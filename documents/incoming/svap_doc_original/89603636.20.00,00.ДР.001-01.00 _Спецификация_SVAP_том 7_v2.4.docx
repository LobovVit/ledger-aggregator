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4578" w:type="dxa"/>
        <w:tblInd w:w="142" w:type="dxa"/>
        <w:tblLayout w:type="fixed"/>
        <w:tblLook w:val="0000" w:firstRow="0" w:lastRow="0" w:firstColumn="0" w:lastColumn="0" w:noHBand="0" w:noVBand="0"/>
      </w:tblPr>
      <w:tblGrid>
        <w:gridCol w:w="4578"/>
      </w:tblGrid>
      <w:tr w:rsidR="005E57EB" w:rsidRPr="005C6BDA" w14:paraId="4F90C882" w14:textId="77777777" w:rsidTr="005E57EB">
        <w:trPr>
          <w:trHeight w:val="20"/>
        </w:trPr>
        <w:tc>
          <w:tcPr>
            <w:tcW w:w="4578" w:type="dxa"/>
          </w:tcPr>
          <w:p w14:paraId="662B5A04" w14:textId="77777777" w:rsidR="005E57EB" w:rsidRPr="005C6BDA" w:rsidRDefault="005E57EB" w:rsidP="007F05AD">
            <w:pPr>
              <w:pStyle w:val="GOSTTitul0"/>
            </w:pPr>
            <w:r w:rsidRPr="00A97805">
              <w:rPr>
                <w:sz w:val="24"/>
              </w:rPr>
              <w:br w:type="page"/>
            </w:r>
            <w:r w:rsidRPr="005C6BDA">
              <w:t>УТВЕРЖДАЮ</w:t>
            </w:r>
          </w:p>
          <w:p w14:paraId="282932DB" w14:textId="77777777" w:rsidR="005E57EB" w:rsidRPr="005C6BDA" w:rsidRDefault="005E57EB" w:rsidP="007F05AD">
            <w:pPr>
              <w:pStyle w:val="GOSTTitul0"/>
            </w:pPr>
            <w:r w:rsidRPr="005C6BDA">
              <w:t>От Федерального казначейства</w:t>
            </w:r>
          </w:p>
        </w:tc>
      </w:tr>
      <w:tr w:rsidR="005E57EB" w:rsidRPr="005C6BDA" w14:paraId="59E342C4" w14:textId="77777777" w:rsidTr="000B4D1E">
        <w:trPr>
          <w:trHeight w:val="282"/>
        </w:trPr>
        <w:tc>
          <w:tcPr>
            <w:tcW w:w="4578" w:type="dxa"/>
          </w:tcPr>
          <w:p w14:paraId="006911FA" w14:textId="77777777" w:rsidR="005E57EB" w:rsidRPr="005C6BDA" w:rsidRDefault="005E57EB" w:rsidP="000B4D1E">
            <w:pPr>
              <w:pStyle w:val="GOSTTitul0"/>
              <w:jc w:val="both"/>
              <w:rPr>
                <w:rStyle w:val="afffb"/>
              </w:rPr>
            </w:pPr>
          </w:p>
        </w:tc>
      </w:tr>
      <w:tr w:rsidR="005E57EB" w:rsidRPr="005C6BDA" w14:paraId="571DEBE4" w14:textId="77777777" w:rsidTr="005E57EB">
        <w:trPr>
          <w:trHeight w:val="20"/>
        </w:trPr>
        <w:tc>
          <w:tcPr>
            <w:tcW w:w="4578" w:type="dxa"/>
            <w:vAlign w:val="bottom"/>
          </w:tcPr>
          <w:p w14:paraId="7E8533B7" w14:textId="77777777" w:rsidR="005E57EB" w:rsidRPr="005C6BDA" w:rsidRDefault="005E57EB" w:rsidP="000B4D1E">
            <w:pPr>
              <w:pStyle w:val="GOSTTitul0"/>
              <w:jc w:val="both"/>
            </w:pPr>
          </w:p>
        </w:tc>
      </w:tr>
      <w:tr w:rsidR="005E57EB" w:rsidRPr="005C6BDA" w14:paraId="4739EF85" w14:textId="77777777" w:rsidTr="005E57EB">
        <w:trPr>
          <w:trHeight w:val="20"/>
        </w:trPr>
        <w:tc>
          <w:tcPr>
            <w:tcW w:w="4578" w:type="dxa"/>
            <w:vAlign w:val="bottom"/>
          </w:tcPr>
          <w:p w14:paraId="31EF5FC6" w14:textId="77777777" w:rsidR="005E57EB" w:rsidRPr="005C6BDA" w:rsidRDefault="005E57EB" w:rsidP="007F05AD">
            <w:pPr>
              <w:pStyle w:val="GOSTTitul0"/>
            </w:pPr>
            <w:r w:rsidRPr="005C6BDA">
              <w:rPr>
                <w:rStyle w:val="afffb"/>
              </w:rPr>
              <w:t xml:space="preserve">                              /                      </w:t>
            </w:r>
            <w:r w:rsidRPr="005C6BDA">
              <w:t xml:space="preserve"> /</w:t>
            </w:r>
          </w:p>
        </w:tc>
      </w:tr>
      <w:tr w:rsidR="005E57EB" w:rsidRPr="005C6BDA" w14:paraId="54287B65" w14:textId="77777777" w:rsidTr="005E57EB">
        <w:trPr>
          <w:trHeight w:val="20"/>
        </w:trPr>
        <w:tc>
          <w:tcPr>
            <w:tcW w:w="4578" w:type="dxa"/>
            <w:vAlign w:val="bottom"/>
          </w:tcPr>
          <w:p w14:paraId="14A68AD3" w14:textId="77777777" w:rsidR="005E57EB" w:rsidRPr="005C6BDA" w:rsidRDefault="005E57EB" w:rsidP="007F05AD">
            <w:pPr>
              <w:pStyle w:val="GOSTTitul0"/>
            </w:pPr>
          </w:p>
        </w:tc>
      </w:tr>
      <w:tr w:rsidR="005E57EB" w:rsidRPr="005C6BDA" w14:paraId="59A1372D" w14:textId="77777777" w:rsidTr="000B4D1E">
        <w:trPr>
          <w:trHeight w:val="68"/>
        </w:trPr>
        <w:tc>
          <w:tcPr>
            <w:tcW w:w="4578" w:type="dxa"/>
            <w:vAlign w:val="bottom"/>
          </w:tcPr>
          <w:p w14:paraId="3012BB1E" w14:textId="77777777" w:rsidR="005E57EB" w:rsidRPr="005C6BDA" w:rsidRDefault="005E57EB" w:rsidP="007F05AD">
            <w:pPr>
              <w:pStyle w:val="GOSTTitul0"/>
            </w:pPr>
            <w:r w:rsidRPr="005C6BDA">
              <w:t>«</w:t>
            </w:r>
            <w:r w:rsidRPr="005C6BDA">
              <w:rPr>
                <w:rStyle w:val="afffb"/>
              </w:rPr>
              <w:t xml:space="preserve">         </w:t>
            </w:r>
            <w:r w:rsidRPr="005C6BDA">
              <w:t>»</w:t>
            </w:r>
            <w:r w:rsidRPr="005C6BDA">
              <w:rPr>
                <w:rStyle w:val="afffb"/>
              </w:rPr>
              <w:t xml:space="preserve">                                    </w:t>
            </w:r>
            <w:r w:rsidRPr="005C6BDA">
              <w:t>20</w:t>
            </w:r>
            <w:r w:rsidRPr="005C6BDA">
              <w:rPr>
                <w:rStyle w:val="afffb"/>
              </w:rPr>
              <w:t xml:space="preserve">     </w:t>
            </w:r>
            <w:r w:rsidRPr="005C6BDA">
              <w:t>г.</w:t>
            </w:r>
          </w:p>
        </w:tc>
      </w:tr>
    </w:tbl>
    <w:p w14:paraId="18CEABEA" w14:textId="77777777" w:rsidR="00D87F00" w:rsidRPr="005C6BDA" w:rsidRDefault="00D87F00" w:rsidP="00D87F00">
      <w:pPr>
        <w:pStyle w:val="GOSTTitul1"/>
      </w:pPr>
    </w:p>
    <w:p w14:paraId="4BA5FF6E" w14:textId="77777777" w:rsidR="00D87F00" w:rsidRPr="0068201B" w:rsidRDefault="7D0ACBF4" w:rsidP="008A60BF">
      <w:pPr>
        <w:pStyle w:val="GOSTTitul1"/>
      </w:pPr>
      <w:r w:rsidRPr="008A60BF">
        <w:t>Государственная интегрированная информационная система управления общественными финансами «Электронный бюджет»</w:t>
      </w:r>
    </w:p>
    <w:p w14:paraId="0622FE74" w14:textId="77777777" w:rsidR="00F50BAF" w:rsidRPr="005C6BDA" w:rsidRDefault="00F50BAF" w:rsidP="00D87F00">
      <w:pPr>
        <w:pStyle w:val="afff9"/>
      </w:pPr>
    </w:p>
    <w:p w14:paraId="078868A8" w14:textId="3CA01779" w:rsidR="009439F9" w:rsidRDefault="0016478B" w:rsidP="007F05AD">
      <w:pPr>
        <w:pStyle w:val="GOSTTitul2"/>
      </w:pPr>
      <w:r w:rsidRPr="005C6BDA">
        <w:t xml:space="preserve">Требования к взаимодействию </w:t>
      </w:r>
      <w:r w:rsidR="00E0779C">
        <w:t xml:space="preserve">расчетно-финансовой платформы </w:t>
      </w:r>
      <w:r w:rsidR="00E0779C" w:rsidRPr="00BF4F90">
        <w:t>SmartVista Accounting Platform</w:t>
      </w:r>
      <w:r w:rsidR="00995453">
        <w:t xml:space="preserve"> </w:t>
      </w:r>
      <w:r w:rsidRPr="00B9499D">
        <w:t xml:space="preserve">с </w:t>
      </w:r>
      <w:r w:rsidR="001A7195" w:rsidRPr="00B9499D">
        <w:t>ф</w:t>
      </w:r>
      <w:r w:rsidRPr="00B9499D">
        <w:t>ункциональными подсистемами</w:t>
      </w:r>
    </w:p>
    <w:p w14:paraId="1723B792" w14:textId="77777777" w:rsidR="00D87F00" w:rsidRPr="00B9499D" w:rsidRDefault="7D0ACBF4" w:rsidP="7D0ACBF4">
      <w:pPr>
        <w:pStyle w:val="afff9"/>
        <w:rPr>
          <w:b/>
          <w:bCs/>
          <w:color w:val="auto"/>
          <w:sz w:val="36"/>
          <w:szCs w:val="36"/>
        </w:rPr>
      </w:pPr>
      <w:r w:rsidRPr="7D0ACBF4">
        <w:rPr>
          <w:b/>
          <w:bCs/>
          <w:color w:val="auto"/>
          <w:sz w:val="36"/>
          <w:szCs w:val="36"/>
        </w:rPr>
        <w:t>Версия 2.</w:t>
      </w:r>
      <w:r w:rsidR="005D4E14">
        <w:rPr>
          <w:b/>
          <w:bCs/>
          <w:color w:val="auto"/>
          <w:sz w:val="36"/>
          <w:szCs w:val="36"/>
        </w:rPr>
        <w:t>4</w:t>
      </w:r>
    </w:p>
    <w:p w14:paraId="50461AE7" w14:textId="77777777" w:rsidR="00D87F00" w:rsidRPr="00B9499D" w:rsidRDefault="0CA53A56" w:rsidP="007F05AD">
      <w:pPr>
        <w:pStyle w:val="GOSTTitul1"/>
      </w:pPr>
      <w:r w:rsidRPr="0CA53A56">
        <w:t>Лист утверждения</w:t>
      </w:r>
    </w:p>
    <w:p w14:paraId="2C82F8F8" w14:textId="6B2A714D" w:rsidR="00D87F00" w:rsidRPr="00B9499D" w:rsidRDefault="00D87F00" w:rsidP="007F05AD">
      <w:pPr>
        <w:pStyle w:val="GOSTTitul0"/>
      </w:pPr>
      <w:r w:rsidRPr="00B9499D">
        <w:t xml:space="preserve">Код документа: </w:t>
      </w:r>
      <w:bookmarkStart w:id="0" w:name="kod_doc"/>
      <w:r w:rsidR="00995453">
        <w:fldChar w:fldCharType="begin"/>
      </w:r>
      <w:r w:rsidR="00995453">
        <w:instrText xml:space="preserve"> DOCPROPERTY  DocCode  \* MERGEFORMAT </w:instrText>
      </w:r>
      <w:r w:rsidR="00995453">
        <w:fldChar w:fldCharType="separate"/>
      </w:r>
      <w:r w:rsidR="00D84B4C">
        <w:t>89603636.43.01,00.ДР.001-01.00 1(4,8)</w:t>
      </w:r>
      <w:r w:rsidR="00995453">
        <w:fldChar w:fldCharType="end"/>
      </w:r>
      <w:r w:rsidRPr="00B9499D">
        <w:t>-ЛУ</w:t>
      </w:r>
      <w:bookmarkEnd w:id="0"/>
    </w:p>
    <w:p w14:paraId="37960EE5" w14:textId="77777777" w:rsidR="00D87F00" w:rsidRPr="005C6BDA" w:rsidRDefault="00D87F00" w:rsidP="007F05AD">
      <w:pPr>
        <w:pStyle w:val="GOSTTitul0"/>
      </w:pPr>
      <w:r w:rsidRPr="00B9499D">
        <w:t xml:space="preserve">Государственный контракт </w:t>
      </w:r>
      <w:r w:rsidR="009F2007" w:rsidRPr="00B9499D">
        <w:t xml:space="preserve">от </w:t>
      </w:r>
      <w:r w:rsidR="00E0779C">
        <w:t>30.09</w:t>
      </w:r>
      <w:r w:rsidR="005E57EB" w:rsidRPr="003E7D32">
        <w:t>.2022</w:t>
      </w:r>
      <w:r w:rsidR="005E57EB">
        <w:t xml:space="preserve"> </w:t>
      </w:r>
      <w:r w:rsidR="005E57EB" w:rsidRPr="003E7D32">
        <w:t>№ </w:t>
      </w:r>
      <w:r w:rsidR="00E0779C" w:rsidRPr="000F44A2">
        <w:t>ФКУ0502/09</w:t>
      </w:r>
      <w:r w:rsidR="005E57EB" w:rsidRPr="003E7D32">
        <w:t>/2022/</w:t>
      </w:r>
      <w:r w:rsidR="00E0779C" w:rsidRPr="000F44A2">
        <w:t>ЭГИС</w:t>
      </w:r>
    </w:p>
    <w:p w14:paraId="5BC4F58D" w14:textId="77777777" w:rsidR="00D87F00" w:rsidRPr="00B9499D" w:rsidRDefault="00D87F00" w:rsidP="00D87F00">
      <w:pPr>
        <w:pStyle w:val="afff9"/>
      </w:pPr>
    </w:p>
    <w:p w14:paraId="2E0CFBFD" w14:textId="0272B7C1" w:rsidR="00D87F00" w:rsidRPr="00B9499D" w:rsidRDefault="00D87F00" w:rsidP="00D87F00">
      <w:pPr>
        <w:pStyle w:val="afff9"/>
      </w:pPr>
    </w:p>
    <w:tbl>
      <w:tblPr>
        <w:tblW w:w="9889" w:type="dxa"/>
        <w:jc w:val="center"/>
        <w:tblLayout w:type="fixed"/>
        <w:tblLook w:val="0000" w:firstRow="0" w:lastRow="0" w:firstColumn="0" w:lastColumn="0" w:noHBand="0" w:noVBand="0"/>
      </w:tblPr>
      <w:tblGrid>
        <w:gridCol w:w="4360"/>
        <w:gridCol w:w="951"/>
        <w:gridCol w:w="4578"/>
      </w:tblGrid>
      <w:tr w:rsidR="00D87F00" w:rsidRPr="00B9499D" w14:paraId="75B7B063" w14:textId="77777777" w:rsidTr="001A5048">
        <w:trPr>
          <w:trHeight w:val="20"/>
          <w:jc w:val="center"/>
        </w:trPr>
        <w:tc>
          <w:tcPr>
            <w:tcW w:w="4360" w:type="dxa"/>
          </w:tcPr>
          <w:p w14:paraId="432BE39D" w14:textId="77777777" w:rsidR="00D87F00" w:rsidRPr="00B9499D" w:rsidRDefault="00D87F00" w:rsidP="007F05AD">
            <w:pPr>
              <w:pStyle w:val="GOSTTitul0"/>
            </w:pPr>
            <w:r w:rsidRPr="00B9499D">
              <w:t>СОГЛАСОВАНО</w:t>
            </w:r>
          </w:p>
        </w:tc>
        <w:tc>
          <w:tcPr>
            <w:tcW w:w="951" w:type="dxa"/>
          </w:tcPr>
          <w:p w14:paraId="05C7DB8D" w14:textId="77777777" w:rsidR="00D87F00" w:rsidRPr="00B9499D" w:rsidRDefault="00D87F00" w:rsidP="007F05AD">
            <w:pPr>
              <w:pStyle w:val="GOSTTitul0"/>
            </w:pPr>
          </w:p>
        </w:tc>
        <w:tc>
          <w:tcPr>
            <w:tcW w:w="4578" w:type="dxa"/>
          </w:tcPr>
          <w:p w14:paraId="5F3E57B5" w14:textId="77777777" w:rsidR="00D87F00" w:rsidRPr="00B9499D" w:rsidRDefault="00D87F00" w:rsidP="007F05AD">
            <w:pPr>
              <w:pStyle w:val="GOSTTitul0"/>
            </w:pPr>
            <w:r w:rsidRPr="00B9499D">
              <w:t>СОГЛАСОВАНО</w:t>
            </w:r>
          </w:p>
        </w:tc>
      </w:tr>
      <w:tr w:rsidR="00D87F00" w:rsidRPr="00B9499D" w14:paraId="303F6C4B" w14:textId="77777777" w:rsidTr="001A5048">
        <w:trPr>
          <w:trHeight w:val="20"/>
          <w:jc w:val="center"/>
        </w:trPr>
        <w:tc>
          <w:tcPr>
            <w:tcW w:w="4360" w:type="dxa"/>
          </w:tcPr>
          <w:p w14:paraId="22F6CCEA" w14:textId="77777777" w:rsidR="00D87F00" w:rsidRPr="00B9499D" w:rsidRDefault="00D87F00" w:rsidP="007F05AD">
            <w:pPr>
              <w:pStyle w:val="GOSTTitul0"/>
            </w:pPr>
            <w:r w:rsidRPr="00B9499D">
              <w:t>От Федерального казначейства</w:t>
            </w:r>
          </w:p>
        </w:tc>
        <w:tc>
          <w:tcPr>
            <w:tcW w:w="951" w:type="dxa"/>
          </w:tcPr>
          <w:p w14:paraId="711FE5BA" w14:textId="77777777" w:rsidR="00D87F00" w:rsidRPr="00B9499D" w:rsidRDefault="00D87F00" w:rsidP="007F05AD">
            <w:pPr>
              <w:pStyle w:val="GOSTTitul0"/>
            </w:pPr>
          </w:p>
        </w:tc>
        <w:tc>
          <w:tcPr>
            <w:tcW w:w="4578" w:type="dxa"/>
          </w:tcPr>
          <w:p w14:paraId="6FBCFDAA" w14:textId="77777777" w:rsidR="00D87F00" w:rsidRPr="00B9499D" w:rsidRDefault="00D87F00" w:rsidP="007F05AD">
            <w:pPr>
              <w:pStyle w:val="GOSTTitul0"/>
            </w:pPr>
            <w:r w:rsidRPr="00B9499D">
              <w:t>От ООО «</w:t>
            </w:r>
            <w:r w:rsidR="001A7195" w:rsidRPr="00B9499D">
              <w:rPr>
                <w:szCs w:val="24"/>
              </w:rPr>
              <w:t>БП</w:t>
            </w:r>
            <w:r w:rsidR="001A7195" w:rsidRPr="00B9499D">
              <w:rPr>
                <w:szCs w:val="24"/>
                <w:lang w:val="en-US"/>
              </w:rPr>
              <w:t>C</w:t>
            </w:r>
            <w:r w:rsidR="001A7195" w:rsidRPr="00B9499D">
              <w:rPr>
                <w:szCs w:val="24"/>
              </w:rPr>
              <w:t xml:space="preserve"> Инновационные программные решения</w:t>
            </w:r>
            <w:r w:rsidRPr="00B9499D">
              <w:t>»</w:t>
            </w:r>
          </w:p>
          <w:p w14:paraId="405C4E94" w14:textId="77777777" w:rsidR="00D87F00" w:rsidRPr="00B9499D" w:rsidRDefault="00D87F00" w:rsidP="007F05AD">
            <w:pPr>
              <w:pStyle w:val="GOSTTitul0"/>
            </w:pPr>
          </w:p>
        </w:tc>
      </w:tr>
      <w:tr w:rsidR="00D87F00" w:rsidRPr="00B9499D" w14:paraId="1EBDFB91" w14:textId="77777777" w:rsidTr="001A5048">
        <w:trPr>
          <w:trHeight w:val="20"/>
          <w:jc w:val="center"/>
        </w:trPr>
        <w:tc>
          <w:tcPr>
            <w:tcW w:w="4360" w:type="dxa"/>
            <w:vAlign w:val="bottom"/>
          </w:tcPr>
          <w:p w14:paraId="0C2A3BA3" w14:textId="77777777" w:rsidR="00D87F00" w:rsidRPr="00B9499D" w:rsidRDefault="00D87F00" w:rsidP="007F05AD">
            <w:pPr>
              <w:pStyle w:val="GOSTTitul0"/>
            </w:pPr>
          </w:p>
        </w:tc>
        <w:tc>
          <w:tcPr>
            <w:tcW w:w="951" w:type="dxa"/>
            <w:vAlign w:val="bottom"/>
          </w:tcPr>
          <w:p w14:paraId="4B3E8D25" w14:textId="77777777" w:rsidR="00D87F00" w:rsidRPr="00B9499D" w:rsidRDefault="00D87F00" w:rsidP="007F05AD">
            <w:pPr>
              <w:pStyle w:val="GOSTTitul0"/>
            </w:pPr>
          </w:p>
        </w:tc>
        <w:tc>
          <w:tcPr>
            <w:tcW w:w="4578" w:type="dxa"/>
            <w:vAlign w:val="bottom"/>
          </w:tcPr>
          <w:p w14:paraId="39B98F5F" w14:textId="77777777" w:rsidR="00D87F00" w:rsidRPr="00B9499D" w:rsidRDefault="00D87F00" w:rsidP="007F05AD">
            <w:pPr>
              <w:pStyle w:val="GOSTTitul0"/>
            </w:pPr>
          </w:p>
        </w:tc>
      </w:tr>
      <w:tr w:rsidR="00D87F00" w:rsidRPr="00B9499D" w14:paraId="33E53B27" w14:textId="77777777" w:rsidTr="001A5048">
        <w:trPr>
          <w:trHeight w:val="20"/>
          <w:jc w:val="center"/>
        </w:trPr>
        <w:tc>
          <w:tcPr>
            <w:tcW w:w="4360" w:type="dxa"/>
            <w:vAlign w:val="bottom"/>
          </w:tcPr>
          <w:p w14:paraId="7968AB29" w14:textId="77777777" w:rsidR="00D87F00" w:rsidRPr="00B9499D" w:rsidRDefault="00D87F00" w:rsidP="007F05AD">
            <w:pPr>
              <w:pStyle w:val="GOSTTitul0"/>
            </w:pPr>
            <w:r w:rsidRPr="00B9499D">
              <w:rPr>
                <w:rStyle w:val="afffb"/>
              </w:rPr>
              <w:t xml:space="preserve">                             </w:t>
            </w:r>
            <w:r w:rsidRPr="00B9499D">
              <w:t xml:space="preserve">/ </w:t>
            </w:r>
            <w:r w:rsidR="00F50BAF" w:rsidRPr="00B9499D">
              <w:rPr>
                <w:rStyle w:val="afffb"/>
              </w:rPr>
              <w:t xml:space="preserve">               </w:t>
            </w:r>
            <w:r w:rsidR="00A97805" w:rsidRPr="00B9499D">
              <w:rPr>
                <w:rStyle w:val="afffb"/>
              </w:rPr>
              <w:t xml:space="preserve">    </w:t>
            </w:r>
            <w:r w:rsidR="00F50BAF" w:rsidRPr="00B9499D">
              <w:rPr>
                <w:rStyle w:val="afffb"/>
              </w:rPr>
              <w:t xml:space="preserve">      </w:t>
            </w:r>
            <w:r w:rsidRPr="00B9499D">
              <w:t>/</w:t>
            </w:r>
          </w:p>
        </w:tc>
        <w:tc>
          <w:tcPr>
            <w:tcW w:w="951" w:type="dxa"/>
            <w:vAlign w:val="bottom"/>
          </w:tcPr>
          <w:p w14:paraId="3F7B3AA8" w14:textId="77777777" w:rsidR="00D87F00" w:rsidRPr="00B9499D" w:rsidRDefault="00D87F00" w:rsidP="007F05AD">
            <w:pPr>
              <w:pStyle w:val="GOSTTitul0"/>
            </w:pPr>
          </w:p>
        </w:tc>
        <w:tc>
          <w:tcPr>
            <w:tcW w:w="4578" w:type="dxa"/>
            <w:vAlign w:val="bottom"/>
          </w:tcPr>
          <w:p w14:paraId="7586151F" w14:textId="77777777" w:rsidR="00D87F00" w:rsidRPr="00B9499D" w:rsidRDefault="00D87F00" w:rsidP="007F05AD">
            <w:pPr>
              <w:pStyle w:val="GOSTTitul0"/>
            </w:pPr>
            <w:r w:rsidRPr="00B9499D">
              <w:rPr>
                <w:rStyle w:val="afffb"/>
              </w:rPr>
              <w:t xml:space="preserve">                             / </w:t>
            </w:r>
            <w:r w:rsidRPr="00B9499D">
              <w:t>Д.В. Бубнов/</w:t>
            </w:r>
          </w:p>
        </w:tc>
      </w:tr>
      <w:tr w:rsidR="00D87F00" w:rsidRPr="00B9499D" w14:paraId="07636DE0" w14:textId="77777777" w:rsidTr="001A5048">
        <w:trPr>
          <w:trHeight w:val="20"/>
          <w:jc w:val="center"/>
        </w:trPr>
        <w:tc>
          <w:tcPr>
            <w:tcW w:w="4360" w:type="dxa"/>
            <w:vAlign w:val="bottom"/>
          </w:tcPr>
          <w:p w14:paraId="7C1B086D" w14:textId="77777777" w:rsidR="00D87F00" w:rsidRPr="00B9499D" w:rsidRDefault="00D87F00" w:rsidP="007F05AD">
            <w:pPr>
              <w:pStyle w:val="GOSTTitul0"/>
            </w:pPr>
          </w:p>
        </w:tc>
        <w:tc>
          <w:tcPr>
            <w:tcW w:w="951" w:type="dxa"/>
            <w:vAlign w:val="bottom"/>
          </w:tcPr>
          <w:p w14:paraId="341F45D1" w14:textId="77777777" w:rsidR="00D87F00" w:rsidRPr="00B9499D" w:rsidRDefault="00D87F00" w:rsidP="007F05AD">
            <w:pPr>
              <w:pStyle w:val="GOSTTitul0"/>
            </w:pPr>
          </w:p>
        </w:tc>
        <w:tc>
          <w:tcPr>
            <w:tcW w:w="4578" w:type="dxa"/>
            <w:vAlign w:val="bottom"/>
          </w:tcPr>
          <w:p w14:paraId="2EC64575" w14:textId="77777777" w:rsidR="00D87F00" w:rsidRPr="00B9499D" w:rsidRDefault="00D87F00" w:rsidP="007F05AD">
            <w:pPr>
              <w:pStyle w:val="GOSTTitul0"/>
            </w:pPr>
          </w:p>
        </w:tc>
      </w:tr>
      <w:tr w:rsidR="00D87F00" w:rsidRPr="00B9499D" w14:paraId="1F10779B" w14:textId="77777777" w:rsidTr="001A5048">
        <w:trPr>
          <w:trHeight w:val="20"/>
          <w:jc w:val="center"/>
        </w:trPr>
        <w:tc>
          <w:tcPr>
            <w:tcW w:w="4360" w:type="dxa"/>
            <w:vAlign w:val="bottom"/>
          </w:tcPr>
          <w:p w14:paraId="0C7AF216" w14:textId="77777777" w:rsidR="00D87F00" w:rsidRPr="00B9499D" w:rsidRDefault="00D87F00" w:rsidP="007F05AD">
            <w:pPr>
              <w:pStyle w:val="GOSTTitul0"/>
            </w:pPr>
            <w:r w:rsidRPr="00B9499D">
              <w:t>«</w:t>
            </w:r>
            <w:r w:rsidRPr="00B9499D">
              <w:rPr>
                <w:rStyle w:val="afffb"/>
              </w:rPr>
              <w:t xml:space="preserve">         </w:t>
            </w:r>
            <w:r w:rsidRPr="00B9499D">
              <w:t>»</w:t>
            </w:r>
            <w:r w:rsidRPr="00B9499D">
              <w:rPr>
                <w:rStyle w:val="afffb"/>
              </w:rPr>
              <w:t xml:space="preserve">                                  </w:t>
            </w:r>
            <w:r w:rsidRPr="00B9499D">
              <w:t>20</w:t>
            </w:r>
            <w:r w:rsidRPr="00B9499D">
              <w:rPr>
                <w:rStyle w:val="afffb"/>
                <w:u w:val="none"/>
              </w:rPr>
              <w:t>2</w:t>
            </w:r>
            <w:r w:rsidR="00AA6712" w:rsidRPr="00B9499D">
              <w:rPr>
                <w:rStyle w:val="afffb"/>
                <w:u w:val="none"/>
              </w:rPr>
              <w:t>2</w:t>
            </w:r>
            <w:r w:rsidRPr="00B9499D">
              <w:rPr>
                <w:rStyle w:val="afffb"/>
                <w:u w:val="none"/>
              </w:rPr>
              <w:t xml:space="preserve"> </w:t>
            </w:r>
            <w:r w:rsidRPr="00B9499D">
              <w:t>г.</w:t>
            </w:r>
          </w:p>
        </w:tc>
        <w:tc>
          <w:tcPr>
            <w:tcW w:w="951" w:type="dxa"/>
            <w:vAlign w:val="bottom"/>
          </w:tcPr>
          <w:p w14:paraId="63A5E2F3" w14:textId="77777777" w:rsidR="00D87F00" w:rsidRPr="00B9499D" w:rsidRDefault="00D87F00" w:rsidP="007F05AD">
            <w:pPr>
              <w:pStyle w:val="GOSTTitul0"/>
            </w:pPr>
          </w:p>
        </w:tc>
        <w:tc>
          <w:tcPr>
            <w:tcW w:w="4578" w:type="dxa"/>
            <w:vAlign w:val="bottom"/>
          </w:tcPr>
          <w:p w14:paraId="6E005D84" w14:textId="77777777" w:rsidR="00D87F00" w:rsidRPr="00B9499D" w:rsidRDefault="00D87F00" w:rsidP="007F05AD">
            <w:pPr>
              <w:pStyle w:val="GOSTTitul0"/>
            </w:pPr>
            <w:r w:rsidRPr="00B9499D">
              <w:t>«</w:t>
            </w:r>
            <w:r w:rsidRPr="00B9499D">
              <w:rPr>
                <w:rStyle w:val="afffb"/>
              </w:rPr>
              <w:t xml:space="preserve">         </w:t>
            </w:r>
            <w:r w:rsidRPr="00B9499D">
              <w:t>»</w:t>
            </w:r>
            <w:r w:rsidRPr="00B9499D">
              <w:rPr>
                <w:rStyle w:val="afffb"/>
              </w:rPr>
              <w:t xml:space="preserve">                                     </w:t>
            </w:r>
            <w:r w:rsidRPr="00B9499D">
              <w:t>202</w:t>
            </w:r>
            <w:r w:rsidR="00AA6712" w:rsidRPr="00B9499D">
              <w:t>2</w:t>
            </w:r>
            <w:r w:rsidRPr="00B9499D">
              <w:t xml:space="preserve"> г.</w:t>
            </w:r>
          </w:p>
        </w:tc>
      </w:tr>
    </w:tbl>
    <w:p w14:paraId="55C94974" w14:textId="77777777" w:rsidR="00D87F00" w:rsidRPr="00B9499D" w:rsidRDefault="00D87F00">
      <w:r w:rsidRPr="00B9499D">
        <w:br w:type="page"/>
      </w:r>
    </w:p>
    <w:tbl>
      <w:tblPr>
        <w:tblW w:w="4965" w:type="pct"/>
        <w:tblInd w:w="-74" w:type="dxa"/>
        <w:tblLook w:val="0000" w:firstRow="0" w:lastRow="0" w:firstColumn="0" w:lastColumn="0" w:noHBand="0" w:noVBand="0"/>
      </w:tblPr>
      <w:tblGrid>
        <w:gridCol w:w="6066"/>
        <w:gridCol w:w="3505"/>
      </w:tblGrid>
      <w:tr w:rsidR="00606F3C" w:rsidRPr="00B9499D" w14:paraId="388646AE" w14:textId="77777777" w:rsidTr="00844FAB">
        <w:trPr>
          <w:trHeight w:val="2513"/>
        </w:trPr>
        <w:tc>
          <w:tcPr>
            <w:tcW w:w="3169" w:type="pct"/>
          </w:tcPr>
          <w:p w14:paraId="2613C04F" w14:textId="77777777" w:rsidR="00606F3C" w:rsidRPr="007F05AD" w:rsidRDefault="005E57EB" w:rsidP="007F05AD">
            <w:pPr>
              <w:pStyle w:val="GOSTTitul0"/>
            </w:pPr>
            <w:r w:rsidRPr="007F05AD">
              <w:lastRenderedPageBreak/>
              <w:t>УТВЕРЖДЕН</w:t>
            </w:r>
          </w:p>
          <w:p w14:paraId="5EC55005" w14:textId="0E27D81A" w:rsidR="00606F3C" w:rsidRPr="00995453" w:rsidRDefault="0005437A" w:rsidP="008A60BF">
            <w:pPr>
              <w:pStyle w:val="GOSTTitul0"/>
            </w:pPr>
            <w:fldSimple w:instr=" DOCPROPERTY  DocCode  \* MERGEFORMAT ">
              <w:r w:rsidR="00D84B4C">
                <w:t>89603636.43.01,00.ДР.001-01.00 1(4,8)</w:t>
              </w:r>
            </w:fldSimple>
            <w:r w:rsidR="00606F3C" w:rsidRPr="00995453">
              <w:t>-ЛУ</w:t>
            </w:r>
          </w:p>
        </w:tc>
        <w:tc>
          <w:tcPr>
            <w:tcW w:w="1831" w:type="pct"/>
          </w:tcPr>
          <w:p w14:paraId="529BA7EE" w14:textId="77777777" w:rsidR="00606F3C" w:rsidRPr="00B9499D" w:rsidRDefault="00606F3C">
            <w:pPr>
              <w:pStyle w:val="GOSTTitul0"/>
            </w:pPr>
          </w:p>
        </w:tc>
      </w:tr>
      <w:tr w:rsidR="00B44F3A" w:rsidRPr="00995453" w14:paraId="63390F5E" w14:textId="77777777" w:rsidTr="00844FAB">
        <w:trPr>
          <w:trHeight w:val="1373"/>
        </w:trPr>
        <w:tc>
          <w:tcPr>
            <w:tcW w:w="5000" w:type="pct"/>
            <w:gridSpan w:val="2"/>
            <w:vAlign w:val="center"/>
          </w:tcPr>
          <w:p w14:paraId="1252464C" w14:textId="06001679" w:rsidR="0026652C" w:rsidRPr="0068201B" w:rsidRDefault="0026652C" w:rsidP="008A60BF">
            <w:pPr>
              <w:pStyle w:val="GOSTTitul1"/>
            </w:pPr>
            <w:r w:rsidRPr="008A60BF">
              <w:t xml:space="preserve">Государственная интегрированная информационная система </w:t>
            </w:r>
            <w:r w:rsidRPr="0068201B">
              <w:t>управления общественными финансами «Электронный бюджет»</w:t>
            </w:r>
          </w:p>
          <w:p w14:paraId="795F9737" w14:textId="77777777" w:rsidR="00B44F3A" w:rsidRPr="00995453" w:rsidRDefault="00B44F3A" w:rsidP="007F05AD">
            <w:pPr>
              <w:pStyle w:val="GOSTTitul1"/>
            </w:pPr>
          </w:p>
        </w:tc>
      </w:tr>
      <w:tr w:rsidR="00B44F3A" w:rsidRPr="00B9499D" w14:paraId="2C49D61A" w14:textId="77777777" w:rsidTr="00844FAB">
        <w:trPr>
          <w:trHeight w:val="1016"/>
        </w:trPr>
        <w:tc>
          <w:tcPr>
            <w:tcW w:w="5000" w:type="pct"/>
            <w:gridSpan w:val="2"/>
            <w:vAlign w:val="center"/>
          </w:tcPr>
          <w:p w14:paraId="1F0F62B1" w14:textId="77777777" w:rsidR="00D02493" w:rsidRPr="00B9499D" w:rsidRDefault="00D02493" w:rsidP="006960FE">
            <w:pPr>
              <w:pStyle w:val="GOSTTitul1"/>
            </w:pPr>
          </w:p>
        </w:tc>
      </w:tr>
      <w:tr w:rsidR="002F5B7D" w:rsidRPr="00B9499D" w14:paraId="3F97B062" w14:textId="77777777" w:rsidTr="00844FAB">
        <w:tc>
          <w:tcPr>
            <w:tcW w:w="5000" w:type="pct"/>
            <w:gridSpan w:val="2"/>
            <w:vAlign w:val="bottom"/>
          </w:tcPr>
          <w:p w14:paraId="27A766F5" w14:textId="38133F71" w:rsidR="009439F9" w:rsidRDefault="001A7195" w:rsidP="007F05AD">
            <w:pPr>
              <w:pStyle w:val="GOSTTitul2"/>
            </w:pPr>
            <w:r w:rsidRPr="00B9499D">
              <w:t xml:space="preserve">Требования к взаимодействию </w:t>
            </w:r>
            <w:r w:rsidR="00B8628E">
              <w:t>расчетно-финансовой платформы</w:t>
            </w:r>
            <w:r w:rsidR="00E0779C">
              <w:t xml:space="preserve"> </w:t>
            </w:r>
            <w:r w:rsidR="00E0779C" w:rsidRPr="00BF4F90">
              <w:t>SmartVista Accounting Platform</w:t>
            </w:r>
            <w:r w:rsidR="00995453">
              <w:t xml:space="preserve"> </w:t>
            </w:r>
            <w:r w:rsidRPr="00B9499D">
              <w:t>с функциональными подсистемами</w:t>
            </w:r>
          </w:p>
          <w:p w14:paraId="28548CC6" w14:textId="77777777" w:rsidR="004B5C2B" w:rsidRPr="008A60BF" w:rsidRDefault="004B5C2B" w:rsidP="007F05AD">
            <w:pPr>
              <w:ind w:left="567" w:firstLine="0"/>
            </w:pPr>
          </w:p>
          <w:p w14:paraId="4EA9599A" w14:textId="577591D3" w:rsidR="004B5C2B" w:rsidRPr="00070D47" w:rsidRDefault="004B5C2B" w:rsidP="007F05AD">
            <w:pPr>
              <w:pStyle w:val="GOSTTitulnamedoc"/>
              <w:rPr>
                <w:highlight w:val="yellow"/>
              </w:rPr>
            </w:pPr>
            <w:r w:rsidRPr="00CA3CE3">
              <w:rPr>
                <w:highlight w:val="yellow"/>
              </w:rPr>
              <w:t xml:space="preserve">Том </w:t>
            </w:r>
            <w:r w:rsidR="00DA2C23" w:rsidRPr="00070D47">
              <w:rPr>
                <w:highlight w:val="yellow"/>
              </w:rPr>
              <w:t>7</w:t>
            </w:r>
          </w:p>
          <w:p w14:paraId="7D00AB77" w14:textId="4161F12C" w:rsidR="002F5B7D" w:rsidRPr="00070D47" w:rsidRDefault="00070D47" w:rsidP="007F05AD">
            <w:pPr>
              <w:pStyle w:val="GOSTTitulnamedoc"/>
              <w:rPr>
                <w:highlight w:val="yellow"/>
              </w:rPr>
            </w:pPr>
            <w:r w:rsidRPr="00070D47">
              <w:rPr>
                <w:highlight w:val="yellow"/>
              </w:rPr>
              <w:t xml:space="preserve">Требования к </w:t>
            </w:r>
            <w:r>
              <w:rPr>
                <w:highlight w:val="yellow"/>
              </w:rPr>
              <w:t>передаче данных для формирования нерегламентированной отчетности (виджетов)</w:t>
            </w:r>
          </w:p>
          <w:p w14:paraId="63C0BB99" w14:textId="77777777" w:rsidR="00995453" w:rsidRDefault="00995453" w:rsidP="007F05AD">
            <w:pPr>
              <w:pStyle w:val="GOSTTitul0"/>
            </w:pPr>
            <w:r>
              <w:t>Версия 2.4</w:t>
            </w:r>
          </w:p>
          <w:p w14:paraId="1DBEE659" w14:textId="77777777" w:rsidR="00844FAB" w:rsidRPr="00B9499D" w:rsidRDefault="00844FAB" w:rsidP="004B5C2B">
            <w:pPr>
              <w:pStyle w:val="afff9"/>
            </w:pPr>
          </w:p>
        </w:tc>
      </w:tr>
      <w:tr w:rsidR="00D45C06" w:rsidRPr="00B9499D" w14:paraId="47973D8A" w14:textId="77777777" w:rsidTr="00844FAB">
        <w:tc>
          <w:tcPr>
            <w:tcW w:w="5000" w:type="pct"/>
            <w:gridSpan w:val="2"/>
            <w:vAlign w:val="center"/>
          </w:tcPr>
          <w:p w14:paraId="39568774" w14:textId="77777777" w:rsidR="00D45C06" w:rsidRPr="00B9499D" w:rsidRDefault="00D45C06">
            <w:pPr>
              <w:pStyle w:val="GOSTTitul0"/>
            </w:pPr>
          </w:p>
        </w:tc>
      </w:tr>
      <w:tr w:rsidR="00D45C06" w:rsidRPr="00B9499D" w14:paraId="509F78B9" w14:textId="77777777" w:rsidTr="00844FAB">
        <w:tc>
          <w:tcPr>
            <w:tcW w:w="5000" w:type="pct"/>
            <w:gridSpan w:val="2"/>
            <w:vAlign w:val="center"/>
          </w:tcPr>
          <w:p w14:paraId="1020AD27" w14:textId="58B04896" w:rsidR="00D45C06" w:rsidRPr="00B9499D" w:rsidRDefault="00D45C06" w:rsidP="008A60BF">
            <w:pPr>
              <w:pStyle w:val="GOSTTitul0"/>
            </w:pPr>
            <w:r w:rsidRPr="00B9499D">
              <w:t xml:space="preserve">Код документа: </w:t>
            </w:r>
            <w:fldSimple w:instr=" DOCPROPERTY  DocCode  \* MERGEFORMAT ">
              <w:r w:rsidR="00D84B4C">
                <w:t>89603636.43.01,00.ДР.001-01.00 1(4,8)</w:t>
              </w:r>
            </w:fldSimple>
          </w:p>
        </w:tc>
      </w:tr>
      <w:tr w:rsidR="00D45C06" w:rsidRPr="00B9499D" w14:paraId="121A3E20" w14:textId="77777777" w:rsidTr="00844FAB">
        <w:tc>
          <w:tcPr>
            <w:tcW w:w="5000" w:type="pct"/>
            <w:gridSpan w:val="2"/>
            <w:vAlign w:val="center"/>
          </w:tcPr>
          <w:p w14:paraId="10E73CF5" w14:textId="77777777" w:rsidR="00D45C06" w:rsidRPr="00B9499D" w:rsidRDefault="00D45C06" w:rsidP="00124067">
            <w:pPr>
              <w:pStyle w:val="GOSTTitul0"/>
            </w:pPr>
          </w:p>
        </w:tc>
      </w:tr>
      <w:tr w:rsidR="00D45C06" w:rsidRPr="00B9499D" w14:paraId="6375534B" w14:textId="77777777" w:rsidTr="00844FAB">
        <w:tc>
          <w:tcPr>
            <w:tcW w:w="5000" w:type="pct"/>
            <w:gridSpan w:val="2"/>
            <w:vAlign w:val="center"/>
          </w:tcPr>
          <w:p w14:paraId="13CE112B" w14:textId="10B4E13A" w:rsidR="00D45C06" w:rsidRPr="005C6BDA" w:rsidRDefault="00D45C06" w:rsidP="008A60BF">
            <w:pPr>
              <w:pStyle w:val="GOSTTitul0"/>
            </w:pPr>
            <w:r w:rsidRPr="00B9499D">
              <w:t xml:space="preserve">Листов: </w:t>
            </w:r>
            <w:fldSimple w:instr=" DOCPROPERTY  Pages  \* MERGEFORMAT ">
              <w:r w:rsidR="00D84B4C">
                <w:t>280</w:t>
              </w:r>
            </w:fldSimple>
          </w:p>
        </w:tc>
      </w:tr>
      <w:tr w:rsidR="00D45C06" w:rsidRPr="00B9499D" w14:paraId="79483F07" w14:textId="77777777" w:rsidTr="00844FAB">
        <w:tc>
          <w:tcPr>
            <w:tcW w:w="5000" w:type="pct"/>
            <w:gridSpan w:val="2"/>
          </w:tcPr>
          <w:p w14:paraId="270958B0" w14:textId="77777777" w:rsidR="00D45C06" w:rsidRPr="00B9499D" w:rsidRDefault="00D45C06" w:rsidP="00124067">
            <w:pPr>
              <w:pStyle w:val="GOSTTitul0"/>
            </w:pPr>
          </w:p>
          <w:p w14:paraId="2C9C15C1" w14:textId="77777777" w:rsidR="00D45C06" w:rsidRPr="00B9499D" w:rsidRDefault="00D45C06" w:rsidP="00124067">
            <w:pPr>
              <w:pStyle w:val="GOSTTitul0"/>
            </w:pPr>
          </w:p>
          <w:p w14:paraId="7AFB6154" w14:textId="77777777" w:rsidR="00D45C06" w:rsidRPr="00B9499D" w:rsidRDefault="00D45C06" w:rsidP="00124067">
            <w:pPr>
              <w:pStyle w:val="GOSTTitul0"/>
            </w:pPr>
          </w:p>
          <w:p w14:paraId="18D1DA04" w14:textId="77777777" w:rsidR="00D45C06" w:rsidRPr="00B9499D" w:rsidRDefault="00D45C06" w:rsidP="00124067">
            <w:pPr>
              <w:pStyle w:val="GOSTTitul0"/>
            </w:pPr>
          </w:p>
          <w:p w14:paraId="45A580BA" w14:textId="77777777" w:rsidR="00D45C06" w:rsidRPr="00B9499D" w:rsidRDefault="00D45C06" w:rsidP="00124067">
            <w:pPr>
              <w:pStyle w:val="GOSTTitul0"/>
            </w:pPr>
          </w:p>
        </w:tc>
      </w:tr>
    </w:tbl>
    <w:p w14:paraId="63A6D91D" w14:textId="77777777" w:rsidR="00D45C06" w:rsidRPr="00B9499D" w:rsidRDefault="00D45C06">
      <w:pPr>
        <w:sectPr w:rsidR="00D45C06" w:rsidRPr="00B9499D" w:rsidSect="007F05AD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1134" w:right="567" w:bottom="851" w:left="1701" w:header="567" w:footer="284" w:gutter="0"/>
          <w:cols w:space="708"/>
          <w:docGrid w:linePitch="360"/>
        </w:sectPr>
      </w:pPr>
    </w:p>
    <w:p w14:paraId="12E42B31" w14:textId="77777777" w:rsidR="00C97134" w:rsidRPr="00B9499D" w:rsidRDefault="009A3C13" w:rsidP="0090097B">
      <w:pPr>
        <w:pStyle w:val="GOSTSign"/>
      </w:pPr>
      <w:bookmarkStart w:id="1" w:name="_Toc176584673"/>
      <w:bookmarkStart w:id="2" w:name="_Toc176584802"/>
      <w:bookmarkStart w:id="3" w:name="_Toc180297702"/>
      <w:bookmarkStart w:id="4" w:name="_Toc180308527"/>
      <w:r w:rsidRPr="00B9499D">
        <w:lastRenderedPageBreak/>
        <w:t>Аннотация</w:t>
      </w:r>
    </w:p>
    <w:p w14:paraId="5659C1BA" w14:textId="77777777" w:rsidR="00E0779C" w:rsidRPr="00995453" w:rsidRDefault="00E0779C" w:rsidP="008A60BF">
      <w:pPr>
        <w:pStyle w:val="GOSTNormal"/>
      </w:pPr>
      <w:r w:rsidRPr="008A60BF">
        <w:t>Настоящий документ представляет собой требования к взаимодействию расчетно-финансовой платформы SmartVista Accounting Platform с функциональными подсистемами государственной интегрированной информационной системы управления общественными финансами «Электронный бюджет», оператором которых является Федерально</w:t>
      </w:r>
      <w:r w:rsidR="009439F9" w:rsidRPr="0068201B">
        <w:t>е</w:t>
      </w:r>
      <w:r w:rsidRPr="00995453">
        <w:t xml:space="preserve"> казначейств</w:t>
      </w:r>
      <w:r w:rsidR="009439F9" w:rsidRPr="00995453">
        <w:t>о</w:t>
      </w:r>
      <w:r w:rsidRPr="00995453">
        <w:t>.</w:t>
      </w:r>
    </w:p>
    <w:p w14:paraId="7C304985" w14:textId="4376FE94" w:rsidR="00542DB8" w:rsidRPr="00995453" w:rsidRDefault="00DA2C23" w:rsidP="008A60BF">
      <w:pPr>
        <w:pStyle w:val="GOSTNormal"/>
      </w:pPr>
      <w:r w:rsidRPr="0020454B">
        <w:rPr>
          <w:highlight w:val="yellow"/>
        </w:rPr>
        <w:t xml:space="preserve">Том 7. </w:t>
      </w:r>
      <w:r w:rsidR="00070D47" w:rsidRPr="0020454B">
        <w:rPr>
          <w:highlight w:val="yellow"/>
        </w:rPr>
        <w:t>Требования к передаче данных для формирования нерегламентированной отчетности (виджетов).</w:t>
      </w:r>
    </w:p>
    <w:p w14:paraId="63817B4F" w14:textId="77777777" w:rsidR="00673D52" w:rsidRPr="00995453" w:rsidRDefault="00673D52" w:rsidP="0068201B">
      <w:pPr>
        <w:pStyle w:val="GOSTNormal"/>
      </w:pPr>
      <w:r w:rsidRPr="00995453">
        <w:t xml:space="preserve">Документ </w:t>
      </w:r>
      <w:r w:rsidR="00E0779C" w:rsidRPr="00995453">
        <w:t>разработан (</w:t>
      </w:r>
      <w:r w:rsidRPr="00995453">
        <w:t>актуализирован</w:t>
      </w:r>
      <w:r w:rsidR="00E0779C" w:rsidRPr="00995453">
        <w:t>)</w:t>
      </w:r>
      <w:r w:rsidRPr="00995453">
        <w:t xml:space="preserve"> на основании Государственного контракта №</w:t>
      </w:r>
      <w:r w:rsidR="000F44A2" w:rsidRPr="00995453">
        <w:t xml:space="preserve"> ФКУ0502/09/2022/ЭГИС от </w:t>
      </w:r>
      <w:r w:rsidR="007E5A12" w:rsidRPr="00995453">
        <w:t xml:space="preserve">30.09.2022 </w:t>
      </w:r>
      <w:r w:rsidR="000F44A2" w:rsidRPr="00995453">
        <w:t>(на оказание услуг по предоставлению права использования на условиях простой (неисключительной) лицензии программного обеспечения транзакционно-информационной платформы для нужд Федерального казначейства)</w:t>
      </w:r>
      <w:r w:rsidRPr="00995453">
        <w:t>.</w:t>
      </w:r>
    </w:p>
    <w:p w14:paraId="7964799C" w14:textId="62C17ECB" w:rsidR="00673D52" w:rsidRPr="00995453" w:rsidRDefault="00673D52">
      <w:pPr>
        <w:pStyle w:val="GOSTNormal"/>
      </w:pPr>
      <w:r w:rsidRPr="00995453">
        <w:t>Перечень подсистем (компонентов, модулей) информационной системы, для которой был создан документ:</w:t>
      </w:r>
    </w:p>
    <w:p w14:paraId="1E9A55CD" w14:textId="77777777" w:rsidR="005265E0" w:rsidRPr="006104DE" w:rsidRDefault="005265E0" w:rsidP="007F05AD">
      <w:pPr>
        <w:pStyle w:val="GOSTListmark1"/>
      </w:pPr>
      <w:r w:rsidRPr="006104DE">
        <w:t>01,00 – документ предназначен для обслуживания б</w:t>
      </w:r>
      <w:r w:rsidRPr="006104DE">
        <w:rPr>
          <w:szCs w:val="24"/>
        </w:rPr>
        <w:t>азового программного обеспечения</w:t>
      </w:r>
      <w:r w:rsidR="00F5095F">
        <w:rPr>
          <w:szCs w:val="24"/>
        </w:rPr>
        <w:t>.</w:t>
      </w:r>
    </w:p>
    <w:p w14:paraId="21DA6454" w14:textId="342A1DF2" w:rsidR="00673D52" w:rsidRPr="0068201B" w:rsidRDefault="00673D52" w:rsidP="008A60BF">
      <w:pPr>
        <w:pStyle w:val="GOSTNormal"/>
      </w:pPr>
      <w:r w:rsidRPr="008A60BF">
        <w:t>Перечень областей применения документа:</w:t>
      </w:r>
    </w:p>
    <w:p w14:paraId="5247AF99" w14:textId="77777777" w:rsidR="00673D52" w:rsidRPr="005C6BDA" w:rsidRDefault="00673D52" w:rsidP="007F05AD">
      <w:pPr>
        <w:pStyle w:val="GOSTListmark1"/>
      </w:pPr>
      <w:r w:rsidRPr="005C6BDA">
        <w:t xml:space="preserve">1 – </w:t>
      </w:r>
      <w:r w:rsidRPr="00F5095F">
        <w:t>Центральный аппарат Федерального казначейства</w:t>
      </w:r>
      <w:r w:rsidR="00F5095F">
        <w:t>;</w:t>
      </w:r>
    </w:p>
    <w:p w14:paraId="23286C8E" w14:textId="77777777" w:rsidR="005265E0" w:rsidRPr="006104DE" w:rsidRDefault="005265E0" w:rsidP="007F05AD">
      <w:pPr>
        <w:pStyle w:val="GOSTListmark1"/>
      </w:pPr>
      <w:r w:rsidRPr="006104DE">
        <w:t xml:space="preserve">4 – </w:t>
      </w:r>
      <w:r w:rsidRPr="00F5095F">
        <w:t>Применение для Исполнителей по государственному контракту</w:t>
      </w:r>
      <w:r w:rsidR="00F5095F">
        <w:t>;</w:t>
      </w:r>
    </w:p>
    <w:p w14:paraId="60D9539C" w14:textId="77777777" w:rsidR="005265E0" w:rsidRPr="006104DE" w:rsidRDefault="005265E0" w:rsidP="007F05AD">
      <w:pPr>
        <w:pStyle w:val="GOSTListmark1"/>
      </w:pPr>
      <w:r w:rsidRPr="006104DE">
        <w:t xml:space="preserve">8 – </w:t>
      </w:r>
      <w:r w:rsidRPr="00F5095F">
        <w:t>Федерального казенного учреждения «Центр по обеспечению деятельности Казначейства России»</w:t>
      </w:r>
      <w:r w:rsidRPr="006104DE">
        <w:t xml:space="preserve"> (</w:t>
      </w:r>
      <w:r w:rsidRPr="00F5095F">
        <w:t>ФКУ ЦОКР)</w:t>
      </w:r>
      <w:r w:rsidR="00F5095F">
        <w:t>.</w:t>
      </w:r>
    </w:p>
    <w:p w14:paraId="0C696137" w14:textId="4ECB8B7B" w:rsidR="00837E14" w:rsidRPr="008A60BF" w:rsidRDefault="00837E14" w:rsidP="008A60BF">
      <w:pPr>
        <w:pStyle w:val="GOSTNormal"/>
      </w:pPr>
      <w:r w:rsidRPr="008A60BF">
        <w:t>В настоящем документе при указании по тексту наименования документов без реквизитов считать, что эти документы разрабатываются/актуализируются в рамках текущего Государственного контракта.</w:t>
      </w:r>
    </w:p>
    <w:p w14:paraId="41C330C7" w14:textId="77777777" w:rsidR="00A3718A" w:rsidRPr="005C6BDA" w:rsidRDefault="00A3718A">
      <w:pPr>
        <w:ind w:firstLine="0"/>
        <w:jc w:val="left"/>
        <w:rPr>
          <w:b/>
          <w:caps/>
          <w:sz w:val="28"/>
        </w:rPr>
      </w:pPr>
      <w:r w:rsidRPr="005C6BDA">
        <w:br w:type="page"/>
      </w:r>
    </w:p>
    <w:p w14:paraId="78332C2A" w14:textId="77777777" w:rsidR="00D45C06" w:rsidRPr="005C6BDA" w:rsidRDefault="00D45C06" w:rsidP="008A60BF">
      <w:pPr>
        <w:pStyle w:val="GOSTSign"/>
      </w:pPr>
      <w:r w:rsidRPr="008A60BF">
        <w:lastRenderedPageBreak/>
        <w:t>СОДЕРЖАНИЕ</w:t>
      </w:r>
      <w:bookmarkEnd w:id="1"/>
      <w:bookmarkEnd w:id="2"/>
      <w:bookmarkEnd w:id="3"/>
      <w:bookmarkEnd w:id="4"/>
    </w:p>
    <w:bookmarkStart w:id="5" w:name="_Toc527037298"/>
    <w:bookmarkStart w:id="6" w:name="_Toc529925454"/>
    <w:bookmarkStart w:id="7" w:name="_Toc182196480"/>
    <w:p w14:paraId="364D7DE4" w14:textId="77777777" w:rsidR="00D84B4C" w:rsidRDefault="00367B7D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</w:rPr>
      </w:pPr>
      <w:r w:rsidRPr="005C6BDA">
        <w:rPr>
          <w:b w:val="0"/>
          <w:bCs w:val="0"/>
          <w:caps w:val="0"/>
        </w:rPr>
        <w:fldChar w:fldCharType="begin"/>
      </w:r>
      <w:r w:rsidRPr="00B9499D">
        <w:rPr>
          <w:b w:val="0"/>
          <w:bCs w:val="0"/>
          <w:caps w:val="0"/>
        </w:rPr>
        <w:instrText xml:space="preserve"> TOC \o "1-5" \h \z \u </w:instrText>
      </w:r>
      <w:r w:rsidRPr="005C6BDA">
        <w:rPr>
          <w:b w:val="0"/>
          <w:bCs w:val="0"/>
          <w:caps w:val="0"/>
        </w:rPr>
        <w:fldChar w:fldCharType="separate"/>
      </w:r>
      <w:hyperlink w:anchor="_Toc202537603" w:history="1">
        <w:r w:rsidR="00D84B4C" w:rsidRPr="00704046">
          <w:rPr>
            <w:rStyle w:val="ad"/>
          </w:rPr>
          <w:t>Перечень таблиц</w:t>
        </w:r>
        <w:r w:rsidR="00D84B4C">
          <w:rPr>
            <w:webHidden/>
          </w:rPr>
          <w:tab/>
        </w:r>
        <w:r w:rsidR="00D84B4C">
          <w:rPr>
            <w:webHidden/>
          </w:rPr>
          <w:fldChar w:fldCharType="begin"/>
        </w:r>
        <w:r w:rsidR="00D84B4C">
          <w:rPr>
            <w:webHidden/>
          </w:rPr>
          <w:instrText xml:space="preserve"> PAGEREF _Toc202537603 \h </w:instrText>
        </w:r>
        <w:r w:rsidR="00D84B4C">
          <w:rPr>
            <w:webHidden/>
          </w:rPr>
        </w:r>
        <w:r w:rsidR="00D84B4C">
          <w:rPr>
            <w:webHidden/>
          </w:rPr>
          <w:fldChar w:fldCharType="separate"/>
        </w:r>
        <w:r w:rsidR="00D84B4C">
          <w:rPr>
            <w:webHidden/>
          </w:rPr>
          <w:t>5</w:t>
        </w:r>
        <w:r w:rsidR="00D84B4C">
          <w:rPr>
            <w:webHidden/>
          </w:rPr>
          <w:fldChar w:fldCharType="end"/>
        </w:r>
      </w:hyperlink>
    </w:p>
    <w:p w14:paraId="55E37562" w14:textId="77777777" w:rsidR="00D84B4C" w:rsidRDefault="0005437A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</w:rPr>
      </w:pPr>
      <w:hyperlink w:anchor="_Toc202537604" w:history="1">
        <w:r w:rsidR="00D84B4C" w:rsidRPr="00704046">
          <w:rPr>
            <w:rStyle w:val="ad"/>
          </w:rPr>
          <w:t>Перечень рисунков</w:t>
        </w:r>
        <w:r w:rsidR="00D84B4C">
          <w:rPr>
            <w:webHidden/>
          </w:rPr>
          <w:tab/>
        </w:r>
        <w:r w:rsidR="00D84B4C">
          <w:rPr>
            <w:webHidden/>
          </w:rPr>
          <w:fldChar w:fldCharType="begin"/>
        </w:r>
        <w:r w:rsidR="00D84B4C">
          <w:rPr>
            <w:webHidden/>
          </w:rPr>
          <w:instrText xml:space="preserve"> PAGEREF _Toc202537604 \h </w:instrText>
        </w:r>
        <w:r w:rsidR="00D84B4C">
          <w:rPr>
            <w:webHidden/>
          </w:rPr>
        </w:r>
        <w:r w:rsidR="00D84B4C">
          <w:rPr>
            <w:webHidden/>
          </w:rPr>
          <w:fldChar w:fldCharType="separate"/>
        </w:r>
        <w:r w:rsidR="00D84B4C">
          <w:rPr>
            <w:webHidden/>
          </w:rPr>
          <w:t>6</w:t>
        </w:r>
        <w:r w:rsidR="00D84B4C">
          <w:rPr>
            <w:webHidden/>
          </w:rPr>
          <w:fldChar w:fldCharType="end"/>
        </w:r>
      </w:hyperlink>
    </w:p>
    <w:p w14:paraId="121B1D7A" w14:textId="77777777" w:rsidR="00D84B4C" w:rsidRDefault="0005437A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</w:rPr>
      </w:pPr>
      <w:hyperlink w:anchor="_Toc202537605" w:history="1">
        <w:r w:rsidR="00D84B4C" w:rsidRPr="00704046">
          <w:rPr>
            <w:rStyle w:val="ad"/>
          </w:rPr>
          <w:t>Перечень терминов и сокращений</w:t>
        </w:r>
        <w:r w:rsidR="00D84B4C">
          <w:rPr>
            <w:webHidden/>
          </w:rPr>
          <w:tab/>
        </w:r>
        <w:r w:rsidR="00D84B4C">
          <w:rPr>
            <w:webHidden/>
          </w:rPr>
          <w:fldChar w:fldCharType="begin"/>
        </w:r>
        <w:r w:rsidR="00D84B4C">
          <w:rPr>
            <w:webHidden/>
          </w:rPr>
          <w:instrText xml:space="preserve"> PAGEREF _Toc202537605 \h </w:instrText>
        </w:r>
        <w:r w:rsidR="00D84B4C">
          <w:rPr>
            <w:webHidden/>
          </w:rPr>
        </w:r>
        <w:r w:rsidR="00D84B4C">
          <w:rPr>
            <w:webHidden/>
          </w:rPr>
          <w:fldChar w:fldCharType="separate"/>
        </w:r>
        <w:r w:rsidR="00D84B4C">
          <w:rPr>
            <w:webHidden/>
          </w:rPr>
          <w:t>7</w:t>
        </w:r>
        <w:r w:rsidR="00D84B4C">
          <w:rPr>
            <w:webHidden/>
          </w:rPr>
          <w:fldChar w:fldCharType="end"/>
        </w:r>
      </w:hyperlink>
    </w:p>
    <w:p w14:paraId="354681E0" w14:textId="77777777" w:rsidR="00D84B4C" w:rsidRDefault="0005437A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</w:rPr>
      </w:pPr>
      <w:hyperlink w:anchor="_Toc202537606" w:history="1">
        <w:r w:rsidR="00D84B4C" w:rsidRPr="00704046">
          <w:rPr>
            <w:rStyle w:val="ad"/>
          </w:rPr>
          <w:t>1.</w:t>
        </w:r>
        <w:r w:rsidR="00D84B4C">
          <w:rPr>
            <w:rFonts w:asciiTheme="minorHAnsi" w:eastAsiaTheme="minorEastAsia" w:hAnsiTheme="minorHAnsi" w:cstheme="minorBidi"/>
            <w:b w:val="0"/>
            <w:bCs w:val="0"/>
            <w:caps w:val="0"/>
            <w:sz w:val="22"/>
            <w:szCs w:val="22"/>
          </w:rPr>
          <w:tab/>
        </w:r>
        <w:r w:rsidR="00D84B4C" w:rsidRPr="00704046">
          <w:rPr>
            <w:rStyle w:val="ad"/>
          </w:rPr>
          <w:t>Запрос расчета показателей состояния лицевых счетов (PA</w:t>
        </w:r>
        <w:r w:rsidR="00D84B4C" w:rsidRPr="00704046">
          <w:rPr>
            <w:rStyle w:val="ad"/>
            <w:rFonts w:eastAsiaTheme="majorEastAsia"/>
          </w:rPr>
          <w:t>)</w:t>
        </w:r>
        <w:r w:rsidR="00D84B4C">
          <w:rPr>
            <w:webHidden/>
          </w:rPr>
          <w:tab/>
        </w:r>
        <w:r w:rsidR="00D84B4C">
          <w:rPr>
            <w:webHidden/>
          </w:rPr>
          <w:fldChar w:fldCharType="begin"/>
        </w:r>
        <w:r w:rsidR="00D84B4C">
          <w:rPr>
            <w:webHidden/>
          </w:rPr>
          <w:instrText xml:space="preserve"> PAGEREF _Toc202537606 \h </w:instrText>
        </w:r>
        <w:r w:rsidR="00D84B4C">
          <w:rPr>
            <w:webHidden/>
          </w:rPr>
        </w:r>
        <w:r w:rsidR="00D84B4C">
          <w:rPr>
            <w:webHidden/>
          </w:rPr>
          <w:fldChar w:fldCharType="separate"/>
        </w:r>
        <w:r w:rsidR="00D84B4C">
          <w:rPr>
            <w:webHidden/>
          </w:rPr>
          <w:t>12</w:t>
        </w:r>
        <w:r w:rsidR="00D84B4C">
          <w:rPr>
            <w:webHidden/>
          </w:rPr>
          <w:fldChar w:fldCharType="end"/>
        </w:r>
      </w:hyperlink>
    </w:p>
    <w:p w14:paraId="6CF13CD3" w14:textId="77777777" w:rsidR="00D84B4C" w:rsidRDefault="0005437A">
      <w:pPr>
        <w:pStyle w:val="25"/>
        <w:rPr>
          <w:rFonts w:asciiTheme="minorHAnsi" w:eastAsiaTheme="minorEastAsia" w:hAnsiTheme="minorHAnsi" w:cstheme="minorBidi"/>
          <w:bCs w:val="0"/>
          <w:sz w:val="22"/>
          <w:szCs w:val="22"/>
        </w:rPr>
      </w:pPr>
      <w:hyperlink w:anchor="_Toc202537607" w:history="1">
        <w:r w:rsidR="00D84B4C" w:rsidRPr="00704046">
          <w:rPr>
            <w:rStyle w:val="ad"/>
          </w:rPr>
          <w:t>1.1.</w:t>
        </w:r>
        <w:r w:rsidR="00D84B4C">
          <w:rPr>
            <w:rFonts w:asciiTheme="minorHAnsi" w:eastAsiaTheme="minorEastAsia" w:hAnsiTheme="minorHAnsi" w:cstheme="minorBidi"/>
            <w:bCs w:val="0"/>
            <w:sz w:val="22"/>
            <w:szCs w:val="22"/>
          </w:rPr>
          <w:tab/>
        </w:r>
        <w:r w:rsidR="00D84B4C" w:rsidRPr="00704046">
          <w:rPr>
            <w:rStyle w:val="ad"/>
          </w:rPr>
          <w:t>Параметры запроса</w:t>
        </w:r>
        <w:r w:rsidR="00D84B4C">
          <w:rPr>
            <w:webHidden/>
          </w:rPr>
          <w:tab/>
        </w:r>
        <w:r w:rsidR="00D84B4C">
          <w:rPr>
            <w:webHidden/>
          </w:rPr>
          <w:fldChar w:fldCharType="begin"/>
        </w:r>
        <w:r w:rsidR="00D84B4C">
          <w:rPr>
            <w:webHidden/>
          </w:rPr>
          <w:instrText xml:space="preserve"> PAGEREF _Toc202537607 \h </w:instrText>
        </w:r>
        <w:r w:rsidR="00D84B4C">
          <w:rPr>
            <w:webHidden/>
          </w:rPr>
        </w:r>
        <w:r w:rsidR="00D84B4C">
          <w:rPr>
            <w:webHidden/>
          </w:rPr>
          <w:fldChar w:fldCharType="separate"/>
        </w:r>
        <w:r w:rsidR="00D84B4C">
          <w:rPr>
            <w:webHidden/>
          </w:rPr>
          <w:t>14</w:t>
        </w:r>
        <w:r w:rsidR="00D84B4C">
          <w:rPr>
            <w:webHidden/>
          </w:rPr>
          <w:fldChar w:fldCharType="end"/>
        </w:r>
      </w:hyperlink>
    </w:p>
    <w:p w14:paraId="7DB74B4E" w14:textId="77777777" w:rsidR="00D84B4C" w:rsidRDefault="0005437A">
      <w:pPr>
        <w:pStyle w:val="34"/>
        <w:rPr>
          <w:rFonts w:asciiTheme="minorHAnsi" w:eastAsiaTheme="minorEastAsia" w:hAnsiTheme="minorHAnsi" w:cstheme="minorBidi"/>
          <w:bCs w:val="0"/>
          <w:iCs w:val="0"/>
          <w:sz w:val="22"/>
          <w:szCs w:val="22"/>
        </w:rPr>
      </w:pPr>
      <w:hyperlink w:anchor="_Toc202537608" w:history="1">
        <w:r w:rsidR="00D84B4C" w:rsidRPr="00704046">
          <w:rPr>
            <w:rStyle w:val="ad"/>
          </w:rPr>
          <w:t>1.1.1.</w:t>
        </w:r>
        <w:r w:rsidR="00D84B4C">
          <w:rPr>
            <w:rFonts w:asciiTheme="minorHAnsi" w:eastAsiaTheme="minorEastAsia" w:hAnsiTheme="minorHAnsi" w:cstheme="minorBidi"/>
            <w:bCs w:val="0"/>
            <w:iCs w:val="0"/>
            <w:sz w:val="22"/>
            <w:szCs w:val="22"/>
          </w:rPr>
          <w:tab/>
        </w:r>
        <w:r w:rsidR="00D84B4C" w:rsidRPr="00704046">
          <w:rPr>
            <w:rStyle w:val="ad"/>
          </w:rPr>
          <w:t>Пример запроса</w:t>
        </w:r>
        <w:r w:rsidR="00D84B4C">
          <w:rPr>
            <w:webHidden/>
          </w:rPr>
          <w:tab/>
        </w:r>
        <w:r w:rsidR="00D84B4C">
          <w:rPr>
            <w:webHidden/>
          </w:rPr>
          <w:fldChar w:fldCharType="begin"/>
        </w:r>
        <w:r w:rsidR="00D84B4C">
          <w:rPr>
            <w:webHidden/>
          </w:rPr>
          <w:instrText xml:space="preserve"> PAGEREF _Toc202537608 \h </w:instrText>
        </w:r>
        <w:r w:rsidR="00D84B4C">
          <w:rPr>
            <w:webHidden/>
          </w:rPr>
        </w:r>
        <w:r w:rsidR="00D84B4C">
          <w:rPr>
            <w:webHidden/>
          </w:rPr>
          <w:fldChar w:fldCharType="separate"/>
        </w:r>
        <w:r w:rsidR="00D84B4C">
          <w:rPr>
            <w:webHidden/>
          </w:rPr>
          <w:t>20</w:t>
        </w:r>
        <w:r w:rsidR="00D84B4C">
          <w:rPr>
            <w:webHidden/>
          </w:rPr>
          <w:fldChar w:fldCharType="end"/>
        </w:r>
      </w:hyperlink>
    </w:p>
    <w:p w14:paraId="7BD0FBD3" w14:textId="77777777" w:rsidR="00D84B4C" w:rsidRDefault="0005437A">
      <w:pPr>
        <w:pStyle w:val="25"/>
        <w:rPr>
          <w:rFonts w:asciiTheme="minorHAnsi" w:eastAsiaTheme="minorEastAsia" w:hAnsiTheme="minorHAnsi" w:cstheme="minorBidi"/>
          <w:bCs w:val="0"/>
          <w:sz w:val="22"/>
          <w:szCs w:val="22"/>
        </w:rPr>
      </w:pPr>
      <w:hyperlink w:anchor="_Toc202537609" w:history="1">
        <w:r w:rsidR="00D84B4C" w:rsidRPr="00704046">
          <w:rPr>
            <w:rStyle w:val="ad"/>
          </w:rPr>
          <w:t>1.2.</w:t>
        </w:r>
        <w:r w:rsidR="00D84B4C">
          <w:rPr>
            <w:rFonts w:asciiTheme="minorHAnsi" w:eastAsiaTheme="minorEastAsia" w:hAnsiTheme="minorHAnsi" w:cstheme="minorBidi"/>
            <w:bCs w:val="0"/>
            <w:sz w:val="22"/>
            <w:szCs w:val="22"/>
          </w:rPr>
          <w:tab/>
        </w:r>
        <w:r w:rsidR="00D84B4C" w:rsidRPr="00704046">
          <w:rPr>
            <w:rStyle w:val="ad"/>
          </w:rPr>
          <w:t>Параметры ответа</w:t>
        </w:r>
        <w:r w:rsidR="00D84B4C">
          <w:rPr>
            <w:webHidden/>
          </w:rPr>
          <w:tab/>
        </w:r>
        <w:r w:rsidR="00D84B4C">
          <w:rPr>
            <w:webHidden/>
          </w:rPr>
          <w:fldChar w:fldCharType="begin"/>
        </w:r>
        <w:r w:rsidR="00D84B4C">
          <w:rPr>
            <w:webHidden/>
          </w:rPr>
          <w:instrText xml:space="preserve"> PAGEREF _Toc202537609 \h </w:instrText>
        </w:r>
        <w:r w:rsidR="00D84B4C">
          <w:rPr>
            <w:webHidden/>
          </w:rPr>
        </w:r>
        <w:r w:rsidR="00D84B4C">
          <w:rPr>
            <w:webHidden/>
          </w:rPr>
          <w:fldChar w:fldCharType="separate"/>
        </w:r>
        <w:r w:rsidR="00D84B4C">
          <w:rPr>
            <w:webHidden/>
          </w:rPr>
          <w:t>24</w:t>
        </w:r>
        <w:r w:rsidR="00D84B4C">
          <w:rPr>
            <w:webHidden/>
          </w:rPr>
          <w:fldChar w:fldCharType="end"/>
        </w:r>
      </w:hyperlink>
    </w:p>
    <w:p w14:paraId="1B59BDAC" w14:textId="77777777" w:rsidR="00D84B4C" w:rsidRDefault="0005437A">
      <w:pPr>
        <w:pStyle w:val="34"/>
        <w:rPr>
          <w:rFonts w:asciiTheme="minorHAnsi" w:eastAsiaTheme="minorEastAsia" w:hAnsiTheme="minorHAnsi" w:cstheme="minorBidi"/>
          <w:bCs w:val="0"/>
          <w:iCs w:val="0"/>
          <w:sz w:val="22"/>
          <w:szCs w:val="22"/>
        </w:rPr>
      </w:pPr>
      <w:hyperlink w:anchor="_Toc202537610" w:history="1">
        <w:r w:rsidR="00D84B4C" w:rsidRPr="00704046">
          <w:rPr>
            <w:rStyle w:val="ad"/>
          </w:rPr>
          <w:t>1.2.1.</w:t>
        </w:r>
        <w:r w:rsidR="00D84B4C">
          <w:rPr>
            <w:rFonts w:asciiTheme="minorHAnsi" w:eastAsiaTheme="minorEastAsia" w:hAnsiTheme="minorHAnsi" w:cstheme="minorBidi"/>
            <w:bCs w:val="0"/>
            <w:iCs w:val="0"/>
            <w:sz w:val="22"/>
            <w:szCs w:val="22"/>
          </w:rPr>
          <w:tab/>
        </w:r>
        <w:r w:rsidR="00D84B4C" w:rsidRPr="00704046">
          <w:rPr>
            <w:rStyle w:val="ad"/>
          </w:rPr>
          <w:t>Пример ответа</w:t>
        </w:r>
        <w:r w:rsidR="00D84B4C">
          <w:rPr>
            <w:webHidden/>
          </w:rPr>
          <w:tab/>
        </w:r>
        <w:r w:rsidR="00D84B4C">
          <w:rPr>
            <w:webHidden/>
          </w:rPr>
          <w:fldChar w:fldCharType="begin"/>
        </w:r>
        <w:r w:rsidR="00D84B4C">
          <w:rPr>
            <w:webHidden/>
          </w:rPr>
          <w:instrText xml:space="preserve"> PAGEREF _Toc202537610 \h </w:instrText>
        </w:r>
        <w:r w:rsidR="00D84B4C">
          <w:rPr>
            <w:webHidden/>
          </w:rPr>
        </w:r>
        <w:r w:rsidR="00D84B4C">
          <w:rPr>
            <w:webHidden/>
          </w:rPr>
          <w:fldChar w:fldCharType="separate"/>
        </w:r>
        <w:r w:rsidR="00D84B4C">
          <w:rPr>
            <w:webHidden/>
          </w:rPr>
          <w:t>27</w:t>
        </w:r>
        <w:r w:rsidR="00D84B4C">
          <w:rPr>
            <w:webHidden/>
          </w:rPr>
          <w:fldChar w:fldCharType="end"/>
        </w:r>
      </w:hyperlink>
    </w:p>
    <w:p w14:paraId="5CCE383D" w14:textId="77777777" w:rsidR="00D84B4C" w:rsidRDefault="0005437A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</w:rPr>
      </w:pPr>
      <w:hyperlink w:anchor="_Toc202537611" w:history="1">
        <w:r w:rsidR="00D84B4C" w:rsidRPr="00704046">
          <w:rPr>
            <w:rStyle w:val="ad"/>
          </w:rPr>
          <w:t>2.</w:t>
        </w:r>
        <w:r w:rsidR="00D84B4C">
          <w:rPr>
            <w:rFonts w:asciiTheme="minorHAnsi" w:eastAsiaTheme="minorEastAsia" w:hAnsiTheme="minorHAnsi" w:cstheme="minorBidi"/>
            <w:b w:val="0"/>
            <w:bCs w:val="0"/>
            <w:caps w:val="0"/>
            <w:sz w:val="22"/>
            <w:szCs w:val="22"/>
          </w:rPr>
          <w:tab/>
        </w:r>
        <w:r w:rsidR="00D84B4C" w:rsidRPr="00704046">
          <w:rPr>
            <w:rStyle w:val="ad"/>
          </w:rPr>
          <w:t>Запрос расчета сводных данных по показателям состояния лицевых счетов (CONS)</w:t>
        </w:r>
        <w:r w:rsidR="00D84B4C">
          <w:rPr>
            <w:webHidden/>
          </w:rPr>
          <w:tab/>
        </w:r>
        <w:r w:rsidR="00D84B4C">
          <w:rPr>
            <w:webHidden/>
          </w:rPr>
          <w:fldChar w:fldCharType="begin"/>
        </w:r>
        <w:r w:rsidR="00D84B4C">
          <w:rPr>
            <w:webHidden/>
          </w:rPr>
          <w:instrText xml:space="preserve"> PAGEREF _Toc202537611 \h </w:instrText>
        </w:r>
        <w:r w:rsidR="00D84B4C">
          <w:rPr>
            <w:webHidden/>
          </w:rPr>
        </w:r>
        <w:r w:rsidR="00D84B4C">
          <w:rPr>
            <w:webHidden/>
          </w:rPr>
          <w:fldChar w:fldCharType="separate"/>
        </w:r>
        <w:r w:rsidR="00D84B4C">
          <w:rPr>
            <w:webHidden/>
          </w:rPr>
          <w:t>30</w:t>
        </w:r>
        <w:r w:rsidR="00D84B4C">
          <w:rPr>
            <w:webHidden/>
          </w:rPr>
          <w:fldChar w:fldCharType="end"/>
        </w:r>
      </w:hyperlink>
    </w:p>
    <w:p w14:paraId="6E50644F" w14:textId="77777777" w:rsidR="00D84B4C" w:rsidRDefault="0005437A">
      <w:pPr>
        <w:pStyle w:val="25"/>
        <w:rPr>
          <w:rFonts w:asciiTheme="minorHAnsi" w:eastAsiaTheme="minorEastAsia" w:hAnsiTheme="minorHAnsi" w:cstheme="minorBidi"/>
          <w:bCs w:val="0"/>
          <w:sz w:val="22"/>
          <w:szCs w:val="22"/>
        </w:rPr>
      </w:pPr>
      <w:hyperlink w:anchor="_Toc202537612" w:history="1">
        <w:r w:rsidR="00D84B4C" w:rsidRPr="00704046">
          <w:rPr>
            <w:rStyle w:val="ad"/>
          </w:rPr>
          <w:t>2.1.</w:t>
        </w:r>
        <w:r w:rsidR="00D84B4C">
          <w:rPr>
            <w:rFonts w:asciiTheme="minorHAnsi" w:eastAsiaTheme="minorEastAsia" w:hAnsiTheme="minorHAnsi" w:cstheme="minorBidi"/>
            <w:bCs w:val="0"/>
            <w:sz w:val="22"/>
            <w:szCs w:val="22"/>
          </w:rPr>
          <w:tab/>
        </w:r>
        <w:r w:rsidR="00D84B4C" w:rsidRPr="00704046">
          <w:rPr>
            <w:rStyle w:val="ad"/>
          </w:rPr>
          <w:t>Параметры запроса</w:t>
        </w:r>
        <w:r w:rsidR="00D84B4C">
          <w:rPr>
            <w:webHidden/>
          </w:rPr>
          <w:tab/>
        </w:r>
        <w:r w:rsidR="00D84B4C">
          <w:rPr>
            <w:webHidden/>
          </w:rPr>
          <w:fldChar w:fldCharType="begin"/>
        </w:r>
        <w:r w:rsidR="00D84B4C">
          <w:rPr>
            <w:webHidden/>
          </w:rPr>
          <w:instrText xml:space="preserve"> PAGEREF _Toc202537612 \h </w:instrText>
        </w:r>
        <w:r w:rsidR="00D84B4C">
          <w:rPr>
            <w:webHidden/>
          </w:rPr>
        </w:r>
        <w:r w:rsidR="00D84B4C">
          <w:rPr>
            <w:webHidden/>
          </w:rPr>
          <w:fldChar w:fldCharType="separate"/>
        </w:r>
        <w:r w:rsidR="00D84B4C">
          <w:rPr>
            <w:webHidden/>
          </w:rPr>
          <w:t>33</w:t>
        </w:r>
        <w:r w:rsidR="00D84B4C">
          <w:rPr>
            <w:webHidden/>
          </w:rPr>
          <w:fldChar w:fldCharType="end"/>
        </w:r>
      </w:hyperlink>
    </w:p>
    <w:p w14:paraId="1D2516F9" w14:textId="77777777" w:rsidR="00D84B4C" w:rsidRDefault="0005437A">
      <w:pPr>
        <w:pStyle w:val="34"/>
        <w:rPr>
          <w:rFonts w:asciiTheme="minorHAnsi" w:eastAsiaTheme="minorEastAsia" w:hAnsiTheme="minorHAnsi" w:cstheme="minorBidi"/>
          <w:bCs w:val="0"/>
          <w:iCs w:val="0"/>
          <w:sz w:val="22"/>
          <w:szCs w:val="22"/>
        </w:rPr>
      </w:pPr>
      <w:hyperlink w:anchor="_Toc202537613" w:history="1">
        <w:r w:rsidR="00D84B4C" w:rsidRPr="00704046">
          <w:rPr>
            <w:rStyle w:val="ad"/>
          </w:rPr>
          <w:t>2.1.1.</w:t>
        </w:r>
        <w:r w:rsidR="00D84B4C">
          <w:rPr>
            <w:rFonts w:asciiTheme="minorHAnsi" w:eastAsiaTheme="minorEastAsia" w:hAnsiTheme="minorHAnsi" w:cstheme="minorBidi"/>
            <w:bCs w:val="0"/>
            <w:iCs w:val="0"/>
            <w:sz w:val="22"/>
            <w:szCs w:val="22"/>
          </w:rPr>
          <w:tab/>
        </w:r>
        <w:r w:rsidR="00D84B4C" w:rsidRPr="00704046">
          <w:rPr>
            <w:rStyle w:val="ad"/>
          </w:rPr>
          <w:t>Пример запроса</w:t>
        </w:r>
        <w:r w:rsidR="00D84B4C">
          <w:rPr>
            <w:webHidden/>
          </w:rPr>
          <w:tab/>
        </w:r>
        <w:r w:rsidR="00D84B4C">
          <w:rPr>
            <w:webHidden/>
          </w:rPr>
          <w:fldChar w:fldCharType="begin"/>
        </w:r>
        <w:r w:rsidR="00D84B4C">
          <w:rPr>
            <w:webHidden/>
          </w:rPr>
          <w:instrText xml:space="preserve"> PAGEREF _Toc202537613 \h </w:instrText>
        </w:r>
        <w:r w:rsidR="00D84B4C">
          <w:rPr>
            <w:webHidden/>
          </w:rPr>
        </w:r>
        <w:r w:rsidR="00D84B4C">
          <w:rPr>
            <w:webHidden/>
          </w:rPr>
          <w:fldChar w:fldCharType="separate"/>
        </w:r>
        <w:r w:rsidR="00D84B4C">
          <w:rPr>
            <w:webHidden/>
          </w:rPr>
          <w:t>45</w:t>
        </w:r>
        <w:r w:rsidR="00D84B4C">
          <w:rPr>
            <w:webHidden/>
          </w:rPr>
          <w:fldChar w:fldCharType="end"/>
        </w:r>
      </w:hyperlink>
    </w:p>
    <w:p w14:paraId="32EF1411" w14:textId="77777777" w:rsidR="00D84B4C" w:rsidRDefault="0005437A">
      <w:pPr>
        <w:pStyle w:val="25"/>
        <w:rPr>
          <w:rFonts w:asciiTheme="minorHAnsi" w:eastAsiaTheme="minorEastAsia" w:hAnsiTheme="minorHAnsi" w:cstheme="minorBidi"/>
          <w:bCs w:val="0"/>
          <w:sz w:val="22"/>
          <w:szCs w:val="22"/>
        </w:rPr>
      </w:pPr>
      <w:hyperlink w:anchor="_Toc202537614" w:history="1">
        <w:r w:rsidR="00D84B4C" w:rsidRPr="00704046">
          <w:rPr>
            <w:rStyle w:val="ad"/>
          </w:rPr>
          <w:t>2.2.</w:t>
        </w:r>
        <w:r w:rsidR="00D84B4C">
          <w:rPr>
            <w:rFonts w:asciiTheme="minorHAnsi" w:eastAsiaTheme="minorEastAsia" w:hAnsiTheme="minorHAnsi" w:cstheme="minorBidi"/>
            <w:bCs w:val="0"/>
            <w:sz w:val="22"/>
            <w:szCs w:val="22"/>
          </w:rPr>
          <w:tab/>
        </w:r>
        <w:r w:rsidR="00D84B4C" w:rsidRPr="00704046">
          <w:rPr>
            <w:rStyle w:val="ad"/>
          </w:rPr>
          <w:t>Параметры ответа</w:t>
        </w:r>
        <w:r w:rsidR="00D84B4C">
          <w:rPr>
            <w:webHidden/>
          </w:rPr>
          <w:tab/>
        </w:r>
        <w:r w:rsidR="00D84B4C">
          <w:rPr>
            <w:webHidden/>
          </w:rPr>
          <w:fldChar w:fldCharType="begin"/>
        </w:r>
        <w:r w:rsidR="00D84B4C">
          <w:rPr>
            <w:webHidden/>
          </w:rPr>
          <w:instrText xml:space="preserve"> PAGEREF _Toc202537614 \h </w:instrText>
        </w:r>
        <w:r w:rsidR="00D84B4C">
          <w:rPr>
            <w:webHidden/>
          </w:rPr>
        </w:r>
        <w:r w:rsidR="00D84B4C">
          <w:rPr>
            <w:webHidden/>
          </w:rPr>
          <w:fldChar w:fldCharType="separate"/>
        </w:r>
        <w:r w:rsidR="00D84B4C">
          <w:rPr>
            <w:webHidden/>
          </w:rPr>
          <w:t>51</w:t>
        </w:r>
        <w:r w:rsidR="00D84B4C">
          <w:rPr>
            <w:webHidden/>
          </w:rPr>
          <w:fldChar w:fldCharType="end"/>
        </w:r>
      </w:hyperlink>
    </w:p>
    <w:p w14:paraId="18E1A034" w14:textId="77777777" w:rsidR="00D84B4C" w:rsidRDefault="0005437A">
      <w:pPr>
        <w:pStyle w:val="34"/>
        <w:rPr>
          <w:rFonts w:asciiTheme="minorHAnsi" w:eastAsiaTheme="minorEastAsia" w:hAnsiTheme="minorHAnsi" w:cstheme="minorBidi"/>
          <w:bCs w:val="0"/>
          <w:iCs w:val="0"/>
          <w:sz w:val="22"/>
          <w:szCs w:val="22"/>
        </w:rPr>
      </w:pPr>
      <w:hyperlink w:anchor="_Toc202537615" w:history="1">
        <w:r w:rsidR="00D84B4C" w:rsidRPr="00704046">
          <w:rPr>
            <w:rStyle w:val="ad"/>
          </w:rPr>
          <w:t>2.2.1.</w:t>
        </w:r>
        <w:r w:rsidR="00D84B4C">
          <w:rPr>
            <w:rFonts w:asciiTheme="minorHAnsi" w:eastAsiaTheme="minorEastAsia" w:hAnsiTheme="minorHAnsi" w:cstheme="minorBidi"/>
            <w:bCs w:val="0"/>
            <w:iCs w:val="0"/>
            <w:sz w:val="22"/>
            <w:szCs w:val="22"/>
          </w:rPr>
          <w:tab/>
        </w:r>
        <w:r w:rsidR="00D84B4C" w:rsidRPr="00704046">
          <w:rPr>
            <w:rStyle w:val="ad"/>
          </w:rPr>
          <w:t>Пример ответа</w:t>
        </w:r>
        <w:r w:rsidR="00D84B4C">
          <w:rPr>
            <w:webHidden/>
          </w:rPr>
          <w:tab/>
        </w:r>
        <w:r w:rsidR="00D84B4C">
          <w:rPr>
            <w:webHidden/>
          </w:rPr>
          <w:fldChar w:fldCharType="begin"/>
        </w:r>
        <w:r w:rsidR="00D84B4C">
          <w:rPr>
            <w:webHidden/>
          </w:rPr>
          <w:instrText xml:space="preserve"> PAGEREF _Toc202537615 \h </w:instrText>
        </w:r>
        <w:r w:rsidR="00D84B4C">
          <w:rPr>
            <w:webHidden/>
          </w:rPr>
        </w:r>
        <w:r w:rsidR="00D84B4C">
          <w:rPr>
            <w:webHidden/>
          </w:rPr>
          <w:fldChar w:fldCharType="separate"/>
        </w:r>
        <w:r w:rsidR="00D84B4C">
          <w:rPr>
            <w:webHidden/>
          </w:rPr>
          <w:t>54</w:t>
        </w:r>
        <w:r w:rsidR="00D84B4C">
          <w:rPr>
            <w:webHidden/>
          </w:rPr>
          <w:fldChar w:fldCharType="end"/>
        </w:r>
      </w:hyperlink>
    </w:p>
    <w:p w14:paraId="22CB9E12" w14:textId="77777777" w:rsidR="00D84B4C" w:rsidRDefault="0005437A">
      <w:pPr>
        <w:pStyle w:val="11"/>
        <w:tabs>
          <w:tab w:val="left" w:pos="2410"/>
        </w:tabs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</w:rPr>
      </w:pPr>
      <w:hyperlink w:anchor="_Toc202537616" w:history="1">
        <w:r w:rsidR="00D84B4C" w:rsidRPr="00704046">
          <w:rPr>
            <w:rStyle w:val="ad"/>
          </w:rPr>
          <w:t>Приложение</w:t>
        </w:r>
        <w:r w:rsidR="00D84B4C">
          <w:rPr>
            <w:rFonts w:asciiTheme="minorHAnsi" w:eastAsiaTheme="minorEastAsia" w:hAnsiTheme="minorHAnsi" w:cstheme="minorBidi"/>
            <w:b w:val="0"/>
            <w:bCs w:val="0"/>
            <w:caps w:val="0"/>
            <w:sz w:val="22"/>
            <w:szCs w:val="22"/>
          </w:rPr>
          <w:tab/>
        </w:r>
        <w:r w:rsidR="00D84B4C" w:rsidRPr="00704046">
          <w:rPr>
            <w:rStyle w:val="ad"/>
          </w:rPr>
          <w:t>1. ПЕРЕЧЕНЬ ПОКАЗАТЕЛЕЙ СОСТОЯНИЯ ЛИЦЕВЫХ СЧЕТОВ, РАССЧИТЫВАЕМЫХ В SVAP ПО РЕЗУЛЬТАТАМ ОБРАБОТКИ ЗАПРОСОВ С ТИПОМ «</w:t>
        </w:r>
        <w:r w:rsidR="00D84B4C" w:rsidRPr="00704046">
          <w:rPr>
            <w:rStyle w:val="ad"/>
            <w:lang w:val="en-US"/>
          </w:rPr>
          <w:t>PA</w:t>
        </w:r>
        <w:r w:rsidR="00D84B4C" w:rsidRPr="00704046">
          <w:rPr>
            <w:rStyle w:val="ad"/>
          </w:rPr>
          <w:t>» И «</w:t>
        </w:r>
        <w:r w:rsidR="00D84B4C" w:rsidRPr="00704046">
          <w:rPr>
            <w:rStyle w:val="ad"/>
            <w:lang w:val="en-US"/>
          </w:rPr>
          <w:t>CONS</w:t>
        </w:r>
        <w:r w:rsidR="00D84B4C" w:rsidRPr="00704046">
          <w:rPr>
            <w:rStyle w:val="ad"/>
          </w:rPr>
          <w:t>»</w:t>
        </w:r>
        <w:r w:rsidR="00D84B4C">
          <w:rPr>
            <w:webHidden/>
          </w:rPr>
          <w:tab/>
        </w:r>
        <w:r w:rsidR="00D84B4C">
          <w:rPr>
            <w:webHidden/>
          </w:rPr>
          <w:fldChar w:fldCharType="begin"/>
        </w:r>
        <w:r w:rsidR="00D84B4C">
          <w:rPr>
            <w:webHidden/>
          </w:rPr>
          <w:instrText xml:space="preserve"> PAGEREF _Toc202537616 \h </w:instrText>
        </w:r>
        <w:r w:rsidR="00D84B4C">
          <w:rPr>
            <w:webHidden/>
          </w:rPr>
        </w:r>
        <w:r w:rsidR="00D84B4C">
          <w:rPr>
            <w:webHidden/>
          </w:rPr>
          <w:fldChar w:fldCharType="separate"/>
        </w:r>
        <w:r w:rsidR="00D84B4C">
          <w:rPr>
            <w:webHidden/>
          </w:rPr>
          <w:t>58</w:t>
        </w:r>
        <w:r w:rsidR="00D84B4C">
          <w:rPr>
            <w:webHidden/>
          </w:rPr>
          <w:fldChar w:fldCharType="end"/>
        </w:r>
      </w:hyperlink>
    </w:p>
    <w:p w14:paraId="787BCE56" w14:textId="77777777" w:rsidR="00D84B4C" w:rsidRDefault="0005437A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</w:rPr>
      </w:pPr>
      <w:hyperlink w:anchor="_Toc202537617" w:history="1">
        <w:r w:rsidR="00D84B4C" w:rsidRPr="00704046">
          <w:rPr>
            <w:rStyle w:val="ad"/>
          </w:rPr>
          <w:t>СОГЛАСОВАНО</w:t>
        </w:r>
        <w:r w:rsidR="00D84B4C">
          <w:rPr>
            <w:webHidden/>
          </w:rPr>
          <w:tab/>
        </w:r>
        <w:r w:rsidR="00D84B4C">
          <w:rPr>
            <w:webHidden/>
          </w:rPr>
          <w:fldChar w:fldCharType="begin"/>
        </w:r>
        <w:r w:rsidR="00D84B4C">
          <w:rPr>
            <w:webHidden/>
          </w:rPr>
          <w:instrText xml:space="preserve"> PAGEREF _Toc202537617 \h </w:instrText>
        </w:r>
        <w:r w:rsidR="00D84B4C">
          <w:rPr>
            <w:webHidden/>
          </w:rPr>
        </w:r>
        <w:r w:rsidR="00D84B4C">
          <w:rPr>
            <w:webHidden/>
          </w:rPr>
          <w:fldChar w:fldCharType="separate"/>
        </w:r>
        <w:r w:rsidR="00D84B4C">
          <w:rPr>
            <w:webHidden/>
          </w:rPr>
          <w:t>279</w:t>
        </w:r>
        <w:r w:rsidR="00D84B4C">
          <w:rPr>
            <w:webHidden/>
          </w:rPr>
          <w:fldChar w:fldCharType="end"/>
        </w:r>
      </w:hyperlink>
    </w:p>
    <w:p w14:paraId="40A7A31E" w14:textId="77777777" w:rsidR="00D84B4C" w:rsidRDefault="0005437A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</w:rPr>
      </w:pPr>
      <w:hyperlink w:anchor="_Toc202537618" w:history="1">
        <w:r w:rsidR="00D84B4C" w:rsidRPr="00704046">
          <w:rPr>
            <w:rStyle w:val="ad"/>
          </w:rPr>
          <w:t>ЛИСТ РЕГИСТРАЦИИ ИЗМЕНЕНИЙ</w:t>
        </w:r>
        <w:r w:rsidR="00D84B4C">
          <w:rPr>
            <w:webHidden/>
          </w:rPr>
          <w:tab/>
        </w:r>
        <w:r w:rsidR="00D84B4C">
          <w:rPr>
            <w:webHidden/>
          </w:rPr>
          <w:fldChar w:fldCharType="begin"/>
        </w:r>
        <w:r w:rsidR="00D84B4C">
          <w:rPr>
            <w:webHidden/>
          </w:rPr>
          <w:instrText xml:space="preserve"> PAGEREF _Toc202537618 \h </w:instrText>
        </w:r>
        <w:r w:rsidR="00D84B4C">
          <w:rPr>
            <w:webHidden/>
          </w:rPr>
        </w:r>
        <w:r w:rsidR="00D84B4C">
          <w:rPr>
            <w:webHidden/>
          </w:rPr>
          <w:fldChar w:fldCharType="separate"/>
        </w:r>
        <w:r w:rsidR="00D84B4C">
          <w:rPr>
            <w:webHidden/>
          </w:rPr>
          <w:t>280</w:t>
        </w:r>
        <w:r w:rsidR="00D84B4C">
          <w:rPr>
            <w:webHidden/>
          </w:rPr>
          <w:fldChar w:fldCharType="end"/>
        </w:r>
      </w:hyperlink>
    </w:p>
    <w:p w14:paraId="7EB9B1DF" w14:textId="1B5B2B62" w:rsidR="00995453" w:rsidRDefault="00367B7D" w:rsidP="007F05AD">
      <w:pPr>
        <w:pStyle w:val="11"/>
      </w:pPr>
      <w:r w:rsidRPr="005C6BDA">
        <w:rPr>
          <w:b w:val="0"/>
          <w:bCs w:val="0"/>
          <w:caps w:val="0"/>
        </w:rPr>
        <w:fldChar w:fldCharType="end"/>
      </w:r>
    </w:p>
    <w:p w14:paraId="2D2620AC" w14:textId="77777777" w:rsidR="00873EA9" w:rsidRPr="008A60BF" w:rsidRDefault="00873EA9">
      <w:pPr>
        <w:pStyle w:val="GOSTReg"/>
      </w:pPr>
      <w:bookmarkStart w:id="8" w:name="_Toc202537603"/>
      <w:r w:rsidRPr="008A60BF">
        <w:lastRenderedPageBreak/>
        <w:t>Перечень таблиц</w:t>
      </w:r>
      <w:bookmarkEnd w:id="5"/>
      <w:bookmarkEnd w:id="6"/>
      <w:bookmarkEnd w:id="8"/>
    </w:p>
    <w:p w14:paraId="2B03E162" w14:textId="77777777" w:rsidR="00D84B4C" w:rsidRDefault="007E6F58">
      <w:pPr>
        <w:pStyle w:val="afff3"/>
        <w:rPr>
          <w:rFonts w:asciiTheme="minorHAnsi" w:eastAsiaTheme="minorEastAsia" w:hAnsiTheme="minorHAnsi" w:cstheme="minorBidi"/>
          <w:sz w:val="22"/>
          <w:szCs w:val="22"/>
        </w:rPr>
      </w:pPr>
      <w:r w:rsidRPr="005C6BDA">
        <w:fldChar w:fldCharType="begin"/>
      </w:r>
      <w:r w:rsidRPr="00B9499D">
        <w:instrText xml:space="preserve"> TOC \h \z \c "Таблица" </w:instrText>
      </w:r>
      <w:r w:rsidRPr="005C6BDA">
        <w:fldChar w:fldCharType="separate"/>
      </w:r>
      <w:hyperlink w:anchor="_Toc202537619" w:history="1">
        <w:r w:rsidR="00D84B4C" w:rsidRPr="00BB4830">
          <w:rPr>
            <w:rStyle w:val="ad"/>
          </w:rPr>
          <w:t>Таблица </w:t>
        </w:r>
        <w:r w:rsidR="00D84B4C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D84B4C" w:rsidRPr="00BB4830">
          <w:rPr>
            <w:rStyle w:val="ad"/>
          </w:rPr>
          <w:t>1</w:t>
        </w:r>
        <w:r w:rsidR="00D84B4C" w:rsidRPr="00BB4830">
          <w:rPr>
            <w:rStyle w:val="ad"/>
            <w:lang w:val="en-US"/>
          </w:rPr>
          <w:t xml:space="preserve"> </w:t>
        </w:r>
        <w:r w:rsidR="00D84B4C" w:rsidRPr="00BB4830">
          <w:rPr>
            <w:rStyle w:val="ad"/>
          </w:rPr>
          <w:t>–</w:t>
        </w:r>
        <w:r w:rsidR="00D84B4C" w:rsidRPr="00BB4830">
          <w:rPr>
            <w:rStyle w:val="ad"/>
            <w:lang w:val="en-US"/>
          </w:rPr>
          <w:t xml:space="preserve"> Список терминов и сокращений</w:t>
        </w:r>
        <w:r w:rsidR="00D84B4C">
          <w:rPr>
            <w:webHidden/>
          </w:rPr>
          <w:tab/>
        </w:r>
        <w:r w:rsidR="00D84B4C">
          <w:rPr>
            <w:webHidden/>
          </w:rPr>
          <w:fldChar w:fldCharType="begin"/>
        </w:r>
        <w:r w:rsidR="00D84B4C">
          <w:rPr>
            <w:webHidden/>
          </w:rPr>
          <w:instrText xml:space="preserve"> PAGEREF _Toc202537619 \h </w:instrText>
        </w:r>
        <w:r w:rsidR="00D84B4C">
          <w:rPr>
            <w:webHidden/>
          </w:rPr>
        </w:r>
        <w:r w:rsidR="00D84B4C">
          <w:rPr>
            <w:webHidden/>
          </w:rPr>
          <w:fldChar w:fldCharType="separate"/>
        </w:r>
        <w:r w:rsidR="00D84B4C">
          <w:rPr>
            <w:webHidden/>
          </w:rPr>
          <w:t>7</w:t>
        </w:r>
        <w:r w:rsidR="00D84B4C">
          <w:rPr>
            <w:webHidden/>
          </w:rPr>
          <w:fldChar w:fldCharType="end"/>
        </w:r>
      </w:hyperlink>
    </w:p>
    <w:p w14:paraId="4EEA3309" w14:textId="77777777" w:rsidR="00D84B4C" w:rsidRDefault="0005437A">
      <w:pPr>
        <w:pStyle w:val="afff3"/>
        <w:rPr>
          <w:rFonts w:asciiTheme="minorHAnsi" w:eastAsiaTheme="minorEastAsia" w:hAnsiTheme="minorHAnsi" w:cstheme="minorBidi"/>
          <w:sz w:val="22"/>
          <w:szCs w:val="22"/>
        </w:rPr>
      </w:pPr>
      <w:hyperlink w:anchor="_Toc202537620" w:history="1">
        <w:r w:rsidR="00D84B4C" w:rsidRPr="00BB4830">
          <w:rPr>
            <w:rStyle w:val="ad"/>
          </w:rPr>
          <w:t>Таблица </w:t>
        </w:r>
        <w:r w:rsidR="00D84B4C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D84B4C" w:rsidRPr="00BB4830">
          <w:rPr>
            <w:rStyle w:val="ad"/>
          </w:rPr>
          <w:t>2 – Параметры запроса расчета показателей состояния лицевых счетов</w:t>
        </w:r>
        <w:r w:rsidR="00D84B4C">
          <w:rPr>
            <w:webHidden/>
          </w:rPr>
          <w:tab/>
        </w:r>
        <w:r w:rsidR="00D84B4C">
          <w:rPr>
            <w:webHidden/>
          </w:rPr>
          <w:fldChar w:fldCharType="begin"/>
        </w:r>
        <w:r w:rsidR="00D84B4C">
          <w:rPr>
            <w:webHidden/>
          </w:rPr>
          <w:instrText xml:space="preserve"> PAGEREF _Toc202537620 \h </w:instrText>
        </w:r>
        <w:r w:rsidR="00D84B4C">
          <w:rPr>
            <w:webHidden/>
          </w:rPr>
        </w:r>
        <w:r w:rsidR="00D84B4C">
          <w:rPr>
            <w:webHidden/>
          </w:rPr>
          <w:fldChar w:fldCharType="separate"/>
        </w:r>
        <w:r w:rsidR="00D84B4C">
          <w:rPr>
            <w:webHidden/>
          </w:rPr>
          <w:t>14</w:t>
        </w:r>
        <w:r w:rsidR="00D84B4C">
          <w:rPr>
            <w:webHidden/>
          </w:rPr>
          <w:fldChar w:fldCharType="end"/>
        </w:r>
      </w:hyperlink>
    </w:p>
    <w:p w14:paraId="09B4B039" w14:textId="77777777" w:rsidR="00D84B4C" w:rsidRDefault="0005437A">
      <w:pPr>
        <w:pStyle w:val="afff3"/>
        <w:rPr>
          <w:rFonts w:asciiTheme="minorHAnsi" w:eastAsiaTheme="minorEastAsia" w:hAnsiTheme="minorHAnsi" w:cstheme="minorBidi"/>
          <w:sz w:val="22"/>
          <w:szCs w:val="22"/>
        </w:rPr>
      </w:pPr>
      <w:hyperlink w:anchor="_Toc202537621" w:history="1">
        <w:r w:rsidR="00D84B4C" w:rsidRPr="00BB4830">
          <w:rPr>
            <w:rStyle w:val="ad"/>
          </w:rPr>
          <w:t>Таблица </w:t>
        </w:r>
        <w:r w:rsidR="00D84B4C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D84B4C" w:rsidRPr="00BB4830">
          <w:rPr>
            <w:rStyle w:val="ad"/>
          </w:rPr>
          <w:t>3 – Параметры ответа на «Запрос расчета показателей состояния лицевых счетов»</w:t>
        </w:r>
        <w:r w:rsidR="00D84B4C">
          <w:rPr>
            <w:webHidden/>
          </w:rPr>
          <w:tab/>
        </w:r>
        <w:r w:rsidR="00D84B4C">
          <w:rPr>
            <w:webHidden/>
          </w:rPr>
          <w:fldChar w:fldCharType="begin"/>
        </w:r>
        <w:r w:rsidR="00D84B4C">
          <w:rPr>
            <w:webHidden/>
          </w:rPr>
          <w:instrText xml:space="preserve"> PAGEREF _Toc202537621 \h </w:instrText>
        </w:r>
        <w:r w:rsidR="00D84B4C">
          <w:rPr>
            <w:webHidden/>
          </w:rPr>
        </w:r>
        <w:r w:rsidR="00D84B4C">
          <w:rPr>
            <w:webHidden/>
          </w:rPr>
          <w:fldChar w:fldCharType="separate"/>
        </w:r>
        <w:r w:rsidR="00D84B4C">
          <w:rPr>
            <w:webHidden/>
          </w:rPr>
          <w:t>24</w:t>
        </w:r>
        <w:r w:rsidR="00D84B4C">
          <w:rPr>
            <w:webHidden/>
          </w:rPr>
          <w:fldChar w:fldCharType="end"/>
        </w:r>
      </w:hyperlink>
    </w:p>
    <w:p w14:paraId="73D926E9" w14:textId="77777777" w:rsidR="00D84B4C" w:rsidRDefault="0005437A">
      <w:pPr>
        <w:pStyle w:val="afff3"/>
        <w:rPr>
          <w:rFonts w:asciiTheme="minorHAnsi" w:eastAsiaTheme="minorEastAsia" w:hAnsiTheme="minorHAnsi" w:cstheme="minorBidi"/>
          <w:sz w:val="22"/>
          <w:szCs w:val="22"/>
        </w:rPr>
      </w:pPr>
      <w:hyperlink w:anchor="_Toc202537622" w:history="1">
        <w:r w:rsidR="00D84B4C" w:rsidRPr="00BB4830">
          <w:rPr>
            <w:rStyle w:val="ad"/>
          </w:rPr>
          <w:t>Таблица </w:t>
        </w:r>
        <w:r w:rsidR="00D84B4C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D84B4C" w:rsidRPr="00BB4830">
          <w:rPr>
            <w:rStyle w:val="ad"/>
          </w:rPr>
          <w:t>4 – Параметры запроса расчета сводных данных по показателям состояния лицевых счетов</w:t>
        </w:r>
        <w:r w:rsidR="00D84B4C">
          <w:rPr>
            <w:webHidden/>
          </w:rPr>
          <w:tab/>
        </w:r>
        <w:r w:rsidR="00D84B4C">
          <w:rPr>
            <w:webHidden/>
          </w:rPr>
          <w:fldChar w:fldCharType="begin"/>
        </w:r>
        <w:r w:rsidR="00D84B4C">
          <w:rPr>
            <w:webHidden/>
          </w:rPr>
          <w:instrText xml:space="preserve"> PAGEREF _Toc202537622 \h </w:instrText>
        </w:r>
        <w:r w:rsidR="00D84B4C">
          <w:rPr>
            <w:webHidden/>
          </w:rPr>
        </w:r>
        <w:r w:rsidR="00D84B4C">
          <w:rPr>
            <w:webHidden/>
          </w:rPr>
          <w:fldChar w:fldCharType="separate"/>
        </w:r>
        <w:r w:rsidR="00D84B4C">
          <w:rPr>
            <w:webHidden/>
          </w:rPr>
          <w:t>33</w:t>
        </w:r>
        <w:r w:rsidR="00D84B4C">
          <w:rPr>
            <w:webHidden/>
          </w:rPr>
          <w:fldChar w:fldCharType="end"/>
        </w:r>
      </w:hyperlink>
    </w:p>
    <w:p w14:paraId="6CB6BF4A" w14:textId="77777777" w:rsidR="00D84B4C" w:rsidRDefault="0005437A">
      <w:pPr>
        <w:pStyle w:val="afff3"/>
        <w:rPr>
          <w:rFonts w:asciiTheme="minorHAnsi" w:eastAsiaTheme="minorEastAsia" w:hAnsiTheme="minorHAnsi" w:cstheme="minorBidi"/>
          <w:sz w:val="22"/>
          <w:szCs w:val="22"/>
        </w:rPr>
      </w:pPr>
      <w:hyperlink w:anchor="_Toc202537623" w:history="1">
        <w:r w:rsidR="00D84B4C" w:rsidRPr="00BB4830">
          <w:rPr>
            <w:rStyle w:val="ad"/>
          </w:rPr>
          <w:t>Таблица </w:t>
        </w:r>
        <w:r w:rsidR="00D84B4C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D84B4C" w:rsidRPr="00BB4830">
          <w:rPr>
            <w:rStyle w:val="ad"/>
          </w:rPr>
          <w:t>5 – Параметры ответа на «Запрос расчета сводных данных по показателям состояния лицевых счетов»</w:t>
        </w:r>
        <w:r w:rsidR="00D84B4C">
          <w:rPr>
            <w:webHidden/>
          </w:rPr>
          <w:tab/>
        </w:r>
        <w:r w:rsidR="00D84B4C">
          <w:rPr>
            <w:webHidden/>
          </w:rPr>
          <w:fldChar w:fldCharType="begin"/>
        </w:r>
        <w:r w:rsidR="00D84B4C">
          <w:rPr>
            <w:webHidden/>
          </w:rPr>
          <w:instrText xml:space="preserve"> PAGEREF _Toc202537623 \h </w:instrText>
        </w:r>
        <w:r w:rsidR="00D84B4C">
          <w:rPr>
            <w:webHidden/>
          </w:rPr>
        </w:r>
        <w:r w:rsidR="00D84B4C">
          <w:rPr>
            <w:webHidden/>
          </w:rPr>
          <w:fldChar w:fldCharType="separate"/>
        </w:r>
        <w:r w:rsidR="00D84B4C">
          <w:rPr>
            <w:webHidden/>
          </w:rPr>
          <w:t>51</w:t>
        </w:r>
        <w:r w:rsidR="00D84B4C">
          <w:rPr>
            <w:webHidden/>
          </w:rPr>
          <w:fldChar w:fldCharType="end"/>
        </w:r>
      </w:hyperlink>
    </w:p>
    <w:p w14:paraId="39D56375" w14:textId="77777777" w:rsidR="00D84B4C" w:rsidRDefault="0005437A">
      <w:pPr>
        <w:pStyle w:val="afff3"/>
        <w:rPr>
          <w:rFonts w:asciiTheme="minorHAnsi" w:eastAsiaTheme="minorEastAsia" w:hAnsiTheme="minorHAnsi" w:cstheme="minorBidi"/>
          <w:sz w:val="22"/>
          <w:szCs w:val="22"/>
        </w:rPr>
      </w:pPr>
      <w:hyperlink w:anchor="_Toc202537624" w:history="1">
        <w:r w:rsidR="00D84B4C" w:rsidRPr="00BB4830">
          <w:rPr>
            <w:rStyle w:val="ad"/>
          </w:rPr>
          <w:t>Таблица </w:t>
        </w:r>
        <w:r w:rsidR="00D84B4C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D84B4C" w:rsidRPr="00BB4830">
          <w:rPr>
            <w:rStyle w:val="ad"/>
          </w:rPr>
          <w:t>6 – Перечень показателей состояния лицевых счетов по операциям участников бюджетного процесса федерального уровня</w:t>
        </w:r>
        <w:r w:rsidR="00D84B4C">
          <w:rPr>
            <w:webHidden/>
          </w:rPr>
          <w:tab/>
        </w:r>
        <w:r w:rsidR="00D84B4C">
          <w:rPr>
            <w:webHidden/>
          </w:rPr>
          <w:fldChar w:fldCharType="begin"/>
        </w:r>
        <w:r w:rsidR="00D84B4C">
          <w:rPr>
            <w:webHidden/>
          </w:rPr>
          <w:instrText xml:space="preserve"> PAGEREF _Toc202537624 \h </w:instrText>
        </w:r>
        <w:r w:rsidR="00D84B4C">
          <w:rPr>
            <w:webHidden/>
          </w:rPr>
        </w:r>
        <w:r w:rsidR="00D84B4C">
          <w:rPr>
            <w:webHidden/>
          </w:rPr>
          <w:fldChar w:fldCharType="separate"/>
        </w:r>
        <w:r w:rsidR="00D84B4C">
          <w:rPr>
            <w:webHidden/>
          </w:rPr>
          <w:t>58</w:t>
        </w:r>
        <w:r w:rsidR="00D84B4C">
          <w:rPr>
            <w:webHidden/>
          </w:rPr>
          <w:fldChar w:fldCharType="end"/>
        </w:r>
      </w:hyperlink>
    </w:p>
    <w:p w14:paraId="36ABAEC9" w14:textId="7B294B5C" w:rsidR="00873EA9" w:rsidRPr="005C6BDA" w:rsidRDefault="007E6F58" w:rsidP="007F05AD">
      <w:pPr>
        <w:pStyle w:val="afff3"/>
      </w:pPr>
      <w:r w:rsidRPr="005C6BDA">
        <w:fldChar w:fldCharType="end"/>
      </w:r>
    </w:p>
    <w:p w14:paraId="735D1C20" w14:textId="77777777" w:rsidR="002C23DF" w:rsidRPr="008A60BF" w:rsidRDefault="002C23DF">
      <w:pPr>
        <w:pStyle w:val="GOSTReg"/>
      </w:pPr>
      <w:bookmarkStart w:id="9" w:name="_Toc532296331"/>
      <w:bookmarkStart w:id="10" w:name="_Toc121319580"/>
      <w:bookmarkStart w:id="11" w:name="_Toc202537604"/>
      <w:r w:rsidRPr="008A60BF">
        <w:lastRenderedPageBreak/>
        <w:t>Перечень рисунков</w:t>
      </w:r>
      <w:bookmarkEnd w:id="9"/>
      <w:bookmarkEnd w:id="10"/>
      <w:bookmarkEnd w:id="11"/>
    </w:p>
    <w:p w14:paraId="7DC161F8" w14:textId="77777777" w:rsidR="0049084F" w:rsidRPr="0068201B" w:rsidRDefault="0049084F">
      <w:pPr>
        <w:pStyle w:val="GOSTNormal"/>
      </w:pPr>
      <w:bookmarkStart w:id="12" w:name="_Toc532296332"/>
      <w:bookmarkStart w:id="13" w:name="_Toc121319581"/>
      <w:r w:rsidRPr="0068201B">
        <w:t>В рамках данного документа рисунки не приводятся.</w:t>
      </w:r>
    </w:p>
    <w:p w14:paraId="3DAFC20F" w14:textId="77777777" w:rsidR="002C23DF" w:rsidRPr="0068201B" w:rsidRDefault="002C23DF">
      <w:pPr>
        <w:pStyle w:val="GOSTReg"/>
      </w:pPr>
      <w:bookmarkStart w:id="14" w:name="_Toc202537605"/>
      <w:r w:rsidRPr="0068201B">
        <w:lastRenderedPageBreak/>
        <w:t>Перечень терминов и сокращений</w:t>
      </w:r>
      <w:bookmarkEnd w:id="12"/>
      <w:bookmarkEnd w:id="13"/>
      <w:bookmarkEnd w:id="14"/>
    </w:p>
    <w:p w14:paraId="1AB49012" w14:textId="46FF3BA3" w:rsidR="00233FA6" w:rsidRPr="000F44A2" w:rsidRDefault="00233FA6" w:rsidP="00EC5D5C">
      <w:pPr>
        <w:pStyle w:val="GOSTNormal"/>
      </w:pPr>
      <w:commentRangeStart w:id="15"/>
      <w:commentRangeStart w:id="16"/>
      <w:r w:rsidRPr="00995453">
        <w:t xml:space="preserve">Термины и сокращения, </w:t>
      </w:r>
      <w:commentRangeEnd w:id="15"/>
      <w:r w:rsidR="00DA2C23" w:rsidRPr="008A60BF">
        <w:rPr>
          <w:rStyle w:val="affa"/>
          <w:sz w:val="24"/>
          <w:szCs w:val="20"/>
        </w:rPr>
        <w:commentReference w:id="15"/>
      </w:r>
      <w:commentRangeEnd w:id="16"/>
      <w:r w:rsidR="0058170C" w:rsidRPr="008A60BF">
        <w:rPr>
          <w:rStyle w:val="affa"/>
          <w:sz w:val="24"/>
          <w:szCs w:val="20"/>
        </w:rPr>
        <w:commentReference w:id="16"/>
      </w:r>
      <w:r w:rsidRPr="008A60BF">
        <w:t>используемые в документе, приведены в</w:t>
      </w:r>
      <w:r w:rsidRPr="00B9499D">
        <w:t xml:space="preserve"> </w:t>
      </w:r>
      <w:r w:rsidR="008A60BF">
        <w:t xml:space="preserve">таблице </w:t>
      </w:r>
      <w:r w:rsidR="008A60BF">
        <w:fldChar w:fldCharType="begin"/>
      </w:r>
      <w:r w:rsidR="008A60BF">
        <w:instrText xml:space="preserve"> REF _Ref156229163 \h </w:instrText>
      </w:r>
      <w:r w:rsidR="008A60BF">
        <w:fldChar w:fldCharType="separate"/>
      </w:r>
      <w:r w:rsidR="00D84B4C">
        <w:rPr>
          <w:noProof/>
        </w:rPr>
        <w:t>1</w:t>
      </w:r>
      <w:r w:rsidR="008A60BF">
        <w:fldChar w:fldCharType="end"/>
      </w:r>
      <w:r w:rsidR="008A60BF">
        <w:t>.</w:t>
      </w:r>
    </w:p>
    <w:bookmarkStart w:id="17" w:name="_Toc150758397"/>
    <w:bookmarkStart w:id="18" w:name="_Toc154485450"/>
    <w:bookmarkStart w:id="19" w:name="_Toc182196514"/>
    <w:bookmarkEnd w:id="7"/>
    <w:p w14:paraId="16D88A9E" w14:textId="53E1EDAC" w:rsidR="008A60BF" w:rsidRDefault="008A60BF" w:rsidP="007F05AD">
      <w:pPr>
        <w:pStyle w:val="GOSTNameTable"/>
      </w:pPr>
      <w:r>
        <w:fldChar w:fldCharType="begin"/>
      </w:r>
      <w:r>
        <w:instrText xml:space="preserve"> SEQ Таблица \* ARABIC </w:instrText>
      </w:r>
      <w:r>
        <w:fldChar w:fldCharType="separate"/>
      </w:r>
      <w:bookmarkStart w:id="20" w:name="_Ref156229163"/>
      <w:bookmarkStart w:id="21" w:name="_Toc202537619"/>
      <w:r w:rsidR="00D84B4C">
        <w:rPr>
          <w:noProof/>
        </w:rPr>
        <w:t>1</w:t>
      </w:r>
      <w:bookmarkEnd w:id="20"/>
      <w:r>
        <w:fldChar w:fldCharType="end"/>
      </w:r>
      <w:r>
        <w:rPr>
          <w:lang w:val="en-US"/>
        </w:rPr>
        <w:t xml:space="preserve"> </w:t>
      </w:r>
      <w:r w:rsidR="00D84B4C">
        <w:t>–</w:t>
      </w:r>
      <w:r>
        <w:rPr>
          <w:lang w:val="en-US"/>
        </w:rPr>
        <w:t xml:space="preserve"> </w:t>
      </w:r>
      <w:r w:rsidRPr="00E10187">
        <w:rPr>
          <w:lang w:val="en-US"/>
        </w:rPr>
        <w:t>Список терминов и сокращений</w:t>
      </w:r>
      <w:bookmarkEnd w:id="21"/>
    </w:p>
    <w:tbl>
      <w:tblPr>
        <w:tblStyle w:val="GOSTTable"/>
        <w:tblW w:w="5000" w:type="pct"/>
        <w:tblLook w:val="07E0" w:firstRow="1" w:lastRow="1" w:firstColumn="1" w:lastColumn="1" w:noHBand="1" w:noVBand="1"/>
      </w:tblPr>
      <w:tblGrid>
        <w:gridCol w:w="2366"/>
        <w:gridCol w:w="7262"/>
      </w:tblGrid>
      <w:tr w:rsidR="0049084F" w:rsidRPr="000F44A2" w14:paraId="4BB42C32" w14:textId="77777777" w:rsidTr="002045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36"/>
        </w:trPr>
        <w:tc>
          <w:tcPr>
            <w:tcW w:w="2366" w:type="dxa"/>
          </w:tcPr>
          <w:p w14:paraId="40731790" w14:textId="77777777" w:rsidR="0049084F" w:rsidRPr="00637DDB" w:rsidRDefault="0049084F" w:rsidP="00B8628E">
            <w:pPr>
              <w:pStyle w:val="GOSTTableHead"/>
            </w:pPr>
            <w:r w:rsidRPr="000F44A2">
              <w:t>Термин или определение</w:t>
            </w:r>
          </w:p>
        </w:tc>
        <w:tc>
          <w:tcPr>
            <w:tcW w:w="7262" w:type="dxa"/>
          </w:tcPr>
          <w:p w14:paraId="1A5BB825" w14:textId="77777777" w:rsidR="0049084F" w:rsidRPr="00637DDB" w:rsidRDefault="0049084F" w:rsidP="00B8628E">
            <w:pPr>
              <w:pStyle w:val="GOSTTableHead"/>
            </w:pPr>
            <w:r w:rsidRPr="000F44A2">
              <w:t>Описание</w:t>
            </w:r>
          </w:p>
        </w:tc>
      </w:tr>
      <w:tr w:rsidR="0049084F" w:rsidRPr="000F44A2" w14:paraId="12F33FC7" w14:textId="77777777" w:rsidTr="0020454B">
        <w:tc>
          <w:tcPr>
            <w:tcW w:w="2366" w:type="dxa"/>
          </w:tcPr>
          <w:p w14:paraId="5A106250" w14:textId="77777777" w:rsidR="0049084F" w:rsidRPr="00637DDB" w:rsidRDefault="0049084F" w:rsidP="00B8628E">
            <w:pPr>
              <w:pStyle w:val="GOSTTablenorm"/>
              <w:rPr>
                <w:lang w:val="en-US"/>
              </w:rPr>
            </w:pPr>
            <w:r w:rsidRPr="001B0A49">
              <w:t>Datamart</w:t>
            </w:r>
          </w:p>
        </w:tc>
        <w:tc>
          <w:tcPr>
            <w:tcW w:w="7262" w:type="dxa"/>
          </w:tcPr>
          <w:p w14:paraId="41988356" w14:textId="77777777" w:rsidR="0049084F" w:rsidRPr="000F44A2" w:rsidRDefault="0049084F" w:rsidP="00B8628E">
            <w:pPr>
              <w:pStyle w:val="GOSTTablenorm"/>
            </w:pPr>
            <w:r>
              <w:t xml:space="preserve">Модуль предоставления отчетности </w:t>
            </w:r>
            <w:r w:rsidRPr="000F44A2">
              <w:t>системы SVAP</w:t>
            </w:r>
            <w:r>
              <w:t xml:space="preserve">, </w:t>
            </w:r>
            <w:r w:rsidRPr="4B108625">
              <w:t xml:space="preserve">предназначенный для предоставления </w:t>
            </w:r>
            <w:r>
              <w:t>ФП ГИИС ЭБ</w:t>
            </w:r>
            <w:r w:rsidRPr="4B108625">
              <w:t xml:space="preserve"> агрегированных данных в различных срезах (фильтрах, группировках)</w:t>
            </w:r>
          </w:p>
        </w:tc>
      </w:tr>
      <w:tr w:rsidR="0049084F" w:rsidRPr="000F44A2" w14:paraId="1A246110" w14:textId="77777777" w:rsidTr="0020454B">
        <w:tc>
          <w:tcPr>
            <w:tcW w:w="2366" w:type="dxa"/>
          </w:tcPr>
          <w:p w14:paraId="18E27E5A" w14:textId="77777777" w:rsidR="0049084F" w:rsidRPr="000F44A2" w:rsidRDefault="0049084F" w:rsidP="00B8628E">
            <w:pPr>
              <w:pStyle w:val="GOSTTablenorm"/>
            </w:pPr>
            <w:r w:rsidRPr="000F44A2">
              <w:t>JSON</w:t>
            </w:r>
          </w:p>
        </w:tc>
        <w:tc>
          <w:tcPr>
            <w:tcW w:w="7262" w:type="dxa"/>
          </w:tcPr>
          <w:p w14:paraId="4415F9FE" w14:textId="77777777" w:rsidR="0049084F" w:rsidRPr="000F44A2" w:rsidRDefault="0049084F" w:rsidP="00B8628E">
            <w:pPr>
              <w:pStyle w:val="GOSTTablenorm"/>
            </w:pPr>
            <w:r w:rsidRPr="000F44A2">
              <w:t>Текстовый формат обмена данными, основанный на JavaScript</w:t>
            </w:r>
          </w:p>
        </w:tc>
      </w:tr>
      <w:tr w:rsidR="0049084F" w:rsidRPr="000F44A2" w14:paraId="59D8E470" w14:textId="77777777" w:rsidTr="0020454B">
        <w:tc>
          <w:tcPr>
            <w:tcW w:w="2366" w:type="dxa"/>
          </w:tcPr>
          <w:p w14:paraId="00AC69D9" w14:textId="77777777" w:rsidR="0049084F" w:rsidRPr="000F44A2" w:rsidRDefault="0049084F" w:rsidP="00B8628E">
            <w:pPr>
              <w:pStyle w:val="GOSTTablenorm"/>
            </w:pPr>
            <w:r w:rsidRPr="000F44A2">
              <w:t>OLAP</w:t>
            </w:r>
          </w:p>
        </w:tc>
        <w:tc>
          <w:tcPr>
            <w:tcW w:w="7262" w:type="dxa"/>
          </w:tcPr>
          <w:p w14:paraId="716564CC" w14:textId="77777777" w:rsidR="0049084F" w:rsidRPr="000F44A2" w:rsidRDefault="0049084F" w:rsidP="00B8628E">
            <w:pPr>
              <w:pStyle w:val="GOSTTablenorm"/>
            </w:pPr>
            <w:r>
              <w:t>Модуль сбора отчетности</w:t>
            </w:r>
            <w:r w:rsidRPr="000F44A2">
              <w:t xml:space="preserve"> системы SVAP</w:t>
            </w:r>
            <w:r>
              <w:t>,</w:t>
            </w:r>
            <w:r w:rsidRPr="000F44A2">
              <w:t xml:space="preserve"> предназначенн</w:t>
            </w:r>
            <w:r>
              <w:t>ый</w:t>
            </w:r>
            <w:r w:rsidRPr="000F44A2">
              <w:t xml:space="preserve"> для </w:t>
            </w:r>
            <w:r>
              <w:t xml:space="preserve">сбора и </w:t>
            </w:r>
            <w:r w:rsidRPr="000F44A2">
              <w:t xml:space="preserve">пост-обработки сформированных и переданных из OLTP записей учета, </w:t>
            </w:r>
            <w:r>
              <w:t xml:space="preserve">в </w:t>
            </w:r>
            <w:r w:rsidRPr="000F44A2">
              <w:t>котор</w:t>
            </w:r>
            <w:r>
              <w:t>ом</w:t>
            </w:r>
            <w:r w:rsidRPr="000F44A2">
              <w:t xml:space="preserve"> осуществляет</w:t>
            </w:r>
            <w:r>
              <w:t>ся</w:t>
            </w:r>
            <w:r w:rsidRPr="000F44A2">
              <w:t xml:space="preserve"> дообогащение записей учета дополнительными </w:t>
            </w:r>
            <w:r w:rsidRPr="00C3644C">
              <w:t>аналитическими признаками</w:t>
            </w:r>
            <w:r w:rsidRPr="000F44A2">
              <w:t>, содержащи</w:t>
            </w:r>
            <w:r>
              <w:t>ми</w:t>
            </w:r>
            <w:r w:rsidRPr="000F44A2">
              <w:t xml:space="preserve">ся в запросах, и их агрегирование в необходимых разрезах для последующей передачи агрегированных данных в </w:t>
            </w:r>
            <w:r w:rsidRPr="001B0A49">
              <w:t>Datamart</w:t>
            </w:r>
          </w:p>
        </w:tc>
      </w:tr>
      <w:tr w:rsidR="0049084F" w:rsidRPr="000F44A2" w14:paraId="23301968" w14:textId="77777777" w:rsidTr="0020454B">
        <w:tc>
          <w:tcPr>
            <w:tcW w:w="2366" w:type="dxa"/>
          </w:tcPr>
          <w:p w14:paraId="70C08B81" w14:textId="77777777" w:rsidR="0049084F" w:rsidRPr="000F44A2" w:rsidRDefault="0049084F" w:rsidP="00B8628E">
            <w:pPr>
              <w:pStyle w:val="GOSTTablenorm"/>
            </w:pPr>
            <w:r w:rsidRPr="000F44A2">
              <w:t>OLTP</w:t>
            </w:r>
          </w:p>
        </w:tc>
        <w:tc>
          <w:tcPr>
            <w:tcW w:w="7262" w:type="dxa"/>
          </w:tcPr>
          <w:p w14:paraId="25B4C681" w14:textId="7A9CD811" w:rsidR="0049084F" w:rsidRPr="000F44A2" w:rsidRDefault="0049084F" w:rsidP="00B8628E">
            <w:pPr>
              <w:pStyle w:val="GOSTTablenorm"/>
            </w:pPr>
            <w:r>
              <w:t>Модуль учета</w:t>
            </w:r>
            <w:r w:rsidRPr="000F44A2">
              <w:t xml:space="preserve"> системы SVAP</w:t>
            </w:r>
            <w:r>
              <w:t>,</w:t>
            </w:r>
            <w:r w:rsidRPr="000F44A2">
              <w:t xml:space="preserve"> предназначенн</w:t>
            </w:r>
            <w:r>
              <w:t>ый</w:t>
            </w:r>
            <w:r w:rsidRPr="000F44A2">
              <w:t xml:space="preserve"> для обработки запросов, содержащих </w:t>
            </w:r>
            <w:r>
              <w:t xml:space="preserve">атрибуты </w:t>
            </w:r>
            <w:r w:rsidRPr="000F44A2">
              <w:t>документ</w:t>
            </w:r>
            <w:r>
              <w:t>ов</w:t>
            </w:r>
            <w:r w:rsidRPr="000F44A2">
              <w:t xml:space="preserve">, на подбор </w:t>
            </w:r>
            <w:r>
              <w:t xml:space="preserve">и формирование </w:t>
            </w:r>
            <w:r w:rsidRPr="000F44A2">
              <w:t>записей учета</w:t>
            </w:r>
            <w:r>
              <w:t xml:space="preserve"> по настроенным правилам и с осуществлением необходимых контролей</w:t>
            </w:r>
          </w:p>
        </w:tc>
      </w:tr>
      <w:tr w:rsidR="0049084F" w:rsidRPr="000F44A2" w14:paraId="0ABF37C4" w14:textId="77777777" w:rsidTr="0020454B">
        <w:tc>
          <w:tcPr>
            <w:tcW w:w="2366" w:type="dxa"/>
          </w:tcPr>
          <w:p w14:paraId="074B7CC2" w14:textId="77777777" w:rsidR="0049084F" w:rsidRPr="000F44A2" w:rsidRDefault="0049084F" w:rsidP="00B8628E">
            <w:pPr>
              <w:pStyle w:val="GOSTTablenorm"/>
            </w:pPr>
            <w:r w:rsidRPr="000F44A2">
              <w:t>SVAP</w:t>
            </w:r>
          </w:p>
        </w:tc>
        <w:tc>
          <w:tcPr>
            <w:tcW w:w="7262" w:type="dxa"/>
          </w:tcPr>
          <w:p w14:paraId="75FDC703" w14:textId="77777777" w:rsidR="0049084F" w:rsidRDefault="0049084F" w:rsidP="00B8628E">
            <w:pPr>
              <w:pStyle w:val="GOSTTablenorm"/>
            </w:pPr>
            <w:r w:rsidRPr="000F44A2">
              <w:t xml:space="preserve">SmartVista Accounting Platform – расчетно-финансовая платформа для аналитического и бухгалтерского учета финансово-денежных операций, построенная на базе продуктов семейства SmartVista </w:t>
            </w:r>
            <w:r w:rsidRPr="00637DDB">
              <w:t>и</w:t>
            </w:r>
            <w:r w:rsidRPr="000F44A2">
              <w:t xml:space="preserve"> состоящая из </w:t>
            </w:r>
            <w:r>
              <w:rPr>
                <w:lang w:val="en-US"/>
              </w:rPr>
              <w:t>SVBO</w:t>
            </w:r>
            <w:r w:rsidRPr="00421681">
              <w:t xml:space="preserve"> </w:t>
            </w:r>
            <w:r>
              <w:t xml:space="preserve">и </w:t>
            </w:r>
            <w:r>
              <w:rPr>
                <w:lang w:val="en-US"/>
              </w:rPr>
              <w:t>SVIP</w:t>
            </w:r>
            <w:r>
              <w:t xml:space="preserve"> компонентов:</w:t>
            </w:r>
          </w:p>
          <w:p w14:paraId="23C8A232" w14:textId="77777777" w:rsidR="0049084F" w:rsidRDefault="0049084F" w:rsidP="007F05AD">
            <w:pPr>
              <w:pStyle w:val="GOSTTableListMark1"/>
            </w:pPr>
            <w:r>
              <w:t>«Смарт Виста Бэк Офис Рус» Модуль «Смарт Виста подсистемы учета и отчетности системы»;</w:t>
            </w:r>
          </w:p>
          <w:p w14:paraId="6303256A" w14:textId="77777777" w:rsidR="0049084F" w:rsidRPr="00637DDB" w:rsidRDefault="0049084F" w:rsidP="007F05AD">
            <w:pPr>
              <w:pStyle w:val="GOSTTableListMark1"/>
            </w:pPr>
            <w:r>
              <w:t>«Смарт Виста Фронт Энд Рус» Модуль «Смарт Виста Интеграционная Платформа»</w:t>
            </w:r>
          </w:p>
        </w:tc>
      </w:tr>
      <w:tr w:rsidR="0049084F" w:rsidRPr="000F44A2" w14:paraId="3E213286" w14:textId="77777777" w:rsidTr="0020454B">
        <w:tc>
          <w:tcPr>
            <w:tcW w:w="2366" w:type="dxa"/>
          </w:tcPr>
          <w:p w14:paraId="64CB0F07" w14:textId="77777777" w:rsidR="0049084F" w:rsidRPr="000F44A2" w:rsidRDefault="0049084F" w:rsidP="00B8628E">
            <w:pPr>
              <w:pStyle w:val="GOSTTablenorm"/>
            </w:pPr>
            <w:r w:rsidRPr="000F44A2">
              <w:t>SVBO</w:t>
            </w:r>
          </w:p>
        </w:tc>
        <w:tc>
          <w:tcPr>
            <w:tcW w:w="7262" w:type="dxa"/>
          </w:tcPr>
          <w:p w14:paraId="5D0C5B8E" w14:textId="31AD3AC3" w:rsidR="0049084F" w:rsidRPr="00637DDB" w:rsidRDefault="0049084F" w:rsidP="00B8628E">
            <w:pPr>
              <w:pStyle w:val="GOSTTablenorm"/>
            </w:pPr>
            <w:r w:rsidRPr="000F44A2">
              <w:t>SmartVista Back Office</w:t>
            </w:r>
            <w:r>
              <w:t xml:space="preserve"> </w:t>
            </w:r>
            <w:r w:rsidR="00D84B4C">
              <w:t>–</w:t>
            </w:r>
            <w:r w:rsidRPr="000F44A2">
              <w:t xml:space="preserve"> </w:t>
            </w:r>
            <w:r>
              <w:t>«Смарт Виста Бэк Офис Рус» Модуль «Смарт Виста подсистемы учета и отчетности системы». К</w:t>
            </w:r>
            <w:r w:rsidRPr="000F44A2">
              <w:t>омпонент SVAP, отвечающий за финансовую часть – подбор записей учета, агрегирование и суммирование данных</w:t>
            </w:r>
            <w:r w:rsidRPr="00421681">
              <w:t xml:space="preserve">. </w:t>
            </w:r>
            <w:r w:rsidRPr="00637DDB">
              <w:t xml:space="preserve">Состоит из OLTP, OLAP, </w:t>
            </w:r>
            <w:r w:rsidRPr="00637DDB">
              <w:rPr>
                <w:lang w:val="en-US"/>
              </w:rPr>
              <w:t>Datamart</w:t>
            </w:r>
            <w:r w:rsidRPr="00637DDB">
              <w:t xml:space="preserve"> модулей</w:t>
            </w:r>
          </w:p>
        </w:tc>
      </w:tr>
      <w:tr w:rsidR="0049084F" w:rsidRPr="000F44A2" w14:paraId="5CD81B68" w14:textId="77777777" w:rsidTr="0020454B">
        <w:tc>
          <w:tcPr>
            <w:tcW w:w="2366" w:type="dxa"/>
          </w:tcPr>
          <w:p w14:paraId="1A9C13A7" w14:textId="77777777" w:rsidR="0049084F" w:rsidRPr="000F44A2" w:rsidRDefault="0049084F" w:rsidP="00B8628E">
            <w:pPr>
              <w:pStyle w:val="GOSTTablenorm"/>
            </w:pPr>
            <w:r w:rsidRPr="000F44A2">
              <w:t>SVIP</w:t>
            </w:r>
          </w:p>
        </w:tc>
        <w:tc>
          <w:tcPr>
            <w:tcW w:w="7262" w:type="dxa"/>
          </w:tcPr>
          <w:p w14:paraId="70AAA064" w14:textId="6115AE38" w:rsidR="0049084F" w:rsidRPr="000F44A2" w:rsidRDefault="0049084F" w:rsidP="00B8628E">
            <w:pPr>
              <w:pStyle w:val="GOSTTablenorm"/>
            </w:pPr>
            <w:r w:rsidRPr="000F44A2">
              <w:t>SmartVista Integration Platform</w:t>
            </w:r>
            <w:r>
              <w:t xml:space="preserve"> </w:t>
            </w:r>
            <w:r w:rsidR="00D84B4C">
              <w:t>–</w:t>
            </w:r>
            <w:r w:rsidRPr="000F44A2">
              <w:t xml:space="preserve"> </w:t>
            </w:r>
            <w:r w:rsidRPr="00637DDB">
              <w:t>«Смарт Виста Фронт Энд Рус» Модуль «Смарт Виста Интеграционная Платформа».</w:t>
            </w:r>
            <w:r>
              <w:t xml:space="preserve"> К</w:t>
            </w:r>
            <w:r w:rsidRPr="000F44A2">
              <w:t>омпонент SVAP, отвечающий за интеграционную часть – взаимодействие с функциональными подсистемами ГИИС «Электронный бюджет»</w:t>
            </w:r>
          </w:p>
        </w:tc>
      </w:tr>
      <w:tr w:rsidR="0049084F" w:rsidRPr="000F44A2" w14:paraId="508D0F36" w14:textId="77777777" w:rsidTr="0020454B">
        <w:tc>
          <w:tcPr>
            <w:tcW w:w="2366" w:type="dxa"/>
          </w:tcPr>
          <w:p w14:paraId="11D1B333" w14:textId="77777777" w:rsidR="0049084F" w:rsidRPr="000F44A2" w:rsidRDefault="0049084F" w:rsidP="00B8628E">
            <w:pPr>
              <w:pStyle w:val="GOSTTablenorm"/>
            </w:pPr>
            <w:r w:rsidRPr="00E95569">
              <w:t>Аналитические признаки, входящие в структуру номера счета</w:t>
            </w:r>
          </w:p>
        </w:tc>
        <w:tc>
          <w:tcPr>
            <w:tcW w:w="7262" w:type="dxa"/>
          </w:tcPr>
          <w:p w14:paraId="34D45351" w14:textId="6E1A0E57" w:rsidR="0049084F" w:rsidRPr="000F44A2" w:rsidRDefault="0049084F" w:rsidP="00B8628E">
            <w:pPr>
              <w:pStyle w:val="GOSTTablenorm"/>
            </w:pPr>
            <w:r>
              <w:t xml:space="preserve">Группа </w:t>
            </w:r>
            <w:r w:rsidRPr="00E95569">
              <w:t>аналитически</w:t>
            </w:r>
            <w:r>
              <w:t>х</w:t>
            </w:r>
            <w:r w:rsidRPr="00E95569">
              <w:t xml:space="preserve"> признак</w:t>
            </w:r>
            <w:r>
              <w:t>ов</w:t>
            </w:r>
            <w:r w:rsidRPr="00E95569">
              <w:t>, включенны</w:t>
            </w:r>
            <w:r>
              <w:t>х</w:t>
            </w:r>
            <w:r w:rsidRPr="00E95569">
              <w:t xml:space="preserve"> в шаб</w:t>
            </w:r>
            <w:r>
              <w:t>лон счета согласно справочнику «Шаблоны счетов»</w:t>
            </w:r>
            <w:r w:rsidRPr="00E95569">
              <w:t xml:space="preserve"> в SVAP. В разрезе </w:t>
            </w:r>
            <w:r>
              <w:t xml:space="preserve">таких </w:t>
            </w:r>
            <w:r w:rsidRPr="00E95569">
              <w:t>аналитических признаков в SVAP осуществляется предварительное агрегирование данных</w:t>
            </w:r>
            <w:r>
              <w:t>,</w:t>
            </w:r>
            <w:r w:rsidRPr="00E95569">
              <w:t xml:space="preserve"> контроль доступного остатка средств, расчет балансов (оборотов и остатков по счетам). Аналитические признаки этой группы могут задаваться в качестве параметров отбора и параметров отображения данных </w:t>
            </w:r>
            <w:r>
              <w:t xml:space="preserve">в запросах на сбор учетных данных </w:t>
            </w:r>
            <w:r w:rsidRPr="00E95569">
              <w:t>при отборе по счетам (по комбинации аналитических признаков) и по записям учета</w:t>
            </w:r>
          </w:p>
        </w:tc>
      </w:tr>
      <w:tr w:rsidR="0049084F" w:rsidRPr="000F44A2" w14:paraId="228C07F4" w14:textId="77777777" w:rsidTr="0020454B">
        <w:tc>
          <w:tcPr>
            <w:tcW w:w="2366" w:type="dxa"/>
          </w:tcPr>
          <w:p w14:paraId="4E8D5AB7" w14:textId="77777777" w:rsidR="0049084F" w:rsidRPr="00E95569" w:rsidRDefault="0049084F" w:rsidP="00B8628E">
            <w:pPr>
              <w:pStyle w:val="GOSTTablenorm"/>
            </w:pPr>
            <w:r w:rsidRPr="0014700E">
              <w:lastRenderedPageBreak/>
              <w:t>Аналитические признаки, участвующие в расчете балансов</w:t>
            </w:r>
          </w:p>
        </w:tc>
        <w:tc>
          <w:tcPr>
            <w:tcW w:w="7262" w:type="dxa"/>
          </w:tcPr>
          <w:p w14:paraId="1FDDFEFE" w14:textId="77777777" w:rsidR="0049084F" w:rsidRDefault="0049084F" w:rsidP="00B8628E">
            <w:pPr>
              <w:pStyle w:val="GOSTTablenorm"/>
            </w:pPr>
            <w:r>
              <w:t xml:space="preserve">Группа аналитических признаков, имеющих «Признак использования при расчете балансов» в справочнике «Аналитические признаки» в </w:t>
            </w:r>
            <w:r>
              <w:rPr>
                <w:lang w:val="en-US"/>
              </w:rPr>
              <w:t>SVAP</w:t>
            </w:r>
            <w:r>
              <w:t xml:space="preserve">, Представляет собой объединение множеств </w:t>
            </w:r>
            <w:r w:rsidRPr="0014700E">
              <w:t>аналитически</w:t>
            </w:r>
            <w:r>
              <w:t>х</w:t>
            </w:r>
            <w:r w:rsidRPr="0014700E">
              <w:t xml:space="preserve"> признак</w:t>
            </w:r>
            <w:r>
              <w:t>ов</w:t>
            </w:r>
            <w:r w:rsidRPr="0014700E">
              <w:t xml:space="preserve">, </w:t>
            </w:r>
            <w:r w:rsidRPr="00E95569">
              <w:t>входящи</w:t>
            </w:r>
            <w:r>
              <w:t>х</w:t>
            </w:r>
            <w:r w:rsidRPr="00E95569">
              <w:t xml:space="preserve"> в структуру номера счета</w:t>
            </w:r>
            <w:r>
              <w:t>, и д</w:t>
            </w:r>
            <w:r w:rsidRPr="00E95569">
              <w:t>ополнительны</w:t>
            </w:r>
            <w:r>
              <w:t>х</w:t>
            </w:r>
            <w:r w:rsidRPr="00E95569">
              <w:t xml:space="preserve"> аналитически</w:t>
            </w:r>
            <w:r>
              <w:t>х</w:t>
            </w:r>
            <w:r w:rsidRPr="00E95569">
              <w:t xml:space="preserve"> признак</w:t>
            </w:r>
            <w:r>
              <w:t>ов</w:t>
            </w:r>
            <w:r w:rsidRPr="00E95569">
              <w:t>, не входящи</w:t>
            </w:r>
            <w:r>
              <w:t>х</w:t>
            </w:r>
            <w:r w:rsidRPr="00E95569">
              <w:t xml:space="preserve"> в структуру номера счета, которыми обогащается счет</w:t>
            </w:r>
          </w:p>
        </w:tc>
      </w:tr>
      <w:tr w:rsidR="0049084F" w:rsidRPr="000F44A2" w14:paraId="249FE790" w14:textId="77777777" w:rsidTr="0020454B">
        <w:tc>
          <w:tcPr>
            <w:tcW w:w="2366" w:type="dxa"/>
          </w:tcPr>
          <w:p w14:paraId="7119DF86" w14:textId="77777777" w:rsidR="0049084F" w:rsidRPr="000F44A2" w:rsidRDefault="0049084F" w:rsidP="00B8628E">
            <w:pPr>
              <w:pStyle w:val="GOSTTablenorm"/>
            </w:pPr>
            <w:r w:rsidRPr="00637DDB">
              <w:t>Аналитические признаки</w:t>
            </w:r>
            <w:r>
              <w:t>,</w:t>
            </w:r>
            <w:r w:rsidRPr="00637DDB">
              <w:t xml:space="preserve"> не участвующие в расчете балансов (свойства</w:t>
            </w:r>
            <w:r>
              <w:t xml:space="preserve"> записи учета</w:t>
            </w:r>
            <w:r w:rsidRPr="00637DDB">
              <w:t>)</w:t>
            </w:r>
          </w:p>
        </w:tc>
        <w:tc>
          <w:tcPr>
            <w:tcW w:w="7262" w:type="dxa"/>
          </w:tcPr>
          <w:p w14:paraId="08A10740" w14:textId="77777777" w:rsidR="0049084F" w:rsidRPr="000F44A2" w:rsidRDefault="0049084F" w:rsidP="00B8628E">
            <w:pPr>
              <w:pStyle w:val="GOSTTablenorm"/>
            </w:pPr>
            <w:r>
              <w:t xml:space="preserve">Группа аналитических признаков, не имеющих «Признака использования при расчете балансов» в справочнике «Аналитические признаки» в </w:t>
            </w:r>
            <w:r>
              <w:rPr>
                <w:lang w:val="en-US"/>
              </w:rPr>
              <w:t>SVAP</w:t>
            </w:r>
            <w:r>
              <w:t xml:space="preserve">, В разрезе таких аналитических признаков в </w:t>
            </w:r>
            <w:r>
              <w:rPr>
                <w:lang w:val="en-US"/>
              </w:rPr>
              <w:t>SVAP</w:t>
            </w:r>
            <w:r w:rsidRPr="00637DDB">
              <w:t xml:space="preserve"> </w:t>
            </w:r>
            <w:r>
              <w:t>не</w:t>
            </w:r>
            <w:r w:rsidRPr="00637DDB">
              <w:t xml:space="preserve"> осуществляет</w:t>
            </w:r>
            <w:r>
              <w:t>ся</w:t>
            </w:r>
            <w:r w:rsidRPr="00637DDB">
              <w:t xml:space="preserve"> предварительное агрегирование данных</w:t>
            </w:r>
            <w:r>
              <w:t xml:space="preserve">, </w:t>
            </w:r>
            <w:r w:rsidRPr="00E95569">
              <w:t>расчет балансов (оборотов и остатков по счетам)</w:t>
            </w:r>
            <w:r>
              <w:t>,</w:t>
            </w:r>
            <w:r w:rsidRPr="00637DDB">
              <w:t xml:space="preserve"> </w:t>
            </w:r>
            <w:r w:rsidRPr="00E95569">
              <w:t>контроль доступного остатка средств</w:t>
            </w:r>
            <w:r>
              <w:t>. Они</w:t>
            </w:r>
            <w:r w:rsidRPr="00637DDB">
              <w:t xml:space="preserve"> не могут быть включены в </w:t>
            </w:r>
            <w:r>
              <w:t>шаблон</w:t>
            </w:r>
            <w:r w:rsidRPr="00637DDB">
              <w:t xml:space="preserve"> номера счета.</w:t>
            </w:r>
            <w:r>
              <w:t xml:space="preserve"> </w:t>
            </w:r>
            <w:r w:rsidRPr="00E95569">
              <w:t xml:space="preserve">Аналитические признаки этой группы могут задаваться в качестве параметров отбора и параметров отображения данных </w:t>
            </w:r>
            <w:r>
              <w:t xml:space="preserve">в запросах на сбор учетных данных </w:t>
            </w:r>
            <w:r w:rsidRPr="00E95569">
              <w:t>при отборе по записям учета</w:t>
            </w:r>
          </w:p>
        </w:tc>
      </w:tr>
      <w:tr w:rsidR="0049084F" w:rsidRPr="000F44A2" w14:paraId="4C02AC2C" w14:textId="77777777" w:rsidTr="0020454B">
        <w:tc>
          <w:tcPr>
            <w:tcW w:w="2366" w:type="dxa"/>
          </w:tcPr>
          <w:p w14:paraId="25833377" w14:textId="77777777" w:rsidR="0049084F" w:rsidRPr="00637DDB" w:rsidRDefault="0049084F" w:rsidP="00B8628E">
            <w:pPr>
              <w:pStyle w:val="GOSTTablenorm"/>
            </w:pPr>
            <w:r w:rsidRPr="00DA53AC">
              <w:t>Аналитические признаки, зарегистрированные в SVAP</w:t>
            </w:r>
          </w:p>
        </w:tc>
        <w:tc>
          <w:tcPr>
            <w:tcW w:w="7262" w:type="dxa"/>
          </w:tcPr>
          <w:p w14:paraId="355A1FE4" w14:textId="77777777" w:rsidR="0049084F" w:rsidRDefault="0049084F" w:rsidP="00B8628E">
            <w:pPr>
              <w:pStyle w:val="GOSTTablenorm"/>
            </w:pPr>
            <w:r>
              <w:t xml:space="preserve">Все аналитические признаки, настроенные в справочнике «Аналитические признаки» в </w:t>
            </w:r>
            <w:r>
              <w:rPr>
                <w:lang w:val="en-US"/>
              </w:rPr>
              <w:t>SVAP</w:t>
            </w:r>
            <w:r>
              <w:t>. Включают следующие группы аналитических признаков:</w:t>
            </w:r>
          </w:p>
          <w:p w14:paraId="5D86487D" w14:textId="77777777" w:rsidR="0049084F" w:rsidRPr="0068201B" w:rsidRDefault="0049084F" w:rsidP="008A60BF">
            <w:pPr>
              <w:pStyle w:val="GOSTTableListMark1"/>
            </w:pPr>
            <w:r w:rsidRPr="008A60BF">
              <w:t>Аналитические признаки, входящие в структуру номера счета</w:t>
            </w:r>
            <w:r w:rsidRPr="0068201B">
              <w:t>;</w:t>
            </w:r>
          </w:p>
          <w:p w14:paraId="0397DB60" w14:textId="77777777" w:rsidR="0049084F" w:rsidRPr="008A60BF" w:rsidRDefault="0049084F" w:rsidP="0068201B">
            <w:pPr>
              <w:pStyle w:val="GOSTTableListMark1"/>
            </w:pPr>
            <w:r w:rsidRPr="008A60BF">
              <w:t>Дополнительные аналитические признаки, не входящие в структуру номера счета, которыми обогащается счет;</w:t>
            </w:r>
          </w:p>
          <w:p w14:paraId="73C79DEE" w14:textId="77777777" w:rsidR="0049084F" w:rsidRPr="00504278" w:rsidRDefault="0049084F">
            <w:pPr>
              <w:pStyle w:val="GOSTTableListMark1"/>
            </w:pPr>
            <w:r w:rsidRPr="008A60BF">
              <w:t>Аналитические признаки, не участвующие в расчете балансов (свойства записи учета)</w:t>
            </w:r>
          </w:p>
        </w:tc>
      </w:tr>
      <w:tr w:rsidR="0049084F" w:rsidRPr="003379FC" w14:paraId="202CA389" w14:textId="77777777" w:rsidTr="0020454B">
        <w:tc>
          <w:tcPr>
            <w:tcW w:w="2366" w:type="dxa"/>
          </w:tcPr>
          <w:p w14:paraId="1D93DF71" w14:textId="77777777" w:rsidR="0049084F" w:rsidRPr="000F44A2" w:rsidRDefault="0049084F" w:rsidP="00B8628E">
            <w:pPr>
              <w:pStyle w:val="GOSTTablenorm"/>
            </w:pPr>
            <w:r>
              <w:t>ГИИС «Электронный бюджет»</w:t>
            </w:r>
          </w:p>
        </w:tc>
        <w:tc>
          <w:tcPr>
            <w:tcW w:w="7262" w:type="dxa"/>
          </w:tcPr>
          <w:p w14:paraId="4CEFA227" w14:textId="77777777" w:rsidR="0049084F" w:rsidRPr="000F44A2" w:rsidRDefault="0049084F" w:rsidP="00B8628E">
            <w:pPr>
              <w:pStyle w:val="GOSTTablenorm"/>
            </w:pPr>
            <w:r>
              <w:t>Государственная интегрированная информационная система «Электронный бюджет»</w:t>
            </w:r>
          </w:p>
        </w:tc>
      </w:tr>
      <w:tr w:rsidR="0049084F" w:rsidRPr="003379FC" w14:paraId="4DADE762" w14:textId="77777777" w:rsidTr="0020454B">
        <w:tc>
          <w:tcPr>
            <w:tcW w:w="2366" w:type="dxa"/>
          </w:tcPr>
          <w:p w14:paraId="6B8A91CA" w14:textId="77777777" w:rsidR="0049084F" w:rsidRPr="0049084F" w:rsidRDefault="0049084F" w:rsidP="00B8628E">
            <w:pPr>
              <w:pStyle w:val="GOSTTablenorm"/>
            </w:pPr>
            <w:r w:rsidRPr="0049084F">
              <w:t>Дополнительные аналитические признаки, не входящие в структуру номера счета, которыми обогащается счет</w:t>
            </w:r>
          </w:p>
        </w:tc>
        <w:tc>
          <w:tcPr>
            <w:tcW w:w="7262" w:type="dxa"/>
          </w:tcPr>
          <w:p w14:paraId="3E07D61D" w14:textId="77777777" w:rsidR="0049084F" w:rsidRPr="0049084F" w:rsidRDefault="0049084F" w:rsidP="00B8628E">
            <w:pPr>
              <w:pStyle w:val="GOSTTablenorm"/>
            </w:pPr>
            <w:r w:rsidRPr="0049084F">
              <w:t xml:space="preserve">Группа аналитических признаков, имеющих «Признак использования при расчете балансов» в справочнике «Аналитические признаки» в </w:t>
            </w:r>
            <w:r w:rsidRPr="0049084F">
              <w:rPr>
                <w:lang w:val="en-US"/>
              </w:rPr>
              <w:t>SVAP</w:t>
            </w:r>
            <w:r w:rsidRPr="0049084F">
              <w:t>, но не включенных в шаблон счета согласно справочнику «Шаблоны счетов» в SVAP. В разрезе таких аналитических признаков осуществляется предварительное агрегирование данных, расчет балансов (оборотов и остатков по счетам), в контроле доступного остатка средств не участвуют. Аналитические признаки этой группы могут задаваться в качестве параметров отбора и параметров отображения данных в запросах на сбор учетных данных при отборе по счетам (по комбинации аналитических признаков) и по записям учета</w:t>
            </w:r>
          </w:p>
        </w:tc>
      </w:tr>
      <w:tr w:rsidR="0049084F" w:rsidRPr="003379FC" w14:paraId="51B85524" w14:textId="77777777" w:rsidTr="0020454B">
        <w:tc>
          <w:tcPr>
            <w:tcW w:w="2366" w:type="dxa"/>
          </w:tcPr>
          <w:p w14:paraId="23927411" w14:textId="77777777" w:rsidR="0049084F" w:rsidRPr="0049084F" w:rsidRDefault="0049084F" w:rsidP="00B8628E">
            <w:pPr>
              <w:pStyle w:val="GOSTTablenorm"/>
            </w:pPr>
            <w:r w:rsidRPr="0049084F">
              <w:t>Запрос на сбор учетных данных</w:t>
            </w:r>
          </w:p>
        </w:tc>
        <w:tc>
          <w:tcPr>
            <w:tcW w:w="7262" w:type="dxa"/>
          </w:tcPr>
          <w:p w14:paraId="447B855F" w14:textId="77777777" w:rsidR="0049084F" w:rsidRPr="0049084F" w:rsidRDefault="0049084F" w:rsidP="00B8628E">
            <w:pPr>
              <w:pStyle w:val="GOSTTablenorm"/>
            </w:pPr>
            <w:r w:rsidRPr="0049084F">
              <w:t>Запросы, используемые для получения информации об отраженных в учете операциях, об остатках на начало отчетного периода, оборотах за отчетный период и остатках на конец отчетного периода по счетам учета или по комбинациям аналитических признаков, зарегистрированных в SVAP, в т.ч. в разрезе корреспонденции счетов и/или реквизитов первичных документов</w:t>
            </w:r>
          </w:p>
        </w:tc>
      </w:tr>
      <w:tr w:rsidR="0049084F" w:rsidRPr="000F44A2" w14:paraId="0FDDDA81" w14:textId="77777777" w:rsidTr="0020454B">
        <w:tc>
          <w:tcPr>
            <w:tcW w:w="2366" w:type="dxa"/>
          </w:tcPr>
          <w:p w14:paraId="47097682" w14:textId="77777777" w:rsidR="0049084F" w:rsidRPr="0049084F" w:rsidRDefault="0049084F" w:rsidP="00B8628E">
            <w:pPr>
              <w:pStyle w:val="GOSTTablenorm"/>
            </w:pPr>
            <w:r w:rsidRPr="0049084F">
              <w:t>ЛС, л/с</w:t>
            </w:r>
          </w:p>
        </w:tc>
        <w:tc>
          <w:tcPr>
            <w:tcW w:w="7262" w:type="dxa"/>
          </w:tcPr>
          <w:p w14:paraId="5114390F" w14:textId="77777777" w:rsidR="0049084F" w:rsidRPr="0049084F" w:rsidRDefault="0049084F" w:rsidP="00B8628E">
            <w:pPr>
              <w:pStyle w:val="GOSTTablenorm"/>
            </w:pPr>
            <w:r w:rsidRPr="0049084F">
              <w:t>Лицевой счет</w:t>
            </w:r>
          </w:p>
        </w:tc>
      </w:tr>
      <w:tr w:rsidR="0020454B" w:rsidRPr="000F44A2" w14:paraId="7E058BC2" w14:textId="77777777" w:rsidTr="0020454B">
        <w:tc>
          <w:tcPr>
            <w:tcW w:w="2366" w:type="dxa"/>
          </w:tcPr>
          <w:p w14:paraId="0A67D513" w14:textId="653F97BC" w:rsidR="0020454B" w:rsidRPr="0049084F" w:rsidRDefault="0020454B" w:rsidP="0020454B">
            <w:pPr>
              <w:pStyle w:val="GOSTTablenorm"/>
            </w:pPr>
            <w:r>
              <w:t>л/с с кодом 01</w:t>
            </w:r>
          </w:p>
        </w:tc>
        <w:tc>
          <w:tcPr>
            <w:tcW w:w="7262" w:type="dxa"/>
          </w:tcPr>
          <w:p w14:paraId="4C65F219" w14:textId="53ACECF9" w:rsidR="0020454B" w:rsidRPr="0049084F" w:rsidRDefault="0020454B" w:rsidP="0020454B">
            <w:pPr>
              <w:pStyle w:val="GOSTTablenorm"/>
            </w:pPr>
            <w:r w:rsidRPr="00376A4F">
              <w:t>Лицевой счет главного распорядителя (распорядителя) бюджетных средств, открытый территориальным органом Федерального казначейства и предназначенный для отражения операций главного распорядителя, распорядителя бюджетных средств по распределению бюджетных ассигнований, лимитов бюджетных обязательств, предельных объемов финансирования по подведомственным распорядителям и получателям бюджетных средств</w:t>
            </w:r>
          </w:p>
        </w:tc>
      </w:tr>
      <w:tr w:rsidR="0020454B" w:rsidRPr="000F44A2" w14:paraId="3570144E" w14:textId="77777777" w:rsidTr="0020454B">
        <w:tc>
          <w:tcPr>
            <w:tcW w:w="2366" w:type="dxa"/>
          </w:tcPr>
          <w:p w14:paraId="2A24C228" w14:textId="2C0BF8F4" w:rsidR="0020454B" w:rsidRPr="0049084F" w:rsidRDefault="0020454B" w:rsidP="0020454B">
            <w:pPr>
              <w:pStyle w:val="GOSTTablenorm"/>
            </w:pPr>
            <w:r>
              <w:lastRenderedPageBreak/>
              <w:t>л/с с кодом 03</w:t>
            </w:r>
          </w:p>
        </w:tc>
        <w:tc>
          <w:tcPr>
            <w:tcW w:w="7262" w:type="dxa"/>
          </w:tcPr>
          <w:p w14:paraId="5F39549E" w14:textId="625A8314" w:rsidR="0020454B" w:rsidRPr="0049084F" w:rsidRDefault="0020454B" w:rsidP="0020454B">
            <w:pPr>
              <w:pStyle w:val="GOSTTablenorm"/>
            </w:pPr>
            <w:r w:rsidRPr="00D02561">
              <w:t>Лицевой счет, открытый получателю бюджетных средств в органе Федерального казначейства и предназначенный для учета бюджетных данных, отражения операций по распределению лимитов бюджетных обязательств по кодам классификации расходов бюджетов в пределах доведенных лимитов бюджетных обязательств (при наличии соответствующих полномочий у получателя бюджетных средств); для учета принятых бюджетных обязательств и оплаты денежных обязательств, осуществления бюд</w:t>
            </w:r>
            <w:r w:rsidRPr="00501CC5">
              <w:t>жетных операций за счет средств бюджета (в том числе в иностранной валюте и (или) источника дополнительного бюджетного финансирования)</w:t>
            </w:r>
          </w:p>
        </w:tc>
      </w:tr>
      <w:tr w:rsidR="0049084F" w:rsidRPr="00F56C5A" w14:paraId="0741241A" w14:textId="77777777" w:rsidTr="0020454B">
        <w:tc>
          <w:tcPr>
            <w:tcW w:w="2366" w:type="dxa"/>
          </w:tcPr>
          <w:p w14:paraId="4D144979" w14:textId="77777777" w:rsidR="0049084F" w:rsidRPr="0049084F" w:rsidRDefault="0049084F" w:rsidP="00B8628E">
            <w:pPr>
              <w:pStyle w:val="GOSTTablenorm"/>
            </w:pPr>
            <w:r w:rsidRPr="0049084F">
              <w:t>л/с с кодом 05</w:t>
            </w:r>
          </w:p>
        </w:tc>
        <w:tc>
          <w:tcPr>
            <w:tcW w:w="7262" w:type="dxa"/>
          </w:tcPr>
          <w:p w14:paraId="1E539328" w14:textId="77777777" w:rsidR="0049084F" w:rsidRPr="0049084F" w:rsidRDefault="0049084F" w:rsidP="00B8628E">
            <w:pPr>
              <w:pStyle w:val="GOSTTablenorm"/>
            </w:pPr>
            <w:r w:rsidRPr="0049084F">
              <w:t>Лицевой счет для учета операций со средствами, поступающими во временное распоряжение получателя бюджетных средств, открытый территориальным органом Федерального казначейства и предназначенный для отражения операций получателя бюджетных средств со средствами, поступающими в соответствии с законодательными и иными нормативными правовыми актами Российской Федерации, законодательными и иными нормативными правовыми актами субъектов Российской Федерации и муниципальными правовыми актами, в соответствии с заключенным Соглашением об осуществлении операций со средствами, поступающими во временное распоряжение получателя бюджетных средств, а также подразделения судебных приставов</w:t>
            </w:r>
          </w:p>
        </w:tc>
      </w:tr>
      <w:tr w:rsidR="0020454B" w:rsidRPr="00F56C5A" w14:paraId="4B507290" w14:textId="77777777" w:rsidTr="0020454B">
        <w:tc>
          <w:tcPr>
            <w:tcW w:w="2366" w:type="dxa"/>
          </w:tcPr>
          <w:p w14:paraId="573BF181" w14:textId="2B4AC3C5" w:rsidR="0020454B" w:rsidRPr="0049084F" w:rsidRDefault="0020454B" w:rsidP="0020454B">
            <w:pPr>
              <w:pStyle w:val="GOSTTablenorm"/>
            </w:pPr>
            <w:r>
              <w:t>л/с с кодом 06</w:t>
            </w:r>
          </w:p>
        </w:tc>
        <w:tc>
          <w:tcPr>
            <w:tcW w:w="7262" w:type="dxa"/>
          </w:tcPr>
          <w:p w14:paraId="31ACC00D" w14:textId="6E4536B4" w:rsidR="0020454B" w:rsidRPr="0049084F" w:rsidRDefault="0020454B" w:rsidP="0020454B">
            <w:pPr>
              <w:pStyle w:val="GOSTTablenorm"/>
            </w:pPr>
            <w:r w:rsidRPr="00376A4F">
              <w:t>Лицевой счет главного администратора источников внутреннего финансирования дефицита бюджета (администратора источников внутреннего финансирования дефицита бюджета с полномочиями главного администратора), открытый территориальным органом Федерального казначейства и предназначенный для отражения операций главного администратора источников внутреннего финансирования дефицита бюджета по распределению бюджетных ассигнований по подведомственным администраторам источников внутреннего финансирования дефицита бюджета с полномочиями главного администратора и (или) администраторам источников внутреннего финансирования дефицита бюджета</w:t>
            </w:r>
          </w:p>
        </w:tc>
      </w:tr>
      <w:tr w:rsidR="0020454B" w:rsidRPr="00F56C5A" w14:paraId="0ADA4631" w14:textId="77777777" w:rsidTr="0020454B">
        <w:tc>
          <w:tcPr>
            <w:tcW w:w="2366" w:type="dxa"/>
          </w:tcPr>
          <w:p w14:paraId="3D6207F1" w14:textId="705084EF" w:rsidR="0020454B" w:rsidRPr="0049084F" w:rsidRDefault="0020454B" w:rsidP="0020454B">
            <w:pPr>
              <w:pStyle w:val="GOSTTablenorm"/>
            </w:pPr>
            <w:r>
              <w:t>л/с с кодом 07</w:t>
            </w:r>
          </w:p>
        </w:tc>
        <w:tc>
          <w:tcPr>
            <w:tcW w:w="7262" w:type="dxa"/>
          </w:tcPr>
          <w:p w14:paraId="74D78370" w14:textId="5C08B43E" w:rsidR="0020454B" w:rsidRPr="0049084F" w:rsidRDefault="0020454B" w:rsidP="0020454B">
            <w:pPr>
              <w:pStyle w:val="GOSTTablenorm"/>
            </w:pPr>
            <w:r w:rsidRPr="00376A4F">
              <w:t>Лицевой счет главного администратора источников внешнего финансирования дефицита бюджета (администратора источников внешнего финансирования дефицита бюджета с полномочиями главного администратора), открытый территориальным органом Федерального казначейства и предназначенный для отражения операций главного администратора источников внешнего финансирования дефицита бюджета по распределению бюджетных ассигнований по подведомственным администраторам источников внешнего финансирования дефицита бюджета с полномочиями главного администратора и (или) администраторам источников внешнего финансирования дефицита бюджета</w:t>
            </w:r>
          </w:p>
        </w:tc>
      </w:tr>
      <w:tr w:rsidR="0020454B" w:rsidRPr="00F56C5A" w14:paraId="625E7E7A" w14:textId="77777777" w:rsidTr="0020454B">
        <w:tc>
          <w:tcPr>
            <w:tcW w:w="2366" w:type="dxa"/>
          </w:tcPr>
          <w:p w14:paraId="56013DF9" w14:textId="54F78C42" w:rsidR="0020454B" w:rsidRPr="0049084F" w:rsidRDefault="0020454B" w:rsidP="0020454B">
            <w:pPr>
              <w:pStyle w:val="GOSTTablenorm"/>
            </w:pPr>
            <w:r>
              <w:t>л/с с кодом 08</w:t>
            </w:r>
          </w:p>
        </w:tc>
        <w:tc>
          <w:tcPr>
            <w:tcW w:w="7262" w:type="dxa"/>
          </w:tcPr>
          <w:p w14:paraId="08B35207" w14:textId="37CCA2BC" w:rsidR="0020454B" w:rsidRPr="0049084F" w:rsidRDefault="0020454B" w:rsidP="0020454B">
            <w:pPr>
              <w:pStyle w:val="GOSTTablenorm"/>
            </w:pPr>
            <w:r w:rsidRPr="00376A4F">
              <w:t xml:space="preserve">Лицевой счет администратора источников внутреннего финансирования дефицита бюджета, открытый территориальным органом Федерального казначейства и предназначенный для учета бюджетных ассигнований, полученных администратором источников внутреннего финансирования дефицита бюджета от главного администратора источников внутреннего финансирования дефицита бюджета (администратора источников внутреннего </w:t>
            </w:r>
            <w:r w:rsidRPr="00376A4F">
              <w:lastRenderedPageBreak/>
              <w:t>финансирования дефицита бюджета с полномочиями главного администратора), а также для отражения операций администратора источников внутреннего финансирования дефицита бюджета по привлечению и погашению источников внутреннего финансирования дефицита бюджета</w:t>
            </w:r>
          </w:p>
        </w:tc>
      </w:tr>
      <w:tr w:rsidR="0020454B" w:rsidRPr="00F56C5A" w14:paraId="5E8A3EFF" w14:textId="77777777" w:rsidTr="0020454B">
        <w:tc>
          <w:tcPr>
            <w:tcW w:w="2366" w:type="dxa"/>
          </w:tcPr>
          <w:p w14:paraId="449E5BC2" w14:textId="408BC935" w:rsidR="0020454B" w:rsidRPr="0049084F" w:rsidRDefault="0020454B" w:rsidP="0020454B">
            <w:pPr>
              <w:pStyle w:val="GOSTTablenorm"/>
            </w:pPr>
            <w:r>
              <w:lastRenderedPageBreak/>
              <w:t>л/с с кодом 09</w:t>
            </w:r>
          </w:p>
        </w:tc>
        <w:tc>
          <w:tcPr>
            <w:tcW w:w="7262" w:type="dxa"/>
          </w:tcPr>
          <w:p w14:paraId="0A32EBBC" w14:textId="4DB2D7F6" w:rsidR="0020454B" w:rsidRPr="0049084F" w:rsidRDefault="0020454B" w:rsidP="0020454B">
            <w:pPr>
              <w:pStyle w:val="GOSTTablenorm"/>
            </w:pPr>
            <w:r w:rsidRPr="00376A4F">
              <w:t>Лицевой счет администратора источников внешнего финансирования дефицита бюджета, открытый территориальным органом Федерального казначейства и предназначенный для учета бюджетных ассигнований, полученных администратором источников внешнего финансирования дефицита бюджета от главного администратора источников внешнего финансирования дефицита бюджета (администратора источников внешнего финансирования дефицита бюджета с полномочиями главного администратора), а также для отражения операций администратора источников внешнего финансирования дефицита бюджета по привлечению и погашению источников внешнего финансирования дефицита бюджета</w:t>
            </w:r>
          </w:p>
        </w:tc>
      </w:tr>
      <w:tr w:rsidR="0020454B" w:rsidRPr="00F56C5A" w14:paraId="3B028DEA" w14:textId="77777777" w:rsidTr="0020454B">
        <w:tc>
          <w:tcPr>
            <w:tcW w:w="2366" w:type="dxa"/>
          </w:tcPr>
          <w:p w14:paraId="1EB6F61E" w14:textId="6113CCCF" w:rsidR="0020454B" w:rsidRPr="0049084F" w:rsidRDefault="0020454B" w:rsidP="0020454B">
            <w:pPr>
              <w:pStyle w:val="GOSTTablenorm"/>
            </w:pPr>
            <w:r>
              <w:t>л/с с кодом 10</w:t>
            </w:r>
          </w:p>
        </w:tc>
        <w:tc>
          <w:tcPr>
            <w:tcW w:w="7262" w:type="dxa"/>
          </w:tcPr>
          <w:p w14:paraId="6C0C9D7C" w14:textId="4FA5163D" w:rsidR="0020454B" w:rsidRPr="0049084F" w:rsidRDefault="0020454B" w:rsidP="0020454B">
            <w:pPr>
              <w:pStyle w:val="GOSTTablenorm"/>
            </w:pPr>
            <w:r w:rsidRPr="004478CD">
              <w:t>Лицевой счет, открытый в органе Федерального казначейства и предназначенный для учета бюджетных данных, полученных иным получателем бюджетных средств, а также для отражения операций иного получателя бюджетных средств по перечислению (возврату) бюджетных средств, включая операции в иностранной валюте, на счет иного получателя бюджетных средств, открытый ему в банке</w:t>
            </w:r>
          </w:p>
        </w:tc>
      </w:tr>
      <w:tr w:rsidR="0020454B" w:rsidRPr="00F56C5A" w14:paraId="3674A4C4" w14:textId="77777777" w:rsidTr="0020454B">
        <w:tc>
          <w:tcPr>
            <w:tcW w:w="2366" w:type="dxa"/>
          </w:tcPr>
          <w:p w14:paraId="634BCDC8" w14:textId="0B52F15D" w:rsidR="0020454B" w:rsidRPr="0049084F" w:rsidRDefault="0020454B" w:rsidP="0020454B">
            <w:pPr>
              <w:pStyle w:val="GOSTTablenorm"/>
            </w:pPr>
            <w:r w:rsidRPr="00E8783A">
              <w:t xml:space="preserve">л/с с кодом </w:t>
            </w:r>
            <w:r>
              <w:t>14</w:t>
            </w:r>
          </w:p>
        </w:tc>
        <w:tc>
          <w:tcPr>
            <w:tcW w:w="7262" w:type="dxa"/>
          </w:tcPr>
          <w:p w14:paraId="6E22571B" w14:textId="0802300A" w:rsidR="0020454B" w:rsidRPr="0049084F" w:rsidRDefault="0020454B" w:rsidP="0020454B">
            <w:pPr>
              <w:pStyle w:val="GOSTTablenorm"/>
            </w:pPr>
            <w:r w:rsidRPr="004478CD">
              <w:t>Лицевой счет, открытый территориальным органом Федерального казначейства для отражения операций получателя бюджетных средств, бюджетного (автономного) учреждения либо организации, принявших бюджетные полномочия в соответствии с переданными бюджетными полномочиями получателя бюджетных средств</w:t>
            </w:r>
          </w:p>
        </w:tc>
      </w:tr>
      <w:tr w:rsidR="008663A9" w:rsidRPr="00F56C5A" w14:paraId="21AE7196" w14:textId="77777777" w:rsidTr="0020454B">
        <w:tc>
          <w:tcPr>
            <w:tcW w:w="2366" w:type="dxa"/>
          </w:tcPr>
          <w:p w14:paraId="278ACB25" w14:textId="69FFF1A0" w:rsidR="008663A9" w:rsidRPr="0049084F" w:rsidRDefault="008663A9" w:rsidP="00B8628E">
            <w:pPr>
              <w:pStyle w:val="GOSTTablenorm"/>
            </w:pPr>
            <w:r>
              <w:t>НПС</w:t>
            </w:r>
          </w:p>
        </w:tc>
        <w:tc>
          <w:tcPr>
            <w:tcW w:w="7262" w:type="dxa"/>
          </w:tcPr>
          <w:p w14:paraId="12A010BA" w14:textId="32D97D5C" w:rsidR="008663A9" w:rsidRPr="0049084F" w:rsidRDefault="008663A9" w:rsidP="00B8628E">
            <w:pPr>
              <w:pStyle w:val="GOSTTablenorm"/>
            </w:pPr>
            <w:r>
              <w:t>Новый план счетов – План счетов</w:t>
            </w:r>
            <w:r w:rsidR="000B21A6">
              <w:t xml:space="preserve"> казначейского учета и Порядок его применения, предусмотренные проектом </w:t>
            </w:r>
            <w:r w:rsidRPr="000B21A6">
              <w:t>федеральн</w:t>
            </w:r>
            <w:r w:rsidR="000B21A6" w:rsidRPr="000B21A6">
              <w:t>ого</w:t>
            </w:r>
            <w:r w:rsidRPr="000B21A6">
              <w:t xml:space="preserve"> стандарт</w:t>
            </w:r>
            <w:r w:rsidR="000B21A6" w:rsidRPr="000B21A6">
              <w:t>а</w:t>
            </w:r>
            <w:r w:rsidRPr="000B21A6">
              <w:t xml:space="preserve"> бухгалтерского учета государственных финансов «Учет операций системы казначейских платежей»</w:t>
            </w:r>
          </w:p>
        </w:tc>
      </w:tr>
      <w:tr w:rsidR="0049084F" w:rsidRPr="000F44A2" w14:paraId="72C0A6A5" w14:textId="77777777" w:rsidTr="0020454B">
        <w:tc>
          <w:tcPr>
            <w:tcW w:w="2366" w:type="dxa"/>
          </w:tcPr>
          <w:p w14:paraId="6912A042" w14:textId="77777777" w:rsidR="0049084F" w:rsidRPr="0049084F" w:rsidRDefault="0049084F" w:rsidP="00B8628E">
            <w:pPr>
              <w:pStyle w:val="GOSTTablenorm"/>
            </w:pPr>
            <w:r w:rsidRPr="0049084F">
              <w:t>ПУД ЭБ</w:t>
            </w:r>
          </w:p>
        </w:tc>
        <w:tc>
          <w:tcPr>
            <w:tcW w:w="7262" w:type="dxa"/>
          </w:tcPr>
          <w:p w14:paraId="0A9AE144" w14:textId="78A51DB5" w:rsidR="0049084F" w:rsidRPr="0049084F" w:rsidRDefault="0049084F" w:rsidP="00B8628E">
            <w:pPr>
              <w:pStyle w:val="GOSTTablenorm"/>
            </w:pPr>
            <w:r w:rsidRPr="0049084F">
              <w:t>Подсистема управления доходами ГИИС «Электронный бюджет»</w:t>
            </w:r>
          </w:p>
        </w:tc>
      </w:tr>
      <w:tr w:rsidR="0049084F" w:rsidRPr="000F44A2" w14:paraId="038C102D" w14:textId="77777777" w:rsidTr="0020454B">
        <w:tc>
          <w:tcPr>
            <w:tcW w:w="2366" w:type="dxa"/>
          </w:tcPr>
          <w:p w14:paraId="63C609F1" w14:textId="77777777" w:rsidR="0049084F" w:rsidRPr="0049084F" w:rsidRDefault="0049084F" w:rsidP="00B8628E">
            <w:pPr>
              <w:pStyle w:val="GOSTTablenorm"/>
            </w:pPr>
            <w:r w:rsidRPr="0049084F">
              <w:t>ПУИО ЭБ</w:t>
            </w:r>
          </w:p>
        </w:tc>
        <w:tc>
          <w:tcPr>
            <w:tcW w:w="7262" w:type="dxa"/>
          </w:tcPr>
          <w:p w14:paraId="3F784216" w14:textId="77777777" w:rsidR="0049084F" w:rsidRPr="0049084F" w:rsidRDefault="0049084F" w:rsidP="00B8628E">
            <w:pPr>
              <w:pStyle w:val="GOSTTablenorm"/>
            </w:pPr>
            <w:r w:rsidRPr="0049084F">
              <w:t>Подсистема учета и отчетности ГИИС «Электронный бюджет»</w:t>
            </w:r>
          </w:p>
        </w:tc>
      </w:tr>
      <w:tr w:rsidR="00BB2747" w:rsidRPr="000F44A2" w14:paraId="12EFCBED" w14:textId="77777777" w:rsidTr="0020454B">
        <w:trPr>
          <w:ins w:id="22" w:author="Сатлер Марина Викторовна" w:date="2024-09-25T11:37:00Z"/>
        </w:trPr>
        <w:tc>
          <w:tcPr>
            <w:tcW w:w="2366" w:type="dxa"/>
          </w:tcPr>
          <w:p w14:paraId="05622541" w14:textId="43FAAD4A" w:rsidR="00BB2747" w:rsidRPr="003D0356" w:rsidRDefault="00BB2747" w:rsidP="00BB2747">
            <w:pPr>
              <w:pStyle w:val="GOSTTablenorm"/>
              <w:rPr>
                <w:ins w:id="23" w:author="Сатлер Марина Викторовна" w:date="2024-09-25T11:37:00Z"/>
              </w:rPr>
            </w:pPr>
            <w:ins w:id="24" w:author="Сатлер Марина Викторовна" w:date="2024-09-25T11:37:00Z">
              <w:r w:rsidRPr="003D0356">
                <w:t>ПУР 01 ЭБ</w:t>
              </w:r>
            </w:ins>
          </w:p>
        </w:tc>
        <w:tc>
          <w:tcPr>
            <w:tcW w:w="7262" w:type="dxa"/>
          </w:tcPr>
          <w:p w14:paraId="213BEC95" w14:textId="6151F04F" w:rsidR="00BB2747" w:rsidRPr="003D0356" w:rsidRDefault="00BB2747" w:rsidP="00B8628E">
            <w:pPr>
              <w:pStyle w:val="GOSTTablenorm"/>
              <w:rPr>
                <w:ins w:id="25" w:author="Сатлер Марина Викторовна" w:date="2024-09-25T11:37:00Z"/>
              </w:rPr>
            </w:pPr>
            <w:ins w:id="26" w:author="Сатлер Марина Викторовна" w:date="2024-09-25T11:38:00Z">
              <w:r w:rsidRPr="003D0356">
                <w:t>Подсистема управления расходами ГИИС «Электронный бюджет»,</w:t>
              </w:r>
            </w:ins>
            <w:ins w:id="27" w:author="Сатлер Марина Викторовна" w:date="2024-09-25T12:18:00Z">
              <w:r w:rsidR="003D0356" w:rsidRPr="000659FD">
                <w:t xml:space="preserve"> </w:t>
              </w:r>
              <w:r w:rsidR="003D0356" w:rsidRPr="0049084F">
                <w:t>база данных для проведения</w:t>
              </w:r>
              <w:r w:rsidR="003D0356" w:rsidRPr="000659FD">
                <w:t xml:space="preserve"> </w:t>
              </w:r>
              <w:r w:rsidR="003D0356" w:rsidRPr="0049084F">
                <w:t>операций</w:t>
              </w:r>
              <w:r w:rsidR="003D0356" w:rsidRPr="000659FD">
                <w:t xml:space="preserve"> </w:t>
              </w:r>
              <w:r w:rsidR="003D0356">
                <w:t>по доведению бюджетных данных</w:t>
              </w:r>
            </w:ins>
            <w:ins w:id="28" w:author="Сатлер Марина Викторовна" w:date="2024-09-25T12:19:00Z">
              <w:r w:rsidR="003D0356">
                <w:t xml:space="preserve"> участникам бюджетного процесса федерального уровня</w:t>
              </w:r>
            </w:ins>
          </w:p>
        </w:tc>
      </w:tr>
      <w:tr w:rsidR="0049084F" w:rsidRPr="000F44A2" w14:paraId="6809C861" w14:textId="77777777" w:rsidTr="0020454B">
        <w:tc>
          <w:tcPr>
            <w:tcW w:w="2366" w:type="dxa"/>
          </w:tcPr>
          <w:p w14:paraId="2F553B15" w14:textId="77777777" w:rsidR="0049084F" w:rsidRPr="0049084F" w:rsidRDefault="0049084F" w:rsidP="00B8628E">
            <w:pPr>
              <w:pStyle w:val="GOSTTablenorm"/>
            </w:pPr>
            <w:r w:rsidRPr="0049084F">
              <w:t>ПУР 03 ЭБ</w:t>
            </w:r>
          </w:p>
        </w:tc>
        <w:tc>
          <w:tcPr>
            <w:tcW w:w="7262" w:type="dxa"/>
          </w:tcPr>
          <w:p w14:paraId="73C858F6" w14:textId="1465C3D1" w:rsidR="0049084F" w:rsidRPr="0049084F" w:rsidRDefault="0049084F" w:rsidP="00B8628E">
            <w:pPr>
              <w:pStyle w:val="GOSTTablenorm"/>
            </w:pPr>
            <w:r w:rsidRPr="0049084F">
              <w:t xml:space="preserve">Подсистема управления расходами ГИИС «Электронный бюджет», база данных для проведения операций </w:t>
            </w:r>
            <w:ins w:id="29" w:author="Сатлер Марина Викторовна" w:date="2024-09-25T12:21:00Z">
              <w:r w:rsidR="003D0356">
                <w:t xml:space="preserve">по учету бюджетных и денежных обязательств и операций </w:t>
              </w:r>
            </w:ins>
            <w:r w:rsidRPr="0049084F">
              <w:t xml:space="preserve">со средствами </w:t>
            </w:r>
            <w:ins w:id="30" w:author="Сатлер Марина Викторовна" w:date="2024-09-25T12:22:00Z">
              <w:r w:rsidR="003D0356">
                <w:t xml:space="preserve">федерального </w:t>
              </w:r>
            </w:ins>
            <w:r w:rsidRPr="0049084F">
              <w:t>бюджета</w:t>
            </w:r>
          </w:p>
        </w:tc>
      </w:tr>
      <w:tr w:rsidR="0049084F" w:rsidRPr="000F44A2" w14:paraId="165DBDA9" w14:textId="77777777" w:rsidTr="0020454B">
        <w:tc>
          <w:tcPr>
            <w:tcW w:w="2366" w:type="dxa"/>
          </w:tcPr>
          <w:p w14:paraId="5A592A8C" w14:textId="77777777" w:rsidR="0049084F" w:rsidRPr="0049084F" w:rsidRDefault="0049084F" w:rsidP="00B8628E">
            <w:pPr>
              <w:pStyle w:val="GOSTTablenorm"/>
            </w:pPr>
            <w:r w:rsidRPr="0049084F">
              <w:t>ПУР 05 ЭБ</w:t>
            </w:r>
          </w:p>
        </w:tc>
        <w:tc>
          <w:tcPr>
            <w:tcW w:w="7262" w:type="dxa"/>
          </w:tcPr>
          <w:p w14:paraId="29C2199F" w14:textId="1F15E89E" w:rsidR="0049084F" w:rsidRPr="0049084F" w:rsidRDefault="0049084F" w:rsidP="00B8628E">
            <w:pPr>
              <w:pStyle w:val="GOSTTablenorm"/>
            </w:pPr>
            <w:r w:rsidRPr="0049084F">
              <w:t>Подсистема управления расходами ГИИС «Электронный бюджет», база данных для проведения операций со средствами, поступающими во временное распоряжение получателей бюджетных средств</w:t>
            </w:r>
            <w:ins w:id="31" w:author="Сатлер Марина Викторовна" w:date="2024-09-25T12:22:00Z">
              <w:r w:rsidR="003D0356">
                <w:t xml:space="preserve"> федерального уровня</w:t>
              </w:r>
            </w:ins>
          </w:p>
        </w:tc>
      </w:tr>
      <w:tr w:rsidR="0049084F" w:rsidRPr="000F44A2" w14:paraId="494BAB3A" w14:textId="77777777" w:rsidTr="0020454B">
        <w:tc>
          <w:tcPr>
            <w:tcW w:w="2366" w:type="dxa"/>
          </w:tcPr>
          <w:p w14:paraId="2541A828" w14:textId="77777777" w:rsidR="0049084F" w:rsidRPr="0049084F" w:rsidRDefault="0049084F" w:rsidP="00B8628E">
            <w:pPr>
              <w:pStyle w:val="GOSTTablenorm"/>
            </w:pPr>
            <w:r w:rsidRPr="0049084F">
              <w:t>ПУР ЭБ</w:t>
            </w:r>
          </w:p>
        </w:tc>
        <w:tc>
          <w:tcPr>
            <w:tcW w:w="7262" w:type="dxa"/>
          </w:tcPr>
          <w:p w14:paraId="62DCBD01" w14:textId="77777777" w:rsidR="0049084F" w:rsidRPr="0049084F" w:rsidRDefault="0049084F" w:rsidP="00B8628E">
            <w:pPr>
              <w:pStyle w:val="GOSTTablenorm"/>
            </w:pPr>
            <w:r w:rsidRPr="0049084F">
              <w:t>Подсистема управления расходами ГИИС «Электронный бюджет»</w:t>
            </w:r>
          </w:p>
        </w:tc>
      </w:tr>
      <w:tr w:rsidR="0049084F" w:rsidRPr="000F44A2" w14:paraId="1FC09F18" w14:textId="77777777" w:rsidTr="0020454B">
        <w:tc>
          <w:tcPr>
            <w:tcW w:w="2366" w:type="dxa"/>
          </w:tcPr>
          <w:p w14:paraId="76F49E11" w14:textId="77777777" w:rsidR="0049084F" w:rsidRPr="0049084F" w:rsidRDefault="0049084F" w:rsidP="00B8628E">
            <w:pPr>
              <w:pStyle w:val="GOSTTablenorm"/>
            </w:pPr>
            <w:r w:rsidRPr="0049084F">
              <w:t>СВР</w:t>
            </w:r>
          </w:p>
        </w:tc>
        <w:tc>
          <w:tcPr>
            <w:tcW w:w="7262" w:type="dxa"/>
          </w:tcPr>
          <w:p w14:paraId="2160F5C1" w14:textId="77777777" w:rsidR="0049084F" w:rsidRPr="0049084F" w:rsidRDefault="0049084F" w:rsidP="00B8628E">
            <w:pPr>
              <w:pStyle w:val="GOSTTablenorm"/>
            </w:pPr>
            <w:r w:rsidRPr="0049084F">
              <w:t>Средства, поступающие во временное распоряжение получателей бюджетных средств</w:t>
            </w:r>
          </w:p>
        </w:tc>
      </w:tr>
      <w:tr w:rsidR="00886C7E" w:rsidRPr="000F44A2" w14:paraId="1E1C74C8" w14:textId="77777777" w:rsidTr="0020454B">
        <w:tc>
          <w:tcPr>
            <w:tcW w:w="2366" w:type="dxa"/>
          </w:tcPr>
          <w:p w14:paraId="332C6AD3" w14:textId="68E1482C" w:rsidR="00886C7E" w:rsidRPr="0049084F" w:rsidRDefault="00886C7E" w:rsidP="00B8628E">
            <w:pPr>
              <w:pStyle w:val="GOSTTablenorm"/>
            </w:pPr>
            <w:r>
              <w:lastRenderedPageBreak/>
              <w:t>СПС</w:t>
            </w:r>
          </w:p>
        </w:tc>
        <w:tc>
          <w:tcPr>
            <w:tcW w:w="7262" w:type="dxa"/>
          </w:tcPr>
          <w:p w14:paraId="4A0ADF11" w14:textId="4DE1337D" w:rsidR="00886C7E" w:rsidRPr="0049084F" w:rsidRDefault="00886C7E" w:rsidP="00886C7E">
            <w:pPr>
              <w:pStyle w:val="GOSTTablenorm"/>
            </w:pPr>
            <w:r>
              <w:t xml:space="preserve">Старый план счетов – </w:t>
            </w:r>
            <w:r>
              <w:rPr>
                <w:rFonts w:eastAsia="Calibri"/>
                <w:color w:val="000000"/>
                <w:lang w:eastAsia="en-US"/>
              </w:rPr>
              <w:t>План</w:t>
            </w:r>
            <w:r w:rsidRPr="007665FA">
              <w:rPr>
                <w:rFonts w:eastAsia="Calibri"/>
                <w:color w:val="000000"/>
                <w:lang w:eastAsia="en-US"/>
              </w:rPr>
              <w:t xml:space="preserve"> счетов к</w:t>
            </w:r>
            <w:r>
              <w:rPr>
                <w:rFonts w:eastAsia="Calibri"/>
                <w:color w:val="000000"/>
                <w:lang w:eastAsia="en-US"/>
              </w:rPr>
              <w:t>азначейского учета и Инструкция</w:t>
            </w:r>
            <w:r w:rsidRPr="007665FA">
              <w:rPr>
                <w:rFonts w:eastAsia="Calibri"/>
                <w:color w:val="000000"/>
                <w:lang w:eastAsia="en-US"/>
              </w:rPr>
              <w:t xml:space="preserve"> по его применению</w:t>
            </w:r>
            <w:r>
              <w:rPr>
                <w:rFonts w:eastAsia="Calibri"/>
                <w:color w:val="000000"/>
                <w:lang w:eastAsia="en-US"/>
              </w:rPr>
              <w:t xml:space="preserve">, утвержденные </w:t>
            </w:r>
            <w:r w:rsidRPr="007665FA">
              <w:rPr>
                <w:rFonts w:eastAsia="Calibri"/>
                <w:color w:val="000000"/>
                <w:lang w:eastAsia="en-US"/>
              </w:rPr>
              <w:t>приказом Министерства финансов Российской Федерации от 30.11.2015 № 184н</w:t>
            </w:r>
          </w:p>
        </w:tc>
      </w:tr>
      <w:tr w:rsidR="0049084F" w:rsidRPr="000F44A2" w14:paraId="6CF163E6" w14:textId="77777777" w:rsidTr="0020454B">
        <w:tc>
          <w:tcPr>
            <w:tcW w:w="2366" w:type="dxa"/>
          </w:tcPr>
          <w:p w14:paraId="0F035799" w14:textId="77777777" w:rsidR="0049084F" w:rsidRPr="0049084F" w:rsidRDefault="0049084F" w:rsidP="00B8628E">
            <w:pPr>
              <w:pStyle w:val="GOSTTablenorm"/>
            </w:pPr>
            <w:r w:rsidRPr="0049084F">
              <w:t>Тип запроса</w:t>
            </w:r>
          </w:p>
        </w:tc>
        <w:tc>
          <w:tcPr>
            <w:tcW w:w="7262" w:type="dxa"/>
          </w:tcPr>
          <w:p w14:paraId="0E444AAC" w14:textId="77777777" w:rsidR="0049084F" w:rsidRPr="0049084F" w:rsidRDefault="0049084F" w:rsidP="00B8628E">
            <w:pPr>
              <w:pStyle w:val="GOSTTablenorm"/>
            </w:pPr>
            <w:r w:rsidRPr="0049084F">
              <w:t>Вид JSON-сообщения с определенным перечнем атрибутов (параметров), соответствующих его бизнес смыслу, поступающий в SVAP из ФП ГИИС ЭБ</w:t>
            </w:r>
          </w:p>
        </w:tc>
      </w:tr>
      <w:tr w:rsidR="0049084F" w:rsidRPr="000F44A2" w14:paraId="38176CE6" w14:textId="77777777" w:rsidTr="0020454B">
        <w:tc>
          <w:tcPr>
            <w:tcW w:w="2366" w:type="dxa"/>
          </w:tcPr>
          <w:p w14:paraId="03927056" w14:textId="77777777" w:rsidR="0049084F" w:rsidRPr="0049084F" w:rsidRDefault="0049084F" w:rsidP="00B8628E">
            <w:pPr>
              <w:pStyle w:val="GOSTTablenorm"/>
            </w:pPr>
            <w:r w:rsidRPr="0049084F">
              <w:t>ТОФК</w:t>
            </w:r>
          </w:p>
        </w:tc>
        <w:tc>
          <w:tcPr>
            <w:tcW w:w="7262" w:type="dxa"/>
          </w:tcPr>
          <w:p w14:paraId="23EC376F" w14:textId="77777777" w:rsidR="0049084F" w:rsidRPr="0049084F" w:rsidRDefault="0049084F" w:rsidP="00B8628E">
            <w:pPr>
              <w:pStyle w:val="GOSTTablenorm"/>
            </w:pPr>
            <w:r w:rsidRPr="0049084F">
              <w:t>Территориальный орган Федерального казначейства. К территориальным органам Федерального казначейства относятся – Межрегиональное операционное управление Федерального казначейства, Межрегиональное бухгалтерское управление Федерального казначейства, Межрегиональное контрольно-ревизионное управление Федерального казначейства, Межрегиональное управление Федерального казначейства в сфере управления ликвидностью, управления Федерального казначейства по субъектам Российской Федерации</w:t>
            </w:r>
          </w:p>
        </w:tc>
      </w:tr>
      <w:tr w:rsidR="0049084F" w:rsidRPr="000F44A2" w14:paraId="2F8273A5" w14:textId="77777777" w:rsidTr="0020454B">
        <w:tc>
          <w:tcPr>
            <w:tcW w:w="2366" w:type="dxa"/>
          </w:tcPr>
          <w:p w14:paraId="75B989A5" w14:textId="77777777" w:rsidR="0049084F" w:rsidRPr="0049084F" w:rsidRDefault="0049084F" w:rsidP="00B8628E">
            <w:pPr>
              <w:pStyle w:val="GOSTTablenorm"/>
            </w:pPr>
            <w:r w:rsidRPr="0049084F">
              <w:t>ФК</w:t>
            </w:r>
          </w:p>
        </w:tc>
        <w:tc>
          <w:tcPr>
            <w:tcW w:w="7262" w:type="dxa"/>
          </w:tcPr>
          <w:p w14:paraId="69E273D4" w14:textId="77777777" w:rsidR="0049084F" w:rsidRPr="0049084F" w:rsidRDefault="0049084F" w:rsidP="00B8628E">
            <w:pPr>
              <w:pStyle w:val="GOSTTablenorm"/>
            </w:pPr>
            <w:r w:rsidRPr="0049084F">
              <w:t>Федеральное казначейство</w:t>
            </w:r>
          </w:p>
        </w:tc>
      </w:tr>
      <w:tr w:rsidR="0049084F" w:rsidRPr="000F44A2" w14:paraId="39A6F630" w14:textId="77777777" w:rsidTr="0020454B">
        <w:tc>
          <w:tcPr>
            <w:tcW w:w="2366" w:type="dxa"/>
          </w:tcPr>
          <w:p w14:paraId="3A9B3C6F" w14:textId="77777777" w:rsidR="0049084F" w:rsidRPr="0049084F" w:rsidRDefault="0049084F" w:rsidP="00B8628E">
            <w:pPr>
              <w:pStyle w:val="GOSTTablenorm"/>
            </w:pPr>
            <w:r w:rsidRPr="0049084F">
              <w:t>ФП ГИИС ЭБ</w:t>
            </w:r>
          </w:p>
        </w:tc>
        <w:tc>
          <w:tcPr>
            <w:tcW w:w="7262" w:type="dxa"/>
          </w:tcPr>
          <w:p w14:paraId="706A50B4" w14:textId="77777777" w:rsidR="0049084F" w:rsidRPr="0049084F" w:rsidRDefault="0049084F" w:rsidP="00B8628E">
            <w:pPr>
              <w:pStyle w:val="GOSTTablenorm"/>
            </w:pPr>
            <w:r w:rsidRPr="0049084F">
              <w:t>Функциональная подсистема ГИИС «Электронный бюджет», взаимодействующая со SVAP (например, ПУР ЭБ и ПУИО ЭБ)</w:t>
            </w:r>
          </w:p>
        </w:tc>
      </w:tr>
    </w:tbl>
    <w:p w14:paraId="739076C8" w14:textId="77777777" w:rsidR="0049084F" w:rsidRDefault="0049084F" w:rsidP="0049084F">
      <w:pPr>
        <w:ind w:firstLine="0"/>
        <w:sectPr w:rsidR="0049084F" w:rsidSect="007F05AD">
          <w:headerReference w:type="default" r:id="rId17"/>
          <w:footerReference w:type="default" r:id="rId18"/>
          <w:headerReference w:type="first" r:id="rId19"/>
          <w:pgSz w:w="11906" w:h="16838" w:code="9"/>
          <w:pgMar w:top="1134" w:right="567" w:bottom="851" w:left="1701" w:header="567" w:footer="284" w:gutter="0"/>
          <w:cols w:space="708"/>
          <w:docGrid w:linePitch="360"/>
        </w:sectPr>
      </w:pPr>
    </w:p>
    <w:p w14:paraId="1396594F" w14:textId="0EEDF40B" w:rsidR="00512B7E" w:rsidRPr="007F05AD" w:rsidRDefault="00512B7E" w:rsidP="008A60BF">
      <w:pPr>
        <w:pStyle w:val="1"/>
      </w:pPr>
      <w:bookmarkStart w:id="32" w:name="_Типы_запросов"/>
      <w:bookmarkStart w:id="33" w:name="_Описание_результатов_обработки"/>
      <w:bookmarkStart w:id="34" w:name="_Статусы_записей_учета"/>
      <w:bookmarkStart w:id="35" w:name="_Запрос_на_сторнирование"/>
      <w:bookmarkStart w:id="36" w:name="_Ref112667469"/>
      <w:bookmarkStart w:id="37" w:name="_Ref112667479"/>
      <w:bookmarkStart w:id="38" w:name="_Ref115365174"/>
      <w:bookmarkStart w:id="39" w:name="_Toc117871522"/>
      <w:bookmarkStart w:id="40" w:name="_Toc121319625"/>
      <w:bookmarkStart w:id="41" w:name="_Toc202537606"/>
      <w:bookmarkEnd w:id="32"/>
      <w:bookmarkEnd w:id="33"/>
      <w:bookmarkEnd w:id="34"/>
      <w:bookmarkEnd w:id="35"/>
      <w:r w:rsidRPr="008A60BF">
        <w:lastRenderedPageBreak/>
        <w:t>Запрос расчета показ</w:t>
      </w:r>
      <w:r w:rsidRPr="0068201B">
        <w:t>ателей</w:t>
      </w:r>
      <w:bookmarkEnd w:id="36"/>
      <w:bookmarkEnd w:id="37"/>
      <w:r w:rsidRPr="0068201B">
        <w:t xml:space="preserve"> состояния лицевых </w:t>
      </w:r>
      <w:r w:rsidRPr="000B7D75">
        <w:t>счетов</w:t>
      </w:r>
      <w:bookmarkEnd w:id="38"/>
      <w:bookmarkEnd w:id="39"/>
      <w:bookmarkEnd w:id="40"/>
      <w:r w:rsidR="00B90268" w:rsidRPr="0068201B">
        <w:t xml:space="preserve"> (</w:t>
      </w:r>
      <w:r w:rsidR="00B90268" w:rsidRPr="007F05AD">
        <w:t>PA</w:t>
      </w:r>
      <w:r w:rsidR="00B90268" w:rsidRPr="008A60BF">
        <w:rPr>
          <w:rFonts w:eastAsiaTheme="majorEastAsia"/>
        </w:rPr>
        <w:t>)</w:t>
      </w:r>
      <w:ins w:id="42" w:author="Сатлер Марина Викторовна" w:date="2024-10-07T12:11:00Z">
        <w:r w:rsidR="00477FA1">
          <w:rPr>
            <w:rStyle w:val="af4"/>
            <w:rFonts w:eastAsiaTheme="majorEastAsia"/>
          </w:rPr>
          <w:footnoteReference w:id="2"/>
        </w:r>
      </w:ins>
      <w:bookmarkEnd w:id="41"/>
    </w:p>
    <w:p w14:paraId="09ECF20F" w14:textId="228C2EEC" w:rsidR="00E52AF4" w:rsidRPr="0068201B" w:rsidRDefault="00B06BA0" w:rsidP="007F05AD">
      <w:pPr>
        <w:pStyle w:val="GOSTNormal"/>
      </w:pPr>
      <w:r w:rsidRPr="008A60BF">
        <w:t xml:space="preserve">Запрос </w:t>
      </w:r>
      <w:r w:rsidRPr="0068201B">
        <w:rPr>
          <w:rFonts w:eastAsiaTheme="majorEastAsia"/>
        </w:rPr>
        <w:t xml:space="preserve">расчета </w:t>
      </w:r>
      <w:r w:rsidRPr="008A60BF">
        <w:t>показателей состояния лицевых счетов</w:t>
      </w:r>
      <w:r w:rsidRPr="008A60BF">
        <w:rPr>
          <w:rFonts w:eastAsiaTheme="majorEastAsia"/>
        </w:rPr>
        <w:t xml:space="preserve"> (тип </w:t>
      </w:r>
      <w:r w:rsidRPr="007F05AD">
        <w:t>PA</w:t>
      </w:r>
      <w:r w:rsidRPr="008A60BF">
        <w:rPr>
          <w:rFonts w:eastAsiaTheme="majorEastAsia"/>
        </w:rPr>
        <w:t>) используется для</w:t>
      </w:r>
      <w:r w:rsidRPr="0068201B">
        <w:rPr>
          <w:rFonts w:eastAsiaTheme="majorEastAsia"/>
        </w:rPr>
        <w:t xml:space="preserve"> </w:t>
      </w:r>
      <w:r w:rsidR="00DB3DE0" w:rsidRPr="008A60BF">
        <w:rPr>
          <w:rFonts w:eastAsiaTheme="majorEastAsia"/>
        </w:rPr>
        <w:t xml:space="preserve">получения информации о рассчитанных </w:t>
      </w:r>
      <w:r w:rsidR="00DB3DE0" w:rsidRPr="007F05AD">
        <w:rPr>
          <w:rFonts w:eastAsiaTheme="majorEastAsia"/>
        </w:rPr>
        <w:t>SVAP</w:t>
      </w:r>
      <w:r w:rsidRPr="008A60BF">
        <w:t xml:space="preserve"> </w:t>
      </w:r>
      <w:r w:rsidRPr="007F05AD">
        <w:t>c</w:t>
      </w:r>
      <w:r w:rsidRPr="008A60BF">
        <w:t>умм</w:t>
      </w:r>
      <w:r w:rsidR="00DB3DE0" w:rsidRPr="0068201B">
        <w:t>ах</w:t>
      </w:r>
      <w:r w:rsidRPr="008A60BF">
        <w:t xml:space="preserve"> показателей, </w:t>
      </w:r>
      <w:r w:rsidR="006A1D74" w:rsidRPr="008A60BF">
        <w:t xml:space="preserve">отражаемых </w:t>
      </w:r>
      <w:r w:rsidRPr="008A60BF">
        <w:t>на лицевых счетах в органах Федерального казначейства</w:t>
      </w:r>
      <w:r w:rsidR="006A1D74" w:rsidRPr="008A60BF">
        <w:t xml:space="preserve"> (расширенный по отношению к регламентированной отчетности</w:t>
      </w:r>
      <w:r w:rsidR="003F0833" w:rsidRPr="008A60BF">
        <w:t xml:space="preserve"> состав</w:t>
      </w:r>
      <w:r w:rsidR="00D56DF7" w:rsidRPr="008A60BF">
        <w:t xml:space="preserve"> показателей</w:t>
      </w:r>
      <w:r w:rsidR="006A1D74" w:rsidRPr="008A60BF">
        <w:t>)</w:t>
      </w:r>
      <w:r w:rsidR="0084603D" w:rsidRPr="008A60BF">
        <w:t xml:space="preserve">. Указанная информация </w:t>
      </w:r>
      <w:r w:rsidR="006A1D74" w:rsidRPr="008A60BF">
        <w:t>формируется</w:t>
      </w:r>
      <w:r w:rsidR="0084603D" w:rsidRPr="008A60BF">
        <w:t xml:space="preserve"> </w:t>
      </w:r>
      <w:r w:rsidRPr="008A60BF">
        <w:t>в режиме реального времени</w:t>
      </w:r>
      <w:r w:rsidR="00C06BDB" w:rsidRPr="008A60BF">
        <w:t xml:space="preserve"> в течение операционного дня и</w:t>
      </w:r>
      <w:r w:rsidR="003F0833" w:rsidRPr="008A60BF">
        <w:t>ли</w:t>
      </w:r>
      <w:r w:rsidR="00C06BDB" w:rsidRPr="008A60BF">
        <w:t xml:space="preserve"> за прошлые периоды</w:t>
      </w:r>
      <w:r w:rsidRPr="008A60BF">
        <w:t xml:space="preserve"> </w:t>
      </w:r>
      <w:r w:rsidR="006A1D74" w:rsidRPr="008A60BF">
        <w:t>с использованием</w:t>
      </w:r>
      <w:r w:rsidRPr="008A60BF">
        <w:t xml:space="preserve"> нерегламентированных отчетов (виджетов). </w:t>
      </w:r>
      <w:del w:id="44" w:author="Сказецкая Наталья Камилевна" w:date="2024-04-23T17:29:00Z">
        <w:r w:rsidR="00606852" w:rsidRPr="008A60BF" w:rsidDel="00122D36">
          <w:delText>П</w:delText>
        </w:r>
        <w:r w:rsidR="00711EB3" w:rsidRPr="008A60BF" w:rsidDel="00122D36">
          <w:delText xml:space="preserve">редполагается использовать запрос для получения данных </w:delText>
        </w:r>
        <w:commentRangeStart w:id="45"/>
        <w:r w:rsidR="00711EB3" w:rsidRPr="008A60BF" w:rsidDel="00122D36">
          <w:delText xml:space="preserve">по одному лицевому счету </w:delText>
        </w:r>
      </w:del>
      <w:commentRangeEnd w:id="45"/>
      <w:r w:rsidR="00122D36" w:rsidRPr="008A60BF">
        <w:rPr>
          <w:rStyle w:val="affa"/>
          <w:sz w:val="24"/>
          <w:szCs w:val="20"/>
        </w:rPr>
        <w:commentReference w:id="45"/>
      </w:r>
      <w:del w:id="46" w:author="Сказецкая Наталья Камилевна" w:date="2024-04-23T17:29:00Z">
        <w:r w:rsidR="00606852" w:rsidRPr="008A60BF" w:rsidDel="00122D36">
          <w:delText>(</w:delText>
        </w:r>
        <w:r w:rsidR="00711EB3" w:rsidRPr="008A60BF" w:rsidDel="00122D36">
          <w:delText xml:space="preserve">но в </w:delText>
        </w:r>
        <w:r w:rsidR="00711EB3" w:rsidRPr="007F05AD" w:rsidDel="00122D36">
          <w:delText>FilterParams</w:delText>
        </w:r>
        <w:r w:rsidR="00711EB3" w:rsidRPr="008A60BF" w:rsidDel="00122D36">
          <w:delText xml:space="preserve"> </w:delText>
        </w:r>
        <w:r w:rsidR="00711EB3" w:rsidRPr="0068201B" w:rsidDel="00122D36">
          <w:delText xml:space="preserve">может быть передано неограниченное количество </w:delText>
        </w:r>
        <w:r w:rsidR="008E5F4E" w:rsidRPr="008A60BF" w:rsidDel="00122D36">
          <w:delText xml:space="preserve">значений </w:delText>
        </w:r>
        <w:r w:rsidR="00711EB3" w:rsidRPr="008A60BF" w:rsidDel="00122D36">
          <w:delText>параметров фильтрации, в т.ч. по нескольким лицевым счетам)</w:delText>
        </w:r>
        <w:r w:rsidR="00E52AF4" w:rsidRPr="008A60BF" w:rsidDel="00122D36">
          <w:delText xml:space="preserve">. </w:delText>
        </w:r>
      </w:del>
      <w:r w:rsidR="00E52AF4" w:rsidRPr="008A60BF">
        <w:t xml:space="preserve">Перечень показателей состояния лицевых счетов с указанием типов лицевых счетов, для которых они применяются, а также алгоритм их расчета приведен в Приложении </w:t>
      </w:r>
      <w:ins w:id="47" w:author="Сатлер Марина Викторовна" w:date="2024-01-15T16:43:00Z">
        <w:r w:rsidR="008A60BF">
          <w:fldChar w:fldCharType="begin"/>
        </w:r>
        <w:r w:rsidR="008A60BF">
          <w:instrText xml:space="preserve"> REF _Ref156229415 \h </w:instrText>
        </w:r>
      </w:ins>
      <w:r w:rsidR="008A60BF">
        <w:fldChar w:fldCharType="separate"/>
      </w:r>
      <w:r w:rsidR="00D84B4C">
        <w:rPr>
          <w:noProof/>
        </w:rPr>
        <w:t>1</w:t>
      </w:r>
      <w:ins w:id="48" w:author="Сатлер Марина Викторовна" w:date="2024-01-15T16:43:00Z">
        <w:r w:rsidR="008A60BF">
          <w:fldChar w:fldCharType="end"/>
        </w:r>
      </w:ins>
      <w:r w:rsidR="004A3311" w:rsidRPr="0068201B">
        <w:t xml:space="preserve"> </w:t>
      </w:r>
      <w:r w:rsidR="00E52AF4" w:rsidRPr="008A60BF">
        <w:t>к настоящему документу (</w:t>
      </w:r>
      <w:r w:rsidR="004C504A">
        <w:t xml:space="preserve">Таблица </w:t>
      </w:r>
      <w:r w:rsidR="004C504A">
        <w:fldChar w:fldCharType="begin"/>
      </w:r>
      <w:r w:rsidR="004C504A">
        <w:instrText xml:space="preserve"> REF _Ref156229777 \h </w:instrText>
      </w:r>
      <w:r w:rsidR="004C504A">
        <w:fldChar w:fldCharType="separate"/>
      </w:r>
      <w:r w:rsidR="00D84B4C">
        <w:rPr>
          <w:noProof/>
        </w:rPr>
        <w:t>6</w:t>
      </w:r>
      <w:r w:rsidR="004C504A">
        <w:fldChar w:fldCharType="end"/>
      </w:r>
      <w:r w:rsidR="00E52AF4" w:rsidRPr="008A60BF">
        <w:t>).</w:t>
      </w:r>
    </w:p>
    <w:p w14:paraId="620EF26D" w14:textId="1AD6096D" w:rsidR="00C06BDB" w:rsidRPr="008A60BF" w:rsidRDefault="00E52AF4" w:rsidP="007F05AD">
      <w:pPr>
        <w:pStyle w:val="GOSTNormal"/>
      </w:pPr>
      <w:r w:rsidRPr="008A60BF">
        <w:t>Отчет</w:t>
      </w:r>
      <w:r w:rsidR="0084603D" w:rsidRPr="008A60BF">
        <w:t xml:space="preserve"> предполагает представление </w:t>
      </w:r>
      <w:r w:rsidR="00DB3DE0" w:rsidRPr="008A60BF">
        <w:t>данных</w:t>
      </w:r>
      <w:r w:rsidR="0084603D" w:rsidRPr="008A60BF">
        <w:t xml:space="preserve"> в двух </w:t>
      </w:r>
      <w:r w:rsidR="00DB6FC0" w:rsidRPr="008A60BF">
        <w:t>уровнях детализации</w:t>
      </w:r>
      <w:r w:rsidR="00002537">
        <w:t>:</w:t>
      </w:r>
    </w:p>
    <w:p w14:paraId="72773CA6" w14:textId="77777777" w:rsidR="00C06BDB" w:rsidRDefault="0084603D" w:rsidP="007F05AD">
      <w:pPr>
        <w:pStyle w:val="GOSTListmark1"/>
      </w:pPr>
      <w:r>
        <w:t xml:space="preserve">агрегированные данные </w:t>
      </w:r>
      <w:r w:rsidR="00C16667">
        <w:t>в разрезе набора</w:t>
      </w:r>
      <w:r w:rsidR="007B0554">
        <w:t xml:space="preserve"> аналитических признаков</w:t>
      </w:r>
      <w:r w:rsidR="003B5E1D">
        <w:t xml:space="preserve">, значимых для учета операций </w:t>
      </w:r>
      <w:r w:rsidR="00E52AF4">
        <w:t>по типу лицевого счета</w:t>
      </w:r>
      <w:r w:rsidR="00C16667">
        <w:t xml:space="preserve">, о состоянии которого запрашивается информация </w:t>
      </w:r>
      <w:r w:rsidR="007B0554">
        <w:t>(например, по л/с с кодом 05 – КБК, Код НПА, Код направления выплат)</w:t>
      </w:r>
      <w:r w:rsidR="00C06BDB">
        <w:t>;</w:t>
      </w:r>
    </w:p>
    <w:p w14:paraId="635EB293" w14:textId="77777777" w:rsidR="0084603D" w:rsidRDefault="0084603D" w:rsidP="007F05AD">
      <w:pPr>
        <w:pStyle w:val="GOSTListmark1"/>
      </w:pPr>
      <w:r>
        <w:t xml:space="preserve">детализированные данные </w:t>
      </w:r>
      <w:r w:rsidR="00C06BDB">
        <w:t>об операциях</w:t>
      </w:r>
      <w:r w:rsidR="00E52AF4">
        <w:t>, из которых сложилась сумма по выбранной комбинации аналитических признаков (например, по л/с с кодом 05 – КБК, Код НПА, Код направления выплат),</w:t>
      </w:r>
      <w:r w:rsidR="00C06BDB">
        <w:t xml:space="preserve"> </w:t>
      </w:r>
      <w:r>
        <w:t>в разрезе реквизитов первичных документов</w:t>
      </w:r>
      <w:r w:rsidR="007B0554">
        <w:t xml:space="preserve"> и отдельных аналитических признаков, отражающих дополнительную информацию об операции (например, по л/с с кодом 05 – ИКП/ИКВ)</w:t>
      </w:r>
      <w:r>
        <w:t>.</w:t>
      </w:r>
    </w:p>
    <w:p w14:paraId="42F59E6C" w14:textId="77777777" w:rsidR="00BA1E76" w:rsidRPr="00335858" w:rsidRDefault="00711EB3" w:rsidP="008A60BF">
      <w:pPr>
        <w:pStyle w:val="GOSTNormal"/>
      </w:pPr>
      <w:r w:rsidRPr="008A60BF">
        <w:t>Предполагается осуществлять р</w:t>
      </w:r>
      <w:r w:rsidR="00B06BA0" w:rsidRPr="0068201B">
        <w:t>асче</w:t>
      </w:r>
      <w:r w:rsidR="00601896" w:rsidRPr="008A60BF">
        <w:t>т показателей состояния лицевых счетов</w:t>
      </w:r>
      <w:r w:rsidR="00B06BA0" w:rsidRPr="008A60BF">
        <w:t xml:space="preserve"> </w:t>
      </w:r>
      <w:r w:rsidR="00D56DF7" w:rsidRPr="008A60BF">
        <w:t xml:space="preserve">по данным аналитического учета </w:t>
      </w:r>
      <w:r w:rsidR="00601896" w:rsidRPr="008A60BF">
        <w:t>нарастающим итогом</w:t>
      </w:r>
      <w:r w:rsidR="00B06BA0" w:rsidRPr="008A60BF">
        <w:t xml:space="preserve"> с начала года по состоянию на заданную дату.</w:t>
      </w:r>
      <w:r w:rsidR="00601896" w:rsidRPr="008A60BF">
        <w:t xml:space="preserve"> То есть отбор данных учета </w:t>
      </w:r>
      <w:r w:rsidRPr="008A60BF">
        <w:t xml:space="preserve">предполагается </w:t>
      </w:r>
      <w:r w:rsidR="00900C61" w:rsidRPr="008A60BF">
        <w:t>выполня</w:t>
      </w:r>
      <w:r w:rsidRPr="008A60BF">
        <w:t>ть</w:t>
      </w:r>
      <w:r w:rsidR="00601896" w:rsidRPr="008A60BF">
        <w:t xml:space="preserve"> с </w:t>
      </w:r>
      <w:r w:rsidR="00601896" w:rsidRPr="007F05AD">
        <w:t>StartRepDate</w:t>
      </w:r>
      <w:r w:rsidR="00601896" w:rsidRPr="008A60BF">
        <w:t xml:space="preserve"> = 01.01.20ХХ</w:t>
      </w:r>
      <w:r w:rsidR="00601896" w:rsidRPr="0068201B">
        <w:t xml:space="preserve"> (дата начала отчетного периода) по дату </w:t>
      </w:r>
      <w:r w:rsidR="00601896" w:rsidRPr="007F05AD">
        <w:t>EndRepDate</w:t>
      </w:r>
      <w:r w:rsidR="00601896" w:rsidRPr="008A60BF">
        <w:t xml:space="preserve"> (дата окончания отчетного периода). </w:t>
      </w:r>
      <w:r w:rsidRPr="0068201B">
        <w:t xml:space="preserve">При этом, при необходимости в качестве </w:t>
      </w:r>
      <w:r w:rsidRPr="007F05AD">
        <w:t>StartRepDate</w:t>
      </w:r>
      <w:r w:rsidRPr="008A60BF">
        <w:t xml:space="preserve"> и </w:t>
      </w:r>
      <w:r w:rsidRPr="007F05AD">
        <w:t>EndRepDate</w:t>
      </w:r>
      <w:r w:rsidRPr="008A60BF">
        <w:t xml:space="preserve"> могут быть заданы и другие произвольные значения</w:t>
      </w:r>
      <w:r w:rsidR="00010812" w:rsidRPr="0068201B">
        <w:t>, ограниченные одним финансовым годом</w:t>
      </w:r>
      <w:r w:rsidRPr="00335858">
        <w:t xml:space="preserve">. </w:t>
      </w:r>
      <w:r w:rsidR="00BA1E76" w:rsidRPr="008A60BF">
        <w:rPr>
          <w:rFonts w:eastAsiaTheme="majorEastAsia"/>
        </w:rPr>
        <w:t xml:space="preserve">Расчет выполняется </w:t>
      </w:r>
      <w:r w:rsidR="00BA1E76" w:rsidRPr="008A60BF">
        <w:t>в двух вариантах: по дате отражения операции в учете либо по дате вступления в силу учетных данных (в зависимости от значения параметра «</w:t>
      </w:r>
      <w:r w:rsidR="00BA1E76" w:rsidRPr="00335858">
        <w:t>Расчет по дате ввода в действие» (</w:t>
      </w:r>
      <w:r w:rsidR="00BA1E76" w:rsidRPr="007F05AD">
        <w:t>DateMode</w:t>
      </w:r>
      <w:r w:rsidR="00BA1E76" w:rsidRPr="008A60BF">
        <w:t>)</w:t>
      </w:r>
      <w:r w:rsidR="00BA1E76" w:rsidRPr="0068201B">
        <w:t>)</w:t>
      </w:r>
      <w:r w:rsidR="00BA1E76" w:rsidRPr="008A60BF">
        <w:rPr>
          <w:rFonts w:eastAsiaTheme="majorEastAsia"/>
        </w:rPr>
        <w:t>.</w:t>
      </w:r>
    </w:p>
    <w:p w14:paraId="63CB7A16" w14:textId="697C5C06" w:rsidR="00DB3DE0" w:rsidRPr="008A60BF" w:rsidRDefault="003F0833" w:rsidP="007F05AD">
      <w:pPr>
        <w:pStyle w:val="GOSTNormal"/>
        <w:rPr>
          <w:rFonts w:eastAsiaTheme="majorEastAsia"/>
        </w:rPr>
      </w:pPr>
      <w:r w:rsidRPr="008A60BF">
        <w:rPr>
          <w:rFonts w:eastAsiaTheme="majorEastAsia"/>
        </w:rPr>
        <w:t xml:space="preserve">Отбор данных осуществляется с учетом условий отбора, заданных в параметрах запроса </w:t>
      </w:r>
      <w:r w:rsidR="00FA67D6" w:rsidRPr="008A60BF">
        <w:t>«Код валюты по ОКВ»</w:t>
      </w:r>
      <w:r w:rsidRPr="008A60BF">
        <w:t xml:space="preserve"> (</w:t>
      </w:r>
      <w:r w:rsidRPr="007F05AD">
        <w:t>CurrencyCode</w:t>
      </w:r>
      <w:r w:rsidRPr="008A60BF">
        <w:t>),</w:t>
      </w:r>
      <w:r w:rsidR="00FA67D6" w:rsidRPr="0068201B">
        <w:t xml:space="preserve"> </w:t>
      </w:r>
      <w:r w:rsidR="00FA67D6" w:rsidRPr="008A60BF">
        <w:t>«Тип записей учета»</w:t>
      </w:r>
      <w:r w:rsidRPr="008A60BF">
        <w:t xml:space="preserve"> (</w:t>
      </w:r>
      <w:r w:rsidRPr="007F05AD">
        <w:t>RecType</w:t>
      </w:r>
      <w:r w:rsidRPr="008A60BF">
        <w:t>)</w:t>
      </w:r>
      <w:ins w:id="49" w:author="Сказецкая Наталья Камилевна" w:date="2024-04-26T20:48:00Z">
        <w:r w:rsidR="00EF695C">
          <w:t>,</w:t>
        </w:r>
      </w:ins>
      <w:r w:rsidRPr="008A60BF">
        <w:t xml:space="preserve"> </w:t>
      </w:r>
      <w:r w:rsidRPr="008A60BF">
        <w:rPr>
          <w:rFonts w:eastAsiaTheme="majorEastAsia"/>
        </w:rPr>
        <w:t xml:space="preserve">и </w:t>
      </w:r>
      <w:ins w:id="50" w:author="Сказецкая Наталья Камилевна" w:date="2023-12-29T12:51:00Z">
        <w:r w:rsidR="007A4351" w:rsidRPr="008A60BF">
          <w:rPr>
            <w:rFonts w:eastAsiaTheme="majorEastAsia"/>
          </w:rPr>
          <w:t xml:space="preserve">по </w:t>
        </w:r>
      </w:ins>
      <w:r w:rsidRPr="008A60BF">
        <w:t>значени</w:t>
      </w:r>
      <w:ins w:id="51" w:author="Сказецкая Наталья Камилевна" w:date="2023-12-29T12:51:00Z">
        <w:r w:rsidR="007A4351" w:rsidRPr="008A60BF">
          <w:t>ям</w:t>
        </w:r>
      </w:ins>
      <w:del w:id="52" w:author="Сказецкая Наталья Камилевна" w:date="2023-12-29T12:51:00Z">
        <w:r w:rsidRPr="008A60BF" w:rsidDel="007A4351">
          <w:delText>й</w:delText>
        </w:r>
      </w:del>
      <w:r w:rsidRPr="008A60BF">
        <w:t xml:space="preserve"> аналитических признаков (</w:t>
      </w:r>
      <w:r w:rsidRPr="007F05AD">
        <w:t>FilterParams</w:t>
      </w:r>
      <w:del w:id="53" w:author="Сказецкая Наталья Камилевна" w:date="2024-04-23T17:32:00Z">
        <w:r w:rsidR="004166D3" w:rsidRPr="008A60BF" w:rsidDel="00122D36">
          <w:rPr>
            <w:rFonts w:eastAsiaTheme="majorEastAsia"/>
          </w:rPr>
          <w:delText>, обязательно задается фильтр по аналитическому признаку «Лицевой счет»</w:delText>
        </w:r>
        <w:r w:rsidR="007F100A" w:rsidRPr="0068201B" w:rsidDel="00122D36">
          <w:rPr>
            <w:rFonts w:eastAsiaTheme="majorEastAsia"/>
          </w:rPr>
          <w:delText xml:space="preserve"> или </w:delText>
        </w:r>
        <w:r w:rsidR="00347F69" w:rsidRPr="008A60BF" w:rsidDel="00122D36">
          <w:rPr>
            <w:rFonts w:eastAsiaTheme="majorEastAsia"/>
          </w:rPr>
          <w:delText>«Лицевой счет (дополнительный)»</w:delText>
        </w:r>
      </w:del>
      <w:r w:rsidRPr="008A60BF">
        <w:rPr>
          <w:rFonts w:eastAsiaTheme="majorEastAsia"/>
        </w:rPr>
        <w:t>).</w:t>
      </w:r>
      <w:r w:rsidR="00DB3DE0" w:rsidRPr="008A60BF">
        <w:rPr>
          <w:rFonts w:eastAsiaTheme="majorEastAsia"/>
        </w:rPr>
        <w:t xml:space="preserve"> </w:t>
      </w:r>
      <w:r w:rsidR="00EC52B2" w:rsidRPr="008A60BF">
        <w:t>При значении параметра «Признак необходимости отображения данных в разрезе документов» (</w:t>
      </w:r>
      <w:r w:rsidR="00EC52B2" w:rsidRPr="007F05AD">
        <w:t>Documents</w:t>
      </w:r>
      <w:r w:rsidR="00EC52B2" w:rsidRPr="008A60BF">
        <w:t>)</w:t>
      </w:r>
      <w:r w:rsidR="00EC52B2" w:rsidRPr="0068201B">
        <w:t xml:space="preserve"> = «0» (необходимы только атрибуты счетов) отбор данных по аналитическим признакам, не участвующим в расчете </w:t>
      </w:r>
      <w:r w:rsidR="00EC52B2" w:rsidRPr="008A60BF">
        <w:t>балансов (свойствам записи учета) не предусматривается</w:t>
      </w:r>
      <w:r w:rsidR="00EC52B2" w:rsidRPr="008A60BF">
        <w:rPr>
          <w:rFonts w:eastAsiaTheme="majorEastAsia"/>
        </w:rPr>
        <w:t xml:space="preserve">. </w:t>
      </w:r>
      <w:r w:rsidR="004025C1" w:rsidRPr="008A60BF">
        <w:t>В</w:t>
      </w:r>
      <w:r w:rsidR="00DB3DE0" w:rsidRPr="008A60BF">
        <w:t xml:space="preserve"> отбор попадают только те аналитические счета, которые согласно </w:t>
      </w:r>
      <w:r w:rsidR="004C504A">
        <w:t xml:space="preserve">таблице </w:t>
      </w:r>
      <w:r w:rsidR="004C504A">
        <w:fldChar w:fldCharType="begin"/>
      </w:r>
      <w:r w:rsidR="004C504A">
        <w:instrText xml:space="preserve"> REF _Ref156229777 \h </w:instrText>
      </w:r>
      <w:r w:rsidR="004C504A">
        <w:fldChar w:fldCharType="separate"/>
      </w:r>
      <w:r w:rsidR="00D84B4C">
        <w:rPr>
          <w:noProof/>
        </w:rPr>
        <w:t>6</w:t>
      </w:r>
      <w:r w:rsidR="004C504A">
        <w:fldChar w:fldCharType="end"/>
      </w:r>
      <w:r w:rsidR="004C504A">
        <w:t xml:space="preserve"> </w:t>
      </w:r>
      <w:r w:rsidR="00DB3DE0" w:rsidRPr="008A60BF">
        <w:t>участвуют в алгор</w:t>
      </w:r>
      <w:r w:rsidR="00DB3DE0" w:rsidRPr="0068201B">
        <w:t>итмах расчета показателей сост</w:t>
      </w:r>
      <w:r w:rsidR="00DB3DE0" w:rsidRPr="008A60BF">
        <w:t>ояния лицевого счета, коды (идентификаторы) которых переданны в составе запроса (</w:t>
      </w:r>
      <w:r w:rsidR="00DB3DE0" w:rsidRPr="007F05AD">
        <w:t>Indicator</w:t>
      </w:r>
      <w:r w:rsidR="00750306" w:rsidRPr="007F05AD">
        <w:t>s</w:t>
      </w:r>
      <w:r w:rsidR="00DB3DE0" w:rsidRPr="008A60BF">
        <w:t>).</w:t>
      </w:r>
      <w:r w:rsidR="00D56DF7" w:rsidRPr="0068201B">
        <w:t xml:space="preserve"> Коды (идентификаторы) показателей состояния лицевых счетов уникальны в пределах вида отчета (</w:t>
      </w:r>
      <w:r w:rsidR="00D56DF7" w:rsidRPr="007F05AD">
        <w:t>ReportType</w:t>
      </w:r>
      <w:r w:rsidR="00D56DF7" w:rsidRPr="008A60BF">
        <w:t>)</w:t>
      </w:r>
      <w:r w:rsidR="00D56DF7" w:rsidRPr="0068201B">
        <w:t>.</w:t>
      </w:r>
    </w:p>
    <w:p w14:paraId="10178A91" w14:textId="02469539" w:rsidR="00CA28E0" w:rsidRPr="008A60BF" w:rsidRDefault="00DB3DE0" w:rsidP="007F05AD">
      <w:pPr>
        <w:pStyle w:val="GOSTNormal"/>
      </w:pPr>
      <w:r w:rsidRPr="008A60BF">
        <w:rPr>
          <w:rFonts w:eastAsiaTheme="majorEastAsia"/>
        </w:rPr>
        <w:lastRenderedPageBreak/>
        <w:t>В запросе могут быть заданы параметры отображения (</w:t>
      </w:r>
      <w:r w:rsidRPr="007F05AD">
        <w:rPr>
          <w:rFonts w:eastAsiaTheme="majorEastAsia"/>
        </w:rPr>
        <w:t>VisualParams</w:t>
      </w:r>
      <w:r w:rsidRPr="008A60BF">
        <w:rPr>
          <w:rFonts w:eastAsiaTheme="majorEastAsia"/>
        </w:rPr>
        <w:t xml:space="preserve">), где допускается указывать комбинации любых аналитических признаков, </w:t>
      </w:r>
      <w:r w:rsidR="00CA28E0" w:rsidRPr="0068201B">
        <w:rPr>
          <w:rFonts w:eastAsiaTheme="majorEastAsia"/>
        </w:rPr>
        <w:t xml:space="preserve">зарегистрированных в </w:t>
      </w:r>
      <w:r w:rsidR="00CA28E0" w:rsidRPr="007F05AD">
        <w:rPr>
          <w:rFonts w:eastAsiaTheme="majorEastAsia"/>
        </w:rPr>
        <w:t>SVAP</w:t>
      </w:r>
      <w:r w:rsidRPr="008A60BF">
        <w:t>: входящих в структуру номера счета и/или дополнительных, которыми обогащается счет (не входящих в структуру номера</w:t>
      </w:r>
      <w:r>
        <w:t xml:space="preserve"> </w:t>
      </w:r>
      <w:r w:rsidRPr="008A60BF">
        <w:t>счета)</w:t>
      </w:r>
      <w:r w:rsidR="00CA28E0" w:rsidRPr="0068201B">
        <w:t>, и/или не участвующих в расчет</w:t>
      </w:r>
      <w:r w:rsidR="00CA28E0" w:rsidRPr="008A60BF">
        <w:t>е балансов (свойств записи учета)</w:t>
      </w:r>
      <w:r w:rsidRPr="008A60BF">
        <w:t>.</w:t>
      </w:r>
      <w:r w:rsidR="00FA67D6" w:rsidRPr="008A60BF">
        <w:t xml:space="preserve"> </w:t>
      </w:r>
      <w:r w:rsidR="004166D3" w:rsidRPr="008A60BF">
        <w:t xml:space="preserve">А также может быть задан признак необходимости </w:t>
      </w:r>
      <w:r w:rsidR="00D35A29" w:rsidRPr="008A60BF">
        <w:t>группировки</w:t>
      </w:r>
      <w:r w:rsidR="004166D3" w:rsidRPr="008A60BF">
        <w:t xml:space="preserve"> результатов расчета в разрезе кодов валют (</w:t>
      </w:r>
      <w:r w:rsidR="004166D3" w:rsidRPr="007F05AD">
        <w:t>CurrencyCodeShow</w:t>
      </w:r>
      <w:r w:rsidR="004166D3" w:rsidRPr="008A60BF">
        <w:t>).</w:t>
      </w:r>
      <w:r w:rsidR="00CA28E0" w:rsidRPr="0068201B">
        <w:t xml:space="preserve"> </w:t>
      </w:r>
      <w:r w:rsidR="00EC52B2" w:rsidRPr="008A60BF">
        <w:t>При</w:t>
      </w:r>
      <w:r w:rsidR="00AF41A8" w:rsidRPr="008A60BF">
        <w:t xml:space="preserve"> значени</w:t>
      </w:r>
      <w:r w:rsidR="00EC52B2" w:rsidRPr="008A60BF">
        <w:t>и</w:t>
      </w:r>
      <w:r w:rsidR="00AF41A8" w:rsidRPr="008A60BF">
        <w:t xml:space="preserve"> параметра</w:t>
      </w:r>
      <w:r w:rsidR="00CA28E0" w:rsidRPr="008A60BF">
        <w:t xml:space="preserve"> «Пр</w:t>
      </w:r>
      <w:r w:rsidR="00EC52B2" w:rsidRPr="008A60BF">
        <w:t>изнак необходимости отображения</w:t>
      </w:r>
      <w:r w:rsidR="00CA28E0" w:rsidRPr="008A60BF">
        <w:t xml:space="preserve"> данных в разрезе документов» (</w:t>
      </w:r>
      <w:r w:rsidR="00CA28E0" w:rsidRPr="007F05AD">
        <w:t>Documents</w:t>
      </w:r>
      <w:r w:rsidR="00CA28E0" w:rsidRPr="008A60BF">
        <w:t>)</w:t>
      </w:r>
      <w:r w:rsidR="00CA28E0" w:rsidRPr="0068201B">
        <w:t xml:space="preserve"> </w:t>
      </w:r>
      <w:r w:rsidR="00EC52B2" w:rsidRPr="008A60BF">
        <w:t>= «0» (необходимы только атрибуты счетов) предоставление</w:t>
      </w:r>
      <w:r w:rsidR="00AF41A8" w:rsidRPr="008A60BF">
        <w:t xml:space="preserve"> данных в разрезе аналитических признаков, не участвующих в расчете балансов (свойств записи учета)</w:t>
      </w:r>
      <w:r w:rsidR="001A7E21" w:rsidRPr="008A60BF">
        <w:t>,</w:t>
      </w:r>
      <w:r w:rsidR="00EC52B2" w:rsidRPr="008A60BF">
        <w:t xml:space="preserve"> не предусматривается</w:t>
      </w:r>
      <w:r w:rsidR="00CA28E0" w:rsidRPr="008A60BF">
        <w:rPr>
          <w:rFonts w:eastAsiaTheme="majorEastAsia"/>
        </w:rPr>
        <w:t>.</w:t>
      </w:r>
    </w:p>
    <w:p w14:paraId="722B97B7" w14:textId="1C3FC12E" w:rsidR="004166D3" w:rsidRPr="0068201B" w:rsidRDefault="004166D3" w:rsidP="008A60BF">
      <w:pPr>
        <w:pStyle w:val="GOSTNormal"/>
      </w:pPr>
      <w:r w:rsidRPr="008A60BF">
        <w:t>Если в параметре «Признак необходимости отображения, данных в разрезе документов» (</w:t>
      </w:r>
      <w:r w:rsidRPr="007F05AD">
        <w:t>Documents</w:t>
      </w:r>
      <w:r w:rsidRPr="008A60BF">
        <w:t>)</w:t>
      </w:r>
      <w:r w:rsidRPr="0068201B">
        <w:t xml:space="preserve"> передано значение «0» (необходимы только атрибуты счетов), то</w:t>
      </w:r>
      <w:r w:rsidR="00EC52B2" w:rsidRPr="008A60BF">
        <w:t xml:space="preserve"> </w:t>
      </w:r>
      <w:r w:rsidRPr="008A60BF">
        <w:t xml:space="preserve">осуществляется отбор данных об оборотах и остатках (Дебет и Кредит) </w:t>
      </w:r>
      <w:r w:rsidRPr="008A60BF">
        <w:rPr>
          <w:b/>
        </w:rPr>
        <w:t xml:space="preserve">по </w:t>
      </w:r>
      <w:r w:rsidR="00D35A29" w:rsidRPr="008A60BF">
        <w:rPr>
          <w:b/>
        </w:rPr>
        <w:t>комбинации всех аналитических признаков</w:t>
      </w:r>
      <w:r w:rsidR="00D35A29" w:rsidRPr="007F05AD">
        <w:rPr>
          <w:b/>
        </w:rPr>
        <w:t xml:space="preserve">, </w:t>
      </w:r>
      <w:r w:rsidR="00B44B9F" w:rsidRPr="008A60BF">
        <w:rPr>
          <w:b/>
        </w:rPr>
        <w:t>участвующих в расчете балансов</w:t>
      </w:r>
      <w:r w:rsidR="00D35A29" w:rsidRPr="0068201B">
        <w:t>,</w:t>
      </w:r>
      <w:r w:rsidR="00270A82" w:rsidRPr="008A60BF">
        <w:t xml:space="preserve"> </w:t>
      </w:r>
      <w:r w:rsidRPr="008A60BF">
        <w:t>за отчетный период (с «</w:t>
      </w:r>
      <w:r w:rsidRPr="007F05AD">
        <w:t>StartRepDate</w:t>
      </w:r>
      <w:r w:rsidRPr="008A60BF">
        <w:t>» по «</w:t>
      </w:r>
      <w:r w:rsidRPr="007F05AD">
        <w:t>EndRepDate</w:t>
      </w:r>
      <w:r w:rsidRPr="008A60BF">
        <w:t>»), удовлетворяющих параметрам отбора (</w:t>
      </w:r>
      <w:r w:rsidRPr="007F05AD">
        <w:t>CurrencyCode</w:t>
      </w:r>
      <w:r w:rsidRPr="008A60BF">
        <w:t xml:space="preserve">, </w:t>
      </w:r>
      <w:r w:rsidRPr="007F05AD">
        <w:t>RecType</w:t>
      </w:r>
      <w:r w:rsidRPr="008A60BF">
        <w:t xml:space="preserve">, </w:t>
      </w:r>
      <w:r w:rsidRPr="007F05AD">
        <w:t>Filter</w:t>
      </w:r>
      <w:r w:rsidRPr="008A60BF">
        <w:t xml:space="preserve">Params). </w:t>
      </w:r>
      <w:r w:rsidRPr="00335858">
        <w:t xml:space="preserve">При этом в расчет берется информация об остатках (балансах) счета на конец отчетного периода. </w:t>
      </w:r>
      <w:r w:rsidRPr="008A60BF">
        <w:t>Ответ не содержит информацию о реквизитах первичных документов, данные группируются в разрезе параметров отображения (</w:t>
      </w:r>
      <w:r w:rsidRPr="007F05AD">
        <w:t>RespData</w:t>
      </w:r>
      <w:r w:rsidRPr="008A60BF">
        <w:t>:</w:t>
      </w:r>
      <w:r w:rsidRPr="007F05AD">
        <w:t>VisualParams</w:t>
      </w:r>
      <w:r w:rsidRPr="008A60BF">
        <w:t>). Если в запросе</w:t>
      </w:r>
      <w:r w:rsidRPr="0068201B">
        <w:rPr>
          <w:rFonts w:eastAsiaTheme="majorEastAsia"/>
        </w:rPr>
        <w:t xml:space="preserve"> параметры отображения заданы (</w:t>
      </w:r>
      <w:r w:rsidRPr="007F05AD">
        <w:rPr>
          <w:rFonts w:eastAsiaTheme="majorEastAsia"/>
        </w:rPr>
        <w:t>VisualParams</w:t>
      </w:r>
      <w:r w:rsidRPr="008A60BF">
        <w:rPr>
          <w:rFonts w:eastAsiaTheme="majorEastAsia"/>
        </w:rPr>
        <w:t>),</w:t>
      </w:r>
      <w:r w:rsidRPr="0068201B">
        <w:rPr>
          <w:rFonts w:eastAsiaTheme="majorEastAsia"/>
        </w:rPr>
        <w:t xml:space="preserve"> тогда ответ будет содержать строки, включающие перечень заданных аналитических </w:t>
      </w:r>
      <w:r w:rsidRPr="008A60BF">
        <w:rPr>
          <w:rFonts w:eastAsiaTheme="majorEastAsia"/>
        </w:rPr>
        <w:t>признаков. Если в запросе параметры отображения не заданы (</w:t>
      </w:r>
      <w:r w:rsidRPr="007F05AD">
        <w:rPr>
          <w:rFonts w:eastAsiaTheme="majorEastAsia"/>
        </w:rPr>
        <w:t>VisualParams</w:t>
      </w:r>
      <w:r w:rsidRPr="008A60BF">
        <w:rPr>
          <w:rFonts w:eastAsiaTheme="majorEastAsia"/>
        </w:rPr>
        <w:t>)</w:t>
      </w:r>
      <w:r w:rsidRPr="0068201B">
        <w:rPr>
          <w:rFonts w:eastAsiaTheme="majorEastAsia"/>
        </w:rPr>
        <w:t xml:space="preserve">, то ответ будет содержать строки, включающие перечень всех аналитических признаков, входящих в структуру номера счета согласно настройкам </w:t>
      </w:r>
      <w:r w:rsidRPr="007F05AD">
        <w:rPr>
          <w:rFonts w:eastAsiaTheme="majorEastAsia"/>
        </w:rPr>
        <w:t>SVAP</w:t>
      </w:r>
      <w:r w:rsidRPr="008A60BF">
        <w:rPr>
          <w:rFonts w:eastAsiaTheme="majorEastAsia"/>
        </w:rPr>
        <w:t>.</w:t>
      </w:r>
    </w:p>
    <w:p w14:paraId="0D684CC8" w14:textId="43B8DB76" w:rsidR="00925193" w:rsidRPr="0068201B" w:rsidRDefault="0004778B" w:rsidP="007F05AD">
      <w:pPr>
        <w:pStyle w:val="GOSTNormal"/>
      </w:pPr>
      <w:r w:rsidRPr="008A60BF">
        <w:t>Если в параметре «Признак необходимости отображения, данных в разрезе документов» (</w:t>
      </w:r>
      <w:r w:rsidRPr="007F05AD">
        <w:t>Documents</w:t>
      </w:r>
      <w:r w:rsidRPr="008A60BF">
        <w:t>)</w:t>
      </w:r>
      <w:r w:rsidRPr="0068201B">
        <w:t xml:space="preserve"> передано значение «1»</w:t>
      </w:r>
      <w:r w:rsidR="00DB6FC0" w:rsidRPr="008A60BF">
        <w:t xml:space="preserve"> (необходимы атрибуты документов)</w:t>
      </w:r>
      <w:r w:rsidRPr="008A60BF">
        <w:t>, то</w:t>
      </w:r>
      <w:r w:rsidR="00EC52B2" w:rsidRPr="008A60BF">
        <w:t xml:space="preserve"> </w:t>
      </w:r>
      <w:r w:rsidRPr="008A60BF">
        <w:t>осуществляется отбор</w:t>
      </w:r>
      <w:r w:rsidR="00FA67D6" w:rsidRPr="008A60BF">
        <w:t xml:space="preserve"> данных</w:t>
      </w:r>
      <w:r w:rsidRPr="008A60BF">
        <w:t xml:space="preserve"> </w:t>
      </w:r>
      <w:r w:rsidR="00FA67D6" w:rsidRPr="008A60BF">
        <w:rPr>
          <w:b/>
        </w:rPr>
        <w:t>по записям</w:t>
      </w:r>
      <w:r w:rsidRPr="008A60BF">
        <w:rPr>
          <w:b/>
        </w:rPr>
        <w:t xml:space="preserve"> анал</w:t>
      </w:r>
      <w:r w:rsidR="00925193" w:rsidRPr="008A60BF">
        <w:rPr>
          <w:b/>
        </w:rPr>
        <w:t>итического учета</w:t>
      </w:r>
      <w:r w:rsidR="00925193">
        <w:t xml:space="preserve">, </w:t>
      </w:r>
      <w:r w:rsidR="00925193" w:rsidRPr="008A60BF">
        <w:t>сформированным</w:t>
      </w:r>
      <w:r w:rsidRPr="0068201B">
        <w:t xml:space="preserve"> за отчетный период (с «</w:t>
      </w:r>
      <w:r w:rsidRPr="007F05AD">
        <w:t>StartRepDate</w:t>
      </w:r>
      <w:r w:rsidRPr="008A60BF">
        <w:t>»</w:t>
      </w:r>
      <w:r w:rsidRPr="0068201B">
        <w:t xml:space="preserve"> по «</w:t>
      </w:r>
      <w:r w:rsidRPr="007F05AD">
        <w:t>EndRepDate</w:t>
      </w:r>
      <w:r w:rsidRPr="008A60BF">
        <w:t>») и удовлетворяющих параметрам отбора (</w:t>
      </w:r>
      <w:r w:rsidRPr="007F05AD">
        <w:t>CurrencyCode</w:t>
      </w:r>
      <w:r w:rsidRPr="008A60BF">
        <w:t xml:space="preserve">, </w:t>
      </w:r>
      <w:r w:rsidRPr="007F05AD">
        <w:t>RecType</w:t>
      </w:r>
      <w:r w:rsidRPr="008A60BF">
        <w:t xml:space="preserve">, </w:t>
      </w:r>
      <w:r w:rsidRPr="007F05AD">
        <w:t>Filter</w:t>
      </w:r>
      <w:r w:rsidRPr="008A60BF">
        <w:t>Params)</w:t>
      </w:r>
      <w:r w:rsidR="00FA67D6" w:rsidRPr="008A60BF">
        <w:t>.</w:t>
      </w:r>
      <w:r w:rsidR="00EC52B2" w:rsidRPr="008A60BF">
        <w:t xml:space="preserve"> </w:t>
      </w:r>
      <w:r w:rsidR="00FA67D6" w:rsidRPr="008A60BF">
        <w:t xml:space="preserve">Ответ содержит информацию о документе, в рамках которого записи учета </w:t>
      </w:r>
      <w:r w:rsidR="00D67063" w:rsidRPr="008A60BF">
        <w:t>были подобраны (</w:t>
      </w:r>
      <w:r w:rsidR="00FA67D6" w:rsidRPr="008A60BF">
        <w:t>передаются основные реквизиты документа-осн</w:t>
      </w:r>
      <w:r w:rsidR="00D67063" w:rsidRPr="008A60BF">
        <w:t xml:space="preserve">ования для проведения операции: </w:t>
      </w:r>
      <w:r w:rsidR="00FA67D6" w:rsidRPr="008A60BF">
        <w:t>GUID, тип, номер и дата), дата отражения операции в учете и дата ввода в действие</w:t>
      </w:r>
      <w:r w:rsidR="00925193" w:rsidRPr="008A60BF">
        <w:t>,</w:t>
      </w:r>
      <w:r w:rsidR="00FA67D6" w:rsidRPr="008A60BF">
        <w:t xml:space="preserve"> а также п</w:t>
      </w:r>
      <w:r w:rsidR="00583A8D" w:rsidRPr="008A60BF">
        <w:t>араметры отображения</w:t>
      </w:r>
      <w:r w:rsidR="00FA67D6" w:rsidRPr="008A60BF">
        <w:t xml:space="preserve"> (</w:t>
      </w:r>
      <w:r w:rsidR="00FA67D6" w:rsidRPr="007F05AD">
        <w:t>RespData</w:t>
      </w:r>
      <w:r w:rsidR="00FA67D6" w:rsidRPr="008A60BF">
        <w:t>:</w:t>
      </w:r>
      <w:r w:rsidR="00FA67D6" w:rsidRPr="007F05AD">
        <w:t>VisualParams</w:t>
      </w:r>
      <w:r w:rsidR="00FA67D6" w:rsidRPr="008A60BF">
        <w:t>) в виде комбинации аналитических признаков (в т.ч. в виде аналитического призна</w:t>
      </w:r>
      <w:r w:rsidR="00FA67D6" w:rsidRPr="0068201B">
        <w:t>ка может быть получено наимено</w:t>
      </w:r>
      <w:r w:rsidR="00FA67D6" w:rsidRPr="008A60BF">
        <w:t xml:space="preserve">вание документа). </w:t>
      </w:r>
      <w:r w:rsidR="00925193" w:rsidRPr="008A60BF">
        <w:t>Если в запросе</w:t>
      </w:r>
      <w:r w:rsidR="00925193" w:rsidRPr="008A60BF">
        <w:rPr>
          <w:rFonts w:eastAsiaTheme="majorEastAsia"/>
        </w:rPr>
        <w:t xml:space="preserve"> параметры отображения заданы (</w:t>
      </w:r>
      <w:r w:rsidR="00925193" w:rsidRPr="007F05AD">
        <w:rPr>
          <w:rFonts w:eastAsiaTheme="majorEastAsia"/>
        </w:rPr>
        <w:t>VisualParams</w:t>
      </w:r>
      <w:r w:rsidR="00925193" w:rsidRPr="008A60BF">
        <w:rPr>
          <w:rFonts w:eastAsiaTheme="majorEastAsia"/>
        </w:rPr>
        <w:t>),</w:t>
      </w:r>
      <w:r w:rsidR="00925193" w:rsidRPr="0068201B">
        <w:rPr>
          <w:rFonts w:eastAsiaTheme="majorEastAsia"/>
        </w:rPr>
        <w:t xml:space="preserve"> тогда ответ будет содержать строки, включающие перечень заданных аналитических признаков. Если в запросе параметры отображения не заданы</w:t>
      </w:r>
      <w:r w:rsidR="00DB6FC0" w:rsidRPr="008A60BF">
        <w:rPr>
          <w:rFonts w:eastAsiaTheme="majorEastAsia"/>
        </w:rPr>
        <w:t xml:space="preserve"> (</w:t>
      </w:r>
      <w:r w:rsidR="00DB6FC0" w:rsidRPr="007F05AD">
        <w:rPr>
          <w:rFonts w:eastAsiaTheme="majorEastAsia"/>
        </w:rPr>
        <w:t>VisualParams</w:t>
      </w:r>
      <w:r w:rsidR="00DB6FC0" w:rsidRPr="008A60BF">
        <w:rPr>
          <w:rFonts w:eastAsiaTheme="majorEastAsia"/>
        </w:rPr>
        <w:t>)</w:t>
      </w:r>
      <w:r w:rsidR="00925193" w:rsidRPr="0068201B">
        <w:rPr>
          <w:rFonts w:eastAsiaTheme="majorEastAsia"/>
        </w:rPr>
        <w:t xml:space="preserve">, то ответ будет содержать </w:t>
      </w:r>
      <w:r w:rsidR="00925193" w:rsidRPr="008A60BF">
        <w:rPr>
          <w:rFonts w:eastAsiaTheme="majorEastAsia"/>
        </w:rPr>
        <w:t xml:space="preserve">строки, включающие перечень всех зарегистрированных в </w:t>
      </w:r>
      <w:r w:rsidR="00925193" w:rsidRPr="007F05AD">
        <w:rPr>
          <w:rFonts w:eastAsiaTheme="majorEastAsia"/>
        </w:rPr>
        <w:t>SVAP</w:t>
      </w:r>
      <w:r w:rsidR="00925193" w:rsidRPr="008A60BF">
        <w:rPr>
          <w:rFonts w:eastAsiaTheme="majorEastAsia"/>
        </w:rPr>
        <w:t xml:space="preserve"> аналитических признаков.</w:t>
      </w:r>
    </w:p>
    <w:p w14:paraId="75564D86" w14:textId="57319AF8" w:rsidR="001C6967" w:rsidRPr="00335858" w:rsidRDefault="001C6967" w:rsidP="008A60BF">
      <w:pPr>
        <w:pStyle w:val="GOSTNormal"/>
      </w:pPr>
      <w:r w:rsidRPr="008A60BF">
        <w:t>Если в запросе заполнен признак расчета итоговой строки (</w:t>
      </w:r>
      <w:r w:rsidRPr="007F05AD">
        <w:t>SummaryOnlyShow</w:t>
      </w:r>
      <w:r w:rsidRPr="008A60BF">
        <w:t xml:space="preserve">), то параметры отображения запроса </w:t>
      </w:r>
      <w:r w:rsidRPr="0068201B">
        <w:rPr>
          <w:rFonts w:eastAsiaTheme="majorEastAsia"/>
        </w:rPr>
        <w:t>(</w:t>
      </w:r>
      <w:r w:rsidRPr="007F05AD">
        <w:rPr>
          <w:rFonts w:eastAsiaTheme="majorEastAsia"/>
        </w:rPr>
        <w:t>VisualParams</w:t>
      </w:r>
      <w:r w:rsidRPr="008A60BF">
        <w:rPr>
          <w:rFonts w:eastAsiaTheme="majorEastAsia"/>
        </w:rPr>
        <w:t>)</w:t>
      </w:r>
      <w:r w:rsidRPr="0068201B">
        <w:rPr>
          <w:rFonts w:eastAsiaTheme="majorEastAsia"/>
        </w:rPr>
        <w:t xml:space="preserve"> игнорируются, расчет </w:t>
      </w:r>
      <w:r w:rsidR="00583A8D" w:rsidRPr="008A60BF">
        <w:rPr>
          <w:rFonts w:eastAsiaTheme="majorEastAsia"/>
        </w:rPr>
        <w:t xml:space="preserve">сумм </w:t>
      </w:r>
      <w:r w:rsidRPr="008A60BF">
        <w:rPr>
          <w:rFonts w:eastAsiaTheme="majorEastAsia"/>
        </w:rPr>
        <w:t xml:space="preserve">производится </w:t>
      </w:r>
      <w:r w:rsidR="00583A8D" w:rsidRPr="008A60BF">
        <w:rPr>
          <w:rFonts w:eastAsiaTheme="majorEastAsia"/>
        </w:rPr>
        <w:t>по счетам аналитического учета, предусмотренным алгоритмом расчета показателей согласно</w:t>
      </w:r>
      <w:r w:rsidR="004C504A">
        <w:t xml:space="preserve"> таблице </w:t>
      </w:r>
      <w:r w:rsidR="004C504A">
        <w:fldChar w:fldCharType="begin"/>
      </w:r>
      <w:r w:rsidR="004C504A">
        <w:instrText xml:space="preserve"> REF _Ref156229777 \h </w:instrText>
      </w:r>
      <w:r w:rsidR="004C504A">
        <w:fldChar w:fldCharType="separate"/>
      </w:r>
      <w:r w:rsidR="00D84B4C">
        <w:rPr>
          <w:noProof/>
        </w:rPr>
        <w:t>6</w:t>
      </w:r>
      <w:r w:rsidR="004C504A">
        <w:fldChar w:fldCharType="end"/>
      </w:r>
      <w:r w:rsidR="00583A8D" w:rsidRPr="008A60BF">
        <w:rPr>
          <w:rFonts w:eastAsiaTheme="majorEastAsia"/>
        </w:rPr>
        <w:t xml:space="preserve">, </w:t>
      </w:r>
      <w:r w:rsidRPr="0068201B">
        <w:t xml:space="preserve">с полной группировкой данных по всем </w:t>
      </w:r>
      <w:r w:rsidR="00583A8D" w:rsidRPr="00335858">
        <w:t xml:space="preserve">остальным </w:t>
      </w:r>
      <w:r w:rsidRPr="00A60059">
        <w:t>аналитическим признакам</w:t>
      </w:r>
      <w:r w:rsidR="004A419A" w:rsidRPr="00231529">
        <w:t xml:space="preserve"> и всем документам</w:t>
      </w:r>
      <w:r w:rsidRPr="008A60BF">
        <w:rPr>
          <w:rFonts w:eastAsiaTheme="majorEastAsia"/>
        </w:rPr>
        <w:t xml:space="preserve">, </w:t>
      </w:r>
      <w:r w:rsidRPr="008A60BF">
        <w:t xml:space="preserve">в ответе </w:t>
      </w:r>
      <w:r w:rsidR="001F74A0" w:rsidRPr="008A60BF">
        <w:t xml:space="preserve">не заполняются </w:t>
      </w:r>
      <w:r w:rsidRPr="008A60BF">
        <w:t>параметры отображения данных (</w:t>
      </w:r>
      <w:r w:rsidRPr="007F05AD">
        <w:t>RespData</w:t>
      </w:r>
      <w:r w:rsidRPr="008A60BF">
        <w:t>:</w:t>
      </w:r>
      <w:r w:rsidRPr="007F05AD">
        <w:t>VisualParams</w:t>
      </w:r>
      <w:r w:rsidRPr="008A60BF">
        <w:t>)</w:t>
      </w:r>
      <w:r w:rsidR="000C4F75" w:rsidRPr="0068201B">
        <w:t>, а также</w:t>
      </w:r>
      <w:r w:rsidR="001F74A0" w:rsidRPr="008A60BF">
        <w:t xml:space="preserve"> </w:t>
      </w:r>
      <w:r w:rsidR="000C4F75" w:rsidRPr="008A60BF">
        <w:t>реквизиты первичного</w:t>
      </w:r>
      <w:r w:rsidR="001F74A0" w:rsidRPr="008A60BF">
        <w:t xml:space="preserve"> документ</w:t>
      </w:r>
      <w:r w:rsidR="000C4F75" w:rsidRPr="008A60BF">
        <w:t xml:space="preserve">а, дата отражения операции в учете и дата ввода в действие (при </w:t>
      </w:r>
      <w:r w:rsidR="000C4F75" w:rsidRPr="007F05AD">
        <w:t>Documents</w:t>
      </w:r>
      <w:r w:rsidR="000C4F75" w:rsidRPr="008A60BF">
        <w:t xml:space="preserve"> = 1)</w:t>
      </w:r>
      <w:r w:rsidRPr="0068201B">
        <w:t>.</w:t>
      </w:r>
    </w:p>
    <w:p w14:paraId="0AE908B7" w14:textId="77777777" w:rsidR="001A1452" w:rsidRPr="008A60BF" w:rsidRDefault="003F0833" w:rsidP="007F05AD">
      <w:pPr>
        <w:pStyle w:val="GOSTNormal"/>
      </w:pPr>
      <w:r w:rsidRPr="008A60BF">
        <w:t xml:space="preserve">Для запроса </w:t>
      </w:r>
      <w:r w:rsidRPr="008A60BF">
        <w:rPr>
          <w:rFonts w:eastAsiaTheme="majorEastAsia"/>
        </w:rPr>
        <w:t xml:space="preserve">расчета </w:t>
      </w:r>
      <w:r w:rsidRPr="008A60BF">
        <w:t>показателей состояния лицевых счетов</w:t>
      </w:r>
      <w:r w:rsidRPr="008A60BF">
        <w:rPr>
          <w:rFonts w:eastAsiaTheme="majorEastAsia"/>
        </w:rPr>
        <w:t xml:space="preserve"> (тип </w:t>
      </w:r>
      <w:r w:rsidRPr="007F05AD">
        <w:t>PA</w:t>
      </w:r>
      <w:r w:rsidRPr="008A60BF">
        <w:rPr>
          <w:rFonts w:eastAsiaTheme="majorEastAsia"/>
        </w:rPr>
        <w:t xml:space="preserve">) </w:t>
      </w:r>
      <w:r w:rsidRPr="0068201B">
        <w:t>предусматривается</w:t>
      </w:r>
      <w:r w:rsidR="00583A8D" w:rsidRPr="008A60BF">
        <w:t xml:space="preserve"> возможность</w:t>
      </w:r>
      <w:r w:rsidR="001A1452" w:rsidRPr="008A60BF">
        <w:t>:</w:t>
      </w:r>
    </w:p>
    <w:p w14:paraId="290011D9" w14:textId="77777777" w:rsidR="001A1452" w:rsidRPr="001A1452" w:rsidRDefault="003F0833" w:rsidP="007F05AD">
      <w:pPr>
        <w:pStyle w:val="GOSTListmark1"/>
      </w:pPr>
      <w:r>
        <w:t>постранич</w:t>
      </w:r>
      <w:r w:rsidR="00583A8D">
        <w:t>ной передачи</w:t>
      </w:r>
      <w:r>
        <w:t xml:space="preserve"> данных в ответе с учетом </w:t>
      </w:r>
      <w:r w:rsidR="00583A8D">
        <w:t>настройки</w:t>
      </w:r>
      <w:r>
        <w:t xml:space="preserve"> пользователем количества строк на странице</w:t>
      </w:r>
      <w:r w:rsidR="001A1452">
        <w:t xml:space="preserve"> (параметры «Сдвиг по номеру страницы» (</w:t>
      </w:r>
      <w:r w:rsidR="001A1452">
        <w:rPr>
          <w:szCs w:val="22"/>
          <w:lang w:val="en-US"/>
        </w:rPr>
        <w:t>Offset</w:t>
      </w:r>
      <w:r w:rsidR="001A1452">
        <w:t>) и «Количество записей на странице» (</w:t>
      </w:r>
      <w:r w:rsidR="001A1452">
        <w:rPr>
          <w:szCs w:val="22"/>
          <w:lang w:val="en-US"/>
        </w:rPr>
        <w:t>Limit</w:t>
      </w:r>
      <w:r w:rsidR="001A1452">
        <w:t>) в запросе, параметры «Номер текущей страницы» (</w:t>
      </w:r>
      <w:r w:rsidR="001A1452">
        <w:rPr>
          <w:szCs w:val="22"/>
          <w:lang w:val="en-US"/>
        </w:rPr>
        <w:t>Page</w:t>
      </w:r>
      <w:r w:rsidR="001A1452">
        <w:rPr>
          <w:szCs w:val="22"/>
        </w:rPr>
        <w:t>) и «Всего страниц» (</w:t>
      </w:r>
      <w:r w:rsidR="001A1452">
        <w:rPr>
          <w:szCs w:val="22"/>
          <w:lang w:val="en-US"/>
        </w:rPr>
        <w:t>AllPages</w:t>
      </w:r>
      <w:r w:rsidR="001A1452" w:rsidRPr="00D56DF7">
        <w:rPr>
          <w:szCs w:val="22"/>
        </w:rPr>
        <w:t>)</w:t>
      </w:r>
      <w:r w:rsidR="001A1452">
        <w:rPr>
          <w:szCs w:val="22"/>
        </w:rPr>
        <w:t xml:space="preserve"> в ответе</w:t>
      </w:r>
      <w:r w:rsidR="001A1452" w:rsidRPr="00D56DF7">
        <w:rPr>
          <w:szCs w:val="22"/>
        </w:rPr>
        <w:t>)</w:t>
      </w:r>
      <w:r w:rsidR="001A1452">
        <w:rPr>
          <w:szCs w:val="22"/>
        </w:rPr>
        <w:t>;</w:t>
      </w:r>
    </w:p>
    <w:p w14:paraId="02B9829C" w14:textId="2512FB54" w:rsidR="003F0833" w:rsidRDefault="001A1452" w:rsidP="007F05AD">
      <w:pPr>
        <w:pStyle w:val="GOSTListmark1"/>
      </w:pPr>
      <w:r>
        <w:rPr>
          <w:szCs w:val="22"/>
        </w:rPr>
        <w:lastRenderedPageBreak/>
        <w:t>фильтр</w:t>
      </w:r>
      <w:r w:rsidR="00583A8D">
        <w:rPr>
          <w:szCs w:val="22"/>
        </w:rPr>
        <w:t>ации</w:t>
      </w:r>
      <w:r>
        <w:rPr>
          <w:szCs w:val="22"/>
        </w:rPr>
        <w:t xml:space="preserve"> строк по суммовым значениям</w:t>
      </w:r>
      <w:r>
        <w:t xml:space="preserve">, полученным по результатам расчета показателей состояния </w:t>
      </w:r>
      <w:r w:rsidR="001C6967">
        <w:t>лицевых счетов</w:t>
      </w:r>
      <w:r>
        <w:t xml:space="preserve">: больше, меньше, равно и др. </w:t>
      </w:r>
      <w:r w:rsidRPr="001A1452">
        <w:rPr>
          <w:szCs w:val="22"/>
        </w:rPr>
        <w:t>(</w:t>
      </w:r>
      <w:r w:rsidRPr="00D56DF7">
        <w:rPr>
          <w:szCs w:val="22"/>
        </w:rPr>
        <w:t>SumFilterParams)</w:t>
      </w:r>
      <w:r w:rsidRPr="001A1452">
        <w:rPr>
          <w:szCs w:val="22"/>
        </w:rPr>
        <w:t>.</w:t>
      </w:r>
    </w:p>
    <w:p w14:paraId="21D446CF" w14:textId="003F9429" w:rsidR="00D56DF7" w:rsidRPr="0068201B" w:rsidRDefault="00D56DF7" w:rsidP="008A60BF">
      <w:pPr>
        <w:pStyle w:val="GOSTNormal"/>
      </w:pPr>
      <w:r w:rsidRPr="008A60BF">
        <w:t>При поступлении запроса с типом «</w:t>
      </w:r>
      <w:r w:rsidRPr="007F05AD">
        <w:t>PA</w:t>
      </w:r>
      <w:r w:rsidRPr="008A60BF">
        <w:t xml:space="preserve">» с </w:t>
      </w:r>
      <w:r w:rsidRPr="007F05AD">
        <w:t>GUID</w:t>
      </w:r>
      <w:r w:rsidRPr="008A60BF">
        <w:t xml:space="preserve"> запроса, к</w:t>
      </w:r>
      <w:r w:rsidRPr="0068201B">
        <w:t>оторый ранее уже направлялся, в ответе будет всегда возвращаться ошибка (E – ERROR – Не</w:t>
      </w:r>
      <w:del w:id="54" w:author="Сатлер Марина Викторовна" w:date="2024-07-22T10:44:00Z">
        <w:r w:rsidRPr="0068201B" w:rsidDel="007F2894">
          <w:delText xml:space="preserve"> </w:delText>
        </w:r>
      </w:del>
      <w:r w:rsidRPr="0068201B">
        <w:t>успешное завершение).</w:t>
      </w:r>
    </w:p>
    <w:p w14:paraId="67AD2627" w14:textId="77777777" w:rsidR="00D56DF7" w:rsidRPr="0068201B" w:rsidRDefault="00D56DF7" w:rsidP="0068201B">
      <w:pPr>
        <w:pStyle w:val="GOSTNormal"/>
      </w:pPr>
      <w:r w:rsidRPr="008A60BF">
        <w:t>При поступлении запроса с типом «</w:t>
      </w:r>
      <w:r w:rsidRPr="007F05AD">
        <w:t>PA</w:t>
      </w:r>
      <w:r w:rsidRPr="008A60BF">
        <w:t>», в результате которого выполнение запроса завершено успешно, но никакие данные не были отобраны (пустая выбор</w:t>
      </w:r>
      <w:r w:rsidRPr="0068201B">
        <w:t>ка), в ответе будет возвращаться:</w:t>
      </w:r>
    </w:p>
    <w:p w14:paraId="789D846D" w14:textId="2A94318B" w:rsidR="00D56DF7" w:rsidRDefault="00D56DF7" w:rsidP="007F05AD">
      <w:pPr>
        <w:pStyle w:val="GOSTListmark1"/>
      </w:pPr>
      <w:r>
        <w:t>информация об успешном выполнении запроса (</w:t>
      </w:r>
      <w:r w:rsidRPr="00B603BE">
        <w:t xml:space="preserve">S </w:t>
      </w:r>
      <w:r w:rsidR="00D84B4C">
        <w:t>–</w:t>
      </w:r>
      <w:r w:rsidRPr="00B603BE">
        <w:t xml:space="preserve"> SUCCESS – Успешное завершение</w:t>
      </w:r>
      <w:r>
        <w:t>), но при этом блок «</w:t>
      </w:r>
      <w:r>
        <w:rPr>
          <w:lang w:val="en-US"/>
        </w:rPr>
        <w:t>document</w:t>
      </w:r>
      <w:r>
        <w:t>»</w:t>
      </w:r>
      <w:r w:rsidRPr="00B603BE">
        <w:t xml:space="preserve"> </w:t>
      </w:r>
      <w:r>
        <w:t>будет отсутствовать, если параметр «Формировать при отсутствии данных» (</w:t>
      </w:r>
      <w:r w:rsidRPr="006754E6">
        <w:t>ReturnIfEmpty</w:t>
      </w:r>
      <w:r>
        <w:t>) имеет значение «1»;</w:t>
      </w:r>
    </w:p>
    <w:p w14:paraId="4DEE36C5" w14:textId="5A6C9287" w:rsidR="00D56DF7" w:rsidRDefault="00D56DF7" w:rsidP="007F05AD">
      <w:pPr>
        <w:pStyle w:val="GOSTListmark1"/>
        <w:rPr>
          <w:ins w:id="55" w:author="Семенюк Н.В." w:date="2024-04-01T14:41:00Z"/>
        </w:rPr>
      </w:pPr>
      <w:r>
        <w:t>информация о неуспешном выполнении запроса (</w:t>
      </w:r>
      <w:r>
        <w:rPr>
          <w:lang w:val="en-US"/>
        </w:rPr>
        <w:t>E</w:t>
      </w:r>
      <w:r>
        <w:t xml:space="preserve"> </w:t>
      </w:r>
      <w:r w:rsidR="00D84B4C">
        <w:t>–</w:t>
      </w:r>
      <w:r>
        <w:t xml:space="preserve"> </w:t>
      </w:r>
      <w:r>
        <w:rPr>
          <w:lang w:val="en-US"/>
        </w:rPr>
        <w:t>ERROR</w:t>
      </w:r>
      <w:r>
        <w:t xml:space="preserve"> – Неуспешное завершение) с сообщением </w:t>
      </w:r>
      <w:r w:rsidRPr="003831CA">
        <w:t>«Отчет не содержит данных»</w:t>
      </w:r>
      <w:r>
        <w:t>, если параметр «Формировать при отсутствии данных» (</w:t>
      </w:r>
      <w:r w:rsidRPr="006754E6">
        <w:t>ReturnIfEmpty</w:t>
      </w:r>
      <w:r>
        <w:t>) имеет значение «0».</w:t>
      </w:r>
    </w:p>
    <w:p w14:paraId="46B7F011" w14:textId="77777777" w:rsidR="00512B7E" w:rsidRPr="007F05AD" w:rsidRDefault="00512B7E" w:rsidP="0068201B">
      <w:pPr>
        <w:pStyle w:val="21"/>
      </w:pPr>
      <w:bookmarkStart w:id="56" w:name="_Toc131524529"/>
      <w:bookmarkStart w:id="57" w:name="_Toc131524799"/>
      <w:bookmarkStart w:id="58" w:name="_Toc131524533"/>
      <w:bookmarkStart w:id="59" w:name="_Toc131524803"/>
      <w:bookmarkStart w:id="60" w:name="_Toc131524534"/>
      <w:bookmarkStart w:id="61" w:name="_Toc131524804"/>
      <w:bookmarkStart w:id="62" w:name="_Toc131524535"/>
      <w:bookmarkStart w:id="63" w:name="_Toc131524805"/>
      <w:bookmarkStart w:id="64" w:name="_Toc131524536"/>
      <w:bookmarkStart w:id="65" w:name="_Toc131524806"/>
      <w:bookmarkStart w:id="66" w:name="_Toc131524537"/>
      <w:bookmarkStart w:id="67" w:name="_Toc131524807"/>
      <w:bookmarkStart w:id="68" w:name="_Toc131524538"/>
      <w:bookmarkStart w:id="69" w:name="_Toc131524808"/>
      <w:bookmarkStart w:id="70" w:name="_Toc131524539"/>
      <w:bookmarkStart w:id="71" w:name="_Toc131524809"/>
      <w:bookmarkStart w:id="72" w:name="_Toc131524540"/>
      <w:bookmarkStart w:id="73" w:name="_Toc131524810"/>
      <w:bookmarkStart w:id="74" w:name="_Toc131524541"/>
      <w:bookmarkStart w:id="75" w:name="_Toc131524811"/>
      <w:bookmarkStart w:id="76" w:name="_Toc117871523"/>
      <w:bookmarkStart w:id="77" w:name="_Toc121319626"/>
      <w:bookmarkStart w:id="78" w:name="_Toc202537607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r w:rsidRPr="0068201B">
        <w:t>Параметры запроса</w:t>
      </w:r>
      <w:bookmarkEnd w:id="76"/>
      <w:bookmarkEnd w:id="77"/>
      <w:bookmarkEnd w:id="78"/>
    </w:p>
    <w:p w14:paraId="4EDF75E5" w14:textId="74EE6D5D" w:rsidR="00101BB6" w:rsidRDefault="00A94F53" w:rsidP="007F05AD">
      <w:pPr>
        <w:pStyle w:val="GOSTNameTable"/>
      </w:pPr>
      <w:r>
        <w:rPr>
          <w:noProof/>
        </w:rPr>
        <w:fldChar w:fldCharType="begin"/>
      </w:r>
      <w:r>
        <w:rPr>
          <w:noProof/>
        </w:rPr>
        <w:instrText xml:space="preserve"> SEQ Таблица \* ARABIC </w:instrText>
      </w:r>
      <w:r>
        <w:rPr>
          <w:noProof/>
        </w:rPr>
        <w:fldChar w:fldCharType="separate"/>
      </w:r>
      <w:bookmarkStart w:id="79" w:name="_Toc202537620"/>
      <w:r w:rsidR="00D84B4C">
        <w:rPr>
          <w:noProof/>
        </w:rPr>
        <w:t>2</w:t>
      </w:r>
      <w:r>
        <w:rPr>
          <w:noProof/>
        </w:rPr>
        <w:fldChar w:fldCharType="end"/>
      </w:r>
      <w:r w:rsidR="00101BB6">
        <w:t xml:space="preserve"> </w:t>
      </w:r>
      <w:r w:rsidR="00D84B4C">
        <w:t>–</w:t>
      </w:r>
      <w:r w:rsidR="00101BB6">
        <w:t xml:space="preserve"> </w:t>
      </w:r>
      <w:r w:rsidR="00101BB6" w:rsidRPr="00C123EB">
        <w:t>Параметры запроса расчета показателей состояния лицевых счетов</w:t>
      </w:r>
      <w:bookmarkEnd w:id="79"/>
    </w:p>
    <w:tbl>
      <w:tblPr>
        <w:tblStyle w:val="GOSTTable"/>
        <w:tblW w:w="5000" w:type="pct"/>
        <w:tblLayout w:type="fixed"/>
        <w:tblLook w:val="07E0" w:firstRow="1" w:lastRow="1" w:firstColumn="1" w:lastColumn="1" w:noHBand="1" w:noVBand="1"/>
      </w:tblPr>
      <w:tblGrid>
        <w:gridCol w:w="3139"/>
        <w:gridCol w:w="2354"/>
        <w:gridCol w:w="1569"/>
        <w:gridCol w:w="879"/>
        <w:gridCol w:w="989"/>
        <w:gridCol w:w="6764"/>
      </w:tblGrid>
      <w:tr w:rsidR="004C504A" w:rsidRPr="00B9499D" w14:paraId="66211AD1" w14:textId="77777777" w:rsidTr="005422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7"/>
        </w:trPr>
        <w:tc>
          <w:tcPr>
            <w:tcW w:w="1000" w:type="pct"/>
            <w:hideMark/>
          </w:tcPr>
          <w:p w14:paraId="1E02AAFF" w14:textId="77777777" w:rsidR="00512B7E" w:rsidRPr="00B9499D" w:rsidRDefault="00512B7E" w:rsidP="00C83961">
            <w:pPr>
              <w:pStyle w:val="GOSTTableHead"/>
              <w:rPr>
                <w:szCs w:val="22"/>
              </w:rPr>
            </w:pPr>
            <w:r w:rsidRPr="00B9499D">
              <w:rPr>
                <w:szCs w:val="22"/>
              </w:rPr>
              <w:t>Наименование параметра</w:t>
            </w:r>
          </w:p>
        </w:tc>
        <w:tc>
          <w:tcPr>
            <w:tcW w:w="750" w:type="pct"/>
            <w:hideMark/>
          </w:tcPr>
          <w:p w14:paraId="6766AA89" w14:textId="77777777" w:rsidR="00512B7E" w:rsidRPr="00B9499D" w:rsidRDefault="00512B7E" w:rsidP="00C83961">
            <w:pPr>
              <w:pStyle w:val="GOSTTableHead"/>
              <w:rPr>
                <w:szCs w:val="22"/>
              </w:rPr>
            </w:pPr>
            <w:r w:rsidRPr="00B9499D">
              <w:rPr>
                <w:szCs w:val="22"/>
              </w:rPr>
              <w:t>Название тэга</w:t>
            </w:r>
          </w:p>
        </w:tc>
        <w:tc>
          <w:tcPr>
            <w:tcW w:w="500" w:type="pct"/>
            <w:hideMark/>
          </w:tcPr>
          <w:p w14:paraId="68A948EC" w14:textId="77777777" w:rsidR="00512B7E" w:rsidRPr="00B9499D" w:rsidRDefault="00512B7E" w:rsidP="00C83961">
            <w:pPr>
              <w:pStyle w:val="GOSTTableHead"/>
              <w:rPr>
                <w:szCs w:val="22"/>
              </w:rPr>
            </w:pPr>
            <w:r w:rsidRPr="00B9499D">
              <w:rPr>
                <w:szCs w:val="22"/>
              </w:rPr>
              <w:t>Тип данных</w:t>
            </w:r>
          </w:p>
        </w:tc>
        <w:tc>
          <w:tcPr>
            <w:tcW w:w="280" w:type="pct"/>
          </w:tcPr>
          <w:p w14:paraId="415F68F1" w14:textId="77777777" w:rsidR="00512B7E" w:rsidRPr="00B9499D" w:rsidRDefault="00512B7E" w:rsidP="00C83961">
            <w:pPr>
              <w:pStyle w:val="GOSTTableHead"/>
              <w:rPr>
                <w:szCs w:val="22"/>
              </w:rPr>
            </w:pPr>
            <w:r w:rsidRPr="00B9499D">
              <w:rPr>
                <w:szCs w:val="22"/>
              </w:rPr>
              <w:t>Обязательность</w:t>
            </w:r>
          </w:p>
        </w:tc>
        <w:tc>
          <w:tcPr>
            <w:tcW w:w="315" w:type="pct"/>
            <w:hideMark/>
          </w:tcPr>
          <w:p w14:paraId="0449ABEA" w14:textId="77777777" w:rsidR="00512B7E" w:rsidRPr="00B9499D" w:rsidRDefault="00512B7E" w:rsidP="00C83961">
            <w:pPr>
              <w:pStyle w:val="GOSTTableHead"/>
              <w:rPr>
                <w:szCs w:val="22"/>
              </w:rPr>
            </w:pPr>
            <w:r w:rsidRPr="00B9499D">
              <w:rPr>
                <w:szCs w:val="22"/>
              </w:rPr>
              <w:t>Размерность</w:t>
            </w:r>
          </w:p>
        </w:tc>
        <w:tc>
          <w:tcPr>
            <w:tcW w:w="2155" w:type="pct"/>
          </w:tcPr>
          <w:p w14:paraId="1954D2A1" w14:textId="77777777" w:rsidR="00512B7E" w:rsidRPr="00B9499D" w:rsidRDefault="00512B7E" w:rsidP="00C83961">
            <w:pPr>
              <w:pStyle w:val="GOSTTableHead"/>
              <w:rPr>
                <w:szCs w:val="22"/>
              </w:rPr>
            </w:pPr>
            <w:r w:rsidRPr="00B9499D">
              <w:rPr>
                <w:szCs w:val="22"/>
              </w:rPr>
              <w:t>Описание</w:t>
            </w:r>
          </w:p>
        </w:tc>
      </w:tr>
      <w:tr w:rsidR="004C504A" w:rsidRPr="00B9499D" w14:paraId="0FB00F67" w14:textId="77777777" w:rsidTr="0054222C">
        <w:tc>
          <w:tcPr>
            <w:tcW w:w="5000" w:type="pct"/>
            <w:gridSpan w:val="6"/>
          </w:tcPr>
          <w:p w14:paraId="1F0EA3D6" w14:textId="77777777" w:rsidR="00512B7E" w:rsidRPr="00B9499D" w:rsidRDefault="00512B7E" w:rsidP="00726940">
            <w:pPr>
              <w:ind w:firstLine="30"/>
              <w:jc w:val="center"/>
              <w:rPr>
                <w:b/>
                <w:sz w:val="22"/>
                <w:szCs w:val="22"/>
              </w:rPr>
            </w:pPr>
            <w:r w:rsidRPr="00B9499D">
              <w:rPr>
                <w:b/>
                <w:sz w:val="22"/>
                <w:szCs w:val="22"/>
              </w:rPr>
              <w:t>Перечень параметров запроса (</w:t>
            </w:r>
            <w:r w:rsidRPr="00B9499D">
              <w:rPr>
                <w:b/>
                <w:sz w:val="22"/>
                <w:szCs w:val="22"/>
                <w:lang w:val="en-US"/>
              </w:rPr>
              <w:t>header</w:t>
            </w:r>
            <w:r w:rsidRPr="00B9499D">
              <w:rPr>
                <w:b/>
                <w:sz w:val="22"/>
                <w:szCs w:val="22"/>
              </w:rPr>
              <w:t>)</w:t>
            </w:r>
          </w:p>
        </w:tc>
      </w:tr>
      <w:tr w:rsidR="004C504A" w:rsidRPr="00B9499D" w14:paraId="121A41EF" w14:textId="77777777" w:rsidTr="0054222C">
        <w:tc>
          <w:tcPr>
            <w:tcW w:w="1000" w:type="pct"/>
          </w:tcPr>
          <w:p w14:paraId="704BA0E8" w14:textId="77777777" w:rsidR="00512B7E" w:rsidRPr="00B9499D" w:rsidRDefault="00512B7E" w:rsidP="002F6952">
            <w:pPr>
              <w:pStyle w:val="GOSTTablenorm"/>
              <w:rPr>
                <w:szCs w:val="22"/>
              </w:rPr>
            </w:pPr>
            <w:r w:rsidRPr="00B9499D">
              <w:rPr>
                <w:szCs w:val="22"/>
              </w:rPr>
              <w:t>Система</w:t>
            </w:r>
            <w:r w:rsidR="00507792">
              <w:rPr>
                <w:szCs w:val="22"/>
              </w:rPr>
              <w:t xml:space="preserve"> </w:t>
            </w:r>
            <w:r w:rsidRPr="00B9499D">
              <w:rPr>
                <w:szCs w:val="22"/>
              </w:rPr>
              <w:t>-</w:t>
            </w:r>
            <w:r w:rsidR="004A19CC">
              <w:rPr>
                <w:szCs w:val="22"/>
              </w:rPr>
              <w:t xml:space="preserve"> </w:t>
            </w:r>
            <w:r w:rsidRPr="00B9499D">
              <w:rPr>
                <w:szCs w:val="22"/>
              </w:rPr>
              <w:t>отправитель</w:t>
            </w:r>
            <w:r w:rsidR="00AE0E84">
              <w:rPr>
                <w:szCs w:val="22"/>
              </w:rPr>
              <w:t xml:space="preserve"> запроса</w:t>
            </w:r>
          </w:p>
        </w:tc>
        <w:tc>
          <w:tcPr>
            <w:tcW w:w="750" w:type="pct"/>
          </w:tcPr>
          <w:p w14:paraId="2068D0DB" w14:textId="77777777" w:rsidR="00512B7E" w:rsidRPr="00B9499D" w:rsidRDefault="00512B7E" w:rsidP="002F6952">
            <w:pPr>
              <w:pStyle w:val="GOSTTablenorm"/>
              <w:rPr>
                <w:szCs w:val="22"/>
                <w:lang w:val="en-US"/>
              </w:rPr>
            </w:pPr>
            <w:r w:rsidRPr="00B9499D">
              <w:rPr>
                <w:szCs w:val="22"/>
                <w:lang w:val="en-US"/>
              </w:rPr>
              <w:t>Source</w:t>
            </w:r>
          </w:p>
        </w:tc>
        <w:tc>
          <w:tcPr>
            <w:tcW w:w="500" w:type="pct"/>
          </w:tcPr>
          <w:p w14:paraId="70211CAD" w14:textId="77777777" w:rsidR="00512B7E" w:rsidRPr="00B9499D" w:rsidRDefault="00512B7E" w:rsidP="00726940">
            <w:pPr>
              <w:ind w:firstLine="30"/>
              <w:rPr>
                <w:sz w:val="22"/>
                <w:szCs w:val="22"/>
                <w:lang w:val="en-US"/>
              </w:rPr>
            </w:pPr>
            <w:r w:rsidRPr="00B9499D">
              <w:rPr>
                <w:sz w:val="22"/>
                <w:szCs w:val="22"/>
              </w:rPr>
              <w:t>Строка</w:t>
            </w:r>
          </w:p>
        </w:tc>
        <w:tc>
          <w:tcPr>
            <w:tcW w:w="280" w:type="pct"/>
          </w:tcPr>
          <w:p w14:paraId="4155FEC0" w14:textId="77777777" w:rsidR="00512B7E" w:rsidRPr="00B9499D" w:rsidRDefault="00512B7E" w:rsidP="00726940">
            <w:pPr>
              <w:ind w:firstLine="30"/>
              <w:rPr>
                <w:sz w:val="22"/>
                <w:szCs w:val="22"/>
              </w:rPr>
            </w:pPr>
            <w:r w:rsidRPr="00B9499D">
              <w:rPr>
                <w:sz w:val="22"/>
                <w:szCs w:val="22"/>
              </w:rPr>
              <w:t>Да</w:t>
            </w:r>
          </w:p>
        </w:tc>
        <w:tc>
          <w:tcPr>
            <w:tcW w:w="315" w:type="pct"/>
          </w:tcPr>
          <w:p w14:paraId="1B1AE6CA" w14:textId="77777777" w:rsidR="00512B7E" w:rsidRPr="00B9499D" w:rsidRDefault="00512B7E" w:rsidP="00726940">
            <w:pPr>
              <w:ind w:firstLine="30"/>
              <w:rPr>
                <w:sz w:val="22"/>
                <w:szCs w:val="22"/>
                <w:lang w:val="en-US"/>
              </w:rPr>
            </w:pPr>
            <w:r w:rsidRPr="00B9499D">
              <w:rPr>
                <w:sz w:val="22"/>
                <w:szCs w:val="22"/>
              </w:rPr>
              <w:t>&lt;=</w:t>
            </w:r>
            <w:r w:rsidRPr="00B9499D">
              <w:rPr>
                <w:sz w:val="22"/>
                <w:szCs w:val="22"/>
                <w:lang w:val="en-US"/>
              </w:rPr>
              <w:t>10</w:t>
            </w:r>
          </w:p>
        </w:tc>
        <w:tc>
          <w:tcPr>
            <w:tcW w:w="2155" w:type="pct"/>
          </w:tcPr>
          <w:p w14:paraId="63373D0F" w14:textId="1C2AC359" w:rsidR="001E2E99" w:rsidRDefault="00512B7E" w:rsidP="002F6952">
            <w:pPr>
              <w:pStyle w:val="GOSTTablenorm"/>
              <w:rPr>
                <w:ins w:id="80" w:author="Краснова Наталья EXP-275709" w:date="2023-12-09T22:22:00Z"/>
                <w:szCs w:val="22"/>
              </w:rPr>
            </w:pPr>
            <w:r w:rsidRPr="00B9499D">
              <w:rPr>
                <w:szCs w:val="22"/>
              </w:rPr>
              <w:t>ФП</w:t>
            </w:r>
            <w:r w:rsidR="00F956EF">
              <w:rPr>
                <w:szCs w:val="22"/>
              </w:rPr>
              <w:t xml:space="preserve"> ГИИС ЭБ </w:t>
            </w:r>
            <w:r w:rsidR="00D84B4C">
              <w:t>–</w:t>
            </w:r>
            <w:r w:rsidR="00F956EF">
              <w:rPr>
                <w:szCs w:val="22"/>
              </w:rPr>
              <w:t xml:space="preserve"> </w:t>
            </w:r>
            <w:r w:rsidRPr="00B9499D">
              <w:rPr>
                <w:szCs w:val="22"/>
              </w:rPr>
              <w:t>отправитель запроса.</w:t>
            </w:r>
          </w:p>
          <w:p w14:paraId="7214A175" w14:textId="30FFDFBE" w:rsidR="00512B7E" w:rsidRPr="00B9499D" w:rsidRDefault="00512B7E" w:rsidP="002F6952">
            <w:pPr>
              <w:pStyle w:val="GOSTTablenorm"/>
              <w:rPr>
                <w:szCs w:val="22"/>
              </w:rPr>
            </w:pPr>
            <w:r w:rsidRPr="00B9499D">
              <w:rPr>
                <w:szCs w:val="22"/>
              </w:rPr>
              <w:t>Возможные значения:</w:t>
            </w:r>
          </w:p>
          <w:p w14:paraId="1C82E9AF" w14:textId="5B202F92" w:rsidR="00512B7E" w:rsidRDefault="36854D62" w:rsidP="007F05AD">
            <w:pPr>
              <w:pStyle w:val="GOSTTableListMark1"/>
              <w:rPr>
                <w:lang w:val="en-US"/>
              </w:rPr>
            </w:pPr>
            <w:r w:rsidRPr="36854D62">
              <w:rPr>
                <w:lang w:val="en-US"/>
              </w:rPr>
              <w:t>ARP (</w:t>
            </w:r>
            <w:r w:rsidRPr="36854D62">
              <w:t>ПУиО</w:t>
            </w:r>
            <w:r w:rsidRPr="36854D62">
              <w:rPr>
                <w:lang w:val="en-US"/>
              </w:rPr>
              <w:t xml:space="preserve"> ЭБ)</w:t>
            </w:r>
            <w:ins w:id="81" w:author="Сатлер Марина Викторовна" w:date="2024-01-15T17:06:00Z">
              <w:r w:rsidR="00DA7B03">
                <w:t>;</w:t>
              </w:r>
            </w:ins>
          </w:p>
          <w:p w14:paraId="7C0976AA" w14:textId="653A9195" w:rsidR="00512B7E" w:rsidRPr="004E4A61" w:rsidRDefault="004E4A61" w:rsidP="007F05AD">
            <w:pPr>
              <w:pStyle w:val="GOSTTableListMark1"/>
              <w:rPr>
                <w:lang w:val="en-US"/>
              </w:rPr>
            </w:pPr>
            <w:r>
              <w:rPr>
                <w:lang w:val="en-US"/>
              </w:rPr>
              <w:t>EXP05 (ПУР 05 ЭБ</w:t>
            </w:r>
            <w:r>
              <w:t>)</w:t>
            </w:r>
          </w:p>
        </w:tc>
      </w:tr>
      <w:tr w:rsidR="004C504A" w:rsidRPr="00B9499D" w14:paraId="2E9874CC" w14:textId="77777777" w:rsidTr="0054222C">
        <w:tc>
          <w:tcPr>
            <w:tcW w:w="1000" w:type="pct"/>
          </w:tcPr>
          <w:p w14:paraId="14603024" w14:textId="77777777" w:rsidR="00512B7E" w:rsidRPr="00B9499D" w:rsidRDefault="00E93CF9" w:rsidP="002F6952">
            <w:pPr>
              <w:pStyle w:val="GOSTTablenorm"/>
              <w:rPr>
                <w:szCs w:val="22"/>
              </w:rPr>
            </w:pPr>
            <w:r w:rsidRPr="00B9499D">
              <w:rPr>
                <w:szCs w:val="22"/>
              </w:rPr>
              <w:t>Дата и время запроса</w:t>
            </w:r>
          </w:p>
        </w:tc>
        <w:tc>
          <w:tcPr>
            <w:tcW w:w="750" w:type="pct"/>
          </w:tcPr>
          <w:p w14:paraId="49237F0A" w14:textId="77777777" w:rsidR="00512B7E" w:rsidRPr="00B9499D" w:rsidRDefault="00512B7E" w:rsidP="002F6952">
            <w:pPr>
              <w:pStyle w:val="GOSTTablenorm"/>
              <w:rPr>
                <w:szCs w:val="22"/>
                <w:lang w:val="en-US"/>
              </w:rPr>
            </w:pPr>
            <w:r w:rsidRPr="00B9499D">
              <w:rPr>
                <w:szCs w:val="22"/>
                <w:lang w:val="en-US"/>
              </w:rPr>
              <w:t>ReqDateTime</w:t>
            </w:r>
          </w:p>
        </w:tc>
        <w:tc>
          <w:tcPr>
            <w:tcW w:w="500" w:type="pct"/>
          </w:tcPr>
          <w:p w14:paraId="71CD71AE" w14:textId="77777777" w:rsidR="00512B7E" w:rsidRPr="00B9499D" w:rsidRDefault="00512B7E" w:rsidP="00726940">
            <w:pPr>
              <w:ind w:firstLine="30"/>
              <w:rPr>
                <w:sz w:val="22"/>
                <w:szCs w:val="22"/>
              </w:rPr>
            </w:pPr>
            <w:r w:rsidRPr="00B9499D">
              <w:rPr>
                <w:sz w:val="22"/>
                <w:szCs w:val="22"/>
              </w:rPr>
              <w:t>Дата-время (</w:t>
            </w:r>
            <w:r w:rsidRPr="00B9499D">
              <w:rPr>
                <w:sz w:val="22"/>
                <w:szCs w:val="22"/>
                <w:lang w:val="en-US"/>
              </w:rPr>
              <w:t>timestamp</w:t>
            </w:r>
            <w:r w:rsidRPr="00B9499D">
              <w:rPr>
                <w:sz w:val="22"/>
                <w:szCs w:val="22"/>
              </w:rPr>
              <w:t>)</w:t>
            </w:r>
          </w:p>
        </w:tc>
        <w:tc>
          <w:tcPr>
            <w:tcW w:w="280" w:type="pct"/>
          </w:tcPr>
          <w:p w14:paraId="718F1240" w14:textId="77777777" w:rsidR="00512B7E" w:rsidRPr="00B9499D" w:rsidRDefault="00512B7E" w:rsidP="00726940">
            <w:pPr>
              <w:ind w:firstLine="30"/>
              <w:rPr>
                <w:sz w:val="22"/>
                <w:szCs w:val="22"/>
              </w:rPr>
            </w:pPr>
            <w:r w:rsidRPr="00B9499D">
              <w:rPr>
                <w:sz w:val="22"/>
                <w:szCs w:val="22"/>
              </w:rPr>
              <w:t>Да</w:t>
            </w:r>
          </w:p>
        </w:tc>
        <w:tc>
          <w:tcPr>
            <w:tcW w:w="315" w:type="pct"/>
          </w:tcPr>
          <w:p w14:paraId="18BC0CC6" w14:textId="12EFEFA7" w:rsidR="00512B7E" w:rsidRPr="00B9499D" w:rsidRDefault="00512B7E" w:rsidP="00726940">
            <w:pPr>
              <w:ind w:firstLine="30"/>
              <w:rPr>
                <w:sz w:val="22"/>
                <w:szCs w:val="22"/>
              </w:rPr>
            </w:pPr>
          </w:p>
        </w:tc>
        <w:tc>
          <w:tcPr>
            <w:tcW w:w="2155" w:type="pct"/>
          </w:tcPr>
          <w:p w14:paraId="0142D496" w14:textId="77777777" w:rsidR="00512B7E" w:rsidRPr="00B9499D" w:rsidRDefault="00512B7E" w:rsidP="002F6952">
            <w:pPr>
              <w:pStyle w:val="GOSTTablenorm"/>
              <w:rPr>
                <w:szCs w:val="22"/>
              </w:rPr>
            </w:pPr>
            <w:r w:rsidRPr="00B9499D">
              <w:rPr>
                <w:szCs w:val="22"/>
              </w:rPr>
              <w:t>Дата и время формирования запроса ФП</w:t>
            </w:r>
            <w:r w:rsidR="00F956EF">
              <w:rPr>
                <w:szCs w:val="22"/>
              </w:rPr>
              <w:t xml:space="preserve"> ГИИС ЭБ</w:t>
            </w:r>
            <w:r w:rsidR="00507792">
              <w:rPr>
                <w:szCs w:val="22"/>
              </w:rPr>
              <w:t>.</w:t>
            </w:r>
          </w:p>
          <w:p w14:paraId="7BE22AFF" w14:textId="77777777" w:rsidR="00512B7E" w:rsidRPr="00B9499D" w:rsidRDefault="00512B7E" w:rsidP="002F6952">
            <w:pPr>
              <w:pStyle w:val="GOSTTablenorm"/>
              <w:rPr>
                <w:szCs w:val="22"/>
              </w:rPr>
            </w:pPr>
            <w:r w:rsidRPr="00B9499D">
              <w:rPr>
                <w:szCs w:val="22"/>
              </w:rPr>
              <w:t xml:space="preserve">Формат </w:t>
            </w:r>
            <w:r w:rsidRPr="00B9499D">
              <w:rPr>
                <w:szCs w:val="22"/>
                <w:lang w:val="en-US"/>
              </w:rPr>
              <w:t>YYYY</w:t>
            </w:r>
            <w:r w:rsidRPr="00B9499D">
              <w:rPr>
                <w:szCs w:val="22"/>
              </w:rPr>
              <w:t>-</w:t>
            </w:r>
            <w:r w:rsidRPr="00B9499D">
              <w:rPr>
                <w:szCs w:val="22"/>
                <w:lang w:val="en-US"/>
              </w:rPr>
              <w:t>MM</w:t>
            </w:r>
            <w:r w:rsidRPr="00B9499D">
              <w:rPr>
                <w:szCs w:val="22"/>
              </w:rPr>
              <w:t>-</w:t>
            </w:r>
            <w:r w:rsidRPr="00B9499D">
              <w:rPr>
                <w:szCs w:val="22"/>
                <w:lang w:val="en-US"/>
              </w:rPr>
              <w:t>DD</w:t>
            </w:r>
            <w:r w:rsidRPr="00B9499D">
              <w:rPr>
                <w:szCs w:val="22"/>
              </w:rPr>
              <w:t xml:space="preserve"> </w:t>
            </w:r>
            <w:r w:rsidRPr="00B9499D">
              <w:rPr>
                <w:szCs w:val="22"/>
                <w:lang w:val="en-US"/>
              </w:rPr>
              <w:t>hh</w:t>
            </w:r>
            <w:r w:rsidRPr="00B9499D">
              <w:rPr>
                <w:szCs w:val="22"/>
              </w:rPr>
              <w:t>:</w:t>
            </w:r>
            <w:r w:rsidRPr="00B9499D">
              <w:rPr>
                <w:szCs w:val="22"/>
                <w:lang w:val="en-US"/>
              </w:rPr>
              <w:t>mm</w:t>
            </w:r>
            <w:r w:rsidRPr="00B9499D">
              <w:rPr>
                <w:szCs w:val="22"/>
              </w:rPr>
              <w:t>:</w:t>
            </w:r>
            <w:r w:rsidRPr="00B9499D">
              <w:rPr>
                <w:szCs w:val="22"/>
                <w:lang w:val="en-US"/>
              </w:rPr>
              <w:t>ss</w:t>
            </w:r>
          </w:p>
        </w:tc>
      </w:tr>
      <w:tr w:rsidR="004C504A" w:rsidRPr="00B9499D" w14:paraId="447E4E49" w14:textId="77777777" w:rsidTr="0054222C">
        <w:tc>
          <w:tcPr>
            <w:tcW w:w="1000" w:type="pct"/>
          </w:tcPr>
          <w:p w14:paraId="29C57460" w14:textId="77777777" w:rsidR="00512B7E" w:rsidRPr="00B9499D" w:rsidRDefault="00512B7E" w:rsidP="002F6952">
            <w:pPr>
              <w:pStyle w:val="GOSTTablenorm"/>
              <w:rPr>
                <w:szCs w:val="22"/>
              </w:rPr>
            </w:pPr>
            <w:r w:rsidRPr="00B9499D">
              <w:rPr>
                <w:szCs w:val="22"/>
              </w:rPr>
              <w:t>Версия формата запроса</w:t>
            </w:r>
          </w:p>
        </w:tc>
        <w:tc>
          <w:tcPr>
            <w:tcW w:w="750" w:type="pct"/>
          </w:tcPr>
          <w:p w14:paraId="170E5E8B" w14:textId="77777777" w:rsidR="00512B7E" w:rsidRPr="00B9499D" w:rsidRDefault="00512B7E" w:rsidP="002F6952">
            <w:pPr>
              <w:pStyle w:val="GOSTTablenorm"/>
              <w:rPr>
                <w:szCs w:val="22"/>
                <w:lang w:val="en-US"/>
              </w:rPr>
            </w:pPr>
            <w:r w:rsidRPr="00B9499D">
              <w:rPr>
                <w:szCs w:val="22"/>
                <w:lang w:val="en-US"/>
              </w:rPr>
              <w:t>Version</w:t>
            </w:r>
          </w:p>
        </w:tc>
        <w:tc>
          <w:tcPr>
            <w:tcW w:w="500" w:type="pct"/>
          </w:tcPr>
          <w:p w14:paraId="1D4DC1E8" w14:textId="77777777" w:rsidR="00512B7E" w:rsidRPr="00B9499D" w:rsidRDefault="00512B7E" w:rsidP="00726940">
            <w:pPr>
              <w:ind w:firstLine="30"/>
              <w:rPr>
                <w:sz w:val="22"/>
                <w:szCs w:val="22"/>
                <w:lang w:val="en-US"/>
              </w:rPr>
            </w:pPr>
            <w:r w:rsidRPr="00B9499D">
              <w:rPr>
                <w:sz w:val="22"/>
                <w:szCs w:val="22"/>
              </w:rPr>
              <w:t>Строка</w:t>
            </w:r>
          </w:p>
        </w:tc>
        <w:tc>
          <w:tcPr>
            <w:tcW w:w="280" w:type="pct"/>
          </w:tcPr>
          <w:p w14:paraId="4B1498BA" w14:textId="77777777" w:rsidR="00512B7E" w:rsidRPr="00B9499D" w:rsidRDefault="00512B7E" w:rsidP="00726940">
            <w:pPr>
              <w:ind w:firstLine="30"/>
              <w:rPr>
                <w:sz w:val="22"/>
                <w:szCs w:val="22"/>
              </w:rPr>
            </w:pPr>
            <w:r w:rsidRPr="00B9499D">
              <w:rPr>
                <w:sz w:val="22"/>
                <w:szCs w:val="22"/>
              </w:rPr>
              <w:t>Да</w:t>
            </w:r>
          </w:p>
        </w:tc>
        <w:tc>
          <w:tcPr>
            <w:tcW w:w="315" w:type="pct"/>
          </w:tcPr>
          <w:p w14:paraId="7034014B" w14:textId="77777777" w:rsidR="00512B7E" w:rsidRPr="00B9499D" w:rsidRDefault="00512B7E" w:rsidP="00726940">
            <w:pPr>
              <w:ind w:firstLine="30"/>
              <w:rPr>
                <w:sz w:val="22"/>
                <w:szCs w:val="22"/>
                <w:lang w:val="en-US"/>
              </w:rPr>
            </w:pPr>
            <w:r w:rsidRPr="00B9499D">
              <w:rPr>
                <w:sz w:val="22"/>
                <w:szCs w:val="22"/>
              </w:rPr>
              <w:t>&lt;=</w:t>
            </w:r>
            <w:r w:rsidRPr="00B9499D">
              <w:rPr>
                <w:sz w:val="22"/>
                <w:szCs w:val="22"/>
                <w:lang w:val="en-US"/>
              </w:rPr>
              <w:t>10</w:t>
            </w:r>
          </w:p>
        </w:tc>
        <w:tc>
          <w:tcPr>
            <w:tcW w:w="2155" w:type="pct"/>
          </w:tcPr>
          <w:p w14:paraId="16227F67" w14:textId="77777777" w:rsidR="00512B7E" w:rsidRPr="00B9499D" w:rsidRDefault="00512B7E" w:rsidP="00726940">
            <w:pPr>
              <w:ind w:firstLine="30"/>
              <w:rPr>
                <w:sz w:val="22"/>
                <w:szCs w:val="22"/>
              </w:rPr>
            </w:pPr>
            <w:r w:rsidRPr="00B9499D">
              <w:rPr>
                <w:sz w:val="22"/>
                <w:szCs w:val="22"/>
              </w:rPr>
              <w:t>Версия формата запроса</w:t>
            </w:r>
          </w:p>
        </w:tc>
      </w:tr>
      <w:tr w:rsidR="004C504A" w:rsidRPr="00B9499D" w14:paraId="66393B94" w14:textId="77777777" w:rsidTr="0054222C">
        <w:tc>
          <w:tcPr>
            <w:tcW w:w="1000" w:type="pct"/>
          </w:tcPr>
          <w:p w14:paraId="3C8E2561" w14:textId="77777777" w:rsidR="00512B7E" w:rsidRPr="00B9499D" w:rsidRDefault="00512B7E" w:rsidP="002F6952">
            <w:pPr>
              <w:pStyle w:val="GOSTTablenorm"/>
              <w:rPr>
                <w:szCs w:val="22"/>
              </w:rPr>
            </w:pPr>
            <w:r w:rsidRPr="00B9499D">
              <w:rPr>
                <w:szCs w:val="22"/>
              </w:rPr>
              <w:t>Глобальный идентификатор запроса</w:t>
            </w:r>
          </w:p>
        </w:tc>
        <w:tc>
          <w:tcPr>
            <w:tcW w:w="750" w:type="pct"/>
          </w:tcPr>
          <w:p w14:paraId="343CD26E" w14:textId="77777777" w:rsidR="00512B7E" w:rsidRPr="00B9499D" w:rsidRDefault="00B568CC" w:rsidP="002F6952">
            <w:pPr>
              <w:pStyle w:val="GOSTTablenorm"/>
              <w:rPr>
                <w:szCs w:val="22"/>
                <w:lang w:val="en-US"/>
              </w:rPr>
            </w:pPr>
            <w:r w:rsidRPr="00B9499D">
              <w:rPr>
                <w:szCs w:val="22"/>
                <w:lang w:val="en-US"/>
              </w:rPr>
              <w:t>Req</w:t>
            </w:r>
            <w:r w:rsidR="00512B7E" w:rsidRPr="00B9499D">
              <w:rPr>
                <w:szCs w:val="22"/>
                <w:lang w:val="en-US"/>
              </w:rPr>
              <w:t>Guid</w:t>
            </w:r>
          </w:p>
        </w:tc>
        <w:tc>
          <w:tcPr>
            <w:tcW w:w="500" w:type="pct"/>
          </w:tcPr>
          <w:p w14:paraId="1C6197C9" w14:textId="77777777" w:rsidR="00512B7E" w:rsidRPr="00B9499D" w:rsidRDefault="00512B7E" w:rsidP="00726940">
            <w:pPr>
              <w:ind w:firstLine="30"/>
              <w:rPr>
                <w:sz w:val="22"/>
                <w:szCs w:val="22"/>
              </w:rPr>
            </w:pPr>
            <w:r w:rsidRPr="00B9499D">
              <w:rPr>
                <w:sz w:val="22"/>
                <w:szCs w:val="22"/>
                <w:lang w:val="en-US"/>
              </w:rPr>
              <w:t>GUID</w:t>
            </w:r>
          </w:p>
        </w:tc>
        <w:tc>
          <w:tcPr>
            <w:tcW w:w="280" w:type="pct"/>
          </w:tcPr>
          <w:p w14:paraId="6708BAFB" w14:textId="77777777" w:rsidR="00512B7E" w:rsidRPr="00B9499D" w:rsidRDefault="00512B7E" w:rsidP="00726940">
            <w:pPr>
              <w:ind w:firstLine="30"/>
              <w:rPr>
                <w:sz w:val="22"/>
                <w:szCs w:val="22"/>
              </w:rPr>
            </w:pPr>
            <w:r w:rsidRPr="00B9499D">
              <w:rPr>
                <w:sz w:val="22"/>
                <w:szCs w:val="22"/>
              </w:rPr>
              <w:t>Да</w:t>
            </w:r>
          </w:p>
        </w:tc>
        <w:tc>
          <w:tcPr>
            <w:tcW w:w="315" w:type="pct"/>
          </w:tcPr>
          <w:p w14:paraId="54FA1B87" w14:textId="77777777" w:rsidR="00512B7E" w:rsidRPr="00B9499D" w:rsidRDefault="00512B7E" w:rsidP="00726940">
            <w:pPr>
              <w:ind w:firstLine="30"/>
              <w:rPr>
                <w:sz w:val="22"/>
                <w:szCs w:val="22"/>
                <w:lang w:val="en-US"/>
              </w:rPr>
            </w:pPr>
            <w:r w:rsidRPr="00B9499D">
              <w:rPr>
                <w:sz w:val="22"/>
                <w:szCs w:val="22"/>
                <w:lang w:val="en-US"/>
              </w:rPr>
              <w:t>=</w:t>
            </w:r>
            <w:r w:rsidRPr="00B9499D">
              <w:rPr>
                <w:sz w:val="22"/>
                <w:szCs w:val="22"/>
              </w:rPr>
              <w:t>36</w:t>
            </w:r>
          </w:p>
        </w:tc>
        <w:tc>
          <w:tcPr>
            <w:tcW w:w="2155" w:type="pct"/>
          </w:tcPr>
          <w:p w14:paraId="19FEFCE9" w14:textId="77777777" w:rsidR="00512B7E" w:rsidRPr="00B9499D" w:rsidRDefault="00512B7E" w:rsidP="002F6952">
            <w:pPr>
              <w:pStyle w:val="GOSTTablenorm"/>
              <w:rPr>
                <w:szCs w:val="22"/>
              </w:rPr>
            </w:pPr>
            <w:r w:rsidRPr="00B9499D">
              <w:rPr>
                <w:szCs w:val="22"/>
              </w:rPr>
              <w:t>Уникальный идентификатор запроса (с тире)</w:t>
            </w:r>
          </w:p>
        </w:tc>
      </w:tr>
      <w:tr w:rsidR="004C504A" w:rsidRPr="00B9499D" w14:paraId="38649608" w14:textId="77777777" w:rsidTr="0054222C">
        <w:tc>
          <w:tcPr>
            <w:tcW w:w="1000" w:type="pct"/>
          </w:tcPr>
          <w:p w14:paraId="3CAF7ACD" w14:textId="77777777" w:rsidR="00B568CC" w:rsidRPr="00B9499D" w:rsidRDefault="00B568CC" w:rsidP="00B568CC">
            <w:pPr>
              <w:pStyle w:val="GOSTTablenorm"/>
              <w:rPr>
                <w:szCs w:val="22"/>
              </w:rPr>
            </w:pPr>
            <w:r w:rsidRPr="00B9499D">
              <w:rPr>
                <w:szCs w:val="22"/>
              </w:rPr>
              <w:t>Глобальный идентификатор документа</w:t>
            </w:r>
          </w:p>
        </w:tc>
        <w:tc>
          <w:tcPr>
            <w:tcW w:w="750" w:type="pct"/>
          </w:tcPr>
          <w:p w14:paraId="3306E2BD" w14:textId="77777777" w:rsidR="00B568CC" w:rsidRPr="00B9499D" w:rsidRDefault="00B568CC" w:rsidP="00B568CC">
            <w:pPr>
              <w:pStyle w:val="GOSTTablenorm"/>
              <w:rPr>
                <w:szCs w:val="22"/>
                <w:lang w:val="en-US"/>
              </w:rPr>
            </w:pPr>
            <w:r w:rsidRPr="00B9499D">
              <w:rPr>
                <w:szCs w:val="22"/>
                <w:lang w:val="en-US"/>
              </w:rPr>
              <w:t>DocGuid</w:t>
            </w:r>
          </w:p>
        </w:tc>
        <w:tc>
          <w:tcPr>
            <w:tcW w:w="500" w:type="pct"/>
          </w:tcPr>
          <w:p w14:paraId="2A354574" w14:textId="77777777" w:rsidR="00B568CC" w:rsidRPr="00B9499D" w:rsidRDefault="00B568CC" w:rsidP="00B568CC">
            <w:pPr>
              <w:ind w:firstLine="30"/>
              <w:rPr>
                <w:sz w:val="22"/>
                <w:szCs w:val="22"/>
                <w:lang w:val="en-US"/>
              </w:rPr>
            </w:pPr>
            <w:r w:rsidRPr="00B9499D">
              <w:rPr>
                <w:sz w:val="22"/>
                <w:szCs w:val="22"/>
                <w:lang w:val="en-US"/>
              </w:rPr>
              <w:t>GUID</w:t>
            </w:r>
          </w:p>
        </w:tc>
        <w:tc>
          <w:tcPr>
            <w:tcW w:w="280" w:type="pct"/>
          </w:tcPr>
          <w:p w14:paraId="58B62FFB" w14:textId="77777777" w:rsidR="00B568CC" w:rsidRPr="00B9499D" w:rsidRDefault="00B568CC" w:rsidP="00B568CC">
            <w:pPr>
              <w:ind w:firstLine="30"/>
              <w:rPr>
                <w:sz w:val="22"/>
                <w:szCs w:val="22"/>
              </w:rPr>
            </w:pPr>
            <w:r w:rsidRPr="00B9499D">
              <w:rPr>
                <w:sz w:val="22"/>
                <w:szCs w:val="22"/>
              </w:rPr>
              <w:t>Нет</w:t>
            </w:r>
          </w:p>
        </w:tc>
        <w:tc>
          <w:tcPr>
            <w:tcW w:w="315" w:type="pct"/>
          </w:tcPr>
          <w:p w14:paraId="605B9CE7" w14:textId="77777777" w:rsidR="00B568CC" w:rsidRPr="00B9499D" w:rsidRDefault="00B568CC" w:rsidP="00B568CC">
            <w:pPr>
              <w:ind w:firstLine="30"/>
              <w:rPr>
                <w:sz w:val="22"/>
                <w:szCs w:val="22"/>
                <w:lang w:val="en-US"/>
              </w:rPr>
            </w:pPr>
            <w:r w:rsidRPr="00B9499D">
              <w:rPr>
                <w:sz w:val="22"/>
                <w:szCs w:val="22"/>
                <w:lang w:val="en-US"/>
              </w:rPr>
              <w:t>=</w:t>
            </w:r>
            <w:r w:rsidRPr="00B9499D">
              <w:rPr>
                <w:sz w:val="22"/>
                <w:szCs w:val="22"/>
              </w:rPr>
              <w:t>36</w:t>
            </w:r>
          </w:p>
        </w:tc>
        <w:tc>
          <w:tcPr>
            <w:tcW w:w="2155" w:type="pct"/>
          </w:tcPr>
          <w:p w14:paraId="359F3943" w14:textId="77777777" w:rsidR="00B568CC" w:rsidRPr="00B9499D" w:rsidRDefault="00B568CC" w:rsidP="00B568CC">
            <w:pPr>
              <w:pStyle w:val="GOSTTablenorm"/>
              <w:rPr>
                <w:szCs w:val="22"/>
              </w:rPr>
            </w:pPr>
            <w:r w:rsidRPr="00B9499D">
              <w:rPr>
                <w:szCs w:val="22"/>
              </w:rPr>
              <w:t>Уникальный идентификатор документа</w:t>
            </w:r>
            <w:r w:rsidR="00507792">
              <w:rPr>
                <w:szCs w:val="22"/>
              </w:rPr>
              <w:t>/отчета/виджета</w:t>
            </w:r>
            <w:r w:rsidRPr="00B9499D">
              <w:rPr>
                <w:szCs w:val="22"/>
              </w:rPr>
              <w:t xml:space="preserve"> (с тире)</w:t>
            </w:r>
            <w:r w:rsidR="00507792">
              <w:rPr>
                <w:szCs w:val="22"/>
              </w:rPr>
              <w:t>, инициировавшего запрос</w:t>
            </w:r>
          </w:p>
        </w:tc>
      </w:tr>
      <w:tr w:rsidR="004C504A" w:rsidRPr="00B9499D" w14:paraId="307C31D1" w14:textId="77777777" w:rsidTr="0054222C">
        <w:tc>
          <w:tcPr>
            <w:tcW w:w="1000" w:type="pct"/>
          </w:tcPr>
          <w:p w14:paraId="05DC90D1" w14:textId="77777777" w:rsidR="00B568CC" w:rsidRPr="00B9499D" w:rsidRDefault="00B568CC" w:rsidP="00B568CC">
            <w:pPr>
              <w:pStyle w:val="GOSTTablenorm"/>
              <w:rPr>
                <w:szCs w:val="22"/>
              </w:rPr>
            </w:pPr>
            <w:r w:rsidRPr="00B9499D">
              <w:rPr>
                <w:szCs w:val="22"/>
              </w:rPr>
              <w:lastRenderedPageBreak/>
              <w:t>Тип запроса</w:t>
            </w:r>
          </w:p>
        </w:tc>
        <w:tc>
          <w:tcPr>
            <w:tcW w:w="750" w:type="pct"/>
          </w:tcPr>
          <w:p w14:paraId="79AC6894" w14:textId="77777777" w:rsidR="00B568CC" w:rsidRPr="00B9499D" w:rsidRDefault="00B568CC" w:rsidP="00B568CC">
            <w:pPr>
              <w:pStyle w:val="GOSTTablenorm"/>
              <w:rPr>
                <w:szCs w:val="22"/>
                <w:lang w:val="en-US"/>
              </w:rPr>
            </w:pPr>
            <w:r w:rsidRPr="00B9499D">
              <w:rPr>
                <w:szCs w:val="22"/>
                <w:lang w:val="en-US"/>
              </w:rPr>
              <w:t>RequestType</w:t>
            </w:r>
          </w:p>
        </w:tc>
        <w:tc>
          <w:tcPr>
            <w:tcW w:w="500" w:type="pct"/>
          </w:tcPr>
          <w:p w14:paraId="663500FB" w14:textId="77777777" w:rsidR="00B568CC" w:rsidRPr="00B9499D" w:rsidRDefault="00B568CC" w:rsidP="00B568CC">
            <w:pPr>
              <w:ind w:firstLine="30"/>
              <w:rPr>
                <w:sz w:val="22"/>
                <w:szCs w:val="22"/>
              </w:rPr>
            </w:pPr>
            <w:r w:rsidRPr="00B9499D">
              <w:rPr>
                <w:sz w:val="22"/>
                <w:szCs w:val="22"/>
              </w:rPr>
              <w:t>Строка</w:t>
            </w:r>
          </w:p>
        </w:tc>
        <w:tc>
          <w:tcPr>
            <w:tcW w:w="280" w:type="pct"/>
          </w:tcPr>
          <w:p w14:paraId="1A7389E8" w14:textId="77777777" w:rsidR="00B568CC" w:rsidRPr="00B9499D" w:rsidRDefault="00B568CC" w:rsidP="00B568CC">
            <w:pPr>
              <w:ind w:firstLine="30"/>
              <w:rPr>
                <w:sz w:val="22"/>
                <w:szCs w:val="22"/>
              </w:rPr>
            </w:pPr>
            <w:r w:rsidRPr="00B9499D">
              <w:rPr>
                <w:sz w:val="22"/>
                <w:szCs w:val="22"/>
              </w:rPr>
              <w:t>Да</w:t>
            </w:r>
          </w:p>
        </w:tc>
        <w:tc>
          <w:tcPr>
            <w:tcW w:w="315" w:type="pct"/>
          </w:tcPr>
          <w:p w14:paraId="5D7E5243" w14:textId="56DC9295" w:rsidR="00B568CC" w:rsidRPr="00B9499D" w:rsidRDefault="00B568CC">
            <w:pPr>
              <w:ind w:firstLine="30"/>
              <w:rPr>
                <w:sz w:val="22"/>
                <w:szCs w:val="22"/>
                <w:lang w:val="en-US"/>
              </w:rPr>
            </w:pPr>
            <w:r w:rsidRPr="00B9499D">
              <w:rPr>
                <w:sz w:val="22"/>
                <w:szCs w:val="22"/>
              </w:rPr>
              <w:t>&lt;=</w:t>
            </w:r>
            <w:del w:id="82" w:author="Сатлер Марина Викторовна" w:date="2024-10-31T12:12:00Z">
              <w:r w:rsidRPr="00B9499D" w:rsidDel="00386A30">
                <w:rPr>
                  <w:sz w:val="22"/>
                  <w:szCs w:val="22"/>
                  <w:lang w:val="en-US"/>
                </w:rPr>
                <w:delText>10</w:delText>
              </w:r>
            </w:del>
            <w:ins w:id="83" w:author="Сатлер Марина Викторовна" w:date="2024-10-31T12:12:00Z">
              <w:r w:rsidR="00386A30">
                <w:rPr>
                  <w:sz w:val="22"/>
                  <w:szCs w:val="22"/>
                  <w:lang w:val="en-US"/>
                </w:rPr>
                <w:t>5</w:t>
              </w:r>
              <w:r w:rsidR="00386A30" w:rsidRPr="00B9499D">
                <w:rPr>
                  <w:sz w:val="22"/>
                  <w:szCs w:val="22"/>
                  <w:lang w:val="en-US"/>
                </w:rPr>
                <w:t>0</w:t>
              </w:r>
            </w:ins>
          </w:p>
        </w:tc>
        <w:tc>
          <w:tcPr>
            <w:tcW w:w="2155" w:type="pct"/>
          </w:tcPr>
          <w:p w14:paraId="5226AB08" w14:textId="77777777" w:rsidR="00B568CC" w:rsidRPr="0013534C" w:rsidRDefault="00B568CC" w:rsidP="00B568CC">
            <w:pPr>
              <w:pStyle w:val="GOSTTablenorm"/>
              <w:rPr>
                <w:szCs w:val="22"/>
                <w:lang w:val="en-US"/>
              </w:rPr>
            </w:pPr>
            <w:r w:rsidRPr="00B9499D">
              <w:rPr>
                <w:szCs w:val="22"/>
              </w:rPr>
              <w:t>Передается значение «</w:t>
            </w:r>
            <w:r w:rsidRPr="00B9499D">
              <w:rPr>
                <w:szCs w:val="22"/>
                <w:lang w:val="en-US"/>
              </w:rPr>
              <w:t>PA</w:t>
            </w:r>
            <w:r w:rsidRPr="00B9499D">
              <w:rPr>
                <w:szCs w:val="22"/>
              </w:rPr>
              <w:t>»</w:t>
            </w:r>
          </w:p>
        </w:tc>
      </w:tr>
      <w:tr w:rsidR="004C504A" w:rsidRPr="00B9499D" w14:paraId="566769FB" w14:textId="77777777" w:rsidTr="0054222C">
        <w:tc>
          <w:tcPr>
            <w:tcW w:w="5000" w:type="pct"/>
            <w:gridSpan w:val="6"/>
          </w:tcPr>
          <w:p w14:paraId="278FE596" w14:textId="77777777" w:rsidR="00B568CC" w:rsidRPr="00B9499D" w:rsidRDefault="00B568CC" w:rsidP="00B568CC">
            <w:pPr>
              <w:pStyle w:val="GOSTTableHead"/>
              <w:rPr>
                <w:szCs w:val="22"/>
              </w:rPr>
            </w:pPr>
            <w:r w:rsidRPr="00B9499D">
              <w:rPr>
                <w:szCs w:val="22"/>
              </w:rPr>
              <w:t>Перечень параметров запроса (</w:t>
            </w:r>
            <w:r w:rsidR="00F72BB8" w:rsidRPr="00B9499D">
              <w:rPr>
                <w:szCs w:val="22"/>
                <w:lang w:val="en-US"/>
              </w:rPr>
              <w:t>document</w:t>
            </w:r>
            <w:r w:rsidRPr="00B9499D">
              <w:rPr>
                <w:szCs w:val="22"/>
              </w:rPr>
              <w:t>)</w:t>
            </w:r>
          </w:p>
        </w:tc>
      </w:tr>
      <w:tr w:rsidR="004C504A" w:rsidRPr="00B9499D" w14:paraId="19EAC276" w14:textId="77777777" w:rsidTr="0054222C">
        <w:tc>
          <w:tcPr>
            <w:tcW w:w="1000" w:type="pct"/>
          </w:tcPr>
          <w:p w14:paraId="5859AEC1" w14:textId="77777777" w:rsidR="002761B9" w:rsidRPr="00B9499D" w:rsidRDefault="002761B9" w:rsidP="002761B9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Вид отчета</w:t>
            </w:r>
          </w:p>
        </w:tc>
        <w:tc>
          <w:tcPr>
            <w:tcW w:w="750" w:type="pct"/>
          </w:tcPr>
          <w:p w14:paraId="03920386" w14:textId="77777777" w:rsidR="002761B9" w:rsidRPr="005772F3" w:rsidRDefault="00620B02" w:rsidP="002761B9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Report</w:t>
            </w:r>
            <w:r w:rsidR="002761B9" w:rsidRPr="00201A30">
              <w:rPr>
                <w:szCs w:val="22"/>
                <w:lang w:val="en-US"/>
              </w:rPr>
              <w:t>Type</w:t>
            </w:r>
          </w:p>
        </w:tc>
        <w:tc>
          <w:tcPr>
            <w:tcW w:w="500" w:type="pct"/>
          </w:tcPr>
          <w:p w14:paraId="139DE441" w14:textId="77777777" w:rsidR="002761B9" w:rsidRPr="00B9499D" w:rsidRDefault="002761B9" w:rsidP="002761B9">
            <w:pPr>
              <w:ind w:firstLine="3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Строка</w:t>
            </w:r>
          </w:p>
        </w:tc>
        <w:tc>
          <w:tcPr>
            <w:tcW w:w="280" w:type="pct"/>
          </w:tcPr>
          <w:p w14:paraId="2B4A4A69" w14:textId="77777777" w:rsidR="002761B9" w:rsidRPr="00B9499D" w:rsidRDefault="002761B9" w:rsidP="002761B9">
            <w:pPr>
              <w:ind w:firstLine="3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315" w:type="pct"/>
          </w:tcPr>
          <w:p w14:paraId="5C156BD8" w14:textId="77777777" w:rsidR="002761B9" w:rsidRPr="00C71790" w:rsidRDefault="002761B9" w:rsidP="002761B9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&lt;=</w:t>
            </w:r>
            <w:r>
              <w:rPr>
                <w:szCs w:val="22"/>
              </w:rPr>
              <w:t>10</w:t>
            </w:r>
          </w:p>
        </w:tc>
        <w:tc>
          <w:tcPr>
            <w:tcW w:w="2155" w:type="pct"/>
          </w:tcPr>
          <w:p w14:paraId="3CD7252C" w14:textId="0B49A206" w:rsidR="008D753D" w:rsidRDefault="008D753D" w:rsidP="002761B9">
            <w:pPr>
              <w:pStyle w:val="GOSTTablenorm"/>
              <w:rPr>
                <w:szCs w:val="22"/>
              </w:rPr>
            </w:pPr>
            <w:r w:rsidRPr="00B9499D">
              <w:rPr>
                <w:szCs w:val="22"/>
              </w:rPr>
              <w:t>Возможные значения:</w:t>
            </w:r>
          </w:p>
          <w:p w14:paraId="5CD95DA7" w14:textId="422326F7" w:rsidR="00336563" w:rsidRPr="00201A30" w:rsidRDefault="002761B9" w:rsidP="00336563">
            <w:pPr>
              <w:pStyle w:val="GOSTTableListMark1"/>
            </w:pPr>
            <w:r w:rsidRPr="000D19D8">
              <w:t xml:space="preserve">«PA_SVR» </w:t>
            </w:r>
            <w:r w:rsidR="000C759E" w:rsidRPr="36854D62">
              <w:t>–</w:t>
            </w:r>
            <w:r w:rsidRPr="000D19D8">
              <w:t xml:space="preserve"> Анализ состояния лицевого счета СВР</w:t>
            </w:r>
          </w:p>
        </w:tc>
      </w:tr>
      <w:tr w:rsidR="004C504A" w:rsidRPr="00B9499D" w14:paraId="2EA393AB" w14:textId="77777777" w:rsidTr="0054222C">
        <w:tc>
          <w:tcPr>
            <w:tcW w:w="1000" w:type="pct"/>
          </w:tcPr>
          <w:p w14:paraId="5E32E6D5" w14:textId="77777777" w:rsidR="00507792" w:rsidRDefault="00507792" w:rsidP="00507792">
            <w:pPr>
              <w:pStyle w:val="GOSTTablenorm"/>
              <w:rPr>
                <w:szCs w:val="22"/>
              </w:rPr>
            </w:pPr>
            <w:r w:rsidRPr="00AF60EA">
              <w:rPr>
                <w:szCs w:val="22"/>
              </w:rPr>
              <w:t>Показатели состояния лицевого счета</w:t>
            </w:r>
          </w:p>
        </w:tc>
        <w:tc>
          <w:tcPr>
            <w:tcW w:w="750" w:type="pct"/>
          </w:tcPr>
          <w:p w14:paraId="61CE5B89" w14:textId="77777777" w:rsidR="00507792" w:rsidRDefault="00507792" w:rsidP="00507792">
            <w:pPr>
              <w:pStyle w:val="GOSTTablenorm"/>
              <w:rPr>
                <w:szCs w:val="22"/>
                <w:lang w:val="en-US"/>
              </w:rPr>
            </w:pPr>
            <w:r w:rsidRPr="00ED3511">
              <w:rPr>
                <w:szCs w:val="22"/>
                <w:lang w:val="en-US"/>
              </w:rPr>
              <w:t>Indicators</w:t>
            </w:r>
          </w:p>
        </w:tc>
        <w:tc>
          <w:tcPr>
            <w:tcW w:w="500" w:type="pct"/>
          </w:tcPr>
          <w:p w14:paraId="449A6EA9" w14:textId="77777777" w:rsidR="00507792" w:rsidRDefault="00507792" w:rsidP="00507792">
            <w:pPr>
              <w:ind w:firstLine="3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Строка</w:t>
            </w:r>
          </w:p>
        </w:tc>
        <w:tc>
          <w:tcPr>
            <w:tcW w:w="280" w:type="pct"/>
          </w:tcPr>
          <w:p w14:paraId="739425B4" w14:textId="77777777" w:rsidR="00507792" w:rsidRDefault="00507792" w:rsidP="00507792">
            <w:pPr>
              <w:ind w:firstLine="3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315" w:type="pct"/>
          </w:tcPr>
          <w:p w14:paraId="15776234" w14:textId="77777777" w:rsidR="00507792" w:rsidRDefault="00507792" w:rsidP="00507792">
            <w:pPr>
              <w:ind w:firstLine="30"/>
              <w:rPr>
                <w:sz w:val="22"/>
                <w:szCs w:val="22"/>
                <w:lang w:val="en-US"/>
              </w:rPr>
            </w:pPr>
            <w:r w:rsidRPr="006F2896">
              <w:rPr>
                <w:sz w:val="22"/>
                <w:szCs w:val="22"/>
              </w:rPr>
              <w:t>&lt;=4000</w:t>
            </w:r>
          </w:p>
        </w:tc>
        <w:tc>
          <w:tcPr>
            <w:tcW w:w="2155" w:type="pct"/>
          </w:tcPr>
          <w:p w14:paraId="1FFF2974" w14:textId="77777777" w:rsidR="00507792" w:rsidRDefault="00507792" w:rsidP="00507792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Перечень показателей состояния ЛС, которые требуется рассчитать.</w:t>
            </w:r>
          </w:p>
          <w:p w14:paraId="1AE60256" w14:textId="409CBA68" w:rsidR="00507792" w:rsidRDefault="00507792" w:rsidP="00507792">
            <w:pPr>
              <w:pStyle w:val="GOSTTablenorm"/>
              <w:rPr>
                <w:szCs w:val="22"/>
              </w:rPr>
            </w:pPr>
            <w:r w:rsidRPr="00201A30">
              <w:rPr>
                <w:szCs w:val="22"/>
              </w:rPr>
              <w:t xml:space="preserve">Указываются </w:t>
            </w:r>
            <w:r>
              <w:rPr>
                <w:szCs w:val="22"/>
              </w:rPr>
              <w:t>коды</w:t>
            </w:r>
            <w:r w:rsidRPr="00201A30">
              <w:rPr>
                <w:szCs w:val="22"/>
              </w:rPr>
              <w:t xml:space="preserve"> </w:t>
            </w:r>
            <w:r>
              <w:rPr>
                <w:szCs w:val="22"/>
              </w:rPr>
              <w:t xml:space="preserve">(идентификаторы) </w:t>
            </w:r>
            <w:r w:rsidRPr="00201A30">
              <w:rPr>
                <w:szCs w:val="22"/>
              </w:rPr>
              <w:t xml:space="preserve">показателей </w:t>
            </w:r>
            <w:r>
              <w:rPr>
                <w:szCs w:val="22"/>
              </w:rPr>
              <w:t xml:space="preserve">состояния ЛС через разделитель «,» (запятая) в соответствии с </w:t>
            </w:r>
            <w:r w:rsidR="005A2456">
              <w:rPr>
                <w:szCs w:val="22"/>
              </w:rPr>
              <w:t xml:space="preserve">таблицей </w:t>
            </w:r>
            <w:r w:rsidR="005A2456">
              <w:rPr>
                <w:szCs w:val="22"/>
              </w:rPr>
              <w:fldChar w:fldCharType="begin"/>
            </w:r>
            <w:r w:rsidR="005A2456">
              <w:rPr>
                <w:szCs w:val="22"/>
              </w:rPr>
              <w:instrText xml:space="preserve"> REF _Ref156229777 \h </w:instrText>
            </w:r>
            <w:r w:rsidR="005A2456">
              <w:rPr>
                <w:szCs w:val="22"/>
              </w:rPr>
            </w:r>
            <w:r w:rsidR="005A2456">
              <w:rPr>
                <w:szCs w:val="22"/>
              </w:rPr>
              <w:fldChar w:fldCharType="separate"/>
            </w:r>
            <w:r w:rsidR="00D84B4C">
              <w:rPr>
                <w:noProof/>
              </w:rPr>
              <w:t>6</w:t>
            </w:r>
            <w:r w:rsidR="005A2456">
              <w:rPr>
                <w:szCs w:val="22"/>
              </w:rPr>
              <w:fldChar w:fldCharType="end"/>
            </w:r>
            <w:r>
              <w:rPr>
                <w:szCs w:val="22"/>
              </w:rPr>
              <w:t xml:space="preserve">. Например, в запросе передается значение «1,2» в случае, когда ребуется рассчитать и вернуть в ответе показатели </w:t>
            </w:r>
            <w:r>
              <w:rPr>
                <w:szCs w:val="22"/>
                <w:lang w:val="en-US"/>
              </w:rPr>
              <w:t>DATA</w:t>
            </w:r>
            <w:r w:rsidRPr="00051D60">
              <w:rPr>
                <w:szCs w:val="22"/>
              </w:rPr>
              <w:t xml:space="preserve">_1 </w:t>
            </w:r>
            <w:r>
              <w:rPr>
                <w:szCs w:val="22"/>
              </w:rPr>
              <w:t xml:space="preserve">и </w:t>
            </w:r>
            <w:r>
              <w:rPr>
                <w:szCs w:val="22"/>
                <w:lang w:val="en-US"/>
              </w:rPr>
              <w:t>DATA</w:t>
            </w:r>
            <w:r w:rsidRPr="00051D60">
              <w:rPr>
                <w:szCs w:val="22"/>
              </w:rPr>
              <w:t>_2.</w:t>
            </w:r>
          </w:p>
          <w:p w14:paraId="04F463C1" w14:textId="77777777" w:rsidR="006849E7" w:rsidRPr="00DC74E8" w:rsidRDefault="006849E7" w:rsidP="00507792">
            <w:pPr>
              <w:pStyle w:val="GOSTTablenorm"/>
              <w:rPr>
                <w:szCs w:val="22"/>
              </w:rPr>
            </w:pPr>
            <w:r w:rsidRPr="006849E7">
              <w:rPr>
                <w:szCs w:val="22"/>
              </w:rPr>
              <w:t>Коды (идентификаторы) показателей состояния ЛС уникальны в пределах вида отчета (</w:t>
            </w:r>
            <w:r>
              <w:rPr>
                <w:szCs w:val="22"/>
              </w:rPr>
              <w:t>Re</w:t>
            </w:r>
            <w:r>
              <w:rPr>
                <w:szCs w:val="22"/>
                <w:lang w:val="en-US"/>
              </w:rPr>
              <w:t>port</w:t>
            </w:r>
            <w:r w:rsidRPr="006849E7">
              <w:rPr>
                <w:szCs w:val="22"/>
              </w:rPr>
              <w:t>Type)</w:t>
            </w:r>
          </w:p>
        </w:tc>
      </w:tr>
      <w:tr w:rsidR="004C504A" w:rsidRPr="00B9499D" w14:paraId="27AC3DBD" w14:textId="77777777" w:rsidTr="0054222C">
        <w:tc>
          <w:tcPr>
            <w:tcW w:w="1000" w:type="pct"/>
          </w:tcPr>
          <w:p w14:paraId="5464D592" w14:textId="7850BAF8" w:rsidR="002761B9" w:rsidRPr="00B9499D" w:rsidRDefault="002761B9" w:rsidP="002761B9">
            <w:pPr>
              <w:pStyle w:val="GOSTTablenorm"/>
              <w:rPr>
                <w:szCs w:val="22"/>
              </w:rPr>
            </w:pPr>
            <w:r w:rsidRPr="00B9499D">
              <w:rPr>
                <w:szCs w:val="22"/>
              </w:rPr>
              <w:t>Пр</w:t>
            </w:r>
            <w:r w:rsidR="001355E9">
              <w:rPr>
                <w:szCs w:val="22"/>
              </w:rPr>
              <w:t>изнак необходимости отображения</w:t>
            </w:r>
            <w:r w:rsidRPr="00B9499D">
              <w:rPr>
                <w:szCs w:val="22"/>
              </w:rPr>
              <w:t xml:space="preserve"> данных в разрезе документов</w:t>
            </w:r>
          </w:p>
        </w:tc>
        <w:tc>
          <w:tcPr>
            <w:tcW w:w="750" w:type="pct"/>
          </w:tcPr>
          <w:p w14:paraId="3B6222B2" w14:textId="77777777" w:rsidR="002761B9" w:rsidRPr="000437CC" w:rsidRDefault="002761B9" w:rsidP="002761B9">
            <w:pPr>
              <w:ind w:firstLine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Documents</w:t>
            </w:r>
          </w:p>
        </w:tc>
        <w:tc>
          <w:tcPr>
            <w:tcW w:w="500" w:type="pct"/>
          </w:tcPr>
          <w:p w14:paraId="3ED9ECA4" w14:textId="77777777" w:rsidR="002761B9" w:rsidRPr="00B9499D" w:rsidRDefault="002761B9" w:rsidP="002761B9">
            <w:pPr>
              <w:ind w:firstLine="30"/>
              <w:rPr>
                <w:sz w:val="22"/>
                <w:szCs w:val="22"/>
              </w:rPr>
            </w:pPr>
            <w:r w:rsidRPr="00B9499D">
              <w:rPr>
                <w:sz w:val="22"/>
                <w:szCs w:val="22"/>
              </w:rPr>
              <w:t>Число</w:t>
            </w:r>
          </w:p>
        </w:tc>
        <w:tc>
          <w:tcPr>
            <w:tcW w:w="280" w:type="pct"/>
          </w:tcPr>
          <w:p w14:paraId="49583196" w14:textId="77777777" w:rsidR="002761B9" w:rsidRPr="00B9499D" w:rsidRDefault="002761B9" w:rsidP="002761B9">
            <w:pPr>
              <w:ind w:firstLine="30"/>
              <w:rPr>
                <w:sz w:val="22"/>
                <w:szCs w:val="22"/>
              </w:rPr>
            </w:pPr>
            <w:r w:rsidRPr="00B9499D">
              <w:rPr>
                <w:sz w:val="22"/>
                <w:szCs w:val="22"/>
              </w:rPr>
              <w:t>Да</w:t>
            </w:r>
          </w:p>
        </w:tc>
        <w:tc>
          <w:tcPr>
            <w:tcW w:w="315" w:type="pct"/>
          </w:tcPr>
          <w:p w14:paraId="57731172" w14:textId="77777777" w:rsidR="002761B9" w:rsidRPr="00B9499D" w:rsidRDefault="002761B9" w:rsidP="002761B9">
            <w:pPr>
              <w:pStyle w:val="GOSTTablenorm"/>
              <w:rPr>
                <w:szCs w:val="22"/>
              </w:rPr>
            </w:pPr>
            <w:r w:rsidRPr="00B9499D">
              <w:rPr>
                <w:szCs w:val="22"/>
              </w:rPr>
              <w:t>=</w:t>
            </w:r>
            <w:r w:rsidRPr="00B9499D">
              <w:rPr>
                <w:szCs w:val="22"/>
                <w:lang w:val="en-US"/>
              </w:rPr>
              <w:t>1</w:t>
            </w:r>
          </w:p>
        </w:tc>
        <w:tc>
          <w:tcPr>
            <w:tcW w:w="2155" w:type="pct"/>
          </w:tcPr>
          <w:p w14:paraId="747126F7" w14:textId="77777777" w:rsidR="002761B9" w:rsidRPr="00B9499D" w:rsidRDefault="002761B9" w:rsidP="002761B9">
            <w:pPr>
              <w:pStyle w:val="GOSTTablenorm"/>
              <w:rPr>
                <w:szCs w:val="22"/>
              </w:rPr>
            </w:pPr>
            <w:r w:rsidRPr="00B9499D">
              <w:rPr>
                <w:szCs w:val="22"/>
              </w:rPr>
              <w:t>Возможные значения:</w:t>
            </w:r>
          </w:p>
          <w:p w14:paraId="33F0C8CB" w14:textId="539CA023" w:rsidR="002761B9" w:rsidRPr="00B9499D" w:rsidRDefault="005A2456" w:rsidP="000D19D8">
            <w:pPr>
              <w:pStyle w:val="GOSTTableListMark1"/>
            </w:pPr>
            <w:r>
              <w:t>«</w:t>
            </w:r>
            <w:r w:rsidR="002761B9" w:rsidRPr="36854D62">
              <w:rPr>
                <w:lang w:val="en-US"/>
              </w:rPr>
              <w:t>1</w:t>
            </w:r>
            <w:r>
              <w:t>»</w:t>
            </w:r>
            <w:r w:rsidR="002761B9" w:rsidRPr="36854D62">
              <w:t xml:space="preserve"> – необходимы атрибуты документов</w:t>
            </w:r>
            <w:r>
              <w:t>;</w:t>
            </w:r>
          </w:p>
          <w:p w14:paraId="3753DF59" w14:textId="61FFAFF3" w:rsidR="002761B9" w:rsidRPr="00B9499D" w:rsidRDefault="005A2456" w:rsidP="000D19D8">
            <w:pPr>
              <w:pStyle w:val="GOSTTableListMark1"/>
            </w:pPr>
            <w:r>
              <w:t>«</w:t>
            </w:r>
            <w:r w:rsidR="002761B9" w:rsidRPr="36854D62">
              <w:rPr>
                <w:lang w:val="en-US"/>
              </w:rPr>
              <w:t>0</w:t>
            </w:r>
            <w:r>
              <w:t>»</w:t>
            </w:r>
            <w:r w:rsidR="002761B9" w:rsidRPr="36854D62">
              <w:t xml:space="preserve"> – необходимы только </w:t>
            </w:r>
            <w:r w:rsidR="00260D70">
              <w:t>атрибуты счетов</w:t>
            </w:r>
          </w:p>
        </w:tc>
      </w:tr>
      <w:tr w:rsidR="004C504A" w:rsidRPr="00B9499D" w14:paraId="6B891031" w14:textId="77777777" w:rsidTr="0054222C">
        <w:tc>
          <w:tcPr>
            <w:tcW w:w="1000" w:type="pct"/>
          </w:tcPr>
          <w:p w14:paraId="15C93E6D" w14:textId="77777777" w:rsidR="002761B9" w:rsidRPr="00B9499D" w:rsidRDefault="002761B9" w:rsidP="002761B9">
            <w:pPr>
              <w:pStyle w:val="GOSTTablenorm"/>
              <w:rPr>
                <w:szCs w:val="22"/>
              </w:rPr>
            </w:pPr>
            <w:r w:rsidRPr="00B9499D">
              <w:rPr>
                <w:szCs w:val="22"/>
              </w:rPr>
              <w:t>Расчет по дате ввода в действие</w:t>
            </w:r>
          </w:p>
        </w:tc>
        <w:tc>
          <w:tcPr>
            <w:tcW w:w="750" w:type="pct"/>
          </w:tcPr>
          <w:p w14:paraId="646C8901" w14:textId="77777777" w:rsidR="002761B9" w:rsidRPr="00B9499D" w:rsidRDefault="002761B9" w:rsidP="002761B9">
            <w:pPr>
              <w:pStyle w:val="GOSTTablenorm"/>
              <w:rPr>
                <w:szCs w:val="22"/>
                <w:lang w:val="en-US"/>
              </w:rPr>
            </w:pPr>
            <w:r w:rsidRPr="00B9499D">
              <w:rPr>
                <w:szCs w:val="22"/>
                <w:lang w:val="en-US"/>
              </w:rPr>
              <w:t>DateMode</w:t>
            </w:r>
          </w:p>
        </w:tc>
        <w:tc>
          <w:tcPr>
            <w:tcW w:w="500" w:type="pct"/>
          </w:tcPr>
          <w:p w14:paraId="32D0C80D" w14:textId="77777777" w:rsidR="002761B9" w:rsidRPr="00B9499D" w:rsidRDefault="002761B9" w:rsidP="002761B9">
            <w:pPr>
              <w:ind w:firstLine="30"/>
              <w:rPr>
                <w:sz w:val="22"/>
                <w:szCs w:val="22"/>
              </w:rPr>
            </w:pPr>
            <w:r w:rsidRPr="109D8E8A">
              <w:rPr>
                <w:sz w:val="22"/>
                <w:szCs w:val="22"/>
              </w:rPr>
              <w:t>Число</w:t>
            </w:r>
          </w:p>
        </w:tc>
        <w:tc>
          <w:tcPr>
            <w:tcW w:w="280" w:type="pct"/>
          </w:tcPr>
          <w:p w14:paraId="0E9768A7" w14:textId="77777777" w:rsidR="002761B9" w:rsidRPr="00B9499D" w:rsidRDefault="002761B9" w:rsidP="002761B9">
            <w:pPr>
              <w:ind w:firstLine="30"/>
              <w:rPr>
                <w:sz w:val="22"/>
                <w:szCs w:val="22"/>
              </w:rPr>
            </w:pPr>
            <w:r w:rsidRPr="004A19CC">
              <w:rPr>
                <w:sz w:val="22"/>
                <w:szCs w:val="22"/>
              </w:rPr>
              <w:t>Да</w:t>
            </w:r>
          </w:p>
        </w:tc>
        <w:tc>
          <w:tcPr>
            <w:tcW w:w="315" w:type="pct"/>
          </w:tcPr>
          <w:p w14:paraId="61967E8C" w14:textId="77777777" w:rsidR="002761B9" w:rsidRPr="00B9499D" w:rsidRDefault="002761B9" w:rsidP="002761B9">
            <w:pPr>
              <w:ind w:firstLine="30"/>
              <w:rPr>
                <w:sz w:val="22"/>
                <w:szCs w:val="22"/>
              </w:rPr>
            </w:pPr>
            <w:r w:rsidRPr="00B9499D">
              <w:rPr>
                <w:sz w:val="22"/>
                <w:szCs w:val="22"/>
              </w:rPr>
              <w:t>=</w:t>
            </w:r>
            <w:r w:rsidRPr="00B9499D"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2155" w:type="pct"/>
          </w:tcPr>
          <w:p w14:paraId="65819D52" w14:textId="77777777" w:rsidR="002761B9" w:rsidRPr="00B9499D" w:rsidRDefault="002761B9" w:rsidP="002761B9">
            <w:pPr>
              <w:ind w:firstLine="30"/>
              <w:rPr>
                <w:sz w:val="22"/>
                <w:szCs w:val="22"/>
              </w:rPr>
            </w:pPr>
            <w:r w:rsidRPr="00B9499D">
              <w:rPr>
                <w:sz w:val="22"/>
                <w:szCs w:val="22"/>
              </w:rPr>
              <w:t>Возможные значения:</w:t>
            </w:r>
          </w:p>
          <w:p w14:paraId="387D322C" w14:textId="5D10DFFA" w:rsidR="002761B9" w:rsidRPr="00B9499D" w:rsidRDefault="005A2456" w:rsidP="000D19D8">
            <w:pPr>
              <w:pStyle w:val="GOSTTableListMark1"/>
            </w:pPr>
            <w:r>
              <w:t>«</w:t>
            </w:r>
            <w:r w:rsidR="002761B9" w:rsidRPr="36854D62">
              <w:t>1</w:t>
            </w:r>
            <w:r>
              <w:t>»</w:t>
            </w:r>
            <w:r w:rsidR="002761B9" w:rsidRPr="36854D62">
              <w:t xml:space="preserve"> – Рассчитывать по дате ввода в действие</w:t>
            </w:r>
            <w:r>
              <w:t>;</w:t>
            </w:r>
          </w:p>
          <w:p w14:paraId="35FAA497" w14:textId="1DB6812D" w:rsidR="002761B9" w:rsidRPr="00B9499D" w:rsidRDefault="005A2456" w:rsidP="000D19D8">
            <w:pPr>
              <w:pStyle w:val="GOSTTableListMark1"/>
            </w:pPr>
            <w:r>
              <w:t>«</w:t>
            </w:r>
            <w:r w:rsidR="002761B9" w:rsidRPr="00D939EA">
              <w:t>0</w:t>
            </w:r>
            <w:r>
              <w:t>»</w:t>
            </w:r>
            <w:r w:rsidR="002761B9" w:rsidRPr="00D939EA">
              <w:t xml:space="preserve"> – Рассчитывать по дате отражения операции в учете</w:t>
            </w:r>
          </w:p>
        </w:tc>
      </w:tr>
      <w:tr w:rsidR="004C504A" w:rsidRPr="00B9499D" w:rsidDel="00BB3CC3" w14:paraId="0CA49F29" w14:textId="715A6C63" w:rsidTr="0054222C">
        <w:trPr>
          <w:del w:id="84" w:author="Сатлер Марина Викторовна" w:date="2026-01-23T11:35:00Z"/>
        </w:trPr>
        <w:tc>
          <w:tcPr>
            <w:tcW w:w="1000" w:type="pct"/>
          </w:tcPr>
          <w:p w14:paraId="043F11C1" w14:textId="355FFC7F" w:rsidR="002761B9" w:rsidRPr="00AF60EA" w:rsidDel="00BB3CC3" w:rsidRDefault="002761B9" w:rsidP="002761B9">
            <w:pPr>
              <w:pStyle w:val="GOSTTablenorm"/>
              <w:rPr>
                <w:del w:id="85" w:author="Сатлер Марина Викторовна" w:date="2026-01-23T11:35:00Z"/>
                <w:szCs w:val="22"/>
              </w:rPr>
            </w:pPr>
            <w:del w:id="86" w:author="Сатлер Марина Викторовна" w:date="2025-10-09T17:00:00Z">
              <w:r w:rsidRPr="00AF60EA" w:rsidDel="0054222C">
                <w:rPr>
                  <w:szCs w:val="22"/>
                </w:rPr>
                <w:delText>Сдвиг по номеру страницы</w:delText>
              </w:r>
            </w:del>
          </w:p>
        </w:tc>
        <w:tc>
          <w:tcPr>
            <w:tcW w:w="750" w:type="pct"/>
          </w:tcPr>
          <w:p w14:paraId="0298C699" w14:textId="3E6662D0" w:rsidR="002761B9" w:rsidRPr="002761B9" w:rsidDel="00BB3CC3" w:rsidRDefault="002761B9" w:rsidP="002761B9">
            <w:pPr>
              <w:pStyle w:val="GOSTTablenorm"/>
              <w:rPr>
                <w:del w:id="87" w:author="Сатлер Марина Викторовна" w:date="2026-01-23T11:35:00Z"/>
                <w:szCs w:val="22"/>
              </w:rPr>
            </w:pPr>
            <w:del w:id="88" w:author="Сатлер Марина Викторовна" w:date="2025-10-09T17:00:00Z">
              <w:r w:rsidDel="0054222C">
                <w:rPr>
                  <w:szCs w:val="22"/>
                  <w:lang w:val="en-US"/>
                </w:rPr>
                <w:delText>Offset</w:delText>
              </w:r>
            </w:del>
          </w:p>
        </w:tc>
        <w:tc>
          <w:tcPr>
            <w:tcW w:w="500" w:type="pct"/>
          </w:tcPr>
          <w:p w14:paraId="3A0798E0" w14:textId="78E994C2" w:rsidR="002761B9" w:rsidDel="00BB3CC3" w:rsidRDefault="002761B9" w:rsidP="002761B9">
            <w:pPr>
              <w:ind w:firstLine="30"/>
              <w:rPr>
                <w:del w:id="89" w:author="Сатлер Марина Викторовна" w:date="2026-01-23T11:35:00Z"/>
                <w:sz w:val="22"/>
                <w:szCs w:val="22"/>
              </w:rPr>
            </w:pPr>
            <w:del w:id="90" w:author="Сатлер Марина Викторовна" w:date="2025-10-09T17:00:00Z">
              <w:r w:rsidDel="0054222C">
                <w:rPr>
                  <w:sz w:val="22"/>
                  <w:szCs w:val="22"/>
                </w:rPr>
                <w:delText>Число</w:delText>
              </w:r>
            </w:del>
          </w:p>
        </w:tc>
        <w:tc>
          <w:tcPr>
            <w:tcW w:w="280" w:type="pct"/>
          </w:tcPr>
          <w:p w14:paraId="5080932E" w14:textId="33FCD675" w:rsidR="002761B9" w:rsidDel="00BB3CC3" w:rsidRDefault="002761B9" w:rsidP="002761B9">
            <w:pPr>
              <w:ind w:firstLine="30"/>
              <w:rPr>
                <w:del w:id="91" w:author="Сатлер Марина Викторовна" w:date="2026-01-23T11:35:00Z"/>
                <w:sz w:val="22"/>
                <w:szCs w:val="22"/>
              </w:rPr>
            </w:pPr>
            <w:del w:id="92" w:author="Сатлер Марина Викторовна" w:date="2025-10-09T17:00:00Z">
              <w:r w:rsidDel="0054222C">
                <w:rPr>
                  <w:sz w:val="22"/>
                  <w:szCs w:val="22"/>
                </w:rPr>
                <w:delText>Нет</w:delText>
              </w:r>
            </w:del>
          </w:p>
        </w:tc>
        <w:tc>
          <w:tcPr>
            <w:tcW w:w="315" w:type="pct"/>
          </w:tcPr>
          <w:p w14:paraId="6F9B3954" w14:textId="05BC0346" w:rsidR="002761B9" w:rsidRPr="002761B9" w:rsidDel="00BB3CC3" w:rsidRDefault="002761B9" w:rsidP="002761B9">
            <w:pPr>
              <w:ind w:firstLine="30"/>
              <w:rPr>
                <w:del w:id="93" w:author="Сатлер Марина Викторовна" w:date="2026-01-23T11:35:00Z"/>
                <w:szCs w:val="22"/>
              </w:rPr>
            </w:pPr>
            <w:del w:id="94" w:author="Сатлер Марина Викторовна" w:date="2025-10-09T17:00:00Z">
              <w:r w:rsidDel="0054222C">
                <w:rPr>
                  <w:sz w:val="22"/>
                  <w:szCs w:val="22"/>
                </w:rPr>
                <w:delText>-</w:delText>
              </w:r>
            </w:del>
          </w:p>
        </w:tc>
        <w:tc>
          <w:tcPr>
            <w:tcW w:w="2155" w:type="pct"/>
          </w:tcPr>
          <w:p w14:paraId="30F341C1" w14:textId="68FF2267" w:rsidR="002761B9" w:rsidDel="0054222C" w:rsidRDefault="002761B9" w:rsidP="002B4C6A">
            <w:pPr>
              <w:pStyle w:val="GOSTTablenorm"/>
              <w:rPr>
                <w:del w:id="95" w:author="Сатлер Марина Викторовна" w:date="2025-10-09T17:00:00Z"/>
              </w:rPr>
            </w:pPr>
            <w:del w:id="96" w:author="Сатлер Марина Викторовна" w:date="2025-10-09T17:00:00Z">
              <w:r w:rsidDel="0054222C">
                <w:delText>Указывается количество строк (натуральное число</w:delText>
              </w:r>
              <w:r w:rsidRPr="002761B9" w:rsidDel="0054222C">
                <w:delText xml:space="preserve"> </w:delText>
              </w:r>
              <w:r w:rsidDel="0054222C">
                <w:delText>и ноль), на которое производится сдвиг от начала массива строк с результатами расчета при постраничном запросе.</w:delText>
              </w:r>
            </w:del>
          </w:p>
          <w:p w14:paraId="0C4BD020" w14:textId="67645958" w:rsidR="000C759E" w:rsidDel="0054222C" w:rsidRDefault="002761B9" w:rsidP="000C759E">
            <w:pPr>
              <w:pStyle w:val="GOSTTablenorm"/>
              <w:rPr>
                <w:del w:id="97" w:author="Сатлер Марина Викторовна" w:date="2025-10-09T17:00:00Z"/>
              </w:rPr>
            </w:pPr>
            <w:del w:id="98" w:author="Сатлер Марина Викторовна" w:date="2025-10-09T17:00:00Z">
              <w:r w:rsidRPr="006E1848" w:rsidDel="0054222C">
                <w:delText>O</w:delText>
              </w:r>
              <w:r w:rsidDel="0054222C">
                <w:delText>ffset =</w:delText>
              </w:r>
              <w:r w:rsidRPr="006E1848" w:rsidDel="0054222C">
                <w:delText xml:space="preserve"> Limit * (Page </w:delText>
              </w:r>
              <w:r w:rsidR="00D84B4C" w:rsidDel="0054222C">
                <w:delText>–</w:delText>
              </w:r>
              <w:r w:rsidRPr="006E1848" w:rsidDel="0054222C">
                <w:delText xml:space="preserve"> 1)</w:delText>
              </w:r>
              <w:r w:rsidDel="0054222C">
                <w:delText>,</w:delText>
              </w:r>
              <w:r w:rsidR="000C759E" w:rsidDel="0054222C">
                <w:delText xml:space="preserve"> </w:delText>
              </w:r>
              <w:r w:rsidDel="0054222C">
                <w:delText>где</w:delText>
              </w:r>
              <w:r w:rsidR="000C759E" w:rsidDel="0054222C">
                <w:delText>:</w:delText>
              </w:r>
            </w:del>
          </w:p>
          <w:p w14:paraId="082F0FB1" w14:textId="51E4B181" w:rsidR="000C759E" w:rsidDel="0054222C" w:rsidRDefault="002761B9" w:rsidP="000C759E">
            <w:pPr>
              <w:pStyle w:val="GOSTTablenorm"/>
              <w:rPr>
                <w:del w:id="99" w:author="Сатлер Марина Викторовна" w:date="2025-10-09T17:00:00Z"/>
              </w:rPr>
            </w:pPr>
            <w:del w:id="100" w:author="Сатлер Марина Викторовна" w:date="2025-10-09T17:00:00Z">
              <w:r w:rsidDel="0054222C">
                <w:rPr>
                  <w:lang w:val="en-US"/>
                </w:rPr>
                <w:delText>L</w:delText>
              </w:r>
              <w:r w:rsidRPr="006E1848" w:rsidDel="0054222C">
                <w:delText xml:space="preserve">imit </w:delText>
              </w:r>
              <w:r w:rsidR="000C759E" w:rsidRPr="36854D62" w:rsidDel="0054222C">
                <w:delText>–</w:delText>
              </w:r>
              <w:r w:rsidRPr="006E1848" w:rsidDel="0054222C">
                <w:delText xml:space="preserve"> к</w:delText>
              </w:r>
              <w:r w:rsidDel="0054222C">
                <w:delText>оличество записей на странице</w:delText>
              </w:r>
              <w:r w:rsidR="000C759E" w:rsidDel="0054222C">
                <w:delText>;</w:delText>
              </w:r>
            </w:del>
          </w:p>
          <w:p w14:paraId="2F7A94A1" w14:textId="18D653D2" w:rsidR="002761B9" w:rsidDel="00BB3CC3" w:rsidRDefault="002761B9" w:rsidP="000C759E">
            <w:pPr>
              <w:pStyle w:val="GOSTTablenorm"/>
              <w:rPr>
                <w:del w:id="101" w:author="Сатлер Марина Викторовна" w:date="2026-01-23T11:35:00Z"/>
              </w:rPr>
            </w:pPr>
            <w:del w:id="102" w:author="Сатлер Марина Викторовна" w:date="2025-10-09T17:00:00Z">
              <w:r w:rsidDel="0054222C">
                <w:rPr>
                  <w:lang w:val="en-US"/>
                </w:rPr>
                <w:delText>P</w:delText>
              </w:r>
              <w:r w:rsidRPr="006E1848" w:rsidDel="0054222C">
                <w:delText xml:space="preserve">age </w:delText>
              </w:r>
              <w:r w:rsidR="000C759E" w:rsidRPr="36854D62" w:rsidDel="0054222C">
                <w:delText>–</w:delText>
              </w:r>
              <w:r w:rsidRPr="006E1848" w:rsidDel="0054222C">
                <w:delText xml:space="preserve"> номер страницы</w:delText>
              </w:r>
              <w:r w:rsidDel="0054222C">
                <w:delText>,</w:delText>
              </w:r>
              <w:r w:rsidRPr="006E1848" w:rsidDel="0054222C">
                <w:delText xml:space="preserve"> которую хочет отразить пользователь, </w:delText>
              </w:r>
              <w:r w:rsidDel="0054222C">
                <w:delText>выполняющий</w:delText>
              </w:r>
              <w:r w:rsidRPr="006E1848" w:rsidDel="0054222C">
                <w:delText xml:space="preserve"> запрос</w:delText>
              </w:r>
            </w:del>
          </w:p>
        </w:tc>
      </w:tr>
      <w:tr w:rsidR="004C504A" w:rsidRPr="00B9499D" w:rsidDel="00BB3CC3" w14:paraId="5EB6B649" w14:textId="07B6615B" w:rsidTr="0054222C">
        <w:trPr>
          <w:del w:id="103" w:author="Сатлер Марина Викторовна" w:date="2026-01-23T11:35:00Z"/>
        </w:trPr>
        <w:tc>
          <w:tcPr>
            <w:tcW w:w="1000" w:type="pct"/>
          </w:tcPr>
          <w:p w14:paraId="227AA3FD" w14:textId="34FD0EA6" w:rsidR="002761B9" w:rsidRPr="00AF60EA" w:rsidDel="00BB3CC3" w:rsidRDefault="002761B9" w:rsidP="002761B9">
            <w:pPr>
              <w:pStyle w:val="GOSTTablenorm"/>
              <w:rPr>
                <w:del w:id="104" w:author="Сатлер Марина Викторовна" w:date="2026-01-23T11:35:00Z"/>
                <w:szCs w:val="22"/>
              </w:rPr>
            </w:pPr>
            <w:del w:id="105" w:author="Сатлер Марина Викторовна" w:date="2025-10-09T17:00:00Z">
              <w:r w:rsidRPr="00AF60EA" w:rsidDel="0054222C">
                <w:rPr>
                  <w:szCs w:val="22"/>
                </w:rPr>
                <w:delText>Количество записей на странице</w:delText>
              </w:r>
            </w:del>
          </w:p>
        </w:tc>
        <w:tc>
          <w:tcPr>
            <w:tcW w:w="750" w:type="pct"/>
          </w:tcPr>
          <w:p w14:paraId="55F1EE4F" w14:textId="6B27B35E" w:rsidR="002761B9" w:rsidRPr="002761B9" w:rsidDel="00BB3CC3" w:rsidRDefault="002761B9" w:rsidP="002761B9">
            <w:pPr>
              <w:pStyle w:val="GOSTTablenorm"/>
              <w:rPr>
                <w:del w:id="106" w:author="Сатлер Марина Викторовна" w:date="2026-01-23T11:35:00Z"/>
                <w:szCs w:val="22"/>
              </w:rPr>
            </w:pPr>
            <w:del w:id="107" w:author="Сатлер Марина Викторовна" w:date="2025-10-09T17:00:00Z">
              <w:r w:rsidDel="0054222C">
                <w:rPr>
                  <w:szCs w:val="22"/>
                  <w:lang w:val="en-US"/>
                </w:rPr>
                <w:delText>Limit</w:delText>
              </w:r>
            </w:del>
          </w:p>
        </w:tc>
        <w:tc>
          <w:tcPr>
            <w:tcW w:w="500" w:type="pct"/>
          </w:tcPr>
          <w:p w14:paraId="3D503EE4" w14:textId="6D191EC6" w:rsidR="002761B9" w:rsidDel="00BB3CC3" w:rsidRDefault="002761B9" w:rsidP="002761B9">
            <w:pPr>
              <w:ind w:firstLine="30"/>
              <w:rPr>
                <w:del w:id="108" w:author="Сатлер Марина Викторовна" w:date="2026-01-23T11:35:00Z"/>
                <w:sz w:val="22"/>
                <w:szCs w:val="22"/>
              </w:rPr>
            </w:pPr>
            <w:del w:id="109" w:author="Сатлер Марина Викторовна" w:date="2025-10-09T17:00:00Z">
              <w:r w:rsidDel="0054222C">
                <w:rPr>
                  <w:sz w:val="22"/>
                  <w:szCs w:val="22"/>
                </w:rPr>
                <w:delText>Число</w:delText>
              </w:r>
            </w:del>
          </w:p>
        </w:tc>
        <w:tc>
          <w:tcPr>
            <w:tcW w:w="280" w:type="pct"/>
          </w:tcPr>
          <w:p w14:paraId="4A8983C6" w14:textId="77BE750F" w:rsidR="002761B9" w:rsidDel="00BB3CC3" w:rsidRDefault="002761B9" w:rsidP="002761B9">
            <w:pPr>
              <w:ind w:firstLine="30"/>
              <w:rPr>
                <w:del w:id="110" w:author="Сатлер Марина Викторовна" w:date="2026-01-23T11:35:00Z"/>
                <w:sz w:val="22"/>
                <w:szCs w:val="22"/>
              </w:rPr>
            </w:pPr>
            <w:del w:id="111" w:author="Сатлер Марина Викторовна" w:date="2025-10-09T17:00:00Z">
              <w:r w:rsidRPr="00CA3A38" w:rsidDel="0054222C">
                <w:rPr>
                  <w:sz w:val="22"/>
                  <w:szCs w:val="22"/>
                </w:rPr>
                <w:delText>Нет</w:delText>
              </w:r>
            </w:del>
          </w:p>
        </w:tc>
        <w:tc>
          <w:tcPr>
            <w:tcW w:w="315" w:type="pct"/>
          </w:tcPr>
          <w:p w14:paraId="18911FB2" w14:textId="609DA646" w:rsidR="002761B9" w:rsidRPr="002761B9" w:rsidDel="00BB3CC3" w:rsidRDefault="002761B9" w:rsidP="002761B9">
            <w:pPr>
              <w:ind w:firstLine="30"/>
              <w:rPr>
                <w:del w:id="112" w:author="Сатлер Марина Викторовна" w:date="2026-01-23T11:35:00Z"/>
                <w:szCs w:val="22"/>
              </w:rPr>
            </w:pPr>
            <w:del w:id="113" w:author="Сатлер Марина Викторовна" w:date="2025-10-09T17:00:00Z">
              <w:r w:rsidRPr="000659FD" w:rsidDel="0054222C">
                <w:rPr>
                  <w:sz w:val="22"/>
                  <w:szCs w:val="22"/>
                </w:rPr>
                <w:delText>&lt;=3</w:delText>
              </w:r>
            </w:del>
          </w:p>
        </w:tc>
        <w:tc>
          <w:tcPr>
            <w:tcW w:w="2155" w:type="pct"/>
          </w:tcPr>
          <w:p w14:paraId="12799E33" w14:textId="1B00C5F1" w:rsidR="002761B9" w:rsidDel="00BB3CC3" w:rsidRDefault="002761B9" w:rsidP="002761B9">
            <w:pPr>
              <w:pStyle w:val="GOSTTablenorm"/>
              <w:rPr>
                <w:del w:id="114" w:author="Сатлер Марина Викторовна" w:date="2026-01-23T11:35:00Z"/>
                <w:szCs w:val="22"/>
              </w:rPr>
            </w:pPr>
            <w:del w:id="115" w:author="Сатлер Марина Викторовна" w:date="2025-10-09T17:00:00Z">
              <w:r w:rsidDel="0054222C">
                <w:rPr>
                  <w:szCs w:val="22"/>
                </w:rPr>
                <w:delText xml:space="preserve">Указывается количество строк на странице при </w:delText>
              </w:r>
              <w:r w:rsidRPr="00AF60EA" w:rsidDel="0054222C">
                <w:rPr>
                  <w:szCs w:val="22"/>
                </w:rPr>
                <w:delText>постраничном запросе.</w:delText>
              </w:r>
              <w:r w:rsidR="001D6D1E" w:rsidRPr="00AF60EA" w:rsidDel="0054222C">
                <w:rPr>
                  <w:szCs w:val="22"/>
                </w:rPr>
                <w:delText xml:space="preserve"> Обязательно для заполнения, если задан параметр «Сдвиг по номеру страницы» (</w:delText>
              </w:r>
              <w:r w:rsidR="001D6D1E" w:rsidRPr="00AF60EA" w:rsidDel="0054222C">
                <w:rPr>
                  <w:szCs w:val="22"/>
                  <w:lang w:val="en-US"/>
                </w:rPr>
                <w:delText>Offset</w:delText>
              </w:r>
              <w:r w:rsidR="001D6D1E" w:rsidRPr="00AF60EA" w:rsidDel="0054222C">
                <w:rPr>
                  <w:szCs w:val="22"/>
                </w:rPr>
                <w:delText>)</w:delText>
              </w:r>
            </w:del>
          </w:p>
        </w:tc>
      </w:tr>
      <w:tr w:rsidR="004C504A" w:rsidRPr="00B9499D" w14:paraId="6DE15C9D" w14:textId="77777777" w:rsidTr="0054222C">
        <w:tc>
          <w:tcPr>
            <w:tcW w:w="1000" w:type="pct"/>
          </w:tcPr>
          <w:p w14:paraId="227BEB5C" w14:textId="77777777" w:rsidR="002761B9" w:rsidRPr="00AF60EA" w:rsidRDefault="002761B9" w:rsidP="002761B9">
            <w:pPr>
              <w:pStyle w:val="GOSTTablenorm"/>
              <w:rPr>
                <w:szCs w:val="22"/>
              </w:rPr>
            </w:pPr>
            <w:r w:rsidRPr="00AF60EA">
              <w:rPr>
                <w:szCs w:val="22"/>
              </w:rPr>
              <w:lastRenderedPageBreak/>
              <w:t>Признак расчета итоговой строки</w:t>
            </w:r>
          </w:p>
        </w:tc>
        <w:tc>
          <w:tcPr>
            <w:tcW w:w="750" w:type="pct"/>
          </w:tcPr>
          <w:p w14:paraId="0700DDED" w14:textId="77777777" w:rsidR="002761B9" w:rsidRDefault="002761B9" w:rsidP="002761B9">
            <w:pPr>
              <w:pStyle w:val="GOSTTablenorm"/>
              <w:rPr>
                <w:szCs w:val="22"/>
                <w:lang w:val="en-US"/>
              </w:rPr>
            </w:pPr>
            <w:r w:rsidRPr="007E5CA6">
              <w:rPr>
                <w:szCs w:val="22"/>
                <w:lang w:val="en-US"/>
              </w:rPr>
              <w:t>SummaryOnlyShow</w:t>
            </w:r>
          </w:p>
        </w:tc>
        <w:tc>
          <w:tcPr>
            <w:tcW w:w="500" w:type="pct"/>
          </w:tcPr>
          <w:p w14:paraId="474E74BC" w14:textId="77777777" w:rsidR="002761B9" w:rsidRDefault="002761B9" w:rsidP="002761B9">
            <w:pPr>
              <w:ind w:firstLine="3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Число</w:t>
            </w:r>
          </w:p>
        </w:tc>
        <w:tc>
          <w:tcPr>
            <w:tcW w:w="280" w:type="pct"/>
          </w:tcPr>
          <w:p w14:paraId="27E12D82" w14:textId="77777777" w:rsidR="002761B9" w:rsidRPr="00CA3A38" w:rsidRDefault="002761B9" w:rsidP="002761B9">
            <w:pPr>
              <w:ind w:firstLine="3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Нет</w:t>
            </w:r>
          </w:p>
        </w:tc>
        <w:tc>
          <w:tcPr>
            <w:tcW w:w="315" w:type="pct"/>
          </w:tcPr>
          <w:p w14:paraId="049BAC92" w14:textId="77777777" w:rsidR="002761B9" w:rsidRDefault="002761B9" w:rsidP="002761B9">
            <w:pPr>
              <w:ind w:firstLine="3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=1</w:t>
            </w:r>
          </w:p>
        </w:tc>
        <w:tc>
          <w:tcPr>
            <w:tcW w:w="2155" w:type="pct"/>
          </w:tcPr>
          <w:p w14:paraId="6338166F" w14:textId="7C601517" w:rsidR="002761B9" w:rsidRDefault="002761B9" w:rsidP="002761B9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Признак расчета итоговой строки.</w:t>
            </w:r>
          </w:p>
          <w:p w14:paraId="79C17F68" w14:textId="77777777" w:rsidR="002761B9" w:rsidRPr="00B9499D" w:rsidRDefault="002761B9" w:rsidP="002761B9">
            <w:pPr>
              <w:pStyle w:val="GOSTTablenorm"/>
              <w:rPr>
                <w:szCs w:val="22"/>
              </w:rPr>
            </w:pPr>
            <w:r w:rsidRPr="00B9499D">
              <w:rPr>
                <w:szCs w:val="22"/>
              </w:rPr>
              <w:t>Возможные значения:</w:t>
            </w:r>
          </w:p>
          <w:p w14:paraId="0F41A5E1" w14:textId="688D87DA" w:rsidR="002761B9" w:rsidRDefault="004B31CE" w:rsidP="007F05AD">
            <w:pPr>
              <w:pStyle w:val="GOSTTableListMark1"/>
            </w:pPr>
            <w:r>
              <w:t>«</w:t>
            </w:r>
            <w:r w:rsidR="002761B9" w:rsidRPr="00B9499D">
              <w:t>1</w:t>
            </w:r>
            <w:r>
              <w:t>»</w:t>
            </w:r>
            <w:r w:rsidR="002761B9" w:rsidRPr="00B9499D">
              <w:t xml:space="preserve"> – </w:t>
            </w:r>
            <w:r w:rsidR="002761B9">
              <w:t>итоговая строка.</w:t>
            </w:r>
          </w:p>
          <w:p w14:paraId="64856E32" w14:textId="47195AF6" w:rsidR="002761B9" w:rsidRDefault="002761B9" w:rsidP="00387BDD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 xml:space="preserve">При наличии признака расчета итоговой строки </w:t>
            </w:r>
            <w:r w:rsidR="00387BDD">
              <w:rPr>
                <w:szCs w:val="22"/>
              </w:rPr>
              <w:t xml:space="preserve">игнорируются </w:t>
            </w:r>
            <w:r>
              <w:rPr>
                <w:szCs w:val="22"/>
              </w:rPr>
              <w:t>параметры отображения (</w:t>
            </w:r>
            <w:r w:rsidRPr="0075330B">
              <w:rPr>
                <w:szCs w:val="22"/>
                <w:lang w:val="en-US"/>
              </w:rPr>
              <w:t>VisualParams</w:t>
            </w:r>
            <w:r w:rsidRPr="0075330B">
              <w:rPr>
                <w:szCs w:val="22"/>
              </w:rPr>
              <w:t>)</w:t>
            </w:r>
            <w:r>
              <w:rPr>
                <w:szCs w:val="22"/>
              </w:rPr>
              <w:t xml:space="preserve">, </w:t>
            </w:r>
            <w:r w:rsidR="00387BDD">
              <w:rPr>
                <w:szCs w:val="22"/>
              </w:rPr>
              <w:t xml:space="preserve">а также </w:t>
            </w:r>
            <w:r w:rsidR="00387BDD">
              <w:t xml:space="preserve">реквизиты первичного документа, дата отражения операции в учете и дата ввода в действие (при </w:t>
            </w:r>
            <w:r w:rsidR="00387BDD" w:rsidRPr="00B9499D">
              <w:rPr>
                <w:szCs w:val="22"/>
                <w:lang w:val="en-US"/>
              </w:rPr>
              <w:t>Documents</w:t>
            </w:r>
            <w:r w:rsidR="00387BDD">
              <w:t xml:space="preserve"> = 1) </w:t>
            </w:r>
            <w:r w:rsidR="00D84B4C">
              <w:t>–</w:t>
            </w:r>
            <w:r w:rsidR="00387BDD">
              <w:t xml:space="preserve"> </w:t>
            </w:r>
            <w:r>
              <w:rPr>
                <w:szCs w:val="22"/>
              </w:rPr>
              <w:t xml:space="preserve">расчет показателей состояния ЛС осуществляется с полной группировкой данных, т.е. рассчитывается общая сумма по всем </w:t>
            </w:r>
            <w:r w:rsidR="004A19CC">
              <w:rPr>
                <w:szCs w:val="22"/>
              </w:rPr>
              <w:t>комбинациям</w:t>
            </w:r>
            <w:r>
              <w:rPr>
                <w:szCs w:val="22"/>
              </w:rPr>
              <w:t xml:space="preserve"> аналитических признаков</w:t>
            </w:r>
            <w:r w:rsidR="00387BDD">
              <w:rPr>
                <w:szCs w:val="22"/>
              </w:rPr>
              <w:t xml:space="preserve"> по всем документам</w:t>
            </w:r>
          </w:p>
        </w:tc>
      </w:tr>
      <w:tr w:rsidR="004C504A" w:rsidRPr="00B9499D" w14:paraId="45CE30F2" w14:textId="63E6B6D1" w:rsidTr="0054222C">
        <w:tc>
          <w:tcPr>
            <w:tcW w:w="1000" w:type="pct"/>
          </w:tcPr>
          <w:p w14:paraId="79AAD4D0" w14:textId="2484C81B" w:rsidR="00FF1D9E" w:rsidRPr="000F2BA0" w:rsidRDefault="00FF1D9E" w:rsidP="006C1DAD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Код валюты</w:t>
            </w:r>
            <w:r w:rsidR="00283E50">
              <w:rPr>
                <w:szCs w:val="22"/>
              </w:rPr>
              <w:t xml:space="preserve"> по ОКВ</w:t>
            </w:r>
          </w:p>
        </w:tc>
        <w:tc>
          <w:tcPr>
            <w:tcW w:w="750" w:type="pct"/>
          </w:tcPr>
          <w:p w14:paraId="29B3316A" w14:textId="5AE5B0DE" w:rsidR="00FF1D9E" w:rsidRPr="007A4351" w:rsidRDefault="00FF1D9E" w:rsidP="006C1DAD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CurrencyCode</w:t>
            </w:r>
          </w:p>
        </w:tc>
        <w:tc>
          <w:tcPr>
            <w:tcW w:w="500" w:type="pct"/>
          </w:tcPr>
          <w:p w14:paraId="5A7B811A" w14:textId="1744E46F" w:rsidR="00FF1D9E" w:rsidRPr="000F2BA0" w:rsidRDefault="00FF1D9E" w:rsidP="006C1DAD">
            <w:pPr>
              <w:ind w:firstLine="3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Строка</w:t>
            </w:r>
          </w:p>
        </w:tc>
        <w:tc>
          <w:tcPr>
            <w:tcW w:w="280" w:type="pct"/>
          </w:tcPr>
          <w:p w14:paraId="4F14BB3B" w14:textId="0FE76C1A" w:rsidR="00FF1D9E" w:rsidRPr="00F61B73" w:rsidRDefault="00FF1D9E" w:rsidP="006C1DAD">
            <w:pPr>
              <w:ind w:firstLine="3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Нет</w:t>
            </w:r>
          </w:p>
        </w:tc>
        <w:tc>
          <w:tcPr>
            <w:tcW w:w="315" w:type="pct"/>
          </w:tcPr>
          <w:p w14:paraId="695F98C7" w14:textId="0767E710" w:rsidR="00FF1D9E" w:rsidRPr="007A4351" w:rsidRDefault="00FF1D9E" w:rsidP="006C1DAD">
            <w:pPr>
              <w:ind w:firstLine="30"/>
              <w:rPr>
                <w:sz w:val="22"/>
                <w:szCs w:val="22"/>
              </w:rPr>
            </w:pPr>
            <w:r w:rsidRPr="007A4351">
              <w:rPr>
                <w:sz w:val="22"/>
                <w:szCs w:val="22"/>
              </w:rPr>
              <w:t>&lt;=</w:t>
            </w:r>
            <w:r w:rsidR="00283E50">
              <w:rPr>
                <w:sz w:val="22"/>
                <w:szCs w:val="22"/>
              </w:rPr>
              <w:t>100</w:t>
            </w:r>
          </w:p>
        </w:tc>
        <w:tc>
          <w:tcPr>
            <w:tcW w:w="2155" w:type="pct"/>
          </w:tcPr>
          <w:p w14:paraId="1374FC0A" w14:textId="0AEBE573" w:rsidR="00283E50" w:rsidRDefault="00283E50" w:rsidP="00283E50">
            <w:pPr>
              <w:pStyle w:val="GOSTTablenorm"/>
            </w:pPr>
            <w:r>
              <w:t>Цифровой код валюты (3 знака) записи учета</w:t>
            </w:r>
            <w:bookmarkStart w:id="116" w:name="_Ref129799774"/>
            <w:r>
              <w:rPr>
                <w:rStyle w:val="af4"/>
                <w:szCs w:val="22"/>
              </w:rPr>
              <w:footnoteReference w:id="3"/>
            </w:r>
            <w:bookmarkEnd w:id="116"/>
            <w:r>
              <w:t xml:space="preserve"> (</w:t>
            </w:r>
            <w:r>
              <w:rPr>
                <w:szCs w:val="22"/>
                <w:lang w:val="en-US"/>
              </w:rPr>
              <w:t>Documents</w:t>
            </w:r>
            <w:r>
              <w:t xml:space="preserve"> =</w:t>
            </w:r>
            <w:r w:rsidR="009F30B6">
              <w:t xml:space="preserve"> </w:t>
            </w:r>
            <w:r>
              <w:t>1) / счета (</w:t>
            </w:r>
            <w:r>
              <w:rPr>
                <w:szCs w:val="22"/>
                <w:lang w:val="en-US"/>
              </w:rPr>
              <w:t>Documents</w:t>
            </w:r>
            <w:r>
              <w:t xml:space="preserve"> =</w:t>
            </w:r>
            <w:r w:rsidR="009F30B6">
              <w:t xml:space="preserve"> </w:t>
            </w:r>
            <w:r>
              <w:t>0) в соответствии с Общероссийским классификатором валют.</w:t>
            </w:r>
          </w:p>
          <w:p w14:paraId="09F5B4C6" w14:textId="7DC942FF" w:rsidR="00283E50" w:rsidRDefault="00283E50" w:rsidP="00283E50">
            <w:pPr>
              <w:pStyle w:val="GOSTTablenorm"/>
            </w:pPr>
            <w:r>
              <w:t>Может быть задано несколько значений, через символ «,» (запятая).</w:t>
            </w:r>
          </w:p>
          <w:p w14:paraId="3224B8B1" w14:textId="2C4B6822" w:rsidR="00FF1D9E" w:rsidRPr="00E70D34" w:rsidRDefault="00283E50" w:rsidP="00EF695C">
            <w:pPr>
              <w:pStyle w:val="GOSTTablenorm"/>
              <w:rPr>
                <w:szCs w:val="22"/>
              </w:rPr>
            </w:pPr>
            <w:r>
              <w:t>Если код валюты не задан, то в ответе передается информация по всем валютам</w:t>
            </w:r>
          </w:p>
        </w:tc>
      </w:tr>
      <w:tr w:rsidR="004C504A" w:rsidRPr="00B9499D" w14:paraId="4B44709D" w14:textId="77777777" w:rsidTr="0054222C">
        <w:tc>
          <w:tcPr>
            <w:tcW w:w="1000" w:type="pct"/>
          </w:tcPr>
          <w:p w14:paraId="12389B2B" w14:textId="77777777" w:rsidR="00D939EA" w:rsidRDefault="00930524" w:rsidP="00D939EA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Группировка по</w:t>
            </w:r>
            <w:r w:rsidRPr="00127F5B">
              <w:rPr>
                <w:szCs w:val="22"/>
              </w:rPr>
              <w:t xml:space="preserve"> </w:t>
            </w:r>
            <w:r w:rsidR="00D939EA" w:rsidRPr="00127F5B">
              <w:rPr>
                <w:szCs w:val="22"/>
              </w:rPr>
              <w:t>код</w:t>
            </w:r>
            <w:r>
              <w:rPr>
                <w:szCs w:val="22"/>
              </w:rPr>
              <w:t>у</w:t>
            </w:r>
            <w:r w:rsidR="00D939EA" w:rsidRPr="00127F5B">
              <w:rPr>
                <w:szCs w:val="22"/>
              </w:rPr>
              <w:t xml:space="preserve"> валюты</w:t>
            </w:r>
          </w:p>
        </w:tc>
        <w:tc>
          <w:tcPr>
            <w:tcW w:w="750" w:type="pct"/>
          </w:tcPr>
          <w:p w14:paraId="20A57FA3" w14:textId="77777777" w:rsidR="00D939EA" w:rsidRPr="003D515C" w:rsidRDefault="00D939EA" w:rsidP="00D939EA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CurrencyCodeShow</w:t>
            </w:r>
          </w:p>
        </w:tc>
        <w:tc>
          <w:tcPr>
            <w:tcW w:w="500" w:type="pct"/>
          </w:tcPr>
          <w:p w14:paraId="081E60D7" w14:textId="77777777" w:rsidR="00D939EA" w:rsidRDefault="00D939EA" w:rsidP="00D939EA">
            <w:pPr>
              <w:ind w:firstLine="3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Число</w:t>
            </w:r>
          </w:p>
        </w:tc>
        <w:tc>
          <w:tcPr>
            <w:tcW w:w="280" w:type="pct"/>
          </w:tcPr>
          <w:p w14:paraId="1075DCAB" w14:textId="77777777" w:rsidR="00D939EA" w:rsidRPr="00D939EA" w:rsidRDefault="00D939EA" w:rsidP="00D939EA">
            <w:pPr>
              <w:ind w:firstLine="3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315" w:type="pct"/>
          </w:tcPr>
          <w:p w14:paraId="149F4751" w14:textId="77777777" w:rsidR="00D939EA" w:rsidRDefault="00D939EA" w:rsidP="00D939EA">
            <w:pPr>
              <w:ind w:firstLine="3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=1</w:t>
            </w:r>
          </w:p>
        </w:tc>
        <w:tc>
          <w:tcPr>
            <w:tcW w:w="2155" w:type="pct"/>
          </w:tcPr>
          <w:p w14:paraId="3D7FB4EF" w14:textId="77777777" w:rsidR="00D939EA" w:rsidRDefault="00D939EA" w:rsidP="00D939EA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 xml:space="preserve">Признак отображения информации в ответе </w:t>
            </w:r>
            <w:r w:rsidR="00283E50">
              <w:rPr>
                <w:szCs w:val="22"/>
              </w:rPr>
              <w:t xml:space="preserve">на запрос </w:t>
            </w:r>
            <w:r>
              <w:rPr>
                <w:szCs w:val="22"/>
              </w:rPr>
              <w:t>в разрезе кодов валют. Возможные значения:</w:t>
            </w:r>
          </w:p>
          <w:p w14:paraId="674D0BBD" w14:textId="24047A99" w:rsidR="00D939EA" w:rsidRDefault="004B31CE" w:rsidP="007F05AD">
            <w:pPr>
              <w:pStyle w:val="GOSTTableListMark1"/>
            </w:pPr>
            <w:r>
              <w:t>«</w:t>
            </w:r>
            <w:r w:rsidR="00D939EA" w:rsidRPr="36854D62">
              <w:t>1</w:t>
            </w:r>
            <w:r>
              <w:t>»</w:t>
            </w:r>
            <w:r w:rsidR="00D939EA" w:rsidRPr="36854D62">
              <w:t xml:space="preserve"> – </w:t>
            </w:r>
            <w:r w:rsidR="00D939EA" w:rsidRPr="00D939EA">
              <w:t xml:space="preserve">Отображать данные в разрезе кодов валют (параметр </w:t>
            </w:r>
            <w:r w:rsidR="00D939EA" w:rsidRPr="00D62178">
              <w:rPr>
                <w:b/>
              </w:rPr>
              <w:t>RespData:</w:t>
            </w:r>
            <w:r w:rsidR="00D939EA" w:rsidRPr="00D939EA">
              <w:t>CurrencyCode заполняется);</w:t>
            </w:r>
          </w:p>
          <w:p w14:paraId="11C8467A" w14:textId="5ADFF2FB" w:rsidR="00D939EA" w:rsidRPr="00283E50" w:rsidRDefault="004B31CE" w:rsidP="007F05AD">
            <w:pPr>
              <w:pStyle w:val="GOSTTableListMark1"/>
            </w:pPr>
            <w:r>
              <w:t>«</w:t>
            </w:r>
            <w:r w:rsidR="00D939EA" w:rsidRPr="00D939EA">
              <w:t>0</w:t>
            </w:r>
            <w:r>
              <w:t>»</w:t>
            </w:r>
            <w:r w:rsidR="00D939EA" w:rsidRPr="00D939EA">
              <w:t xml:space="preserve"> – Отображать </w:t>
            </w:r>
            <w:r w:rsidR="00D939EA" w:rsidRPr="00283E50">
              <w:t xml:space="preserve">данные без разреза по кодам валют (параметр </w:t>
            </w:r>
            <w:r w:rsidR="00D939EA" w:rsidRPr="00D62178">
              <w:rPr>
                <w:b/>
              </w:rPr>
              <w:t>RespData:</w:t>
            </w:r>
            <w:r w:rsidR="00D939EA" w:rsidRPr="00283E50">
              <w:t>CurrencyCode не заполняется)</w:t>
            </w:r>
          </w:p>
        </w:tc>
      </w:tr>
      <w:tr w:rsidR="004C504A" w:rsidRPr="00B9499D" w14:paraId="407FF711" w14:textId="77777777" w:rsidTr="0054222C">
        <w:tc>
          <w:tcPr>
            <w:tcW w:w="1000" w:type="pct"/>
          </w:tcPr>
          <w:p w14:paraId="1BA11D04" w14:textId="77777777" w:rsidR="002761B9" w:rsidRPr="00B9499D" w:rsidRDefault="002761B9" w:rsidP="002761B9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Д</w:t>
            </w:r>
            <w:r w:rsidRPr="00B9499D">
              <w:rPr>
                <w:szCs w:val="22"/>
              </w:rPr>
              <w:t>ата начала периода</w:t>
            </w:r>
          </w:p>
        </w:tc>
        <w:tc>
          <w:tcPr>
            <w:tcW w:w="750" w:type="pct"/>
          </w:tcPr>
          <w:p w14:paraId="0EE2DE19" w14:textId="77777777" w:rsidR="002761B9" w:rsidRPr="00D939EA" w:rsidRDefault="002761B9" w:rsidP="002761B9">
            <w:pPr>
              <w:pStyle w:val="GOSTTablenorm"/>
              <w:rPr>
                <w:szCs w:val="22"/>
              </w:rPr>
            </w:pPr>
            <w:r w:rsidRPr="00B9499D">
              <w:rPr>
                <w:szCs w:val="22"/>
                <w:lang w:val="en-US"/>
              </w:rPr>
              <w:t>StartRepDate</w:t>
            </w:r>
          </w:p>
        </w:tc>
        <w:tc>
          <w:tcPr>
            <w:tcW w:w="500" w:type="pct"/>
          </w:tcPr>
          <w:p w14:paraId="306F2F0A" w14:textId="5C797840" w:rsidR="002761B9" w:rsidRPr="00F32A64" w:rsidRDefault="002761B9" w:rsidP="002761B9">
            <w:pPr>
              <w:ind w:firstLine="30"/>
              <w:rPr>
                <w:sz w:val="22"/>
                <w:szCs w:val="22"/>
                <w:lang w:val="en-US"/>
              </w:rPr>
            </w:pPr>
            <w:r w:rsidRPr="00B9499D">
              <w:rPr>
                <w:sz w:val="22"/>
                <w:szCs w:val="22"/>
              </w:rPr>
              <w:t>Дата</w:t>
            </w:r>
          </w:p>
        </w:tc>
        <w:tc>
          <w:tcPr>
            <w:tcW w:w="280" w:type="pct"/>
          </w:tcPr>
          <w:p w14:paraId="346C50D3" w14:textId="77777777" w:rsidR="002761B9" w:rsidRPr="00B9499D" w:rsidRDefault="002761B9" w:rsidP="002761B9">
            <w:pPr>
              <w:ind w:firstLine="30"/>
              <w:rPr>
                <w:sz w:val="22"/>
                <w:szCs w:val="22"/>
              </w:rPr>
            </w:pPr>
            <w:r w:rsidRPr="00B9499D">
              <w:rPr>
                <w:sz w:val="22"/>
                <w:szCs w:val="22"/>
              </w:rPr>
              <w:t>Да</w:t>
            </w:r>
          </w:p>
        </w:tc>
        <w:tc>
          <w:tcPr>
            <w:tcW w:w="315" w:type="pct"/>
          </w:tcPr>
          <w:p w14:paraId="3A657F5A" w14:textId="3B070CC3" w:rsidR="002761B9" w:rsidRPr="00B9499D" w:rsidRDefault="002761B9" w:rsidP="002761B9">
            <w:pPr>
              <w:ind w:firstLine="30"/>
              <w:rPr>
                <w:sz w:val="22"/>
                <w:szCs w:val="22"/>
              </w:rPr>
            </w:pPr>
          </w:p>
        </w:tc>
        <w:tc>
          <w:tcPr>
            <w:tcW w:w="2155" w:type="pct"/>
          </w:tcPr>
          <w:p w14:paraId="62D36B39" w14:textId="188162B1" w:rsidR="00DA318A" w:rsidRDefault="00DA318A" w:rsidP="00DA318A">
            <w:pPr>
              <w:pStyle w:val="GOSTTablenorm"/>
              <w:rPr>
                <w:szCs w:val="22"/>
              </w:rPr>
            </w:pPr>
            <w:r w:rsidRPr="00C5302B">
              <w:rPr>
                <w:szCs w:val="22"/>
              </w:rPr>
              <w:t>Дата начала отчетного периода, с которой включительно требуется отобрать данные.</w:t>
            </w:r>
          </w:p>
          <w:p w14:paraId="63C54724" w14:textId="77777777" w:rsidR="00DA318A" w:rsidRPr="00C5302B" w:rsidRDefault="00DA318A" w:rsidP="00DA318A">
            <w:pPr>
              <w:pStyle w:val="GOSTTablenorm"/>
              <w:rPr>
                <w:szCs w:val="22"/>
              </w:rPr>
            </w:pPr>
            <w:r w:rsidRPr="00C5302B">
              <w:rPr>
                <w:szCs w:val="22"/>
              </w:rPr>
              <w:t>Для ф</w:t>
            </w:r>
            <w:r>
              <w:rPr>
                <w:szCs w:val="22"/>
              </w:rPr>
              <w:t>ормирования информации о показателях состояния</w:t>
            </w:r>
            <w:r w:rsidRPr="00C5302B">
              <w:rPr>
                <w:szCs w:val="22"/>
              </w:rPr>
              <w:t xml:space="preserve"> </w:t>
            </w:r>
            <w:r>
              <w:rPr>
                <w:szCs w:val="22"/>
              </w:rPr>
              <w:t>лицевых счетов</w:t>
            </w:r>
            <w:r w:rsidRPr="00C5302B">
              <w:rPr>
                <w:szCs w:val="22"/>
              </w:rPr>
              <w:t xml:space="preserve"> нарастающим итогом с начала года запо</w:t>
            </w:r>
            <w:r>
              <w:rPr>
                <w:szCs w:val="22"/>
              </w:rPr>
              <w:t>лняется значением 1 января соот</w:t>
            </w:r>
            <w:r w:rsidRPr="00C5302B">
              <w:rPr>
                <w:szCs w:val="22"/>
              </w:rPr>
              <w:t>ветствующего года.</w:t>
            </w:r>
          </w:p>
          <w:p w14:paraId="22471D53" w14:textId="77777777" w:rsidR="002761B9" w:rsidRPr="00DA318A" w:rsidRDefault="002761B9" w:rsidP="002761B9">
            <w:pPr>
              <w:pStyle w:val="GOSTTablenorm"/>
              <w:rPr>
                <w:szCs w:val="22"/>
              </w:rPr>
            </w:pPr>
            <w:r w:rsidRPr="00B9499D">
              <w:rPr>
                <w:szCs w:val="22"/>
              </w:rPr>
              <w:t xml:space="preserve">Формат </w:t>
            </w:r>
            <w:r w:rsidRPr="00B9499D">
              <w:rPr>
                <w:szCs w:val="22"/>
                <w:lang w:val="en-US"/>
              </w:rPr>
              <w:t>YYYY</w:t>
            </w:r>
            <w:r w:rsidRPr="00B9499D">
              <w:rPr>
                <w:szCs w:val="22"/>
              </w:rPr>
              <w:t>-</w:t>
            </w:r>
            <w:r w:rsidRPr="00B9499D">
              <w:rPr>
                <w:szCs w:val="22"/>
                <w:lang w:val="en-US"/>
              </w:rPr>
              <w:t>MM</w:t>
            </w:r>
            <w:r w:rsidRPr="00B9499D">
              <w:rPr>
                <w:szCs w:val="22"/>
              </w:rPr>
              <w:t>-</w:t>
            </w:r>
            <w:r w:rsidRPr="00B9499D">
              <w:rPr>
                <w:szCs w:val="22"/>
                <w:lang w:val="en-US"/>
              </w:rPr>
              <w:t>DD</w:t>
            </w:r>
            <w:r w:rsidR="00DA318A">
              <w:rPr>
                <w:szCs w:val="22"/>
              </w:rPr>
              <w:t>.</w:t>
            </w:r>
          </w:p>
          <w:p w14:paraId="1D3CCC8D" w14:textId="77777777" w:rsidR="002761B9" w:rsidRPr="00B9499D" w:rsidRDefault="002761B9" w:rsidP="00DA318A">
            <w:pPr>
              <w:pStyle w:val="GOSTTablenorm"/>
              <w:rPr>
                <w:szCs w:val="22"/>
              </w:rPr>
            </w:pPr>
            <w:r>
              <w:lastRenderedPageBreak/>
              <w:t>Дата начала периода и дата окончания периода должны относиться к одному финансовому году</w:t>
            </w:r>
          </w:p>
        </w:tc>
      </w:tr>
      <w:tr w:rsidR="004C504A" w:rsidRPr="00B9499D" w14:paraId="446FE85C" w14:textId="77777777" w:rsidTr="0054222C">
        <w:tc>
          <w:tcPr>
            <w:tcW w:w="1000" w:type="pct"/>
          </w:tcPr>
          <w:p w14:paraId="083629B6" w14:textId="77777777" w:rsidR="002761B9" w:rsidRPr="00B9499D" w:rsidRDefault="002761B9" w:rsidP="002761B9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lastRenderedPageBreak/>
              <w:t>Д</w:t>
            </w:r>
            <w:r w:rsidRPr="00B9499D">
              <w:rPr>
                <w:szCs w:val="22"/>
              </w:rPr>
              <w:t>ата окончания периода</w:t>
            </w:r>
          </w:p>
        </w:tc>
        <w:tc>
          <w:tcPr>
            <w:tcW w:w="750" w:type="pct"/>
          </w:tcPr>
          <w:p w14:paraId="20EAD920" w14:textId="77777777" w:rsidR="002761B9" w:rsidRPr="00B9499D" w:rsidRDefault="002761B9" w:rsidP="002761B9">
            <w:pPr>
              <w:pStyle w:val="GOSTTablenorm"/>
              <w:rPr>
                <w:szCs w:val="22"/>
                <w:lang w:val="en-US"/>
              </w:rPr>
            </w:pPr>
            <w:r w:rsidRPr="00B9499D">
              <w:rPr>
                <w:szCs w:val="22"/>
                <w:lang w:val="en-US"/>
              </w:rPr>
              <w:t>EndRepDate</w:t>
            </w:r>
          </w:p>
        </w:tc>
        <w:tc>
          <w:tcPr>
            <w:tcW w:w="500" w:type="pct"/>
          </w:tcPr>
          <w:p w14:paraId="6C986854" w14:textId="19DAE2CC" w:rsidR="002761B9" w:rsidRPr="00B9499D" w:rsidRDefault="002761B9" w:rsidP="002761B9">
            <w:pPr>
              <w:ind w:firstLine="30"/>
              <w:rPr>
                <w:sz w:val="22"/>
                <w:szCs w:val="22"/>
              </w:rPr>
            </w:pPr>
            <w:r w:rsidRPr="00B9499D">
              <w:rPr>
                <w:sz w:val="22"/>
                <w:szCs w:val="22"/>
              </w:rPr>
              <w:t>Дата</w:t>
            </w:r>
          </w:p>
        </w:tc>
        <w:tc>
          <w:tcPr>
            <w:tcW w:w="280" w:type="pct"/>
          </w:tcPr>
          <w:p w14:paraId="2DE75833" w14:textId="77777777" w:rsidR="002761B9" w:rsidRPr="00B9499D" w:rsidRDefault="002761B9" w:rsidP="002761B9">
            <w:pPr>
              <w:ind w:firstLine="30"/>
              <w:rPr>
                <w:sz w:val="22"/>
                <w:szCs w:val="22"/>
              </w:rPr>
            </w:pPr>
            <w:r w:rsidRPr="00B9499D">
              <w:rPr>
                <w:sz w:val="22"/>
                <w:szCs w:val="22"/>
              </w:rPr>
              <w:t>Да</w:t>
            </w:r>
          </w:p>
        </w:tc>
        <w:tc>
          <w:tcPr>
            <w:tcW w:w="315" w:type="pct"/>
          </w:tcPr>
          <w:p w14:paraId="1F2F75C5" w14:textId="36B3EF93" w:rsidR="002761B9" w:rsidRPr="00B9499D" w:rsidRDefault="002761B9" w:rsidP="002761B9">
            <w:pPr>
              <w:ind w:firstLine="30"/>
              <w:rPr>
                <w:sz w:val="22"/>
                <w:szCs w:val="22"/>
              </w:rPr>
            </w:pPr>
          </w:p>
        </w:tc>
        <w:tc>
          <w:tcPr>
            <w:tcW w:w="2155" w:type="pct"/>
          </w:tcPr>
          <w:p w14:paraId="7AC5C6DA" w14:textId="56455214" w:rsidR="002761B9" w:rsidRPr="00335858" w:rsidRDefault="00DA318A" w:rsidP="0068201B">
            <w:pPr>
              <w:pStyle w:val="GOSTTablenorm"/>
            </w:pPr>
            <w:r w:rsidRPr="0068201B">
              <w:t>Дата окончания отчетного периода, по которую включительно требуется отобрать данные</w:t>
            </w:r>
            <w:r w:rsidRPr="00335858">
              <w:t>.</w:t>
            </w:r>
            <w:r w:rsidR="002761B9" w:rsidRPr="00A60059">
              <w:t xml:space="preserve">Формат </w:t>
            </w:r>
            <w:r w:rsidR="002761B9" w:rsidRPr="007F05AD">
              <w:t>YYYY</w:t>
            </w:r>
            <w:r w:rsidR="002761B9" w:rsidRPr="0068201B">
              <w:t>-</w:t>
            </w:r>
            <w:r w:rsidR="002761B9" w:rsidRPr="007F05AD">
              <w:t>MM</w:t>
            </w:r>
            <w:r w:rsidR="002761B9" w:rsidRPr="0068201B">
              <w:t>-</w:t>
            </w:r>
            <w:r w:rsidR="002761B9" w:rsidRPr="007F05AD">
              <w:t>DD</w:t>
            </w:r>
            <w:r w:rsidR="004B31CE" w:rsidRPr="0068201B">
              <w:t>.</w:t>
            </w:r>
          </w:p>
          <w:p w14:paraId="106A938E" w14:textId="77777777" w:rsidR="00DA318A" w:rsidRPr="00A60059" w:rsidRDefault="00DA318A">
            <w:pPr>
              <w:pStyle w:val="GOSTTablenorm"/>
            </w:pPr>
            <w:r w:rsidRPr="00A60059">
              <w:t>Дата окончания периода не должна быть меньше (раньше) даты начала периода.</w:t>
            </w:r>
          </w:p>
          <w:p w14:paraId="63AB79E3" w14:textId="77777777" w:rsidR="002761B9" w:rsidRPr="00B9499D" w:rsidRDefault="002761B9">
            <w:pPr>
              <w:pStyle w:val="GOSTTablenorm"/>
            </w:pPr>
            <w:r w:rsidRPr="004B31CE">
              <w:t>Дата начала периода и дата окончания периода должны относиться к одному финансовому году</w:t>
            </w:r>
          </w:p>
        </w:tc>
      </w:tr>
      <w:tr w:rsidR="004C504A" w:rsidRPr="00B9499D" w14:paraId="1950A58D" w14:textId="77777777" w:rsidTr="0054222C">
        <w:tc>
          <w:tcPr>
            <w:tcW w:w="1000" w:type="pct"/>
          </w:tcPr>
          <w:p w14:paraId="1431E4AC" w14:textId="77777777" w:rsidR="002761B9" w:rsidRPr="00B9499D" w:rsidRDefault="002761B9" w:rsidP="002761B9">
            <w:pPr>
              <w:pStyle w:val="GOSTTablenorm"/>
              <w:rPr>
                <w:szCs w:val="22"/>
              </w:rPr>
            </w:pPr>
            <w:r w:rsidRPr="00B9499D">
              <w:rPr>
                <w:szCs w:val="22"/>
              </w:rPr>
              <w:t>Тип записей учета</w:t>
            </w:r>
          </w:p>
        </w:tc>
        <w:tc>
          <w:tcPr>
            <w:tcW w:w="750" w:type="pct"/>
          </w:tcPr>
          <w:p w14:paraId="591E4664" w14:textId="77777777" w:rsidR="002761B9" w:rsidRPr="00B9499D" w:rsidRDefault="002761B9" w:rsidP="002761B9">
            <w:pPr>
              <w:pStyle w:val="GOSTTablenorm"/>
              <w:rPr>
                <w:szCs w:val="22"/>
                <w:lang w:val="en-US"/>
              </w:rPr>
            </w:pPr>
            <w:r w:rsidRPr="00B9499D">
              <w:rPr>
                <w:szCs w:val="22"/>
                <w:lang w:val="en-US"/>
              </w:rPr>
              <w:t>RecType</w:t>
            </w:r>
          </w:p>
        </w:tc>
        <w:tc>
          <w:tcPr>
            <w:tcW w:w="500" w:type="pct"/>
          </w:tcPr>
          <w:p w14:paraId="797F5519" w14:textId="77777777" w:rsidR="002761B9" w:rsidRPr="00B9499D" w:rsidRDefault="002761B9" w:rsidP="002761B9">
            <w:pPr>
              <w:ind w:firstLine="30"/>
              <w:rPr>
                <w:sz w:val="22"/>
                <w:szCs w:val="22"/>
              </w:rPr>
            </w:pPr>
            <w:r w:rsidRPr="00B9499D">
              <w:rPr>
                <w:sz w:val="22"/>
                <w:szCs w:val="22"/>
              </w:rPr>
              <w:t>Число</w:t>
            </w:r>
          </w:p>
        </w:tc>
        <w:tc>
          <w:tcPr>
            <w:tcW w:w="280" w:type="pct"/>
          </w:tcPr>
          <w:p w14:paraId="24F09A11" w14:textId="77777777" w:rsidR="002761B9" w:rsidRPr="00B9499D" w:rsidRDefault="002761B9" w:rsidP="002761B9">
            <w:pPr>
              <w:ind w:firstLine="30"/>
              <w:rPr>
                <w:sz w:val="22"/>
                <w:szCs w:val="22"/>
              </w:rPr>
            </w:pPr>
            <w:r w:rsidRPr="00B9499D">
              <w:rPr>
                <w:sz w:val="22"/>
                <w:szCs w:val="22"/>
              </w:rPr>
              <w:t>Да</w:t>
            </w:r>
          </w:p>
        </w:tc>
        <w:tc>
          <w:tcPr>
            <w:tcW w:w="315" w:type="pct"/>
          </w:tcPr>
          <w:p w14:paraId="3D534CED" w14:textId="77777777" w:rsidR="002761B9" w:rsidRPr="00B9499D" w:rsidRDefault="002761B9" w:rsidP="002761B9">
            <w:pPr>
              <w:ind w:firstLine="30"/>
              <w:rPr>
                <w:sz w:val="22"/>
                <w:szCs w:val="22"/>
              </w:rPr>
            </w:pPr>
            <w:r w:rsidRPr="00B9499D">
              <w:rPr>
                <w:sz w:val="22"/>
                <w:szCs w:val="22"/>
              </w:rPr>
              <w:t>=</w:t>
            </w:r>
            <w:r w:rsidRPr="00B9499D"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2155" w:type="pct"/>
          </w:tcPr>
          <w:p w14:paraId="3FBAF644" w14:textId="77777777" w:rsidR="002761B9" w:rsidRPr="00B9499D" w:rsidRDefault="002761B9" w:rsidP="002761B9">
            <w:pPr>
              <w:pStyle w:val="GOSTTablenorm"/>
              <w:rPr>
                <w:szCs w:val="22"/>
              </w:rPr>
            </w:pPr>
            <w:r w:rsidRPr="00B9499D">
              <w:rPr>
                <w:szCs w:val="22"/>
              </w:rPr>
              <w:t>Возможные значения:</w:t>
            </w:r>
          </w:p>
          <w:p w14:paraId="02866433" w14:textId="436DE819" w:rsidR="002761B9" w:rsidRPr="00B9499D" w:rsidRDefault="004B31CE" w:rsidP="007F05AD">
            <w:pPr>
              <w:pStyle w:val="GOSTTableListMark1"/>
            </w:pPr>
            <w:r>
              <w:t>«</w:t>
            </w:r>
            <w:r w:rsidR="002761B9" w:rsidRPr="36854D62">
              <w:t>2</w:t>
            </w:r>
            <w:r>
              <w:t>»</w:t>
            </w:r>
            <w:r w:rsidR="002761B9" w:rsidRPr="36854D62">
              <w:t xml:space="preserve"> – </w:t>
            </w:r>
            <w:r w:rsidR="00B4033E">
              <w:t>т</w:t>
            </w:r>
            <w:r w:rsidR="00B4033E" w:rsidRPr="36854D62">
              <w:t xml:space="preserve">олько </w:t>
            </w:r>
            <w:r w:rsidR="002761B9" w:rsidRPr="36854D62">
              <w:t>по предавторизованным (холдированным</w:t>
            </w:r>
            <w:r w:rsidR="00B4033E">
              <w:t>) записям учета</w:t>
            </w:r>
            <w:r w:rsidR="002761B9" w:rsidRPr="36854D62">
              <w:t xml:space="preserve"> </w:t>
            </w:r>
            <w:r w:rsidR="00B4033E">
              <w:t>(</w:t>
            </w:r>
            <w:r w:rsidR="002761B9" w:rsidRPr="36854D62">
              <w:t>только операции, отраженные в предварительном режиме)</w:t>
            </w:r>
            <w:r w:rsidR="00B4033E">
              <w:t>;</w:t>
            </w:r>
          </w:p>
          <w:p w14:paraId="78BEB5AA" w14:textId="41C1A36B" w:rsidR="002761B9" w:rsidRPr="00B9499D" w:rsidRDefault="004B31CE" w:rsidP="007F05AD">
            <w:pPr>
              <w:pStyle w:val="GOSTTableListMark1"/>
            </w:pPr>
            <w:r>
              <w:t>«</w:t>
            </w:r>
            <w:r w:rsidR="002761B9" w:rsidRPr="36854D62">
              <w:t>1</w:t>
            </w:r>
            <w:r>
              <w:t>»</w:t>
            </w:r>
            <w:r w:rsidR="002761B9" w:rsidRPr="36854D62">
              <w:t xml:space="preserve"> </w:t>
            </w:r>
            <w:r w:rsidR="000C759E" w:rsidRPr="36854D62">
              <w:t>–</w:t>
            </w:r>
            <w:r w:rsidR="002761B9" w:rsidRPr="36854D62">
              <w:t xml:space="preserve"> </w:t>
            </w:r>
            <w:r w:rsidR="00B4033E">
              <w:t>т</w:t>
            </w:r>
            <w:r w:rsidR="00B4033E" w:rsidRPr="36854D62">
              <w:t xml:space="preserve">олько </w:t>
            </w:r>
            <w:r w:rsidR="002761B9" w:rsidRPr="36854D62">
              <w:t xml:space="preserve">по авторизованным </w:t>
            </w:r>
            <w:r w:rsidR="00B4033E">
              <w:t>записям учета</w:t>
            </w:r>
            <w:r w:rsidR="00B4033E" w:rsidRPr="36854D62">
              <w:t xml:space="preserve"> </w:t>
            </w:r>
            <w:r w:rsidR="002761B9" w:rsidRPr="36854D62">
              <w:t>(только операции, отраженные в окончательном режиме);</w:t>
            </w:r>
          </w:p>
          <w:p w14:paraId="474C435B" w14:textId="7055FB03" w:rsidR="002761B9" w:rsidRPr="000437CC" w:rsidRDefault="004B31CE" w:rsidP="007F05AD">
            <w:pPr>
              <w:pStyle w:val="GOSTTableListMark1"/>
            </w:pPr>
            <w:r>
              <w:t>«</w:t>
            </w:r>
            <w:r w:rsidR="002761B9" w:rsidRPr="36854D62">
              <w:t>0</w:t>
            </w:r>
            <w:r>
              <w:t>»</w:t>
            </w:r>
            <w:r w:rsidR="002761B9" w:rsidRPr="36854D62">
              <w:t xml:space="preserve"> </w:t>
            </w:r>
            <w:r w:rsidR="000C759E" w:rsidRPr="36854D62">
              <w:t>–</w:t>
            </w:r>
            <w:r w:rsidR="002761B9" w:rsidRPr="36854D62">
              <w:t xml:space="preserve"> по авторизованным и предавторизованным (холдированным) </w:t>
            </w:r>
            <w:r w:rsidR="00B4033E">
              <w:t>записям учета</w:t>
            </w:r>
            <w:r w:rsidR="00B4033E" w:rsidRPr="36854D62">
              <w:t xml:space="preserve"> </w:t>
            </w:r>
            <w:r w:rsidR="002761B9" w:rsidRPr="36854D62">
              <w:t>(операции, отраженные как в окончательном, так и в предварительном режиме)</w:t>
            </w:r>
            <w:r w:rsidR="00B4033E">
              <w:t>.</w:t>
            </w:r>
          </w:p>
          <w:p w14:paraId="53C0C98E" w14:textId="77777777" w:rsidR="002761B9" w:rsidRPr="00381A92" w:rsidRDefault="002761B9" w:rsidP="007F05AD">
            <w:pPr>
              <w:pStyle w:val="GOSTTablenorm"/>
            </w:pPr>
            <w:r>
              <w:t xml:space="preserve">При </w:t>
            </w:r>
            <w:r>
              <w:rPr>
                <w:lang w:val="en-US"/>
              </w:rPr>
              <w:t>Documents</w:t>
            </w:r>
            <w:r w:rsidRPr="00381A92">
              <w:t xml:space="preserve"> = 0</w:t>
            </w:r>
            <w:r>
              <w:t xml:space="preserve"> </w:t>
            </w:r>
            <w:r w:rsidR="00B4033E">
              <w:t>(</w:t>
            </w:r>
            <w:r w:rsidR="00B4033E" w:rsidRPr="36854D62">
              <w:t xml:space="preserve">необходимы только </w:t>
            </w:r>
            <w:r w:rsidR="00B4033E">
              <w:t xml:space="preserve">атрибуты счетов) </w:t>
            </w:r>
            <w:r w:rsidRPr="00381A92">
              <w:t>данный параметр регулирует вывод информации по типам балансов: показывать балансы только по леджерам (1), по холдам (2) или одновременно по леджерам и холдам (0).</w:t>
            </w:r>
          </w:p>
          <w:p w14:paraId="26014213" w14:textId="2FFABAFC" w:rsidR="002761B9" w:rsidRPr="000437CC" w:rsidRDefault="002761B9" w:rsidP="007F05AD">
            <w:pPr>
              <w:pStyle w:val="GOSTTablenorm"/>
            </w:pPr>
            <w:r>
              <w:t xml:space="preserve">При </w:t>
            </w:r>
            <w:r>
              <w:rPr>
                <w:lang w:val="en-US"/>
              </w:rPr>
              <w:t>Documents</w:t>
            </w:r>
            <w:r w:rsidRPr="00381A92">
              <w:t xml:space="preserve"> = 1 (</w:t>
            </w:r>
            <w:r w:rsidR="00B4033E">
              <w:t>необходимы атрибуты документов</w:t>
            </w:r>
            <w:r w:rsidRPr="00381A92">
              <w:t>) данный параметр регулирует вывод информации по типам записей учета: показывать аналитику только по предварительным (</w:t>
            </w:r>
            <w:r w:rsidR="00B4033E">
              <w:t>2</w:t>
            </w:r>
            <w:r w:rsidRPr="00381A92">
              <w:t>), по окончательным записям учета (1) или одновременно по обоим видам записей учета (0)</w:t>
            </w:r>
          </w:p>
        </w:tc>
      </w:tr>
      <w:tr w:rsidR="004C504A" w14:paraId="3A331618" w14:textId="77777777" w:rsidTr="0054222C">
        <w:tc>
          <w:tcPr>
            <w:tcW w:w="1000" w:type="pct"/>
          </w:tcPr>
          <w:p w14:paraId="45EBD31C" w14:textId="77777777" w:rsidR="002761B9" w:rsidRDefault="002761B9" w:rsidP="00B4033E">
            <w:pPr>
              <w:pStyle w:val="GOSTTablenorm"/>
            </w:pPr>
            <w:r w:rsidRPr="00B9499D">
              <w:rPr>
                <w:szCs w:val="22"/>
              </w:rPr>
              <w:t>Признак передачи строк</w:t>
            </w:r>
            <w:r>
              <w:rPr>
                <w:szCs w:val="22"/>
              </w:rPr>
              <w:t xml:space="preserve"> с нулевыми </w:t>
            </w:r>
            <w:r w:rsidR="00B4033E">
              <w:rPr>
                <w:szCs w:val="22"/>
              </w:rPr>
              <w:t>суммами</w:t>
            </w:r>
          </w:p>
        </w:tc>
        <w:tc>
          <w:tcPr>
            <w:tcW w:w="750" w:type="pct"/>
          </w:tcPr>
          <w:p w14:paraId="030EBE8E" w14:textId="77777777" w:rsidR="002761B9" w:rsidRPr="006754E6" w:rsidRDefault="002761B9" w:rsidP="002761B9">
            <w:pPr>
              <w:pStyle w:val="GOSTTablenorm"/>
            </w:pPr>
            <w:r w:rsidRPr="00B9499D">
              <w:rPr>
                <w:szCs w:val="22"/>
                <w:lang w:val="en-US"/>
              </w:rPr>
              <w:t>NullStr</w:t>
            </w:r>
          </w:p>
        </w:tc>
        <w:tc>
          <w:tcPr>
            <w:tcW w:w="500" w:type="pct"/>
          </w:tcPr>
          <w:p w14:paraId="67B0F7D8" w14:textId="77777777" w:rsidR="002761B9" w:rsidRPr="00B9499D" w:rsidRDefault="002761B9" w:rsidP="002761B9">
            <w:pPr>
              <w:ind w:firstLine="0"/>
              <w:rPr>
                <w:sz w:val="22"/>
              </w:rPr>
            </w:pPr>
            <w:r w:rsidRPr="00B9499D">
              <w:rPr>
                <w:sz w:val="22"/>
                <w:szCs w:val="22"/>
              </w:rPr>
              <w:t>Число</w:t>
            </w:r>
          </w:p>
        </w:tc>
        <w:tc>
          <w:tcPr>
            <w:tcW w:w="280" w:type="pct"/>
          </w:tcPr>
          <w:p w14:paraId="0B210466" w14:textId="77777777" w:rsidR="002761B9" w:rsidRPr="00B9499D" w:rsidRDefault="002761B9" w:rsidP="002761B9">
            <w:pPr>
              <w:ind w:firstLine="0"/>
              <w:rPr>
                <w:sz w:val="22"/>
              </w:rPr>
            </w:pPr>
            <w:r w:rsidRPr="00B9499D">
              <w:rPr>
                <w:sz w:val="22"/>
                <w:szCs w:val="22"/>
              </w:rPr>
              <w:t>Да</w:t>
            </w:r>
          </w:p>
        </w:tc>
        <w:tc>
          <w:tcPr>
            <w:tcW w:w="315" w:type="pct"/>
          </w:tcPr>
          <w:p w14:paraId="0CB268E4" w14:textId="77777777" w:rsidR="002761B9" w:rsidRPr="00B9499D" w:rsidRDefault="002761B9" w:rsidP="002761B9">
            <w:pPr>
              <w:ind w:firstLine="0"/>
              <w:rPr>
                <w:sz w:val="22"/>
              </w:rPr>
            </w:pPr>
            <w:r w:rsidRPr="00B9499D">
              <w:rPr>
                <w:sz w:val="22"/>
                <w:szCs w:val="22"/>
              </w:rPr>
              <w:t>=</w:t>
            </w:r>
            <w:r w:rsidRPr="00B9499D"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2155" w:type="pct"/>
          </w:tcPr>
          <w:p w14:paraId="336EB045" w14:textId="77777777" w:rsidR="002761B9" w:rsidRPr="00B9499D" w:rsidRDefault="002761B9" w:rsidP="007F05AD">
            <w:pPr>
              <w:pStyle w:val="GOSTTablenorm"/>
            </w:pPr>
            <w:r w:rsidRPr="109D8E8A">
              <w:t xml:space="preserve">Указывается признак необходимости передачи строк, по которым в ответе суммы </w:t>
            </w:r>
            <w:r>
              <w:t>всех показателей</w:t>
            </w:r>
            <w:r w:rsidR="00E61F6B">
              <w:t xml:space="preserve"> состояния ЛС</w:t>
            </w:r>
            <w:r>
              <w:t xml:space="preserve"> (</w:t>
            </w:r>
            <w:r w:rsidR="009F30B6">
              <w:rPr>
                <w:lang w:val="en-US"/>
              </w:rPr>
              <w:t>DATA</w:t>
            </w:r>
            <w:r w:rsidR="009F30B6" w:rsidRPr="009F30B6">
              <w:t>_</w:t>
            </w:r>
            <w:r w:rsidR="00B4033E">
              <w:rPr>
                <w:lang w:val="en-US"/>
              </w:rPr>
              <w:t>i</w:t>
            </w:r>
            <w:r>
              <w:t xml:space="preserve">) </w:t>
            </w:r>
            <w:r w:rsidRPr="109D8E8A">
              <w:t xml:space="preserve">равны нулю. </w:t>
            </w:r>
            <w:r w:rsidRPr="00B9499D">
              <w:t>Возможные значения:</w:t>
            </w:r>
          </w:p>
          <w:p w14:paraId="386D1ECF" w14:textId="0AF9F14D" w:rsidR="002761B9" w:rsidRPr="00B9499D" w:rsidRDefault="004B31CE" w:rsidP="007F05AD">
            <w:pPr>
              <w:pStyle w:val="GOSTTableListMark1"/>
            </w:pPr>
            <w:r>
              <w:t>«</w:t>
            </w:r>
            <w:r w:rsidR="002761B9" w:rsidRPr="00B9499D">
              <w:t>1</w:t>
            </w:r>
            <w:r>
              <w:t xml:space="preserve">» </w:t>
            </w:r>
            <w:r w:rsidR="002761B9" w:rsidRPr="00B9499D">
              <w:t xml:space="preserve">– передавать </w:t>
            </w:r>
            <w:r w:rsidR="002761B9">
              <w:t>нулевые</w:t>
            </w:r>
            <w:r w:rsidR="002761B9" w:rsidRPr="00B9499D">
              <w:t xml:space="preserve"> строки;</w:t>
            </w:r>
          </w:p>
          <w:p w14:paraId="4D43B993" w14:textId="40E4348E" w:rsidR="002761B9" w:rsidRPr="00E7734E" w:rsidRDefault="004B31CE" w:rsidP="007F05AD">
            <w:pPr>
              <w:pStyle w:val="GOSTTableListMark1"/>
            </w:pPr>
            <w:r>
              <w:lastRenderedPageBreak/>
              <w:t>«</w:t>
            </w:r>
            <w:r w:rsidR="002761B9" w:rsidRPr="00B9499D">
              <w:t>0</w:t>
            </w:r>
            <w:r>
              <w:t>»</w:t>
            </w:r>
            <w:r w:rsidR="002761B9" w:rsidRPr="00B9499D">
              <w:t xml:space="preserve"> – не передавать </w:t>
            </w:r>
            <w:r w:rsidR="002761B9">
              <w:t>нулевые</w:t>
            </w:r>
            <w:r w:rsidR="002761B9" w:rsidRPr="00B9499D">
              <w:t xml:space="preserve"> строки</w:t>
            </w:r>
          </w:p>
        </w:tc>
      </w:tr>
      <w:tr w:rsidR="004C504A" w14:paraId="721D9240" w14:textId="77777777" w:rsidTr="0054222C">
        <w:tc>
          <w:tcPr>
            <w:tcW w:w="1000" w:type="pct"/>
          </w:tcPr>
          <w:p w14:paraId="54E35A74" w14:textId="77777777" w:rsidR="002761B9" w:rsidRDefault="002761B9" w:rsidP="002761B9">
            <w:pPr>
              <w:pStyle w:val="GOSTTablenorm"/>
            </w:pPr>
            <w:r>
              <w:lastRenderedPageBreak/>
              <w:t>Формировать при отсутствии данных</w:t>
            </w:r>
          </w:p>
        </w:tc>
        <w:tc>
          <w:tcPr>
            <w:tcW w:w="750" w:type="pct"/>
          </w:tcPr>
          <w:p w14:paraId="3111F5C6" w14:textId="77777777" w:rsidR="002761B9" w:rsidRPr="109D8E8A" w:rsidRDefault="002761B9" w:rsidP="002761B9">
            <w:pPr>
              <w:pStyle w:val="GOSTTablenorm"/>
              <w:rPr>
                <w:lang w:val="en-US"/>
              </w:rPr>
            </w:pPr>
            <w:r w:rsidRPr="006754E6">
              <w:t>ReturnIfEmpty</w:t>
            </w:r>
          </w:p>
        </w:tc>
        <w:tc>
          <w:tcPr>
            <w:tcW w:w="500" w:type="pct"/>
          </w:tcPr>
          <w:p w14:paraId="190E7A69" w14:textId="77777777" w:rsidR="002761B9" w:rsidRPr="109D8E8A" w:rsidRDefault="002761B9" w:rsidP="002761B9">
            <w:pPr>
              <w:ind w:firstLine="0"/>
              <w:rPr>
                <w:sz w:val="22"/>
                <w:szCs w:val="22"/>
              </w:rPr>
            </w:pPr>
            <w:r w:rsidRPr="00B9499D">
              <w:rPr>
                <w:sz w:val="22"/>
              </w:rPr>
              <w:t>Число</w:t>
            </w:r>
          </w:p>
        </w:tc>
        <w:tc>
          <w:tcPr>
            <w:tcW w:w="280" w:type="pct"/>
          </w:tcPr>
          <w:p w14:paraId="5B7ABA93" w14:textId="77777777" w:rsidR="002761B9" w:rsidRPr="109D8E8A" w:rsidRDefault="002761B9" w:rsidP="002761B9">
            <w:pPr>
              <w:ind w:firstLine="0"/>
              <w:rPr>
                <w:sz w:val="22"/>
                <w:szCs w:val="22"/>
              </w:rPr>
            </w:pPr>
            <w:r w:rsidRPr="00B9499D">
              <w:rPr>
                <w:sz w:val="22"/>
              </w:rPr>
              <w:t>Да</w:t>
            </w:r>
          </w:p>
        </w:tc>
        <w:tc>
          <w:tcPr>
            <w:tcW w:w="315" w:type="pct"/>
          </w:tcPr>
          <w:p w14:paraId="0E548E98" w14:textId="77777777" w:rsidR="002761B9" w:rsidRPr="109D8E8A" w:rsidRDefault="002761B9" w:rsidP="002761B9">
            <w:pPr>
              <w:ind w:firstLine="0"/>
              <w:rPr>
                <w:sz w:val="22"/>
                <w:szCs w:val="22"/>
              </w:rPr>
            </w:pPr>
            <w:r w:rsidRPr="00B9499D">
              <w:rPr>
                <w:sz w:val="22"/>
              </w:rPr>
              <w:t>=</w:t>
            </w:r>
            <w:r w:rsidRPr="006754E6">
              <w:rPr>
                <w:sz w:val="22"/>
              </w:rPr>
              <w:t>1</w:t>
            </w:r>
          </w:p>
        </w:tc>
        <w:tc>
          <w:tcPr>
            <w:tcW w:w="2155" w:type="pct"/>
          </w:tcPr>
          <w:p w14:paraId="5CEF13FD" w14:textId="0DC111B7" w:rsidR="002761B9" w:rsidRDefault="002761B9" w:rsidP="007F05AD">
            <w:pPr>
              <w:pStyle w:val="GOSTTablenorm"/>
            </w:pPr>
            <w:r>
              <w:t>Указывается вариант формирования ответа на запрос в случае, если по результатам обработки запроса</w:t>
            </w:r>
            <w:r w:rsidRPr="00976E1A">
              <w:t xml:space="preserve"> данны</w:t>
            </w:r>
            <w:r>
              <w:t>е, удовлетворяющие условиям отбора, не найдены (пустая выборка, нет данных).</w:t>
            </w:r>
          </w:p>
          <w:p w14:paraId="5ADEC8A5" w14:textId="77777777" w:rsidR="002761B9" w:rsidRPr="00B9499D" w:rsidRDefault="002761B9" w:rsidP="007F05AD">
            <w:pPr>
              <w:pStyle w:val="GOSTTablenorm"/>
            </w:pPr>
            <w:r w:rsidRPr="00B9499D">
              <w:t>Возможные значения:</w:t>
            </w:r>
          </w:p>
          <w:p w14:paraId="2FC445D2" w14:textId="0767F6B3" w:rsidR="002761B9" w:rsidRPr="00EE71F5" w:rsidRDefault="004B31CE" w:rsidP="007F05AD">
            <w:pPr>
              <w:pStyle w:val="GOSTTableListMark1"/>
            </w:pPr>
            <w:r>
              <w:t>«</w:t>
            </w:r>
            <w:r w:rsidR="002761B9" w:rsidRPr="00EE71F5">
              <w:t>1</w:t>
            </w:r>
            <w:r>
              <w:t>»</w:t>
            </w:r>
            <w:r w:rsidR="002761B9">
              <w:t xml:space="preserve"> </w:t>
            </w:r>
            <w:r w:rsidR="002761B9" w:rsidRPr="00EE71F5">
              <w:t>–</w:t>
            </w:r>
            <w:r w:rsidR="002761B9">
              <w:t xml:space="preserve"> Да, </w:t>
            </w:r>
            <w:r w:rsidR="002761B9" w:rsidRPr="00EE71F5">
              <w:t>возраща</w:t>
            </w:r>
            <w:r w:rsidR="002761B9">
              <w:t>ть</w:t>
            </w:r>
            <w:r w:rsidR="002761B9" w:rsidRPr="00EE71F5">
              <w:t xml:space="preserve"> успешное завершение запроса Result =</w:t>
            </w:r>
            <w:r w:rsidR="002761B9">
              <w:t xml:space="preserve"> </w:t>
            </w:r>
            <w:r w:rsidR="002761B9" w:rsidRPr="00EE71F5">
              <w:t>S, при этом блок «document» не заполняется (пустой)</w:t>
            </w:r>
            <w:r w:rsidR="002761B9">
              <w:t>;</w:t>
            </w:r>
          </w:p>
          <w:p w14:paraId="17B76800" w14:textId="6EAE11AF" w:rsidR="002761B9" w:rsidRPr="109D8E8A" w:rsidRDefault="004B31CE" w:rsidP="007F05AD">
            <w:pPr>
              <w:pStyle w:val="GOSTTableListMark1"/>
            </w:pPr>
            <w:r>
              <w:t>«</w:t>
            </w:r>
            <w:r w:rsidR="002761B9" w:rsidRPr="00EE71F5">
              <w:t>0</w:t>
            </w:r>
            <w:r>
              <w:t>»</w:t>
            </w:r>
            <w:r w:rsidR="002761B9" w:rsidRPr="00EE71F5">
              <w:t xml:space="preserve"> </w:t>
            </w:r>
            <w:r w:rsidR="002761B9">
              <w:t>–</w:t>
            </w:r>
            <w:r w:rsidR="002761B9" w:rsidRPr="00EE71F5">
              <w:t xml:space="preserve"> </w:t>
            </w:r>
            <w:r w:rsidR="002761B9">
              <w:t xml:space="preserve">Нет, </w:t>
            </w:r>
            <w:r w:rsidR="002761B9" w:rsidRPr="00EE71F5">
              <w:t>возвращ</w:t>
            </w:r>
            <w:ins w:id="117" w:author="Сатлер Марина Викторовна" w:date="2024-07-22T15:46:00Z">
              <w:r w:rsidR="00A847D2">
                <w:t>а</w:t>
              </w:r>
            </w:ins>
            <w:r w:rsidR="002761B9" w:rsidRPr="00EE71F5">
              <w:t>т</w:t>
            </w:r>
            <w:r w:rsidR="002761B9">
              <w:t>ь</w:t>
            </w:r>
            <w:r w:rsidR="002761B9" w:rsidRPr="00EE71F5">
              <w:t xml:space="preserve"> ошибку Result</w:t>
            </w:r>
            <w:r w:rsidR="002761B9">
              <w:t xml:space="preserve"> </w:t>
            </w:r>
            <w:r w:rsidR="002761B9" w:rsidRPr="00EE71F5">
              <w:t>=</w:t>
            </w:r>
            <w:r w:rsidR="002761B9">
              <w:t xml:space="preserve"> </w:t>
            </w:r>
            <w:r w:rsidR="002761B9" w:rsidRPr="00EE71F5">
              <w:t>E, с описанием причин ошибки «Отчет не содержит данных»</w:t>
            </w:r>
          </w:p>
        </w:tc>
      </w:tr>
      <w:tr w:rsidR="00BB3CC3" w14:paraId="5EE96115" w14:textId="77777777" w:rsidTr="0054222C">
        <w:trPr>
          <w:ins w:id="118" w:author="Сатлер Марина Викторовна" w:date="2026-01-23T11:35:00Z"/>
        </w:trPr>
        <w:tc>
          <w:tcPr>
            <w:tcW w:w="1000" w:type="pct"/>
          </w:tcPr>
          <w:p w14:paraId="5EC33843" w14:textId="2680FAD2" w:rsidR="00BB3CC3" w:rsidRPr="00660C99" w:rsidRDefault="00BB3CC3" w:rsidP="00BB3CC3">
            <w:pPr>
              <w:pStyle w:val="GOSTTablenorm"/>
              <w:rPr>
                <w:ins w:id="119" w:author="Сатлер Марина Викторовна" w:date="2026-01-23T11:35:00Z"/>
                <w:szCs w:val="22"/>
              </w:rPr>
            </w:pPr>
            <w:commentRangeStart w:id="120"/>
            <w:ins w:id="121" w:author="Сатлер Марина Викторовна" w:date="2026-01-23T11:36:00Z">
              <w:r w:rsidRPr="00660C99">
                <w:rPr>
                  <w:szCs w:val="22"/>
                  <w:highlight w:val="green"/>
                </w:rPr>
                <w:t>Идентификатор среза</w:t>
              </w:r>
            </w:ins>
          </w:p>
        </w:tc>
        <w:tc>
          <w:tcPr>
            <w:tcW w:w="750" w:type="pct"/>
          </w:tcPr>
          <w:p w14:paraId="02524759" w14:textId="3D2300FD" w:rsidR="00BB3CC3" w:rsidRPr="00660C99" w:rsidRDefault="00BB3CC3" w:rsidP="00BB3CC3">
            <w:pPr>
              <w:pStyle w:val="GOSTTablenorm"/>
              <w:rPr>
                <w:ins w:id="122" w:author="Сатлер Марина Викторовна" w:date="2026-01-23T11:35:00Z"/>
                <w:szCs w:val="22"/>
              </w:rPr>
            </w:pPr>
            <w:ins w:id="123" w:author="Сатлер Марина Викторовна" w:date="2026-01-23T11:36:00Z">
              <w:r w:rsidRPr="00660C99">
                <w:rPr>
                  <w:szCs w:val="22"/>
                  <w:highlight w:val="green"/>
                </w:rPr>
                <w:t>SliceId</w:t>
              </w:r>
            </w:ins>
          </w:p>
        </w:tc>
        <w:tc>
          <w:tcPr>
            <w:tcW w:w="500" w:type="pct"/>
          </w:tcPr>
          <w:p w14:paraId="2987CF1D" w14:textId="02E9B451" w:rsidR="00BB3CC3" w:rsidRPr="00660C99" w:rsidRDefault="00BB3CC3" w:rsidP="00BB3CC3">
            <w:pPr>
              <w:ind w:firstLine="0"/>
              <w:rPr>
                <w:ins w:id="124" w:author="Сатлер Марина Викторовна" w:date="2026-01-23T11:35:00Z"/>
                <w:sz w:val="22"/>
                <w:szCs w:val="22"/>
              </w:rPr>
            </w:pPr>
            <w:ins w:id="125" w:author="Сатлер Марина Викторовна" w:date="2026-01-23T11:36:00Z">
              <w:r w:rsidRPr="00660C99">
                <w:rPr>
                  <w:sz w:val="22"/>
                  <w:szCs w:val="22"/>
                  <w:highlight w:val="green"/>
                </w:rPr>
                <w:t>Число</w:t>
              </w:r>
            </w:ins>
          </w:p>
        </w:tc>
        <w:tc>
          <w:tcPr>
            <w:tcW w:w="280" w:type="pct"/>
          </w:tcPr>
          <w:p w14:paraId="5A2164B3" w14:textId="5AB74910" w:rsidR="00BB3CC3" w:rsidRPr="00660C99" w:rsidRDefault="00BB3CC3" w:rsidP="00BB3CC3">
            <w:pPr>
              <w:ind w:firstLine="0"/>
              <w:rPr>
                <w:ins w:id="126" w:author="Сатлер Марина Викторовна" w:date="2026-01-23T11:35:00Z"/>
                <w:sz w:val="22"/>
                <w:szCs w:val="22"/>
              </w:rPr>
            </w:pPr>
            <w:ins w:id="127" w:author="Сатлер Марина Викторовна" w:date="2026-01-23T11:36:00Z">
              <w:r w:rsidRPr="00660C99">
                <w:rPr>
                  <w:sz w:val="22"/>
                  <w:szCs w:val="22"/>
                  <w:highlight w:val="green"/>
                </w:rPr>
                <w:t>Нет</w:t>
              </w:r>
            </w:ins>
          </w:p>
        </w:tc>
        <w:tc>
          <w:tcPr>
            <w:tcW w:w="315" w:type="pct"/>
          </w:tcPr>
          <w:p w14:paraId="4E211DB7" w14:textId="447AC926" w:rsidR="00BB3CC3" w:rsidRPr="00660C99" w:rsidRDefault="00BB3CC3" w:rsidP="00BB3CC3">
            <w:pPr>
              <w:ind w:firstLine="0"/>
              <w:rPr>
                <w:ins w:id="128" w:author="Сатлер Марина Викторовна" w:date="2026-01-23T11:35:00Z"/>
                <w:sz w:val="22"/>
                <w:szCs w:val="22"/>
              </w:rPr>
            </w:pPr>
            <w:ins w:id="129" w:author="Сатлер Марина Викторовна" w:date="2026-01-23T11:36:00Z">
              <w:r w:rsidRPr="00660C99">
                <w:rPr>
                  <w:sz w:val="22"/>
                  <w:szCs w:val="22"/>
                  <w:highlight w:val="green"/>
                </w:rPr>
                <w:t>&lt;=5</w:t>
              </w:r>
            </w:ins>
          </w:p>
        </w:tc>
        <w:tc>
          <w:tcPr>
            <w:tcW w:w="2155" w:type="pct"/>
          </w:tcPr>
          <w:p w14:paraId="14F488BC" w14:textId="77777777" w:rsidR="00BB3CC3" w:rsidRPr="00660C99" w:rsidRDefault="00BB3CC3" w:rsidP="00BB3CC3">
            <w:pPr>
              <w:pStyle w:val="GOSTTablenorm"/>
              <w:rPr>
                <w:ins w:id="130" w:author="Сатлер Марина Викторовна" w:date="2026-01-23T11:36:00Z"/>
                <w:szCs w:val="22"/>
                <w:highlight w:val="green"/>
              </w:rPr>
            </w:pPr>
            <w:ins w:id="131" w:author="Сатлер Марина Викторовна" w:date="2026-01-23T11:36:00Z">
              <w:r w:rsidRPr="00660C99">
                <w:rPr>
                  <w:szCs w:val="22"/>
                  <w:highlight w:val="green"/>
                </w:rPr>
                <w:t xml:space="preserve">Уникальный идентификатор предрассчитаного агрегата, согласно настройкам справочника «Настройка срезов» в </w:t>
              </w:r>
              <w:r w:rsidRPr="00660C99">
                <w:rPr>
                  <w:szCs w:val="22"/>
                  <w:highlight w:val="green"/>
                  <w:lang w:val="en-US"/>
                </w:rPr>
                <w:t>SVAP</w:t>
              </w:r>
              <w:r w:rsidRPr="00660C99">
                <w:rPr>
                  <w:szCs w:val="22"/>
                  <w:highlight w:val="green"/>
                </w:rPr>
                <w:t>.</w:t>
              </w:r>
            </w:ins>
          </w:p>
          <w:p w14:paraId="1E0C08E9" w14:textId="77777777" w:rsidR="00660C99" w:rsidRDefault="00BB3CC3" w:rsidP="00BB3CC3">
            <w:pPr>
              <w:pStyle w:val="GOSTTablenorm"/>
              <w:rPr>
                <w:ins w:id="132" w:author="Сатлер Марина Викторовна" w:date="2026-01-23T11:36:00Z"/>
                <w:szCs w:val="22"/>
                <w:highlight w:val="green"/>
              </w:rPr>
            </w:pPr>
            <w:ins w:id="133" w:author="Сатлер Марина Викторовна" w:date="2026-01-23T11:36:00Z">
              <w:r w:rsidRPr="00660C99">
                <w:rPr>
                  <w:szCs w:val="22"/>
                  <w:highlight w:val="green"/>
                </w:rPr>
                <w:t>Заполняется в случае использования среза с нас</w:t>
              </w:r>
              <w:r w:rsidR="00660C99">
                <w:rPr>
                  <w:szCs w:val="22"/>
                  <w:highlight w:val="green"/>
                </w:rPr>
                <w:t>троенным условием (предикатом).</w:t>
              </w:r>
            </w:ins>
          </w:p>
          <w:p w14:paraId="042E5377" w14:textId="0673A84B" w:rsidR="00BB3CC3" w:rsidRPr="00660C99" w:rsidRDefault="00BB3CC3" w:rsidP="00BB3CC3">
            <w:pPr>
              <w:pStyle w:val="GOSTTablenorm"/>
              <w:rPr>
                <w:ins w:id="134" w:author="Сатлер Марина Викторовна" w:date="2026-01-23T11:36:00Z"/>
                <w:szCs w:val="22"/>
                <w:highlight w:val="green"/>
              </w:rPr>
            </w:pPr>
            <w:ins w:id="135" w:author="Сатлер Марина Викторовна" w:date="2026-01-23T11:36:00Z">
              <w:r w:rsidRPr="00660C99">
                <w:rPr>
                  <w:szCs w:val="22"/>
                  <w:highlight w:val="green"/>
                </w:rPr>
                <w:t xml:space="preserve">Если параметр не заполнен, то срез для обработки запроса определяется автоматически в </w:t>
              </w:r>
              <w:r w:rsidRPr="00660C99">
                <w:rPr>
                  <w:szCs w:val="22"/>
                  <w:highlight w:val="green"/>
                  <w:lang w:val="en-US"/>
                </w:rPr>
                <w:t>SVAP</w:t>
              </w:r>
              <w:r w:rsidRPr="00660C99">
                <w:rPr>
                  <w:szCs w:val="22"/>
                  <w:highlight w:val="green"/>
                </w:rPr>
                <w:t xml:space="preserve"> на основании перечня аналитических признаков, указанных в FilterParams и VisualParams, а также с учетом оптимального распределения нагрузки.</w:t>
              </w:r>
            </w:ins>
          </w:p>
          <w:p w14:paraId="0044B46E" w14:textId="77777777" w:rsidR="00BB3CC3" w:rsidRPr="00660C99" w:rsidRDefault="00BB3CC3" w:rsidP="00BB3CC3">
            <w:pPr>
              <w:pStyle w:val="GOSTTablenorm"/>
              <w:rPr>
                <w:ins w:id="136" w:author="Сатлер Марина Викторовна" w:date="2026-01-23T11:36:00Z"/>
                <w:szCs w:val="22"/>
                <w:highlight w:val="green"/>
              </w:rPr>
            </w:pPr>
            <w:ins w:id="137" w:author="Сатлер Марина Викторовна" w:date="2026-01-23T11:36:00Z">
              <w:r w:rsidRPr="00660C99">
                <w:rPr>
                  <w:szCs w:val="22"/>
                  <w:highlight w:val="green"/>
                </w:rPr>
                <w:t>Если в срезе с идентификатором, указанным в параметре SliceId, нет аналитического признака, указанного в VisualParams, то в результате вернется пусто в значении данного аналитического признака.</w:t>
              </w:r>
            </w:ins>
          </w:p>
          <w:p w14:paraId="677DC487" w14:textId="66CA9C47" w:rsidR="00BB3CC3" w:rsidRPr="00660C99" w:rsidRDefault="00BB3CC3" w:rsidP="00BB3CC3">
            <w:pPr>
              <w:pStyle w:val="GOSTTablenorm"/>
              <w:rPr>
                <w:ins w:id="138" w:author="Сатлер Марина Викторовна" w:date="2026-01-23T11:35:00Z"/>
                <w:szCs w:val="22"/>
              </w:rPr>
            </w:pPr>
            <w:ins w:id="139" w:author="Сатлер Марина Викторовна" w:date="2026-01-23T11:36:00Z">
              <w:r w:rsidRPr="00660C99">
                <w:rPr>
                  <w:szCs w:val="22"/>
                  <w:highlight w:val="green"/>
                </w:rPr>
                <w:t>Если в FilterParams условие противоречащее с условием отбра, настроенным для среза с идентификатором, указанным в параметре SliceId, то результат не вернет данных</w:t>
              </w:r>
              <w:commentRangeEnd w:id="120"/>
              <w:r w:rsidRPr="00660C99">
                <w:rPr>
                  <w:rStyle w:val="affa"/>
                  <w:sz w:val="22"/>
                  <w:szCs w:val="22"/>
                </w:rPr>
                <w:commentReference w:id="120"/>
              </w:r>
            </w:ins>
          </w:p>
        </w:tc>
      </w:tr>
      <w:tr w:rsidR="00BB3CC3" w:rsidRPr="00B9499D" w14:paraId="3CD19EA9" w14:textId="77777777" w:rsidTr="0054222C">
        <w:tc>
          <w:tcPr>
            <w:tcW w:w="1000" w:type="pct"/>
          </w:tcPr>
          <w:p w14:paraId="7380A1AD" w14:textId="4EBE86F2" w:rsidR="00BB3CC3" w:rsidRPr="00B9499D" w:rsidRDefault="00BB3CC3" w:rsidP="00BB3CC3">
            <w:pPr>
              <w:pStyle w:val="GOSTTableHead"/>
              <w:jc w:val="left"/>
              <w:rPr>
                <w:szCs w:val="22"/>
              </w:rPr>
            </w:pPr>
            <w:r w:rsidRPr="00B9499D">
              <w:rPr>
                <w:szCs w:val="22"/>
              </w:rPr>
              <w:lastRenderedPageBreak/>
              <w:t>Параметры отбора данных</w:t>
            </w:r>
          </w:p>
        </w:tc>
        <w:tc>
          <w:tcPr>
            <w:tcW w:w="750" w:type="pct"/>
          </w:tcPr>
          <w:p w14:paraId="28C75093" w14:textId="77777777" w:rsidR="00BB3CC3" w:rsidRPr="00B9499D" w:rsidRDefault="00BB3CC3" w:rsidP="00BB3CC3">
            <w:pPr>
              <w:pStyle w:val="GOSTTableHead"/>
              <w:jc w:val="left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Filter</w:t>
            </w:r>
            <w:r w:rsidRPr="00B9499D">
              <w:rPr>
                <w:szCs w:val="22"/>
                <w:lang w:val="en-US"/>
              </w:rPr>
              <w:t>Params</w:t>
            </w:r>
          </w:p>
        </w:tc>
        <w:tc>
          <w:tcPr>
            <w:tcW w:w="500" w:type="pct"/>
          </w:tcPr>
          <w:p w14:paraId="016AF272" w14:textId="77777777" w:rsidR="00BB3CC3" w:rsidRPr="000B57C0" w:rsidRDefault="00BB3CC3" w:rsidP="00BB3CC3">
            <w:pPr>
              <w:ind w:firstLine="30"/>
              <w:jc w:val="left"/>
              <w:rPr>
                <w:sz w:val="22"/>
                <w:szCs w:val="22"/>
              </w:rPr>
            </w:pPr>
            <w:r w:rsidRPr="000B57C0">
              <w:rPr>
                <w:sz w:val="22"/>
                <w:szCs w:val="22"/>
              </w:rPr>
              <w:t>Массив</w:t>
            </w:r>
          </w:p>
        </w:tc>
        <w:tc>
          <w:tcPr>
            <w:tcW w:w="280" w:type="pct"/>
          </w:tcPr>
          <w:p w14:paraId="7EE3A71F" w14:textId="77777777" w:rsidR="00BB3CC3" w:rsidRPr="000B57C0" w:rsidRDefault="00BB3CC3" w:rsidP="00BB3CC3">
            <w:pPr>
              <w:ind w:firstLine="30"/>
              <w:jc w:val="left"/>
              <w:rPr>
                <w:sz w:val="22"/>
                <w:szCs w:val="22"/>
                <w:lang w:val="en-US"/>
              </w:rPr>
            </w:pPr>
            <w:r w:rsidRPr="000B57C0">
              <w:rPr>
                <w:sz w:val="22"/>
                <w:szCs w:val="22"/>
              </w:rPr>
              <w:t>Да</w:t>
            </w:r>
          </w:p>
        </w:tc>
        <w:tc>
          <w:tcPr>
            <w:tcW w:w="315" w:type="pct"/>
          </w:tcPr>
          <w:p w14:paraId="7E8F5ACD" w14:textId="77777777" w:rsidR="00BB3CC3" w:rsidRPr="00B9499D" w:rsidRDefault="00BB3CC3" w:rsidP="00BB3CC3">
            <w:pPr>
              <w:ind w:firstLine="30"/>
              <w:jc w:val="left"/>
              <w:rPr>
                <w:b/>
                <w:sz w:val="22"/>
                <w:szCs w:val="22"/>
                <w:lang w:val="en-US"/>
              </w:rPr>
            </w:pPr>
            <w:r w:rsidRPr="00B9499D">
              <w:rPr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2155" w:type="pct"/>
          </w:tcPr>
          <w:p w14:paraId="5C9B70AB" w14:textId="77777777" w:rsidR="00BB3CC3" w:rsidRPr="0068201B" w:rsidRDefault="00BB3CC3" w:rsidP="00BB3CC3">
            <w:pPr>
              <w:pStyle w:val="GOSTTablenorm"/>
            </w:pPr>
            <w:r w:rsidRPr="0068201B">
              <w:t>Указываются условия (фильтры) отбора данных по значениям аналитических признаков.</w:t>
            </w:r>
          </w:p>
          <w:p w14:paraId="523E363F" w14:textId="734CFBE0" w:rsidR="00BB3CC3" w:rsidRPr="002B15ED" w:rsidRDefault="00BB3CC3" w:rsidP="00BB3CC3">
            <w:pPr>
              <w:pStyle w:val="GOSTTablenorm"/>
            </w:pPr>
            <w:r>
              <w:rPr>
                <w:szCs w:val="22"/>
              </w:rPr>
              <w:t xml:space="preserve">В случае заполнения параметров отбора, </w:t>
            </w:r>
            <w:r>
              <w:t>д</w:t>
            </w:r>
            <w:r w:rsidRPr="002B15ED">
              <w:t>ля каждого параметра обязательны для заполнения:</w:t>
            </w:r>
          </w:p>
          <w:p w14:paraId="37B3FED5" w14:textId="77777777" w:rsidR="00BB3CC3" w:rsidRPr="00501AB8" w:rsidRDefault="00BB3CC3" w:rsidP="00BB3CC3">
            <w:pPr>
              <w:pStyle w:val="GOSTTableListMark1"/>
            </w:pPr>
            <w:r w:rsidRPr="00501AB8">
              <w:t xml:space="preserve">Наименование аналитического </w:t>
            </w:r>
            <w:r>
              <w:t>признака;</w:t>
            </w:r>
          </w:p>
          <w:p w14:paraId="0F43F318" w14:textId="77777777" w:rsidR="00BB3CC3" w:rsidRPr="00B9499D" w:rsidRDefault="00BB3CC3" w:rsidP="00BB3CC3">
            <w:pPr>
              <w:pStyle w:val="GOSTTableListMark1"/>
            </w:pPr>
            <w:r w:rsidRPr="00501AB8">
              <w:t>Оператор сравнения</w:t>
            </w:r>
          </w:p>
        </w:tc>
      </w:tr>
      <w:tr w:rsidR="00BB3CC3" w:rsidRPr="00B9499D" w14:paraId="4BF1DDF0" w14:textId="77777777" w:rsidTr="0054222C">
        <w:tc>
          <w:tcPr>
            <w:tcW w:w="1000" w:type="pct"/>
          </w:tcPr>
          <w:p w14:paraId="50C0830C" w14:textId="77777777" w:rsidR="00BB3CC3" w:rsidRPr="00B9499D" w:rsidRDefault="00BB3CC3" w:rsidP="00BB3CC3">
            <w:pPr>
              <w:pStyle w:val="GOSTTablenorm"/>
              <w:rPr>
                <w:lang w:val="en-US"/>
              </w:rPr>
            </w:pPr>
            <w:r w:rsidRPr="00B9499D">
              <w:t xml:space="preserve">Наименование аналитического </w:t>
            </w:r>
            <w:r>
              <w:t>признака</w:t>
            </w:r>
          </w:p>
        </w:tc>
        <w:tc>
          <w:tcPr>
            <w:tcW w:w="750" w:type="pct"/>
          </w:tcPr>
          <w:p w14:paraId="04705268" w14:textId="77777777" w:rsidR="00BB3CC3" w:rsidRPr="00B9499D" w:rsidRDefault="00BB3CC3" w:rsidP="00BB3CC3">
            <w:pPr>
              <w:pStyle w:val="GOSTTablenorm"/>
              <w:rPr>
                <w:lang w:val="en-US"/>
              </w:rPr>
            </w:pPr>
            <w:r w:rsidRPr="007F05AD">
              <w:rPr>
                <w:b/>
                <w:lang w:val="en-US"/>
              </w:rPr>
              <w:t>FilterParams:</w:t>
            </w:r>
            <w:r w:rsidRPr="00B9499D">
              <w:rPr>
                <w:lang w:val="en-US"/>
              </w:rPr>
              <w:t>param</w:t>
            </w:r>
          </w:p>
        </w:tc>
        <w:tc>
          <w:tcPr>
            <w:tcW w:w="500" w:type="pct"/>
          </w:tcPr>
          <w:p w14:paraId="64161A99" w14:textId="77777777" w:rsidR="00BB3CC3" w:rsidRPr="00B9499D" w:rsidRDefault="00BB3CC3" w:rsidP="00BB3CC3">
            <w:pPr>
              <w:pStyle w:val="GOSTTablenorm"/>
            </w:pPr>
            <w:r w:rsidRPr="00B9499D">
              <w:t>Строка</w:t>
            </w:r>
          </w:p>
        </w:tc>
        <w:tc>
          <w:tcPr>
            <w:tcW w:w="280" w:type="pct"/>
          </w:tcPr>
          <w:p w14:paraId="3F074FFA" w14:textId="77777777" w:rsidR="00BB3CC3" w:rsidRPr="000437CC" w:rsidRDefault="00BB3CC3" w:rsidP="00BB3CC3">
            <w:pPr>
              <w:pStyle w:val="GOSTTablenorm"/>
              <w:rPr>
                <w:lang w:val="en-US"/>
              </w:rPr>
            </w:pPr>
            <w:r>
              <w:t>Да</w:t>
            </w:r>
          </w:p>
        </w:tc>
        <w:tc>
          <w:tcPr>
            <w:tcW w:w="315" w:type="pct"/>
          </w:tcPr>
          <w:p w14:paraId="1693EEFB" w14:textId="77777777" w:rsidR="00BB3CC3" w:rsidRPr="00B9499D" w:rsidRDefault="00BB3CC3" w:rsidP="00BB3CC3">
            <w:pPr>
              <w:pStyle w:val="GOSTTablenorm"/>
            </w:pPr>
            <w:r w:rsidRPr="00B9499D">
              <w:t>&lt;=</w:t>
            </w:r>
            <w:r w:rsidRPr="00B9499D">
              <w:rPr>
                <w:lang w:val="en-US"/>
              </w:rPr>
              <w:t>10</w:t>
            </w:r>
            <w:r w:rsidRPr="00B9499D">
              <w:t>0</w:t>
            </w:r>
          </w:p>
        </w:tc>
        <w:tc>
          <w:tcPr>
            <w:tcW w:w="2155" w:type="pct"/>
          </w:tcPr>
          <w:p w14:paraId="4443DFC3" w14:textId="77777777" w:rsidR="00BB3CC3" w:rsidRDefault="00BB3CC3" w:rsidP="00BB3CC3">
            <w:pPr>
              <w:pStyle w:val="GOSTTablenorm"/>
            </w:pPr>
            <w:r w:rsidRPr="00B9499D">
              <w:t xml:space="preserve">Наименование аналитического </w:t>
            </w:r>
            <w:r>
              <w:t xml:space="preserve">признака. Указывается системное наименование в соответствии со справочником «Аналитические признаки» в </w:t>
            </w:r>
            <w:r w:rsidRPr="109D8E8A">
              <w:rPr>
                <w:lang w:val="en-US"/>
              </w:rPr>
              <w:t>SVAP</w:t>
            </w:r>
            <w:r>
              <w:t>.</w:t>
            </w:r>
          </w:p>
          <w:p w14:paraId="7AEC07BD" w14:textId="6E5FD0D5" w:rsidR="00BB3CC3" w:rsidRPr="009B56EC" w:rsidRDefault="00BB3CC3" w:rsidP="00BB3CC3">
            <w:pPr>
              <w:pStyle w:val="GOSTTablenorm"/>
            </w:pPr>
            <w:r>
              <w:t xml:space="preserve">При </w:t>
            </w:r>
            <w:r>
              <w:rPr>
                <w:lang w:val="en-US"/>
              </w:rPr>
              <w:t>Documents</w:t>
            </w:r>
            <w:r w:rsidRPr="009B56EC">
              <w:t xml:space="preserve"> </w:t>
            </w:r>
            <w:r>
              <w:t>= 0 (необходимы только атрибуты счетов</w:t>
            </w:r>
            <w:r w:rsidRPr="00FC249D">
              <w:t>)</w:t>
            </w:r>
            <w:r>
              <w:t xml:space="preserve"> </w:t>
            </w:r>
            <w:r>
              <w:rPr>
                <w:rFonts w:eastAsiaTheme="majorEastAsia"/>
              </w:rPr>
              <w:t>если в параметрах отбора указаны</w:t>
            </w:r>
            <w:r>
              <w:t xml:space="preserve"> аналитические признаки, не участвующие в расчете балансов (свойства записи учета), то они игнорируются при обработке запроса</w:t>
            </w:r>
          </w:p>
        </w:tc>
      </w:tr>
      <w:tr w:rsidR="00BB3CC3" w:rsidRPr="00B9499D" w14:paraId="56CE409B" w14:textId="77777777" w:rsidTr="0054222C">
        <w:tc>
          <w:tcPr>
            <w:tcW w:w="1000" w:type="pct"/>
          </w:tcPr>
          <w:p w14:paraId="18DC18D5" w14:textId="77777777" w:rsidR="00BB3CC3" w:rsidRPr="00B9499D" w:rsidRDefault="00BB3CC3" w:rsidP="00BB3CC3">
            <w:pPr>
              <w:pStyle w:val="GOSTTablenorm"/>
            </w:pPr>
            <w:r w:rsidRPr="00B9499D">
              <w:t xml:space="preserve">Значение аналитического </w:t>
            </w:r>
            <w:r>
              <w:t>признака</w:t>
            </w:r>
          </w:p>
        </w:tc>
        <w:tc>
          <w:tcPr>
            <w:tcW w:w="750" w:type="pct"/>
          </w:tcPr>
          <w:p w14:paraId="4EB15249" w14:textId="77777777" w:rsidR="00BB3CC3" w:rsidRPr="00B9499D" w:rsidRDefault="00BB3CC3" w:rsidP="00BB3CC3">
            <w:pPr>
              <w:pStyle w:val="GOSTTablenorm"/>
              <w:rPr>
                <w:lang w:val="en-US"/>
              </w:rPr>
            </w:pPr>
            <w:r w:rsidRPr="007F05AD">
              <w:rPr>
                <w:b/>
                <w:lang w:val="en-US"/>
              </w:rPr>
              <w:t>FilterParams:</w:t>
            </w:r>
            <w:r w:rsidRPr="00B9499D">
              <w:rPr>
                <w:lang w:val="en-US"/>
              </w:rPr>
              <w:t>value</w:t>
            </w:r>
          </w:p>
        </w:tc>
        <w:tc>
          <w:tcPr>
            <w:tcW w:w="500" w:type="pct"/>
          </w:tcPr>
          <w:p w14:paraId="03AE8920" w14:textId="77777777" w:rsidR="00BB3CC3" w:rsidRPr="00B9499D" w:rsidRDefault="00BB3CC3" w:rsidP="00BB3CC3">
            <w:pPr>
              <w:pStyle w:val="GOSTTablenorm"/>
              <w:rPr>
                <w:lang w:val="en-US"/>
              </w:rPr>
            </w:pPr>
            <w:r w:rsidRPr="00B9499D">
              <w:t>Строка</w:t>
            </w:r>
          </w:p>
        </w:tc>
        <w:tc>
          <w:tcPr>
            <w:tcW w:w="280" w:type="pct"/>
          </w:tcPr>
          <w:p w14:paraId="59CF327E" w14:textId="77777777" w:rsidR="00BB3CC3" w:rsidRPr="00B9499D" w:rsidRDefault="00BB3CC3" w:rsidP="00BB3CC3">
            <w:pPr>
              <w:pStyle w:val="GOSTTablenorm"/>
            </w:pPr>
            <w:r>
              <w:t>Нет</w:t>
            </w:r>
          </w:p>
        </w:tc>
        <w:tc>
          <w:tcPr>
            <w:tcW w:w="315" w:type="pct"/>
          </w:tcPr>
          <w:p w14:paraId="7CD0E981" w14:textId="77777777" w:rsidR="00BB3CC3" w:rsidRPr="00B9499D" w:rsidRDefault="00BB3CC3" w:rsidP="00BB3CC3">
            <w:pPr>
              <w:pStyle w:val="GOSTTablenorm"/>
            </w:pPr>
            <w:r w:rsidRPr="00B9499D">
              <w:t>&lt;=</w:t>
            </w:r>
            <w:r w:rsidRPr="00B9499D">
              <w:rPr>
                <w:lang w:val="en-US"/>
              </w:rPr>
              <w:t>100</w:t>
            </w:r>
            <w:r w:rsidRPr="00B9499D">
              <w:t>0</w:t>
            </w:r>
            <w:r>
              <w:t>00</w:t>
            </w:r>
          </w:p>
        </w:tc>
        <w:tc>
          <w:tcPr>
            <w:tcW w:w="2155" w:type="pct"/>
          </w:tcPr>
          <w:p w14:paraId="759B02FB" w14:textId="36B99771" w:rsidR="00BB3CC3" w:rsidRPr="00C206D8" w:rsidRDefault="00BB3CC3" w:rsidP="00BB3CC3">
            <w:pPr>
              <w:pStyle w:val="GOSTTablenorm"/>
            </w:pPr>
            <w:r>
              <w:t>Значение, массив значений, выражение для определения значения аналитического признака в соотвествии с описанием параметра запроса «Оператор сравнения» (</w:t>
            </w:r>
            <w:r w:rsidRPr="00190F19">
              <w:rPr>
                <w:b/>
                <w:lang w:val="en-US"/>
              </w:rPr>
              <w:t>FilterParams</w:t>
            </w:r>
            <w:r w:rsidRPr="00190F19">
              <w:rPr>
                <w:b/>
              </w:rPr>
              <w:t>:</w:t>
            </w:r>
            <w:r w:rsidRPr="109D8E8A">
              <w:rPr>
                <w:lang w:val="en-US"/>
              </w:rPr>
              <w:t>Operation</w:t>
            </w:r>
            <w:r>
              <w:t>). Обязательно для заполнения в случае указания оператора сравнения (</w:t>
            </w:r>
            <w:r w:rsidRPr="00190F19">
              <w:rPr>
                <w:b/>
                <w:lang w:val="en-US"/>
              </w:rPr>
              <w:t>FilterParams</w:t>
            </w:r>
            <w:r w:rsidRPr="00190F19">
              <w:rPr>
                <w:b/>
              </w:rPr>
              <w:t>:</w:t>
            </w:r>
            <w:r w:rsidRPr="33249EA7">
              <w:rPr>
                <w:lang w:val="en-US"/>
              </w:rPr>
              <w:t>Operation</w:t>
            </w:r>
            <w:r>
              <w:t>)</w:t>
            </w:r>
            <w:ins w:id="140" w:author="Вадим Михайлов" w:date="2023-06-27T16:40:00Z">
              <w:r>
                <w:t>,</w:t>
              </w:r>
            </w:ins>
            <w:r>
              <w:t xml:space="preserve"> отличного от «</w:t>
            </w:r>
            <w:r>
              <w:rPr>
                <w:lang w:val="en-US"/>
              </w:rPr>
              <w:t>empty</w:t>
            </w:r>
            <w:r>
              <w:t>», «</w:t>
            </w:r>
            <w:r>
              <w:rPr>
                <w:lang w:val="en-US"/>
              </w:rPr>
              <w:t>not</w:t>
            </w:r>
            <w:r w:rsidRPr="00062CD7">
              <w:t xml:space="preserve"> </w:t>
            </w:r>
            <w:r>
              <w:rPr>
                <w:lang w:val="en-US"/>
              </w:rPr>
              <w:t>empty</w:t>
            </w:r>
            <w:r>
              <w:t>» и «</w:t>
            </w:r>
            <w:r>
              <w:rPr>
                <w:lang w:val="en-US"/>
              </w:rPr>
              <w:t>not</w:t>
            </w:r>
            <w:r w:rsidRPr="00287716">
              <w:t xml:space="preserve"> </w:t>
            </w:r>
            <w:r>
              <w:rPr>
                <w:lang w:val="en-US"/>
              </w:rPr>
              <w:t>exist</w:t>
            </w:r>
            <w:ins w:id="141" w:author="Иванов Дмитрий Валерьевич" w:date="2024-12-27T17:51:00Z">
              <w:r>
                <w:rPr>
                  <w:lang w:val="en-US"/>
                </w:rPr>
                <w:t>s</w:t>
              </w:r>
            </w:ins>
            <w:r>
              <w:t>»</w:t>
            </w:r>
          </w:p>
        </w:tc>
      </w:tr>
      <w:tr w:rsidR="00BB3CC3" w:rsidRPr="00B9499D" w14:paraId="493D497E" w14:textId="77777777" w:rsidTr="0054222C">
        <w:tc>
          <w:tcPr>
            <w:tcW w:w="1000" w:type="pct"/>
          </w:tcPr>
          <w:p w14:paraId="41916A07" w14:textId="77777777" w:rsidR="00BB3CC3" w:rsidRPr="00B9499D" w:rsidRDefault="00BB3CC3" w:rsidP="00BB3CC3">
            <w:pPr>
              <w:pStyle w:val="GOSTTablenorm"/>
              <w:rPr>
                <w:szCs w:val="22"/>
              </w:rPr>
            </w:pPr>
            <w:r w:rsidRPr="00B9499D">
              <w:rPr>
                <w:szCs w:val="22"/>
              </w:rPr>
              <w:t>Оператор сравнения</w:t>
            </w:r>
          </w:p>
        </w:tc>
        <w:tc>
          <w:tcPr>
            <w:tcW w:w="750" w:type="pct"/>
          </w:tcPr>
          <w:p w14:paraId="029D61B8" w14:textId="77777777" w:rsidR="00BB3CC3" w:rsidRPr="0068201B" w:rsidRDefault="00BB3CC3" w:rsidP="00BB3CC3">
            <w:pPr>
              <w:pStyle w:val="GOSTTablenorm"/>
            </w:pPr>
            <w:r w:rsidRPr="007F05AD">
              <w:rPr>
                <w:b/>
              </w:rPr>
              <w:t>FilterParams:</w:t>
            </w:r>
            <w:r w:rsidRPr="007F05AD">
              <w:t>operation</w:t>
            </w:r>
          </w:p>
        </w:tc>
        <w:tc>
          <w:tcPr>
            <w:tcW w:w="500" w:type="pct"/>
          </w:tcPr>
          <w:p w14:paraId="6ABA74C8" w14:textId="77777777" w:rsidR="00BB3CC3" w:rsidRPr="00B9499D" w:rsidRDefault="00BB3CC3" w:rsidP="00BB3CC3">
            <w:pPr>
              <w:ind w:firstLine="30"/>
              <w:rPr>
                <w:sz w:val="22"/>
                <w:szCs w:val="22"/>
              </w:rPr>
            </w:pPr>
            <w:r w:rsidRPr="00B9499D">
              <w:rPr>
                <w:sz w:val="22"/>
                <w:szCs w:val="22"/>
              </w:rPr>
              <w:t>Строка</w:t>
            </w:r>
          </w:p>
        </w:tc>
        <w:tc>
          <w:tcPr>
            <w:tcW w:w="280" w:type="pct"/>
          </w:tcPr>
          <w:p w14:paraId="0E1F0B8E" w14:textId="77777777" w:rsidR="00BB3CC3" w:rsidRPr="00B9499D" w:rsidRDefault="00BB3CC3" w:rsidP="00BB3CC3">
            <w:pPr>
              <w:ind w:firstLine="3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315" w:type="pct"/>
          </w:tcPr>
          <w:p w14:paraId="580B0A78" w14:textId="77777777" w:rsidR="00BB3CC3" w:rsidRPr="00B9499D" w:rsidRDefault="00BB3CC3" w:rsidP="00BB3CC3">
            <w:pPr>
              <w:ind w:firstLine="30"/>
              <w:rPr>
                <w:sz w:val="22"/>
                <w:szCs w:val="22"/>
              </w:rPr>
            </w:pPr>
            <w:r w:rsidRPr="00B9499D">
              <w:rPr>
                <w:sz w:val="22"/>
                <w:szCs w:val="22"/>
              </w:rPr>
              <w:t>=10</w:t>
            </w:r>
          </w:p>
        </w:tc>
        <w:tc>
          <w:tcPr>
            <w:tcW w:w="2155" w:type="pct"/>
          </w:tcPr>
          <w:p w14:paraId="3A9D8D2A" w14:textId="494345AA" w:rsidR="00BB3CC3" w:rsidRPr="00B9499D" w:rsidRDefault="00BB3CC3" w:rsidP="00BB3CC3">
            <w:pPr>
              <w:pStyle w:val="GOSTTablenorm"/>
              <w:rPr>
                <w:szCs w:val="22"/>
              </w:rPr>
            </w:pPr>
            <w:r w:rsidRPr="00B9499D">
              <w:rPr>
                <w:szCs w:val="22"/>
              </w:rPr>
              <w:t xml:space="preserve">Значение оператора, применяемого </w:t>
            </w:r>
            <w:r>
              <w:rPr>
                <w:szCs w:val="22"/>
              </w:rPr>
              <w:t xml:space="preserve">к </w:t>
            </w:r>
            <w:r w:rsidRPr="00B9499D">
              <w:rPr>
                <w:szCs w:val="22"/>
              </w:rPr>
              <w:t>указанному значени</w:t>
            </w:r>
            <w:r>
              <w:rPr>
                <w:szCs w:val="22"/>
              </w:rPr>
              <w:t xml:space="preserve">ю аналитического признака. </w:t>
            </w:r>
            <w:r>
              <w:t>Возможные значения</w:t>
            </w:r>
            <w:r>
              <w:rPr>
                <w:szCs w:val="22"/>
              </w:rPr>
              <w:t xml:space="preserve"> указаны в таблице 1</w:t>
            </w:r>
            <w:r>
              <w:rPr>
                <w:szCs w:val="22"/>
                <w:lang w:val="en-US"/>
              </w:rPr>
              <w:t>1</w:t>
            </w:r>
            <w:r>
              <w:rPr>
                <w:szCs w:val="22"/>
              </w:rPr>
              <w:t xml:space="preserve"> </w:t>
            </w:r>
            <w:r w:rsidRPr="009B5180">
              <w:rPr>
                <w:szCs w:val="22"/>
              </w:rPr>
              <w:t>п.</w:t>
            </w:r>
            <w:r>
              <w:rPr>
                <w:szCs w:val="22"/>
              </w:rPr>
              <w:t xml:space="preserve"> </w:t>
            </w:r>
            <w:r>
              <w:rPr>
                <w:szCs w:val="22"/>
                <w:lang w:val="en-US"/>
              </w:rPr>
              <w:t>7</w:t>
            </w:r>
            <w:r>
              <w:rPr>
                <w:szCs w:val="22"/>
              </w:rPr>
              <w:t>.7 том 1</w:t>
            </w:r>
          </w:p>
        </w:tc>
      </w:tr>
      <w:tr w:rsidR="00BB3CC3" w:rsidRPr="00B9499D" w14:paraId="20F95265" w14:textId="77777777" w:rsidTr="0054222C">
        <w:tc>
          <w:tcPr>
            <w:tcW w:w="1000" w:type="pct"/>
          </w:tcPr>
          <w:p w14:paraId="4F393A51" w14:textId="77777777" w:rsidR="00BB3CC3" w:rsidRPr="00AF60EA" w:rsidRDefault="00BB3CC3" w:rsidP="00BB3CC3">
            <w:pPr>
              <w:pStyle w:val="GOSTTablenorm"/>
              <w:rPr>
                <w:szCs w:val="22"/>
              </w:rPr>
            </w:pPr>
            <w:r w:rsidRPr="00AF60EA">
              <w:rPr>
                <w:b/>
                <w:szCs w:val="22"/>
              </w:rPr>
              <w:t>Параметры отбора по суммовым значениям</w:t>
            </w:r>
          </w:p>
        </w:tc>
        <w:tc>
          <w:tcPr>
            <w:tcW w:w="750" w:type="pct"/>
          </w:tcPr>
          <w:p w14:paraId="617F2392" w14:textId="77777777" w:rsidR="00BB3CC3" w:rsidRPr="007F05AD" w:rsidRDefault="00BB3CC3" w:rsidP="00BB3CC3">
            <w:pPr>
              <w:pStyle w:val="GOSTTablenorm"/>
              <w:rPr>
                <w:b/>
              </w:rPr>
            </w:pPr>
            <w:r w:rsidRPr="007F05AD">
              <w:rPr>
                <w:b/>
              </w:rPr>
              <w:t>SumFilterParams</w:t>
            </w:r>
          </w:p>
        </w:tc>
        <w:tc>
          <w:tcPr>
            <w:tcW w:w="500" w:type="pct"/>
          </w:tcPr>
          <w:p w14:paraId="65847253" w14:textId="77777777" w:rsidR="00BB3CC3" w:rsidRPr="000B57C0" w:rsidRDefault="00BB3CC3" w:rsidP="00BB3CC3">
            <w:pPr>
              <w:ind w:firstLine="30"/>
              <w:rPr>
                <w:sz w:val="22"/>
                <w:szCs w:val="22"/>
              </w:rPr>
            </w:pPr>
            <w:r w:rsidRPr="000B57C0">
              <w:rPr>
                <w:sz w:val="22"/>
                <w:szCs w:val="22"/>
              </w:rPr>
              <w:t>Массив</w:t>
            </w:r>
          </w:p>
        </w:tc>
        <w:tc>
          <w:tcPr>
            <w:tcW w:w="280" w:type="pct"/>
          </w:tcPr>
          <w:p w14:paraId="2522D5A3" w14:textId="77777777" w:rsidR="00BB3CC3" w:rsidRPr="000B57C0" w:rsidRDefault="00BB3CC3" w:rsidP="00BB3CC3">
            <w:pPr>
              <w:ind w:firstLine="30"/>
              <w:rPr>
                <w:sz w:val="22"/>
                <w:szCs w:val="22"/>
              </w:rPr>
            </w:pPr>
            <w:r w:rsidRPr="000B57C0">
              <w:rPr>
                <w:sz w:val="22"/>
                <w:szCs w:val="22"/>
              </w:rPr>
              <w:t>Нет</w:t>
            </w:r>
          </w:p>
        </w:tc>
        <w:tc>
          <w:tcPr>
            <w:tcW w:w="315" w:type="pct"/>
          </w:tcPr>
          <w:p w14:paraId="446A8EE1" w14:textId="77777777" w:rsidR="00BB3CC3" w:rsidRPr="00B9499D" w:rsidRDefault="00BB3CC3" w:rsidP="00BB3CC3">
            <w:pPr>
              <w:ind w:firstLine="30"/>
              <w:rPr>
                <w:sz w:val="22"/>
                <w:szCs w:val="22"/>
              </w:rPr>
            </w:pPr>
            <w:r w:rsidRPr="002A40BD">
              <w:rPr>
                <w:b/>
                <w:sz w:val="22"/>
                <w:szCs w:val="22"/>
              </w:rPr>
              <w:t>-</w:t>
            </w:r>
          </w:p>
        </w:tc>
        <w:tc>
          <w:tcPr>
            <w:tcW w:w="2155" w:type="pct"/>
          </w:tcPr>
          <w:p w14:paraId="46F81E36" w14:textId="77777777" w:rsidR="00BB3CC3" w:rsidRDefault="00BB3CC3" w:rsidP="00BB3CC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Параметры отбора по суммовым значениям показателей состояния ЛС.</w:t>
            </w:r>
          </w:p>
          <w:p w14:paraId="37ABDA9B" w14:textId="7D5F3C4E" w:rsidR="00BB3CC3" w:rsidRPr="00E77741" w:rsidRDefault="00BB3CC3" w:rsidP="00BB3CC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В случае заполнения параметров отбора, д</w:t>
            </w:r>
            <w:r w:rsidRPr="00E77741">
              <w:rPr>
                <w:szCs w:val="22"/>
              </w:rPr>
              <w:t>ля каждого параметра обязательны для заполнения:</w:t>
            </w:r>
          </w:p>
          <w:p w14:paraId="56EE2FBE" w14:textId="77777777" w:rsidR="00BB3CC3" w:rsidRPr="001B46DF" w:rsidRDefault="00BB3CC3" w:rsidP="00BB3CC3">
            <w:pPr>
              <w:pStyle w:val="GOSTTableListMark1"/>
            </w:pPr>
            <w:r w:rsidRPr="001B46DF">
              <w:t>Показатель состояния лицевого счета;</w:t>
            </w:r>
          </w:p>
          <w:p w14:paraId="0AAA7826" w14:textId="77777777" w:rsidR="00BB3CC3" w:rsidRPr="001B46DF" w:rsidRDefault="00BB3CC3" w:rsidP="00BB3CC3">
            <w:pPr>
              <w:pStyle w:val="GOSTTableListMark1"/>
            </w:pPr>
            <w:r w:rsidRPr="001B46DF">
              <w:t>Суммовое значение</w:t>
            </w:r>
            <w:r>
              <w:t>;</w:t>
            </w:r>
          </w:p>
          <w:p w14:paraId="48D00167" w14:textId="77777777" w:rsidR="00BB3CC3" w:rsidRDefault="00BB3CC3" w:rsidP="00BB3CC3">
            <w:pPr>
              <w:pStyle w:val="GOSTTableListMark1"/>
            </w:pPr>
            <w:r w:rsidRPr="001B46DF">
              <w:lastRenderedPageBreak/>
              <w:t>Оператор сравнения</w:t>
            </w:r>
            <w:r>
              <w:t>.</w:t>
            </w:r>
          </w:p>
          <w:p w14:paraId="6ED29DB6" w14:textId="75D21E86" w:rsidR="00BB3CC3" w:rsidRPr="005348DA" w:rsidRDefault="00BB3CC3" w:rsidP="00BB3CC3">
            <w:pPr>
              <w:pStyle w:val="GOSTTablenorm"/>
              <w:rPr>
                <w:szCs w:val="22"/>
              </w:rPr>
            </w:pPr>
            <w:r w:rsidRPr="00007D7D">
              <w:rPr>
                <w:szCs w:val="22"/>
              </w:rPr>
              <w:t>При указании нескольких значений, указанные значения объединяются логическим «И»</w:t>
            </w:r>
          </w:p>
        </w:tc>
      </w:tr>
      <w:tr w:rsidR="00BB3CC3" w:rsidRPr="00B9499D" w14:paraId="0D5CB2FE" w14:textId="77777777" w:rsidTr="0054222C">
        <w:tc>
          <w:tcPr>
            <w:tcW w:w="1000" w:type="pct"/>
          </w:tcPr>
          <w:p w14:paraId="17DAA929" w14:textId="77777777" w:rsidR="00BB3CC3" w:rsidRPr="00AF60EA" w:rsidRDefault="00BB3CC3" w:rsidP="00BB3CC3">
            <w:pPr>
              <w:pStyle w:val="GOSTTablenorm"/>
            </w:pPr>
            <w:r w:rsidRPr="00AF60EA">
              <w:lastRenderedPageBreak/>
              <w:t>Показатель состояния лицевого счета</w:t>
            </w:r>
          </w:p>
        </w:tc>
        <w:tc>
          <w:tcPr>
            <w:tcW w:w="750" w:type="pct"/>
          </w:tcPr>
          <w:p w14:paraId="3A9853C6" w14:textId="77777777" w:rsidR="00BB3CC3" w:rsidRPr="007F05AD" w:rsidRDefault="00BB3CC3" w:rsidP="00BB3CC3">
            <w:pPr>
              <w:pStyle w:val="GOSTTablenorm"/>
            </w:pPr>
            <w:r w:rsidRPr="007F05AD">
              <w:rPr>
                <w:b/>
              </w:rPr>
              <w:t>SumFilterParams:</w:t>
            </w:r>
            <w:r w:rsidRPr="007F05AD">
              <w:t>indicator</w:t>
            </w:r>
          </w:p>
        </w:tc>
        <w:tc>
          <w:tcPr>
            <w:tcW w:w="500" w:type="pct"/>
          </w:tcPr>
          <w:p w14:paraId="00D2B085" w14:textId="77777777" w:rsidR="00BB3CC3" w:rsidRPr="00B9499D" w:rsidRDefault="00BB3CC3" w:rsidP="00BB3CC3">
            <w:pPr>
              <w:pStyle w:val="GOSTTablenorm"/>
            </w:pPr>
            <w:r>
              <w:t>Строка</w:t>
            </w:r>
          </w:p>
        </w:tc>
        <w:tc>
          <w:tcPr>
            <w:tcW w:w="280" w:type="pct"/>
          </w:tcPr>
          <w:p w14:paraId="2DCA8CC6" w14:textId="77777777" w:rsidR="00BB3CC3" w:rsidRDefault="00BB3CC3" w:rsidP="00BB3CC3">
            <w:pPr>
              <w:pStyle w:val="GOSTTablenorm"/>
            </w:pPr>
            <w:r>
              <w:t>Да</w:t>
            </w:r>
          </w:p>
        </w:tc>
        <w:tc>
          <w:tcPr>
            <w:tcW w:w="315" w:type="pct"/>
          </w:tcPr>
          <w:p w14:paraId="4E875315" w14:textId="77777777" w:rsidR="00BB3CC3" w:rsidRPr="00B9499D" w:rsidRDefault="00BB3CC3" w:rsidP="00BB3CC3">
            <w:pPr>
              <w:pStyle w:val="GOSTTablenorm"/>
            </w:pPr>
            <w:r>
              <w:rPr>
                <w:lang w:val="en-US"/>
              </w:rPr>
              <w:t>&lt;=3</w:t>
            </w:r>
          </w:p>
        </w:tc>
        <w:tc>
          <w:tcPr>
            <w:tcW w:w="2155" w:type="pct"/>
          </w:tcPr>
          <w:p w14:paraId="388B3917" w14:textId="77777777" w:rsidR="00BB3CC3" w:rsidRDefault="00BB3CC3" w:rsidP="00BB3CC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Показатель состояния ЛС, по которому выполняется отбор строк по суммовым значениям.</w:t>
            </w:r>
          </w:p>
          <w:p w14:paraId="5019EB17" w14:textId="226B5CD2" w:rsidR="00BB3CC3" w:rsidRPr="00B9499D" w:rsidRDefault="00BB3CC3" w:rsidP="00BB3CC3">
            <w:pPr>
              <w:pStyle w:val="GOSTTablenorm"/>
              <w:rPr>
                <w:szCs w:val="22"/>
              </w:rPr>
            </w:pPr>
            <w:r w:rsidRPr="00201A30">
              <w:rPr>
                <w:szCs w:val="22"/>
              </w:rPr>
              <w:t>У</w:t>
            </w:r>
            <w:r>
              <w:rPr>
                <w:szCs w:val="22"/>
              </w:rPr>
              <w:t>казывае</w:t>
            </w:r>
            <w:r w:rsidRPr="00201A30">
              <w:rPr>
                <w:szCs w:val="22"/>
              </w:rPr>
              <w:t xml:space="preserve">тся </w:t>
            </w:r>
            <w:r>
              <w:rPr>
                <w:szCs w:val="22"/>
              </w:rPr>
              <w:t>код</w:t>
            </w:r>
            <w:r w:rsidRPr="00201A30">
              <w:rPr>
                <w:szCs w:val="22"/>
              </w:rPr>
              <w:t xml:space="preserve"> </w:t>
            </w:r>
            <w:r>
              <w:rPr>
                <w:szCs w:val="22"/>
              </w:rPr>
              <w:t>(идентификатор) показателя</w:t>
            </w:r>
            <w:r w:rsidRPr="00201A30">
              <w:rPr>
                <w:szCs w:val="22"/>
              </w:rPr>
              <w:t xml:space="preserve"> </w:t>
            </w:r>
            <w:r>
              <w:rPr>
                <w:szCs w:val="22"/>
              </w:rPr>
              <w:t xml:space="preserve">состояния ЛС в соответствии с таблицей </w:t>
            </w:r>
            <w:r>
              <w:rPr>
                <w:szCs w:val="22"/>
              </w:rPr>
              <w:fldChar w:fldCharType="begin"/>
            </w:r>
            <w:r>
              <w:rPr>
                <w:szCs w:val="22"/>
              </w:rPr>
              <w:instrText xml:space="preserve"> REF _Ref156229777 \h  \* MERGEFORMAT </w:instrText>
            </w:r>
            <w:r>
              <w:rPr>
                <w:szCs w:val="22"/>
              </w:rPr>
            </w:r>
            <w:r>
              <w:rPr>
                <w:szCs w:val="22"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szCs w:val="22"/>
              </w:rPr>
              <w:fldChar w:fldCharType="end"/>
            </w:r>
            <w:r>
              <w:rPr>
                <w:szCs w:val="22"/>
              </w:rPr>
              <w:t xml:space="preserve">. Например, в запросе передается значение «1» в случае, когда требуется в ответе отфильтровать строки по показателю </w:t>
            </w:r>
            <w:r>
              <w:rPr>
                <w:szCs w:val="22"/>
                <w:lang w:val="en-US"/>
              </w:rPr>
              <w:t>DATA</w:t>
            </w:r>
            <w:r>
              <w:rPr>
                <w:szCs w:val="22"/>
              </w:rPr>
              <w:t>_1</w:t>
            </w:r>
          </w:p>
        </w:tc>
      </w:tr>
      <w:tr w:rsidR="00BB3CC3" w:rsidRPr="00B9499D" w14:paraId="24BCE683" w14:textId="77777777" w:rsidTr="0054222C">
        <w:tc>
          <w:tcPr>
            <w:tcW w:w="1000" w:type="pct"/>
          </w:tcPr>
          <w:p w14:paraId="384B6163" w14:textId="77777777" w:rsidR="00BB3CC3" w:rsidRPr="00AF60EA" w:rsidRDefault="00BB3CC3" w:rsidP="00BB3CC3">
            <w:pPr>
              <w:pStyle w:val="GOSTTablenorm"/>
            </w:pPr>
            <w:r w:rsidRPr="00AF60EA">
              <w:t>Суммовое значение</w:t>
            </w:r>
          </w:p>
        </w:tc>
        <w:tc>
          <w:tcPr>
            <w:tcW w:w="750" w:type="pct"/>
          </w:tcPr>
          <w:p w14:paraId="3EE3E5C3" w14:textId="77777777" w:rsidR="00BB3CC3" w:rsidRPr="007F05AD" w:rsidRDefault="00BB3CC3" w:rsidP="00BB3CC3">
            <w:pPr>
              <w:pStyle w:val="GOSTTablenorm"/>
            </w:pPr>
            <w:r w:rsidRPr="007F05AD">
              <w:rPr>
                <w:b/>
              </w:rPr>
              <w:t>SumFilterParams:</w:t>
            </w:r>
            <w:r w:rsidRPr="007F05AD">
              <w:t>value</w:t>
            </w:r>
          </w:p>
        </w:tc>
        <w:tc>
          <w:tcPr>
            <w:tcW w:w="500" w:type="pct"/>
          </w:tcPr>
          <w:p w14:paraId="47F238AA" w14:textId="77777777" w:rsidR="00BB3CC3" w:rsidRPr="00B9499D" w:rsidRDefault="00BB3CC3" w:rsidP="00BB3CC3">
            <w:pPr>
              <w:pStyle w:val="GOSTTablenorm"/>
            </w:pPr>
            <w:r>
              <w:t>Сумма</w:t>
            </w:r>
          </w:p>
        </w:tc>
        <w:tc>
          <w:tcPr>
            <w:tcW w:w="280" w:type="pct"/>
          </w:tcPr>
          <w:p w14:paraId="3274AEE5" w14:textId="77777777" w:rsidR="00BB3CC3" w:rsidRDefault="00BB3CC3" w:rsidP="00BB3CC3">
            <w:pPr>
              <w:pStyle w:val="GOSTTablenorm"/>
            </w:pPr>
            <w:r>
              <w:t>Да</w:t>
            </w:r>
          </w:p>
        </w:tc>
        <w:tc>
          <w:tcPr>
            <w:tcW w:w="315" w:type="pct"/>
          </w:tcPr>
          <w:p w14:paraId="41665890" w14:textId="4815C560" w:rsidR="00BB3CC3" w:rsidRPr="00B9499D" w:rsidRDefault="00BB3CC3" w:rsidP="00BB3CC3">
            <w:pPr>
              <w:pStyle w:val="GOSTTablenorm"/>
            </w:pPr>
          </w:p>
        </w:tc>
        <w:tc>
          <w:tcPr>
            <w:tcW w:w="2155" w:type="pct"/>
          </w:tcPr>
          <w:p w14:paraId="0E607032" w14:textId="77777777" w:rsidR="00BB3CC3" w:rsidRPr="00B9499D" w:rsidRDefault="00BB3CC3" w:rsidP="00BB3CC3">
            <w:pPr>
              <w:pStyle w:val="GOSTTablenorm"/>
            </w:pPr>
            <w:r>
              <w:t>Указывается значение, диапазон значений, выражение для определения отбираемых суммовых значений показателей состояния ЛС в соответствии с описанием параметра запроса «Оператор сравнения суммовых значений» (</w:t>
            </w:r>
            <w:r w:rsidRPr="00A94F53">
              <w:rPr>
                <w:b/>
                <w:lang w:val="en-US"/>
              </w:rPr>
              <w:t>SumFilterParams</w:t>
            </w:r>
            <w:r w:rsidRPr="00A94F53">
              <w:rPr>
                <w:b/>
              </w:rPr>
              <w:t>:</w:t>
            </w:r>
            <w:r w:rsidRPr="00B9499D">
              <w:rPr>
                <w:lang w:val="en-US"/>
              </w:rPr>
              <w:t>Operation</w:t>
            </w:r>
            <w:r>
              <w:t>)</w:t>
            </w:r>
          </w:p>
        </w:tc>
      </w:tr>
      <w:tr w:rsidR="00BB3CC3" w:rsidRPr="00B9499D" w14:paraId="6BDFD619" w14:textId="77777777" w:rsidTr="0054222C">
        <w:tc>
          <w:tcPr>
            <w:tcW w:w="1000" w:type="pct"/>
          </w:tcPr>
          <w:p w14:paraId="7DE3F9D7" w14:textId="77777777" w:rsidR="00BB3CC3" w:rsidRPr="00AF60EA" w:rsidRDefault="00BB3CC3" w:rsidP="00BB3CC3">
            <w:pPr>
              <w:pStyle w:val="GOSTTablenorm"/>
              <w:rPr>
                <w:lang w:val="en-US"/>
              </w:rPr>
            </w:pPr>
            <w:r w:rsidRPr="00AF60EA">
              <w:t>Оператор сравнения суммовых значений</w:t>
            </w:r>
          </w:p>
        </w:tc>
        <w:tc>
          <w:tcPr>
            <w:tcW w:w="750" w:type="pct"/>
          </w:tcPr>
          <w:p w14:paraId="2DF4AD89" w14:textId="77777777" w:rsidR="00BB3CC3" w:rsidRPr="007F05AD" w:rsidRDefault="00BB3CC3" w:rsidP="00BB3CC3">
            <w:pPr>
              <w:pStyle w:val="GOSTTablenorm"/>
            </w:pPr>
            <w:r w:rsidRPr="007F05AD">
              <w:rPr>
                <w:b/>
              </w:rPr>
              <w:t>SumFilterParams:</w:t>
            </w:r>
            <w:r w:rsidRPr="007F05AD">
              <w:t>operation</w:t>
            </w:r>
          </w:p>
        </w:tc>
        <w:tc>
          <w:tcPr>
            <w:tcW w:w="500" w:type="pct"/>
          </w:tcPr>
          <w:p w14:paraId="1EB22123" w14:textId="77777777" w:rsidR="00BB3CC3" w:rsidRPr="00B9499D" w:rsidRDefault="00BB3CC3" w:rsidP="00BB3CC3">
            <w:pPr>
              <w:pStyle w:val="GOSTTablenorm"/>
            </w:pPr>
            <w:r w:rsidRPr="00B9499D">
              <w:t>Строка</w:t>
            </w:r>
          </w:p>
        </w:tc>
        <w:tc>
          <w:tcPr>
            <w:tcW w:w="280" w:type="pct"/>
          </w:tcPr>
          <w:p w14:paraId="32ADF051" w14:textId="77777777" w:rsidR="00BB3CC3" w:rsidRDefault="00BB3CC3" w:rsidP="00BB3CC3">
            <w:pPr>
              <w:pStyle w:val="GOSTTablenorm"/>
            </w:pPr>
            <w:r>
              <w:t>Да</w:t>
            </w:r>
          </w:p>
        </w:tc>
        <w:tc>
          <w:tcPr>
            <w:tcW w:w="315" w:type="pct"/>
          </w:tcPr>
          <w:p w14:paraId="55E91A88" w14:textId="77777777" w:rsidR="00BB3CC3" w:rsidRPr="00B9499D" w:rsidRDefault="00BB3CC3" w:rsidP="00BB3CC3">
            <w:pPr>
              <w:pStyle w:val="GOSTTablenorm"/>
            </w:pPr>
            <w:r>
              <w:rPr>
                <w:lang w:val="en-US"/>
              </w:rPr>
              <w:t>&lt;</w:t>
            </w:r>
            <w:r w:rsidRPr="00B9499D">
              <w:t>=10</w:t>
            </w:r>
          </w:p>
        </w:tc>
        <w:tc>
          <w:tcPr>
            <w:tcW w:w="2155" w:type="pct"/>
          </w:tcPr>
          <w:p w14:paraId="6AABBBB4" w14:textId="77777777" w:rsidR="00BB3CC3" w:rsidRDefault="00BB3CC3" w:rsidP="00BB3CC3">
            <w:pPr>
              <w:pStyle w:val="GOSTTablenorm"/>
              <w:rPr>
                <w:szCs w:val="22"/>
              </w:rPr>
            </w:pPr>
            <w:r w:rsidRPr="00B9499D">
              <w:rPr>
                <w:szCs w:val="22"/>
              </w:rPr>
              <w:t xml:space="preserve">Значение оператора, применяемого </w:t>
            </w:r>
            <w:r>
              <w:rPr>
                <w:szCs w:val="22"/>
              </w:rPr>
              <w:t xml:space="preserve">к </w:t>
            </w:r>
            <w:r w:rsidRPr="00B9499D">
              <w:rPr>
                <w:szCs w:val="22"/>
              </w:rPr>
              <w:t xml:space="preserve">указанному </w:t>
            </w:r>
            <w:r>
              <w:rPr>
                <w:szCs w:val="22"/>
              </w:rPr>
              <w:t>суммовому зна</w:t>
            </w:r>
            <w:r w:rsidRPr="00B9499D">
              <w:rPr>
                <w:szCs w:val="22"/>
              </w:rPr>
              <w:t>чени</w:t>
            </w:r>
            <w:r>
              <w:rPr>
                <w:szCs w:val="22"/>
              </w:rPr>
              <w:t>ю показателя состояния ЛС (</w:t>
            </w:r>
            <w:r w:rsidRPr="00A94F53">
              <w:rPr>
                <w:b/>
                <w:szCs w:val="22"/>
                <w:lang w:val="en-US"/>
              </w:rPr>
              <w:t>SumFilterParams</w:t>
            </w:r>
            <w:r w:rsidRPr="00A94F53">
              <w:rPr>
                <w:b/>
                <w:szCs w:val="22"/>
              </w:rPr>
              <w:t>:</w:t>
            </w:r>
            <w:r w:rsidRPr="00B9499D">
              <w:rPr>
                <w:szCs w:val="22"/>
                <w:lang w:val="en-US"/>
              </w:rPr>
              <w:t>value</w:t>
            </w:r>
            <w:r>
              <w:rPr>
                <w:szCs w:val="22"/>
              </w:rPr>
              <w:t>).</w:t>
            </w:r>
          </w:p>
          <w:p w14:paraId="594CE299" w14:textId="1E746CD2" w:rsidR="00BB3CC3" w:rsidRDefault="00BB3CC3" w:rsidP="00BB3CC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 xml:space="preserve">Возможные значения (описание приведено в таблице 11 </w:t>
            </w:r>
            <w:r w:rsidRPr="009B5180">
              <w:rPr>
                <w:szCs w:val="22"/>
              </w:rPr>
              <w:t>п.</w:t>
            </w:r>
            <w:r>
              <w:rPr>
                <w:szCs w:val="22"/>
              </w:rPr>
              <w:t xml:space="preserve"> 7.7 том 1):</w:t>
            </w:r>
          </w:p>
          <w:p w14:paraId="759DEB3C" w14:textId="77777777" w:rsidR="00BB3CC3" w:rsidRPr="001A4065" w:rsidRDefault="00BB3CC3" w:rsidP="00BB3CC3">
            <w:pPr>
              <w:pStyle w:val="GOSTTableListMark1"/>
            </w:pPr>
            <w:r w:rsidRPr="36854D62">
              <w:t>&lt; (меньше)</w:t>
            </w:r>
            <w:r>
              <w:t>;</w:t>
            </w:r>
          </w:p>
          <w:p w14:paraId="46564CF7" w14:textId="77777777" w:rsidR="00BB3CC3" w:rsidRPr="00B9499D" w:rsidRDefault="00BB3CC3" w:rsidP="00BB3CC3">
            <w:pPr>
              <w:pStyle w:val="GOSTTableListMark1"/>
            </w:pPr>
            <w:r>
              <w:rPr>
                <w:lang w:val="en-US"/>
              </w:rPr>
              <w:t xml:space="preserve">&gt; </w:t>
            </w:r>
            <w:r w:rsidRPr="36854D62">
              <w:t>(больше)</w:t>
            </w:r>
            <w:r>
              <w:t>;</w:t>
            </w:r>
          </w:p>
          <w:p w14:paraId="77D3766B" w14:textId="77777777" w:rsidR="00BB3CC3" w:rsidRPr="00B9499D" w:rsidRDefault="00BB3CC3" w:rsidP="00BB3CC3">
            <w:pPr>
              <w:pStyle w:val="GOSTTableListMark1"/>
            </w:pPr>
            <w:r w:rsidRPr="36854D62">
              <w:t>&lt;= (меньше либо равно)</w:t>
            </w:r>
            <w:r>
              <w:t>;</w:t>
            </w:r>
          </w:p>
          <w:p w14:paraId="0672ED25" w14:textId="77777777" w:rsidR="00BB3CC3" w:rsidRPr="00B9499D" w:rsidRDefault="00BB3CC3" w:rsidP="00BB3CC3">
            <w:pPr>
              <w:pStyle w:val="GOSTTableListMark1"/>
            </w:pPr>
            <w:r w:rsidRPr="36854D62">
              <w:t>&gt;= (больше либо равно)</w:t>
            </w:r>
            <w:r>
              <w:t>;</w:t>
            </w:r>
          </w:p>
          <w:p w14:paraId="02006B1A" w14:textId="77777777" w:rsidR="00BB3CC3" w:rsidRPr="00B9499D" w:rsidRDefault="00BB3CC3" w:rsidP="00BB3CC3">
            <w:pPr>
              <w:pStyle w:val="GOSTTableListMark1"/>
            </w:pPr>
            <w:r w:rsidRPr="36854D62">
              <w:t>not= (не равно</w:t>
            </w:r>
            <w:r>
              <w:t>);</w:t>
            </w:r>
          </w:p>
          <w:p w14:paraId="651982EF" w14:textId="77777777" w:rsidR="00BB3CC3" w:rsidRPr="00B9499D" w:rsidRDefault="00BB3CC3" w:rsidP="00BB3CC3">
            <w:pPr>
              <w:pStyle w:val="GOSTTableListMark1"/>
            </w:pPr>
            <w:r w:rsidRPr="36854D62">
              <w:t>= (равно</w:t>
            </w:r>
            <w:r>
              <w:t>);</w:t>
            </w:r>
          </w:p>
          <w:p w14:paraId="1EC0F766" w14:textId="7005B5EC" w:rsidR="00BB3CC3" w:rsidRPr="00B9499D" w:rsidRDefault="00BB3CC3" w:rsidP="00BB3CC3">
            <w:pPr>
              <w:pStyle w:val="GOSTTableListMark1"/>
            </w:pPr>
            <w:r w:rsidRPr="36854D62">
              <w:t>between (</w:t>
            </w:r>
            <w:r>
              <w:t>между)</w:t>
            </w:r>
          </w:p>
        </w:tc>
      </w:tr>
      <w:tr w:rsidR="00BB3CC3" w:rsidRPr="00B9499D" w14:paraId="78F3B64C" w14:textId="77777777" w:rsidTr="0054222C">
        <w:tc>
          <w:tcPr>
            <w:tcW w:w="1000" w:type="pct"/>
          </w:tcPr>
          <w:p w14:paraId="05257951" w14:textId="29608A65" w:rsidR="00BB3CC3" w:rsidRPr="000B57C0" w:rsidRDefault="00BB3CC3" w:rsidP="00BB3CC3">
            <w:pPr>
              <w:pStyle w:val="GOSTTablenorm"/>
              <w:rPr>
                <w:b/>
              </w:rPr>
            </w:pPr>
            <w:r w:rsidRPr="000B57C0">
              <w:rPr>
                <w:b/>
              </w:rPr>
              <w:t>Параметры отображения данных</w:t>
            </w:r>
          </w:p>
        </w:tc>
        <w:tc>
          <w:tcPr>
            <w:tcW w:w="750" w:type="pct"/>
          </w:tcPr>
          <w:p w14:paraId="09ABD233" w14:textId="77777777" w:rsidR="00BB3CC3" w:rsidRPr="000B57C0" w:rsidRDefault="00BB3CC3" w:rsidP="00BB3CC3">
            <w:pPr>
              <w:pStyle w:val="GOSTTablenorm"/>
              <w:rPr>
                <w:b/>
                <w:lang w:val="en-US"/>
              </w:rPr>
            </w:pPr>
            <w:r w:rsidRPr="000B57C0">
              <w:rPr>
                <w:b/>
                <w:lang w:val="en-US"/>
              </w:rPr>
              <w:t>VisualParams</w:t>
            </w:r>
          </w:p>
        </w:tc>
        <w:tc>
          <w:tcPr>
            <w:tcW w:w="500" w:type="pct"/>
          </w:tcPr>
          <w:p w14:paraId="1FABA3BB" w14:textId="77777777" w:rsidR="00BB3CC3" w:rsidRPr="000437CC" w:rsidRDefault="00BB3CC3" w:rsidP="00BB3CC3">
            <w:pPr>
              <w:pStyle w:val="GOSTTablenorm"/>
            </w:pPr>
            <w:r w:rsidRPr="000437CC">
              <w:t xml:space="preserve">Вложенный </w:t>
            </w:r>
            <w:r>
              <w:t>м</w:t>
            </w:r>
            <w:r w:rsidRPr="000437CC">
              <w:t>ассив</w:t>
            </w:r>
          </w:p>
        </w:tc>
        <w:tc>
          <w:tcPr>
            <w:tcW w:w="280" w:type="pct"/>
          </w:tcPr>
          <w:p w14:paraId="16B4EF10" w14:textId="77777777" w:rsidR="00BB3CC3" w:rsidRPr="000437CC" w:rsidRDefault="00BB3CC3" w:rsidP="00BB3CC3">
            <w:pPr>
              <w:pStyle w:val="GOSTTablenorm"/>
            </w:pPr>
            <w:r w:rsidRPr="000437CC">
              <w:t>Нет</w:t>
            </w:r>
          </w:p>
        </w:tc>
        <w:tc>
          <w:tcPr>
            <w:tcW w:w="315" w:type="pct"/>
          </w:tcPr>
          <w:p w14:paraId="36440025" w14:textId="77777777" w:rsidR="00BB3CC3" w:rsidRPr="000437CC" w:rsidRDefault="00BB3CC3" w:rsidP="00BB3CC3">
            <w:pPr>
              <w:pStyle w:val="GOSTTablenorm"/>
            </w:pPr>
            <w:r w:rsidRPr="000437CC">
              <w:rPr>
                <w:lang w:val="en-US"/>
              </w:rPr>
              <w:t>&lt;</w:t>
            </w:r>
            <w:r w:rsidRPr="000437CC">
              <w:t>=</w:t>
            </w:r>
            <w:r>
              <w:t>2</w:t>
            </w:r>
            <w:r w:rsidRPr="000437CC">
              <w:rPr>
                <w:lang w:val="en-US"/>
              </w:rPr>
              <w:t>000</w:t>
            </w:r>
          </w:p>
        </w:tc>
        <w:tc>
          <w:tcPr>
            <w:tcW w:w="2155" w:type="pct"/>
          </w:tcPr>
          <w:p w14:paraId="69C66248" w14:textId="77777777" w:rsidR="00BB3CC3" w:rsidRPr="007F05AD" w:rsidRDefault="00BB3CC3" w:rsidP="00BB3CC3">
            <w:pPr>
              <w:pStyle w:val="GOSTTablenorm"/>
            </w:pPr>
            <w:r w:rsidRPr="0068201B">
              <w:t>Перечень аналитических признаков, в разрезе которых требуется в ответе передавать информацию о показателях состояния лицевых счетов. Наименование анали</w:t>
            </w:r>
            <w:r w:rsidRPr="007D33E4">
              <w:t xml:space="preserve">тического признака указывается в соответствии со справочником «Аналитические признаки» в </w:t>
            </w:r>
            <w:r w:rsidRPr="007F05AD">
              <w:t>SVAP</w:t>
            </w:r>
            <w:r w:rsidRPr="0068201B">
              <w:t>.</w:t>
            </w:r>
          </w:p>
          <w:p w14:paraId="7AB551FF" w14:textId="77777777" w:rsidR="00BB3CC3" w:rsidRPr="007D33E4" w:rsidRDefault="00BB3CC3" w:rsidP="00BB3CC3">
            <w:pPr>
              <w:pStyle w:val="GOSTTablenorm"/>
            </w:pPr>
            <w:r w:rsidRPr="0068201B">
              <w:t>При Documents = 0 (необходимы только атрибуты счетов)</w:t>
            </w:r>
            <w:r w:rsidRPr="007D33E4">
              <w:t>:</w:t>
            </w:r>
          </w:p>
          <w:p w14:paraId="1917AEC8" w14:textId="77777777" w:rsidR="00BB3CC3" w:rsidRPr="001A7E21" w:rsidRDefault="00BB3CC3" w:rsidP="00BB3CC3">
            <w:pPr>
              <w:pStyle w:val="GOSTTableListMark1"/>
            </w:pPr>
            <w:r>
              <w:lastRenderedPageBreak/>
              <w:t xml:space="preserve">если </w:t>
            </w:r>
            <w:r w:rsidRPr="33249EA7">
              <w:rPr>
                <w:rFonts w:eastAsiaTheme="majorEastAsia"/>
              </w:rPr>
              <w:t>параметры отображения запроса не заданы</w:t>
            </w:r>
            <w:r>
              <w:rPr>
                <w:rFonts w:eastAsiaTheme="majorEastAsia"/>
              </w:rPr>
              <w:t>, то</w:t>
            </w:r>
            <w:r w:rsidRPr="33249EA7">
              <w:rPr>
                <w:rFonts w:eastAsiaTheme="majorEastAsia"/>
              </w:rPr>
              <w:t xml:space="preserve"> ответ будет содержать перечень всех аналитических признаков, входящих в структуру номера счета</w:t>
            </w:r>
            <w:r>
              <w:rPr>
                <w:rFonts w:eastAsiaTheme="majorEastAsia"/>
              </w:rPr>
              <w:t>;</w:t>
            </w:r>
          </w:p>
          <w:p w14:paraId="3C98EDF9" w14:textId="108B4EC8" w:rsidR="00BB3CC3" w:rsidRDefault="00BB3CC3" w:rsidP="00BB3CC3">
            <w:pPr>
              <w:pStyle w:val="GOSTTableListMark1"/>
            </w:pPr>
            <w:r>
              <w:rPr>
                <w:rFonts w:eastAsiaTheme="majorEastAsia"/>
              </w:rPr>
              <w:t>если в параметрах отображения указаны</w:t>
            </w:r>
            <w:r>
              <w:t xml:space="preserve"> аналитические признаки, не участвующие в расчете балансов (свойства записи учета), то они игнорируются при обработке запроса</w:t>
            </w:r>
            <w:r>
              <w:rPr>
                <w:rFonts w:eastAsiaTheme="majorEastAsia"/>
              </w:rPr>
              <w:t>.</w:t>
            </w:r>
          </w:p>
          <w:p w14:paraId="51EE2F97" w14:textId="77777777" w:rsidR="00BB3CC3" w:rsidRPr="0068201B" w:rsidRDefault="00BB3CC3" w:rsidP="00BB3CC3">
            <w:pPr>
              <w:pStyle w:val="GOSTTablenorm"/>
              <w:rPr>
                <w:rFonts w:eastAsiaTheme="majorEastAsia"/>
              </w:rPr>
            </w:pPr>
            <w:r w:rsidRPr="0068201B">
              <w:t xml:space="preserve">При Documents = 1 (необходимы атрибуты документов) </w:t>
            </w:r>
            <w:r w:rsidRPr="007D33E4">
              <w:t xml:space="preserve">если </w:t>
            </w:r>
            <w:r w:rsidRPr="007D33E4">
              <w:rPr>
                <w:rFonts w:eastAsiaTheme="majorEastAsia"/>
              </w:rPr>
              <w:t xml:space="preserve">параметры отображения запроса не заданы, то ответ будет содержать перечень всех зарегистрированных в </w:t>
            </w:r>
            <w:r w:rsidRPr="007F05AD">
              <w:rPr>
                <w:rFonts w:eastAsiaTheme="majorEastAsia"/>
              </w:rPr>
              <w:t>SVAP</w:t>
            </w:r>
            <w:r w:rsidRPr="0068201B">
              <w:rPr>
                <w:rFonts w:eastAsiaTheme="majorEastAsia"/>
              </w:rPr>
              <w:t xml:space="preserve"> аналитических признаков.</w:t>
            </w:r>
          </w:p>
          <w:p w14:paraId="39A48E4B" w14:textId="4B5A0368" w:rsidR="00BB3CC3" w:rsidRPr="000437CC" w:rsidRDefault="00BB3CC3" w:rsidP="00BB3CC3">
            <w:pPr>
              <w:pStyle w:val="GOSTTablenorm"/>
              <w:rPr>
                <w:szCs w:val="22"/>
              </w:rPr>
            </w:pPr>
            <w:r w:rsidRPr="007D33E4">
              <w:t>Если заполнен параметр «Признак расчета итоговой строки» (SummaryOnlyShow), то параметры отображения данных игнорируются при расчете</w:t>
            </w:r>
          </w:p>
        </w:tc>
      </w:tr>
      <w:tr w:rsidR="00BB3CC3" w:rsidRPr="00B9499D" w14:paraId="30C0A41C" w14:textId="77777777" w:rsidTr="0054222C">
        <w:trPr>
          <w:ins w:id="142" w:author="Сатлер Марина Викторовна" w:date="2025-10-09T17:00:00Z"/>
        </w:trPr>
        <w:tc>
          <w:tcPr>
            <w:tcW w:w="1000" w:type="pct"/>
          </w:tcPr>
          <w:p w14:paraId="3D272CBC" w14:textId="54C25831" w:rsidR="00BB3CC3" w:rsidRPr="000B57C0" w:rsidRDefault="00BB3CC3" w:rsidP="00BB3CC3">
            <w:pPr>
              <w:pStyle w:val="GOSTTablenorm"/>
              <w:rPr>
                <w:ins w:id="143" w:author="Сатлер Марина Викторовна" w:date="2025-10-09T17:00:00Z"/>
                <w:b/>
              </w:rPr>
            </w:pPr>
            <w:ins w:id="144" w:author="Сатлер Марина Викторовна" w:date="2025-10-09T17:00:00Z">
              <w:r w:rsidRPr="00AF60EA">
                <w:rPr>
                  <w:szCs w:val="22"/>
                </w:rPr>
                <w:lastRenderedPageBreak/>
                <w:t>Сдвиг по номеру страницы</w:t>
              </w:r>
            </w:ins>
          </w:p>
        </w:tc>
        <w:tc>
          <w:tcPr>
            <w:tcW w:w="750" w:type="pct"/>
          </w:tcPr>
          <w:p w14:paraId="22EBEE5B" w14:textId="3EBE4597" w:rsidR="00BB3CC3" w:rsidRPr="000B57C0" w:rsidRDefault="00BB3CC3" w:rsidP="00BB3CC3">
            <w:pPr>
              <w:pStyle w:val="GOSTTablenorm"/>
              <w:rPr>
                <w:ins w:id="145" w:author="Сатлер Марина Викторовна" w:date="2025-10-09T17:00:00Z"/>
                <w:b/>
                <w:lang w:val="en-US"/>
              </w:rPr>
            </w:pPr>
            <w:ins w:id="146" w:author="Сатлер Марина Викторовна" w:date="2025-10-09T17:00:00Z">
              <w:r>
                <w:rPr>
                  <w:szCs w:val="22"/>
                  <w:lang w:val="en-US"/>
                </w:rPr>
                <w:t>Offset</w:t>
              </w:r>
            </w:ins>
          </w:p>
        </w:tc>
        <w:tc>
          <w:tcPr>
            <w:tcW w:w="500" w:type="pct"/>
          </w:tcPr>
          <w:p w14:paraId="5023EC87" w14:textId="24807A03" w:rsidR="00BB3CC3" w:rsidRPr="000437CC" w:rsidRDefault="00BB3CC3" w:rsidP="00BB3CC3">
            <w:pPr>
              <w:pStyle w:val="GOSTTablenorm"/>
              <w:rPr>
                <w:ins w:id="147" w:author="Сатлер Марина Викторовна" w:date="2025-10-09T17:00:00Z"/>
              </w:rPr>
            </w:pPr>
            <w:ins w:id="148" w:author="Сатлер Марина Викторовна" w:date="2025-10-09T17:00:00Z">
              <w:r>
                <w:rPr>
                  <w:szCs w:val="22"/>
                </w:rPr>
                <w:t>Число</w:t>
              </w:r>
            </w:ins>
          </w:p>
        </w:tc>
        <w:tc>
          <w:tcPr>
            <w:tcW w:w="280" w:type="pct"/>
          </w:tcPr>
          <w:p w14:paraId="0D35DE39" w14:textId="6FD59BDB" w:rsidR="00BB3CC3" w:rsidRPr="000437CC" w:rsidRDefault="00BB3CC3" w:rsidP="00BB3CC3">
            <w:pPr>
              <w:pStyle w:val="GOSTTablenorm"/>
              <w:rPr>
                <w:ins w:id="149" w:author="Сатлер Марина Викторовна" w:date="2025-10-09T17:00:00Z"/>
              </w:rPr>
            </w:pPr>
            <w:ins w:id="150" w:author="Сатлер Марина Викторовна" w:date="2025-10-09T17:00:00Z">
              <w:r>
                <w:rPr>
                  <w:szCs w:val="22"/>
                </w:rPr>
                <w:t>Нет</w:t>
              </w:r>
            </w:ins>
          </w:p>
        </w:tc>
        <w:tc>
          <w:tcPr>
            <w:tcW w:w="315" w:type="pct"/>
          </w:tcPr>
          <w:p w14:paraId="669AE8C0" w14:textId="70C9076F" w:rsidR="00BB3CC3" w:rsidRPr="000437CC" w:rsidRDefault="00BB3CC3" w:rsidP="00BB3CC3">
            <w:pPr>
              <w:pStyle w:val="GOSTTablenorm"/>
              <w:rPr>
                <w:ins w:id="151" w:author="Сатлер Марина Викторовна" w:date="2025-10-09T17:00:00Z"/>
                <w:lang w:val="en-US"/>
              </w:rPr>
            </w:pPr>
            <w:ins w:id="152" w:author="Сатлер Марина Викторовна" w:date="2025-10-09T17:00:00Z">
              <w:r>
                <w:rPr>
                  <w:szCs w:val="22"/>
                </w:rPr>
                <w:t>-</w:t>
              </w:r>
            </w:ins>
          </w:p>
        </w:tc>
        <w:tc>
          <w:tcPr>
            <w:tcW w:w="2155" w:type="pct"/>
          </w:tcPr>
          <w:p w14:paraId="6B2F164C" w14:textId="77777777" w:rsidR="00BB3CC3" w:rsidRDefault="00BB3CC3" w:rsidP="00BB3CC3">
            <w:pPr>
              <w:pStyle w:val="GOSTTablenorm"/>
              <w:rPr>
                <w:ins w:id="153" w:author="Сатлер Марина Викторовна" w:date="2025-10-09T17:00:00Z"/>
              </w:rPr>
            </w:pPr>
            <w:ins w:id="154" w:author="Сатлер Марина Викторовна" w:date="2025-10-09T17:00:00Z">
              <w:r>
                <w:t>Указывается количество строк (натуральное число</w:t>
              </w:r>
              <w:r w:rsidRPr="002761B9">
                <w:t xml:space="preserve"> </w:t>
              </w:r>
              <w:r>
                <w:t>и ноль), на которое производится сдвиг от начала массива строк с результатами расчета при постраничном запросе.</w:t>
              </w:r>
            </w:ins>
          </w:p>
          <w:p w14:paraId="08774DE2" w14:textId="77777777" w:rsidR="00BB3CC3" w:rsidRDefault="00BB3CC3" w:rsidP="00BB3CC3">
            <w:pPr>
              <w:pStyle w:val="GOSTTablenorm"/>
              <w:rPr>
                <w:ins w:id="155" w:author="Сатлер Марина Викторовна" w:date="2025-10-09T17:00:00Z"/>
              </w:rPr>
            </w:pPr>
            <w:ins w:id="156" w:author="Сатлер Марина Викторовна" w:date="2025-10-09T17:00:00Z">
              <w:r w:rsidRPr="006E1848">
                <w:t>O</w:t>
              </w:r>
              <w:r>
                <w:t>ffset =</w:t>
              </w:r>
              <w:r w:rsidRPr="006E1848">
                <w:t xml:space="preserve"> Limit * (Page </w:t>
              </w:r>
              <w:r>
                <w:t>–</w:t>
              </w:r>
              <w:r w:rsidRPr="006E1848">
                <w:t xml:space="preserve"> 1)</w:t>
              </w:r>
              <w:r>
                <w:t>, где:</w:t>
              </w:r>
            </w:ins>
          </w:p>
          <w:p w14:paraId="63F39CB5" w14:textId="77777777" w:rsidR="00BB3CC3" w:rsidRDefault="00BB3CC3" w:rsidP="00BB3CC3">
            <w:pPr>
              <w:pStyle w:val="GOSTTableListMark1"/>
              <w:rPr>
                <w:ins w:id="157" w:author="Сатлер Марина Викторовна" w:date="2025-10-09T17:00:00Z"/>
              </w:rPr>
            </w:pPr>
            <w:ins w:id="158" w:author="Сатлер Марина Викторовна" w:date="2025-10-09T17:00:00Z">
              <w:r>
                <w:rPr>
                  <w:lang w:val="en-US"/>
                </w:rPr>
                <w:t>L</w:t>
              </w:r>
              <w:r w:rsidRPr="006E1848">
                <w:t xml:space="preserve">imit </w:t>
              </w:r>
              <w:r w:rsidRPr="36854D62">
                <w:t>–</w:t>
              </w:r>
              <w:r w:rsidRPr="006E1848">
                <w:t xml:space="preserve"> к</w:t>
              </w:r>
              <w:r>
                <w:t>оличество записей на странице;</w:t>
              </w:r>
            </w:ins>
          </w:p>
          <w:p w14:paraId="5FE008DB" w14:textId="13CFC225" w:rsidR="00BB3CC3" w:rsidRPr="0068201B" w:rsidRDefault="00BB3CC3" w:rsidP="00BB3CC3">
            <w:pPr>
              <w:pStyle w:val="GOSTTableListMark1"/>
              <w:rPr>
                <w:ins w:id="159" w:author="Сатлер Марина Викторовна" w:date="2025-10-09T17:00:00Z"/>
              </w:rPr>
            </w:pPr>
            <w:ins w:id="160" w:author="Сатлер Марина Викторовна" w:date="2025-10-09T17:00:00Z">
              <w:r>
                <w:rPr>
                  <w:lang w:val="en-US"/>
                </w:rPr>
                <w:t>P</w:t>
              </w:r>
              <w:r w:rsidRPr="006E1848">
                <w:t xml:space="preserve">age </w:t>
              </w:r>
              <w:r w:rsidRPr="36854D62">
                <w:t>–</w:t>
              </w:r>
              <w:r w:rsidRPr="006E1848">
                <w:t xml:space="preserve"> номер страницы</w:t>
              </w:r>
              <w:r>
                <w:t>,</w:t>
              </w:r>
              <w:r w:rsidRPr="006E1848">
                <w:t xml:space="preserve"> которую хочет отразить пользователь, </w:t>
              </w:r>
              <w:r>
                <w:t>выполняющий</w:t>
              </w:r>
              <w:r w:rsidRPr="006E1848">
                <w:t xml:space="preserve"> запрос</w:t>
              </w:r>
            </w:ins>
          </w:p>
        </w:tc>
      </w:tr>
      <w:tr w:rsidR="00BB3CC3" w:rsidRPr="00B9499D" w14:paraId="3C1B0BED" w14:textId="77777777" w:rsidTr="0054222C">
        <w:trPr>
          <w:ins w:id="161" w:author="Сатлер Марина Викторовна" w:date="2025-10-09T17:00:00Z"/>
        </w:trPr>
        <w:tc>
          <w:tcPr>
            <w:tcW w:w="1000" w:type="pct"/>
          </w:tcPr>
          <w:p w14:paraId="32E060A0" w14:textId="2457B89F" w:rsidR="00BB3CC3" w:rsidRPr="000B57C0" w:rsidRDefault="00BB3CC3" w:rsidP="00BB3CC3">
            <w:pPr>
              <w:pStyle w:val="GOSTTablenorm"/>
              <w:rPr>
                <w:ins w:id="162" w:author="Сатлер Марина Викторовна" w:date="2025-10-09T17:00:00Z"/>
                <w:b/>
              </w:rPr>
            </w:pPr>
            <w:ins w:id="163" w:author="Сатлер Марина Викторовна" w:date="2025-10-09T17:00:00Z">
              <w:r w:rsidRPr="00AF60EA">
                <w:rPr>
                  <w:szCs w:val="22"/>
                </w:rPr>
                <w:t>Количество записей на странице</w:t>
              </w:r>
            </w:ins>
          </w:p>
        </w:tc>
        <w:tc>
          <w:tcPr>
            <w:tcW w:w="750" w:type="pct"/>
          </w:tcPr>
          <w:p w14:paraId="64E7B490" w14:textId="5452618F" w:rsidR="00BB3CC3" w:rsidRPr="000B57C0" w:rsidRDefault="00BB3CC3" w:rsidP="00BB3CC3">
            <w:pPr>
              <w:pStyle w:val="GOSTTablenorm"/>
              <w:rPr>
                <w:ins w:id="164" w:author="Сатлер Марина Викторовна" w:date="2025-10-09T17:00:00Z"/>
                <w:b/>
                <w:lang w:val="en-US"/>
              </w:rPr>
            </w:pPr>
            <w:ins w:id="165" w:author="Сатлер Марина Викторовна" w:date="2025-10-09T17:00:00Z">
              <w:r>
                <w:rPr>
                  <w:szCs w:val="22"/>
                  <w:lang w:val="en-US"/>
                </w:rPr>
                <w:t>Limit</w:t>
              </w:r>
            </w:ins>
          </w:p>
        </w:tc>
        <w:tc>
          <w:tcPr>
            <w:tcW w:w="500" w:type="pct"/>
          </w:tcPr>
          <w:p w14:paraId="2806DB5F" w14:textId="777594D2" w:rsidR="00BB3CC3" w:rsidRPr="000437CC" w:rsidRDefault="00BB3CC3" w:rsidP="00BB3CC3">
            <w:pPr>
              <w:pStyle w:val="GOSTTablenorm"/>
              <w:rPr>
                <w:ins w:id="166" w:author="Сатлер Марина Викторовна" w:date="2025-10-09T17:00:00Z"/>
              </w:rPr>
            </w:pPr>
            <w:ins w:id="167" w:author="Сатлер Марина Викторовна" w:date="2025-10-09T17:00:00Z">
              <w:r>
                <w:rPr>
                  <w:szCs w:val="22"/>
                </w:rPr>
                <w:t>Число</w:t>
              </w:r>
            </w:ins>
          </w:p>
        </w:tc>
        <w:tc>
          <w:tcPr>
            <w:tcW w:w="280" w:type="pct"/>
          </w:tcPr>
          <w:p w14:paraId="2A1A83EF" w14:textId="74DB2F60" w:rsidR="00BB3CC3" w:rsidRPr="000437CC" w:rsidRDefault="00BB3CC3" w:rsidP="00BB3CC3">
            <w:pPr>
              <w:pStyle w:val="GOSTTablenorm"/>
              <w:rPr>
                <w:ins w:id="168" w:author="Сатлер Марина Викторовна" w:date="2025-10-09T17:00:00Z"/>
              </w:rPr>
            </w:pPr>
            <w:ins w:id="169" w:author="Сатлер Марина Викторовна" w:date="2025-10-09T17:00:00Z">
              <w:r w:rsidRPr="00CA3A38">
                <w:rPr>
                  <w:szCs w:val="22"/>
                </w:rPr>
                <w:t>Нет</w:t>
              </w:r>
            </w:ins>
          </w:p>
        </w:tc>
        <w:tc>
          <w:tcPr>
            <w:tcW w:w="315" w:type="pct"/>
          </w:tcPr>
          <w:p w14:paraId="5644390C" w14:textId="17B57615" w:rsidR="00BB3CC3" w:rsidRPr="000437CC" w:rsidRDefault="00BB3CC3" w:rsidP="00BB3CC3">
            <w:pPr>
              <w:pStyle w:val="GOSTTablenorm"/>
              <w:rPr>
                <w:ins w:id="170" w:author="Сатлер Марина Викторовна" w:date="2025-10-09T17:00:00Z"/>
                <w:lang w:val="en-US"/>
              </w:rPr>
            </w:pPr>
            <w:ins w:id="171" w:author="Сатлер Марина Викторовна" w:date="2025-10-09T17:00:00Z">
              <w:r>
                <w:rPr>
                  <w:szCs w:val="22"/>
                  <w:lang w:val="en-US"/>
                </w:rPr>
                <w:t>&lt;=3</w:t>
              </w:r>
            </w:ins>
          </w:p>
        </w:tc>
        <w:tc>
          <w:tcPr>
            <w:tcW w:w="2155" w:type="pct"/>
          </w:tcPr>
          <w:p w14:paraId="124D574E" w14:textId="277FAF04" w:rsidR="00BB3CC3" w:rsidRPr="0068201B" w:rsidRDefault="00BB3CC3" w:rsidP="00BB3CC3">
            <w:pPr>
              <w:pStyle w:val="GOSTTablenorm"/>
              <w:rPr>
                <w:ins w:id="172" w:author="Сатлер Марина Викторовна" w:date="2025-10-09T17:00:00Z"/>
              </w:rPr>
            </w:pPr>
            <w:ins w:id="173" w:author="Сатлер Марина Викторовна" w:date="2025-10-09T17:00:00Z">
              <w:r>
                <w:rPr>
                  <w:szCs w:val="22"/>
                </w:rPr>
                <w:t xml:space="preserve">Указывается количество строк на странице при </w:t>
              </w:r>
              <w:r w:rsidRPr="00AF60EA">
                <w:rPr>
                  <w:szCs w:val="22"/>
                </w:rPr>
                <w:t>постраничном запросе. Обязательно для заполнения, если задан параметр «Сдвиг по номеру страницы» (</w:t>
              </w:r>
              <w:r w:rsidRPr="00AF60EA">
                <w:rPr>
                  <w:szCs w:val="22"/>
                  <w:lang w:val="en-US"/>
                </w:rPr>
                <w:t>Offset</w:t>
              </w:r>
              <w:r w:rsidRPr="00AF60EA">
                <w:rPr>
                  <w:szCs w:val="22"/>
                </w:rPr>
                <w:t>)</w:t>
              </w:r>
            </w:ins>
          </w:p>
        </w:tc>
      </w:tr>
    </w:tbl>
    <w:p w14:paraId="38A586C2" w14:textId="77777777" w:rsidR="00512B7E" w:rsidRPr="0068201B" w:rsidRDefault="00512B7E" w:rsidP="0068201B">
      <w:pPr>
        <w:pStyle w:val="31"/>
      </w:pPr>
      <w:bookmarkStart w:id="174" w:name="_Toc117871524"/>
      <w:bookmarkStart w:id="175" w:name="_Toc121319627"/>
      <w:bookmarkStart w:id="176" w:name="_Toc202537608"/>
      <w:r w:rsidRPr="0068201B">
        <w:t>Пример запроса</w:t>
      </w:r>
      <w:bookmarkEnd w:id="174"/>
      <w:bookmarkEnd w:id="175"/>
      <w:bookmarkEnd w:id="176"/>
    </w:p>
    <w:p w14:paraId="412F91C6" w14:textId="0FA4B10A" w:rsidR="004548C7" w:rsidRPr="007F05AD" w:rsidRDefault="00620B02" w:rsidP="00B87E57">
      <w:pPr>
        <w:pStyle w:val="GOSTNormal"/>
        <w:rPr>
          <w:u w:val="single"/>
        </w:rPr>
      </w:pPr>
      <w:r w:rsidRPr="007F05AD">
        <w:rPr>
          <w:u w:val="single"/>
        </w:rPr>
        <w:t>Пример №1 (</w:t>
      </w:r>
      <w:r w:rsidRPr="007F05AD">
        <w:rPr>
          <w:szCs w:val="22"/>
          <w:u w:val="single"/>
        </w:rPr>
        <w:t>Признак необходимости отображения данных в разрезе документов</w:t>
      </w:r>
      <w:r w:rsidRPr="007F05AD">
        <w:rPr>
          <w:u w:val="single"/>
        </w:rPr>
        <w:t xml:space="preserve"> = 0 </w:t>
      </w:r>
      <w:r w:rsidR="00D84B4C">
        <w:t>–</w:t>
      </w:r>
      <w:r w:rsidRPr="007F05AD">
        <w:rPr>
          <w:u w:val="single"/>
        </w:rPr>
        <w:t xml:space="preserve"> необходимы только атрибуты счетов)</w:t>
      </w:r>
    </w:p>
    <w:p w14:paraId="6E6DB383" w14:textId="77777777" w:rsidR="00ED2F30" w:rsidRPr="00A60059" w:rsidRDefault="00ED2F30" w:rsidP="007F05AD">
      <w:pPr>
        <w:pStyle w:val="GOSTScript"/>
      </w:pPr>
      <w:r w:rsidRPr="00A60059">
        <w:t>{</w:t>
      </w:r>
    </w:p>
    <w:p w14:paraId="018C9C82" w14:textId="77777777" w:rsidR="00ED2F30" w:rsidRPr="00231529" w:rsidRDefault="00ED2F30" w:rsidP="007F05AD">
      <w:pPr>
        <w:pStyle w:val="GOSTScript"/>
      </w:pPr>
      <w:r w:rsidRPr="00231529">
        <w:tab/>
        <w:t>"header": {</w:t>
      </w:r>
    </w:p>
    <w:p w14:paraId="0A5CDAB5" w14:textId="77777777" w:rsidR="00ED2F30" w:rsidRPr="008258BA" w:rsidRDefault="00ED2F30" w:rsidP="007F05AD">
      <w:pPr>
        <w:pStyle w:val="GOSTScript"/>
      </w:pPr>
      <w:r w:rsidRPr="008258BA">
        <w:tab/>
      </w:r>
      <w:r w:rsidRPr="008258BA">
        <w:tab/>
        <w:t>"Source": "EXP05",</w:t>
      </w:r>
    </w:p>
    <w:p w14:paraId="273EFD11" w14:textId="77777777" w:rsidR="00ED2F30" w:rsidRPr="002B15ED" w:rsidRDefault="00ED2F30" w:rsidP="007F05AD">
      <w:pPr>
        <w:pStyle w:val="GOSTScript"/>
      </w:pPr>
      <w:r w:rsidRPr="002B15ED">
        <w:lastRenderedPageBreak/>
        <w:tab/>
      </w:r>
      <w:r w:rsidRPr="002B15ED">
        <w:tab/>
        <w:t>"ReqDateTime": "2022-09-15 10:37:22",</w:t>
      </w:r>
    </w:p>
    <w:p w14:paraId="367F33B4" w14:textId="77777777" w:rsidR="00ED2F30" w:rsidRPr="002B15ED" w:rsidRDefault="00ED2F30" w:rsidP="007F05AD">
      <w:pPr>
        <w:pStyle w:val="GOSTScript"/>
      </w:pPr>
      <w:r w:rsidRPr="002B15ED">
        <w:tab/>
      </w:r>
      <w:r w:rsidRPr="002B15ED">
        <w:tab/>
        <w:t>"Version": "1.0",</w:t>
      </w:r>
    </w:p>
    <w:p w14:paraId="48EF5D44" w14:textId="77777777" w:rsidR="00ED2F30" w:rsidRPr="002B15ED" w:rsidRDefault="00ED2F30" w:rsidP="007F05AD">
      <w:pPr>
        <w:pStyle w:val="GOSTScript"/>
      </w:pPr>
      <w:r w:rsidRPr="002B15ED">
        <w:tab/>
      </w:r>
      <w:r w:rsidRPr="002B15ED">
        <w:tab/>
        <w:t>"ReqGuid": "b0d4ce5d-2757-4699-948c-cfa72ba94f10",</w:t>
      </w:r>
    </w:p>
    <w:p w14:paraId="21D9C5D5" w14:textId="77777777" w:rsidR="00ED2F30" w:rsidRPr="002B15ED" w:rsidRDefault="00ED2F30" w:rsidP="007F05AD">
      <w:pPr>
        <w:pStyle w:val="GOSTScript"/>
      </w:pPr>
      <w:r w:rsidRPr="002B15ED">
        <w:tab/>
      </w:r>
      <w:r w:rsidRPr="002B15ED">
        <w:tab/>
        <w:t>"DocGuid": "b0d4ce5d-2757-4699-948c-cfa72ba94f20",</w:t>
      </w:r>
    </w:p>
    <w:p w14:paraId="3A8744D6" w14:textId="77777777" w:rsidR="00ED2F30" w:rsidRPr="002B15ED" w:rsidRDefault="00ED2F30" w:rsidP="007F05AD">
      <w:pPr>
        <w:pStyle w:val="GOSTScript"/>
      </w:pPr>
      <w:r w:rsidRPr="002B15ED">
        <w:tab/>
      </w:r>
      <w:r w:rsidRPr="002B15ED">
        <w:tab/>
        <w:t>"RequestType": "PA"</w:t>
      </w:r>
    </w:p>
    <w:p w14:paraId="72689204" w14:textId="77777777" w:rsidR="00ED2F30" w:rsidRPr="002B15ED" w:rsidRDefault="00ED2F30" w:rsidP="007F05AD">
      <w:pPr>
        <w:pStyle w:val="GOSTScript"/>
      </w:pPr>
      <w:r w:rsidRPr="002B15ED">
        <w:tab/>
        <w:t>},</w:t>
      </w:r>
    </w:p>
    <w:p w14:paraId="30B6A036" w14:textId="77777777" w:rsidR="00ED2F30" w:rsidRPr="002B15ED" w:rsidRDefault="00ED2F30" w:rsidP="007F05AD">
      <w:pPr>
        <w:pStyle w:val="GOSTScript"/>
      </w:pPr>
      <w:r w:rsidRPr="002B15ED">
        <w:tab/>
        <w:t>"document": {</w:t>
      </w:r>
    </w:p>
    <w:p w14:paraId="692CFBBA" w14:textId="77777777" w:rsidR="00ED2F30" w:rsidRPr="002B15ED" w:rsidRDefault="00ED2F30" w:rsidP="007F05AD">
      <w:pPr>
        <w:pStyle w:val="GOSTScript"/>
      </w:pPr>
      <w:r w:rsidRPr="002B15ED">
        <w:tab/>
      </w:r>
      <w:r w:rsidRPr="002B15ED">
        <w:tab/>
        <w:t>"ReportType": "PA_SVR",</w:t>
      </w:r>
    </w:p>
    <w:p w14:paraId="7DC1ECAD" w14:textId="77777777" w:rsidR="00ED2F30" w:rsidRPr="002B15ED" w:rsidRDefault="00ED2F30" w:rsidP="007F05AD">
      <w:pPr>
        <w:pStyle w:val="GOSTScript"/>
      </w:pPr>
      <w:r w:rsidRPr="002B15ED">
        <w:tab/>
      </w:r>
      <w:r w:rsidRPr="002B15ED">
        <w:tab/>
        <w:t>"Indicators": "52,53,54,55,64,134,135,136,137,290",</w:t>
      </w:r>
    </w:p>
    <w:p w14:paraId="13A1AE73" w14:textId="77777777" w:rsidR="00ED2F30" w:rsidRPr="002B15ED" w:rsidRDefault="00ED2F30" w:rsidP="007F05AD">
      <w:pPr>
        <w:pStyle w:val="GOSTScript"/>
      </w:pPr>
      <w:r w:rsidRPr="002B15ED">
        <w:tab/>
      </w:r>
      <w:r w:rsidRPr="002B15ED">
        <w:tab/>
        <w:t>"Documents": 0,</w:t>
      </w:r>
    </w:p>
    <w:p w14:paraId="3CAE2029" w14:textId="77777777" w:rsidR="00ED2F30" w:rsidRPr="002B15ED" w:rsidRDefault="00ED2F30" w:rsidP="007F05AD">
      <w:pPr>
        <w:pStyle w:val="GOSTScript"/>
      </w:pPr>
      <w:r w:rsidRPr="002B15ED">
        <w:tab/>
      </w:r>
      <w:r w:rsidRPr="002B15ED">
        <w:tab/>
        <w:t>"DateMode": 1,</w:t>
      </w:r>
    </w:p>
    <w:p w14:paraId="7F148913" w14:textId="13996A42" w:rsidR="00ED2F30" w:rsidRPr="002B15ED" w:rsidDel="0054222C" w:rsidRDefault="00ED2F30" w:rsidP="007F05AD">
      <w:pPr>
        <w:pStyle w:val="GOSTScript"/>
        <w:rPr>
          <w:moveFrom w:id="177" w:author="Сатлер Марина Викторовна" w:date="2025-10-09T17:02:00Z"/>
        </w:rPr>
      </w:pPr>
      <w:moveFromRangeStart w:id="178" w:author="Сатлер Марина Викторовна" w:date="2025-10-09T17:02:00Z" w:name="move210921747"/>
      <w:moveFrom w:id="179" w:author="Сатлер Марина Викторовна" w:date="2025-10-09T17:02:00Z">
        <w:r w:rsidRPr="002B15ED" w:rsidDel="0054222C">
          <w:tab/>
        </w:r>
        <w:r w:rsidRPr="002B15ED" w:rsidDel="0054222C">
          <w:tab/>
          <w:t>"Offset": 100,</w:t>
        </w:r>
      </w:moveFrom>
    </w:p>
    <w:p w14:paraId="51DBA958" w14:textId="7F8E1674" w:rsidR="00ED2F30" w:rsidRPr="002B15ED" w:rsidDel="0054222C" w:rsidRDefault="00ED2F30" w:rsidP="007F05AD">
      <w:pPr>
        <w:pStyle w:val="GOSTScript"/>
        <w:rPr>
          <w:moveFrom w:id="180" w:author="Сатлер Марина Викторовна" w:date="2025-10-09T17:02:00Z"/>
        </w:rPr>
      </w:pPr>
      <w:moveFrom w:id="181" w:author="Сатлер Марина Викторовна" w:date="2025-10-09T17:02:00Z">
        <w:r w:rsidRPr="002B15ED" w:rsidDel="0054222C">
          <w:tab/>
        </w:r>
        <w:r w:rsidRPr="002B15ED" w:rsidDel="0054222C">
          <w:tab/>
          <w:t>"Limit": 50,</w:t>
        </w:r>
      </w:moveFrom>
    </w:p>
    <w:moveFromRangeEnd w:id="178"/>
    <w:p w14:paraId="72FC7027" w14:textId="556FE83F" w:rsidR="00ED2F30" w:rsidRPr="002B15ED" w:rsidRDefault="00ED2F30" w:rsidP="007F05AD">
      <w:pPr>
        <w:pStyle w:val="GOSTScript"/>
      </w:pPr>
      <w:r w:rsidRPr="002B15ED">
        <w:tab/>
      </w:r>
      <w:r w:rsidRPr="002B15ED">
        <w:tab/>
        <w:t xml:space="preserve">"CurrencyCodeShow": </w:t>
      </w:r>
      <w:r w:rsidR="00393BAB" w:rsidRPr="00F32A64">
        <w:t>1</w:t>
      </w:r>
      <w:r w:rsidRPr="002B15ED">
        <w:t>,</w:t>
      </w:r>
    </w:p>
    <w:p w14:paraId="59678A8B" w14:textId="77777777" w:rsidR="00ED2F30" w:rsidRPr="002B15ED" w:rsidRDefault="00ED2F30" w:rsidP="007F05AD">
      <w:pPr>
        <w:pStyle w:val="GOSTScript"/>
      </w:pPr>
      <w:r w:rsidRPr="002B15ED">
        <w:tab/>
      </w:r>
      <w:r w:rsidRPr="002B15ED">
        <w:tab/>
        <w:t>"StartRepDate": "2022-01-01",</w:t>
      </w:r>
    </w:p>
    <w:p w14:paraId="743AD26E" w14:textId="77777777" w:rsidR="00ED2F30" w:rsidRPr="002B15ED" w:rsidRDefault="00ED2F30" w:rsidP="007F05AD">
      <w:pPr>
        <w:pStyle w:val="GOSTScript"/>
      </w:pPr>
      <w:r w:rsidRPr="002B15ED">
        <w:tab/>
      </w:r>
      <w:r w:rsidRPr="002B15ED">
        <w:tab/>
        <w:t>"EndRepDate": "2022-09-15",</w:t>
      </w:r>
    </w:p>
    <w:p w14:paraId="0FA7C14C" w14:textId="77777777" w:rsidR="00ED2F30" w:rsidRPr="002B15ED" w:rsidRDefault="00ED2F30" w:rsidP="007F05AD">
      <w:pPr>
        <w:pStyle w:val="GOSTScript"/>
      </w:pPr>
      <w:r w:rsidRPr="002B15ED">
        <w:tab/>
      </w:r>
      <w:r w:rsidRPr="002B15ED">
        <w:tab/>
        <w:t>"RecType": 0,</w:t>
      </w:r>
    </w:p>
    <w:p w14:paraId="31AF337D" w14:textId="77777777" w:rsidR="00ED2F30" w:rsidRPr="002B15ED" w:rsidRDefault="00ED2F30" w:rsidP="007F05AD">
      <w:pPr>
        <w:pStyle w:val="GOSTScript"/>
      </w:pPr>
      <w:r w:rsidRPr="002B15ED">
        <w:tab/>
      </w:r>
      <w:r w:rsidRPr="002B15ED">
        <w:tab/>
        <w:t>"NullStr": 0,</w:t>
      </w:r>
    </w:p>
    <w:p w14:paraId="295702B3" w14:textId="77777777" w:rsidR="00ED2F30" w:rsidRPr="002B15ED" w:rsidRDefault="00ED2F30" w:rsidP="007F05AD">
      <w:pPr>
        <w:pStyle w:val="GOSTScript"/>
      </w:pPr>
      <w:r w:rsidRPr="002B15ED">
        <w:tab/>
      </w:r>
      <w:r w:rsidRPr="002B15ED">
        <w:tab/>
        <w:t>"ReturnIfEmpty": 1,</w:t>
      </w:r>
    </w:p>
    <w:p w14:paraId="0A0F6107" w14:textId="77777777" w:rsidR="00ED2F30" w:rsidRPr="002B15ED" w:rsidRDefault="00ED2F30" w:rsidP="007F05AD">
      <w:pPr>
        <w:pStyle w:val="GOSTScript"/>
      </w:pPr>
      <w:r w:rsidRPr="002B15ED">
        <w:tab/>
      </w:r>
      <w:r w:rsidRPr="002B15ED">
        <w:tab/>
        <w:t>"FilterParams": [</w:t>
      </w:r>
    </w:p>
    <w:p w14:paraId="0B09EE69" w14:textId="77777777" w:rsidR="00ED2F30" w:rsidRPr="002B15ED" w:rsidRDefault="00ED2F30" w:rsidP="007F05AD">
      <w:pPr>
        <w:pStyle w:val="GOSTScript"/>
      </w:pPr>
      <w:r w:rsidRPr="002B15ED">
        <w:tab/>
      </w:r>
      <w:r w:rsidRPr="002B15ED">
        <w:tab/>
      </w:r>
      <w:r w:rsidRPr="002B15ED">
        <w:tab/>
        <w:t>{</w:t>
      </w:r>
    </w:p>
    <w:p w14:paraId="170BF3B6" w14:textId="77777777" w:rsidR="00ED2F30" w:rsidRPr="002B15ED" w:rsidRDefault="00ED2F30" w:rsidP="007F05AD">
      <w:pPr>
        <w:pStyle w:val="GOSTScript"/>
      </w:pPr>
      <w:r w:rsidRPr="002B15ED">
        <w:tab/>
      </w:r>
      <w:r w:rsidRPr="002B15ED">
        <w:tab/>
      </w:r>
      <w:r w:rsidRPr="002B15ED">
        <w:tab/>
      </w:r>
      <w:r w:rsidRPr="002B15ED">
        <w:tab/>
        <w:t>"param": "pa",</w:t>
      </w:r>
    </w:p>
    <w:p w14:paraId="40913E1F" w14:textId="77777777" w:rsidR="00ED2F30" w:rsidRPr="002B15ED" w:rsidRDefault="00ED2F30" w:rsidP="007F05AD">
      <w:pPr>
        <w:pStyle w:val="GOSTScript"/>
      </w:pPr>
      <w:r w:rsidRPr="002B15ED">
        <w:tab/>
      </w:r>
      <w:r w:rsidRPr="002B15ED">
        <w:tab/>
      </w:r>
      <w:r w:rsidRPr="002B15ED">
        <w:tab/>
      </w:r>
      <w:r w:rsidRPr="002B15ED">
        <w:tab/>
        <w:t>"value": "05621333330",</w:t>
      </w:r>
    </w:p>
    <w:p w14:paraId="1F08FD29" w14:textId="77777777" w:rsidR="00ED2F30" w:rsidRDefault="00ED2F30" w:rsidP="007F05AD">
      <w:pPr>
        <w:pStyle w:val="GOSTScript"/>
      </w:pPr>
      <w:r w:rsidRPr="002B15ED">
        <w:tab/>
      </w:r>
      <w:r w:rsidRPr="002B15ED">
        <w:tab/>
      </w:r>
      <w:r w:rsidRPr="002B15ED">
        <w:tab/>
      </w:r>
      <w:r w:rsidRPr="002B15ED">
        <w:tab/>
      </w:r>
      <w:r>
        <w:t>"operation": "="</w:t>
      </w:r>
    </w:p>
    <w:p w14:paraId="36E4D5D4" w14:textId="77777777" w:rsidR="00ED2F30" w:rsidRDefault="00ED2F30" w:rsidP="007F05AD">
      <w:pPr>
        <w:pStyle w:val="GOSTScript"/>
      </w:pPr>
      <w:r>
        <w:tab/>
      </w:r>
      <w:r>
        <w:tab/>
      </w:r>
      <w:r>
        <w:tab/>
        <w:t>},</w:t>
      </w:r>
    </w:p>
    <w:p w14:paraId="03EBE7E2" w14:textId="77777777" w:rsidR="00ED2F30" w:rsidRPr="00A60059" w:rsidRDefault="00ED2F30" w:rsidP="007F05AD">
      <w:pPr>
        <w:pStyle w:val="GOSTScript"/>
      </w:pPr>
      <w:r>
        <w:tab/>
      </w:r>
      <w:r>
        <w:tab/>
      </w:r>
      <w:r>
        <w:tab/>
      </w:r>
      <w:r w:rsidRPr="00A60059">
        <w:t>{</w:t>
      </w:r>
    </w:p>
    <w:p w14:paraId="0C2B6F9E" w14:textId="77777777" w:rsidR="00ED2F30" w:rsidRPr="00231529" w:rsidRDefault="00ED2F30" w:rsidP="007F05AD">
      <w:pPr>
        <w:pStyle w:val="GOSTScript"/>
      </w:pPr>
      <w:r w:rsidRPr="00231529">
        <w:tab/>
      </w:r>
      <w:r w:rsidRPr="00231529">
        <w:tab/>
      </w:r>
      <w:r w:rsidRPr="00231529">
        <w:tab/>
      </w:r>
      <w:r w:rsidRPr="00231529">
        <w:tab/>
        <w:t>"param": "budgetCode",</w:t>
      </w:r>
    </w:p>
    <w:p w14:paraId="7965C1CF" w14:textId="77777777" w:rsidR="00ED2F30" w:rsidRPr="008258BA" w:rsidRDefault="00ED2F30" w:rsidP="007F05AD">
      <w:pPr>
        <w:pStyle w:val="GOSTScript"/>
      </w:pPr>
      <w:r w:rsidRPr="008258BA">
        <w:tab/>
      </w:r>
      <w:r w:rsidRPr="008258BA">
        <w:tab/>
      </w:r>
      <w:r w:rsidRPr="008258BA">
        <w:tab/>
      </w:r>
      <w:r w:rsidRPr="008258BA">
        <w:tab/>
        <w:t>"value": "99010001",</w:t>
      </w:r>
    </w:p>
    <w:p w14:paraId="4FC911FE" w14:textId="77777777" w:rsidR="00ED2F30" w:rsidRPr="002B15ED" w:rsidRDefault="00ED2F30" w:rsidP="007F05AD">
      <w:pPr>
        <w:pStyle w:val="GOSTScript"/>
      </w:pPr>
      <w:r w:rsidRPr="002B15ED">
        <w:tab/>
      </w:r>
      <w:r w:rsidRPr="002B15ED">
        <w:tab/>
      </w:r>
      <w:r w:rsidRPr="002B15ED">
        <w:tab/>
      </w:r>
      <w:r w:rsidRPr="002B15ED">
        <w:tab/>
        <w:t>"operation": "like"</w:t>
      </w:r>
    </w:p>
    <w:p w14:paraId="6FC41769" w14:textId="77777777" w:rsidR="00ED2F30" w:rsidRPr="002B15ED" w:rsidRDefault="00ED2F30" w:rsidP="007F05AD">
      <w:pPr>
        <w:pStyle w:val="GOSTScript"/>
      </w:pPr>
      <w:r w:rsidRPr="002B15ED">
        <w:tab/>
      </w:r>
      <w:r w:rsidRPr="002B15ED">
        <w:tab/>
      </w:r>
      <w:r w:rsidRPr="002B15ED">
        <w:tab/>
        <w:t>},</w:t>
      </w:r>
    </w:p>
    <w:p w14:paraId="50C304B0" w14:textId="77777777" w:rsidR="00ED2F30" w:rsidRPr="002B15ED" w:rsidRDefault="00ED2F30" w:rsidP="007F05AD">
      <w:pPr>
        <w:pStyle w:val="GOSTScript"/>
      </w:pPr>
      <w:r w:rsidRPr="002B15ED">
        <w:tab/>
      </w:r>
      <w:r w:rsidRPr="002B15ED">
        <w:tab/>
      </w:r>
      <w:r w:rsidRPr="002B15ED">
        <w:tab/>
        <w:t>{</w:t>
      </w:r>
    </w:p>
    <w:p w14:paraId="6497C35B" w14:textId="77777777" w:rsidR="00ED2F30" w:rsidRPr="002B15ED" w:rsidRDefault="00ED2F30" w:rsidP="007F05AD">
      <w:pPr>
        <w:pStyle w:val="GOSTScript"/>
      </w:pPr>
      <w:r w:rsidRPr="002B15ED">
        <w:tab/>
      </w:r>
      <w:r w:rsidRPr="002B15ED">
        <w:tab/>
      </w:r>
      <w:r w:rsidRPr="002B15ED">
        <w:tab/>
      </w:r>
      <w:r w:rsidRPr="002B15ED">
        <w:tab/>
        <w:t>"param": "targetCode",</w:t>
      </w:r>
    </w:p>
    <w:p w14:paraId="2D2E57B8" w14:textId="77777777" w:rsidR="00ED2F30" w:rsidRPr="000659FD" w:rsidRDefault="00ED2F30" w:rsidP="007F05AD">
      <w:pPr>
        <w:pStyle w:val="GOSTScript"/>
        <w:rPr>
          <w:lang w:val="ru-RU"/>
        </w:rPr>
      </w:pPr>
      <w:r w:rsidRPr="002B15ED">
        <w:tab/>
      </w:r>
      <w:r w:rsidRPr="002B15ED">
        <w:tab/>
      </w:r>
      <w:r w:rsidRPr="002B15ED">
        <w:tab/>
      </w:r>
      <w:r w:rsidRPr="002B15ED">
        <w:tab/>
      </w:r>
      <w:r w:rsidRPr="000659FD">
        <w:rPr>
          <w:lang w:val="ru-RU"/>
        </w:rPr>
        <w:t>"</w:t>
      </w:r>
      <w:r w:rsidRPr="002B15ED">
        <w:t>value</w:t>
      </w:r>
      <w:r w:rsidRPr="000659FD">
        <w:rPr>
          <w:lang w:val="ru-RU"/>
        </w:rPr>
        <w:t>": "0024%",</w:t>
      </w:r>
    </w:p>
    <w:p w14:paraId="65E809A1" w14:textId="77777777" w:rsidR="00ED2F30" w:rsidRPr="000659FD" w:rsidRDefault="00ED2F30" w:rsidP="007F05AD">
      <w:pPr>
        <w:pStyle w:val="GOSTScript"/>
        <w:rPr>
          <w:lang w:val="ru-RU"/>
        </w:rPr>
      </w:pPr>
      <w:r w:rsidRPr="000659FD">
        <w:rPr>
          <w:lang w:val="ru-RU"/>
        </w:rPr>
        <w:tab/>
      </w:r>
      <w:r w:rsidRPr="000659FD">
        <w:rPr>
          <w:lang w:val="ru-RU"/>
        </w:rPr>
        <w:tab/>
      </w:r>
      <w:r w:rsidRPr="000659FD">
        <w:rPr>
          <w:lang w:val="ru-RU"/>
        </w:rPr>
        <w:tab/>
      </w:r>
      <w:r w:rsidRPr="000659FD">
        <w:rPr>
          <w:lang w:val="ru-RU"/>
        </w:rPr>
        <w:tab/>
        <w:t>"</w:t>
      </w:r>
      <w:r w:rsidRPr="002B15ED">
        <w:t>operation</w:t>
      </w:r>
      <w:r w:rsidRPr="000659FD">
        <w:rPr>
          <w:lang w:val="ru-RU"/>
        </w:rPr>
        <w:t>": "</w:t>
      </w:r>
      <w:r w:rsidRPr="002B15ED">
        <w:t>like</w:t>
      </w:r>
      <w:r w:rsidRPr="000659FD">
        <w:rPr>
          <w:lang w:val="ru-RU"/>
        </w:rPr>
        <w:t>"</w:t>
      </w:r>
    </w:p>
    <w:p w14:paraId="11C652E3" w14:textId="77777777" w:rsidR="00ED2F30" w:rsidRPr="007F05AD" w:rsidRDefault="00ED2F30" w:rsidP="007F05AD">
      <w:pPr>
        <w:pStyle w:val="GOSTScript"/>
        <w:rPr>
          <w:lang w:val="ru-RU"/>
        </w:rPr>
      </w:pPr>
      <w:r w:rsidRPr="000659FD">
        <w:rPr>
          <w:lang w:val="ru-RU"/>
        </w:rPr>
        <w:tab/>
      </w:r>
      <w:r w:rsidRPr="000659FD">
        <w:rPr>
          <w:lang w:val="ru-RU"/>
        </w:rPr>
        <w:tab/>
      </w:r>
      <w:r w:rsidRPr="000659FD">
        <w:rPr>
          <w:lang w:val="ru-RU"/>
        </w:rPr>
        <w:tab/>
      </w:r>
      <w:r w:rsidRPr="007F05AD">
        <w:rPr>
          <w:lang w:val="ru-RU"/>
        </w:rPr>
        <w:t>}</w:t>
      </w:r>
    </w:p>
    <w:p w14:paraId="00668970" w14:textId="77777777" w:rsidR="00ED2F30" w:rsidRPr="007F05AD" w:rsidRDefault="00ED2F30" w:rsidP="007F05AD">
      <w:pPr>
        <w:pStyle w:val="GOSTScript"/>
        <w:rPr>
          <w:lang w:val="ru-RU"/>
        </w:rPr>
      </w:pPr>
      <w:r w:rsidRPr="007F05AD">
        <w:rPr>
          <w:lang w:val="ru-RU"/>
        </w:rPr>
        <w:tab/>
      </w:r>
      <w:r w:rsidRPr="007F05AD">
        <w:rPr>
          <w:lang w:val="ru-RU"/>
        </w:rPr>
        <w:tab/>
        <w:t>],</w:t>
      </w:r>
    </w:p>
    <w:p w14:paraId="78B33F49" w14:textId="6B5E989B" w:rsidR="00ED2F30" w:rsidRPr="007F05AD" w:rsidRDefault="00ED2F30" w:rsidP="007F05AD">
      <w:pPr>
        <w:pStyle w:val="GOSTScript"/>
        <w:rPr>
          <w:lang w:val="ru-RU"/>
        </w:rPr>
      </w:pPr>
      <w:r w:rsidRPr="007F05AD">
        <w:rPr>
          <w:lang w:val="ru-RU"/>
        </w:rPr>
        <w:tab/>
      </w:r>
      <w:r w:rsidRPr="007F05AD">
        <w:rPr>
          <w:lang w:val="ru-RU"/>
        </w:rPr>
        <w:tab/>
        <w:t>"</w:t>
      </w:r>
      <w:r>
        <w:t>SumFilterParams</w:t>
      </w:r>
      <w:r w:rsidRPr="007F05AD">
        <w:rPr>
          <w:lang w:val="ru-RU"/>
        </w:rPr>
        <w:t xml:space="preserve">": [ // информация в ответе, строки ответа, должны быть отфильтрованы следующим образом: в ответе </w:t>
      </w:r>
      <w:del w:id="182" w:author="Сатлер Марина Викторовна" w:date="2024-05-03T12:21:00Z">
        <w:r w:rsidRPr="007F05AD" w:rsidDel="0096469E">
          <w:rPr>
            <w:lang w:val="ru-RU"/>
          </w:rPr>
          <w:delText xml:space="preserve">не </w:delText>
        </w:r>
      </w:del>
      <w:r w:rsidRPr="007F05AD">
        <w:rPr>
          <w:lang w:val="ru-RU"/>
        </w:rPr>
        <w:t xml:space="preserve">передаются те строки, где показатели </w:t>
      </w:r>
      <w:r>
        <w:t>Data</w:t>
      </w:r>
      <w:r w:rsidRPr="007F05AD">
        <w:rPr>
          <w:lang w:val="ru-RU"/>
        </w:rPr>
        <w:t xml:space="preserve">_52 &gt; 0 и </w:t>
      </w:r>
      <w:r>
        <w:t>Data</w:t>
      </w:r>
      <w:r w:rsidRPr="007F05AD">
        <w:rPr>
          <w:lang w:val="ru-RU"/>
        </w:rPr>
        <w:t>_53 &lt;= 500 000 000.00</w:t>
      </w:r>
    </w:p>
    <w:p w14:paraId="0F8FDD2B" w14:textId="77777777" w:rsidR="00ED2F30" w:rsidRPr="00A60059" w:rsidRDefault="00ED2F30" w:rsidP="007F05AD">
      <w:pPr>
        <w:pStyle w:val="GOSTScript"/>
      </w:pPr>
      <w:r w:rsidRPr="007F05AD">
        <w:rPr>
          <w:lang w:val="ru-RU"/>
        </w:rPr>
        <w:lastRenderedPageBreak/>
        <w:tab/>
      </w:r>
      <w:r w:rsidRPr="007F05AD">
        <w:rPr>
          <w:lang w:val="ru-RU"/>
        </w:rPr>
        <w:tab/>
      </w:r>
      <w:r w:rsidRPr="007F05AD">
        <w:rPr>
          <w:lang w:val="ru-RU"/>
        </w:rPr>
        <w:tab/>
      </w:r>
      <w:r w:rsidRPr="00A60059">
        <w:t>{</w:t>
      </w:r>
    </w:p>
    <w:p w14:paraId="1D24700C" w14:textId="77777777" w:rsidR="00ED2F30" w:rsidRPr="00231529" w:rsidRDefault="00ED2F30" w:rsidP="007F05AD">
      <w:pPr>
        <w:pStyle w:val="GOSTScript"/>
      </w:pPr>
      <w:r w:rsidRPr="00231529">
        <w:tab/>
      </w:r>
      <w:r w:rsidRPr="00231529">
        <w:tab/>
      </w:r>
      <w:r w:rsidRPr="00231529">
        <w:tab/>
      </w:r>
      <w:r w:rsidRPr="00231529">
        <w:tab/>
        <w:t>"indicator": "52",</w:t>
      </w:r>
    </w:p>
    <w:p w14:paraId="19EB4365" w14:textId="77777777" w:rsidR="00ED2F30" w:rsidRPr="008258BA" w:rsidRDefault="00ED2F30" w:rsidP="007F05AD">
      <w:pPr>
        <w:pStyle w:val="GOSTScript"/>
      </w:pPr>
      <w:r w:rsidRPr="008258BA">
        <w:tab/>
      </w:r>
      <w:r w:rsidRPr="008258BA">
        <w:tab/>
      </w:r>
      <w:r w:rsidRPr="008258BA">
        <w:tab/>
      </w:r>
      <w:r w:rsidRPr="008258BA">
        <w:tab/>
        <w:t>"value": 0.00,</w:t>
      </w:r>
    </w:p>
    <w:p w14:paraId="718534A8" w14:textId="77777777" w:rsidR="00ED2F30" w:rsidRPr="002B15ED" w:rsidRDefault="00ED2F30" w:rsidP="007F05AD">
      <w:pPr>
        <w:pStyle w:val="GOSTScript"/>
      </w:pPr>
      <w:r w:rsidRPr="002B15ED">
        <w:tab/>
      </w:r>
      <w:r w:rsidRPr="002B15ED">
        <w:tab/>
      </w:r>
      <w:r w:rsidRPr="002B15ED">
        <w:tab/>
      </w:r>
      <w:r w:rsidRPr="002B15ED">
        <w:tab/>
        <w:t>"operation": "&gt;"</w:t>
      </w:r>
    </w:p>
    <w:p w14:paraId="1E420F5D" w14:textId="77777777" w:rsidR="00ED2F30" w:rsidRPr="002B15ED" w:rsidRDefault="00ED2F30" w:rsidP="007F05AD">
      <w:pPr>
        <w:pStyle w:val="GOSTScript"/>
      </w:pPr>
      <w:r w:rsidRPr="002B15ED">
        <w:tab/>
      </w:r>
      <w:r w:rsidRPr="002B15ED">
        <w:tab/>
      </w:r>
      <w:r w:rsidRPr="002B15ED">
        <w:tab/>
        <w:t>},</w:t>
      </w:r>
    </w:p>
    <w:p w14:paraId="67541FDA" w14:textId="77777777" w:rsidR="00ED2F30" w:rsidRPr="002B15ED" w:rsidRDefault="00ED2F30" w:rsidP="007F05AD">
      <w:pPr>
        <w:pStyle w:val="GOSTScript"/>
      </w:pPr>
      <w:r w:rsidRPr="002B15ED">
        <w:tab/>
      </w:r>
      <w:r w:rsidRPr="002B15ED">
        <w:tab/>
      </w:r>
      <w:r w:rsidRPr="002B15ED">
        <w:tab/>
        <w:t>{</w:t>
      </w:r>
    </w:p>
    <w:p w14:paraId="2156C976" w14:textId="77777777" w:rsidR="00ED2F30" w:rsidRPr="002B15ED" w:rsidRDefault="00ED2F30" w:rsidP="007F05AD">
      <w:pPr>
        <w:pStyle w:val="GOSTScript"/>
      </w:pPr>
      <w:r w:rsidRPr="002B15ED">
        <w:tab/>
      </w:r>
      <w:r w:rsidRPr="002B15ED">
        <w:tab/>
      </w:r>
      <w:r w:rsidRPr="002B15ED">
        <w:tab/>
      </w:r>
      <w:r w:rsidRPr="002B15ED">
        <w:tab/>
        <w:t>"indicator": "53",</w:t>
      </w:r>
    </w:p>
    <w:p w14:paraId="197B707D" w14:textId="77777777" w:rsidR="00ED2F30" w:rsidRPr="002B15ED" w:rsidRDefault="00ED2F30" w:rsidP="007F05AD">
      <w:pPr>
        <w:pStyle w:val="GOSTScript"/>
      </w:pPr>
      <w:r w:rsidRPr="002B15ED">
        <w:tab/>
      </w:r>
      <w:r w:rsidRPr="002B15ED">
        <w:tab/>
      </w:r>
      <w:r w:rsidRPr="002B15ED">
        <w:tab/>
      </w:r>
      <w:r w:rsidRPr="002B15ED">
        <w:tab/>
        <w:t>"value": 500000000.00,</w:t>
      </w:r>
    </w:p>
    <w:p w14:paraId="2F971CDD" w14:textId="77777777" w:rsidR="00ED2F30" w:rsidRPr="00BC56B1" w:rsidRDefault="00ED2F30" w:rsidP="007F05AD">
      <w:pPr>
        <w:pStyle w:val="GOSTScript"/>
        <w:rPr>
          <w:lang w:val="ru-RU"/>
        </w:rPr>
      </w:pPr>
      <w:r w:rsidRPr="002B15ED">
        <w:tab/>
      </w:r>
      <w:r w:rsidRPr="002B15ED">
        <w:tab/>
      </w:r>
      <w:r w:rsidRPr="002B15ED">
        <w:tab/>
      </w:r>
      <w:r w:rsidRPr="002B15ED">
        <w:tab/>
      </w:r>
      <w:r w:rsidRPr="00BC56B1">
        <w:rPr>
          <w:lang w:val="ru-RU"/>
        </w:rPr>
        <w:t>"</w:t>
      </w:r>
      <w:r>
        <w:t>operation</w:t>
      </w:r>
      <w:r w:rsidRPr="00BC56B1">
        <w:rPr>
          <w:lang w:val="ru-RU"/>
        </w:rPr>
        <w:t>": "&lt;="</w:t>
      </w:r>
    </w:p>
    <w:p w14:paraId="533B1FA1" w14:textId="77777777" w:rsidR="00ED2F30" w:rsidRPr="00BC56B1" w:rsidRDefault="00ED2F30" w:rsidP="007F05AD">
      <w:pPr>
        <w:pStyle w:val="GOSTScript"/>
        <w:rPr>
          <w:lang w:val="ru-RU"/>
        </w:rPr>
      </w:pPr>
      <w:r w:rsidRPr="00BC56B1">
        <w:rPr>
          <w:lang w:val="ru-RU"/>
        </w:rPr>
        <w:tab/>
      </w:r>
      <w:r w:rsidRPr="00BC56B1">
        <w:rPr>
          <w:lang w:val="ru-RU"/>
        </w:rPr>
        <w:tab/>
      </w:r>
      <w:r w:rsidRPr="00BC56B1">
        <w:rPr>
          <w:lang w:val="ru-RU"/>
        </w:rPr>
        <w:tab/>
        <w:t>}</w:t>
      </w:r>
    </w:p>
    <w:p w14:paraId="1E39390F" w14:textId="77777777" w:rsidR="00ED2F30" w:rsidRPr="00BC56B1" w:rsidRDefault="00ED2F30" w:rsidP="007F05AD">
      <w:pPr>
        <w:pStyle w:val="GOSTScript"/>
        <w:rPr>
          <w:lang w:val="ru-RU"/>
        </w:rPr>
      </w:pPr>
      <w:r w:rsidRPr="00BC56B1">
        <w:rPr>
          <w:lang w:val="ru-RU"/>
        </w:rPr>
        <w:tab/>
      </w:r>
      <w:r w:rsidRPr="00BC56B1">
        <w:rPr>
          <w:lang w:val="ru-RU"/>
        </w:rPr>
        <w:tab/>
        <w:t>],</w:t>
      </w:r>
    </w:p>
    <w:p w14:paraId="144EB890" w14:textId="77777777" w:rsidR="00ED2F30" w:rsidRPr="00BC56B1" w:rsidRDefault="00ED2F30" w:rsidP="007F05AD">
      <w:pPr>
        <w:pStyle w:val="GOSTScript"/>
        <w:rPr>
          <w:lang w:val="ru-RU"/>
        </w:rPr>
      </w:pPr>
      <w:r w:rsidRPr="00BC56B1">
        <w:rPr>
          <w:lang w:val="ru-RU"/>
        </w:rPr>
        <w:tab/>
      </w:r>
      <w:r w:rsidRPr="00BC56B1">
        <w:rPr>
          <w:lang w:val="ru-RU"/>
        </w:rPr>
        <w:tab/>
        <w:t>"</w:t>
      </w:r>
      <w:r>
        <w:t>VisualParams</w:t>
      </w:r>
      <w:r w:rsidRPr="00BC56B1">
        <w:rPr>
          <w:lang w:val="ru-RU"/>
        </w:rPr>
        <w:t>": [</w:t>
      </w:r>
    </w:p>
    <w:p w14:paraId="2B0B2410" w14:textId="77777777" w:rsidR="00ED2F30" w:rsidRPr="00BC56B1" w:rsidRDefault="00ED2F30" w:rsidP="007F05AD">
      <w:pPr>
        <w:pStyle w:val="GOSTScript"/>
        <w:rPr>
          <w:lang w:val="ru-RU"/>
        </w:rPr>
      </w:pPr>
      <w:r w:rsidRPr="00BC56B1">
        <w:rPr>
          <w:lang w:val="ru-RU"/>
        </w:rPr>
        <w:tab/>
      </w:r>
      <w:r w:rsidRPr="00BC56B1">
        <w:rPr>
          <w:lang w:val="ru-RU"/>
        </w:rPr>
        <w:tab/>
      </w:r>
      <w:r w:rsidRPr="00BC56B1">
        <w:rPr>
          <w:lang w:val="ru-RU"/>
        </w:rPr>
        <w:tab/>
        <w:t>"</w:t>
      </w:r>
      <w:r>
        <w:t>kbk</w:t>
      </w:r>
      <w:r w:rsidRPr="00BC56B1">
        <w:rPr>
          <w:lang w:val="ru-RU"/>
        </w:rPr>
        <w:t>",</w:t>
      </w:r>
    </w:p>
    <w:p w14:paraId="657332AE" w14:textId="77777777" w:rsidR="00ED2F30" w:rsidRPr="00BC56B1" w:rsidRDefault="00ED2F30" w:rsidP="007F05AD">
      <w:pPr>
        <w:pStyle w:val="GOSTScript"/>
        <w:rPr>
          <w:lang w:val="ru-RU"/>
        </w:rPr>
      </w:pPr>
      <w:r w:rsidRPr="00BC56B1">
        <w:rPr>
          <w:lang w:val="ru-RU"/>
        </w:rPr>
        <w:tab/>
      </w:r>
      <w:r w:rsidRPr="00BC56B1">
        <w:rPr>
          <w:lang w:val="ru-RU"/>
        </w:rPr>
        <w:tab/>
      </w:r>
      <w:r w:rsidRPr="00BC56B1">
        <w:rPr>
          <w:lang w:val="ru-RU"/>
        </w:rPr>
        <w:tab/>
        <w:t>"</w:t>
      </w:r>
      <w:r>
        <w:t>targetCode</w:t>
      </w:r>
      <w:r w:rsidRPr="00BC56B1">
        <w:rPr>
          <w:lang w:val="ru-RU"/>
        </w:rPr>
        <w:t>"</w:t>
      </w:r>
    </w:p>
    <w:p w14:paraId="0F6C383F" w14:textId="09004DFD" w:rsidR="00ED2F30" w:rsidRDefault="00ED2F30" w:rsidP="007F05AD">
      <w:pPr>
        <w:pStyle w:val="GOSTScript"/>
        <w:rPr>
          <w:ins w:id="183" w:author="Сатлер Марина Викторовна" w:date="2025-10-09T17:02:00Z"/>
          <w:lang w:val="ru-RU"/>
        </w:rPr>
      </w:pPr>
      <w:r w:rsidRPr="00BC56B1">
        <w:rPr>
          <w:lang w:val="ru-RU"/>
        </w:rPr>
        <w:tab/>
      </w:r>
      <w:r w:rsidRPr="00BC56B1">
        <w:rPr>
          <w:lang w:val="ru-RU"/>
        </w:rPr>
        <w:tab/>
      </w:r>
      <w:r w:rsidRPr="007F05AD">
        <w:rPr>
          <w:lang w:val="ru-RU"/>
        </w:rPr>
        <w:t>]</w:t>
      </w:r>
      <w:ins w:id="184" w:author="Сатлер Марина Викторовна" w:date="2025-10-09T17:02:00Z">
        <w:r w:rsidR="0054222C">
          <w:rPr>
            <w:lang w:val="ru-RU"/>
          </w:rPr>
          <w:t>,</w:t>
        </w:r>
      </w:ins>
      <w:r w:rsidRPr="007F05AD">
        <w:rPr>
          <w:lang w:val="ru-RU"/>
        </w:rPr>
        <w:t xml:space="preserve"> // информация в ответе должна быть представлена в разрезе аналитических признаков «КБК» и «Код цели»</w:t>
      </w:r>
    </w:p>
    <w:p w14:paraId="3E8B927F" w14:textId="77777777" w:rsidR="0054222C" w:rsidRPr="000659FD" w:rsidRDefault="0054222C" w:rsidP="0054222C">
      <w:pPr>
        <w:pStyle w:val="GOSTScript"/>
        <w:rPr>
          <w:moveTo w:id="185" w:author="Сатлер Марина Викторовна" w:date="2025-10-09T17:02:00Z"/>
          <w:lang w:val="ru-RU"/>
        </w:rPr>
      </w:pPr>
      <w:moveToRangeStart w:id="186" w:author="Сатлер Марина Викторовна" w:date="2025-10-09T17:02:00Z" w:name="move210921747"/>
      <w:moveTo w:id="187" w:author="Сатлер Марина Викторовна" w:date="2025-10-09T17:02:00Z">
        <w:r w:rsidRPr="000659FD">
          <w:rPr>
            <w:lang w:val="ru-RU"/>
          </w:rPr>
          <w:tab/>
        </w:r>
        <w:r w:rsidRPr="000659FD">
          <w:rPr>
            <w:lang w:val="ru-RU"/>
          </w:rPr>
          <w:tab/>
          <w:t>"</w:t>
        </w:r>
        <w:r w:rsidRPr="002B15ED">
          <w:t>Offset</w:t>
        </w:r>
        <w:r w:rsidRPr="000659FD">
          <w:rPr>
            <w:lang w:val="ru-RU"/>
          </w:rPr>
          <w:t>": 100,</w:t>
        </w:r>
      </w:moveTo>
    </w:p>
    <w:p w14:paraId="0B7FEF93" w14:textId="562DB011" w:rsidR="0054222C" w:rsidRPr="000659FD" w:rsidRDefault="0054222C" w:rsidP="0054222C">
      <w:pPr>
        <w:pStyle w:val="GOSTScript"/>
        <w:rPr>
          <w:moveTo w:id="188" w:author="Сатлер Марина Викторовна" w:date="2025-10-09T17:02:00Z"/>
          <w:lang w:val="ru-RU"/>
        </w:rPr>
      </w:pPr>
      <w:moveTo w:id="189" w:author="Сатлер Марина Викторовна" w:date="2025-10-09T17:02:00Z">
        <w:r w:rsidRPr="000659FD">
          <w:rPr>
            <w:lang w:val="ru-RU"/>
          </w:rPr>
          <w:tab/>
        </w:r>
        <w:r w:rsidRPr="000659FD">
          <w:rPr>
            <w:lang w:val="ru-RU"/>
          </w:rPr>
          <w:tab/>
          <w:t>"</w:t>
        </w:r>
        <w:r w:rsidRPr="002B15ED">
          <w:t>Limit</w:t>
        </w:r>
        <w:r w:rsidRPr="000659FD">
          <w:rPr>
            <w:lang w:val="ru-RU"/>
          </w:rPr>
          <w:t>": 50</w:t>
        </w:r>
        <w:del w:id="190" w:author="Сатлер Марина Викторовна" w:date="2025-10-09T17:17:00Z">
          <w:r w:rsidRPr="000659FD" w:rsidDel="004B22A6">
            <w:rPr>
              <w:lang w:val="ru-RU"/>
            </w:rPr>
            <w:delText>,</w:delText>
          </w:r>
        </w:del>
      </w:moveTo>
    </w:p>
    <w:moveToRangeEnd w:id="186"/>
    <w:p w14:paraId="6BBCA179" w14:textId="4616A149" w:rsidR="0054222C" w:rsidRPr="007F05AD" w:rsidDel="0054222C" w:rsidRDefault="0054222C" w:rsidP="007F05AD">
      <w:pPr>
        <w:pStyle w:val="GOSTScript"/>
        <w:rPr>
          <w:del w:id="191" w:author="Сатлер Марина Викторовна" w:date="2025-10-09T17:02:00Z"/>
          <w:lang w:val="ru-RU"/>
        </w:rPr>
      </w:pPr>
    </w:p>
    <w:p w14:paraId="45B6861A" w14:textId="77777777" w:rsidR="00ED2F30" w:rsidRPr="007F05AD" w:rsidRDefault="00ED2F30" w:rsidP="007F05AD">
      <w:pPr>
        <w:pStyle w:val="GOSTScript"/>
        <w:rPr>
          <w:lang w:val="ru-RU"/>
        </w:rPr>
      </w:pPr>
      <w:r w:rsidRPr="007F05AD">
        <w:rPr>
          <w:lang w:val="ru-RU"/>
        </w:rPr>
        <w:tab/>
        <w:t>}</w:t>
      </w:r>
    </w:p>
    <w:p w14:paraId="65880345" w14:textId="63B14007" w:rsidR="006C1DAD" w:rsidRPr="00BC56B1" w:rsidRDefault="00ED2F30" w:rsidP="007F05AD">
      <w:pPr>
        <w:pStyle w:val="GOSTScript"/>
        <w:rPr>
          <w:lang w:val="ru-RU"/>
        </w:rPr>
      </w:pPr>
      <w:r w:rsidRPr="007F05AD">
        <w:rPr>
          <w:lang w:val="ru-RU"/>
        </w:rPr>
        <w:t>}</w:t>
      </w:r>
    </w:p>
    <w:p w14:paraId="52C55CF0" w14:textId="77777777" w:rsidR="00ED2F30" w:rsidRDefault="00ED2F30" w:rsidP="006C1DAD">
      <w:pPr>
        <w:pStyle w:val="GOSTNormal"/>
        <w:rPr>
          <w:u w:val="single"/>
        </w:rPr>
      </w:pPr>
    </w:p>
    <w:p w14:paraId="2DF25E16" w14:textId="78A22586" w:rsidR="006C1DAD" w:rsidRPr="007F05AD" w:rsidRDefault="006C1DAD" w:rsidP="006C1DAD">
      <w:pPr>
        <w:pStyle w:val="GOSTNormal"/>
        <w:rPr>
          <w:u w:val="single"/>
        </w:rPr>
      </w:pPr>
      <w:r w:rsidRPr="007F05AD">
        <w:rPr>
          <w:u w:val="single"/>
        </w:rPr>
        <w:t>Пример №2 (</w:t>
      </w:r>
      <w:r w:rsidRPr="007F05AD">
        <w:rPr>
          <w:szCs w:val="22"/>
          <w:u w:val="single"/>
        </w:rPr>
        <w:t>Признак необходимости отображения данных в разрезе документов</w:t>
      </w:r>
      <w:r w:rsidRPr="007F05AD">
        <w:rPr>
          <w:u w:val="single"/>
        </w:rPr>
        <w:t xml:space="preserve"> = 1 </w:t>
      </w:r>
      <w:r w:rsidR="00D84B4C">
        <w:t>–</w:t>
      </w:r>
      <w:r w:rsidRPr="007F05AD">
        <w:rPr>
          <w:u w:val="single"/>
        </w:rPr>
        <w:t xml:space="preserve"> необходимы атрибуты документов)</w:t>
      </w:r>
    </w:p>
    <w:p w14:paraId="14296BE2" w14:textId="7AAE26FB" w:rsidR="008A13BE" w:rsidRDefault="008A13BE" w:rsidP="008A13BE">
      <w:pPr>
        <w:pStyle w:val="GOSTScript"/>
      </w:pPr>
      <w:r>
        <w:t>{</w:t>
      </w:r>
    </w:p>
    <w:p w14:paraId="141C76E0" w14:textId="77777777" w:rsidR="008A13BE" w:rsidRDefault="008A13BE" w:rsidP="008A13BE">
      <w:pPr>
        <w:pStyle w:val="GOSTScript"/>
      </w:pPr>
      <w:r>
        <w:tab/>
        <w:t>"header": {</w:t>
      </w:r>
    </w:p>
    <w:p w14:paraId="23092494" w14:textId="77777777" w:rsidR="008A13BE" w:rsidRDefault="008A13BE" w:rsidP="008A13BE">
      <w:pPr>
        <w:pStyle w:val="GOSTScript"/>
      </w:pPr>
      <w:r>
        <w:tab/>
      </w:r>
      <w:r>
        <w:tab/>
        <w:t>"Source": "EXP05",</w:t>
      </w:r>
    </w:p>
    <w:p w14:paraId="30CCF3E5" w14:textId="77777777" w:rsidR="008A13BE" w:rsidRDefault="008A13BE" w:rsidP="008A13BE">
      <w:pPr>
        <w:pStyle w:val="GOSTScript"/>
      </w:pPr>
      <w:r>
        <w:tab/>
      </w:r>
      <w:r>
        <w:tab/>
        <w:t>"ReqDateTime": "2022-09-15 10:37:22",</w:t>
      </w:r>
    </w:p>
    <w:p w14:paraId="41B55F86" w14:textId="77777777" w:rsidR="008A13BE" w:rsidRDefault="008A13BE" w:rsidP="008A13BE">
      <w:pPr>
        <w:pStyle w:val="GOSTScript"/>
      </w:pPr>
      <w:r>
        <w:tab/>
      </w:r>
      <w:r>
        <w:tab/>
        <w:t>"Version": "1.0",</w:t>
      </w:r>
    </w:p>
    <w:p w14:paraId="661E6E85" w14:textId="77777777" w:rsidR="008A13BE" w:rsidRDefault="008A13BE" w:rsidP="008A13BE">
      <w:pPr>
        <w:pStyle w:val="GOSTScript"/>
      </w:pPr>
      <w:r>
        <w:tab/>
      </w:r>
      <w:r>
        <w:tab/>
        <w:t>"ReqGuid": "b0d4ce5d-2757-4699-948c-cfa72ba94f10",</w:t>
      </w:r>
    </w:p>
    <w:p w14:paraId="3882D229" w14:textId="77777777" w:rsidR="008A13BE" w:rsidRDefault="008A13BE" w:rsidP="008A13BE">
      <w:pPr>
        <w:pStyle w:val="GOSTScript"/>
      </w:pPr>
      <w:r>
        <w:tab/>
      </w:r>
      <w:r>
        <w:tab/>
        <w:t>"DocGuid": "b0d4ce5d-2757-4699-948c-cfa72ba94f20",</w:t>
      </w:r>
    </w:p>
    <w:p w14:paraId="0DC553AD" w14:textId="77777777" w:rsidR="008A13BE" w:rsidRDefault="008A13BE" w:rsidP="008A13BE">
      <w:pPr>
        <w:pStyle w:val="GOSTScript"/>
      </w:pPr>
      <w:r>
        <w:tab/>
      </w:r>
      <w:r>
        <w:tab/>
        <w:t>"RequestType": "PA"</w:t>
      </w:r>
    </w:p>
    <w:p w14:paraId="6627D316" w14:textId="77777777" w:rsidR="008A13BE" w:rsidRDefault="008A13BE" w:rsidP="008A13BE">
      <w:pPr>
        <w:pStyle w:val="GOSTScript"/>
      </w:pPr>
      <w:r>
        <w:tab/>
        <w:t>},</w:t>
      </w:r>
    </w:p>
    <w:p w14:paraId="20D9D886" w14:textId="77777777" w:rsidR="008A13BE" w:rsidRDefault="008A13BE" w:rsidP="008A13BE">
      <w:pPr>
        <w:pStyle w:val="GOSTScript"/>
      </w:pPr>
      <w:r>
        <w:tab/>
        <w:t>"document": {</w:t>
      </w:r>
    </w:p>
    <w:p w14:paraId="605444E0" w14:textId="77777777" w:rsidR="008A13BE" w:rsidRDefault="008A13BE" w:rsidP="008A13BE">
      <w:pPr>
        <w:pStyle w:val="GOSTScript"/>
      </w:pPr>
      <w:r>
        <w:tab/>
      </w:r>
      <w:r>
        <w:tab/>
        <w:t>"ReportType": "PA_SVR",</w:t>
      </w:r>
    </w:p>
    <w:p w14:paraId="1BE3280F" w14:textId="77777777" w:rsidR="008A13BE" w:rsidRDefault="008A13BE" w:rsidP="008A13BE">
      <w:pPr>
        <w:pStyle w:val="GOSTScript"/>
      </w:pPr>
      <w:r>
        <w:tab/>
      </w:r>
      <w:r>
        <w:tab/>
        <w:t>"Indicators": "52,53,54,55,64,134,135,136,137,290",</w:t>
      </w:r>
    </w:p>
    <w:p w14:paraId="74848364" w14:textId="77777777" w:rsidR="008A13BE" w:rsidRDefault="008A13BE" w:rsidP="008A13BE">
      <w:pPr>
        <w:pStyle w:val="GOSTScript"/>
      </w:pPr>
      <w:r>
        <w:tab/>
      </w:r>
      <w:r>
        <w:tab/>
        <w:t>"Documents": 1,</w:t>
      </w:r>
    </w:p>
    <w:p w14:paraId="1AB17929" w14:textId="77777777" w:rsidR="008A13BE" w:rsidRDefault="008A13BE" w:rsidP="008A13BE">
      <w:pPr>
        <w:pStyle w:val="GOSTScript"/>
      </w:pPr>
      <w:r>
        <w:tab/>
      </w:r>
      <w:r>
        <w:tab/>
        <w:t>"DateMode": 1,</w:t>
      </w:r>
    </w:p>
    <w:p w14:paraId="2581C7AD" w14:textId="261DED83" w:rsidR="008A13BE" w:rsidDel="0054222C" w:rsidRDefault="008A13BE" w:rsidP="008A13BE">
      <w:pPr>
        <w:pStyle w:val="GOSTScript"/>
        <w:rPr>
          <w:del w:id="192" w:author="Сатлер Марина Викторовна" w:date="2025-10-09T17:02:00Z"/>
        </w:rPr>
      </w:pPr>
      <w:del w:id="193" w:author="Сатлер Марина Викторовна" w:date="2025-10-09T17:02:00Z">
        <w:r w:rsidDel="0054222C">
          <w:tab/>
        </w:r>
        <w:r w:rsidDel="0054222C">
          <w:tab/>
          <w:delText>"Offset": 100,</w:delText>
        </w:r>
      </w:del>
    </w:p>
    <w:p w14:paraId="7ED61102" w14:textId="652D8EF5" w:rsidR="008A13BE" w:rsidDel="0054222C" w:rsidRDefault="008A13BE" w:rsidP="008A13BE">
      <w:pPr>
        <w:pStyle w:val="GOSTScript"/>
        <w:rPr>
          <w:del w:id="194" w:author="Сатлер Марина Викторовна" w:date="2025-10-09T17:02:00Z"/>
        </w:rPr>
      </w:pPr>
      <w:del w:id="195" w:author="Сатлер Марина Викторовна" w:date="2025-10-09T17:02:00Z">
        <w:r w:rsidDel="0054222C">
          <w:lastRenderedPageBreak/>
          <w:tab/>
        </w:r>
        <w:r w:rsidDel="0054222C">
          <w:tab/>
          <w:delText>"Limit": 50,</w:delText>
        </w:r>
      </w:del>
    </w:p>
    <w:p w14:paraId="75577FC5" w14:textId="3EB3F1CA" w:rsidR="008A13BE" w:rsidRDefault="008A13BE" w:rsidP="008A13BE">
      <w:pPr>
        <w:pStyle w:val="GOSTScript"/>
      </w:pPr>
      <w:r>
        <w:tab/>
      </w:r>
      <w:r>
        <w:tab/>
        <w:t xml:space="preserve">"CurrencyCodeShow": </w:t>
      </w:r>
      <w:r w:rsidR="00393BAB" w:rsidRPr="00F32A64">
        <w:t>1</w:t>
      </w:r>
      <w:r>
        <w:t>,</w:t>
      </w:r>
    </w:p>
    <w:p w14:paraId="38CDA71F" w14:textId="77777777" w:rsidR="008A13BE" w:rsidRDefault="008A13BE" w:rsidP="008A13BE">
      <w:pPr>
        <w:pStyle w:val="GOSTScript"/>
      </w:pPr>
      <w:r>
        <w:tab/>
      </w:r>
      <w:r>
        <w:tab/>
        <w:t>"StartRepDate": "2022-01-01",</w:t>
      </w:r>
    </w:p>
    <w:p w14:paraId="44912229" w14:textId="77777777" w:rsidR="008A13BE" w:rsidRDefault="008A13BE" w:rsidP="008A13BE">
      <w:pPr>
        <w:pStyle w:val="GOSTScript"/>
      </w:pPr>
      <w:r>
        <w:tab/>
      </w:r>
      <w:r>
        <w:tab/>
        <w:t>"EndRepDate": "2022-09-15",</w:t>
      </w:r>
    </w:p>
    <w:p w14:paraId="0ED846D4" w14:textId="77777777" w:rsidR="008A13BE" w:rsidRDefault="008A13BE" w:rsidP="008A13BE">
      <w:pPr>
        <w:pStyle w:val="GOSTScript"/>
      </w:pPr>
      <w:r>
        <w:tab/>
      </w:r>
      <w:r>
        <w:tab/>
        <w:t>"RecType": 0,</w:t>
      </w:r>
    </w:p>
    <w:p w14:paraId="1A21F4E1" w14:textId="77777777" w:rsidR="008A13BE" w:rsidRDefault="008A13BE" w:rsidP="008A13BE">
      <w:pPr>
        <w:pStyle w:val="GOSTScript"/>
      </w:pPr>
      <w:r>
        <w:tab/>
      </w:r>
      <w:r>
        <w:tab/>
        <w:t>"NullStr": 0,</w:t>
      </w:r>
    </w:p>
    <w:p w14:paraId="23BC289E" w14:textId="77777777" w:rsidR="008A13BE" w:rsidRDefault="008A13BE" w:rsidP="008A13BE">
      <w:pPr>
        <w:pStyle w:val="GOSTScript"/>
      </w:pPr>
      <w:r>
        <w:tab/>
      </w:r>
      <w:r>
        <w:tab/>
        <w:t>"ReturnIfEmpty": 1,</w:t>
      </w:r>
    </w:p>
    <w:p w14:paraId="046EF6D1" w14:textId="77777777" w:rsidR="008A13BE" w:rsidRDefault="008A13BE" w:rsidP="008A13BE">
      <w:pPr>
        <w:pStyle w:val="GOSTScript"/>
      </w:pPr>
      <w:r>
        <w:tab/>
      </w:r>
      <w:r>
        <w:tab/>
        <w:t>"FilterParams": [</w:t>
      </w:r>
    </w:p>
    <w:p w14:paraId="2FFF52FE" w14:textId="77777777" w:rsidR="008A13BE" w:rsidRDefault="008A13BE" w:rsidP="008A13BE">
      <w:pPr>
        <w:pStyle w:val="GOSTScript"/>
      </w:pPr>
      <w:r>
        <w:tab/>
      </w:r>
      <w:r>
        <w:tab/>
      </w:r>
      <w:r>
        <w:tab/>
        <w:t>{</w:t>
      </w:r>
    </w:p>
    <w:p w14:paraId="711FB469" w14:textId="77777777" w:rsidR="008A13BE" w:rsidRDefault="008A13BE" w:rsidP="008A13BE">
      <w:pPr>
        <w:pStyle w:val="GOSTScript"/>
      </w:pPr>
      <w:r>
        <w:tab/>
      </w:r>
      <w:r>
        <w:tab/>
      </w:r>
      <w:r>
        <w:tab/>
      </w:r>
      <w:r>
        <w:tab/>
        <w:t>"param": "pa",</w:t>
      </w:r>
    </w:p>
    <w:p w14:paraId="68590DB0" w14:textId="77777777" w:rsidR="008A13BE" w:rsidRDefault="008A13BE" w:rsidP="008A13BE">
      <w:pPr>
        <w:pStyle w:val="GOSTScript"/>
      </w:pPr>
      <w:r>
        <w:tab/>
      </w:r>
      <w:r>
        <w:tab/>
      </w:r>
      <w:r>
        <w:tab/>
      </w:r>
      <w:r>
        <w:tab/>
        <w:t>"value": "05621333330",</w:t>
      </w:r>
    </w:p>
    <w:p w14:paraId="3B6F085B" w14:textId="77777777" w:rsidR="008A13BE" w:rsidRDefault="008A13BE" w:rsidP="008A13BE">
      <w:pPr>
        <w:pStyle w:val="GOSTScript"/>
      </w:pPr>
      <w:r>
        <w:tab/>
      </w:r>
      <w:r>
        <w:tab/>
      </w:r>
      <w:r>
        <w:tab/>
      </w:r>
      <w:r>
        <w:tab/>
        <w:t>"operation": "="</w:t>
      </w:r>
    </w:p>
    <w:p w14:paraId="2DA068B8" w14:textId="77777777" w:rsidR="008A13BE" w:rsidRDefault="008A13BE" w:rsidP="008A13BE">
      <w:pPr>
        <w:pStyle w:val="GOSTScript"/>
      </w:pPr>
      <w:r>
        <w:tab/>
      </w:r>
      <w:r>
        <w:tab/>
      </w:r>
      <w:r>
        <w:tab/>
        <w:t>},</w:t>
      </w:r>
    </w:p>
    <w:p w14:paraId="7DDE36A1" w14:textId="77777777" w:rsidR="008A13BE" w:rsidRDefault="008A13BE" w:rsidP="008A13BE">
      <w:pPr>
        <w:pStyle w:val="GOSTScript"/>
      </w:pPr>
      <w:r>
        <w:tab/>
      </w:r>
      <w:r>
        <w:tab/>
      </w:r>
      <w:r>
        <w:tab/>
        <w:t>{</w:t>
      </w:r>
    </w:p>
    <w:p w14:paraId="50E2ABE2" w14:textId="77777777" w:rsidR="008A13BE" w:rsidRDefault="008A13BE" w:rsidP="008A13BE">
      <w:pPr>
        <w:pStyle w:val="GOSTScript"/>
      </w:pPr>
      <w:r>
        <w:tab/>
      </w:r>
      <w:r>
        <w:tab/>
      </w:r>
      <w:r>
        <w:tab/>
      </w:r>
      <w:r>
        <w:tab/>
        <w:t>"param": "budgetCode",</w:t>
      </w:r>
    </w:p>
    <w:p w14:paraId="22E8DE6F" w14:textId="77777777" w:rsidR="008A13BE" w:rsidRDefault="008A13BE" w:rsidP="008A13BE">
      <w:pPr>
        <w:pStyle w:val="GOSTScript"/>
      </w:pPr>
      <w:r>
        <w:tab/>
      </w:r>
      <w:r>
        <w:tab/>
      </w:r>
      <w:r>
        <w:tab/>
      </w:r>
      <w:r>
        <w:tab/>
        <w:t>"value": "99010001",</w:t>
      </w:r>
    </w:p>
    <w:p w14:paraId="5AAA204A" w14:textId="77777777" w:rsidR="008A13BE" w:rsidRDefault="008A13BE" w:rsidP="008A13BE">
      <w:pPr>
        <w:pStyle w:val="GOSTScript"/>
      </w:pPr>
      <w:r>
        <w:tab/>
      </w:r>
      <w:r>
        <w:tab/>
      </w:r>
      <w:r>
        <w:tab/>
      </w:r>
      <w:r>
        <w:tab/>
        <w:t>"operation": "="</w:t>
      </w:r>
    </w:p>
    <w:p w14:paraId="4BA59A2A" w14:textId="77777777" w:rsidR="008A13BE" w:rsidRDefault="008A13BE" w:rsidP="008A13BE">
      <w:pPr>
        <w:pStyle w:val="GOSTScript"/>
      </w:pPr>
      <w:r>
        <w:tab/>
      </w:r>
      <w:r>
        <w:tab/>
      </w:r>
      <w:r>
        <w:tab/>
        <w:t>},</w:t>
      </w:r>
    </w:p>
    <w:p w14:paraId="2B180A96" w14:textId="77777777" w:rsidR="008A13BE" w:rsidRDefault="008A13BE" w:rsidP="008A13BE">
      <w:pPr>
        <w:pStyle w:val="GOSTScript"/>
      </w:pPr>
      <w:r>
        <w:tab/>
      </w:r>
      <w:r>
        <w:tab/>
      </w:r>
      <w:r>
        <w:tab/>
        <w:t>{</w:t>
      </w:r>
    </w:p>
    <w:p w14:paraId="545AE15A" w14:textId="77777777" w:rsidR="008A13BE" w:rsidRDefault="008A13BE" w:rsidP="008A13BE">
      <w:pPr>
        <w:pStyle w:val="GOSTScript"/>
      </w:pPr>
      <w:r>
        <w:tab/>
      </w:r>
      <w:r>
        <w:tab/>
      </w:r>
      <w:r>
        <w:tab/>
      </w:r>
      <w:r>
        <w:tab/>
        <w:t>"param": "kbk",</w:t>
      </w:r>
    </w:p>
    <w:p w14:paraId="3D8410C3" w14:textId="77777777" w:rsidR="008A13BE" w:rsidRDefault="008A13BE" w:rsidP="008A13BE">
      <w:pPr>
        <w:pStyle w:val="GOSTScript"/>
      </w:pPr>
      <w:r>
        <w:tab/>
      </w:r>
      <w:r>
        <w:tab/>
      </w:r>
      <w:r>
        <w:tab/>
      </w:r>
      <w:r>
        <w:tab/>
        <w:t>"value": "32200000000000000510",</w:t>
      </w:r>
    </w:p>
    <w:p w14:paraId="0E83E53B" w14:textId="77777777" w:rsidR="008A13BE" w:rsidRDefault="008A13BE" w:rsidP="008A13BE">
      <w:pPr>
        <w:pStyle w:val="GOSTScript"/>
      </w:pPr>
      <w:r>
        <w:tab/>
      </w:r>
      <w:r>
        <w:tab/>
      </w:r>
      <w:r>
        <w:tab/>
      </w:r>
      <w:r>
        <w:tab/>
        <w:t>"operation": "="</w:t>
      </w:r>
    </w:p>
    <w:p w14:paraId="74FDBA7C" w14:textId="77777777" w:rsidR="008A13BE" w:rsidRDefault="008A13BE" w:rsidP="008A13BE">
      <w:pPr>
        <w:pStyle w:val="GOSTScript"/>
      </w:pPr>
      <w:r>
        <w:tab/>
      </w:r>
      <w:r>
        <w:tab/>
      </w:r>
      <w:r>
        <w:tab/>
        <w:t>},</w:t>
      </w:r>
    </w:p>
    <w:p w14:paraId="44E80DC6" w14:textId="77777777" w:rsidR="008A13BE" w:rsidRDefault="008A13BE" w:rsidP="008A13BE">
      <w:pPr>
        <w:pStyle w:val="GOSTScript"/>
      </w:pPr>
      <w:r>
        <w:tab/>
      </w:r>
      <w:r>
        <w:tab/>
      </w:r>
      <w:r>
        <w:tab/>
        <w:t>{</w:t>
      </w:r>
    </w:p>
    <w:p w14:paraId="15653FF8" w14:textId="77777777" w:rsidR="008A13BE" w:rsidRPr="000D19D8" w:rsidRDefault="008A13BE" w:rsidP="008A13BE">
      <w:pPr>
        <w:pStyle w:val="GOSTScript"/>
      </w:pPr>
      <w:r>
        <w:tab/>
      </w:r>
      <w:r>
        <w:tab/>
      </w:r>
      <w:r>
        <w:tab/>
      </w:r>
      <w:r>
        <w:tab/>
      </w:r>
      <w:r w:rsidRPr="000D19D8">
        <w:t>"</w:t>
      </w:r>
      <w:r>
        <w:t>param</w:t>
      </w:r>
      <w:r w:rsidRPr="000D19D8">
        <w:t>": "</w:t>
      </w:r>
      <w:r>
        <w:t>targetCode</w:t>
      </w:r>
      <w:r w:rsidRPr="000D19D8">
        <w:t>",</w:t>
      </w:r>
    </w:p>
    <w:p w14:paraId="6853DB2B" w14:textId="77777777" w:rsidR="008A13BE" w:rsidRPr="000659FD" w:rsidRDefault="008A13BE" w:rsidP="008A13BE">
      <w:pPr>
        <w:pStyle w:val="GOSTScript"/>
      </w:pPr>
      <w:r w:rsidRPr="000D19D8">
        <w:tab/>
      </w:r>
      <w:r w:rsidRPr="000D19D8">
        <w:tab/>
      </w:r>
      <w:r w:rsidRPr="000D19D8">
        <w:tab/>
      </w:r>
      <w:r w:rsidRPr="000D19D8">
        <w:tab/>
      </w:r>
      <w:r w:rsidRPr="000659FD">
        <w:t>"</w:t>
      </w:r>
      <w:r>
        <w:t>value</w:t>
      </w:r>
      <w:r w:rsidRPr="000659FD">
        <w:t>": "0024",</w:t>
      </w:r>
    </w:p>
    <w:p w14:paraId="740BE4CC" w14:textId="77777777" w:rsidR="008A13BE" w:rsidRPr="000659FD" w:rsidRDefault="008A13BE" w:rsidP="008A13BE">
      <w:pPr>
        <w:pStyle w:val="GOSTScript"/>
      </w:pPr>
      <w:r w:rsidRPr="000659FD">
        <w:tab/>
      </w:r>
      <w:r w:rsidRPr="000659FD">
        <w:tab/>
      </w:r>
      <w:r w:rsidRPr="000659FD">
        <w:tab/>
      </w:r>
      <w:r w:rsidRPr="000659FD">
        <w:tab/>
        <w:t>"</w:t>
      </w:r>
      <w:r>
        <w:t>operation</w:t>
      </w:r>
      <w:r w:rsidRPr="000659FD">
        <w:t>": "="</w:t>
      </w:r>
    </w:p>
    <w:p w14:paraId="075560B2" w14:textId="77777777" w:rsidR="008A13BE" w:rsidRPr="007F05AD" w:rsidRDefault="008A13BE" w:rsidP="008A13BE">
      <w:pPr>
        <w:pStyle w:val="GOSTScript"/>
        <w:rPr>
          <w:lang w:val="ru-RU"/>
        </w:rPr>
      </w:pPr>
      <w:r w:rsidRPr="000659FD">
        <w:tab/>
      </w:r>
      <w:r w:rsidRPr="000659FD">
        <w:tab/>
      </w:r>
      <w:r w:rsidRPr="000659FD">
        <w:tab/>
      </w:r>
      <w:r w:rsidRPr="007F05AD">
        <w:rPr>
          <w:lang w:val="ru-RU"/>
        </w:rPr>
        <w:t>}</w:t>
      </w:r>
    </w:p>
    <w:p w14:paraId="716B466E" w14:textId="77777777" w:rsidR="008A13BE" w:rsidRPr="007F05AD" w:rsidRDefault="008A13BE" w:rsidP="008A13BE">
      <w:pPr>
        <w:pStyle w:val="GOSTScript"/>
        <w:rPr>
          <w:lang w:val="ru-RU"/>
        </w:rPr>
      </w:pPr>
      <w:r w:rsidRPr="007F05AD">
        <w:rPr>
          <w:lang w:val="ru-RU"/>
        </w:rPr>
        <w:tab/>
      </w:r>
      <w:r w:rsidRPr="007F05AD">
        <w:rPr>
          <w:lang w:val="ru-RU"/>
        </w:rPr>
        <w:tab/>
        <w:t>],</w:t>
      </w:r>
    </w:p>
    <w:p w14:paraId="3B79EBE3" w14:textId="337CAB69" w:rsidR="008A13BE" w:rsidRPr="007F05AD" w:rsidRDefault="008A13BE" w:rsidP="008A13BE">
      <w:pPr>
        <w:pStyle w:val="GOSTScript"/>
        <w:rPr>
          <w:lang w:val="ru-RU"/>
        </w:rPr>
      </w:pPr>
      <w:r w:rsidRPr="007F05AD">
        <w:rPr>
          <w:lang w:val="ru-RU"/>
        </w:rPr>
        <w:tab/>
      </w:r>
      <w:r w:rsidRPr="007F05AD">
        <w:rPr>
          <w:lang w:val="ru-RU"/>
        </w:rPr>
        <w:tab/>
        <w:t>"</w:t>
      </w:r>
      <w:r>
        <w:t>SumFilterParams</w:t>
      </w:r>
      <w:r w:rsidRPr="007F05AD">
        <w:rPr>
          <w:lang w:val="ru-RU"/>
        </w:rPr>
        <w:t xml:space="preserve">": [ // информация в ответе, строки ответа, должны быть отфильтрованы следующим образом: в ответе </w:t>
      </w:r>
      <w:del w:id="196" w:author="Сатлер Марина Викторовна" w:date="2024-05-03T14:31:00Z">
        <w:r w:rsidRPr="007F05AD" w:rsidDel="006D6AF1">
          <w:rPr>
            <w:lang w:val="ru-RU"/>
          </w:rPr>
          <w:delText xml:space="preserve">не </w:delText>
        </w:r>
      </w:del>
      <w:r w:rsidRPr="007F05AD">
        <w:rPr>
          <w:lang w:val="ru-RU"/>
        </w:rPr>
        <w:t xml:space="preserve">передаются те строки, где показатели </w:t>
      </w:r>
      <w:r>
        <w:t>Data</w:t>
      </w:r>
      <w:r w:rsidRPr="007F05AD">
        <w:rPr>
          <w:lang w:val="ru-RU"/>
        </w:rPr>
        <w:t xml:space="preserve">_52 &gt; 0 и </w:t>
      </w:r>
      <w:r>
        <w:t>Data</w:t>
      </w:r>
      <w:r w:rsidRPr="007F05AD">
        <w:rPr>
          <w:lang w:val="ru-RU"/>
        </w:rPr>
        <w:t>_53 &lt;= 500 000 000.00</w:t>
      </w:r>
    </w:p>
    <w:p w14:paraId="4F5B3C1B" w14:textId="77777777" w:rsidR="008A13BE" w:rsidRDefault="008A13BE" w:rsidP="008A13BE">
      <w:pPr>
        <w:pStyle w:val="GOSTScript"/>
      </w:pPr>
      <w:r w:rsidRPr="007F05AD">
        <w:rPr>
          <w:lang w:val="ru-RU"/>
        </w:rPr>
        <w:tab/>
      </w:r>
      <w:r w:rsidRPr="007F05AD">
        <w:rPr>
          <w:lang w:val="ru-RU"/>
        </w:rPr>
        <w:tab/>
      </w:r>
      <w:r w:rsidRPr="007F05AD">
        <w:rPr>
          <w:lang w:val="ru-RU"/>
        </w:rPr>
        <w:tab/>
      </w:r>
      <w:r>
        <w:t>{</w:t>
      </w:r>
    </w:p>
    <w:p w14:paraId="7A1DAD13" w14:textId="77777777" w:rsidR="008A13BE" w:rsidRDefault="008A13BE" w:rsidP="008A13BE">
      <w:pPr>
        <w:pStyle w:val="GOSTScript"/>
      </w:pPr>
      <w:r>
        <w:tab/>
      </w:r>
      <w:r>
        <w:tab/>
      </w:r>
      <w:r>
        <w:tab/>
      </w:r>
      <w:r>
        <w:tab/>
        <w:t>"indicator": "52",</w:t>
      </w:r>
    </w:p>
    <w:p w14:paraId="5F85A6DD" w14:textId="77777777" w:rsidR="008A13BE" w:rsidRDefault="008A13BE" w:rsidP="008A13BE">
      <w:pPr>
        <w:pStyle w:val="GOSTScript"/>
      </w:pPr>
      <w:r>
        <w:tab/>
      </w:r>
      <w:r>
        <w:tab/>
      </w:r>
      <w:r>
        <w:tab/>
      </w:r>
      <w:r>
        <w:tab/>
        <w:t>"value": 0.00,</w:t>
      </w:r>
    </w:p>
    <w:p w14:paraId="255F5AF5" w14:textId="77777777" w:rsidR="008A13BE" w:rsidRDefault="008A13BE" w:rsidP="008A13BE">
      <w:pPr>
        <w:pStyle w:val="GOSTScript"/>
      </w:pPr>
      <w:r>
        <w:tab/>
      </w:r>
      <w:r>
        <w:tab/>
      </w:r>
      <w:r>
        <w:tab/>
      </w:r>
      <w:r>
        <w:tab/>
        <w:t>"operation": "&gt;"</w:t>
      </w:r>
    </w:p>
    <w:p w14:paraId="56312758" w14:textId="77777777" w:rsidR="008A13BE" w:rsidRDefault="008A13BE" w:rsidP="008A13BE">
      <w:pPr>
        <w:pStyle w:val="GOSTScript"/>
      </w:pPr>
      <w:r>
        <w:tab/>
      </w:r>
      <w:r>
        <w:tab/>
      </w:r>
      <w:r>
        <w:tab/>
        <w:t>},</w:t>
      </w:r>
    </w:p>
    <w:p w14:paraId="36BF399B" w14:textId="77777777" w:rsidR="008A13BE" w:rsidRDefault="008A13BE" w:rsidP="008A13BE">
      <w:pPr>
        <w:pStyle w:val="GOSTScript"/>
      </w:pPr>
      <w:r>
        <w:tab/>
      </w:r>
      <w:r>
        <w:tab/>
      </w:r>
      <w:r>
        <w:tab/>
        <w:t>{</w:t>
      </w:r>
    </w:p>
    <w:p w14:paraId="6111B298" w14:textId="77777777" w:rsidR="008A13BE" w:rsidRDefault="008A13BE" w:rsidP="008A13BE">
      <w:pPr>
        <w:pStyle w:val="GOSTScript"/>
      </w:pPr>
      <w:r>
        <w:tab/>
      </w:r>
      <w:r>
        <w:tab/>
      </w:r>
      <w:r>
        <w:tab/>
      </w:r>
      <w:r>
        <w:tab/>
        <w:t>"indicator": "53",</w:t>
      </w:r>
    </w:p>
    <w:p w14:paraId="7EFD4F66" w14:textId="77777777" w:rsidR="008A13BE" w:rsidRDefault="008A13BE" w:rsidP="008A13BE">
      <w:pPr>
        <w:pStyle w:val="GOSTScript"/>
      </w:pPr>
      <w:r>
        <w:lastRenderedPageBreak/>
        <w:tab/>
      </w:r>
      <w:r>
        <w:tab/>
      </w:r>
      <w:r>
        <w:tab/>
      </w:r>
      <w:r>
        <w:tab/>
        <w:t>"value": 500000000.00,</w:t>
      </w:r>
    </w:p>
    <w:p w14:paraId="56DC089E" w14:textId="77777777" w:rsidR="008A13BE" w:rsidRDefault="008A13BE" w:rsidP="008A13BE">
      <w:pPr>
        <w:pStyle w:val="GOSTScript"/>
      </w:pPr>
      <w:r>
        <w:tab/>
      </w:r>
      <w:r>
        <w:tab/>
      </w:r>
      <w:r>
        <w:tab/>
      </w:r>
      <w:r>
        <w:tab/>
        <w:t>"operation": "&lt;="</w:t>
      </w:r>
    </w:p>
    <w:p w14:paraId="52438C4F" w14:textId="77777777" w:rsidR="008A13BE" w:rsidRDefault="008A13BE" w:rsidP="008A13BE">
      <w:pPr>
        <w:pStyle w:val="GOSTScript"/>
      </w:pPr>
      <w:r>
        <w:tab/>
      </w:r>
      <w:r>
        <w:tab/>
      </w:r>
      <w:r>
        <w:tab/>
        <w:t>}</w:t>
      </w:r>
    </w:p>
    <w:p w14:paraId="046A96A8" w14:textId="77777777" w:rsidR="008A13BE" w:rsidRDefault="008A13BE" w:rsidP="008A13BE">
      <w:pPr>
        <w:pStyle w:val="GOSTScript"/>
      </w:pPr>
      <w:r>
        <w:tab/>
      </w:r>
      <w:r>
        <w:tab/>
        <w:t>],</w:t>
      </w:r>
    </w:p>
    <w:p w14:paraId="08226A59" w14:textId="77777777" w:rsidR="008A13BE" w:rsidRDefault="008A13BE" w:rsidP="008A13BE">
      <w:pPr>
        <w:pStyle w:val="GOSTScript"/>
      </w:pPr>
      <w:r>
        <w:tab/>
      </w:r>
      <w:r>
        <w:tab/>
        <w:t>"VisualParams": [</w:t>
      </w:r>
    </w:p>
    <w:p w14:paraId="2B569E77" w14:textId="77777777" w:rsidR="008A13BE" w:rsidRDefault="008A13BE" w:rsidP="008A13BE">
      <w:pPr>
        <w:pStyle w:val="GOSTScript"/>
      </w:pPr>
      <w:r>
        <w:tab/>
      </w:r>
      <w:r>
        <w:tab/>
      </w:r>
      <w:r>
        <w:tab/>
        <w:t>"ikpikv",</w:t>
      </w:r>
    </w:p>
    <w:p w14:paraId="350A15AB" w14:textId="77777777" w:rsidR="008A13BE" w:rsidRDefault="008A13BE" w:rsidP="008A13BE">
      <w:pPr>
        <w:pStyle w:val="GOSTScript"/>
      </w:pPr>
      <w:r>
        <w:tab/>
      </w:r>
      <w:r>
        <w:tab/>
      </w:r>
      <w:r>
        <w:tab/>
        <w:t>"DocName",</w:t>
      </w:r>
    </w:p>
    <w:p w14:paraId="5EEE242D" w14:textId="77777777" w:rsidR="008A13BE" w:rsidRDefault="008A13BE" w:rsidP="008A13BE">
      <w:pPr>
        <w:pStyle w:val="GOSTScript"/>
      </w:pPr>
      <w:r>
        <w:tab/>
      </w:r>
      <w:r>
        <w:tab/>
      </w:r>
      <w:r>
        <w:tab/>
        <w:t>"fpeb"</w:t>
      </w:r>
    </w:p>
    <w:p w14:paraId="70EEB121" w14:textId="1FD23B13" w:rsidR="008A13BE" w:rsidRDefault="008A13BE" w:rsidP="008A13BE">
      <w:pPr>
        <w:pStyle w:val="GOSTScript"/>
        <w:rPr>
          <w:ins w:id="197" w:author="Сатлер Марина Викторовна" w:date="2025-10-09T17:02:00Z"/>
          <w:lang w:val="ru-RU"/>
        </w:rPr>
      </w:pPr>
      <w:r>
        <w:tab/>
      </w:r>
      <w:r>
        <w:tab/>
      </w:r>
      <w:r w:rsidRPr="007F05AD">
        <w:rPr>
          <w:lang w:val="ru-RU"/>
        </w:rPr>
        <w:t>]</w:t>
      </w:r>
      <w:ins w:id="198" w:author="Сатлер Марина Викторовна" w:date="2025-10-09T17:02:00Z">
        <w:r w:rsidR="0054222C">
          <w:rPr>
            <w:lang w:val="ru-RU"/>
          </w:rPr>
          <w:t>,</w:t>
        </w:r>
      </w:ins>
      <w:r w:rsidRPr="007F05AD">
        <w:rPr>
          <w:lang w:val="ru-RU"/>
        </w:rPr>
        <w:t xml:space="preserve"> // информация в ответе должна быть представлена в разрезе аналитических признаков «ИКП/ИКВ», «Наименование документа» и «Код системы»</w:t>
      </w:r>
    </w:p>
    <w:p w14:paraId="054B06C6" w14:textId="77777777" w:rsidR="0054222C" w:rsidRDefault="0054222C" w:rsidP="0054222C">
      <w:pPr>
        <w:pStyle w:val="GOSTScript"/>
        <w:rPr>
          <w:ins w:id="199" w:author="Сатлер Марина Викторовна" w:date="2025-10-09T17:02:00Z"/>
        </w:rPr>
      </w:pPr>
      <w:ins w:id="200" w:author="Сатлер Марина Викторовна" w:date="2025-10-09T17:02:00Z">
        <w:r w:rsidRPr="000659FD">
          <w:rPr>
            <w:lang w:val="ru-RU"/>
          </w:rPr>
          <w:tab/>
        </w:r>
        <w:r w:rsidRPr="000659FD">
          <w:rPr>
            <w:lang w:val="ru-RU"/>
          </w:rPr>
          <w:tab/>
        </w:r>
        <w:r>
          <w:t>"Offset": 100,</w:t>
        </w:r>
      </w:ins>
    </w:p>
    <w:p w14:paraId="2A4F7E6C" w14:textId="011BACF4" w:rsidR="0054222C" w:rsidRDefault="0054222C" w:rsidP="0054222C">
      <w:pPr>
        <w:pStyle w:val="GOSTScript"/>
        <w:rPr>
          <w:ins w:id="201" w:author="Сатлер Марина Викторовна" w:date="2025-10-09T17:02:00Z"/>
        </w:rPr>
      </w:pPr>
      <w:ins w:id="202" w:author="Сатлер Марина Викторовна" w:date="2025-10-09T17:02:00Z">
        <w:r>
          <w:tab/>
        </w:r>
        <w:r>
          <w:tab/>
          <w:t>"Limit": 50</w:t>
        </w:r>
      </w:ins>
    </w:p>
    <w:p w14:paraId="018FD0D4" w14:textId="46B1C5D1" w:rsidR="0054222C" w:rsidRPr="007F05AD" w:rsidDel="0054222C" w:rsidRDefault="0054222C" w:rsidP="008A13BE">
      <w:pPr>
        <w:pStyle w:val="GOSTScript"/>
        <w:rPr>
          <w:del w:id="203" w:author="Сатлер Марина Викторовна" w:date="2025-10-09T17:02:00Z"/>
          <w:lang w:val="ru-RU"/>
        </w:rPr>
      </w:pPr>
    </w:p>
    <w:p w14:paraId="100E3694" w14:textId="77777777" w:rsidR="008A13BE" w:rsidRDefault="008A13BE" w:rsidP="008A13BE">
      <w:pPr>
        <w:pStyle w:val="GOSTScript"/>
      </w:pPr>
      <w:r w:rsidRPr="007F05AD">
        <w:rPr>
          <w:lang w:val="ru-RU"/>
        </w:rPr>
        <w:tab/>
      </w:r>
      <w:r>
        <w:t>}</w:t>
      </w:r>
    </w:p>
    <w:p w14:paraId="11F09950" w14:textId="0C507B59" w:rsidR="006C1DAD" w:rsidRPr="000437CC" w:rsidRDefault="008A13BE" w:rsidP="007F05AD">
      <w:pPr>
        <w:pStyle w:val="GOSTScript"/>
      </w:pPr>
      <w:r>
        <w:t>}</w:t>
      </w:r>
    </w:p>
    <w:p w14:paraId="56364490" w14:textId="77777777" w:rsidR="00512B7E" w:rsidRPr="007F05AD" w:rsidRDefault="00512B7E">
      <w:pPr>
        <w:pStyle w:val="21"/>
      </w:pPr>
      <w:bookmarkStart w:id="204" w:name="_Toc117871525"/>
      <w:bookmarkStart w:id="205" w:name="_Toc121319628"/>
      <w:bookmarkStart w:id="206" w:name="_Toc202537609"/>
      <w:r w:rsidRPr="0068201B">
        <w:t>Параметры ответа</w:t>
      </w:r>
      <w:bookmarkEnd w:id="204"/>
      <w:bookmarkEnd w:id="205"/>
      <w:bookmarkEnd w:id="206"/>
    </w:p>
    <w:p w14:paraId="4156750F" w14:textId="63418982" w:rsidR="00101BB6" w:rsidRDefault="00A94F53" w:rsidP="007F05AD">
      <w:pPr>
        <w:pStyle w:val="GOSTNameTable"/>
      </w:pPr>
      <w:r>
        <w:rPr>
          <w:noProof/>
        </w:rPr>
        <w:fldChar w:fldCharType="begin"/>
      </w:r>
      <w:r>
        <w:rPr>
          <w:noProof/>
        </w:rPr>
        <w:instrText xml:space="preserve"> SEQ Таблица \* ARABIC </w:instrText>
      </w:r>
      <w:r>
        <w:rPr>
          <w:noProof/>
        </w:rPr>
        <w:fldChar w:fldCharType="separate"/>
      </w:r>
      <w:bookmarkStart w:id="207" w:name="_Toc202537621"/>
      <w:r w:rsidR="00D84B4C">
        <w:rPr>
          <w:noProof/>
        </w:rPr>
        <w:t>3</w:t>
      </w:r>
      <w:r>
        <w:rPr>
          <w:noProof/>
        </w:rPr>
        <w:fldChar w:fldCharType="end"/>
      </w:r>
      <w:r w:rsidR="00101BB6">
        <w:t xml:space="preserve"> </w:t>
      </w:r>
      <w:r w:rsidR="00D84B4C">
        <w:t>–</w:t>
      </w:r>
      <w:r w:rsidR="00101BB6">
        <w:t xml:space="preserve"> Параметры ответа на «</w:t>
      </w:r>
      <w:r w:rsidR="00101BB6" w:rsidRPr="00963C62">
        <w:t>Запрос расчета показ</w:t>
      </w:r>
      <w:r w:rsidR="00101BB6">
        <w:t>ателей состояния лицевых счетов»</w:t>
      </w:r>
      <w:bookmarkEnd w:id="207"/>
    </w:p>
    <w:tbl>
      <w:tblPr>
        <w:tblStyle w:val="GOSTTable"/>
        <w:tblW w:w="5000" w:type="pct"/>
        <w:tblLayout w:type="fixed"/>
        <w:tblLook w:val="07E0" w:firstRow="1" w:lastRow="1" w:firstColumn="1" w:lastColumn="1" w:noHBand="1" w:noVBand="1"/>
      </w:tblPr>
      <w:tblGrid>
        <w:gridCol w:w="3453"/>
        <w:gridCol w:w="2354"/>
        <w:gridCol w:w="1569"/>
        <w:gridCol w:w="942"/>
        <w:gridCol w:w="989"/>
        <w:gridCol w:w="6387"/>
      </w:tblGrid>
      <w:tr w:rsidR="00D141D1" w:rsidRPr="007E5A12" w14:paraId="171B44D8" w14:textId="77777777" w:rsidTr="007F05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9"/>
        </w:trPr>
        <w:tc>
          <w:tcPr>
            <w:tcW w:w="1100" w:type="pct"/>
            <w:hideMark/>
          </w:tcPr>
          <w:p w14:paraId="122AA7A6" w14:textId="77777777" w:rsidR="00512B7E" w:rsidRPr="007E5A12" w:rsidRDefault="00512B7E" w:rsidP="002F6952">
            <w:pPr>
              <w:pStyle w:val="GOSTTableHead"/>
              <w:rPr>
                <w:szCs w:val="22"/>
              </w:rPr>
            </w:pPr>
            <w:r w:rsidRPr="007E5A12">
              <w:rPr>
                <w:szCs w:val="22"/>
              </w:rPr>
              <w:t>Наименование параметра</w:t>
            </w:r>
          </w:p>
        </w:tc>
        <w:tc>
          <w:tcPr>
            <w:tcW w:w="750" w:type="pct"/>
            <w:hideMark/>
          </w:tcPr>
          <w:p w14:paraId="096E54AA" w14:textId="77777777" w:rsidR="00512B7E" w:rsidRPr="007E5A12" w:rsidRDefault="00512B7E" w:rsidP="002F6952">
            <w:pPr>
              <w:pStyle w:val="GOSTTableHead"/>
              <w:rPr>
                <w:szCs w:val="22"/>
              </w:rPr>
            </w:pPr>
            <w:r w:rsidRPr="007E5A12">
              <w:rPr>
                <w:szCs w:val="22"/>
              </w:rPr>
              <w:t>Название тэга</w:t>
            </w:r>
          </w:p>
        </w:tc>
        <w:tc>
          <w:tcPr>
            <w:tcW w:w="500" w:type="pct"/>
            <w:hideMark/>
          </w:tcPr>
          <w:p w14:paraId="68B2AA90" w14:textId="77777777" w:rsidR="00512B7E" w:rsidRPr="007E5A12" w:rsidRDefault="00512B7E" w:rsidP="002F6952">
            <w:pPr>
              <w:pStyle w:val="GOSTTableHead"/>
              <w:rPr>
                <w:szCs w:val="22"/>
              </w:rPr>
            </w:pPr>
            <w:r w:rsidRPr="007E5A12">
              <w:rPr>
                <w:szCs w:val="22"/>
              </w:rPr>
              <w:t>Тип данных</w:t>
            </w:r>
          </w:p>
        </w:tc>
        <w:tc>
          <w:tcPr>
            <w:tcW w:w="300" w:type="pct"/>
          </w:tcPr>
          <w:p w14:paraId="294647FB" w14:textId="77777777" w:rsidR="00512B7E" w:rsidRPr="007E5A12" w:rsidRDefault="00512B7E" w:rsidP="002F6952">
            <w:pPr>
              <w:pStyle w:val="GOSTTableHead"/>
              <w:rPr>
                <w:szCs w:val="22"/>
              </w:rPr>
            </w:pPr>
            <w:r w:rsidRPr="007E5A12">
              <w:rPr>
                <w:szCs w:val="22"/>
              </w:rPr>
              <w:t>Обязательность</w:t>
            </w:r>
          </w:p>
        </w:tc>
        <w:tc>
          <w:tcPr>
            <w:tcW w:w="315" w:type="pct"/>
          </w:tcPr>
          <w:p w14:paraId="084430B8" w14:textId="77777777" w:rsidR="00512B7E" w:rsidRPr="007E5A12" w:rsidRDefault="00512B7E" w:rsidP="002F6952">
            <w:pPr>
              <w:pStyle w:val="GOSTTableHead"/>
              <w:rPr>
                <w:szCs w:val="22"/>
              </w:rPr>
            </w:pPr>
            <w:r w:rsidRPr="007E5A12">
              <w:rPr>
                <w:szCs w:val="22"/>
              </w:rPr>
              <w:t>Размерность</w:t>
            </w:r>
          </w:p>
        </w:tc>
        <w:tc>
          <w:tcPr>
            <w:tcW w:w="2085" w:type="pct"/>
            <w:hideMark/>
          </w:tcPr>
          <w:p w14:paraId="3B0DAFBA" w14:textId="77777777" w:rsidR="00512B7E" w:rsidRPr="007E5A12" w:rsidRDefault="00512B7E" w:rsidP="002F6952">
            <w:pPr>
              <w:pStyle w:val="GOSTTableHead"/>
              <w:rPr>
                <w:szCs w:val="22"/>
              </w:rPr>
            </w:pPr>
            <w:r w:rsidRPr="007E5A12">
              <w:rPr>
                <w:szCs w:val="22"/>
              </w:rPr>
              <w:t>Описание</w:t>
            </w:r>
          </w:p>
        </w:tc>
      </w:tr>
      <w:tr w:rsidR="00512B7E" w:rsidRPr="007E5A12" w14:paraId="2F3C495C" w14:textId="77777777" w:rsidTr="007F05AD">
        <w:tc>
          <w:tcPr>
            <w:tcW w:w="2085" w:type="pct"/>
            <w:gridSpan w:val="6"/>
          </w:tcPr>
          <w:p w14:paraId="0C2CD6E2" w14:textId="77777777" w:rsidR="00512B7E" w:rsidRPr="007E5A12" w:rsidRDefault="00512B7E" w:rsidP="002F6952">
            <w:pPr>
              <w:pStyle w:val="GOSTTableHead"/>
              <w:rPr>
                <w:szCs w:val="22"/>
              </w:rPr>
            </w:pPr>
            <w:r w:rsidRPr="007E5A12">
              <w:rPr>
                <w:szCs w:val="22"/>
              </w:rPr>
              <w:t xml:space="preserve">Перечень параметров </w:t>
            </w:r>
            <w:r w:rsidR="004E5B92">
              <w:rPr>
                <w:szCs w:val="22"/>
              </w:rPr>
              <w:t xml:space="preserve">заголовка </w:t>
            </w:r>
            <w:r w:rsidRPr="007E5A12">
              <w:rPr>
                <w:szCs w:val="22"/>
              </w:rPr>
              <w:t>ответа (</w:t>
            </w:r>
            <w:r w:rsidRPr="007E5A12">
              <w:rPr>
                <w:szCs w:val="22"/>
                <w:lang w:val="en-US"/>
              </w:rPr>
              <w:t>header</w:t>
            </w:r>
            <w:r w:rsidRPr="007E5A12">
              <w:rPr>
                <w:szCs w:val="22"/>
              </w:rPr>
              <w:t>)</w:t>
            </w:r>
          </w:p>
        </w:tc>
      </w:tr>
      <w:tr w:rsidR="00D141D1" w:rsidRPr="004D5FB8" w14:paraId="44500764" w14:textId="77777777" w:rsidTr="007F05AD">
        <w:tc>
          <w:tcPr>
            <w:tcW w:w="1100" w:type="pct"/>
          </w:tcPr>
          <w:p w14:paraId="36D71D2C" w14:textId="77777777" w:rsidR="00512B7E" w:rsidRPr="007E5A12" w:rsidRDefault="00512B7E" w:rsidP="0068201B">
            <w:pPr>
              <w:pStyle w:val="GOSTTablenorm"/>
            </w:pPr>
            <w:r w:rsidRPr="007E5A12">
              <w:t>Система</w:t>
            </w:r>
            <w:r w:rsidR="00E61F6B">
              <w:t xml:space="preserve"> </w:t>
            </w:r>
            <w:r w:rsidRPr="007E5A12">
              <w:t>-</w:t>
            </w:r>
            <w:r w:rsidR="00E61F6B">
              <w:t xml:space="preserve"> </w:t>
            </w:r>
            <w:r w:rsidRPr="007E5A12">
              <w:t>отправитель запроса</w:t>
            </w:r>
          </w:p>
        </w:tc>
        <w:tc>
          <w:tcPr>
            <w:tcW w:w="750" w:type="pct"/>
          </w:tcPr>
          <w:p w14:paraId="7586F726" w14:textId="77777777" w:rsidR="00512B7E" w:rsidRPr="007E5A12" w:rsidRDefault="00512B7E">
            <w:pPr>
              <w:pStyle w:val="GOSTTablenorm"/>
              <w:rPr>
                <w:lang w:val="en-US"/>
              </w:rPr>
            </w:pPr>
            <w:r w:rsidRPr="007E5A12">
              <w:rPr>
                <w:lang w:val="en-US"/>
              </w:rPr>
              <w:t>Source</w:t>
            </w:r>
          </w:p>
        </w:tc>
        <w:tc>
          <w:tcPr>
            <w:tcW w:w="500" w:type="pct"/>
          </w:tcPr>
          <w:p w14:paraId="55C468A9" w14:textId="77777777" w:rsidR="00512B7E" w:rsidRPr="007E5A12" w:rsidRDefault="00512B7E" w:rsidP="007F05AD">
            <w:pPr>
              <w:pStyle w:val="GOSTTablenorm"/>
              <w:rPr>
                <w:lang w:val="en-US"/>
              </w:rPr>
            </w:pPr>
            <w:r w:rsidRPr="007E5A12">
              <w:t>Строка</w:t>
            </w:r>
          </w:p>
        </w:tc>
        <w:tc>
          <w:tcPr>
            <w:tcW w:w="300" w:type="pct"/>
          </w:tcPr>
          <w:p w14:paraId="6AEFFEF9" w14:textId="77777777" w:rsidR="00512B7E" w:rsidRPr="007E5A12" w:rsidRDefault="00512B7E" w:rsidP="007F05AD">
            <w:pPr>
              <w:pStyle w:val="GOSTTablenorm"/>
            </w:pPr>
            <w:r w:rsidRPr="007E5A12">
              <w:t>Да</w:t>
            </w:r>
          </w:p>
        </w:tc>
        <w:tc>
          <w:tcPr>
            <w:tcW w:w="315" w:type="pct"/>
          </w:tcPr>
          <w:p w14:paraId="14157FA9" w14:textId="77777777" w:rsidR="00512B7E" w:rsidRPr="007E5A12" w:rsidRDefault="00512B7E" w:rsidP="0068201B">
            <w:pPr>
              <w:pStyle w:val="GOSTTablenorm"/>
              <w:rPr>
                <w:lang w:val="en-US"/>
              </w:rPr>
            </w:pPr>
            <w:r w:rsidRPr="007E5A12">
              <w:t>&lt;=</w:t>
            </w:r>
            <w:r w:rsidRPr="007E5A12">
              <w:rPr>
                <w:lang w:val="en-US"/>
              </w:rPr>
              <w:t>10</w:t>
            </w:r>
          </w:p>
        </w:tc>
        <w:tc>
          <w:tcPr>
            <w:tcW w:w="2085" w:type="pct"/>
          </w:tcPr>
          <w:p w14:paraId="17CF2AC6" w14:textId="4EC89903" w:rsidR="00512B7E" w:rsidRPr="007E5A12" w:rsidRDefault="00512B7E" w:rsidP="00726940">
            <w:pPr>
              <w:ind w:firstLine="30"/>
              <w:rPr>
                <w:sz w:val="22"/>
                <w:szCs w:val="22"/>
              </w:rPr>
            </w:pPr>
            <w:r w:rsidRPr="007E5A12">
              <w:rPr>
                <w:sz w:val="22"/>
                <w:szCs w:val="22"/>
              </w:rPr>
              <w:t>ФП</w:t>
            </w:r>
            <w:r w:rsidR="00F956EF">
              <w:rPr>
                <w:sz w:val="22"/>
                <w:szCs w:val="22"/>
              </w:rPr>
              <w:t xml:space="preserve"> ГИИС ЭБ </w:t>
            </w:r>
            <w:r w:rsidR="00D84B4C">
              <w:t>–</w:t>
            </w:r>
            <w:r w:rsidR="00F956EF">
              <w:rPr>
                <w:sz w:val="22"/>
                <w:szCs w:val="22"/>
              </w:rPr>
              <w:t xml:space="preserve"> </w:t>
            </w:r>
            <w:r w:rsidRPr="007E5A12">
              <w:rPr>
                <w:sz w:val="22"/>
                <w:szCs w:val="22"/>
              </w:rPr>
              <w:t>отправитель запроса. Возможные значения:</w:t>
            </w:r>
          </w:p>
          <w:p w14:paraId="7BDD975B" w14:textId="751F3311" w:rsidR="004E4A61" w:rsidRDefault="36854D62" w:rsidP="007F05AD">
            <w:pPr>
              <w:pStyle w:val="GOSTTableListMark1"/>
              <w:rPr>
                <w:lang w:val="en-US"/>
              </w:rPr>
            </w:pPr>
            <w:r w:rsidRPr="36854D62">
              <w:rPr>
                <w:lang w:val="en-US"/>
              </w:rPr>
              <w:t>ARP (</w:t>
            </w:r>
            <w:r w:rsidRPr="36854D62">
              <w:t>ПУиО</w:t>
            </w:r>
            <w:r w:rsidRPr="36854D62">
              <w:rPr>
                <w:lang w:val="en-US"/>
              </w:rPr>
              <w:t xml:space="preserve"> ЭБ)</w:t>
            </w:r>
            <w:r w:rsidR="00BE5129">
              <w:t>;</w:t>
            </w:r>
          </w:p>
          <w:p w14:paraId="3D1406A7" w14:textId="77777777" w:rsidR="00512B7E" w:rsidRPr="00E61F6B" w:rsidRDefault="36854D62" w:rsidP="007F05AD">
            <w:pPr>
              <w:pStyle w:val="GOSTTableListMark1"/>
              <w:rPr>
                <w:color w:val="000000" w:themeColor="text1"/>
                <w:lang w:val="en-US"/>
              </w:rPr>
            </w:pPr>
            <w:r w:rsidRPr="36854D62">
              <w:rPr>
                <w:color w:val="000000" w:themeColor="text1"/>
                <w:lang w:val="en-US"/>
              </w:rPr>
              <w:t>EXP05 (ПУР 05 ЭБ)</w:t>
            </w:r>
          </w:p>
        </w:tc>
      </w:tr>
      <w:tr w:rsidR="00D141D1" w:rsidRPr="007E5A12" w14:paraId="4C7DE76D" w14:textId="77777777" w:rsidTr="007F05AD">
        <w:tc>
          <w:tcPr>
            <w:tcW w:w="1100" w:type="pct"/>
          </w:tcPr>
          <w:p w14:paraId="4D385AA6" w14:textId="77777777" w:rsidR="00512B7E" w:rsidRPr="007E5A12" w:rsidRDefault="00512B7E" w:rsidP="0068201B">
            <w:pPr>
              <w:pStyle w:val="GOSTTablenorm"/>
            </w:pPr>
            <w:r w:rsidRPr="007E5A12">
              <w:t>Система</w:t>
            </w:r>
            <w:r w:rsidR="00E61F6B">
              <w:t xml:space="preserve"> </w:t>
            </w:r>
            <w:r w:rsidRPr="007E5A12">
              <w:t>-</w:t>
            </w:r>
            <w:r w:rsidR="00E61F6B">
              <w:t xml:space="preserve"> </w:t>
            </w:r>
            <w:r w:rsidRPr="007E5A12">
              <w:t>получатель</w:t>
            </w:r>
            <w:r w:rsidR="00AE0E84">
              <w:t xml:space="preserve"> ответа</w:t>
            </w:r>
          </w:p>
        </w:tc>
        <w:tc>
          <w:tcPr>
            <w:tcW w:w="750" w:type="pct"/>
          </w:tcPr>
          <w:p w14:paraId="05FA6B8C" w14:textId="77777777" w:rsidR="00512B7E" w:rsidRPr="007E5A12" w:rsidRDefault="00512B7E">
            <w:pPr>
              <w:pStyle w:val="GOSTTablenorm"/>
              <w:rPr>
                <w:lang w:val="en-US"/>
              </w:rPr>
            </w:pPr>
            <w:r w:rsidRPr="007E5A12">
              <w:rPr>
                <w:lang w:val="en-US"/>
              </w:rPr>
              <w:t>Receiver</w:t>
            </w:r>
          </w:p>
        </w:tc>
        <w:tc>
          <w:tcPr>
            <w:tcW w:w="500" w:type="pct"/>
          </w:tcPr>
          <w:p w14:paraId="72FC9A25" w14:textId="77777777" w:rsidR="00512B7E" w:rsidRPr="007E5A12" w:rsidRDefault="00512B7E" w:rsidP="007F05AD">
            <w:pPr>
              <w:pStyle w:val="GOSTTablenorm"/>
            </w:pPr>
            <w:r w:rsidRPr="007E5A12">
              <w:t>Строка</w:t>
            </w:r>
          </w:p>
        </w:tc>
        <w:tc>
          <w:tcPr>
            <w:tcW w:w="300" w:type="pct"/>
          </w:tcPr>
          <w:p w14:paraId="5FB277CC" w14:textId="77777777" w:rsidR="00512B7E" w:rsidRPr="007E5A12" w:rsidRDefault="00512B7E" w:rsidP="007F05AD">
            <w:pPr>
              <w:pStyle w:val="GOSTTablenorm"/>
            </w:pPr>
            <w:r w:rsidRPr="007E5A12">
              <w:t>Да</w:t>
            </w:r>
          </w:p>
        </w:tc>
        <w:tc>
          <w:tcPr>
            <w:tcW w:w="315" w:type="pct"/>
          </w:tcPr>
          <w:p w14:paraId="5CAABEC6" w14:textId="77777777" w:rsidR="00512B7E" w:rsidRPr="007E5A12" w:rsidRDefault="00512B7E" w:rsidP="0068201B">
            <w:pPr>
              <w:pStyle w:val="GOSTTablenorm"/>
            </w:pPr>
            <w:r w:rsidRPr="007E5A12">
              <w:t>&lt;=</w:t>
            </w:r>
            <w:r w:rsidRPr="007E5A12">
              <w:rPr>
                <w:lang w:val="en-US"/>
              </w:rPr>
              <w:t>10</w:t>
            </w:r>
          </w:p>
        </w:tc>
        <w:tc>
          <w:tcPr>
            <w:tcW w:w="2085" w:type="pct"/>
          </w:tcPr>
          <w:p w14:paraId="1D65A0D3" w14:textId="064BDBE9" w:rsidR="00512B7E" w:rsidRPr="007E5A12" w:rsidRDefault="00512B7E" w:rsidP="00726940">
            <w:pPr>
              <w:ind w:firstLine="30"/>
              <w:rPr>
                <w:sz w:val="22"/>
                <w:szCs w:val="22"/>
              </w:rPr>
            </w:pPr>
            <w:r w:rsidRPr="007E5A12">
              <w:rPr>
                <w:sz w:val="22"/>
                <w:szCs w:val="22"/>
              </w:rPr>
              <w:t>ФП</w:t>
            </w:r>
            <w:r w:rsidR="00F956EF">
              <w:rPr>
                <w:sz w:val="22"/>
                <w:szCs w:val="22"/>
              </w:rPr>
              <w:t xml:space="preserve"> ГИИС ЭБ </w:t>
            </w:r>
            <w:r w:rsidR="00D84B4C">
              <w:t>–</w:t>
            </w:r>
            <w:r w:rsidR="00F956EF">
              <w:rPr>
                <w:sz w:val="22"/>
                <w:szCs w:val="22"/>
              </w:rPr>
              <w:t xml:space="preserve"> </w:t>
            </w:r>
            <w:r w:rsidRPr="007E5A12">
              <w:rPr>
                <w:sz w:val="22"/>
                <w:szCs w:val="22"/>
              </w:rPr>
              <w:t xml:space="preserve">получатель </w:t>
            </w:r>
            <w:r w:rsidR="00E61F6B">
              <w:rPr>
                <w:sz w:val="22"/>
                <w:szCs w:val="22"/>
              </w:rPr>
              <w:t>ответа</w:t>
            </w:r>
            <w:r w:rsidRPr="007E5A12">
              <w:rPr>
                <w:sz w:val="22"/>
                <w:szCs w:val="22"/>
              </w:rPr>
              <w:t>. Возможные значения:</w:t>
            </w:r>
          </w:p>
          <w:p w14:paraId="5ED791E5" w14:textId="47D21774" w:rsidR="00512B7E" w:rsidRPr="007F05AD" w:rsidRDefault="36854D62" w:rsidP="007F05AD">
            <w:pPr>
              <w:pStyle w:val="GOSTTableListMark1"/>
            </w:pPr>
            <w:r w:rsidRPr="007F05AD">
              <w:t>ARP (</w:t>
            </w:r>
            <w:r w:rsidRPr="0068201B">
              <w:t>ПУиО</w:t>
            </w:r>
            <w:r w:rsidRPr="007F05AD">
              <w:t xml:space="preserve"> ЭБ)</w:t>
            </w:r>
            <w:r w:rsidR="00BE5129" w:rsidRPr="0068201B">
              <w:t>;</w:t>
            </w:r>
          </w:p>
          <w:p w14:paraId="0F04F6D4" w14:textId="77777777" w:rsidR="00512B7E" w:rsidRPr="007E5A12" w:rsidRDefault="36854D62" w:rsidP="007F05AD">
            <w:pPr>
              <w:pStyle w:val="GOSTTableListMark1"/>
              <w:rPr>
                <w:lang w:val="en-US"/>
              </w:rPr>
            </w:pPr>
            <w:r w:rsidRPr="007F05AD">
              <w:t>EXP05 (ПУР 05 ЭБ)</w:t>
            </w:r>
          </w:p>
        </w:tc>
      </w:tr>
      <w:tr w:rsidR="00D141D1" w:rsidRPr="007E5A12" w14:paraId="0BF9D7FB" w14:textId="77777777" w:rsidTr="007F05AD">
        <w:tc>
          <w:tcPr>
            <w:tcW w:w="1100" w:type="pct"/>
          </w:tcPr>
          <w:p w14:paraId="15241438" w14:textId="77777777" w:rsidR="00512B7E" w:rsidRPr="007E5A12" w:rsidRDefault="00512B7E" w:rsidP="0068201B">
            <w:pPr>
              <w:pStyle w:val="GOSTTablenorm"/>
              <w:rPr>
                <w:lang w:val="en-US"/>
              </w:rPr>
            </w:pPr>
            <w:r w:rsidRPr="007E5A12">
              <w:t>Дата и время ответа</w:t>
            </w:r>
          </w:p>
        </w:tc>
        <w:tc>
          <w:tcPr>
            <w:tcW w:w="750" w:type="pct"/>
          </w:tcPr>
          <w:p w14:paraId="24287718" w14:textId="77777777" w:rsidR="00512B7E" w:rsidRPr="007E5A12" w:rsidRDefault="00754F9A">
            <w:pPr>
              <w:pStyle w:val="GOSTTablenorm"/>
              <w:rPr>
                <w:lang w:val="en-US"/>
              </w:rPr>
            </w:pPr>
            <w:r w:rsidRPr="007E5A12">
              <w:rPr>
                <w:lang w:val="en-US"/>
              </w:rPr>
              <w:t>Ans</w:t>
            </w:r>
            <w:r w:rsidR="00512B7E" w:rsidRPr="007E5A12">
              <w:rPr>
                <w:lang w:val="en-US"/>
              </w:rPr>
              <w:t>DateTime</w:t>
            </w:r>
          </w:p>
        </w:tc>
        <w:tc>
          <w:tcPr>
            <w:tcW w:w="500" w:type="pct"/>
          </w:tcPr>
          <w:p w14:paraId="3F6DA9E3" w14:textId="77777777" w:rsidR="00512B7E" w:rsidRPr="007E5A12" w:rsidRDefault="00512B7E" w:rsidP="007F05AD">
            <w:pPr>
              <w:pStyle w:val="GOSTTablenorm"/>
            </w:pPr>
            <w:r w:rsidRPr="007E5A12">
              <w:t>Дата-время (</w:t>
            </w:r>
            <w:r w:rsidRPr="007E5A12">
              <w:rPr>
                <w:lang w:val="en-US"/>
              </w:rPr>
              <w:t>timestamp</w:t>
            </w:r>
            <w:r w:rsidRPr="007E5A12">
              <w:t>)</w:t>
            </w:r>
          </w:p>
        </w:tc>
        <w:tc>
          <w:tcPr>
            <w:tcW w:w="300" w:type="pct"/>
          </w:tcPr>
          <w:p w14:paraId="6D1B3EF5" w14:textId="77777777" w:rsidR="00512B7E" w:rsidRPr="007E5A12" w:rsidRDefault="00512B7E" w:rsidP="007F05AD">
            <w:pPr>
              <w:pStyle w:val="GOSTTablenorm"/>
            </w:pPr>
            <w:r w:rsidRPr="007E5A12">
              <w:t>Да</w:t>
            </w:r>
          </w:p>
        </w:tc>
        <w:tc>
          <w:tcPr>
            <w:tcW w:w="315" w:type="pct"/>
          </w:tcPr>
          <w:p w14:paraId="494B2082" w14:textId="2115D7A8" w:rsidR="00512B7E" w:rsidRPr="007E5A12" w:rsidRDefault="00512B7E" w:rsidP="007F05AD">
            <w:pPr>
              <w:pStyle w:val="GOSTTablenorm"/>
            </w:pPr>
          </w:p>
        </w:tc>
        <w:tc>
          <w:tcPr>
            <w:tcW w:w="2085" w:type="pct"/>
          </w:tcPr>
          <w:p w14:paraId="622AFD75" w14:textId="77777777" w:rsidR="00512B7E" w:rsidRPr="00335858" w:rsidRDefault="00512B7E" w:rsidP="0068201B">
            <w:pPr>
              <w:pStyle w:val="GOSTTablenorm"/>
            </w:pPr>
            <w:r w:rsidRPr="0068201B">
              <w:t>Дата и время формирования отве</w:t>
            </w:r>
            <w:r w:rsidRPr="00335858">
              <w:t xml:space="preserve">та </w:t>
            </w:r>
            <w:r w:rsidRPr="007F05AD">
              <w:t>SVAP</w:t>
            </w:r>
            <w:r w:rsidR="00E61F6B" w:rsidRPr="0068201B">
              <w:t>.</w:t>
            </w:r>
          </w:p>
          <w:p w14:paraId="264A505D" w14:textId="77777777" w:rsidR="00512B7E" w:rsidRPr="0068201B" w:rsidRDefault="00512B7E">
            <w:pPr>
              <w:pStyle w:val="GOSTTablenorm"/>
            </w:pPr>
            <w:r w:rsidRPr="00A60059">
              <w:t xml:space="preserve">Формат </w:t>
            </w:r>
            <w:r w:rsidRPr="007F05AD">
              <w:t>YYYY</w:t>
            </w:r>
            <w:r w:rsidRPr="0068201B">
              <w:t>-</w:t>
            </w:r>
            <w:r w:rsidRPr="007F05AD">
              <w:t>MM</w:t>
            </w:r>
            <w:r w:rsidRPr="0068201B">
              <w:t>-</w:t>
            </w:r>
            <w:r w:rsidRPr="007F05AD">
              <w:t>DD</w:t>
            </w:r>
            <w:r w:rsidRPr="0068201B">
              <w:t xml:space="preserve"> </w:t>
            </w:r>
            <w:r w:rsidRPr="007F05AD">
              <w:t>hh</w:t>
            </w:r>
            <w:r w:rsidRPr="0068201B">
              <w:t>:</w:t>
            </w:r>
            <w:r w:rsidRPr="007F05AD">
              <w:t>mm</w:t>
            </w:r>
            <w:r w:rsidRPr="0068201B">
              <w:t>:</w:t>
            </w:r>
            <w:r w:rsidRPr="007F05AD">
              <w:t>ss</w:t>
            </w:r>
          </w:p>
        </w:tc>
      </w:tr>
      <w:tr w:rsidR="00D141D1" w:rsidRPr="007E5A12" w14:paraId="6C3E8B38" w14:textId="77777777" w:rsidTr="007F05AD">
        <w:tc>
          <w:tcPr>
            <w:tcW w:w="1100" w:type="pct"/>
          </w:tcPr>
          <w:p w14:paraId="0ADF63A5" w14:textId="77777777" w:rsidR="00512B7E" w:rsidRPr="007E5A12" w:rsidRDefault="00512B7E" w:rsidP="0068201B">
            <w:pPr>
              <w:pStyle w:val="GOSTTablenorm"/>
            </w:pPr>
            <w:r w:rsidRPr="007E5A12">
              <w:t>Версия формата</w:t>
            </w:r>
          </w:p>
        </w:tc>
        <w:tc>
          <w:tcPr>
            <w:tcW w:w="750" w:type="pct"/>
          </w:tcPr>
          <w:p w14:paraId="36FE71E8" w14:textId="77777777" w:rsidR="00512B7E" w:rsidRPr="007E5A12" w:rsidRDefault="00512B7E">
            <w:pPr>
              <w:pStyle w:val="GOSTTablenorm"/>
              <w:rPr>
                <w:lang w:val="en-US"/>
              </w:rPr>
            </w:pPr>
            <w:r w:rsidRPr="007E5A12">
              <w:rPr>
                <w:lang w:val="en-US"/>
              </w:rPr>
              <w:t>Version</w:t>
            </w:r>
          </w:p>
        </w:tc>
        <w:tc>
          <w:tcPr>
            <w:tcW w:w="500" w:type="pct"/>
          </w:tcPr>
          <w:p w14:paraId="5A649743" w14:textId="77777777" w:rsidR="00512B7E" w:rsidRPr="007E5A12" w:rsidRDefault="00512B7E" w:rsidP="007F05AD">
            <w:pPr>
              <w:pStyle w:val="GOSTTablenorm"/>
              <w:rPr>
                <w:lang w:val="en-US"/>
              </w:rPr>
            </w:pPr>
            <w:r w:rsidRPr="007E5A12">
              <w:t>Строка</w:t>
            </w:r>
          </w:p>
        </w:tc>
        <w:tc>
          <w:tcPr>
            <w:tcW w:w="300" w:type="pct"/>
          </w:tcPr>
          <w:p w14:paraId="600BD834" w14:textId="77777777" w:rsidR="00512B7E" w:rsidRPr="007E5A12" w:rsidRDefault="00512B7E" w:rsidP="007F05AD">
            <w:pPr>
              <w:pStyle w:val="GOSTTablenorm"/>
            </w:pPr>
            <w:r w:rsidRPr="007E5A12">
              <w:t>Да</w:t>
            </w:r>
          </w:p>
        </w:tc>
        <w:tc>
          <w:tcPr>
            <w:tcW w:w="315" w:type="pct"/>
          </w:tcPr>
          <w:p w14:paraId="41722E30" w14:textId="77777777" w:rsidR="00512B7E" w:rsidRPr="007E5A12" w:rsidRDefault="00512B7E" w:rsidP="0068201B">
            <w:pPr>
              <w:pStyle w:val="GOSTTablenorm"/>
              <w:rPr>
                <w:lang w:val="en-US"/>
              </w:rPr>
            </w:pPr>
            <w:r w:rsidRPr="007E5A12">
              <w:t>&lt;=</w:t>
            </w:r>
            <w:r w:rsidRPr="007E5A12">
              <w:rPr>
                <w:lang w:val="en-US"/>
              </w:rPr>
              <w:t>10</w:t>
            </w:r>
          </w:p>
        </w:tc>
        <w:tc>
          <w:tcPr>
            <w:tcW w:w="2085" w:type="pct"/>
          </w:tcPr>
          <w:p w14:paraId="5462C579" w14:textId="77777777" w:rsidR="00512B7E" w:rsidRPr="00335858" w:rsidRDefault="00512B7E">
            <w:pPr>
              <w:pStyle w:val="GOSTTablenorm"/>
            </w:pPr>
            <w:r w:rsidRPr="0068201B">
              <w:t>Версия формата ответа</w:t>
            </w:r>
          </w:p>
        </w:tc>
      </w:tr>
      <w:tr w:rsidR="00D141D1" w:rsidRPr="007E5A12" w14:paraId="3AA1C1AA" w14:textId="77777777" w:rsidTr="007F05AD">
        <w:tc>
          <w:tcPr>
            <w:tcW w:w="1100" w:type="pct"/>
          </w:tcPr>
          <w:p w14:paraId="366FE27F" w14:textId="77777777" w:rsidR="00512B7E" w:rsidRPr="007E5A12" w:rsidRDefault="00512B7E" w:rsidP="0068201B">
            <w:pPr>
              <w:pStyle w:val="GOSTTablenorm"/>
            </w:pPr>
            <w:r w:rsidRPr="007E5A12">
              <w:lastRenderedPageBreak/>
              <w:t>Глобальный идентификатор запроса</w:t>
            </w:r>
          </w:p>
        </w:tc>
        <w:tc>
          <w:tcPr>
            <w:tcW w:w="750" w:type="pct"/>
          </w:tcPr>
          <w:p w14:paraId="7D51056A" w14:textId="77777777" w:rsidR="00512B7E" w:rsidRPr="007E5A12" w:rsidRDefault="00B568CC">
            <w:pPr>
              <w:pStyle w:val="GOSTTablenorm"/>
              <w:rPr>
                <w:lang w:val="en-US"/>
              </w:rPr>
            </w:pPr>
            <w:r w:rsidRPr="007E5A12">
              <w:rPr>
                <w:lang w:val="en-US"/>
              </w:rPr>
              <w:t>Req</w:t>
            </w:r>
            <w:r w:rsidR="00512B7E" w:rsidRPr="007E5A12">
              <w:t>G</w:t>
            </w:r>
            <w:r w:rsidRPr="007E5A12">
              <w:rPr>
                <w:lang w:val="en-US"/>
              </w:rPr>
              <w:t>uid</w:t>
            </w:r>
          </w:p>
        </w:tc>
        <w:tc>
          <w:tcPr>
            <w:tcW w:w="500" w:type="pct"/>
          </w:tcPr>
          <w:p w14:paraId="2849A733" w14:textId="77777777" w:rsidR="00512B7E" w:rsidRPr="007E5A12" w:rsidRDefault="00512B7E" w:rsidP="007F05AD">
            <w:pPr>
              <w:pStyle w:val="GOSTTablenorm"/>
            </w:pPr>
            <w:r w:rsidRPr="007E5A12">
              <w:rPr>
                <w:lang w:val="en-US"/>
              </w:rPr>
              <w:t>GUID</w:t>
            </w:r>
          </w:p>
        </w:tc>
        <w:tc>
          <w:tcPr>
            <w:tcW w:w="300" w:type="pct"/>
          </w:tcPr>
          <w:p w14:paraId="2CA01463" w14:textId="77777777" w:rsidR="00512B7E" w:rsidRPr="007E5A12" w:rsidRDefault="00512B7E" w:rsidP="007F05AD">
            <w:pPr>
              <w:pStyle w:val="GOSTTablenorm"/>
            </w:pPr>
            <w:r w:rsidRPr="007E5A12">
              <w:t>Да</w:t>
            </w:r>
          </w:p>
        </w:tc>
        <w:tc>
          <w:tcPr>
            <w:tcW w:w="315" w:type="pct"/>
          </w:tcPr>
          <w:p w14:paraId="143AF109" w14:textId="77777777" w:rsidR="00512B7E" w:rsidRPr="007E5A12" w:rsidRDefault="00512B7E" w:rsidP="007F05AD">
            <w:pPr>
              <w:pStyle w:val="GOSTTablenorm"/>
              <w:rPr>
                <w:lang w:val="en-US"/>
              </w:rPr>
            </w:pPr>
            <w:r w:rsidRPr="007E5A12">
              <w:rPr>
                <w:lang w:val="en-US"/>
              </w:rPr>
              <w:t>=</w:t>
            </w:r>
            <w:r w:rsidRPr="007E5A12">
              <w:t>36</w:t>
            </w:r>
          </w:p>
        </w:tc>
        <w:tc>
          <w:tcPr>
            <w:tcW w:w="2085" w:type="pct"/>
          </w:tcPr>
          <w:p w14:paraId="343D9C4B" w14:textId="77777777" w:rsidR="00512B7E" w:rsidRPr="00335858" w:rsidRDefault="00512B7E" w:rsidP="0068201B">
            <w:pPr>
              <w:pStyle w:val="GOSTTablenorm"/>
            </w:pPr>
            <w:r w:rsidRPr="0068201B">
              <w:t>Уникальный идентификатор запроса (с тире) на который направляется ответ</w:t>
            </w:r>
          </w:p>
        </w:tc>
      </w:tr>
      <w:tr w:rsidR="00D141D1" w:rsidRPr="007E5A12" w14:paraId="133F22AD" w14:textId="77777777" w:rsidTr="007F05AD">
        <w:tc>
          <w:tcPr>
            <w:tcW w:w="1100" w:type="pct"/>
          </w:tcPr>
          <w:p w14:paraId="6A8F571E" w14:textId="77777777" w:rsidR="001A49A7" w:rsidRPr="007E5A12" w:rsidRDefault="001A49A7" w:rsidP="0068201B">
            <w:pPr>
              <w:pStyle w:val="GOSTTablenorm"/>
            </w:pPr>
            <w:r w:rsidRPr="007E5A12">
              <w:t>Глобальный идентификатор ответа</w:t>
            </w:r>
          </w:p>
        </w:tc>
        <w:tc>
          <w:tcPr>
            <w:tcW w:w="750" w:type="pct"/>
          </w:tcPr>
          <w:p w14:paraId="180E1B3A" w14:textId="77777777" w:rsidR="001A49A7" w:rsidRPr="007E5A12" w:rsidRDefault="001A49A7">
            <w:pPr>
              <w:pStyle w:val="GOSTTablenorm"/>
              <w:rPr>
                <w:lang w:val="en-US"/>
              </w:rPr>
            </w:pPr>
            <w:r w:rsidRPr="007E5A12">
              <w:rPr>
                <w:lang w:val="en-US"/>
              </w:rPr>
              <w:t>AnsGuid</w:t>
            </w:r>
          </w:p>
        </w:tc>
        <w:tc>
          <w:tcPr>
            <w:tcW w:w="500" w:type="pct"/>
          </w:tcPr>
          <w:p w14:paraId="7037472D" w14:textId="77777777" w:rsidR="001A49A7" w:rsidRPr="007E5A12" w:rsidRDefault="001A49A7" w:rsidP="007F05AD">
            <w:pPr>
              <w:pStyle w:val="GOSTTablenorm"/>
              <w:rPr>
                <w:lang w:val="en-US"/>
              </w:rPr>
            </w:pPr>
            <w:r w:rsidRPr="007E5A12">
              <w:rPr>
                <w:lang w:val="en-US"/>
              </w:rPr>
              <w:t>GUID</w:t>
            </w:r>
          </w:p>
        </w:tc>
        <w:tc>
          <w:tcPr>
            <w:tcW w:w="300" w:type="pct"/>
          </w:tcPr>
          <w:p w14:paraId="13B271A7" w14:textId="77777777" w:rsidR="001A49A7" w:rsidRPr="007E5A12" w:rsidRDefault="001A49A7" w:rsidP="007F05AD">
            <w:pPr>
              <w:pStyle w:val="GOSTTablenorm"/>
            </w:pPr>
            <w:r w:rsidRPr="007E5A12">
              <w:t>Да</w:t>
            </w:r>
          </w:p>
        </w:tc>
        <w:tc>
          <w:tcPr>
            <w:tcW w:w="315" w:type="pct"/>
          </w:tcPr>
          <w:p w14:paraId="3FBEC126" w14:textId="77777777" w:rsidR="001A49A7" w:rsidRPr="007E5A12" w:rsidRDefault="001A49A7" w:rsidP="007F05AD">
            <w:pPr>
              <w:pStyle w:val="GOSTTablenorm"/>
              <w:rPr>
                <w:lang w:val="en-US"/>
              </w:rPr>
            </w:pPr>
            <w:r w:rsidRPr="007E5A12">
              <w:rPr>
                <w:lang w:val="en-US"/>
              </w:rPr>
              <w:t>=</w:t>
            </w:r>
            <w:r w:rsidRPr="007E5A12">
              <w:t>36</w:t>
            </w:r>
          </w:p>
        </w:tc>
        <w:tc>
          <w:tcPr>
            <w:tcW w:w="2085" w:type="pct"/>
          </w:tcPr>
          <w:p w14:paraId="1404B276" w14:textId="77777777" w:rsidR="001A49A7" w:rsidRPr="007E5A12" w:rsidRDefault="001A49A7" w:rsidP="0068201B">
            <w:pPr>
              <w:pStyle w:val="GOSTTablenorm"/>
            </w:pPr>
            <w:r w:rsidRPr="007E5A12">
              <w:t>Уникальный идентификатор ответа (с тире)</w:t>
            </w:r>
          </w:p>
        </w:tc>
      </w:tr>
      <w:tr w:rsidR="00D141D1" w:rsidRPr="007E5A12" w14:paraId="0DCB7B15" w14:textId="77777777" w:rsidTr="007F05AD">
        <w:tc>
          <w:tcPr>
            <w:tcW w:w="1100" w:type="pct"/>
          </w:tcPr>
          <w:p w14:paraId="7821F719" w14:textId="77777777" w:rsidR="001A49A7" w:rsidRPr="007E5A12" w:rsidRDefault="001A49A7" w:rsidP="0068201B">
            <w:pPr>
              <w:pStyle w:val="GOSTTablenorm"/>
            </w:pPr>
            <w:r w:rsidRPr="007E5A12">
              <w:t>Глобальный идентификатор документа</w:t>
            </w:r>
          </w:p>
        </w:tc>
        <w:tc>
          <w:tcPr>
            <w:tcW w:w="750" w:type="pct"/>
          </w:tcPr>
          <w:p w14:paraId="4A117963" w14:textId="77777777" w:rsidR="001A49A7" w:rsidRPr="007E5A12" w:rsidRDefault="001A49A7">
            <w:pPr>
              <w:pStyle w:val="GOSTTablenorm"/>
              <w:rPr>
                <w:lang w:val="en-US"/>
              </w:rPr>
            </w:pPr>
            <w:r w:rsidRPr="007E5A12">
              <w:rPr>
                <w:lang w:val="en-US"/>
              </w:rPr>
              <w:t>DocGuid</w:t>
            </w:r>
          </w:p>
        </w:tc>
        <w:tc>
          <w:tcPr>
            <w:tcW w:w="500" w:type="pct"/>
          </w:tcPr>
          <w:p w14:paraId="1B6A95D2" w14:textId="77777777" w:rsidR="001A49A7" w:rsidRPr="007E5A12" w:rsidRDefault="001A49A7" w:rsidP="007F05AD">
            <w:pPr>
              <w:pStyle w:val="GOSTTablenorm"/>
              <w:rPr>
                <w:lang w:val="en-US"/>
              </w:rPr>
            </w:pPr>
            <w:r w:rsidRPr="007E5A12">
              <w:rPr>
                <w:lang w:val="en-US"/>
              </w:rPr>
              <w:t>GUID</w:t>
            </w:r>
          </w:p>
        </w:tc>
        <w:tc>
          <w:tcPr>
            <w:tcW w:w="300" w:type="pct"/>
          </w:tcPr>
          <w:p w14:paraId="63025E5F" w14:textId="77777777" w:rsidR="001A49A7" w:rsidRPr="007E5A12" w:rsidRDefault="001A49A7" w:rsidP="007F05AD">
            <w:pPr>
              <w:pStyle w:val="GOSTTablenorm"/>
            </w:pPr>
            <w:r w:rsidRPr="007E5A12">
              <w:t>Нет</w:t>
            </w:r>
          </w:p>
        </w:tc>
        <w:tc>
          <w:tcPr>
            <w:tcW w:w="315" w:type="pct"/>
          </w:tcPr>
          <w:p w14:paraId="6CEB4E7B" w14:textId="77777777" w:rsidR="001A49A7" w:rsidRPr="007E5A12" w:rsidRDefault="001A49A7" w:rsidP="007F05AD">
            <w:pPr>
              <w:pStyle w:val="GOSTTablenorm"/>
              <w:rPr>
                <w:lang w:val="en-US"/>
              </w:rPr>
            </w:pPr>
            <w:r w:rsidRPr="007E5A12">
              <w:rPr>
                <w:lang w:val="en-US"/>
              </w:rPr>
              <w:t>=</w:t>
            </w:r>
            <w:r w:rsidRPr="007E5A12">
              <w:t>36</w:t>
            </w:r>
          </w:p>
        </w:tc>
        <w:tc>
          <w:tcPr>
            <w:tcW w:w="2085" w:type="pct"/>
          </w:tcPr>
          <w:p w14:paraId="1A2EBB13" w14:textId="77777777" w:rsidR="001A49A7" w:rsidRPr="007E5A12" w:rsidRDefault="001A49A7" w:rsidP="0068201B">
            <w:pPr>
              <w:pStyle w:val="GOSTTablenorm"/>
            </w:pPr>
            <w:r w:rsidRPr="007E5A12">
              <w:t>Уникальный идентификатор документа</w:t>
            </w:r>
            <w:r w:rsidR="0006227D">
              <w:t>/отчета/виджета</w:t>
            </w:r>
            <w:r w:rsidRPr="007E5A12">
              <w:t xml:space="preserve"> (с тире)</w:t>
            </w:r>
            <w:r w:rsidR="0006227D">
              <w:t xml:space="preserve">, инициировавшего запрос. </w:t>
            </w:r>
            <w:r w:rsidR="0006227D" w:rsidRPr="109D8E8A">
              <w:t>Заполняется, если был указан в запросе</w:t>
            </w:r>
          </w:p>
        </w:tc>
      </w:tr>
      <w:tr w:rsidR="00D141D1" w:rsidRPr="007E5A12" w14:paraId="097D6308" w14:textId="77777777" w:rsidTr="007F05AD">
        <w:tc>
          <w:tcPr>
            <w:tcW w:w="1100" w:type="pct"/>
          </w:tcPr>
          <w:p w14:paraId="523D8A6D" w14:textId="77777777" w:rsidR="001A49A7" w:rsidRPr="007E5A12" w:rsidRDefault="001A49A7" w:rsidP="0068201B">
            <w:pPr>
              <w:pStyle w:val="GOSTTablenorm"/>
            </w:pPr>
            <w:r w:rsidRPr="007E5A12">
              <w:t>Результат выполнения операции</w:t>
            </w:r>
          </w:p>
        </w:tc>
        <w:tc>
          <w:tcPr>
            <w:tcW w:w="750" w:type="pct"/>
          </w:tcPr>
          <w:p w14:paraId="1DF46179" w14:textId="77777777" w:rsidR="001A49A7" w:rsidRPr="007E5A12" w:rsidRDefault="001A49A7">
            <w:pPr>
              <w:pStyle w:val="GOSTTablenorm"/>
              <w:rPr>
                <w:lang w:val="en-US"/>
              </w:rPr>
            </w:pPr>
            <w:r w:rsidRPr="007E5A12">
              <w:t>Result</w:t>
            </w:r>
          </w:p>
        </w:tc>
        <w:tc>
          <w:tcPr>
            <w:tcW w:w="500" w:type="pct"/>
          </w:tcPr>
          <w:p w14:paraId="434C2BAF" w14:textId="77777777" w:rsidR="001A49A7" w:rsidRPr="007E5A12" w:rsidRDefault="001A49A7" w:rsidP="007F05AD">
            <w:pPr>
              <w:pStyle w:val="GOSTTablenorm"/>
            </w:pPr>
            <w:r w:rsidRPr="007E5A12">
              <w:t>Строка</w:t>
            </w:r>
          </w:p>
        </w:tc>
        <w:tc>
          <w:tcPr>
            <w:tcW w:w="300" w:type="pct"/>
          </w:tcPr>
          <w:p w14:paraId="5C34B269" w14:textId="77777777" w:rsidR="001A49A7" w:rsidRPr="007E5A12" w:rsidRDefault="001A49A7" w:rsidP="0068201B">
            <w:pPr>
              <w:pStyle w:val="GOSTTablenorm"/>
            </w:pPr>
            <w:r w:rsidRPr="007E5A12">
              <w:t>Да</w:t>
            </w:r>
          </w:p>
        </w:tc>
        <w:tc>
          <w:tcPr>
            <w:tcW w:w="315" w:type="pct"/>
          </w:tcPr>
          <w:p w14:paraId="6CAD5E2D" w14:textId="77777777" w:rsidR="001A49A7" w:rsidRPr="007E5A12" w:rsidRDefault="001A49A7">
            <w:pPr>
              <w:pStyle w:val="GOSTTablenorm"/>
            </w:pPr>
            <w:r w:rsidRPr="007E5A12">
              <w:t>=1</w:t>
            </w:r>
          </w:p>
        </w:tc>
        <w:tc>
          <w:tcPr>
            <w:tcW w:w="2085" w:type="pct"/>
          </w:tcPr>
          <w:p w14:paraId="5202E41A" w14:textId="77777777" w:rsidR="001A49A7" w:rsidRPr="007E5A12" w:rsidRDefault="001A49A7">
            <w:pPr>
              <w:pStyle w:val="GOSTTablenorm"/>
            </w:pPr>
            <w:r w:rsidRPr="007E5A12">
              <w:t>Передаются следующие значения:</w:t>
            </w:r>
          </w:p>
          <w:p w14:paraId="53F587BF" w14:textId="62666E92" w:rsidR="001A49A7" w:rsidRPr="007E5A12" w:rsidRDefault="00BE5129" w:rsidP="007F05AD">
            <w:pPr>
              <w:pStyle w:val="GOSTTableListMark1"/>
              <w:rPr>
                <w:lang w:val="en-US"/>
              </w:rPr>
            </w:pPr>
            <w:r>
              <w:t>«</w:t>
            </w:r>
            <w:r w:rsidR="36854D62" w:rsidRPr="36854D62">
              <w:rPr>
                <w:lang w:val="en-US"/>
              </w:rPr>
              <w:t>S</w:t>
            </w:r>
            <w:r>
              <w:t xml:space="preserve">» </w:t>
            </w:r>
            <w:r w:rsidR="00D84B4C">
              <w:t>–</w:t>
            </w:r>
            <w:r w:rsidR="36854D62" w:rsidRPr="36854D62">
              <w:rPr>
                <w:lang w:val="en-US"/>
              </w:rPr>
              <w:t xml:space="preserve"> SUCCESS – </w:t>
            </w:r>
            <w:r w:rsidR="0006227D">
              <w:t>у</w:t>
            </w:r>
            <w:r w:rsidR="0006227D" w:rsidRPr="36854D62">
              <w:rPr>
                <w:lang w:val="en-US"/>
              </w:rPr>
              <w:t xml:space="preserve">спешное </w:t>
            </w:r>
            <w:r w:rsidR="36854D62" w:rsidRPr="36854D62">
              <w:rPr>
                <w:lang w:val="en-US"/>
              </w:rPr>
              <w:t>завершение</w:t>
            </w:r>
            <w:r>
              <w:t>;</w:t>
            </w:r>
          </w:p>
          <w:p w14:paraId="0D657D1C" w14:textId="0BAAB183" w:rsidR="001A49A7" w:rsidRPr="007E5A12" w:rsidRDefault="00BE5129" w:rsidP="00D62178">
            <w:pPr>
              <w:pStyle w:val="GOSTTableListMark1"/>
            </w:pPr>
            <w:r>
              <w:t>«</w:t>
            </w:r>
            <w:r w:rsidR="36854D62" w:rsidRPr="36854D62">
              <w:rPr>
                <w:lang w:val="en-US"/>
              </w:rPr>
              <w:t>E</w:t>
            </w:r>
            <w:r>
              <w:t>»</w:t>
            </w:r>
            <w:r w:rsidR="36854D62" w:rsidRPr="36854D62">
              <w:t xml:space="preserve"> – </w:t>
            </w:r>
            <w:r w:rsidR="36854D62" w:rsidRPr="36854D62">
              <w:rPr>
                <w:lang w:val="en-US"/>
              </w:rPr>
              <w:t>ERROR</w:t>
            </w:r>
            <w:r w:rsidR="36854D62" w:rsidRPr="36854D62">
              <w:t xml:space="preserve"> – </w:t>
            </w:r>
            <w:r w:rsidR="0006227D">
              <w:t>н</w:t>
            </w:r>
            <w:r w:rsidR="0006227D" w:rsidRPr="36854D62">
              <w:t>е</w:t>
            </w:r>
            <w:r w:rsidR="36854D62" w:rsidRPr="36854D62">
              <w:t>успешное завершение</w:t>
            </w:r>
          </w:p>
        </w:tc>
      </w:tr>
      <w:tr w:rsidR="00D141D1" w:rsidRPr="007E5A12" w14:paraId="7624961B" w14:textId="77777777" w:rsidTr="007F05AD">
        <w:tc>
          <w:tcPr>
            <w:tcW w:w="1100" w:type="pct"/>
          </w:tcPr>
          <w:p w14:paraId="2A4CE4CD" w14:textId="77777777" w:rsidR="001A49A7" w:rsidRPr="007E5A12" w:rsidRDefault="001A49A7" w:rsidP="0068201B">
            <w:pPr>
              <w:pStyle w:val="GOSTTablenorm"/>
            </w:pPr>
            <w:r w:rsidRPr="007E5A12">
              <w:t>Текст ошибки</w:t>
            </w:r>
          </w:p>
        </w:tc>
        <w:tc>
          <w:tcPr>
            <w:tcW w:w="750" w:type="pct"/>
          </w:tcPr>
          <w:p w14:paraId="62F25D78" w14:textId="77777777" w:rsidR="001A49A7" w:rsidRPr="007E5A12" w:rsidRDefault="001A49A7">
            <w:pPr>
              <w:pStyle w:val="GOSTTablenorm"/>
              <w:rPr>
                <w:lang w:val="en-US"/>
              </w:rPr>
            </w:pPr>
            <w:r w:rsidRPr="007E5A12">
              <w:rPr>
                <w:lang w:val="en-US"/>
              </w:rPr>
              <w:t>ResultDescr</w:t>
            </w:r>
          </w:p>
        </w:tc>
        <w:tc>
          <w:tcPr>
            <w:tcW w:w="500" w:type="pct"/>
          </w:tcPr>
          <w:p w14:paraId="06F8AC00" w14:textId="77777777" w:rsidR="001A49A7" w:rsidRPr="007E5A12" w:rsidRDefault="0006227D" w:rsidP="007F05AD">
            <w:pPr>
              <w:pStyle w:val="GOSTTablenorm"/>
            </w:pPr>
            <w:r>
              <w:t>Строка</w:t>
            </w:r>
          </w:p>
        </w:tc>
        <w:tc>
          <w:tcPr>
            <w:tcW w:w="300" w:type="pct"/>
          </w:tcPr>
          <w:p w14:paraId="0CEB2297" w14:textId="77777777" w:rsidR="001A49A7" w:rsidRPr="007E5A12" w:rsidRDefault="001A49A7" w:rsidP="0068201B">
            <w:pPr>
              <w:pStyle w:val="GOSTTablenorm"/>
            </w:pPr>
            <w:r w:rsidRPr="007E5A12">
              <w:t>Нет</w:t>
            </w:r>
          </w:p>
        </w:tc>
        <w:tc>
          <w:tcPr>
            <w:tcW w:w="315" w:type="pct"/>
          </w:tcPr>
          <w:p w14:paraId="339AC33D" w14:textId="77777777" w:rsidR="001A49A7" w:rsidRPr="007E5A12" w:rsidRDefault="001A49A7">
            <w:pPr>
              <w:pStyle w:val="GOSTTablenorm"/>
            </w:pPr>
            <w:r w:rsidRPr="007E5A12">
              <w:rPr>
                <w:lang w:val="en-US"/>
              </w:rPr>
              <w:t>&lt;</w:t>
            </w:r>
            <w:r w:rsidRPr="007E5A12">
              <w:t>=2000</w:t>
            </w:r>
          </w:p>
        </w:tc>
        <w:tc>
          <w:tcPr>
            <w:tcW w:w="2085" w:type="pct"/>
          </w:tcPr>
          <w:p w14:paraId="5340C078" w14:textId="7308A0EA" w:rsidR="001A49A7" w:rsidRPr="007E5A12" w:rsidRDefault="001A49A7">
            <w:pPr>
              <w:pStyle w:val="GOSTTablenorm"/>
            </w:pPr>
            <w:r w:rsidRPr="007E5A12">
              <w:t>Содержит развернутый текст ошибки (в Result передано значение</w:t>
            </w:r>
            <w:r w:rsidR="0006227D">
              <w:t>,</w:t>
            </w:r>
            <w:r w:rsidRPr="007E5A12">
              <w:t xml:space="preserve"> отличное от «</w:t>
            </w:r>
            <w:r w:rsidRPr="007E5A12">
              <w:rPr>
                <w:lang w:val="en-US"/>
              </w:rPr>
              <w:t>S</w:t>
            </w:r>
            <w:r w:rsidRPr="007E5A12">
              <w:t>»)</w:t>
            </w:r>
          </w:p>
        </w:tc>
      </w:tr>
      <w:tr w:rsidR="001A49A7" w:rsidRPr="007E5A12" w14:paraId="242B8D1E" w14:textId="77777777" w:rsidTr="007F05AD">
        <w:tc>
          <w:tcPr>
            <w:tcW w:w="2085" w:type="pct"/>
            <w:gridSpan w:val="6"/>
          </w:tcPr>
          <w:p w14:paraId="749F73D4" w14:textId="77777777" w:rsidR="001A49A7" w:rsidRPr="007E5A12" w:rsidRDefault="001A49A7" w:rsidP="001A49A7">
            <w:pPr>
              <w:pStyle w:val="GOSTTableHead"/>
              <w:rPr>
                <w:szCs w:val="22"/>
              </w:rPr>
            </w:pPr>
            <w:r w:rsidRPr="007E5A12">
              <w:rPr>
                <w:szCs w:val="22"/>
              </w:rPr>
              <w:t xml:space="preserve">Перечень параметров </w:t>
            </w:r>
            <w:r w:rsidR="004E5B92">
              <w:rPr>
                <w:szCs w:val="22"/>
              </w:rPr>
              <w:t xml:space="preserve">тела </w:t>
            </w:r>
            <w:r w:rsidRPr="007E5A12">
              <w:rPr>
                <w:szCs w:val="22"/>
              </w:rPr>
              <w:t>ответа (</w:t>
            </w:r>
            <w:r w:rsidRPr="007E5A12">
              <w:rPr>
                <w:szCs w:val="22"/>
                <w:lang w:val="en-US"/>
              </w:rPr>
              <w:t>document</w:t>
            </w:r>
            <w:r w:rsidRPr="007E5A12">
              <w:rPr>
                <w:szCs w:val="22"/>
              </w:rPr>
              <w:t>)</w:t>
            </w:r>
          </w:p>
        </w:tc>
      </w:tr>
      <w:tr w:rsidR="00B361B8" w:rsidRPr="007E5A12" w14:paraId="5598D13B" w14:textId="77777777" w:rsidTr="007F05AD">
        <w:tc>
          <w:tcPr>
            <w:tcW w:w="1100" w:type="pct"/>
          </w:tcPr>
          <w:p w14:paraId="35D1908A" w14:textId="77777777" w:rsidR="00B361B8" w:rsidRDefault="00B361B8" w:rsidP="0068201B">
            <w:pPr>
              <w:pStyle w:val="GOSTTablenorm"/>
            </w:pPr>
            <w:r>
              <w:t>Номер текущей страницы</w:t>
            </w:r>
          </w:p>
        </w:tc>
        <w:tc>
          <w:tcPr>
            <w:tcW w:w="750" w:type="pct"/>
          </w:tcPr>
          <w:p w14:paraId="43A2D367" w14:textId="77777777" w:rsidR="00B361B8" w:rsidRPr="007E5A12" w:rsidRDefault="00B361B8">
            <w:pPr>
              <w:pStyle w:val="GOSTTablenorm"/>
              <w:rPr>
                <w:lang w:val="en-US"/>
              </w:rPr>
            </w:pPr>
            <w:r>
              <w:rPr>
                <w:lang w:val="en-US"/>
              </w:rPr>
              <w:t>Page</w:t>
            </w:r>
          </w:p>
        </w:tc>
        <w:tc>
          <w:tcPr>
            <w:tcW w:w="500" w:type="pct"/>
          </w:tcPr>
          <w:p w14:paraId="5894E504" w14:textId="77777777" w:rsidR="00B361B8" w:rsidRDefault="00B361B8" w:rsidP="007F05AD">
            <w:pPr>
              <w:pStyle w:val="GOSTTablenorm"/>
            </w:pPr>
            <w:r>
              <w:t>Число</w:t>
            </w:r>
          </w:p>
        </w:tc>
        <w:tc>
          <w:tcPr>
            <w:tcW w:w="300" w:type="pct"/>
          </w:tcPr>
          <w:p w14:paraId="6322B90C" w14:textId="77777777" w:rsidR="00B361B8" w:rsidRDefault="00B361B8" w:rsidP="007F05AD">
            <w:pPr>
              <w:pStyle w:val="GOSTTablenorm"/>
            </w:pPr>
            <w:r>
              <w:t>Нет</w:t>
            </w:r>
          </w:p>
        </w:tc>
        <w:tc>
          <w:tcPr>
            <w:tcW w:w="315" w:type="pct"/>
          </w:tcPr>
          <w:p w14:paraId="4621DF18" w14:textId="77777777" w:rsidR="00B361B8" w:rsidRPr="00B361B8" w:rsidRDefault="00B361B8" w:rsidP="0068201B">
            <w:pPr>
              <w:pStyle w:val="GOSTTablenorm"/>
              <w:rPr>
                <w:lang w:val="en-US"/>
              </w:rPr>
            </w:pPr>
            <w:r>
              <w:rPr>
                <w:lang w:val="en-US"/>
              </w:rPr>
              <w:t>&lt;=10</w:t>
            </w:r>
          </w:p>
        </w:tc>
        <w:tc>
          <w:tcPr>
            <w:tcW w:w="2085" w:type="pct"/>
          </w:tcPr>
          <w:p w14:paraId="1C787E7A" w14:textId="77777777" w:rsidR="00B361B8" w:rsidRPr="00B361B8" w:rsidRDefault="00B361B8">
            <w:pPr>
              <w:pStyle w:val="GOSTTablenorm"/>
            </w:pPr>
            <w:r>
              <w:t>Номер текущей страницы (натуральное число) при постраничном запросе</w:t>
            </w:r>
          </w:p>
        </w:tc>
      </w:tr>
      <w:tr w:rsidR="00B361B8" w:rsidRPr="007E5A12" w14:paraId="7BE32D4C" w14:textId="77777777" w:rsidTr="007F05AD">
        <w:tc>
          <w:tcPr>
            <w:tcW w:w="1100" w:type="pct"/>
          </w:tcPr>
          <w:p w14:paraId="629FA623" w14:textId="77777777" w:rsidR="00B361B8" w:rsidRDefault="00B361B8" w:rsidP="0068201B">
            <w:pPr>
              <w:pStyle w:val="GOSTTablenorm"/>
            </w:pPr>
            <w:r>
              <w:t>Всего страниц</w:t>
            </w:r>
          </w:p>
        </w:tc>
        <w:tc>
          <w:tcPr>
            <w:tcW w:w="750" w:type="pct"/>
          </w:tcPr>
          <w:p w14:paraId="21B58786" w14:textId="77777777" w:rsidR="00B361B8" w:rsidRPr="007E5A12" w:rsidRDefault="00B361B8">
            <w:pPr>
              <w:pStyle w:val="GOSTTablenorm"/>
              <w:rPr>
                <w:lang w:val="en-US"/>
              </w:rPr>
            </w:pPr>
            <w:r>
              <w:rPr>
                <w:lang w:val="en-US"/>
              </w:rPr>
              <w:t>AllPages</w:t>
            </w:r>
          </w:p>
        </w:tc>
        <w:tc>
          <w:tcPr>
            <w:tcW w:w="500" w:type="pct"/>
          </w:tcPr>
          <w:p w14:paraId="4C1CEE5B" w14:textId="77777777" w:rsidR="00B361B8" w:rsidRDefault="00B361B8" w:rsidP="007F05AD">
            <w:pPr>
              <w:pStyle w:val="GOSTTablenorm"/>
            </w:pPr>
            <w:r>
              <w:t>Число</w:t>
            </w:r>
          </w:p>
        </w:tc>
        <w:tc>
          <w:tcPr>
            <w:tcW w:w="300" w:type="pct"/>
          </w:tcPr>
          <w:p w14:paraId="0CF0E843" w14:textId="77777777" w:rsidR="00B361B8" w:rsidRDefault="00B361B8" w:rsidP="007F05AD">
            <w:pPr>
              <w:pStyle w:val="GOSTTablenorm"/>
            </w:pPr>
            <w:r>
              <w:t>Нет</w:t>
            </w:r>
          </w:p>
        </w:tc>
        <w:tc>
          <w:tcPr>
            <w:tcW w:w="315" w:type="pct"/>
          </w:tcPr>
          <w:p w14:paraId="110B0598" w14:textId="77777777" w:rsidR="00B361B8" w:rsidRPr="009C6755" w:rsidRDefault="00B361B8" w:rsidP="0068201B">
            <w:pPr>
              <w:pStyle w:val="GOSTTablenorm"/>
            </w:pPr>
            <w:r>
              <w:rPr>
                <w:lang w:val="en-US"/>
              </w:rPr>
              <w:t>&lt;=10</w:t>
            </w:r>
          </w:p>
        </w:tc>
        <w:tc>
          <w:tcPr>
            <w:tcW w:w="2085" w:type="pct"/>
          </w:tcPr>
          <w:p w14:paraId="6EE254FC" w14:textId="78112BBC" w:rsidR="00B361B8" w:rsidRDefault="00B361B8">
            <w:pPr>
              <w:pStyle w:val="GOSTTablenorm"/>
            </w:pPr>
            <w:r>
              <w:t>Общее количество страниц (натуральное число), рассчитанное с учетом заданного количества записей на странице (</w:t>
            </w:r>
            <w:r>
              <w:rPr>
                <w:lang w:val="en-US"/>
              </w:rPr>
              <w:t>Limit</w:t>
            </w:r>
            <w:r w:rsidRPr="00B361B8">
              <w:t>)</w:t>
            </w:r>
            <w:r>
              <w:t xml:space="preserve"> при постраничном запросе</w:t>
            </w:r>
          </w:p>
        </w:tc>
      </w:tr>
      <w:tr w:rsidR="00D141D1" w:rsidRPr="007E5A12" w14:paraId="04ABA185" w14:textId="77777777" w:rsidTr="007F05AD">
        <w:tc>
          <w:tcPr>
            <w:tcW w:w="1100" w:type="pct"/>
          </w:tcPr>
          <w:p w14:paraId="554DB039" w14:textId="77777777" w:rsidR="001A49A7" w:rsidRPr="007F05AD" w:rsidRDefault="001A49A7" w:rsidP="0068201B">
            <w:pPr>
              <w:pStyle w:val="GOSTTablenorm"/>
              <w:rPr>
                <w:b/>
              </w:rPr>
            </w:pPr>
            <w:r w:rsidRPr="007F05AD">
              <w:rPr>
                <w:b/>
              </w:rPr>
              <w:t>Рассчитанные данные</w:t>
            </w:r>
          </w:p>
        </w:tc>
        <w:tc>
          <w:tcPr>
            <w:tcW w:w="750" w:type="pct"/>
          </w:tcPr>
          <w:p w14:paraId="206E5F0A" w14:textId="77777777" w:rsidR="001A49A7" w:rsidRPr="007F05AD" w:rsidRDefault="001A49A7">
            <w:pPr>
              <w:pStyle w:val="GOSTTablenorm"/>
              <w:rPr>
                <w:b/>
                <w:lang w:val="en-US"/>
              </w:rPr>
            </w:pPr>
            <w:r w:rsidRPr="007F05AD">
              <w:rPr>
                <w:b/>
                <w:lang w:val="en-US"/>
              </w:rPr>
              <w:t>RespData</w:t>
            </w:r>
          </w:p>
        </w:tc>
        <w:tc>
          <w:tcPr>
            <w:tcW w:w="500" w:type="pct"/>
          </w:tcPr>
          <w:p w14:paraId="4540BE6D" w14:textId="77777777" w:rsidR="001A49A7" w:rsidRPr="007E5A12" w:rsidRDefault="001A49A7" w:rsidP="007F05AD">
            <w:pPr>
              <w:pStyle w:val="GOSTTablenorm"/>
            </w:pPr>
            <w:r w:rsidRPr="007E5A12">
              <w:t>Массив</w:t>
            </w:r>
          </w:p>
        </w:tc>
        <w:tc>
          <w:tcPr>
            <w:tcW w:w="300" w:type="pct"/>
          </w:tcPr>
          <w:p w14:paraId="5FD6337D" w14:textId="77777777" w:rsidR="001A49A7" w:rsidRPr="007E5A12" w:rsidRDefault="001A49A7" w:rsidP="007F05AD">
            <w:pPr>
              <w:pStyle w:val="GOSTTablenorm"/>
            </w:pPr>
            <w:r w:rsidRPr="007E5A12">
              <w:t>Нет</w:t>
            </w:r>
          </w:p>
        </w:tc>
        <w:tc>
          <w:tcPr>
            <w:tcW w:w="315" w:type="pct"/>
          </w:tcPr>
          <w:p w14:paraId="37821EB9" w14:textId="77777777" w:rsidR="001A49A7" w:rsidRPr="007E5A12" w:rsidRDefault="001A49A7" w:rsidP="007F05AD">
            <w:pPr>
              <w:pStyle w:val="GOSTTablenorm"/>
            </w:pPr>
            <w:r w:rsidRPr="007E5A12">
              <w:t>-</w:t>
            </w:r>
          </w:p>
        </w:tc>
        <w:tc>
          <w:tcPr>
            <w:tcW w:w="2085" w:type="pct"/>
          </w:tcPr>
          <w:p w14:paraId="15E170A8" w14:textId="77777777" w:rsidR="001A49A7" w:rsidRPr="007E5A12" w:rsidRDefault="001A49A7" w:rsidP="0068201B">
            <w:pPr>
              <w:pStyle w:val="GOSTTablenorm"/>
            </w:pPr>
            <w:r w:rsidRPr="007E5A12">
              <w:t>Рассчитанные данные</w:t>
            </w:r>
          </w:p>
        </w:tc>
      </w:tr>
      <w:tr w:rsidR="00710FB6" w:rsidRPr="00B9499D" w14:paraId="4DA6E220" w14:textId="77777777" w:rsidTr="007F05AD">
        <w:tc>
          <w:tcPr>
            <w:tcW w:w="2085" w:type="pct"/>
            <w:gridSpan w:val="6"/>
          </w:tcPr>
          <w:p w14:paraId="47601F8B" w14:textId="7E83DCE5" w:rsidR="00710FB6" w:rsidRPr="00051435" w:rsidRDefault="00710FB6" w:rsidP="00051435">
            <w:pPr>
              <w:pStyle w:val="GOSTTablenorm"/>
              <w:jc w:val="center"/>
              <w:rPr>
                <w:szCs w:val="22"/>
              </w:rPr>
            </w:pPr>
            <w:r w:rsidRPr="00381A92">
              <w:rPr>
                <w:b/>
                <w:szCs w:val="22"/>
              </w:rPr>
              <w:t xml:space="preserve">Параметры, передаваемые в ответе, если в запросе параметр </w:t>
            </w:r>
            <w:r w:rsidRPr="00381A92">
              <w:rPr>
                <w:b/>
                <w:szCs w:val="22"/>
                <w:lang w:val="en-US"/>
              </w:rPr>
              <w:t>Documents</w:t>
            </w:r>
            <w:r w:rsidRPr="00381A92">
              <w:rPr>
                <w:b/>
                <w:szCs w:val="22"/>
              </w:rPr>
              <w:t xml:space="preserve"> = «</w:t>
            </w:r>
            <w:r>
              <w:rPr>
                <w:b/>
                <w:szCs w:val="22"/>
              </w:rPr>
              <w:t>1</w:t>
            </w:r>
            <w:r w:rsidRPr="00381A92">
              <w:rPr>
                <w:b/>
                <w:szCs w:val="22"/>
              </w:rPr>
              <w:t>»</w:t>
            </w:r>
            <w:r w:rsidR="00051435">
              <w:rPr>
                <w:b/>
                <w:szCs w:val="22"/>
              </w:rPr>
              <w:t xml:space="preserve"> и не заполнен параметр </w:t>
            </w:r>
            <w:r w:rsidR="00051435" w:rsidRPr="00051435">
              <w:rPr>
                <w:b/>
                <w:szCs w:val="22"/>
              </w:rPr>
              <w:t>SummaryOnlyShow</w:t>
            </w:r>
          </w:p>
        </w:tc>
      </w:tr>
      <w:tr w:rsidR="00D141D1" w:rsidRPr="007E5A12" w14:paraId="28AD6413" w14:textId="77777777" w:rsidTr="007F05AD">
        <w:tc>
          <w:tcPr>
            <w:tcW w:w="1100" w:type="pct"/>
          </w:tcPr>
          <w:p w14:paraId="163DBC2C" w14:textId="77777777" w:rsidR="001A49A7" w:rsidRPr="007E5A12" w:rsidRDefault="001A49A7" w:rsidP="0068201B">
            <w:pPr>
              <w:pStyle w:val="GOSTTablenorm"/>
            </w:pPr>
            <w:r w:rsidRPr="007E5A12">
              <w:t>GUID документа</w:t>
            </w:r>
            <w:r w:rsidR="00113EED">
              <w:t xml:space="preserve"> </w:t>
            </w:r>
            <w:r w:rsidR="00D26C09">
              <w:t>–</w:t>
            </w:r>
            <w:r w:rsidR="00113EED">
              <w:t xml:space="preserve"> основания</w:t>
            </w:r>
          </w:p>
        </w:tc>
        <w:tc>
          <w:tcPr>
            <w:tcW w:w="750" w:type="pct"/>
          </w:tcPr>
          <w:p w14:paraId="59688F97" w14:textId="77777777" w:rsidR="001A49A7" w:rsidRPr="007E5A12" w:rsidRDefault="001A49A7">
            <w:pPr>
              <w:pStyle w:val="GOSTTablenorm"/>
              <w:rPr>
                <w:lang w:val="en-US"/>
              </w:rPr>
            </w:pPr>
            <w:r w:rsidRPr="007F05AD">
              <w:rPr>
                <w:b/>
                <w:lang w:val="en-US"/>
              </w:rPr>
              <w:t>RespData</w:t>
            </w:r>
            <w:r w:rsidRPr="007F05AD">
              <w:rPr>
                <w:b/>
              </w:rPr>
              <w:t>:</w:t>
            </w:r>
            <w:r w:rsidRPr="007E5A12">
              <w:rPr>
                <w:lang w:val="en-US"/>
              </w:rPr>
              <w:t>GUID</w:t>
            </w:r>
          </w:p>
        </w:tc>
        <w:tc>
          <w:tcPr>
            <w:tcW w:w="500" w:type="pct"/>
          </w:tcPr>
          <w:p w14:paraId="1B59891F" w14:textId="77777777" w:rsidR="001A49A7" w:rsidRPr="007E5A12" w:rsidRDefault="001A49A7" w:rsidP="007F05AD">
            <w:pPr>
              <w:pStyle w:val="GOSTTablenorm"/>
            </w:pPr>
            <w:r w:rsidRPr="007E5A12">
              <w:rPr>
                <w:lang w:val="en-US"/>
              </w:rPr>
              <w:t>GUID</w:t>
            </w:r>
          </w:p>
        </w:tc>
        <w:tc>
          <w:tcPr>
            <w:tcW w:w="300" w:type="pct"/>
          </w:tcPr>
          <w:p w14:paraId="54EE2800" w14:textId="77777777" w:rsidR="001A49A7" w:rsidRPr="007E5A12" w:rsidRDefault="001A49A7" w:rsidP="007F05AD">
            <w:pPr>
              <w:pStyle w:val="GOSTTablenorm"/>
            </w:pPr>
            <w:r w:rsidRPr="007E5A12">
              <w:t>Нет</w:t>
            </w:r>
          </w:p>
        </w:tc>
        <w:tc>
          <w:tcPr>
            <w:tcW w:w="315" w:type="pct"/>
          </w:tcPr>
          <w:p w14:paraId="4F817B9D" w14:textId="77777777" w:rsidR="001A49A7" w:rsidRPr="007E5A12" w:rsidRDefault="001A49A7" w:rsidP="007F05AD">
            <w:pPr>
              <w:pStyle w:val="GOSTTablenorm"/>
            </w:pPr>
            <w:r w:rsidRPr="007E5A12">
              <w:rPr>
                <w:lang w:val="en-US"/>
              </w:rPr>
              <w:t>=36</w:t>
            </w:r>
          </w:p>
        </w:tc>
        <w:tc>
          <w:tcPr>
            <w:tcW w:w="2085" w:type="pct"/>
          </w:tcPr>
          <w:p w14:paraId="35701A4A" w14:textId="77777777" w:rsidR="001A49A7" w:rsidRPr="007E5A12" w:rsidRDefault="001A49A7" w:rsidP="0068201B">
            <w:pPr>
              <w:pStyle w:val="GOSTTablenorm"/>
            </w:pPr>
            <w:r w:rsidRPr="007E5A12">
              <w:t>Уникальный идентификатор документа (с тире)</w:t>
            </w:r>
            <w:r w:rsidR="00113EED">
              <w:t>, на основании которого операция отражена в учете</w:t>
            </w:r>
          </w:p>
        </w:tc>
      </w:tr>
      <w:tr w:rsidR="00D141D1" w:rsidRPr="007E5A12" w14:paraId="763A8632" w14:textId="77777777" w:rsidTr="007F05AD">
        <w:tc>
          <w:tcPr>
            <w:tcW w:w="1100" w:type="pct"/>
          </w:tcPr>
          <w:p w14:paraId="1EE4E28E" w14:textId="77777777" w:rsidR="001A49A7" w:rsidRPr="007E5A12" w:rsidRDefault="001A49A7" w:rsidP="0068201B">
            <w:pPr>
              <w:pStyle w:val="GOSTTablenorm"/>
            </w:pPr>
            <w:r w:rsidRPr="007E5A12">
              <w:t>Тип документа</w:t>
            </w:r>
            <w:r w:rsidR="00113EED">
              <w:t xml:space="preserve"> </w:t>
            </w:r>
            <w:r w:rsidR="00D26C09">
              <w:t>–</w:t>
            </w:r>
            <w:r w:rsidR="00113EED">
              <w:t xml:space="preserve"> основания</w:t>
            </w:r>
          </w:p>
        </w:tc>
        <w:tc>
          <w:tcPr>
            <w:tcW w:w="750" w:type="pct"/>
          </w:tcPr>
          <w:p w14:paraId="4DD41729" w14:textId="77777777" w:rsidR="001A49A7" w:rsidRPr="007E5A12" w:rsidRDefault="001A49A7">
            <w:pPr>
              <w:pStyle w:val="GOSTTablenorm"/>
              <w:rPr>
                <w:lang w:val="en-US"/>
              </w:rPr>
            </w:pPr>
            <w:r w:rsidRPr="007F05AD">
              <w:rPr>
                <w:b/>
                <w:lang w:val="en-US"/>
              </w:rPr>
              <w:t>RespData</w:t>
            </w:r>
            <w:r w:rsidRPr="007F05AD">
              <w:rPr>
                <w:b/>
              </w:rPr>
              <w:t>:</w:t>
            </w:r>
            <w:r w:rsidRPr="007E5A12">
              <w:rPr>
                <w:lang w:val="en-US"/>
              </w:rPr>
              <w:t>DocType</w:t>
            </w:r>
          </w:p>
        </w:tc>
        <w:tc>
          <w:tcPr>
            <w:tcW w:w="500" w:type="pct"/>
          </w:tcPr>
          <w:p w14:paraId="5C8954DD" w14:textId="77777777" w:rsidR="001A49A7" w:rsidRPr="007E5A12" w:rsidRDefault="001A49A7" w:rsidP="007F05AD">
            <w:pPr>
              <w:pStyle w:val="GOSTTablenorm"/>
            </w:pPr>
            <w:r w:rsidRPr="007E5A12">
              <w:t>Строка</w:t>
            </w:r>
          </w:p>
        </w:tc>
        <w:tc>
          <w:tcPr>
            <w:tcW w:w="300" w:type="pct"/>
          </w:tcPr>
          <w:p w14:paraId="1B897B61" w14:textId="77777777" w:rsidR="001A49A7" w:rsidRPr="007E5A12" w:rsidRDefault="001A49A7" w:rsidP="007F05AD">
            <w:pPr>
              <w:pStyle w:val="GOSTTablenorm"/>
            </w:pPr>
            <w:r w:rsidRPr="007E5A12">
              <w:t>Нет</w:t>
            </w:r>
          </w:p>
        </w:tc>
        <w:tc>
          <w:tcPr>
            <w:tcW w:w="315" w:type="pct"/>
          </w:tcPr>
          <w:p w14:paraId="044EEA98" w14:textId="77777777" w:rsidR="001A49A7" w:rsidRPr="007E5A12" w:rsidRDefault="001A49A7" w:rsidP="007F05AD">
            <w:pPr>
              <w:pStyle w:val="GOSTTablenorm"/>
            </w:pPr>
            <w:r w:rsidRPr="007E5A12">
              <w:t>&lt;=50</w:t>
            </w:r>
          </w:p>
        </w:tc>
        <w:tc>
          <w:tcPr>
            <w:tcW w:w="2085" w:type="pct"/>
          </w:tcPr>
          <w:p w14:paraId="628A7F17" w14:textId="21862515" w:rsidR="001A49A7" w:rsidRPr="007E5A12" w:rsidRDefault="001A49A7" w:rsidP="0068201B">
            <w:pPr>
              <w:pStyle w:val="GOSTTablenorm"/>
            </w:pPr>
            <w:r w:rsidRPr="007E5A12">
              <w:t>Тип документа</w:t>
            </w:r>
            <w:r w:rsidR="00113EED">
              <w:t xml:space="preserve"> </w:t>
            </w:r>
            <w:r w:rsidR="00113EED" w:rsidRPr="000F721C">
              <w:t xml:space="preserve">(заполняется в соответствии с </w:t>
            </w:r>
            <w:r w:rsidR="004E4A61" w:rsidRPr="004E4A61">
              <w:t>таблицей 2 тома 1</w:t>
            </w:r>
            <w:r w:rsidR="00113EED" w:rsidRPr="000F721C">
              <w:t>),</w:t>
            </w:r>
            <w:r w:rsidR="00113EED" w:rsidRPr="004E4A61">
              <w:t xml:space="preserve"> на основании которого</w:t>
            </w:r>
            <w:r w:rsidR="00113EED">
              <w:t xml:space="preserve"> операция отражена в учете</w:t>
            </w:r>
          </w:p>
        </w:tc>
      </w:tr>
      <w:tr w:rsidR="00D141D1" w:rsidRPr="007E5A12" w14:paraId="7C3E5CCE" w14:textId="77777777" w:rsidTr="007F05AD">
        <w:tc>
          <w:tcPr>
            <w:tcW w:w="1100" w:type="pct"/>
          </w:tcPr>
          <w:p w14:paraId="3E3B1B22" w14:textId="77777777" w:rsidR="001A49A7" w:rsidRPr="007E5A12" w:rsidRDefault="001A49A7" w:rsidP="0068201B">
            <w:pPr>
              <w:pStyle w:val="GOSTTablenorm"/>
            </w:pPr>
            <w:r w:rsidRPr="007E5A12">
              <w:t>Номер документа</w:t>
            </w:r>
            <w:r w:rsidR="00113EED">
              <w:t xml:space="preserve"> </w:t>
            </w:r>
            <w:r w:rsidR="00D26C09">
              <w:t>–</w:t>
            </w:r>
            <w:r w:rsidR="00113EED">
              <w:t xml:space="preserve"> основания</w:t>
            </w:r>
          </w:p>
        </w:tc>
        <w:tc>
          <w:tcPr>
            <w:tcW w:w="750" w:type="pct"/>
          </w:tcPr>
          <w:p w14:paraId="7C8CC1A3" w14:textId="77777777" w:rsidR="001A49A7" w:rsidRPr="007E5A12" w:rsidRDefault="001A49A7">
            <w:pPr>
              <w:pStyle w:val="GOSTTablenorm"/>
              <w:rPr>
                <w:lang w:val="en-US"/>
              </w:rPr>
            </w:pPr>
            <w:r w:rsidRPr="007F05AD">
              <w:rPr>
                <w:b/>
                <w:lang w:val="en-US"/>
              </w:rPr>
              <w:t>RespData</w:t>
            </w:r>
            <w:r w:rsidRPr="007F05AD">
              <w:rPr>
                <w:b/>
              </w:rPr>
              <w:t>:</w:t>
            </w:r>
            <w:r w:rsidRPr="007E5A12">
              <w:rPr>
                <w:lang w:val="en-US"/>
              </w:rPr>
              <w:t>DocNum</w:t>
            </w:r>
          </w:p>
        </w:tc>
        <w:tc>
          <w:tcPr>
            <w:tcW w:w="500" w:type="pct"/>
          </w:tcPr>
          <w:p w14:paraId="3EED85B2" w14:textId="77777777" w:rsidR="001A49A7" w:rsidRPr="007E5A12" w:rsidRDefault="001A49A7" w:rsidP="007F05AD">
            <w:pPr>
              <w:pStyle w:val="GOSTTablenorm"/>
            </w:pPr>
            <w:r w:rsidRPr="007E5A12">
              <w:t>Строка</w:t>
            </w:r>
          </w:p>
        </w:tc>
        <w:tc>
          <w:tcPr>
            <w:tcW w:w="300" w:type="pct"/>
          </w:tcPr>
          <w:p w14:paraId="392EE4B1" w14:textId="77777777" w:rsidR="001A49A7" w:rsidRPr="007E5A12" w:rsidRDefault="001A49A7" w:rsidP="007F05AD">
            <w:pPr>
              <w:pStyle w:val="GOSTTablenorm"/>
            </w:pPr>
            <w:r w:rsidRPr="007E5A12">
              <w:t>Нет</w:t>
            </w:r>
          </w:p>
        </w:tc>
        <w:tc>
          <w:tcPr>
            <w:tcW w:w="315" w:type="pct"/>
          </w:tcPr>
          <w:p w14:paraId="57082AC6" w14:textId="77777777" w:rsidR="001A49A7" w:rsidRPr="00113EED" w:rsidRDefault="001A49A7" w:rsidP="007F05AD">
            <w:pPr>
              <w:pStyle w:val="GOSTTablenorm"/>
            </w:pPr>
            <w:r w:rsidRPr="007E5A12">
              <w:t>&lt;=</w:t>
            </w:r>
            <w:r w:rsidR="00113EED">
              <w:t>50</w:t>
            </w:r>
          </w:p>
        </w:tc>
        <w:tc>
          <w:tcPr>
            <w:tcW w:w="2085" w:type="pct"/>
          </w:tcPr>
          <w:p w14:paraId="6F5DCAEA" w14:textId="77777777" w:rsidR="001A49A7" w:rsidRPr="007E5A12" w:rsidRDefault="001A49A7" w:rsidP="0068201B">
            <w:pPr>
              <w:pStyle w:val="GOSTTablenorm"/>
            </w:pPr>
            <w:r w:rsidRPr="007E5A12">
              <w:t>Номер документа</w:t>
            </w:r>
            <w:r w:rsidR="00113EED">
              <w:t>, на основании которого операция отражена в учете</w:t>
            </w:r>
          </w:p>
        </w:tc>
      </w:tr>
      <w:tr w:rsidR="00D141D1" w:rsidRPr="007E5A12" w14:paraId="178DD0CA" w14:textId="77777777" w:rsidTr="007F05AD">
        <w:tc>
          <w:tcPr>
            <w:tcW w:w="1100" w:type="pct"/>
          </w:tcPr>
          <w:p w14:paraId="7F7B36F4" w14:textId="77777777" w:rsidR="001A49A7" w:rsidRPr="007E5A12" w:rsidRDefault="001A49A7" w:rsidP="0068201B">
            <w:pPr>
              <w:pStyle w:val="GOSTTablenorm"/>
            </w:pPr>
            <w:r w:rsidRPr="007E5A12">
              <w:lastRenderedPageBreak/>
              <w:t>Дата документа</w:t>
            </w:r>
            <w:r w:rsidR="00113EED">
              <w:t xml:space="preserve"> </w:t>
            </w:r>
            <w:r w:rsidR="00D26C09">
              <w:t>–</w:t>
            </w:r>
            <w:r w:rsidR="00113EED">
              <w:t xml:space="preserve"> основания</w:t>
            </w:r>
          </w:p>
        </w:tc>
        <w:tc>
          <w:tcPr>
            <w:tcW w:w="750" w:type="pct"/>
          </w:tcPr>
          <w:p w14:paraId="34F8330A" w14:textId="77777777" w:rsidR="001A49A7" w:rsidRPr="007E5A12" w:rsidRDefault="001A49A7">
            <w:pPr>
              <w:pStyle w:val="GOSTTablenorm"/>
              <w:rPr>
                <w:lang w:val="en-US"/>
              </w:rPr>
            </w:pPr>
            <w:r w:rsidRPr="007F05AD">
              <w:rPr>
                <w:b/>
                <w:lang w:val="en-US"/>
              </w:rPr>
              <w:t>RespData</w:t>
            </w:r>
            <w:r w:rsidRPr="007F05AD">
              <w:rPr>
                <w:b/>
              </w:rPr>
              <w:t>:</w:t>
            </w:r>
            <w:r w:rsidRPr="007E5A12">
              <w:rPr>
                <w:lang w:val="en-US"/>
              </w:rPr>
              <w:t>DocDate</w:t>
            </w:r>
          </w:p>
        </w:tc>
        <w:tc>
          <w:tcPr>
            <w:tcW w:w="500" w:type="pct"/>
          </w:tcPr>
          <w:p w14:paraId="30CADEF9" w14:textId="2F20DBB5" w:rsidR="001A49A7" w:rsidRPr="007E5A12" w:rsidRDefault="001A49A7" w:rsidP="007F05AD">
            <w:pPr>
              <w:pStyle w:val="GOSTTablenorm"/>
            </w:pPr>
            <w:r w:rsidRPr="007E5A12">
              <w:t>Дата</w:t>
            </w:r>
          </w:p>
        </w:tc>
        <w:tc>
          <w:tcPr>
            <w:tcW w:w="300" w:type="pct"/>
          </w:tcPr>
          <w:p w14:paraId="71D8D636" w14:textId="77777777" w:rsidR="001A49A7" w:rsidRPr="007E5A12" w:rsidRDefault="001A49A7" w:rsidP="007F05AD">
            <w:pPr>
              <w:pStyle w:val="GOSTTablenorm"/>
            </w:pPr>
            <w:r w:rsidRPr="007E5A12">
              <w:t>Нет</w:t>
            </w:r>
          </w:p>
        </w:tc>
        <w:tc>
          <w:tcPr>
            <w:tcW w:w="315" w:type="pct"/>
          </w:tcPr>
          <w:p w14:paraId="269EDB11" w14:textId="2EC19A39" w:rsidR="001A49A7" w:rsidRPr="007E5A12" w:rsidRDefault="001A49A7" w:rsidP="007F05AD">
            <w:pPr>
              <w:pStyle w:val="GOSTTablenorm"/>
            </w:pPr>
          </w:p>
        </w:tc>
        <w:tc>
          <w:tcPr>
            <w:tcW w:w="2085" w:type="pct"/>
          </w:tcPr>
          <w:p w14:paraId="3746E1FC" w14:textId="77777777" w:rsidR="001A49A7" w:rsidRPr="007E5A12" w:rsidRDefault="001A49A7" w:rsidP="0068201B">
            <w:pPr>
              <w:pStyle w:val="GOSTTablenorm"/>
            </w:pPr>
            <w:r w:rsidRPr="007E5A12">
              <w:t>Дата документа</w:t>
            </w:r>
            <w:r w:rsidR="00113EED">
              <w:t>, на основании которого операция отражена в учете.</w:t>
            </w:r>
          </w:p>
          <w:p w14:paraId="35584CFA" w14:textId="77777777" w:rsidR="001A49A7" w:rsidRPr="007E5A12" w:rsidRDefault="001A49A7">
            <w:pPr>
              <w:pStyle w:val="GOSTTablenorm"/>
            </w:pPr>
            <w:r w:rsidRPr="007E5A12">
              <w:t xml:space="preserve">Формат </w:t>
            </w:r>
            <w:r w:rsidRPr="007E5A12">
              <w:rPr>
                <w:lang w:val="en-US"/>
              </w:rPr>
              <w:t>YYYY</w:t>
            </w:r>
            <w:r w:rsidRPr="007E5A12">
              <w:t>-</w:t>
            </w:r>
            <w:r w:rsidRPr="007E5A12">
              <w:rPr>
                <w:lang w:val="en-US"/>
              </w:rPr>
              <w:t>MM</w:t>
            </w:r>
            <w:r w:rsidRPr="007E5A12">
              <w:t>-</w:t>
            </w:r>
            <w:r w:rsidRPr="007E5A12">
              <w:rPr>
                <w:lang w:val="en-US"/>
              </w:rPr>
              <w:t>DD</w:t>
            </w:r>
          </w:p>
        </w:tc>
      </w:tr>
      <w:tr w:rsidR="00D141D1" w:rsidRPr="007E5A12" w14:paraId="54C125C9" w14:textId="77777777" w:rsidTr="007F05AD">
        <w:tc>
          <w:tcPr>
            <w:tcW w:w="1100" w:type="pct"/>
          </w:tcPr>
          <w:p w14:paraId="368F912D" w14:textId="77777777" w:rsidR="001A49A7" w:rsidRPr="007E5A12" w:rsidRDefault="001A49A7" w:rsidP="001A49A7">
            <w:pPr>
              <w:pStyle w:val="GOSTTablenorm"/>
              <w:rPr>
                <w:szCs w:val="22"/>
              </w:rPr>
            </w:pPr>
            <w:r w:rsidRPr="007E5A12">
              <w:rPr>
                <w:szCs w:val="22"/>
              </w:rPr>
              <w:t xml:space="preserve">Дата отражения </w:t>
            </w:r>
            <w:r w:rsidR="00113EED">
              <w:rPr>
                <w:szCs w:val="22"/>
              </w:rPr>
              <w:t xml:space="preserve">операции </w:t>
            </w:r>
            <w:r w:rsidRPr="007E5A12">
              <w:rPr>
                <w:szCs w:val="22"/>
              </w:rPr>
              <w:t>в учете</w:t>
            </w:r>
          </w:p>
        </w:tc>
        <w:tc>
          <w:tcPr>
            <w:tcW w:w="750" w:type="pct"/>
          </w:tcPr>
          <w:p w14:paraId="3CC1433D" w14:textId="77777777" w:rsidR="001A49A7" w:rsidRPr="007E5A12" w:rsidRDefault="001A49A7" w:rsidP="001A49A7">
            <w:pPr>
              <w:pStyle w:val="GOSTTablenorm"/>
              <w:rPr>
                <w:szCs w:val="22"/>
                <w:lang w:val="en-US"/>
              </w:rPr>
            </w:pPr>
            <w:r w:rsidRPr="007F05AD">
              <w:rPr>
                <w:b/>
                <w:szCs w:val="22"/>
                <w:lang w:val="en-US"/>
              </w:rPr>
              <w:t>RespData</w:t>
            </w:r>
            <w:r w:rsidRPr="007F05AD">
              <w:rPr>
                <w:b/>
                <w:szCs w:val="22"/>
              </w:rPr>
              <w:t>:</w:t>
            </w:r>
            <w:r w:rsidRPr="007E5A12">
              <w:rPr>
                <w:szCs w:val="22"/>
                <w:lang w:val="en-US"/>
              </w:rPr>
              <w:t>SettlDate</w:t>
            </w:r>
          </w:p>
        </w:tc>
        <w:tc>
          <w:tcPr>
            <w:tcW w:w="500" w:type="pct"/>
          </w:tcPr>
          <w:p w14:paraId="5D3D5778" w14:textId="073F29C2" w:rsidR="001A49A7" w:rsidRPr="007E5A12" w:rsidRDefault="001A49A7" w:rsidP="001A49A7">
            <w:pPr>
              <w:ind w:firstLine="30"/>
              <w:rPr>
                <w:sz w:val="22"/>
                <w:szCs w:val="22"/>
              </w:rPr>
            </w:pPr>
            <w:r w:rsidRPr="007E5A12">
              <w:rPr>
                <w:sz w:val="22"/>
                <w:szCs w:val="22"/>
              </w:rPr>
              <w:t>Дата</w:t>
            </w:r>
          </w:p>
        </w:tc>
        <w:tc>
          <w:tcPr>
            <w:tcW w:w="300" w:type="pct"/>
          </w:tcPr>
          <w:p w14:paraId="15518E68" w14:textId="77777777" w:rsidR="001A49A7" w:rsidRPr="007E5A12" w:rsidRDefault="001A49A7" w:rsidP="001A49A7">
            <w:pPr>
              <w:ind w:firstLine="30"/>
              <w:rPr>
                <w:sz w:val="22"/>
                <w:szCs w:val="22"/>
              </w:rPr>
            </w:pPr>
            <w:r w:rsidRPr="007E5A12">
              <w:rPr>
                <w:sz w:val="22"/>
                <w:szCs w:val="22"/>
              </w:rPr>
              <w:t>Нет</w:t>
            </w:r>
          </w:p>
        </w:tc>
        <w:tc>
          <w:tcPr>
            <w:tcW w:w="315" w:type="pct"/>
          </w:tcPr>
          <w:p w14:paraId="74D0F043" w14:textId="2BCEF672" w:rsidR="001A49A7" w:rsidRPr="007E5A12" w:rsidRDefault="001A49A7" w:rsidP="001A49A7">
            <w:pPr>
              <w:ind w:firstLine="30"/>
              <w:rPr>
                <w:sz w:val="22"/>
                <w:szCs w:val="22"/>
              </w:rPr>
            </w:pPr>
          </w:p>
        </w:tc>
        <w:tc>
          <w:tcPr>
            <w:tcW w:w="2085" w:type="pct"/>
          </w:tcPr>
          <w:p w14:paraId="0E9E3B4B" w14:textId="77777777" w:rsidR="001A49A7" w:rsidRPr="00231529" w:rsidRDefault="001A49A7" w:rsidP="0068201B">
            <w:pPr>
              <w:pStyle w:val="GOSTTablenorm"/>
            </w:pPr>
            <w:r w:rsidRPr="0068201B">
              <w:t xml:space="preserve">Дата отражения </w:t>
            </w:r>
            <w:r w:rsidR="00113EED" w:rsidRPr="00335858">
              <w:t xml:space="preserve">операции </w:t>
            </w:r>
            <w:r w:rsidRPr="00A60059">
              <w:t>в учете</w:t>
            </w:r>
            <w:r w:rsidR="00113EED" w:rsidRPr="00A60059">
              <w:t>.</w:t>
            </w:r>
          </w:p>
          <w:p w14:paraId="675576F3" w14:textId="77777777" w:rsidR="001A49A7" w:rsidRPr="0068201B" w:rsidRDefault="001A49A7">
            <w:pPr>
              <w:pStyle w:val="GOSTTablenorm"/>
            </w:pPr>
            <w:r w:rsidRPr="00231529">
              <w:t xml:space="preserve">Формат </w:t>
            </w:r>
            <w:r w:rsidRPr="007F05AD">
              <w:t>YYYY</w:t>
            </w:r>
            <w:r w:rsidRPr="0068201B">
              <w:t>-</w:t>
            </w:r>
            <w:r w:rsidRPr="007F05AD">
              <w:t>MM</w:t>
            </w:r>
            <w:r w:rsidRPr="0068201B">
              <w:t>-</w:t>
            </w:r>
            <w:r w:rsidRPr="007F05AD">
              <w:t>DD</w:t>
            </w:r>
          </w:p>
        </w:tc>
      </w:tr>
      <w:tr w:rsidR="00281424" w:rsidRPr="00B9499D" w14:paraId="46C6EF47" w14:textId="77777777" w:rsidTr="007F05AD">
        <w:tc>
          <w:tcPr>
            <w:tcW w:w="1100" w:type="pct"/>
          </w:tcPr>
          <w:p w14:paraId="10D3843D" w14:textId="77777777" w:rsidR="00B35052" w:rsidRPr="00B9499D" w:rsidRDefault="00B35052" w:rsidP="001A24C0">
            <w:pPr>
              <w:pStyle w:val="GOSTTablenorm"/>
            </w:pPr>
            <w:r w:rsidRPr="00B9499D">
              <w:t>Дата ввода в действие</w:t>
            </w:r>
          </w:p>
        </w:tc>
        <w:tc>
          <w:tcPr>
            <w:tcW w:w="750" w:type="pct"/>
          </w:tcPr>
          <w:p w14:paraId="1D84C113" w14:textId="77777777" w:rsidR="00B35052" w:rsidRPr="00B9499D" w:rsidRDefault="00B35052" w:rsidP="001A24C0">
            <w:pPr>
              <w:pStyle w:val="GOSTTablenorm"/>
              <w:rPr>
                <w:lang w:val="en-US"/>
              </w:rPr>
            </w:pPr>
            <w:r w:rsidRPr="007F05AD">
              <w:rPr>
                <w:b/>
                <w:lang w:val="en-US"/>
              </w:rPr>
              <w:t>RespData</w:t>
            </w:r>
            <w:r w:rsidRPr="007F05AD">
              <w:rPr>
                <w:b/>
              </w:rPr>
              <w:t>:</w:t>
            </w:r>
            <w:r w:rsidRPr="00B9499D">
              <w:rPr>
                <w:lang w:val="en-US"/>
              </w:rPr>
              <w:t>ActivDate</w:t>
            </w:r>
          </w:p>
        </w:tc>
        <w:tc>
          <w:tcPr>
            <w:tcW w:w="500" w:type="pct"/>
          </w:tcPr>
          <w:p w14:paraId="08EFB020" w14:textId="77777777" w:rsidR="00B35052" w:rsidRPr="00B9499D" w:rsidRDefault="00B35052" w:rsidP="001A24C0">
            <w:pPr>
              <w:ind w:firstLine="30"/>
              <w:rPr>
                <w:sz w:val="22"/>
                <w:szCs w:val="22"/>
              </w:rPr>
            </w:pPr>
            <w:r w:rsidRPr="00B9499D">
              <w:rPr>
                <w:sz w:val="22"/>
                <w:szCs w:val="22"/>
              </w:rPr>
              <w:t>Дата</w:t>
            </w:r>
          </w:p>
        </w:tc>
        <w:tc>
          <w:tcPr>
            <w:tcW w:w="300" w:type="pct"/>
          </w:tcPr>
          <w:p w14:paraId="6E447445" w14:textId="77777777" w:rsidR="00B35052" w:rsidRPr="00B9499D" w:rsidRDefault="00B35052" w:rsidP="001A24C0">
            <w:pPr>
              <w:ind w:firstLine="30"/>
              <w:rPr>
                <w:sz w:val="22"/>
                <w:szCs w:val="22"/>
              </w:rPr>
            </w:pPr>
            <w:r w:rsidRPr="00B9499D">
              <w:rPr>
                <w:sz w:val="22"/>
                <w:szCs w:val="22"/>
              </w:rPr>
              <w:t>Нет</w:t>
            </w:r>
          </w:p>
        </w:tc>
        <w:tc>
          <w:tcPr>
            <w:tcW w:w="315" w:type="pct"/>
          </w:tcPr>
          <w:p w14:paraId="532D6131" w14:textId="720E173F" w:rsidR="00B35052" w:rsidRPr="00B9499D" w:rsidRDefault="00B35052" w:rsidP="001A24C0">
            <w:pPr>
              <w:ind w:firstLine="30"/>
              <w:rPr>
                <w:sz w:val="22"/>
                <w:szCs w:val="22"/>
              </w:rPr>
            </w:pPr>
          </w:p>
        </w:tc>
        <w:tc>
          <w:tcPr>
            <w:tcW w:w="2085" w:type="pct"/>
          </w:tcPr>
          <w:p w14:paraId="0EF684D2" w14:textId="77777777" w:rsidR="00B35052" w:rsidRPr="00BE5129" w:rsidRDefault="00113EED" w:rsidP="0068201B">
            <w:pPr>
              <w:pStyle w:val="GOSTTablenorm"/>
            </w:pPr>
            <w:r w:rsidRPr="0068201B">
              <w:t>Дата</w:t>
            </w:r>
            <w:r w:rsidRPr="00335858">
              <w:t xml:space="preserve"> вступления в силу учетных данных.</w:t>
            </w:r>
          </w:p>
          <w:p w14:paraId="225234F9" w14:textId="77777777" w:rsidR="00B35052" w:rsidRPr="0068201B" w:rsidRDefault="00B35052">
            <w:pPr>
              <w:pStyle w:val="GOSTTablenorm"/>
            </w:pPr>
            <w:r w:rsidRPr="00BE5129">
              <w:t xml:space="preserve">Формат </w:t>
            </w:r>
            <w:r w:rsidRPr="007F05AD">
              <w:t>YYYY</w:t>
            </w:r>
            <w:r w:rsidRPr="0068201B">
              <w:t>-</w:t>
            </w:r>
            <w:r w:rsidRPr="007F05AD">
              <w:t>MM</w:t>
            </w:r>
            <w:r w:rsidRPr="0068201B">
              <w:t>-</w:t>
            </w:r>
            <w:r w:rsidRPr="007F05AD">
              <w:t>DD</w:t>
            </w:r>
          </w:p>
        </w:tc>
      </w:tr>
      <w:tr w:rsidR="00313846" w:rsidRPr="007E5A12" w14:paraId="2E81A3D0" w14:textId="77777777" w:rsidTr="007F05AD">
        <w:tc>
          <w:tcPr>
            <w:tcW w:w="2085" w:type="pct"/>
            <w:gridSpan w:val="6"/>
          </w:tcPr>
          <w:p w14:paraId="58D640D2" w14:textId="77777777" w:rsidR="00313846" w:rsidRPr="007E5A12" w:rsidRDefault="00313846" w:rsidP="000437CC">
            <w:pPr>
              <w:pStyle w:val="GOSTTablenorm"/>
              <w:jc w:val="center"/>
              <w:rPr>
                <w:szCs w:val="22"/>
              </w:rPr>
            </w:pPr>
            <w:r w:rsidRPr="00381A92">
              <w:rPr>
                <w:b/>
                <w:szCs w:val="22"/>
              </w:rPr>
              <w:t xml:space="preserve">Параметры, передаваемые в ответе всегда, независимо от значения параметра запроса </w:t>
            </w:r>
            <w:r w:rsidRPr="00381A92">
              <w:rPr>
                <w:b/>
                <w:szCs w:val="22"/>
                <w:lang w:val="en-US"/>
              </w:rPr>
              <w:t>Documents</w:t>
            </w:r>
          </w:p>
        </w:tc>
      </w:tr>
      <w:tr w:rsidR="00D141D1" w:rsidRPr="007E5A12" w14:paraId="128DB603" w14:textId="77777777" w:rsidTr="007F05AD">
        <w:tc>
          <w:tcPr>
            <w:tcW w:w="1100" w:type="pct"/>
          </w:tcPr>
          <w:p w14:paraId="3E762F24" w14:textId="77777777" w:rsidR="001A49A7" w:rsidRPr="007F05AD" w:rsidRDefault="001A49A7" w:rsidP="0068201B">
            <w:pPr>
              <w:pStyle w:val="GOSTTablenorm"/>
              <w:rPr>
                <w:b/>
              </w:rPr>
            </w:pPr>
            <w:r w:rsidRPr="007F05AD">
              <w:rPr>
                <w:b/>
              </w:rPr>
              <w:t xml:space="preserve">Параметры </w:t>
            </w:r>
            <w:r w:rsidR="004E5B92" w:rsidRPr="007F05AD">
              <w:rPr>
                <w:b/>
              </w:rPr>
              <w:t>отображения</w:t>
            </w:r>
            <w:r w:rsidRPr="007F05AD">
              <w:rPr>
                <w:b/>
              </w:rPr>
              <w:t xml:space="preserve"> данных</w:t>
            </w:r>
          </w:p>
        </w:tc>
        <w:tc>
          <w:tcPr>
            <w:tcW w:w="750" w:type="pct"/>
          </w:tcPr>
          <w:p w14:paraId="56FB43FB" w14:textId="77777777" w:rsidR="001A49A7" w:rsidRPr="007F05AD" w:rsidRDefault="001A49A7">
            <w:pPr>
              <w:pStyle w:val="GOSTTablenorm"/>
              <w:rPr>
                <w:b/>
              </w:rPr>
            </w:pPr>
            <w:r w:rsidRPr="007F05AD">
              <w:rPr>
                <w:b/>
              </w:rPr>
              <w:t>RespData:</w:t>
            </w:r>
            <w:r w:rsidR="005B6F83" w:rsidRPr="007F05AD">
              <w:rPr>
                <w:b/>
              </w:rPr>
              <w:t>Visual</w:t>
            </w:r>
            <w:r w:rsidRPr="007F05AD">
              <w:rPr>
                <w:b/>
              </w:rPr>
              <w:t>Params</w:t>
            </w:r>
          </w:p>
        </w:tc>
        <w:tc>
          <w:tcPr>
            <w:tcW w:w="500" w:type="pct"/>
          </w:tcPr>
          <w:p w14:paraId="006BCE1A" w14:textId="77777777" w:rsidR="001A49A7" w:rsidRPr="007E5A12" w:rsidRDefault="001A49A7" w:rsidP="001A49A7">
            <w:pPr>
              <w:ind w:firstLine="30"/>
              <w:rPr>
                <w:sz w:val="22"/>
                <w:szCs w:val="22"/>
              </w:rPr>
            </w:pPr>
            <w:r w:rsidRPr="007E5A12">
              <w:rPr>
                <w:sz w:val="22"/>
                <w:szCs w:val="22"/>
              </w:rPr>
              <w:t>Массив</w:t>
            </w:r>
          </w:p>
        </w:tc>
        <w:tc>
          <w:tcPr>
            <w:tcW w:w="300" w:type="pct"/>
          </w:tcPr>
          <w:p w14:paraId="42CE6DB9" w14:textId="77777777" w:rsidR="001A49A7" w:rsidRPr="007E5A12" w:rsidRDefault="001A49A7" w:rsidP="001A49A7">
            <w:pPr>
              <w:ind w:firstLine="30"/>
              <w:rPr>
                <w:sz w:val="22"/>
                <w:szCs w:val="22"/>
              </w:rPr>
            </w:pPr>
            <w:r w:rsidRPr="007E5A12">
              <w:rPr>
                <w:sz w:val="22"/>
                <w:szCs w:val="22"/>
              </w:rPr>
              <w:t>Нет</w:t>
            </w:r>
          </w:p>
        </w:tc>
        <w:tc>
          <w:tcPr>
            <w:tcW w:w="315" w:type="pct"/>
          </w:tcPr>
          <w:p w14:paraId="0454277B" w14:textId="77777777" w:rsidR="001A49A7" w:rsidRPr="007E5A12" w:rsidRDefault="001A49A7" w:rsidP="001A49A7">
            <w:pPr>
              <w:ind w:firstLine="30"/>
              <w:rPr>
                <w:sz w:val="22"/>
                <w:szCs w:val="22"/>
                <w:lang w:val="en-US"/>
              </w:rPr>
            </w:pPr>
            <w:r w:rsidRPr="007E5A12">
              <w:rPr>
                <w:sz w:val="22"/>
                <w:szCs w:val="22"/>
                <w:lang w:val="en-US"/>
              </w:rPr>
              <w:t>-</w:t>
            </w:r>
          </w:p>
        </w:tc>
        <w:tc>
          <w:tcPr>
            <w:tcW w:w="2085" w:type="pct"/>
          </w:tcPr>
          <w:p w14:paraId="2B7B4D63" w14:textId="1D2F37B0" w:rsidR="00007D7D" w:rsidRPr="00A60059" w:rsidRDefault="00BF590D" w:rsidP="0068201B">
            <w:pPr>
              <w:pStyle w:val="GOSTTablenorm"/>
            </w:pPr>
            <w:r w:rsidRPr="0068201B">
              <w:t>Если в запросе параметры отображения данных (</w:t>
            </w:r>
            <w:r w:rsidRPr="00335858">
              <w:t>VisualParams) заданы и признак расчета итоговой строки (SummaryOnlyShow) не заполнен, то передается перечень аналитических признаков, указанных в запросе.</w:t>
            </w:r>
          </w:p>
          <w:p w14:paraId="34548F2E" w14:textId="77777777" w:rsidR="001A49A7" w:rsidRPr="00BE5129" w:rsidRDefault="00BF590D">
            <w:pPr>
              <w:pStyle w:val="GOSTTablenorm"/>
            </w:pPr>
            <w:r w:rsidRPr="00BE5129">
              <w:t>Если в запросе параметры отображения данных (</w:t>
            </w:r>
            <w:r w:rsidRPr="007F05AD">
              <w:t>VisualParams</w:t>
            </w:r>
            <w:r w:rsidRPr="0068201B">
              <w:t>)</w:t>
            </w:r>
            <w:r w:rsidRPr="00BE5129">
              <w:t xml:space="preserve"> не заданы и признак расчета итоговой строки (</w:t>
            </w:r>
            <w:r w:rsidRPr="007F05AD">
              <w:t>SummaryOnlyShow</w:t>
            </w:r>
            <w:r w:rsidRPr="0068201B">
              <w:t xml:space="preserve">) не заполнен, то передаются аналитические признаки, входящие в структуру номера счета согласно настройкам </w:t>
            </w:r>
            <w:r w:rsidRPr="007F05AD">
              <w:t>SVAP</w:t>
            </w:r>
            <w:r w:rsidRPr="0068201B">
              <w:t xml:space="preserve"> (для </w:t>
            </w:r>
            <w:r w:rsidRPr="007F05AD">
              <w:t>Documents</w:t>
            </w:r>
            <w:r w:rsidRPr="0068201B">
              <w:t xml:space="preserve"> = «0»), или все аналитические признаки, зарегистрированные в </w:t>
            </w:r>
            <w:r w:rsidRPr="007F05AD">
              <w:t>SVAP</w:t>
            </w:r>
            <w:r w:rsidRPr="0068201B">
              <w:t xml:space="preserve"> (для </w:t>
            </w:r>
            <w:r w:rsidRPr="007F05AD">
              <w:t>Documents</w:t>
            </w:r>
            <w:r w:rsidRPr="0068201B">
              <w:t xml:space="preserve"> = «1»).</w:t>
            </w:r>
            <w:r w:rsidRPr="00335858">
              <w:t xml:space="preserve"> </w:t>
            </w:r>
            <w:r w:rsidR="00591886" w:rsidRPr="00BE5129">
              <w:t>Аналитический признак, не входящий в структуру номера счета, указывается в ответе в случае, если его значение не пусто</w:t>
            </w:r>
            <w:r w:rsidRPr="00BE5129">
              <w:t>.</w:t>
            </w:r>
          </w:p>
          <w:p w14:paraId="2B05A4BD" w14:textId="35D2F698" w:rsidR="00BF590D" w:rsidRPr="00335858" w:rsidRDefault="00BF590D">
            <w:pPr>
              <w:pStyle w:val="GOSTTablenorm"/>
            </w:pPr>
            <w:r w:rsidRPr="00BE5129">
              <w:t>Если в запросе заполнен признак расчета итоговой строки (</w:t>
            </w:r>
            <w:r w:rsidRPr="007F05AD">
              <w:t>SummaryOnlyShow</w:t>
            </w:r>
            <w:r w:rsidRPr="0068201B">
              <w:t>), то в ответе параметры отображения данных не заполняются</w:t>
            </w:r>
          </w:p>
        </w:tc>
      </w:tr>
      <w:tr w:rsidR="00D141D1" w:rsidRPr="007E5A12" w14:paraId="516BA669" w14:textId="77777777" w:rsidTr="007F05AD">
        <w:tc>
          <w:tcPr>
            <w:tcW w:w="1100" w:type="pct"/>
          </w:tcPr>
          <w:p w14:paraId="618C5247" w14:textId="77777777" w:rsidR="001A49A7" w:rsidRPr="007F05AD" w:rsidRDefault="001A49A7" w:rsidP="0068201B">
            <w:pPr>
              <w:pStyle w:val="GOSTTablenorm"/>
            </w:pPr>
            <w:r w:rsidRPr="0068201B">
              <w:t>Наименование аналитическ</w:t>
            </w:r>
            <w:r w:rsidRPr="00BE5129">
              <w:t xml:space="preserve">ого </w:t>
            </w:r>
            <w:r w:rsidR="004E5B92" w:rsidRPr="00BE5129">
              <w:t>признака</w:t>
            </w:r>
          </w:p>
        </w:tc>
        <w:tc>
          <w:tcPr>
            <w:tcW w:w="750" w:type="pct"/>
          </w:tcPr>
          <w:p w14:paraId="5F3D48AE" w14:textId="77777777" w:rsidR="001A49A7" w:rsidRPr="007F05AD" w:rsidRDefault="001A49A7">
            <w:pPr>
              <w:pStyle w:val="GOSTTablenorm"/>
            </w:pPr>
            <w:r w:rsidRPr="007F05AD">
              <w:rPr>
                <w:b/>
              </w:rPr>
              <w:t>RespData:</w:t>
            </w:r>
            <w:r w:rsidR="00607BF0" w:rsidRPr="007F05AD">
              <w:rPr>
                <w:b/>
              </w:rPr>
              <w:t>VisualParams</w:t>
            </w:r>
            <w:r w:rsidRPr="007F05AD">
              <w:rPr>
                <w:b/>
              </w:rPr>
              <w:t>:</w:t>
            </w:r>
            <w:r w:rsidRPr="007F05AD">
              <w:t>param</w:t>
            </w:r>
          </w:p>
        </w:tc>
        <w:tc>
          <w:tcPr>
            <w:tcW w:w="500" w:type="pct"/>
          </w:tcPr>
          <w:p w14:paraId="4D1A21B6" w14:textId="77777777" w:rsidR="001A49A7" w:rsidRPr="0068201B" w:rsidRDefault="001A49A7" w:rsidP="007F05AD">
            <w:pPr>
              <w:pStyle w:val="GOSTTablenorm"/>
            </w:pPr>
            <w:r w:rsidRPr="0068201B">
              <w:t>Строка</w:t>
            </w:r>
          </w:p>
        </w:tc>
        <w:tc>
          <w:tcPr>
            <w:tcW w:w="300" w:type="pct"/>
          </w:tcPr>
          <w:p w14:paraId="7E8C2F89" w14:textId="77777777" w:rsidR="001A49A7" w:rsidRPr="00335858" w:rsidRDefault="001A49A7" w:rsidP="007F05AD">
            <w:pPr>
              <w:pStyle w:val="GOSTTablenorm"/>
            </w:pPr>
            <w:r w:rsidRPr="00335858">
              <w:t>Нет</w:t>
            </w:r>
          </w:p>
        </w:tc>
        <w:tc>
          <w:tcPr>
            <w:tcW w:w="315" w:type="pct"/>
          </w:tcPr>
          <w:p w14:paraId="6308949A" w14:textId="77777777" w:rsidR="001A49A7" w:rsidRPr="0068201B" w:rsidRDefault="001A49A7" w:rsidP="0068201B">
            <w:pPr>
              <w:pStyle w:val="GOSTTablenorm"/>
            </w:pPr>
            <w:r w:rsidRPr="00BE5129">
              <w:t>&lt;=</w:t>
            </w:r>
            <w:r w:rsidRPr="007F05AD">
              <w:t>10</w:t>
            </w:r>
            <w:r w:rsidRPr="0068201B">
              <w:t>0</w:t>
            </w:r>
          </w:p>
        </w:tc>
        <w:tc>
          <w:tcPr>
            <w:tcW w:w="2085" w:type="pct"/>
          </w:tcPr>
          <w:p w14:paraId="5B39BF45" w14:textId="77777777" w:rsidR="001A49A7" w:rsidRPr="0068201B" w:rsidRDefault="001A49A7">
            <w:pPr>
              <w:pStyle w:val="GOSTTablenorm"/>
            </w:pPr>
            <w:r w:rsidRPr="00335858">
              <w:t xml:space="preserve">Наименование аналитического </w:t>
            </w:r>
            <w:r w:rsidR="004E5B92" w:rsidRPr="00A60059">
              <w:t>признака</w:t>
            </w:r>
            <w:r w:rsidR="002C10AC" w:rsidRPr="00A60059">
              <w:t xml:space="preserve">. </w:t>
            </w:r>
            <w:r w:rsidR="002C10AC" w:rsidRPr="00BE5129">
              <w:t xml:space="preserve">Указывается системное наименование в соответствии со справочником «Аналитические признаки» в </w:t>
            </w:r>
            <w:r w:rsidR="002C10AC" w:rsidRPr="007F05AD">
              <w:t>SVAP</w:t>
            </w:r>
          </w:p>
        </w:tc>
      </w:tr>
      <w:tr w:rsidR="00D141D1" w:rsidRPr="007E5A12" w14:paraId="341D5969" w14:textId="77777777" w:rsidTr="007F05AD">
        <w:tc>
          <w:tcPr>
            <w:tcW w:w="1100" w:type="pct"/>
          </w:tcPr>
          <w:p w14:paraId="29DBFD03" w14:textId="77777777" w:rsidR="001A49A7" w:rsidRPr="00BE5129" w:rsidRDefault="001A49A7" w:rsidP="0068201B">
            <w:pPr>
              <w:pStyle w:val="GOSTTablenorm"/>
            </w:pPr>
            <w:r w:rsidRPr="0068201B">
              <w:lastRenderedPageBreak/>
              <w:t xml:space="preserve">Значение аналитического </w:t>
            </w:r>
            <w:r w:rsidR="004E5B92" w:rsidRPr="00BE5129">
              <w:t>признака</w:t>
            </w:r>
          </w:p>
        </w:tc>
        <w:tc>
          <w:tcPr>
            <w:tcW w:w="750" w:type="pct"/>
          </w:tcPr>
          <w:p w14:paraId="77862105" w14:textId="77777777" w:rsidR="001A49A7" w:rsidRPr="0068201B" w:rsidRDefault="001A49A7">
            <w:pPr>
              <w:pStyle w:val="GOSTTablenorm"/>
            </w:pPr>
            <w:r w:rsidRPr="007F05AD">
              <w:rPr>
                <w:b/>
              </w:rPr>
              <w:t>RespData:</w:t>
            </w:r>
            <w:r w:rsidR="00607BF0" w:rsidRPr="007F05AD">
              <w:rPr>
                <w:b/>
              </w:rPr>
              <w:t>VisualParams</w:t>
            </w:r>
            <w:r w:rsidRPr="007F05AD">
              <w:rPr>
                <w:b/>
              </w:rPr>
              <w:t>:</w:t>
            </w:r>
            <w:r w:rsidRPr="007F05AD">
              <w:t>value</w:t>
            </w:r>
          </w:p>
        </w:tc>
        <w:tc>
          <w:tcPr>
            <w:tcW w:w="500" w:type="pct"/>
          </w:tcPr>
          <w:p w14:paraId="6FADC136" w14:textId="77777777" w:rsidR="001A49A7" w:rsidRPr="00335858" w:rsidRDefault="001A49A7" w:rsidP="007F05AD">
            <w:pPr>
              <w:pStyle w:val="GOSTTablenorm"/>
            </w:pPr>
            <w:r w:rsidRPr="00335858">
              <w:t>Строка</w:t>
            </w:r>
          </w:p>
        </w:tc>
        <w:tc>
          <w:tcPr>
            <w:tcW w:w="300" w:type="pct"/>
          </w:tcPr>
          <w:p w14:paraId="77DA3351" w14:textId="77777777" w:rsidR="001A49A7" w:rsidRPr="00A60059" w:rsidRDefault="001A49A7" w:rsidP="007F05AD">
            <w:pPr>
              <w:pStyle w:val="GOSTTablenorm"/>
            </w:pPr>
            <w:r w:rsidRPr="00A60059">
              <w:t>Нет</w:t>
            </w:r>
          </w:p>
        </w:tc>
        <w:tc>
          <w:tcPr>
            <w:tcW w:w="315" w:type="pct"/>
          </w:tcPr>
          <w:p w14:paraId="08EFB0A0" w14:textId="77777777" w:rsidR="001A49A7" w:rsidRPr="00BE5129" w:rsidRDefault="001A49A7" w:rsidP="0068201B">
            <w:pPr>
              <w:pStyle w:val="GOSTTablenorm"/>
            </w:pPr>
            <w:r w:rsidRPr="00BE5129">
              <w:t>&lt;=1000</w:t>
            </w:r>
          </w:p>
        </w:tc>
        <w:tc>
          <w:tcPr>
            <w:tcW w:w="2085" w:type="pct"/>
          </w:tcPr>
          <w:p w14:paraId="6E57A9E3" w14:textId="77777777" w:rsidR="001A49A7" w:rsidRPr="00BE5129" w:rsidRDefault="001A49A7">
            <w:pPr>
              <w:pStyle w:val="GOSTTablenorm"/>
            </w:pPr>
            <w:r w:rsidRPr="00BE5129">
              <w:t xml:space="preserve">Значение аналитического </w:t>
            </w:r>
            <w:r w:rsidR="004E5B92" w:rsidRPr="00BE5129">
              <w:t>признака</w:t>
            </w:r>
            <w:r w:rsidR="00591886" w:rsidRPr="00BE5129">
              <w:t xml:space="preserve">. </w:t>
            </w:r>
            <w:r w:rsidR="00591886" w:rsidRPr="00BE5129">
              <w:rPr>
                <w:rFonts w:eastAsiaTheme="minorEastAsia"/>
              </w:rPr>
              <w:t xml:space="preserve">При отсутствии значения </w:t>
            </w:r>
            <w:r w:rsidR="00591886" w:rsidRPr="00BE5129">
              <w:rPr>
                <w:rFonts w:eastAsiaTheme="minorHAnsi"/>
              </w:rPr>
              <w:t>аналитических признаков, входящих в структуру номера счета</w:t>
            </w:r>
            <w:r w:rsidR="00591886" w:rsidRPr="00BE5129">
              <w:rPr>
                <w:rFonts w:eastAsiaTheme="minorEastAsia"/>
              </w:rPr>
              <w:t>, возвращается значение «-» (прочерк)</w:t>
            </w:r>
          </w:p>
        </w:tc>
      </w:tr>
      <w:tr w:rsidR="0006227D" w:rsidRPr="00B9499D" w14:paraId="24F70D1F" w14:textId="77777777" w:rsidTr="007F05AD">
        <w:tc>
          <w:tcPr>
            <w:tcW w:w="1100" w:type="pct"/>
          </w:tcPr>
          <w:p w14:paraId="64FBD301" w14:textId="77777777" w:rsidR="0006227D" w:rsidRPr="00BE5129" w:rsidRDefault="0006227D" w:rsidP="0068201B">
            <w:pPr>
              <w:pStyle w:val="GOSTTablenorm"/>
            </w:pPr>
            <w:r w:rsidRPr="0068201B">
              <w:t>Код валюты</w:t>
            </w:r>
            <w:r w:rsidR="00113EED" w:rsidRPr="00BE5129">
              <w:t xml:space="preserve"> по ОКВ</w:t>
            </w:r>
          </w:p>
        </w:tc>
        <w:tc>
          <w:tcPr>
            <w:tcW w:w="750" w:type="pct"/>
          </w:tcPr>
          <w:p w14:paraId="2BDAC09B" w14:textId="77777777" w:rsidR="0006227D" w:rsidRPr="007F05AD" w:rsidRDefault="0006227D">
            <w:pPr>
              <w:pStyle w:val="GOSTTablenorm"/>
            </w:pPr>
            <w:r w:rsidRPr="007F05AD">
              <w:rPr>
                <w:b/>
              </w:rPr>
              <w:t>RespData:</w:t>
            </w:r>
            <w:r w:rsidRPr="007F05AD">
              <w:t>CurrencyCode</w:t>
            </w:r>
          </w:p>
        </w:tc>
        <w:tc>
          <w:tcPr>
            <w:tcW w:w="500" w:type="pct"/>
          </w:tcPr>
          <w:p w14:paraId="021BBBBA" w14:textId="77777777" w:rsidR="0006227D" w:rsidRPr="00335858" w:rsidRDefault="0006227D" w:rsidP="007F05AD">
            <w:pPr>
              <w:pStyle w:val="GOSTTablenorm"/>
            </w:pPr>
            <w:r w:rsidRPr="0068201B">
              <w:t>Строка</w:t>
            </w:r>
          </w:p>
        </w:tc>
        <w:tc>
          <w:tcPr>
            <w:tcW w:w="300" w:type="pct"/>
          </w:tcPr>
          <w:p w14:paraId="7CFD71A2" w14:textId="77777777" w:rsidR="0006227D" w:rsidRPr="00A60059" w:rsidRDefault="0006227D" w:rsidP="007F05AD">
            <w:pPr>
              <w:pStyle w:val="GOSTTablenorm"/>
            </w:pPr>
            <w:r w:rsidRPr="00A60059">
              <w:t>Нет</w:t>
            </w:r>
          </w:p>
        </w:tc>
        <w:tc>
          <w:tcPr>
            <w:tcW w:w="315" w:type="pct"/>
          </w:tcPr>
          <w:p w14:paraId="21FD545C" w14:textId="77777777" w:rsidR="0006227D" w:rsidRPr="007F05AD" w:rsidRDefault="0006227D" w:rsidP="007F05AD">
            <w:pPr>
              <w:pStyle w:val="GOSTTablenorm"/>
            </w:pPr>
            <w:r w:rsidRPr="007F05AD">
              <w:t>=3</w:t>
            </w:r>
          </w:p>
        </w:tc>
        <w:tc>
          <w:tcPr>
            <w:tcW w:w="2085" w:type="pct"/>
          </w:tcPr>
          <w:p w14:paraId="0E9A053F" w14:textId="77777777" w:rsidR="0006227D" w:rsidRPr="00BE5129" w:rsidRDefault="0006227D" w:rsidP="0068201B">
            <w:pPr>
              <w:pStyle w:val="GOSTTablenorm"/>
            </w:pPr>
            <w:r w:rsidRPr="0068201B">
              <w:t>Цифровой код валюты по Общеро</w:t>
            </w:r>
            <w:r w:rsidRPr="00BE5129">
              <w:t>ссийскому классификатору валют.</w:t>
            </w:r>
          </w:p>
          <w:p w14:paraId="45C801BA" w14:textId="216A574B" w:rsidR="0006227D" w:rsidRPr="00BE5129" w:rsidRDefault="0006227D" w:rsidP="002B15ED">
            <w:pPr>
              <w:pStyle w:val="GOSTTablenorm"/>
            </w:pPr>
            <w:r w:rsidRPr="00BE5129">
              <w:t>Заполняется, если в запросе параметр «Отображать код валюты» (</w:t>
            </w:r>
            <w:r w:rsidRPr="007F05AD">
              <w:t>CurrencyCodeShow</w:t>
            </w:r>
            <w:r w:rsidRPr="0068201B">
              <w:t>) = 1</w:t>
            </w:r>
          </w:p>
        </w:tc>
      </w:tr>
      <w:tr w:rsidR="00607BF0" w:rsidRPr="007E5A12" w14:paraId="4C07A88E" w14:textId="77777777" w:rsidTr="007F05AD">
        <w:tc>
          <w:tcPr>
            <w:tcW w:w="1100" w:type="pct"/>
          </w:tcPr>
          <w:p w14:paraId="34BF1BDB" w14:textId="77777777" w:rsidR="00607BF0" w:rsidRPr="007F05AD" w:rsidRDefault="00607BF0" w:rsidP="0068201B">
            <w:pPr>
              <w:pStyle w:val="GOSTTablenorm"/>
              <w:rPr>
                <w:b/>
              </w:rPr>
            </w:pPr>
            <w:r w:rsidRPr="007F05AD">
              <w:rPr>
                <w:b/>
              </w:rPr>
              <w:t>Показатели состояния лицевого счета</w:t>
            </w:r>
          </w:p>
        </w:tc>
        <w:tc>
          <w:tcPr>
            <w:tcW w:w="750" w:type="pct"/>
          </w:tcPr>
          <w:p w14:paraId="229C5FE0" w14:textId="78D50C8C" w:rsidR="00607BF0" w:rsidRPr="007F05AD" w:rsidRDefault="00607BF0">
            <w:pPr>
              <w:pStyle w:val="GOSTTablenorm"/>
              <w:rPr>
                <w:b/>
              </w:rPr>
            </w:pPr>
            <w:r w:rsidRPr="007F05AD">
              <w:rPr>
                <w:b/>
              </w:rPr>
              <w:t>RespData:Indicators</w:t>
            </w:r>
          </w:p>
        </w:tc>
        <w:tc>
          <w:tcPr>
            <w:tcW w:w="500" w:type="pct"/>
          </w:tcPr>
          <w:p w14:paraId="6416DA82" w14:textId="77777777" w:rsidR="00607BF0" w:rsidRPr="00335858" w:rsidRDefault="00607BF0" w:rsidP="007F05AD">
            <w:pPr>
              <w:pStyle w:val="GOSTTablenorm"/>
            </w:pPr>
            <w:r w:rsidRPr="0068201B">
              <w:t>Массив</w:t>
            </w:r>
          </w:p>
        </w:tc>
        <w:tc>
          <w:tcPr>
            <w:tcW w:w="300" w:type="pct"/>
          </w:tcPr>
          <w:p w14:paraId="5BC987AA" w14:textId="77777777" w:rsidR="00607BF0" w:rsidRPr="00A60059" w:rsidRDefault="00607BF0" w:rsidP="007F05AD">
            <w:pPr>
              <w:pStyle w:val="GOSTTablenorm"/>
            </w:pPr>
            <w:r w:rsidRPr="00A60059">
              <w:t>Да</w:t>
            </w:r>
          </w:p>
        </w:tc>
        <w:tc>
          <w:tcPr>
            <w:tcW w:w="315" w:type="pct"/>
          </w:tcPr>
          <w:p w14:paraId="5D6667D0" w14:textId="77777777" w:rsidR="00607BF0" w:rsidRPr="00BE5129" w:rsidRDefault="00607BF0" w:rsidP="0068201B">
            <w:pPr>
              <w:pStyle w:val="GOSTTablenorm"/>
            </w:pPr>
            <w:r w:rsidRPr="00BE5129">
              <w:t>-</w:t>
            </w:r>
          </w:p>
        </w:tc>
        <w:tc>
          <w:tcPr>
            <w:tcW w:w="2085" w:type="pct"/>
          </w:tcPr>
          <w:p w14:paraId="3CA97559" w14:textId="092782F3" w:rsidR="00607BF0" w:rsidRPr="00BE5129" w:rsidRDefault="00607BF0">
            <w:pPr>
              <w:pStyle w:val="GOSTTablenorm"/>
            </w:pPr>
            <w:r w:rsidRPr="00BE5129">
              <w:t>Массив рассчитанных значений показателей состояни</w:t>
            </w:r>
            <w:r w:rsidR="002C10AC" w:rsidRPr="00BE5129">
              <w:t>я</w:t>
            </w:r>
            <w:r w:rsidRPr="00BE5129">
              <w:t xml:space="preserve"> лицевого счета по комбинации аналитических признаков, указанных в парамтетрах отображения (</w:t>
            </w:r>
            <w:r w:rsidRPr="007F05AD">
              <w:t>VisualParams</w:t>
            </w:r>
            <w:r w:rsidRPr="0068201B">
              <w:t>)</w:t>
            </w:r>
            <w:r w:rsidR="00281424" w:rsidRPr="00BE5129">
              <w:t xml:space="preserve">, и/или </w:t>
            </w:r>
            <w:r w:rsidR="002C10AC" w:rsidRPr="00BE5129">
              <w:t xml:space="preserve">по </w:t>
            </w:r>
            <w:r w:rsidR="00281424" w:rsidRPr="00BE5129">
              <w:t>ревизитам первичных документов (</w:t>
            </w:r>
            <w:r w:rsidR="002C10AC" w:rsidRPr="00BE5129">
              <w:t xml:space="preserve">если в запросе </w:t>
            </w:r>
            <w:r w:rsidR="00281424" w:rsidRPr="007F05AD">
              <w:t>Documents</w:t>
            </w:r>
            <w:r w:rsidR="00281424" w:rsidRPr="0068201B">
              <w:t xml:space="preserve"> = </w:t>
            </w:r>
            <w:r w:rsidR="00281424" w:rsidRPr="00BE5129">
              <w:t>«1»)</w:t>
            </w:r>
          </w:p>
        </w:tc>
      </w:tr>
      <w:tr w:rsidR="00607BF0" w:rsidRPr="007E5A12" w14:paraId="36F4D617" w14:textId="77777777" w:rsidTr="007F05AD">
        <w:tc>
          <w:tcPr>
            <w:tcW w:w="1100" w:type="pct"/>
          </w:tcPr>
          <w:p w14:paraId="5CDA2587" w14:textId="77777777" w:rsidR="00607BF0" w:rsidRPr="00BE5129" w:rsidRDefault="00281424" w:rsidP="0068201B">
            <w:pPr>
              <w:pStyle w:val="GOSTTablenorm"/>
            </w:pPr>
            <w:r w:rsidRPr="0068201B">
              <w:t>Код показателя</w:t>
            </w:r>
          </w:p>
        </w:tc>
        <w:tc>
          <w:tcPr>
            <w:tcW w:w="750" w:type="pct"/>
          </w:tcPr>
          <w:p w14:paraId="37DE92FF" w14:textId="77777777" w:rsidR="00607BF0" w:rsidRPr="0068201B" w:rsidRDefault="00607BF0">
            <w:pPr>
              <w:pStyle w:val="GOSTTablenorm"/>
            </w:pPr>
            <w:r w:rsidRPr="007F05AD">
              <w:rPr>
                <w:b/>
              </w:rPr>
              <w:t>RespData:</w:t>
            </w:r>
            <w:r w:rsidR="00174105" w:rsidRPr="007F05AD">
              <w:rPr>
                <w:b/>
              </w:rPr>
              <w:t>Indicators</w:t>
            </w:r>
            <w:r w:rsidR="00174105" w:rsidRPr="0068201B">
              <w:t>:</w:t>
            </w:r>
            <w:r w:rsidR="002C10AC" w:rsidRPr="007F05AD">
              <w:t>data</w:t>
            </w:r>
          </w:p>
        </w:tc>
        <w:tc>
          <w:tcPr>
            <w:tcW w:w="500" w:type="pct"/>
          </w:tcPr>
          <w:p w14:paraId="70BA0A24" w14:textId="77777777" w:rsidR="00607BF0" w:rsidRPr="00A60059" w:rsidRDefault="00281424" w:rsidP="007F05AD">
            <w:pPr>
              <w:pStyle w:val="GOSTTablenorm"/>
            </w:pPr>
            <w:r w:rsidRPr="00335858">
              <w:t>Строка</w:t>
            </w:r>
          </w:p>
        </w:tc>
        <w:tc>
          <w:tcPr>
            <w:tcW w:w="300" w:type="pct"/>
          </w:tcPr>
          <w:p w14:paraId="2C23E830" w14:textId="77777777" w:rsidR="00607BF0" w:rsidRPr="00231529" w:rsidRDefault="00281424" w:rsidP="007F05AD">
            <w:pPr>
              <w:pStyle w:val="GOSTTablenorm"/>
            </w:pPr>
            <w:r w:rsidRPr="00231529">
              <w:t>Да</w:t>
            </w:r>
          </w:p>
        </w:tc>
        <w:tc>
          <w:tcPr>
            <w:tcW w:w="315" w:type="pct"/>
          </w:tcPr>
          <w:p w14:paraId="788F3C7F" w14:textId="77777777" w:rsidR="00607BF0" w:rsidRPr="007F05AD" w:rsidRDefault="00281424" w:rsidP="0068201B">
            <w:pPr>
              <w:pStyle w:val="GOSTTablenorm"/>
            </w:pPr>
            <w:r w:rsidRPr="007F05AD">
              <w:t>&lt;=10</w:t>
            </w:r>
          </w:p>
        </w:tc>
        <w:tc>
          <w:tcPr>
            <w:tcW w:w="2085" w:type="pct"/>
          </w:tcPr>
          <w:p w14:paraId="2A10C3C8" w14:textId="77777777" w:rsidR="002C10AC" w:rsidRPr="00BE5129" w:rsidRDefault="002C10AC">
            <w:pPr>
              <w:pStyle w:val="GOSTTablenorm"/>
            </w:pPr>
            <w:r w:rsidRPr="0068201B">
              <w:t>Код (идентификатор)</w:t>
            </w:r>
            <w:r w:rsidR="00281424" w:rsidRPr="00BE5129">
              <w:t xml:space="preserve"> показателя </w:t>
            </w:r>
            <w:r w:rsidRPr="00BE5129">
              <w:t xml:space="preserve">состояния </w:t>
            </w:r>
            <w:r w:rsidR="00281424" w:rsidRPr="00BE5129">
              <w:t>лицевого счета</w:t>
            </w:r>
            <w:r w:rsidRPr="00BE5129">
              <w:t>.</w:t>
            </w:r>
          </w:p>
          <w:p w14:paraId="60339C02" w14:textId="2B7EF141" w:rsidR="00607BF0" w:rsidRPr="0068201B" w:rsidRDefault="002C10AC">
            <w:pPr>
              <w:pStyle w:val="GOSTTablenorm"/>
            </w:pPr>
            <w:r w:rsidRPr="00BE5129">
              <w:t>Значение указывается</w:t>
            </w:r>
            <w:r w:rsidR="00281424" w:rsidRPr="00BE5129">
              <w:t xml:space="preserve"> в формате </w:t>
            </w:r>
            <w:r w:rsidR="00281424" w:rsidRPr="007F05AD">
              <w:t>DATA</w:t>
            </w:r>
            <w:r w:rsidR="00281424" w:rsidRPr="0068201B">
              <w:t>_</w:t>
            </w:r>
            <w:r w:rsidRPr="007F05AD">
              <w:t>i</w:t>
            </w:r>
            <w:r w:rsidR="00281424" w:rsidRPr="0068201B">
              <w:t>,</w:t>
            </w:r>
            <w:r w:rsidR="00281424" w:rsidRPr="00BE5129">
              <w:t xml:space="preserve"> где </w:t>
            </w:r>
            <w:r w:rsidRPr="007F05AD">
              <w:t>i</w:t>
            </w:r>
            <w:r w:rsidR="00281424" w:rsidRPr="0068201B">
              <w:t xml:space="preserve"> – </w:t>
            </w:r>
            <w:r w:rsidRPr="00BE5129">
              <w:t>код (</w:t>
            </w:r>
            <w:r w:rsidR="00281424" w:rsidRPr="00BE5129">
              <w:t>идентификатор</w:t>
            </w:r>
            <w:r w:rsidRPr="00BE5129">
              <w:t>)</w:t>
            </w:r>
            <w:r w:rsidR="00281424" w:rsidRPr="00BE5129">
              <w:t xml:space="preserve"> показателя состояни</w:t>
            </w:r>
            <w:r w:rsidRPr="00BE5129">
              <w:t>я</w:t>
            </w:r>
            <w:r w:rsidR="00281424" w:rsidRPr="00BE5129">
              <w:t xml:space="preserve"> лицевого счета в соотвествии с </w:t>
            </w:r>
            <w:r w:rsidR="00BE5129">
              <w:t xml:space="preserve">таблицей </w:t>
            </w:r>
            <w:r w:rsidR="00BE5129">
              <w:fldChar w:fldCharType="begin"/>
            </w:r>
            <w:r w:rsidR="00BE5129">
              <w:instrText xml:space="preserve"> REF _Ref156229777 \h </w:instrText>
            </w:r>
            <w:r w:rsidR="00BE5129">
              <w:fldChar w:fldCharType="separate"/>
            </w:r>
            <w:r w:rsidR="00D84B4C">
              <w:rPr>
                <w:noProof/>
              </w:rPr>
              <w:t>6</w:t>
            </w:r>
            <w:r w:rsidR="00BE5129">
              <w:fldChar w:fldCharType="end"/>
            </w:r>
          </w:p>
        </w:tc>
      </w:tr>
      <w:tr w:rsidR="00607BF0" w:rsidRPr="007E5A12" w14:paraId="4C24BA30" w14:textId="77777777" w:rsidTr="007F05AD">
        <w:tc>
          <w:tcPr>
            <w:tcW w:w="1100" w:type="pct"/>
          </w:tcPr>
          <w:p w14:paraId="69C5F044" w14:textId="77777777" w:rsidR="00607BF0" w:rsidRPr="00BE5129" w:rsidRDefault="00281424" w:rsidP="0068201B">
            <w:pPr>
              <w:pStyle w:val="GOSTTablenorm"/>
            </w:pPr>
            <w:r w:rsidRPr="0068201B">
              <w:t>Значение показателя</w:t>
            </w:r>
          </w:p>
        </w:tc>
        <w:tc>
          <w:tcPr>
            <w:tcW w:w="750" w:type="pct"/>
          </w:tcPr>
          <w:p w14:paraId="699F5E95" w14:textId="77777777" w:rsidR="00607BF0" w:rsidRPr="0068201B" w:rsidRDefault="00607BF0">
            <w:pPr>
              <w:pStyle w:val="GOSTTablenorm"/>
            </w:pPr>
            <w:r w:rsidRPr="007F05AD">
              <w:rPr>
                <w:b/>
              </w:rPr>
              <w:t>RespData:</w:t>
            </w:r>
            <w:r w:rsidR="00174105" w:rsidRPr="007F05AD">
              <w:rPr>
                <w:b/>
              </w:rPr>
              <w:t>Indicators:</w:t>
            </w:r>
            <w:r w:rsidR="00281424" w:rsidRPr="007F05AD">
              <w:t>value</w:t>
            </w:r>
          </w:p>
        </w:tc>
        <w:tc>
          <w:tcPr>
            <w:tcW w:w="500" w:type="pct"/>
          </w:tcPr>
          <w:p w14:paraId="21FC59F7" w14:textId="77777777" w:rsidR="00607BF0" w:rsidRPr="00A60059" w:rsidRDefault="00281424" w:rsidP="007F05AD">
            <w:pPr>
              <w:pStyle w:val="GOSTTablenorm"/>
            </w:pPr>
            <w:r w:rsidRPr="00335858">
              <w:t>Сумма</w:t>
            </w:r>
          </w:p>
        </w:tc>
        <w:tc>
          <w:tcPr>
            <w:tcW w:w="300" w:type="pct"/>
          </w:tcPr>
          <w:p w14:paraId="6914186B" w14:textId="77777777" w:rsidR="00607BF0" w:rsidRPr="00231529" w:rsidRDefault="00281424" w:rsidP="007F05AD">
            <w:pPr>
              <w:pStyle w:val="GOSTTablenorm"/>
            </w:pPr>
            <w:r w:rsidRPr="00231529">
              <w:t>Да</w:t>
            </w:r>
          </w:p>
        </w:tc>
        <w:tc>
          <w:tcPr>
            <w:tcW w:w="315" w:type="pct"/>
          </w:tcPr>
          <w:p w14:paraId="7EF5AFA9" w14:textId="77777777" w:rsidR="00607BF0" w:rsidRPr="00BE5129" w:rsidRDefault="00607BF0" w:rsidP="0068201B">
            <w:pPr>
              <w:pStyle w:val="GOSTTablenorm"/>
            </w:pPr>
          </w:p>
        </w:tc>
        <w:tc>
          <w:tcPr>
            <w:tcW w:w="2085" w:type="pct"/>
          </w:tcPr>
          <w:p w14:paraId="3260F1B0" w14:textId="77777777" w:rsidR="00607BF0" w:rsidRPr="00BE5129" w:rsidRDefault="00281424">
            <w:pPr>
              <w:pStyle w:val="GOSTTablenorm"/>
            </w:pPr>
            <w:r w:rsidRPr="00BE5129">
              <w:t>Сумма показателя состояния лицевого счета. Если оборот/остатки по счетам/записям учета, участвующим в расчете, отсуствуют, то п</w:t>
            </w:r>
            <w:r w:rsidR="00207911" w:rsidRPr="00BE5129">
              <w:t>а</w:t>
            </w:r>
            <w:r w:rsidRPr="00BE5129">
              <w:t>раметр заполняется нулевым значением (0.00)</w:t>
            </w:r>
          </w:p>
        </w:tc>
      </w:tr>
    </w:tbl>
    <w:p w14:paraId="3807A7B1" w14:textId="77777777" w:rsidR="00512B7E" w:rsidRPr="007F05AD" w:rsidRDefault="00512B7E" w:rsidP="0068201B">
      <w:pPr>
        <w:pStyle w:val="31"/>
      </w:pPr>
      <w:bookmarkStart w:id="208" w:name="_Toc117871526"/>
      <w:bookmarkStart w:id="209" w:name="_Toc121319629"/>
      <w:bookmarkStart w:id="210" w:name="_Toc202537610"/>
      <w:r w:rsidRPr="0068201B">
        <w:t>Пример ответа</w:t>
      </w:r>
      <w:bookmarkEnd w:id="208"/>
      <w:bookmarkEnd w:id="209"/>
      <w:bookmarkEnd w:id="210"/>
    </w:p>
    <w:p w14:paraId="7BF87A8D" w14:textId="0985F547" w:rsidR="00A60059" w:rsidRDefault="00A60059" w:rsidP="00A60059">
      <w:pPr>
        <w:pStyle w:val="GOSTScript"/>
      </w:pPr>
      <w:r>
        <w:t>{</w:t>
      </w:r>
    </w:p>
    <w:p w14:paraId="06826711" w14:textId="77777777" w:rsidR="00A60059" w:rsidRDefault="00A60059" w:rsidP="00A60059">
      <w:pPr>
        <w:pStyle w:val="GOSTScript"/>
      </w:pPr>
      <w:r>
        <w:tab/>
        <w:t>"header": {</w:t>
      </w:r>
    </w:p>
    <w:p w14:paraId="53B8A3C2" w14:textId="5314697A" w:rsidR="00A60059" w:rsidRDefault="00A60059" w:rsidP="00A60059">
      <w:pPr>
        <w:pStyle w:val="GOSTScript"/>
      </w:pPr>
      <w:r>
        <w:tab/>
      </w:r>
      <w:r>
        <w:tab/>
        <w:t>"Source": "EXP05",</w:t>
      </w:r>
    </w:p>
    <w:p w14:paraId="6D6F263C" w14:textId="77777777" w:rsidR="00A60059" w:rsidRDefault="00A60059" w:rsidP="00A60059">
      <w:pPr>
        <w:pStyle w:val="GOSTScript"/>
      </w:pPr>
      <w:r>
        <w:tab/>
      </w:r>
      <w:r>
        <w:tab/>
        <w:t>"Receiver": "EXP05",</w:t>
      </w:r>
    </w:p>
    <w:p w14:paraId="5C1AC70D" w14:textId="77777777" w:rsidR="00A60059" w:rsidRDefault="00A60059" w:rsidP="00A60059">
      <w:pPr>
        <w:pStyle w:val="GOSTScript"/>
      </w:pPr>
      <w:r>
        <w:tab/>
      </w:r>
      <w:r>
        <w:tab/>
        <w:t>"AnsDateTime": "2022-11-31 12:21:15",</w:t>
      </w:r>
    </w:p>
    <w:p w14:paraId="0A533649" w14:textId="77777777" w:rsidR="00A60059" w:rsidRDefault="00A60059" w:rsidP="00A60059">
      <w:pPr>
        <w:pStyle w:val="GOSTScript"/>
      </w:pPr>
      <w:r>
        <w:tab/>
      </w:r>
      <w:r>
        <w:tab/>
        <w:t>"Version": "1.0",</w:t>
      </w:r>
    </w:p>
    <w:p w14:paraId="35564BF6" w14:textId="77777777" w:rsidR="00A60059" w:rsidRDefault="00A60059" w:rsidP="00A60059">
      <w:pPr>
        <w:pStyle w:val="GOSTScript"/>
      </w:pPr>
      <w:r>
        <w:tab/>
      </w:r>
      <w:r>
        <w:tab/>
        <w:t>"ReqGuid": "g5t4ce5d-1473-9737-903v-cfa72ba94f10",</w:t>
      </w:r>
    </w:p>
    <w:p w14:paraId="4AACF41C" w14:textId="77777777" w:rsidR="00A60059" w:rsidRDefault="00A60059" w:rsidP="00A60059">
      <w:pPr>
        <w:pStyle w:val="GOSTScript"/>
      </w:pPr>
      <w:r>
        <w:tab/>
      </w:r>
      <w:r>
        <w:tab/>
        <w:t>"AnsGuid": "g5t4ce5d-1473-9737-903v-cfa72ba94f40",</w:t>
      </w:r>
    </w:p>
    <w:p w14:paraId="681DA48B" w14:textId="77777777" w:rsidR="00A60059" w:rsidRDefault="00A60059" w:rsidP="00A60059">
      <w:pPr>
        <w:pStyle w:val="GOSTScript"/>
      </w:pPr>
      <w:r>
        <w:tab/>
      </w:r>
      <w:r>
        <w:tab/>
        <w:t>"DocGuid": "g5t4ce5d-1473-9737-903v-cfa72ba94f60",</w:t>
      </w:r>
    </w:p>
    <w:p w14:paraId="543E688C" w14:textId="77777777" w:rsidR="00A60059" w:rsidRDefault="00A60059" w:rsidP="00A60059">
      <w:pPr>
        <w:pStyle w:val="GOSTScript"/>
      </w:pPr>
      <w:r>
        <w:lastRenderedPageBreak/>
        <w:tab/>
      </w:r>
      <w:r>
        <w:tab/>
        <w:t>"Result": "S"</w:t>
      </w:r>
    </w:p>
    <w:p w14:paraId="793DACF4" w14:textId="77777777" w:rsidR="00A60059" w:rsidRDefault="00A60059" w:rsidP="00A60059">
      <w:pPr>
        <w:pStyle w:val="GOSTScript"/>
      </w:pPr>
      <w:r>
        <w:tab/>
        <w:t>},</w:t>
      </w:r>
    </w:p>
    <w:p w14:paraId="4E2114A3" w14:textId="77777777" w:rsidR="00A60059" w:rsidRDefault="00A60059" w:rsidP="00A60059">
      <w:pPr>
        <w:pStyle w:val="GOSTScript"/>
      </w:pPr>
      <w:r>
        <w:tab/>
        <w:t>"document": {</w:t>
      </w:r>
    </w:p>
    <w:p w14:paraId="66217EC3" w14:textId="77777777" w:rsidR="00A60059" w:rsidRDefault="00A60059" w:rsidP="00A60059">
      <w:pPr>
        <w:pStyle w:val="GOSTScript"/>
      </w:pPr>
      <w:r>
        <w:tab/>
      </w:r>
      <w:r>
        <w:tab/>
        <w:t>"Page": 2,</w:t>
      </w:r>
    </w:p>
    <w:p w14:paraId="2E08FEF8" w14:textId="77777777" w:rsidR="00A60059" w:rsidRDefault="00A60059" w:rsidP="00A60059">
      <w:pPr>
        <w:pStyle w:val="GOSTScript"/>
      </w:pPr>
      <w:r>
        <w:tab/>
      </w:r>
      <w:r>
        <w:tab/>
        <w:t>"AllPages": 10,</w:t>
      </w:r>
    </w:p>
    <w:p w14:paraId="2A2A3ACD" w14:textId="77777777" w:rsidR="00A60059" w:rsidRDefault="00A60059" w:rsidP="00A60059">
      <w:pPr>
        <w:pStyle w:val="GOSTScript"/>
      </w:pPr>
      <w:r>
        <w:tab/>
      </w:r>
      <w:r>
        <w:tab/>
        <w:t>"RespData": [</w:t>
      </w:r>
    </w:p>
    <w:p w14:paraId="311E819F" w14:textId="77777777" w:rsidR="00A60059" w:rsidRDefault="00A60059" w:rsidP="00A60059">
      <w:pPr>
        <w:pStyle w:val="GOSTScript"/>
      </w:pPr>
      <w:r>
        <w:tab/>
      </w:r>
      <w:r>
        <w:tab/>
      </w:r>
      <w:r>
        <w:tab/>
        <w:t>{</w:t>
      </w:r>
    </w:p>
    <w:p w14:paraId="7A5F7E9C" w14:textId="77777777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  <w:t>"GUID": "g5t4ce5d-1473-9737-903v-cfa72ba94f70",</w:t>
      </w:r>
    </w:p>
    <w:p w14:paraId="3C891C4F" w14:textId="77777777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  <w:t>"DocType": "MSC_ApplCashFlow",</w:t>
      </w:r>
    </w:p>
    <w:p w14:paraId="730FE36E" w14:textId="77777777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  <w:t>"DocNum": "00001",</w:t>
      </w:r>
    </w:p>
    <w:p w14:paraId="4394DFE8" w14:textId="77777777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  <w:t>"DocDate": "2022-11-24",</w:t>
      </w:r>
    </w:p>
    <w:p w14:paraId="415EA551" w14:textId="77777777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  <w:t>"SettlDate": "2022-11-24",</w:t>
      </w:r>
    </w:p>
    <w:p w14:paraId="66F8ECB0" w14:textId="77777777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  <w:t>"ActivDate": "2022-11-24",</w:t>
      </w:r>
    </w:p>
    <w:p w14:paraId="769D1B16" w14:textId="289C48B7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  <w:t>"VisualParam</w:t>
      </w:r>
      <w:r w:rsidR="007D5F97">
        <w:t>s</w:t>
      </w:r>
      <w:r>
        <w:t>": [</w:t>
      </w:r>
    </w:p>
    <w:p w14:paraId="04252491" w14:textId="77777777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</w:r>
      <w:r>
        <w:tab/>
        <w:t>{</w:t>
      </w:r>
    </w:p>
    <w:p w14:paraId="1FF86EAC" w14:textId="77777777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</w:r>
      <w:r>
        <w:tab/>
      </w:r>
      <w:r>
        <w:tab/>
        <w:t>"param": "kbk",</w:t>
      </w:r>
    </w:p>
    <w:p w14:paraId="18BA8578" w14:textId="77777777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</w:r>
      <w:r>
        <w:tab/>
      </w:r>
      <w:r>
        <w:tab/>
        <w:t>"value": "-"</w:t>
      </w:r>
    </w:p>
    <w:p w14:paraId="469EFCEC" w14:textId="77777777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</w:r>
      <w:r>
        <w:tab/>
        <w:t>},</w:t>
      </w:r>
    </w:p>
    <w:p w14:paraId="5C59C9A4" w14:textId="77777777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</w:r>
      <w:r>
        <w:tab/>
        <w:t>{</w:t>
      </w:r>
    </w:p>
    <w:p w14:paraId="7B998598" w14:textId="77777777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</w:r>
      <w:r>
        <w:tab/>
      </w:r>
      <w:r>
        <w:tab/>
        <w:t>"param": "targetCode",</w:t>
      </w:r>
    </w:p>
    <w:p w14:paraId="4BA7236F" w14:textId="77777777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</w:r>
      <w:r>
        <w:tab/>
      </w:r>
      <w:r>
        <w:tab/>
        <w:t>"value": "0023"</w:t>
      </w:r>
    </w:p>
    <w:p w14:paraId="6607460B" w14:textId="77777777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</w:r>
      <w:r>
        <w:tab/>
        <w:t>}</w:t>
      </w:r>
    </w:p>
    <w:p w14:paraId="40170357" w14:textId="77777777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  <w:t>],</w:t>
      </w:r>
    </w:p>
    <w:p w14:paraId="4DE7F74C" w14:textId="77777777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  <w:t>"CurrencyCode": "643",</w:t>
      </w:r>
    </w:p>
    <w:p w14:paraId="5706FE84" w14:textId="77777777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  <w:t>"Indicators": [</w:t>
      </w:r>
    </w:p>
    <w:p w14:paraId="425EFAF9" w14:textId="77777777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</w:r>
      <w:r>
        <w:tab/>
        <w:t>{</w:t>
      </w:r>
    </w:p>
    <w:p w14:paraId="50CF074F" w14:textId="511F4AFB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</w:r>
      <w:r>
        <w:tab/>
      </w:r>
      <w:r>
        <w:tab/>
        <w:t>"data": "Data_54",</w:t>
      </w:r>
    </w:p>
    <w:p w14:paraId="31584E46" w14:textId="6B52B665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</w:r>
      <w:r>
        <w:tab/>
      </w:r>
      <w:r>
        <w:tab/>
        <w:t>"value": 0.00</w:t>
      </w:r>
    </w:p>
    <w:p w14:paraId="23BF8E7A" w14:textId="77777777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</w:r>
      <w:r>
        <w:tab/>
        <w:t>},</w:t>
      </w:r>
    </w:p>
    <w:p w14:paraId="06C996E5" w14:textId="77777777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</w:r>
      <w:r>
        <w:tab/>
        <w:t>{</w:t>
      </w:r>
    </w:p>
    <w:p w14:paraId="7EAE87FC" w14:textId="388C5AF9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</w:r>
      <w:r>
        <w:tab/>
      </w:r>
      <w:r>
        <w:tab/>
        <w:t>"data": "Data_55",</w:t>
      </w:r>
    </w:p>
    <w:p w14:paraId="08A3C29D" w14:textId="3E225A7C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</w:r>
      <w:r>
        <w:tab/>
      </w:r>
      <w:r>
        <w:tab/>
        <w:t>"value": 400.00</w:t>
      </w:r>
    </w:p>
    <w:p w14:paraId="0D6DC273" w14:textId="77777777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</w:r>
      <w:r>
        <w:tab/>
        <w:t>},</w:t>
      </w:r>
    </w:p>
    <w:p w14:paraId="46C97F35" w14:textId="77777777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</w:r>
      <w:r>
        <w:tab/>
        <w:t>{</w:t>
      </w:r>
    </w:p>
    <w:p w14:paraId="3B21EE65" w14:textId="1660A1BF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</w:r>
      <w:r>
        <w:tab/>
      </w:r>
      <w:r>
        <w:tab/>
        <w:t>"data": "Data_134",</w:t>
      </w:r>
    </w:p>
    <w:p w14:paraId="1FC35FE0" w14:textId="3FA98A66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</w:r>
      <w:r>
        <w:tab/>
      </w:r>
      <w:r>
        <w:tab/>
        <w:t>"value": 0.00</w:t>
      </w:r>
    </w:p>
    <w:p w14:paraId="2541DD48" w14:textId="77777777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</w:r>
      <w:r>
        <w:tab/>
        <w:t>},</w:t>
      </w:r>
    </w:p>
    <w:p w14:paraId="6AD2E2E1" w14:textId="77777777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</w:r>
      <w:r>
        <w:tab/>
        <w:t>{</w:t>
      </w:r>
    </w:p>
    <w:p w14:paraId="3756B5C5" w14:textId="7B8AC97C" w:rsidR="00A60059" w:rsidRDefault="00A60059" w:rsidP="00A60059">
      <w:pPr>
        <w:pStyle w:val="GOSTScript"/>
      </w:pP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>"data": "Data_136",</w:t>
      </w:r>
    </w:p>
    <w:p w14:paraId="14880CED" w14:textId="626289FD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</w:r>
      <w:r>
        <w:tab/>
      </w:r>
      <w:r>
        <w:tab/>
        <w:t>"value": 0.00</w:t>
      </w:r>
    </w:p>
    <w:p w14:paraId="4264A914" w14:textId="77777777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</w:r>
      <w:r>
        <w:tab/>
        <w:t>}</w:t>
      </w:r>
    </w:p>
    <w:p w14:paraId="2AB73AF6" w14:textId="77777777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  <w:t>]</w:t>
      </w:r>
    </w:p>
    <w:p w14:paraId="525DA8E9" w14:textId="77777777" w:rsidR="00A60059" w:rsidRDefault="00A60059" w:rsidP="00A60059">
      <w:pPr>
        <w:pStyle w:val="GOSTScript"/>
      </w:pPr>
      <w:r>
        <w:tab/>
      </w:r>
      <w:r>
        <w:tab/>
      </w:r>
      <w:r>
        <w:tab/>
        <w:t>},</w:t>
      </w:r>
    </w:p>
    <w:p w14:paraId="6E25DFAA" w14:textId="77777777" w:rsidR="00A60059" w:rsidRDefault="00A60059" w:rsidP="00A60059">
      <w:pPr>
        <w:pStyle w:val="GOSTScript"/>
      </w:pPr>
      <w:r>
        <w:tab/>
      </w:r>
      <w:r>
        <w:tab/>
      </w:r>
      <w:r>
        <w:tab/>
        <w:t>{</w:t>
      </w:r>
    </w:p>
    <w:p w14:paraId="3E02619D" w14:textId="77777777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  <w:t>"Guid": "g5t4ce5d-1473-9737-903v-cfa72ba94f80",</w:t>
      </w:r>
    </w:p>
    <w:p w14:paraId="7C678A64" w14:textId="77777777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  <w:t>"DocType": "MSC_PAYM_ORDER_0401060",</w:t>
      </w:r>
    </w:p>
    <w:p w14:paraId="2B350DAC" w14:textId="77777777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  <w:t>"DocNum": "00002",</w:t>
      </w:r>
    </w:p>
    <w:p w14:paraId="2D5A5654" w14:textId="77777777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  <w:t>"DocDate": "2022-11-25",</w:t>
      </w:r>
    </w:p>
    <w:p w14:paraId="7DAE9BFE" w14:textId="77777777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  <w:t>"SettlDate": "2022-11-25",</w:t>
      </w:r>
    </w:p>
    <w:p w14:paraId="2EA36A6B" w14:textId="77777777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  <w:t>"ActivDate": "2022-11-25",</w:t>
      </w:r>
    </w:p>
    <w:p w14:paraId="4E364A2F" w14:textId="773D1930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  <w:t>"VisualParam</w:t>
      </w:r>
      <w:r w:rsidR="007D5F97">
        <w:t>s</w:t>
      </w:r>
      <w:r>
        <w:t>": [</w:t>
      </w:r>
    </w:p>
    <w:p w14:paraId="13C8D993" w14:textId="77777777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</w:r>
      <w:r>
        <w:tab/>
        <w:t>{</w:t>
      </w:r>
    </w:p>
    <w:p w14:paraId="1B4F907B" w14:textId="77777777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</w:r>
      <w:r>
        <w:tab/>
      </w:r>
      <w:r>
        <w:tab/>
        <w:t>"param": "kbk",</w:t>
      </w:r>
    </w:p>
    <w:p w14:paraId="56667B60" w14:textId="77777777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</w:r>
      <w:r>
        <w:tab/>
      </w:r>
      <w:r>
        <w:tab/>
        <w:t>"value": "32000000000000000610"</w:t>
      </w:r>
    </w:p>
    <w:p w14:paraId="3497F0A9" w14:textId="77777777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</w:r>
      <w:r>
        <w:tab/>
        <w:t>},</w:t>
      </w:r>
    </w:p>
    <w:p w14:paraId="43F8549E" w14:textId="77777777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</w:r>
      <w:r>
        <w:tab/>
        <w:t>{</w:t>
      </w:r>
    </w:p>
    <w:p w14:paraId="28D30758" w14:textId="77777777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</w:r>
      <w:r>
        <w:tab/>
      </w:r>
      <w:r>
        <w:tab/>
        <w:t>"param": "targetCode",</w:t>
      </w:r>
    </w:p>
    <w:p w14:paraId="42CD7B8F" w14:textId="77777777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</w:r>
      <w:r>
        <w:tab/>
      </w:r>
      <w:r>
        <w:tab/>
        <w:t>"value": "0023-01"</w:t>
      </w:r>
    </w:p>
    <w:p w14:paraId="6009E674" w14:textId="77777777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</w:r>
      <w:r>
        <w:tab/>
        <w:t>}</w:t>
      </w:r>
    </w:p>
    <w:p w14:paraId="76DAD13F" w14:textId="77777777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  <w:t>],</w:t>
      </w:r>
    </w:p>
    <w:p w14:paraId="439A4750" w14:textId="77777777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  <w:t>"CurrencyCode": "643",</w:t>
      </w:r>
    </w:p>
    <w:p w14:paraId="10AE916C" w14:textId="77777777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  <w:t>"Indicators": [</w:t>
      </w:r>
    </w:p>
    <w:p w14:paraId="140D890B" w14:textId="77777777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</w:r>
      <w:r>
        <w:tab/>
        <w:t>{</w:t>
      </w:r>
    </w:p>
    <w:p w14:paraId="664F364C" w14:textId="77777777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</w:r>
      <w:r>
        <w:tab/>
      </w:r>
      <w:r>
        <w:tab/>
        <w:t>"data": "Data_54",</w:t>
      </w:r>
    </w:p>
    <w:p w14:paraId="07E2F082" w14:textId="681C94A8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</w:r>
      <w:r>
        <w:tab/>
      </w:r>
      <w:r>
        <w:tab/>
        <w:t>"value": -300.00</w:t>
      </w:r>
    </w:p>
    <w:p w14:paraId="2831581C" w14:textId="77777777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</w:r>
      <w:r>
        <w:tab/>
        <w:t>},</w:t>
      </w:r>
    </w:p>
    <w:p w14:paraId="080DFC72" w14:textId="77777777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</w:r>
      <w:r>
        <w:tab/>
        <w:t>{</w:t>
      </w:r>
    </w:p>
    <w:p w14:paraId="1B9A65D3" w14:textId="77777777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</w:r>
      <w:r>
        <w:tab/>
      </w:r>
      <w:r>
        <w:tab/>
        <w:t>"data": "Data_55",</w:t>
      </w:r>
    </w:p>
    <w:p w14:paraId="0D412347" w14:textId="1F400318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</w:r>
      <w:r>
        <w:tab/>
      </w:r>
      <w:r>
        <w:tab/>
        <w:t>"value": 0.00</w:t>
      </w:r>
    </w:p>
    <w:p w14:paraId="16F3032F" w14:textId="77777777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</w:r>
      <w:r>
        <w:tab/>
        <w:t>},</w:t>
      </w:r>
    </w:p>
    <w:p w14:paraId="03CDD1E2" w14:textId="77777777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</w:r>
      <w:r>
        <w:tab/>
        <w:t>{</w:t>
      </w:r>
    </w:p>
    <w:p w14:paraId="09F97A3C" w14:textId="77777777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</w:r>
      <w:r>
        <w:tab/>
      </w:r>
      <w:r>
        <w:tab/>
        <w:t>"data": "Data_134",</w:t>
      </w:r>
    </w:p>
    <w:p w14:paraId="42D30CF0" w14:textId="0321FD00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</w:r>
      <w:r>
        <w:tab/>
      </w:r>
      <w:r>
        <w:tab/>
        <w:t>"value": 300.00</w:t>
      </w:r>
    </w:p>
    <w:p w14:paraId="35A4356B" w14:textId="77777777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</w:r>
      <w:r>
        <w:tab/>
        <w:t>},</w:t>
      </w:r>
    </w:p>
    <w:p w14:paraId="77A228BA" w14:textId="77777777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</w:r>
      <w:r>
        <w:tab/>
        <w:t>{</w:t>
      </w:r>
    </w:p>
    <w:p w14:paraId="23016620" w14:textId="77777777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</w:r>
      <w:r>
        <w:tab/>
      </w:r>
      <w:r>
        <w:tab/>
        <w:t>"data": "Data_136",</w:t>
      </w:r>
    </w:p>
    <w:p w14:paraId="07B7AB86" w14:textId="7AB9F362" w:rsidR="00A60059" w:rsidRDefault="00A60059" w:rsidP="00A60059">
      <w:pPr>
        <w:pStyle w:val="GOSTScript"/>
      </w:pP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>"value": 0.00</w:t>
      </w:r>
    </w:p>
    <w:p w14:paraId="2C3BFB9D" w14:textId="77777777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</w:r>
      <w:r>
        <w:tab/>
        <w:t>}</w:t>
      </w:r>
    </w:p>
    <w:p w14:paraId="143077E6" w14:textId="77777777" w:rsidR="00A60059" w:rsidRDefault="00A60059" w:rsidP="00A60059">
      <w:pPr>
        <w:pStyle w:val="GOSTScript"/>
      </w:pPr>
      <w:r>
        <w:tab/>
      </w:r>
      <w:r>
        <w:tab/>
      </w:r>
      <w:r>
        <w:tab/>
      </w:r>
      <w:r>
        <w:tab/>
        <w:t>]</w:t>
      </w:r>
    </w:p>
    <w:p w14:paraId="22747F6F" w14:textId="77777777" w:rsidR="00A60059" w:rsidRDefault="00A60059" w:rsidP="00A60059">
      <w:pPr>
        <w:pStyle w:val="GOSTScript"/>
      </w:pPr>
      <w:r>
        <w:tab/>
      </w:r>
      <w:r>
        <w:tab/>
      </w:r>
      <w:r>
        <w:tab/>
        <w:t>}</w:t>
      </w:r>
    </w:p>
    <w:p w14:paraId="6A4986BC" w14:textId="77777777" w:rsidR="00A60059" w:rsidRDefault="00A60059" w:rsidP="00A60059">
      <w:pPr>
        <w:pStyle w:val="GOSTScript"/>
      </w:pPr>
      <w:r>
        <w:tab/>
      </w:r>
      <w:r>
        <w:tab/>
        <w:t>]</w:t>
      </w:r>
    </w:p>
    <w:p w14:paraId="21C2CA18" w14:textId="77777777" w:rsidR="00A60059" w:rsidRDefault="00A60059" w:rsidP="00A60059">
      <w:pPr>
        <w:pStyle w:val="GOSTScript"/>
      </w:pPr>
      <w:r>
        <w:tab/>
        <w:t>}</w:t>
      </w:r>
    </w:p>
    <w:p w14:paraId="20FD2F9B" w14:textId="48CFAE7E" w:rsidR="005B6F83" w:rsidRPr="004D5FB8" w:rsidRDefault="00A60059" w:rsidP="007F05AD">
      <w:pPr>
        <w:pStyle w:val="GOSTScript"/>
      </w:pPr>
      <w:r>
        <w:t>}</w:t>
      </w:r>
    </w:p>
    <w:p w14:paraId="0996ED43" w14:textId="77777777" w:rsidR="00E973FF" w:rsidRPr="00335858" w:rsidRDefault="00454D27">
      <w:pPr>
        <w:pStyle w:val="1"/>
      </w:pPr>
      <w:bookmarkStart w:id="211" w:name="_Приложение_1"/>
      <w:bookmarkStart w:id="212" w:name="_Приложение_1_Перечень"/>
      <w:bookmarkStart w:id="213" w:name="_Запросы_по_управлению"/>
      <w:bookmarkStart w:id="214" w:name="_Toc121319645"/>
      <w:bookmarkStart w:id="215" w:name="_Toc202537611"/>
      <w:bookmarkStart w:id="216" w:name="_Toc117871537"/>
      <w:bookmarkStart w:id="217" w:name="_Ref117870516"/>
      <w:bookmarkStart w:id="218" w:name="_Ref120802899"/>
      <w:bookmarkEnd w:id="211"/>
      <w:bookmarkEnd w:id="212"/>
      <w:bookmarkEnd w:id="213"/>
      <w:r w:rsidRPr="00BC56B1">
        <w:lastRenderedPageBreak/>
        <w:t>Запрос</w:t>
      </w:r>
      <w:r w:rsidRPr="0068201B">
        <w:t xml:space="preserve"> расчета сводных данных по показателям состояния лицевых счетов</w:t>
      </w:r>
      <w:r w:rsidRPr="00335858" w:rsidDel="00454D27">
        <w:t xml:space="preserve"> </w:t>
      </w:r>
      <w:r w:rsidR="00AB2587" w:rsidRPr="00A60059">
        <w:t>(</w:t>
      </w:r>
      <w:r w:rsidR="00AB2587" w:rsidRPr="007F05AD">
        <w:t>CONS</w:t>
      </w:r>
      <w:r w:rsidR="00AB2587" w:rsidRPr="0068201B">
        <w:t>)</w:t>
      </w:r>
      <w:bookmarkEnd w:id="214"/>
      <w:bookmarkEnd w:id="215"/>
    </w:p>
    <w:p w14:paraId="1DAAEEEC" w14:textId="1A25FEE0" w:rsidR="00E40A5F" w:rsidRDefault="004C5324" w:rsidP="007F05AD">
      <w:pPr>
        <w:pStyle w:val="GOSTNormal"/>
        <w:rPr>
          <w:ins w:id="219" w:author="Сказецкая Наталья Камилевна" w:date="2024-04-26T13:51:00Z"/>
        </w:rPr>
      </w:pPr>
      <w:r w:rsidRPr="00087F3D">
        <w:t xml:space="preserve">Запрос </w:t>
      </w:r>
      <w:r w:rsidRPr="00087F3D">
        <w:rPr>
          <w:rFonts w:eastAsiaTheme="majorEastAsia"/>
        </w:rPr>
        <w:t xml:space="preserve">расчета сводных данных по </w:t>
      </w:r>
      <w:r w:rsidRPr="00087F3D">
        <w:t>показателям состояния лицевых счетов</w:t>
      </w:r>
      <w:r w:rsidRPr="00087F3D">
        <w:rPr>
          <w:rFonts w:eastAsiaTheme="majorEastAsia"/>
        </w:rPr>
        <w:t xml:space="preserve"> (тип </w:t>
      </w:r>
      <w:r w:rsidRPr="007F05AD">
        <w:t>CONS</w:t>
      </w:r>
      <w:r w:rsidRPr="0068201B">
        <w:rPr>
          <w:rFonts w:eastAsiaTheme="majorEastAsia"/>
        </w:rPr>
        <w:t>)</w:t>
      </w:r>
      <w:r w:rsidRPr="00087F3D">
        <w:rPr>
          <w:rFonts w:eastAsiaTheme="majorEastAsia"/>
        </w:rPr>
        <w:t xml:space="preserve"> используется для получения </w:t>
      </w:r>
      <w:del w:id="220" w:author="Сказецкая Наталья Камилевна" w:date="2024-04-26T13:50:00Z">
        <w:r w:rsidR="001449CE" w:rsidRPr="00087F3D" w:rsidDel="00E40A5F">
          <w:rPr>
            <w:rFonts w:eastAsiaTheme="majorEastAsia"/>
          </w:rPr>
          <w:delText xml:space="preserve">сводной </w:delText>
        </w:r>
      </w:del>
      <w:r w:rsidRPr="00087F3D">
        <w:rPr>
          <w:rFonts w:eastAsiaTheme="majorEastAsia"/>
        </w:rPr>
        <w:t xml:space="preserve">информации о рассчитанных </w:t>
      </w:r>
      <w:r w:rsidRPr="007F05AD">
        <w:rPr>
          <w:rFonts w:eastAsiaTheme="majorEastAsia"/>
        </w:rPr>
        <w:t>SVAP</w:t>
      </w:r>
      <w:r w:rsidRPr="0068201B">
        <w:t xml:space="preserve"> </w:t>
      </w:r>
      <w:r w:rsidRPr="007F05AD">
        <w:t>c</w:t>
      </w:r>
      <w:r w:rsidRPr="0068201B">
        <w:t>уммах показателей, отражаемых на лицевых счетах в органах Федерального казначейства</w:t>
      </w:r>
      <w:r w:rsidR="0005028A" w:rsidRPr="00087F3D">
        <w:t>,</w:t>
      </w:r>
      <w:r w:rsidR="001449CE" w:rsidRPr="00087F3D">
        <w:t xml:space="preserve"> </w:t>
      </w:r>
      <w:ins w:id="221" w:author="Сказецкая Наталья Камилевна" w:date="2024-04-26T13:51:00Z">
        <w:r w:rsidR="00E40A5F">
          <w:t>для формирования различной нерегламентированной отчетности:</w:t>
        </w:r>
      </w:ins>
    </w:p>
    <w:p w14:paraId="6848F90C" w14:textId="09E439CC" w:rsidR="00D47B33" w:rsidRDefault="003604C7" w:rsidP="00D47B33">
      <w:pPr>
        <w:pStyle w:val="GOSTListmark1"/>
        <w:rPr>
          <w:ins w:id="222" w:author="Сказецкая Наталья Камилевна" w:date="2024-04-26T15:05:00Z"/>
        </w:rPr>
      </w:pPr>
      <w:ins w:id="223" w:author="Сказецкая Наталья Камилевна" w:date="2024-04-26T15:09:00Z">
        <w:r>
          <w:t>и</w:t>
        </w:r>
      </w:ins>
      <w:ins w:id="224" w:author="Сказецкая Наталья Камилевна" w:date="2024-04-26T15:07:00Z">
        <w:r>
          <w:t>нформация</w:t>
        </w:r>
      </w:ins>
      <w:ins w:id="225" w:author="Сказецкая Наталья Камилевна" w:date="2024-04-26T15:05:00Z">
        <w:r w:rsidR="00D47B33">
          <w:t xml:space="preserve"> о состоянии лицевого счета </w:t>
        </w:r>
        <w:r>
          <w:t>(лицевых счетов) определенного типа</w:t>
        </w:r>
      </w:ins>
      <w:ins w:id="226" w:author="Сказецкая Наталья Камилевна" w:date="2024-04-26T15:23:00Z">
        <w:r w:rsidR="002462BC">
          <w:t xml:space="preserve"> по расширенному</w:t>
        </w:r>
        <w:r w:rsidR="002462BC" w:rsidRPr="008A60BF">
          <w:t xml:space="preserve"> по отношению к регламентированной отчетности состав</w:t>
        </w:r>
        <w:r w:rsidR="002462BC">
          <w:t>у</w:t>
        </w:r>
        <w:r w:rsidR="002462BC" w:rsidRPr="008A60BF">
          <w:t xml:space="preserve"> показателей</w:t>
        </w:r>
      </w:ins>
      <w:ins w:id="227" w:author="Сказецкая Наталья Камилевна" w:date="2024-04-26T15:09:00Z">
        <w:r>
          <w:t>;</w:t>
        </w:r>
      </w:ins>
    </w:p>
    <w:p w14:paraId="6887C7D9" w14:textId="70D96B6E" w:rsidR="00D47B33" w:rsidRDefault="003604C7" w:rsidP="00D47B33">
      <w:pPr>
        <w:pStyle w:val="GOSTListmark1"/>
        <w:rPr>
          <w:ins w:id="228" w:author="Сказецкая Наталья Камилевна" w:date="2024-04-26T14:59:00Z"/>
        </w:rPr>
      </w:pPr>
      <w:ins w:id="229" w:author="Сказецкая Наталья Камилевна" w:date="2024-04-26T15:09:00Z">
        <w:r>
          <w:t>с</w:t>
        </w:r>
      </w:ins>
      <w:ins w:id="230" w:author="Сказецкая Наталья Камилевна" w:date="2024-04-26T15:08:00Z">
        <w:r>
          <w:t>водная информация</w:t>
        </w:r>
      </w:ins>
      <w:ins w:id="231" w:author="Сказецкая Наталья Камилевна" w:date="2024-04-26T14:56:00Z">
        <w:r w:rsidR="00D47B33">
          <w:t xml:space="preserve"> </w:t>
        </w:r>
      </w:ins>
      <w:ins w:id="232" w:author="Сказецкая Наталья Камилевна" w:date="2024-04-26T15:05:00Z">
        <w:r w:rsidR="00D47B33">
          <w:t xml:space="preserve">о состоянии лицевых счетов </w:t>
        </w:r>
      </w:ins>
      <w:r w:rsidR="001449CE" w:rsidRPr="00087F3D">
        <w:t>по подведомственной сети организации</w:t>
      </w:r>
      <w:r w:rsidR="009311DC" w:rsidRPr="00087F3D">
        <w:t xml:space="preserve"> (далее – Сводные данные)</w:t>
      </w:r>
      <w:r w:rsidR="004C5324" w:rsidRPr="00087F3D">
        <w:t xml:space="preserve">. </w:t>
      </w:r>
      <w:del w:id="233" w:author="Сказецкая Наталья Камилевна" w:date="2024-04-26T14:57:00Z">
        <w:r w:rsidR="004C5324" w:rsidRPr="00087F3D" w:rsidDel="00D47B33">
          <w:delText xml:space="preserve">Указанная информация формируется </w:delText>
        </w:r>
        <w:r w:rsidR="0005028A" w:rsidRPr="00087F3D" w:rsidDel="00D47B33">
          <w:delText>ежемесячно и по запросу</w:delText>
        </w:r>
        <w:r w:rsidR="004C5324" w:rsidRPr="00087F3D" w:rsidDel="00D47B33">
          <w:delText xml:space="preserve"> с использованием нерегламентированных отчетов (виджетов). </w:delText>
        </w:r>
      </w:del>
      <w:r w:rsidR="001C5687" w:rsidRPr="00087F3D">
        <w:t>Отчет содержит сведения по</w:t>
      </w:r>
      <w:r w:rsidR="001449CE" w:rsidRPr="00087F3D">
        <w:t xml:space="preserve"> </w:t>
      </w:r>
      <w:r w:rsidR="002F58A7" w:rsidRPr="00087F3D">
        <w:t>массиву лицевых счетов</w:t>
      </w:r>
      <w:r w:rsidR="001449CE" w:rsidRPr="00087F3D">
        <w:t xml:space="preserve"> (в т.ч. разных типов), откры</w:t>
      </w:r>
      <w:r w:rsidR="002F58A7" w:rsidRPr="00087F3D">
        <w:t>тых</w:t>
      </w:r>
      <w:r w:rsidR="001449CE" w:rsidRPr="00087F3D">
        <w:t xml:space="preserve"> всем подведомственным учреждениям организации</w:t>
      </w:r>
      <w:r w:rsidR="0005028A" w:rsidRPr="00087F3D">
        <w:t xml:space="preserve"> – получателя отчета</w:t>
      </w:r>
      <w:r w:rsidR="009311DC" w:rsidRPr="00087F3D">
        <w:t xml:space="preserve">, </w:t>
      </w:r>
      <w:r w:rsidR="001449CE" w:rsidRPr="00087F3D">
        <w:t>с группировкой по бю</w:t>
      </w:r>
      <w:r w:rsidR="0005028A" w:rsidRPr="00087F3D">
        <w:t>джетным полномочиям организаций</w:t>
      </w:r>
      <w:r w:rsidR="001449CE" w:rsidRPr="00087F3D">
        <w:t xml:space="preserve">. </w:t>
      </w:r>
      <w:moveFromRangeStart w:id="234" w:author="Сказецкая Наталья Камилевна" w:date="2024-04-26T14:59:00Z" w:name="move165036012"/>
      <w:moveFrom w:id="235" w:author="Сказецкая Наталья Камилевна" w:date="2024-04-26T14:59:00Z">
        <w:r w:rsidR="001C5687" w:rsidRPr="00087F3D" w:rsidDel="00D47B33">
          <w:t xml:space="preserve">Типы лицевых счетов и группы показателей состояния лицевых счетов, информация по которым подлежит отражению в отчете, определяются видом отчета. </w:t>
        </w:r>
      </w:moveFrom>
      <w:moveFromRangeEnd w:id="234"/>
      <w:r w:rsidR="0005028A" w:rsidRPr="00087F3D">
        <w:t xml:space="preserve">Например, </w:t>
      </w:r>
      <w:r w:rsidR="002F58A7" w:rsidRPr="00087F3D">
        <w:t xml:space="preserve">Сводные данные СВР содержат одну группу показателей состояния лицевых счетов, отражаемых на л/с с кодом 05. А </w:t>
      </w:r>
      <w:r w:rsidR="0005028A" w:rsidRPr="00335858">
        <w:t xml:space="preserve">Сводные данные главного распорядителя (распорядителя) бюджетных средств содержат </w:t>
      </w:r>
      <w:r w:rsidR="002F58A7" w:rsidRPr="00A60059">
        <w:t>четыре группы показателей</w:t>
      </w:r>
      <w:r w:rsidR="0005028A" w:rsidRPr="00231529">
        <w:t xml:space="preserve"> состояния лицевых счетов</w:t>
      </w:r>
      <w:r w:rsidR="002F58A7" w:rsidRPr="00231529">
        <w:t>, отражаемых на л/с с кодом 01</w:t>
      </w:r>
      <w:r w:rsidR="0005028A" w:rsidRPr="008258BA">
        <w:t xml:space="preserve"> гл</w:t>
      </w:r>
      <w:r w:rsidR="0005028A" w:rsidRPr="007D5F97">
        <w:t xml:space="preserve">авного распорядителя бюджетных средств, </w:t>
      </w:r>
      <w:r w:rsidR="002F58A7" w:rsidRPr="007D5F97">
        <w:t xml:space="preserve">на л/с с кодом 01 </w:t>
      </w:r>
      <w:r w:rsidR="0005028A" w:rsidRPr="007D5F97">
        <w:t xml:space="preserve">распорядителя бюджетных средств, </w:t>
      </w:r>
      <w:r w:rsidR="002F58A7" w:rsidRPr="007D5F97">
        <w:t xml:space="preserve">на л/с с кодом 03, 14 </w:t>
      </w:r>
      <w:r w:rsidR="0005028A" w:rsidRPr="007D5F97">
        <w:t xml:space="preserve">получателя бюджетных средств и </w:t>
      </w:r>
      <w:r w:rsidR="002F58A7" w:rsidRPr="007D5F97">
        <w:t xml:space="preserve">на л/с с кодом 10 </w:t>
      </w:r>
      <w:r w:rsidR="0005028A" w:rsidRPr="002B15ED">
        <w:t>иного получателя бюджетных средств</w:t>
      </w:r>
      <w:ins w:id="236" w:author="Сказецкая Наталья Камилевна" w:date="2024-04-26T15:09:00Z">
        <w:r>
          <w:t>;</w:t>
        </w:r>
      </w:ins>
      <w:del w:id="237" w:author="Сказецкая Наталья Камилевна" w:date="2024-04-26T15:09:00Z">
        <w:r w:rsidR="0005028A" w:rsidRPr="002B15ED" w:rsidDel="003604C7">
          <w:delText>.</w:delText>
        </w:r>
      </w:del>
    </w:p>
    <w:p w14:paraId="0B9C4E45" w14:textId="29DEA30D" w:rsidR="00D47B33" w:rsidRDefault="003604C7" w:rsidP="00D47B33">
      <w:pPr>
        <w:pStyle w:val="GOSTListmark1"/>
        <w:rPr>
          <w:ins w:id="238" w:author="Сказецкая Наталья Камилевна" w:date="2024-06-27T13:29:00Z"/>
        </w:rPr>
      </w:pPr>
      <w:ins w:id="239" w:author="Сказецкая Наталья Камилевна" w:date="2024-04-26T15:08:00Z">
        <w:r>
          <w:t xml:space="preserve">информация </w:t>
        </w:r>
      </w:ins>
      <w:ins w:id="240" w:author="Сказецкая Наталья Камилевна" w:date="2024-04-26T15:16:00Z">
        <w:r w:rsidR="002462BC">
          <w:t>о расходах</w:t>
        </w:r>
        <w:r w:rsidR="002462BC" w:rsidRPr="00F019E5">
          <w:t xml:space="preserve">, связанных с осуществлением капитальных вложений </w:t>
        </w:r>
        <w:r w:rsidR="002462BC">
          <w:t>в объекты</w:t>
        </w:r>
        <w:r w:rsidR="002462BC" w:rsidRPr="00F019E5">
          <w:t xml:space="preserve"> капитального строительства и недвижимого имущества</w:t>
        </w:r>
      </w:ins>
      <w:ins w:id="241" w:author="Сказецкая Наталья Камилевна" w:date="2024-04-26T15:17:00Z">
        <w:r w:rsidR="002462BC">
          <w:t xml:space="preserve">, </w:t>
        </w:r>
      </w:ins>
      <w:ins w:id="242" w:author="Сказецкая Наталья Камилевна" w:date="2024-04-26T15:25:00Z">
        <w:r w:rsidR="002462BC">
          <w:t xml:space="preserve">о расходах </w:t>
        </w:r>
      </w:ins>
      <w:ins w:id="243" w:author="Сказецкая Наталья Камилевна" w:date="2024-04-26T15:17:00Z">
        <w:r w:rsidR="002462BC">
          <w:t>по</w:t>
        </w:r>
      </w:ins>
      <w:ins w:id="244" w:author="Сказецкая Наталья Камилевна" w:date="2024-04-26T15:08:00Z">
        <w:r>
          <w:t xml:space="preserve"> объектам информатизации;</w:t>
        </w:r>
      </w:ins>
    </w:p>
    <w:p w14:paraId="5D21E31E" w14:textId="52D3D563" w:rsidR="00F555AB" w:rsidRDefault="00F555AB" w:rsidP="00D47B33">
      <w:pPr>
        <w:pStyle w:val="GOSTListmark1"/>
        <w:rPr>
          <w:ins w:id="245" w:author="Семенюк Н.В." w:date="2024-05-01T13:40:00Z"/>
        </w:rPr>
      </w:pPr>
      <w:ins w:id="246" w:author="Сказецкая Наталья Камилевна" w:date="2024-06-27T13:29:00Z">
        <w:r>
          <w:t>информация о бюджетных данных ГРБС, ГАИФ</w:t>
        </w:r>
      </w:ins>
      <w:ins w:id="247" w:author="Сказецкая Наталья Камилевна" w:date="2024-06-27T13:40:00Z">
        <w:r>
          <w:t>;</w:t>
        </w:r>
      </w:ins>
    </w:p>
    <w:p w14:paraId="1A1C83FE" w14:textId="5A006240" w:rsidR="003604C7" w:rsidRDefault="002462BC" w:rsidP="00D47B33">
      <w:pPr>
        <w:pStyle w:val="GOSTListmark1"/>
        <w:rPr>
          <w:ins w:id="248" w:author="Сказецкая Наталья Камилевна" w:date="2024-04-26T14:59:00Z"/>
        </w:rPr>
      </w:pPr>
      <w:ins w:id="249" w:author="Сказецкая Наталья Камилевна" w:date="2024-04-26T15:09:00Z">
        <w:r>
          <w:t>и</w:t>
        </w:r>
        <w:r w:rsidR="003604C7">
          <w:t>ная нерегламентированная отчетность.</w:t>
        </w:r>
      </w:ins>
    </w:p>
    <w:p w14:paraId="7E18E68C" w14:textId="1791099F" w:rsidR="0005028A" w:rsidRPr="00087F3D" w:rsidRDefault="00D47B33" w:rsidP="00D47B33">
      <w:pPr>
        <w:pStyle w:val="GOSTNormal"/>
      </w:pPr>
      <w:moveToRangeStart w:id="250" w:author="Сказецкая Наталья Камилевна" w:date="2024-04-26T14:59:00Z" w:name="move165036012"/>
      <w:moveTo w:id="251" w:author="Сказецкая Наталья Камилевна" w:date="2024-04-26T14:59:00Z">
        <w:r w:rsidRPr="00087F3D">
          <w:t>Типы лицевых счетов и группы показателей состояния лицевых счетов, информация по которым подлежит отражению в отчете, определяются видом отчета.</w:t>
        </w:r>
      </w:moveTo>
      <w:moveToRangeEnd w:id="250"/>
      <w:ins w:id="252" w:author="Сказецкая Наталья Камилевна" w:date="2024-04-26T14:59:00Z">
        <w:r>
          <w:t xml:space="preserve"> </w:t>
        </w:r>
      </w:ins>
      <w:r w:rsidR="001C5687" w:rsidRPr="00087F3D">
        <w:t xml:space="preserve">Перечень показателей состояния лицевых счетов с указанием типов лицевых счетов, для которых они применяются, а также алгоритм их расчета приведен в </w:t>
      </w:r>
      <w:r w:rsidR="001C5687" w:rsidRPr="00D47B33">
        <w:t xml:space="preserve">Приложении </w:t>
      </w:r>
      <w:r w:rsidR="004C504A" w:rsidRPr="00D47B33">
        <w:fldChar w:fldCharType="begin"/>
      </w:r>
      <w:r w:rsidR="004C504A" w:rsidRPr="00D47B33">
        <w:instrText xml:space="preserve"> REF _Ref156229415 \h  \* MERGEFORMAT </w:instrText>
      </w:r>
      <w:r w:rsidR="004C504A" w:rsidRPr="00D47B33">
        <w:fldChar w:fldCharType="separate"/>
      </w:r>
      <w:r w:rsidR="00D84B4C">
        <w:t>1</w:t>
      </w:r>
      <w:ins w:id="253" w:author="Сатлер Марина Викторовна" w:date="2024-01-15T16:55:00Z">
        <w:r w:rsidR="004C504A" w:rsidRPr="00D47B33">
          <w:fldChar w:fldCharType="end"/>
        </w:r>
      </w:ins>
      <w:r w:rsidR="00CC3749" w:rsidRPr="00D47B33">
        <w:t xml:space="preserve"> </w:t>
      </w:r>
      <w:r w:rsidR="001C5687" w:rsidRPr="00D47B33">
        <w:t>к</w:t>
      </w:r>
      <w:r w:rsidR="001C5687" w:rsidRPr="0068201B">
        <w:t xml:space="preserve"> настоящему документу (</w:t>
      </w:r>
      <w:r w:rsidR="004C504A" w:rsidRPr="0068201B">
        <w:t>Таблица</w:t>
      </w:r>
      <w:r w:rsidR="004C504A" w:rsidRPr="00335858">
        <w:t xml:space="preserve"> </w:t>
      </w:r>
      <w:r w:rsidR="004C504A" w:rsidRPr="00335858">
        <w:fldChar w:fldCharType="begin"/>
      </w:r>
      <w:r w:rsidR="004C504A" w:rsidRPr="002B15ED">
        <w:instrText xml:space="preserve"> REF _Ref156229777 \h </w:instrText>
      </w:r>
      <w:r w:rsidR="00087F3D">
        <w:instrText xml:space="preserve"> \* MERGEFORMAT </w:instrText>
      </w:r>
      <w:r w:rsidR="004C504A" w:rsidRPr="00335858">
        <w:fldChar w:fldCharType="separate"/>
      </w:r>
      <w:r w:rsidR="00D84B4C">
        <w:t>6</w:t>
      </w:r>
      <w:r w:rsidR="004C504A" w:rsidRPr="00335858">
        <w:fldChar w:fldCharType="end"/>
      </w:r>
      <w:r w:rsidR="001C5687" w:rsidRPr="0068201B">
        <w:t>).</w:t>
      </w:r>
    </w:p>
    <w:p w14:paraId="1C518671" w14:textId="52EE1113" w:rsidR="004C5324" w:rsidRPr="00087F3D" w:rsidRDefault="009311DC" w:rsidP="007F05AD">
      <w:pPr>
        <w:pStyle w:val="GOSTNormal"/>
      </w:pPr>
      <w:r w:rsidRPr="00087F3D">
        <w:t>Отчет</w:t>
      </w:r>
      <w:r w:rsidR="001C5687" w:rsidRPr="00087F3D">
        <w:t xml:space="preserve"> </w:t>
      </w:r>
      <w:r w:rsidR="004C5324" w:rsidRPr="00087F3D">
        <w:t>предполагает</w:t>
      </w:r>
      <w:r w:rsidRPr="00087F3D">
        <w:t xml:space="preserve"> </w:t>
      </w:r>
      <w:r w:rsidR="004C5324" w:rsidRPr="00087F3D">
        <w:t xml:space="preserve">представление данных в </w:t>
      </w:r>
      <w:ins w:id="254" w:author="Сказецкая Наталья Камилевна" w:date="2024-04-26T15:03:00Z">
        <w:r w:rsidR="00D47B33">
          <w:t>двух-</w:t>
        </w:r>
      </w:ins>
      <w:r w:rsidR="001C5687" w:rsidRPr="00087F3D">
        <w:t>трех</w:t>
      </w:r>
      <w:r w:rsidR="004C5324" w:rsidRPr="00087F3D">
        <w:t xml:space="preserve"> уровнях детализации:</w:t>
      </w:r>
    </w:p>
    <w:p w14:paraId="7E9F6102" w14:textId="77777777" w:rsidR="004C5324" w:rsidRPr="002B15ED" w:rsidRDefault="004C5324" w:rsidP="007F05AD">
      <w:pPr>
        <w:pStyle w:val="GOSTListmark1"/>
      </w:pPr>
      <w:r w:rsidRPr="00335858">
        <w:t xml:space="preserve">агрегированные данные </w:t>
      </w:r>
      <w:r w:rsidR="009311DC" w:rsidRPr="00A60059">
        <w:t>в разрезе</w:t>
      </w:r>
      <w:r w:rsidRPr="00231529">
        <w:t xml:space="preserve"> </w:t>
      </w:r>
      <w:r w:rsidR="009311DC" w:rsidRPr="00231529">
        <w:t>набора</w:t>
      </w:r>
      <w:r w:rsidRPr="008258BA">
        <w:t xml:space="preserve"> аналитических признаков, значимых для учета операций по </w:t>
      </w:r>
      <w:r w:rsidR="001C5687" w:rsidRPr="007D5F97">
        <w:t>типам лицевых счетов, соответс</w:t>
      </w:r>
      <w:r w:rsidR="009311DC" w:rsidRPr="007D5F97">
        <w:t>т</w:t>
      </w:r>
      <w:r w:rsidR="001C5687" w:rsidRPr="007D5F97">
        <w:t>вующих виду отчета</w:t>
      </w:r>
      <w:r w:rsidRPr="007D5F97">
        <w:t xml:space="preserve"> (например, </w:t>
      </w:r>
      <w:r w:rsidR="00E152A7" w:rsidRPr="007D5F97">
        <w:t>по Сводным</w:t>
      </w:r>
      <w:r w:rsidR="00E152A7" w:rsidRPr="002B15ED">
        <w:t xml:space="preserve"> данным СВР</w:t>
      </w:r>
      <w:r w:rsidRPr="002B15ED">
        <w:t xml:space="preserve"> – КБК, Код НПА, Код направления выплат);</w:t>
      </w:r>
    </w:p>
    <w:p w14:paraId="43598043" w14:textId="77777777" w:rsidR="001C5687" w:rsidRPr="002B15ED" w:rsidRDefault="001C5687" w:rsidP="007F05AD">
      <w:pPr>
        <w:pStyle w:val="GOSTListmark1"/>
      </w:pPr>
      <w:r w:rsidRPr="002B15ED">
        <w:t xml:space="preserve">агрегированные данные </w:t>
      </w:r>
      <w:r w:rsidR="009311DC" w:rsidRPr="002B15ED">
        <w:t>в разрезе</w:t>
      </w:r>
      <w:r w:rsidRPr="002B15ED">
        <w:t xml:space="preserve"> </w:t>
      </w:r>
      <w:r w:rsidR="009311DC" w:rsidRPr="002B15ED">
        <w:t>номеров лицевых счетов</w:t>
      </w:r>
      <w:r w:rsidR="00E152A7" w:rsidRPr="002B15ED">
        <w:t xml:space="preserve">, из операций </w:t>
      </w:r>
      <w:r w:rsidR="00E54DDA" w:rsidRPr="002B15ED">
        <w:t>по которым</w:t>
      </w:r>
      <w:r w:rsidR="00E152A7" w:rsidRPr="002B15ED">
        <w:t xml:space="preserve"> сложилась сумма по выбранной комбинации</w:t>
      </w:r>
      <w:r w:rsidR="009311DC" w:rsidRPr="002B15ED">
        <w:t xml:space="preserve"> </w:t>
      </w:r>
      <w:r w:rsidRPr="002B15ED">
        <w:t xml:space="preserve">аналитических признаков (например, по </w:t>
      </w:r>
      <w:r w:rsidR="00E54DDA" w:rsidRPr="002B15ED">
        <w:t>Сводным данным СВР</w:t>
      </w:r>
      <w:r w:rsidRPr="002B15ED">
        <w:t xml:space="preserve"> –</w:t>
      </w:r>
      <w:r w:rsidR="00E152A7" w:rsidRPr="002B15ED">
        <w:t xml:space="preserve"> </w:t>
      </w:r>
      <w:r w:rsidRPr="002B15ED">
        <w:t>КБК, Код НПА, Код направления выплат);</w:t>
      </w:r>
    </w:p>
    <w:p w14:paraId="5B9A71F7" w14:textId="77777777" w:rsidR="004C5324" w:rsidRPr="002B15ED" w:rsidRDefault="004C5324" w:rsidP="007F05AD">
      <w:pPr>
        <w:pStyle w:val="GOSTListmark1"/>
      </w:pPr>
      <w:r w:rsidRPr="002B15ED">
        <w:lastRenderedPageBreak/>
        <w:t>детализированные данные об операциях</w:t>
      </w:r>
      <w:r w:rsidR="009311DC" w:rsidRPr="002B15ED">
        <w:t>, из которых сложилась сумма по выбранной комбинации аналитических признаков</w:t>
      </w:r>
      <w:r w:rsidRPr="002B15ED">
        <w:t xml:space="preserve"> </w:t>
      </w:r>
      <w:r w:rsidR="00E152A7" w:rsidRPr="002B15ED">
        <w:t xml:space="preserve">(например, по </w:t>
      </w:r>
      <w:r w:rsidR="00E54DDA" w:rsidRPr="002B15ED">
        <w:t>Сводным данным СВР</w:t>
      </w:r>
      <w:r w:rsidR="00E152A7" w:rsidRPr="002B15ED">
        <w:t xml:space="preserve"> – ЛС, КБК, Код НПА, Код направления выплат), </w:t>
      </w:r>
      <w:r w:rsidRPr="002B15ED">
        <w:t xml:space="preserve">в разрезе реквизитов первичных документов и отдельных аналитических признаков, отражающих дополнительную информацию об операции (например, по </w:t>
      </w:r>
      <w:r w:rsidR="00E54DDA" w:rsidRPr="002B15ED">
        <w:t>Сводным данным СВР</w:t>
      </w:r>
      <w:r w:rsidRPr="002B15ED">
        <w:t xml:space="preserve"> – ИКП/ИКВ).</w:t>
      </w:r>
    </w:p>
    <w:p w14:paraId="265F7E2A" w14:textId="5FFB4283" w:rsidR="002462BC" w:rsidRDefault="002462BC" w:rsidP="0068201B">
      <w:pPr>
        <w:pStyle w:val="GOSTNormal"/>
        <w:rPr>
          <w:ins w:id="255" w:author="Сказецкая Наталья Камилевна" w:date="2024-04-26T15:19:00Z"/>
        </w:rPr>
      </w:pPr>
      <w:ins w:id="256" w:author="Сказецкая Наталья Камилевна" w:date="2024-04-26T15:19:00Z">
        <w:r w:rsidRPr="008A60BF">
          <w:t>Указанная информация формируется в режиме реального времени в течение операционного дня или за прошлые периоды.</w:t>
        </w:r>
      </w:ins>
    </w:p>
    <w:p w14:paraId="4F12F296" w14:textId="680F19D9" w:rsidR="004C5324" w:rsidRPr="00335858" w:rsidRDefault="00970854" w:rsidP="0068201B">
      <w:pPr>
        <w:pStyle w:val="GOSTNormal"/>
      </w:pPr>
      <w:r w:rsidRPr="004C504A">
        <w:t>Предполагается осуществлять р</w:t>
      </w:r>
      <w:r w:rsidR="004C5324" w:rsidRPr="004C504A">
        <w:t xml:space="preserve">асчет показателей состояния лицевых счетов </w:t>
      </w:r>
      <w:del w:id="257" w:author="Сказецкая Наталья Камилевна" w:date="2023-08-28T19:18:00Z">
        <w:r w:rsidR="004C5324" w:rsidRPr="004C504A" w:rsidDel="003A57E9">
          <w:delText xml:space="preserve">осуществляется </w:delText>
        </w:r>
      </w:del>
      <w:r w:rsidR="004C5324" w:rsidRPr="004C504A">
        <w:t>по данным аналитического учета нарастающим итогом с начала года по состоянию на заданную дату. То есть отбор данных учета</w:t>
      </w:r>
      <w:r w:rsidRPr="004C504A">
        <w:t xml:space="preserve"> предполагается</w:t>
      </w:r>
      <w:r w:rsidR="004C5324" w:rsidRPr="004C504A">
        <w:t xml:space="preserve"> выполня</w:t>
      </w:r>
      <w:r w:rsidRPr="004C504A">
        <w:t>ть</w:t>
      </w:r>
      <w:r w:rsidR="004C5324" w:rsidRPr="004C504A">
        <w:t xml:space="preserve"> с </w:t>
      </w:r>
      <w:r w:rsidR="004C5324" w:rsidRPr="007F05AD">
        <w:t>StartRepDate</w:t>
      </w:r>
      <w:r w:rsidR="004C5324" w:rsidRPr="0068201B">
        <w:t xml:space="preserve"> = 01.01.20ХХ (дата начала отчетного периода) по дату </w:t>
      </w:r>
      <w:r w:rsidR="004C5324" w:rsidRPr="007F05AD">
        <w:t>EndRepDate</w:t>
      </w:r>
      <w:r w:rsidR="004C5324" w:rsidRPr="0068201B">
        <w:t xml:space="preserve"> (дата окончания отчетного периода). </w:t>
      </w:r>
      <w:r w:rsidRPr="00335858">
        <w:t xml:space="preserve">При этом, при необходимости в качестве </w:t>
      </w:r>
      <w:r w:rsidRPr="007F05AD">
        <w:t>StartRepDate</w:t>
      </w:r>
      <w:r w:rsidRPr="0068201B">
        <w:t xml:space="preserve"> и </w:t>
      </w:r>
      <w:r w:rsidRPr="007F05AD">
        <w:t>EndRepDate</w:t>
      </w:r>
      <w:r w:rsidRPr="0068201B">
        <w:t xml:space="preserve"> могут быть заданы и другие произвольные значения</w:t>
      </w:r>
      <w:ins w:id="258" w:author="Сказецкая Наталья Камилевна" w:date="2023-08-28T19:19:00Z">
        <w:r w:rsidR="003A57E9" w:rsidRPr="00335858">
          <w:t>, ограниченные одним финансовым годом</w:t>
        </w:r>
      </w:ins>
      <w:r w:rsidRPr="00A60059">
        <w:t xml:space="preserve">. </w:t>
      </w:r>
      <w:r w:rsidR="004C5324" w:rsidRPr="004C504A">
        <w:rPr>
          <w:rFonts w:eastAsiaTheme="majorEastAsia"/>
        </w:rPr>
        <w:t xml:space="preserve">Расчет выполняется </w:t>
      </w:r>
      <w:r w:rsidR="004C5324" w:rsidRPr="004C504A">
        <w:t>в двух вариантах: по дате отражения операции в учете либо по дате вступления в силу учетных данных (в зависимости от значения параметра «</w:t>
      </w:r>
      <w:r w:rsidR="004C5324" w:rsidRPr="00335858">
        <w:t>Расч</w:t>
      </w:r>
      <w:r w:rsidR="004C5324" w:rsidRPr="00A60059">
        <w:t>ет по дате ввода в действие» (</w:t>
      </w:r>
      <w:r w:rsidR="004C5324" w:rsidRPr="007F05AD">
        <w:t>DateMode</w:t>
      </w:r>
      <w:r w:rsidR="004C5324" w:rsidRPr="0068201B">
        <w:t>))</w:t>
      </w:r>
      <w:r w:rsidR="004C5324" w:rsidRPr="004C504A">
        <w:rPr>
          <w:rFonts w:eastAsiaTheme="majorEastAsia"/>
        </w:rPr>
        <w:t>.</w:t>
      </w:r>
    </w:p>
    <w:p w14:paraId="24F146E0" w14:textId="750CA4C8" w:rsidR="004C5324" w:rsidRPr="004C504A" w:rsidRDefault="004C5324" w:rsidP="007F05AD">
      <w:pPr>
        <w:pStyle w:val="GOSTNormal"/>
        <w:rPr>
          <w:rFonts w:eastAsiaTheme="majorEastAsia"/>
        </w:rPr>
      </w:pPr>
      <w:r w:rsidRPr="004C504A">
        <w:rPr>
          <w:rFonts w:eastAsiaTheme="majorEastAsia"/>
        </w:rPr>
        <w:t>Отбор данных осуществляется с учетом условий отбора, заданных в параметрах запроса</w:t>
      </w:r>
      <w:ins w:id="259" w:author="Сказецкая Наталья Камилевна" w:date="2024-02-14T17:19:00Z">
        <w:r w:rsidR="00BC56B1">
          <w:rPr>
            <w:rFonts w:eastAsiaTheme="majorEastAsia"/>
          </w:rPr>
          <w:t>:</w:t>
        </w:r>
      </w:ins>
      <w:r w:rsidRPr="004C504A">
        <w:rPr>
          <w:rFonts w:eastAsiaTheme="majorEastAsia"/>
        </w:rPr>
        <w:t xml:space="preserve"> </w:t>
      </w:r>
      <w:ins w:id="260" w:author="Краснова Наталья EXP-275709" w:date="2024-02-07T08:19:00Z">
        <w:r w:rsidR="00832A01" w:rsidRPr="008A60BF">
          <w:t>по типу записей учета</w:t>
        </w:r>
      </w:ins>
      <w:del w:id="261" w:author="Краснова Наталья EXP-275709" w:date="2024-02-07T08:19:00Z">
        <w:r w:rsidRPr="004C504A" w:rsidDel="00832A01">
          <w:delText>«Код валюты по ОКВ» (</w:delText>
        </w:r>
        <w:r w:rsidRPr="007F05AD" w:rsidDel="00832A01">
          <w:delText>CurrencyCode</w:delText>
        </w:r>
        <w:r w:rsidRPr="0068201B" w:rsidDel="00832A01">
          <w:delText>), «Тип записей учета»</w:delText>
        </w:r>
      </w:del>
      <w:r w:rsidRPr="0068201B">
        <w:t xml:space="preserve"> (</w:t>
      </w:r>
      <w:r w:rsidRPr="007F05AD">
        <w:t>RecType</w:t>
      </w:r>
      <w:r w:rsidRPr="0068201B">
        <w:t>)</w:t>
      </w:r>
      <w:ins w:id="262" w:author="Краснова Наталья EXP-275709" w:date="2024-02-07T08:19:00Z">
        <w:r w:rsidR="00832A01">
          <w:t xml:space="preserve">, </w:t>
        </w:r>
        <w:r w:rsidR="00832A01" w:rsidRPr="008A60BF">
          <w:t>по коду валюты (CurrencyFilterParams</w:t>
        </w:r>
      </w:ins>
      <w:ins w:id="263" w:author="Сказецкая Наталья Камилевна" w:date="2024-02-14T17:19:00Z">
        <w:r w:rsidR="00BC56B1">
          <w:t xml:space="preserve"> при наличии</w:t>
        </w:r>
      </w:ins>
      <w:ins w:id="264" w:author="Краснова Наталья EXP-275709" w:date="2024-02-07T08:19:00Z">
        <w:r w:rsidR="00832A01" w:rsidRPr="008A60BF">
          <w:t>), по дате ввода в действие (EffDateFilterParams</w:t>
        </w:r>
      </w:ins>
      <w:ins w:id="265" w:author="Сказецкая Наталья Камилевна" w:date="2024-02-14T17:19:00Z">
        <w:r w:rsidR="00BC56B1">
          <w:t xml:space="preserve"> при наличии</w:t>
        </w:r>
      </w:ins>
      <w:ins w:id="266" w:author="Краснова Наталья EXP-275709" w:date="2024-02-07T08:19:00Z">
        <w:r w:rsidR="00832A01" w:rsidRPr="008A60BF">
          <w:t>)</w:t>
        </w:r>
      </w:ins>
      <w:r w:rsidRPr="0068201B">
        <w:t xml:space="preserve"> </w:t>
      </w:r>
      <w:r w:rsidRPr="004C504A">
        <w:rPr>
          <w:rFonts w:eastAsiaTheme="majorEastAsia"/>
        </w:rPr>
        <w:t xml:space="preserve">и </w:t>
      </w:r>
      <w:ins w:id="267" w:author="Краснова Наталья EXP-275709" w:date="2024-02-07T08:19:00Z">
        <w:r w:rsidR="00832A01">
          <w:rPr>
            <w:rFonts w:eastAsiaTheme="majorEastAsia"/>
          </w:rPr>
          <w:t xml:space="preserve">по </w:t>
        </w:r>
      </w:ins>
      <w:del w:id="268" w:author="Краснова Наталья EXP-275709" w:date="2024-02-07T08:19:00Z">
        <w:r w:rsidRPr="004C504A" w:rsidDel="00832A01">
          <w:delText xml:space="preserve">значений </w:delText>
        </w:r>
      </w:del>
      <w:ins w:id="269" w:author="Краснова Наталья EXP-275709" w:date="2024-02-07T08:19:00Z">
        <w:r w:rsidR="00832A01" w:rsidRPr="004C504A">
          <w:t>значени</w:t>
        </w:r>
        <w:r w:rsidR="00832A01">
          <w:t>ям</w:t>
        </w:r>
        <w:r w:rsidR="00832A01" w:rsidRPr="004C504A">
          <w:t xml:space="preserve"> </w:t>
        </w:r>
      </w:ins>
      <w:r w:rsidRPr="004C504A">
        <w:t>аналитических признаков (</w:t>
      </w:r>
      <w:r w:rsidR="00E54DDA" w:rsidRPr="007F05AD">
        <w:t>G</w:t>
      </w:r>
      <w:r w:rsidR="00E54DDA" w:rsidRPr="0068201B">
        <w:t>roups</w:t>
      </w:r>
      <w:r w:rsidR="00E54DDA" w:rsidRPr="00335858">
        <w:t>:</w:t>
      </w:r>
      <w:r w:rsidRPr="007F05AD">
        <w:t>FilterParams</w:t>
      </w:r>
      <w:r w:rsidR="00E54DDA" w:rsidRPr="0068201B">
        <w:t>)</w:t>
      </w:r>
      <w:r w:rsidRPr="004C504A">
        <w:rPr>
          <w:rFonts w:eastAsiaTheme="majorEastAsia"/>
        </w:rPr>
        <w:t xml:space="preserve">. </w:t>
      </w:r>
      <w:r w:rsidR="00E54DDA" w:rsidRPr="004C504A">
        <w:rPr>
          <w:rFonts w:eastAsiaTheme="majorEastAsia"/>
        </w:rPr>
        <w:t xml:space="preserve">Условия отбора по аналитическим признакам </w:t>
      </w:r>
      <w:r w:rsidR="00E54DDA" w:rsidRPr="004C504A">
        <w:t>(</w:t>
      </w:r>
      <w:r w:rsidR="00E54DDA" w:rsidRPr="007F05AD">
        <w:t>G</w:t>
      </w:r>
      <w:r w:rsidR="00E54DDA" w:rsidRPr="0068201B">
        <w:t>roups</w:t>
      </w:r>
      <w:r w:rsidR="00E54DDA" w:rsidRPr="00335858">
        <w:t>:</w:t>
      </w:r>
      <w:r w:rsidR="00E54DDA" w:rsidRPr="007F05AD">
        <w:t>FilterParams</w:t>
      </w:r>
      <w:r w:rsidR="00E54DDA" w:rsidRPr="0068201B">
        <w:t>),</w:t>
      </w:r>
      <w:ins w:id="270" w:author="Сказецкая Наталья Камилевна" w:date="2024-06-10T17:09:00Z">
        <w:r w:rsidR="00A1471F">
          <w:t xml:space="preserve"> за исключением аналитического признака «Счет» </w:t>
        </w:r>
      </w:ins>
      <w:ins w:id="271" w:author="Сказецкая Наталья Камилевна" w:date="2024-06-10T17:10:00Z">
        <w:r w:rsidR="00A1471F">
          <w:t>(</w:t>
        </w:r>
      </w:ins>
      <w:ins w:id="272" w:author="Сказецкая Наталья Камилевна" w:date="2024-06-10T17:11:00Z">
        <w:r w:rsidR="00A1471F" w:rsidRPr="00B52304">
          <w:t>account)</w:t>
        </w:r>
      </w:ins>
      <w:commentRangeStart w:id="273"/>
      <w:del w:id="274" w:author="Сказецкая Наталья Камилевна" w:date="2024-06-10T17:08:00Z">
        <w:r w:rsidR="00E54DDA" w:rsidRPr="0068201B" w:rsidDel="00A1471F">
          <w:delText>обяз</w:delText>
        </w:r>
        <w:r w:rsidR="00E54DDA" w:rsidRPr="004C504A" w:rsidDel="00A1471F">
          <w:delText>ательно</w:delText>
        </w:r>
      </w:del>
      <w:commentRangeEnd w:id="273"/>
      <w:del w:id="275" w:author="Сказецкая Наталья Камилевна" w:date="2024-06-10T17:09:00Z">
        <w:r w:rsidR="00A1471F" w:rsidRPr="004C504A" w:rsidDel="00A1471F">
          <w:rPr>
            <w:rStyle w:val="affa"/>
            <w:sz w:val="24"/>
            <w:szCs w:val="20"/>
          </w:rPr>
          <w:commentReference w:id="273"/>
        </w:r>
        <w:r w:rsidR="00E54DDA" w:rsidRPr="004C504A" w:rsidDel="00A1471F">
          <w:delText xml:space="preserve"> включающие фильтр по </w:delText>
        </w:r>
        <w:r w:rsidR="00E54DDA" w:rsidRPr="004C504A" w:rsidDel="00A1471F">
          <w:rPr>
            <w:rFonts w:eastAsiaTheme="majorEastAsia"/>
          </w:rPr>
          <w:delText>аналитическому признаку «Лицевой счет»</w:delText>
        </w:r>
        <w:r w:rsidR="00E54DDA" w:rsidRPr="004C504A" w:rsidDel="00A1471F">
          <w:delText xml:space="preserve"> </w:delText>
        </w:r>
      </w:del>
      <w:ins w:id="276" w:author="Краснова Наталья EXP-275709" w:date="2024-02-07T08:20:00Z">
        <w:del w:id="277" w:author="Сказецкая Наталья Камилевна" w:date="2024-06-10T17:09:00Z">
          <w:r w:rsidR="00832A01" w:rsidRPr="0068201B" w:rsidDel="00A1471F">
            <w:rPr>
              <w:rFonts w:eastAsiaTheme="majorEastAsia"/>
            </w:rPr>
            <w:delText xml:space="preserve">или </w:delText>
          </w:r>
          <w:r w:rsidR="00832A01" w:rsidRPr="008A60BF" w:rsidDel="00A1471F">
            <w:rPr>
              <w:rFonts w:eastAsiaTheme="majorEastAsia"/>
            </w:rPr>
            <w:delText>«Лицевой счет (дополнительный)»</w:delText>
          </w:r>
          <w:r w:rsidR="00832A01" w:rsidRPr="004C504A" w:rsidDel="00A1471F">
            <w:delText xml:space="preserve"> </w:delText>
          </w:r>
        </w:del>
      </w:ins>
      <w:del w:id="278" w:author="Сказецкая Наталья Камилевна" w:date="2024-06-10T17:09:00Z">
        <w:r w:rsidR="00E54DDA" w:rsidRPr="004C504A" w:rsidDel="00A1471F">
          <w:delText>(передается список лицевых счетов)</w:delText>
        </w:r>
      </w:del>
      <w:r w:rsidR="00E54DDA" w:rsidRPr="004C504A">
        <w:t>, задаются отдельно для каждой группы показателей состояния лицевых счетов</w:t>
      </w:r>
      <w:r w:rsidR="00E54DDA" w:rsidRPr="004C504A">
        <w:rPr>
          <w:rFonts w:eastAsiaTheme="majorEastAsia"/>
        </w:rPr>
        <w:t xml:space="preserve"> (</w:t>
      </w:r>
      <w:r w:rsidR="00750306" w:rsidRPr="007F05AD">
        <w:t>G</w:t>
      </w:r>
      <w:r w:rsidR="00750306" w:rsidRPr="0068201B">
        <w:t>roups</w:t>
      </w:r>
      <w:r w:rsidR="00750306" w:rsidRPr="00335858">
        <w:t>:</w:t>
      </w:r>
      <w:r w:rsidR="00750306" w:rsidRPr="007F05AD">
        <w:t>Indicators</w:t>
      </w:r>
      <w:r w:rsidR="00750306" w:rsidRPr="0068201B">
        <w:t xml:space="preserve">). </w:t>
      </w:r>
      <w:r w:rsidR="008E5CA3" w:rsidRPr="004C504A">
        <w:t>При значении параметра «Признак необходимости отображения данных в разрезе документов» (</w:t>
      </w:r>
      <w:r w:rsidR="008E5CA3" w:rsidRPr="007F05AD">
        <w:t>Documents</w:t>
      </w:r>
      <w:r w:rsidR="008E5CA3" w:rsidRPr="0068201B">
        <w:t>) = «0» (необходимы только атрибуты счетов)</w:t>
      </w:r>
      <w:ins w:id="279" w:author="Сказецкая Наталья Камилевна" w:date="2026-04-14T20:44:00Z">
        <w:r w:rsidR="00F84E4F">
          <w:t xml:space="preserve"> </w:t>
        </w:r>
        <w:r w:rsidR="00F84E4F" w:rsidRPr="00F84E4F">
          <w:rPr>
            <w:rFonts w:eastAsiaTheme="majorEastAsia"/>
            <w:highlight w:val="green"/>
          </w:rPr>
          <w:t xml:space="preserve">если в параметрах отбора </w:t>
        </w:r>
        <w:r w:rsidR="00F84E4F" w:rsidRPr="00F84E4F">
          <w:rPr>
            <w:highlight w:val="green"/>
          </w:rPr>
          <w:t>(FilterParams</w:t>
        </w:r>
        <w:r w:rsidR="00F84E4F" w:rsidRPr="00F84E4F">
          <w:rPr>
            <w:rFonts w:eastAsiaTheme="majorEastAsia"/>
            <w:highlight w:val="green"/>
          </w:rPr>
          <w:t>) указаны</w:t>
        </w:r>
        <w:r w:rsidR="00F84E4F" w:rsidRPr="00F84E4F">
          <w:rPr>
            <w:highlight w:val="green"/>
          </w:rPr>
          <w:t xml:space="preserve"> аналитические признаки, не участвующие в расчете </w:t>
        </w:r>
        <w:commentRangeStart w:id="280"/>
        <w:r w:rsidR="00F84E4F" w:rsidRPr="00F84E4F">
          <w:rPr>
            <w:highlight w:val="green"/>
          </w:rPr>
          <w:t xml:space="preserve">ни </w:t>
        </w:r>
        <w:commentRangeEnd w:id="280"/>
        <w:r w:rsidR="00F84E4F" w:rsidRPr="00F84E4F">
          <w:rPr>
            <w:rStyle w:val="affa"/>
            <w:highlight w:val="green"/>
          </w:rPr>
          <w:commentReference w:id="280"/>
        </w:r>
        <w:r w:rsidR="00F84E4F" w:rsidRPr="00167D15">
          <w:rPr>
            <w:highlight w:val="green"/>
          </w:rPr>
          <w:t>одного из срезов (системного или специальных) (если параметр SliceId  не заполнен) или в расчете указанного в запросе специального среза (если параметр SliceId заполнен)</w:t>
        </w:r>
        <w:r w:rsidR="00F84E4F" w:rsidRPr="00437AAF">
          <w:rPr>
            <w:highlight w:val="green"/>
          </w:rPr>
          <w:t xml:space="preserve">, то </w:t>
        </w:r>
        <w:commentRangeStart w:id="281"/>
        <w:r w:rsidR="00F84E4F" w:rsidRPr="00437AAF">
          <w:rPr>
            <w:highlight w:val="green"/>
          </w:rPr>
          <w:t>они игнорируются при обработке запроса</w:t>
        </w:r>
        <w:commentRangeEnd w:id="281"/>
        <w:r w:rsidR="00F84E4F">
          <w:rPr>
            <w:rStyle w:val="affa"/>
          </w:rPr>
          <w:commentReference w:id="281"/>
        </w:r>
      </w:ins>
      <w:del w:id="282" w:author="Сказецкая Наталья Камилевна" w:date="2026-04-14T20:45:00Z">
        <w:r w:rsidR="008E5CA3" w:rsidRPr="0068201B" w:rsidDel="00F84E4F">
          <w:delText xml:space="preserve"> отбор данных по аналитическим признакам, не участвующим в расчете балансов (</w:delText>
        </w:r>
        <w:r w:rsidR="008E5CA3" w:rsidRPr="004C504A" w:rsidDel="00F84E4F">
          <w:delText>являющимся свойствами записи учета) не предусматривается</w:delText>
        </w:r>
      </w:del>
      <w:r w:rsidR="008E5CA3" w:rsidRPr="004C504A">
        <w:rPr>
          <w:rFonts w:eastAsiaTheme="majorEastAsia"/>
        </w:rPr>
        <w:t xml:space="preserve">. </w:t>
      </w:r>
      <w:r w:rsidRPr="004C504A">
        <w:t xml:space="preserve">При этом в отбор попадают только те аналитические счета, которые согласно </w:t>
      </w:r>
      <w:r w:rsidR="000B7D75">
        <w:t xml:space="preserve">таблице </w:t>
      </w:r>
      <w:r w:rsidR="000B7D75">
        <w:fldChar w:fldCharType="begin"/>
      </w:r>
      <w:r w:rsidR="000B7D75">
        <w:instrText xml:space="preserve"> REF _Ref156229777 \h </w:instrText>
      </w:r>
      <w:r w:rsidR="000B7D75">
        <w:fldChar w:fldCharType="separate"/>
      </w:r>
      <w:r w:rsidR="00D84B4C">
        <w:rPr>
          <w:noProof/>
        </w:rPr>
        <w:t>6</w:t>
      </w:r>
      <w:r w:rsidR="000B7D75">
        <w:fldChar w:fldCharType="end"/>
      </w:r>
      <w:r w:rsidR="000B7D75">
        <w:t xml:space="preserve"> </w:t>
      </w:r>
      <w:r w:rsidRPr="0068201B">
        <w:t xml:space="preserve">участвуют в алгоритмах расчета показателей состояния лицевого счета, коды (идентификаторы) которых переданны в составе запроса </w:t>
      </w:r>
      <w:r w:rsidR="00750306" w:rsidRPr="004C504A">
        <w:rPr>
          <w:rFonts w:eastAsiaTheme="majorEastAsia"/>
        </w:rPr>
        <w:t>(</w:t>
      </w:r>
      <w:r w:rsidR="00750306" w:rsidRPr="007F05AD">
        <w:t>G</w:t>
      </w:r>
      <w:r w:rsidR="00750306" w:rsidRPr="0068201B">
        <w:t>rou</w:t>
      </w:r>
      <w:r w:rsidR="00750306" w:rsidRPr="004C504A">
        <w:t>ps</w:t>
      </w:r>
      <w:r w:rsidR="00750306" w:rsidRPr="00335858">
        <w:t>:</w:t>
      </w:r>
      <w:r w:rsidR="00750306" w:rsidRPr="007F05AD">
        <w:t>Indicators</w:t>
      </w:r>
      <w:r w:rsidR="00750306" w:rsidRPr="0068201B">
        <w:t>)</w:t>
      </w:r>
      <w:r w:rsidRPr="00335858">
        <w:t>. Коды (идентификаторы) показателей состояния лицевых счетов уникальны в пределах вида отчета (</w:t>
      </w:r>
      <w:r w:rsidRPr="007F05AD">
        <w:t>ReportType</w:t>
      </w:r>
      <w:r w:rsidRPr="0068201B">
        <w:t>).</w:t>
      </w:r>
    </w:p>
    <w:p w14:paraId="5738C5CE" w14:textId="247F6B5F" w:rsidR="004C5324" w:rsidRPr="004C504A" w:rsidRDefault="004C5324" w:rsidP="007F05AD">
      <w:pPr>
        <w:pStyle w:val="GOSTNormal"/>
      </w:pPr>
      <w:r w:rsidRPr="004C504A">
        <w:rPr>
          <w:rFonts w:eastAsiaTheme="majorEastAsia"/>
        </w:rPr>
        <w:t>В запросе могут быть заданы параметры отображения (</w:t>
      </w:r>
      <w:r w:rsidRPr="007F05AD">
        <w:rPr>
          <w:rFonts w:eastAsiaTheme="majorEastAsia"/>
        </w:rPr>
        <w:t>VisualParams</w:t>
      </w:r>
      <w:r w:rsidRPr="0068201B">
        <w:rPr>
          <w:rFonts w:eastAsiaTheme="majorEastAsia"/>
        </w:rPr>
        <w:t xml:space="preserve">), где допускается указывать комбинации любых аналитических признаков, </w:t>
      </w:r>
      <w:r w:rsidR="008E5CA3" w:rsidRPr="004C504A">
        <w:rPr>
          <w:rFonts w:eastAsiaTheme="majorEastAsia"/>
        </w:rPr>
        <w:t xml:space="preserve">зарегистрированных в </w:t>
      </w:r>
      <w:r w:rsidR="008E5CA3" w:rsidRPr="007F05AD">
        <w:rPr>
          <w:rFonts w:eastAsiaTheme="majorEastAsia"/>
        </w:rPr>
        <w:t>SVAP</w:t>
      </w:r>
      <w:r w:rsidRPr="0068201B">
        <w:t>: входящих в структуру номера счета</w:t>
      </w:r>
      <w:ins w:id="283" w:author="Сказецкая Наталья Камилевна" w:date="2024-06-10T17:14:00Z">
        <w:r w:rsidR="00A1471F">
          <w:t>, за исключением аналитического признака «Счет» (</w:t>
        </w:r>
        <w:r w:rsidR="00A1471F" w:rsidRPr="009A37A0">
          <w:t>account)</w:t>
        </w:r>
        <w:r w:rsidR="00A1471F">
          <w:t>,</w:t>
        </w:r>
      </w:ins>
      <w:r w:rsidRPr="0068201B">
        <w:t xml:space="preserve"> и/или дополнительных, которыми обогащается счет (не входящих в структуру номера счета)</w:t>
      </w:r>
      <w:r w:rsidR="00797D11" w:rsidRPr="004C504A">
        <w:t>, и/или не участвующих в расчете балансов (</w:t>
      </w:r>
      <w:del w:id="284" w:author="Сказецкая Наталья Камилевна" w:date="2023-08-28T19:21:00Z">
        <w:r w:rsidR="00797D11" w:rsidRPr="004C504A" w:rsidDel="003A57E9">
          <w:delText xml:space="preserve">являющихся </w:delText>
        </w:r>
      </w:del>
      <w:r w:rsidR="00797D11" w:rsidRPr="004C504A">
        <w:t>свойств</w:t>
      </w:r>
      <w:del w:id="285" w:author="Сказецкая Наталья Камилевна" w:date="2023-08-28T19:21:00Z">
        <w:r w:rsidR="00797D11" w:rsidRPr="004C504A" w:rsidDel="003A57E9">
          <w:delText>ами</w:delText>
        </w:r>
      </w:del>
      <w:r w:rsidR="00797D11" w:rsidRPr="004C504A">
        <w:t xml:space="preserve"> записи учета)</w:t>
      </w:r>
      <w:r w:rsidRPr="004C504A">
        <w:t xml:space="preserve">. А также может быть задан признак необходимости </w:t>
      </w:r>
      <w:r w:rsidR="00086386" w:rsidRPr="004C504A">
        <w:t>группировки</w:t>
      </w:r>
      <w:r w:rsidRPr="004C504A">
        <w:t xml:space="preserve"> результатов расчета в разрезе кодов валют (</w:t>
      </w:r>
      <w:r w:rsidRPr="007F05AD">
        <w:t>CurrencyCodeShow</w:t>
      </w:r>
      <w:r w:rsidRPr="0068201B">
        <w:t>).</w:t>
      </w:r>
      <w:r w:rsidR="00797D11" w:rsidRPr="00335858">
        <w:t xml:space="preserve"> </w:t>
      </w:r>
      <w:r w:rsidR="00797D11" w:rsidRPr="004C504A">
        <w:t>При значении параметра «Признак необходимости отображения данных в разрезе документов» (</w:t>
      </w:r>
      <w:r w:rsidR="00797D11" w:rsidRPr="007F05AD">
        <w:t>Documents</w:t>
      </w:r>
      <w:r w:rsidR="00797D11" w:rsidRPr="0068201B">
        <w:t>) = «0» (необходимы только атрибуты счетов) предоставление данных в</w:t>
      </w:r>
      <w:r w:rsidR="00797D11" w:rsidRPr="004C504A">
        <w:t xml:space="preserve"> разрезе аналитических признаков, не участвующих в расчете </w:t>
      </w:r>
      <w:del w:id="286" w:author="Сказецкая Наталья Камилевна" w:date="2026-04-14T20:54:00Z">
        <w:r w:rsidR="00797D11" w:rsidRPr="004155CA" w:rsidDel="004155CA">
          <w:rPr>
            <w:highlight w:val="green"/>
          </w:rPr>
          <w:delText>б</w:delText>
        </w:r>
        <w:commentRangeStart w:id="287"/>
        <w:r w:rsidR="00797D11" w:rsidRPr="004155CA" w:rsidDel="004155CA">
          <w:rPr>
            <w:highlight w:val="green"/>
          </w:rPr>
          <w:delText xml:space="preserve">алансов </w:delText>
        </w:r>
      </w:del>
      <w:commentRangeEnd w:id="287"/>
      <w:r w:rsidR="004155CA">
        <w:rPr>
          <w:rStyle w:val="affa"/>
        </w:rPr>
        <w:commentReference w:id="287"/>
      </w:r>
      <w:del w:id="288" w:author="Сказецкая Наталья Камилевна" w:date="2026-04-14T20:54:00Z">
        <w:r w:rsidR="00797D11" w:rsidRPr="004155CA" w:rsidDel="004155CA">
          <w:rPr>
            <w:highlight w:val="green"/>
          </w:rPr>
          <w:delText>(</w:delText>
        </w:r>
      </w:del>
      <w:del w:id="289" w:author="Сказецкая Наталья Камилевна" w:date="2023-08-28T19:23:00Z">
        <w:r w:rsidR="00797D11" w:rsidRPr="004155CA" w:rsidDel="003A57E9">
          <w:rPr>
            <w:highlight w:val="green"/>
          </w:rPr>
          <w:delText xml:space="preserve">являющихся </w:delText>
        </w:r>
      </w:del>
      <w:del w:id="290" w:author="Сказецкая Наталья Камилевна" w:date="2026-04-14T20:54:00Z">
        <w:r w:rsidR="00797D11" w:rsidRPr="004155CA" w:rsidDel="004155CA">
          <w:rPr>
            <w:highlight w:val="green"/>
          </w:rPr>
          <w:delText>свойств</w:delText>
        </w:r>
      </w:del>
      <w:del w:id="291" w:author="Сказецкая Наталья Камилевна" w:date="2023-08-28T19:23:00Z">
        <w:r w:rsidR="00797D11" w:rsidRPr="004155CA" w:rsidDel="003A57E9">
          <w:rPr>
            <w:highlight w:val="green"/>
          </w:rPr>
          <w:delText>ами</w:delText>
        </w:r>
      </w:del>
      <w:del w:id="292" w:author="Сказецкая Наталья Камилевна" w:date="2026-04-14T20:54:00Z">
        <w:r w:rsidR="00797D11" w:rsidRPr="004155CA" w:rsidDel="004155CA">
          <w:rPr>
            <w:highlight w:val="green"/>
          </w:rPr>
          <w:delText xml:space="preserve"> записи учета)</w:delText>
        </w:r>
      </w:del>
      <w:ins w:id="293" w:author="Сказецкая Наталья Камилевна" w:date="2026-04-14T20:54:00Z">
        <w:r w:rsidR="004155CA" w:rsidRPr="004155CA">
          <w:rPr>
            <w:highlight w:val="green"/>
          </w:rPr>
          <w:t>срезов (системного или специальных)</w:t>
        </w:r>
      </w:ins>
      <w:r w:rsidR="00797D11" w:rsidRPr="004C504A">
        <w:t>, не предусматривается</w:t>
      </w:r>
      <w:r w:rsidR="00797D11" w:rsidRPr="004C504A">
        <w:rPr>
          <w:rFonts w:eastAsiaTheme="majorEastAsia"/>
        </w:rPr>
        <w:t>.</w:t>
      </w:r>
    </w:p>
    <w:p w14:paraId="38096626" w14:textId="2243B06B" w:rsidR="004C5324" w:rsidRPr="0068201B" w:rsidRDefault="004C5324" w:rsidP="0068201B">
      <w:pPr>
        <w:pStyle w:val="GOSTNormal"/>
        <w:rPr>
          <w:rFonts w:eastAsiaTheme="majorEastAsia"/>
        </w:rPr>
      </w:pPr>
      <w:r w:rsidRPr="004C504A">
        <w:t>Если в параметре «Признак необходимости отображения, данных в разрезе документов» (</w:t>
      </w:r>
      <w:r w:rsidRPr="007F05AD">
        <w:t>Documents</w:t>
      </w:r>
      <w:r w:rsidRPr="0068201B">
        <w:t xml:space="preserve">) передано значение «0» (необходимы </w:t>
      </w:r>
      <w:r w:rsidRPr="004C504A">
        <w:t>только атрибуты счетов), то осуществляется отбор данных об оборотах и остатках (Дебет и Кредит)</w:t>
      </w:r>
      <w:r>
        <w:t xml:space="preserve"> </w:t>
      </w:r>
      <w:r w:rsidRPr="0068201B">
        <w:rPr>
          <w:b/>
        </w:rPr>
        <w:t xml:space="preserve">по </w:t>
      </w:r>
      <w:r w:rsidR="00672D7C" w:rsidRPr="004C504A">
        <w:rPr>
          <w:b/>
        </w:rPr>
        <w:t xml:space="preserve">комбинации </w:t>
      </w:r>
      <w:del w:id="294" w:author="Сказецкая Наталья Камилевна" w:date="2026-04-14T21:14:00Z">
        <w:r w:rsidR="00672D7C" w:rsidRPr="004C504A" w:rsidDel="00014F1E">
          <w:rPr>
            <w:b/>
          </w:rPr>
          <w:delText xml:space="preserve">всех </w:delText>
        </w:r>
      </w:del>
      <w:r w:rsidR="00672D7C" w:rsidRPr="004C504A">
        <w:rPr>
          <w:b/>
        </w:rPr>
        <w:t>аналитических признаков</w:t>
      </w:r>
      <w:r w:rsidR="00672D7C" w:rsidRPr="007F05AD">
        <w:rPr>
          <w:b/>
        </w:rPr>
        <w:t xml:space="preserve">, </w:t>
      </w:r>
      <w:r w:rsidR="00797D11" w:rsidRPr="0068201B">
        <w:rPr>
          <w:b/>
        </w:rPr>
        <w:t xml:space="preserve">участвующих в расчете </w:t>
      </w:r>
      <w:ins w:id="295" w:author="Сказецкая Наталья Камилевна" w:date="2026-04-14T21:08:00Z">
        <w:r w:rsidR="009F7F59" w:rsidRPr="009F7F59">
          <w:rPr>
            <w:bCs/>
            <w:highlight w:val="green"/>
          </w:rPr>
          <w:t>указанного в запросе специального среза</w:t>
        </w:r>
        <w:r w:rsidR="009F7F59" w:rsidRPr="009F7F59">
          <w:rPr>
            <w:b/>
            <w:highlight w:val="green"/>
          </w:rPr>
          <w:t xml:space="preserve"> </w:t>
        </w:r>
      </w:ins>
      <w:ins w:id="296" w:author="Сказецкая Наталья Камилевна" w:date="2026-04-14T21:09:00Z">
        <w:r w:rsidR="009F7F59" w:rsidRPr="009F7F59">
          <w:rPr>
            <w:highlight w:val="green"/>
          </w:rPr>
          <w:t>(если параметр SliceId заполнен) или автоматическ</w:t>
        </w:r>
      </w:ins>
      <w:ins w:id="297" w:author="Сказецкая Наталья Камилевна" w:date="2026-04-14T21:10:00Z">
        <w:r w:rsidR="009F7F59" w:rsidRPr="009F7F59">
          <w:rPr>
            <w:highlight w:val="green"/>
          </w:rPr>
          <w:t xml:space="preserve">и подобранного среза (системного или </w:t>
        </w:r>
        <w:r w:rsidR="009F7F59" w:rsidRPr="009F7F59">
          <w:rPr>
            <w:highlight w:val="green"/>
          </w:rPr>
          <w:lastRenderedPageBreak/>
          <w:t>специального) (если параметр SliceId  не заполнен)</w:t>
        </w:r>
      </w:ins>
      <w:ins w:id="298" w:author="Сказецкая Наталья Камилевна" w:date="2026-04-14T21:15:00Z">
        <w:r w:rsidR="00014F1E">
          <w:rPr>
            <w:rStyle w:val="af4"/>
            <w:highlight w:val="green"/>
          </w:rPr>
          <w:footnoteReference w:id="4"/>
        </w:r>
      </w:ins>
      <w:del w:id="302" w:author="Сказецкая Наталья Камилевна" w:date="2026-04-14T21:08:00Z">
        <w:r w:rsidR="00797D11" w:rsidRPr="0068201B" w:rsidDel="009F7F59">
          <w:rPr>
            <w:b/>
          </w:rPr>
          <w:delText>балансов</w:delText>
        </w:r>
      </w:del>
      <w:del w:id="303" w:author="Сказецкая Наталья Камилевна" w:date="2023-08-28T19:24:00Z">
        <w:r w:rsidR="00797D11" w:rsidRPr="004C504A" w:rsidDel="003A57E9">
          <w:rPr>
            <w:b/>
          </w:rPr>
          <w:delText xml:space="preserve"> </w:delText>
        </w:r>
        <w:r w:rsidR="00797D11" w:rsidRPr="007F05AD" w:rsidDel="003A57E9">
          <w:rPr>
            <w:b/>
          </w:rPr>
          <w:delText>(т.е. за исключением аналитических признаков, являющихся свойствами записи учета)</w:delText>
        </w:r>
      </w:del>
      <w:r w:rsidR="00672D7C" w:rsidRPr="007F05AD">
        <w:rPr>
          <w:b/>
        </w:rPr>
        <w:t>,</w:t>
      </w:r>
      <w:r>
        <w:t xml:space="preserve"> </w:t>
      </w:r>
      <w:r w:rsidRPr="0068201B">
        <w:t>за</w:t>
      </w:r>
      <w:r w:rsidRPr="004C504A">
        <w:t xml:space="preserve"> отчетный период (с «</w:t>
      </w:r>
      <w:r w:rsidRPr="007F05AD">
        <w:t>StartRepDate</w:t>
      </w:r>
      <w:r w:rsidRPr="0068201B">
        <w:t>» по «</w:t>
      </w:r>
      <w:r w:rsidRPr="007F05AD">
        <w:t>EndRepDate</w:t>
      </w:r>
      <w:r w:rsidRPr="0068201B">
        <w:t>»), удовлетворяющих параметрам отбора (</w:t>
      </w:r>
      <w:del w:id="304" w:author="Сказецкая Наталья Камилевна" w:date="2024-02-14T17:21:00Z">
        <w:r w:rsidRPr="007F05AD" w:rsidDel="00BC56B1">
          <w:delText>CurrencyCode</w:delText>
        </w:r>
        <w:r w:rsidRPr="0068201B" w:rsidDel="00BC56B1">
          <w:delText xml:space="preserve">, </w:delText>
        </w:r>
      </w:del>
      <w:r w:rsidRPr="007F05AD">
        <w:t>RecType</w:t>
      </w:r>
      <w:r w:rsidRPr="0068201B">
        <w:t xml:space="preserve">, </w:t>
      </w:r>
      <w:r w:rsidR="00750306" w:rsidRPr="007F05AD">
        <w:t>G</w:t>
      </w:r>
      <w:r w:rsidR="00750306" w:rsidRPr="0068201B">
        <w:t>roups</w:t>
      </w:r>
      <w:r w:rsidR="00750306" w:rsidRPr="00335858">
        <w:t>:</w:t>
      </w:r>
      <w:r w:rsidR="00750306" w:rsidRPr="007F05AD">
        <w:t>FilterParams</w:t>
      </w:r>
      <w:ins w:id="305" w:author="Краснова Наталья EXP-275709" w:date="2024-02-07T08:21:00Z">
        <w:r w:rsidR="00832A01">
          <w:t xml:space="preserve">, </w:t>
        </w:r>
        <w:r w:rsidR="00832A01" w:rsidRPr="0068201B">
          <w:t xml:space="preserve">CurrencyFilterParams, </w:t>
        </w:r>
        <w:r w:rsidR="00832A01" w:rsidRPr="008A60BF">
          <w:t>EffDateFilterParams</w:t>
        </w:r>
      </w:ins>
      <w:r w:rsidRPr="0068201B">
        <w:t xml:space="preserve">). </w:t>
      </w:r>
      <w:r w:rsidRPr="00335858">
        <w:t>При этом в расчет берется информация об остатках (балансах) с</w:t>
      </w:r>
      <w:r w:rsidRPr="00A60059">
        <w:t xml:space="preserve">чета на конец отчетного периода. </w:t>
      </w:r>
      <w:r w:rsidRPr="004C504A">
        <w:t>Ответ не содержит информацию о реквизитах первичных документов, данные группируются в разрезе параметров отображения (</w:t>
      </w:r>
      <w:r w:rsidRPr="007F05AD">
        <w:t>RespData</w:t>
      </w:r>
      <w:r w:rsidRPr="0068201B">
        <w:t>:</w:t>
      </w:r>
      <w:r w:rsidRPr="007F05AD">
        <w:t>VisualParams</w:t>
      </w:r>
      <w:r w:rsidRPr="0068201B">
        <w:t>). Если в запросе</w:t>
      </w:r>
      <w:r w:rsidRPr="004C504A">
        <w:rPr>
          <w:rFonts w:eastAsiaTheme="majorEastAsia"/>
        </w:rPr>
        <w:t xml:space="preserve"> параметры отображения заданы (</w:t>
      </w:r>
      <w:r w:rsidRPr="007F05AD">
        <w:rPr>
          <w:rFonts w:eastAsiaTheme="majorEastAsia"/>
        </w:rPr>
        <w:t>VisualParams</w:t>
      </w:r>
      <w:r w:rsidRPr="0068201B">
        <w:rPr>
          <w:rFonts w:eastAsiaTheme="majorEastAsia"/>
        </w:rPr>
        <w:t>), тогда ответ будет содержать строки, включающие перечень заданных аналитических приз</w:t>
      </w:r>
      <w:r w:rsidRPr="004C504A">
        <w:rPr>
          <w:rFonts w:eastAsiaTheme="majorEastAsia"/>
        </w:rPr>
        <w:t>наков. Если в запросе параметры отображения не заданы (</w:t>
      </w:r>
      <w:r w:rsidRPr="007F05AD">
        <w:rPr>
          <w:rFonts w:eastAsiaTheme="majorEastAsia"/>
        </w:rPr>
        <w:t>VisualParams</w:t>
      </w:r>
      <w:r w:rsidRPr="0068201B">
        <w:rPr>
          <w:rFonts w:eastAsiaTheme="majorEastAsia"/>
        </w:rPr>
        <w:t xml:space="preserve">), то ответ будет содержать строки, включающие перечень всех аналитических признаков, входящих в структуру номера счета согласно настройкам </w:t>
      </w:r>
      <w:r w:rsidRPr="007F05AD">
        <w:rPr>
          <w:rFonts w:eastAsiaTheme="majorEastAsia"/>
        </w:rPr>
        <w:t>SVAP</w:t>
      </w:r>
      <w:r w:rsidRPr="0068201B">
        <w:rPr>
          <w:rFonts w:eastAsiaTheme="majorEastAsia"/>
        </w:rPr>
        <w:t>.</w:t>
      </w:r>
    </w:p>
    <w:p w14:paraId="5BA09260" w14:textId="03A076EB" w:rsidR="004C5324" w:rsidRPr="0068201B" w:rsidRDefault="004C5324" w:rsidP="007F05AD">
      <w:pPr>
        <w:pStyle w:val="GOSTNormal"/>
        <w:rPr>
          <w:rFonts w:eastAsiaTheme="majorEastAsia"/>
        </w:rPr>
      </w:pPr>
      <w:r w:rsidRPr="004C504A">
        <w:t>Если в параметре «Признак необходимости отображения, данных в разрезе документов» (</w:t>
      </w:r>
      <w:r w:rsidRPr="007F05AD">
        <w:t>Documents</w:t>
      </w:r>
      <w:r w:rsidRPr="0068201B">
        <w:t xml:space="preserve">) передано значение «1» (необходимы атрибуты документов), то осуществляется отбор данных </w:t>
      </w:r>
      <w:r w:rsidRPr="004C504A">
        <w:rPr>
          <w:b/>
        </w:rPr>
        <w:t>по записям аналитического учета</w:t>
      </w:r>
      <w:r>
        <w:t xml:space="preserve">, </w:t>
      </w:r>
      <w:r w:rsidRPr="0068201B">
        <w:t>сформированным за отчетный период (с «</w:t>
      </w:r>
      <w:r w:rsidRPr="007F05AD">
        <w:t>StartRepDate</w:t>
      </w:r>
      <w:r w:rsidRPr="0068201B">
        <w:t>» по «</w:t>
      </w:r>
      <w:r w:rsidRPr="007F05AD">
        <w:t>EndRepDate</w:t>
      </w:r>
      <w:r w:rsidRPr="0068201B">
        <w:t>») и удовлетворяющи</w:t>
      </w:r>
      <w:r w:rsidRPr="004C504A">
        <w:t>х параметрам отбора (</w:t>
      </w:r>
      <w:del w:id="306" w:author="Сказецкая Наталья Камилевна" w:date="2024-02-14T17:21:00Z">
        <w:r w:rsidRPr="007F05AD" w:rsidDel="00BC56B1">
          <w:delText>CurrencyCode</w:delText>
        </w:r>
        <w:r w:rsidRPr="0068201B" w:rsidDel="00BC56B1">
          <w:delText xml:space="preserve">, </w:delText>
        </w:r>
      </w:del>
      <w:r w:rsidRPr="007F05AD">
        <w:t>RecType</w:t>
      </w:r>
      <w:r w:rsidRPr="0068201B">
        <w:t xml:space="preserve">, </w:t>
      </w:r>
      <w:r w:rsidR="00750306" w:rsidRPr="007F05AD">
        <w:t>G</w:t>
      </w:r>
      <w:r w:rsidR="00750306" w:rsidRPr="0068201B">
        <w:t>roups:</w:t>
      </w:r>
      <w:r w:rsidR="00750306" w:rsidRPr="007F05AD">
        <w:t>FilterParams</w:t>
      </w:r>
      <w:ins w:id="307" w:author="Краснова Наталья EXP-275709" w:date="2024-02-07T08:22:00Z">
        <w:r w:rsidR="00832A01" w:rsidRPr="0068201B">
          <w:t xml:space="preserve">, CurrencyFilterParams, </w:t>
        </w:r>
        <w:r w:rsidR="00832A01" w:rsidRPr="008A60BF">
          <w:t>EffDateFilterParams</w:t>
        </w:r>
      </w:ins>
      <w:r w:rsidRPr="0068201B">
        <w:t>). Ответ содержит информацию о документе, в рамках которого записи учета были подобраны: передаются основные реквизиты документа-основания для проведения операции (GUID, тип, номер и дата), дат</w:t>
      </w:r>
      <w:r w:rsidRPr="004C504A">
        <w:t>а отражения операции в учете и дата ввода в действие, а также параметры отображения (</w:t>
      </w:r>
      <w:r w:rsidRPr="007F05AD">
        <w:t>RespData</w:t>
      </w:r>
      <w:r w:rsidRPr="0068201B">
        <w:t>:</w:t>
      </w:r>
      <w:r w:rsidRPr="007F05AD">
        <w:t>VisualParams</w:t>
      </w:r>
      <w:r w:rsidRPr="0068201B">
        <w:t>) в виде комбинации аналитических признаков (в т.ч. в виде аналитического признака может быть получено наименование документа). Если в запросе</w:t>
      </w:r>
      <w:r w:rsidRPr="004C504A">
        <w:rPr>
          <w:rFonts w:eastAsiaTheme="majorEastAsia"/>
        </w:rPr>
        <w:t xml:space="preserve"> параметры отображения заданы (</w:t>
      </w:r>
      <w:r w:rsidRPr="007F05AD">
        <w:rPr>
          <w:rFonts w:eastAsiaTheme="majorEastAsia"/>
        </w:rPr>
        <w:t>VisualParams</w:t>
      </w:r>
      <w:r w:rsidRPr="0068201B">
        <w:rPr>
          <w:rFonts w:eastAsiaTheme="majorEastAsia"/>
        </w:rPr>
        <w:t>), тогда ответ будет содержать строки, включающие перечень заданных аналитических признаков. Если в запросе параметры отображения не заданы (</w:t>
      </w:r>
      <w:r w:rsidRPr="007F05AD">
        <w:rPr>
          <w:rFonts w:eastAsiaTheme="majorEastAsia"/>
        </w:rPr>
        <w:t>VisualParams</w:t>
      </w:r>
      <w:r w:rsidRPr="0068201B">
        <w:rPr>
          <w:rFonts w:eastAsiaTheme="majorEastAsia"/>
        </w:rPr>
        <w:t>), то ответ будет содержать строки, включающие перечень всех зарегис</w:t>
      </w:r>
      <w:r w:rsidRPr="004C504A">
        <w:rPr>
          <w:rFonts w:eastAsiaTheme="majorEastAsia"/>
        </w:rPr>
        <w:t xml:space="preserve">трированных в </w:t>
      </w:r>
      <w:r w:rsidRPr="007F05AD">
        <w:rPr>
          <w:rFonts w:eastAsiaTheme="majorEastAsia"/>
        </w:rPr>
        <w:t>SVAP</w:t>
      </w:r>
      <w:r w:rsidRPr="0068201B">
        <w:rPr>
          <w:rFonts w:eastAsiaTheme="majorEastAsia"/>
        </w:rPr>
        <w:t xml:space="preserve"> аналитических признаков.</w:t>
      </w:r>
    </w:p>
    <w:p w14:paraId="3A1C4D29" w14:textId="1E1B162E" w:rsidR="004C5324" w:rsidRPr="00335858" w:rsidRDefault="004C5324" w:rsidP="0068201B">
      <w:pPr>
        <w:pStyle w:val="GOSTNormal"/>
      </w:pPr>
      <w:r w:rsidRPr="0068201B">
        <w:t>Если в запросе заполнен признак расчета итоговой строки (</w:t>
      </w:r>
      <w:r w:rsidRPr="007F05AD">
        <w:t>SummaryOnlyShow</w:t>
      </w:r>
      <w:r w:rsidRPr="0068201B">
        <w:t xml:space="preserve">), то параметры отображения запроса </w:t>
      </w:r>
      <w:r w:rsidRPr="0068201B">
        <w:rPr>
          <w:rFonts w:eastAsiaTheme="majorEastAsia"/>
        </w:rPr>
        <w:t>(</w:t>
      </w:r>
      <w:r w:rsidRPr="007F05AD">
        <w:rPr>
          <w:rFonts w:eastAsiaTheme="majorEastAsia"/>
        </w:rPr>
        <w:t>VisualParams</w:t>
      </w:r>
      <w:r w:rsidRPr="0068201B">
        <w:rPr>
          <w:rFonts w:eastAsiaTheme="majorEastAsia"/>
        </w:rPr>
        <w:t xml:space="preserve">) игнорируются, расчет сумм производится по счетам аналитического учета, предусмотренным алгоритмом расчета показателей согласно </w:t>
      </w:r>
      <w:ins w:id="308" w:author="Сатлер Марина Викторовна" w:date="2024-01-15T16:57:00Z">
        <w:r w:rsidR="000B7D75">
          <w:t xml:space="preserve">таблице </w:t>
        </w:r>
        <w:r w:rsidR="000B7D75">
          <w:fldChar w:fldCharType="begin"/>
        </w:r>
        <w:r w:rsidR="000B7D75">
          <w:instrText xml:space="preserve"> REF _Ref156229777 \h </w:instrText>
        </w:r>
      </w:ins>
      <w:r w:rsidR="000B7D75">
        <w:fldChar w:fldCharType="separate"/>
      </w:r>
      <w:r w:rsidR="00D84B4C">
        <w:rPr>
          <w:noProof/>
        </w:rPr>
        <w:t>6</w:t>
      </w:r>
      <w:ins w:id="309" w:author="Сатлер Марина Викторовна" w:date="2024-01-15T16:57:00Z">
        <w:r w:rsidR="000B7D75">
          <w:fldChar w:fldCharType="end"/>
        </w:r>
      </w:ins>
      <w:r w:rsidRPr="0068201B">
        <w:rPr>
          <w:rFonts w:eastAsiaTheme="majorEastAsia"/>
        </w:rPr>
        <w:t xml:space="preserve">, </w:t>
      </w:r>
      <w:r w:rsidRPr="0068201B">
        <w:t>с полной группировкой данных по всем остальным аналитическим признакам</w:t>
      </w:r>
      <w:r w:rsidR="008239C3" w:rsidRPr="00335858">
        <w:t xml:space="preserve"> и всем документам</w:t>
      </w:r>
      <w:r w:rsidRPr="004C504A">
        <w:rPr>
          <w:rFonts w:eastAsiaTheme="majorEastAsia"/>
        </w:rPr>
        <w:t xml:space="preserve">, </w:t>
      </w:r>
      <w:r w:rsidRPr="004C504A">
        <w:t xml:space="preserve">в ответе </w:t>
      </w:r>
      <w:r w:rsidR="008239C3" w:rsidRPr="004C504A">
        <w:t xml:space="preserve">не заполняются </w:t>
      </w:r>
      <w:r w:rsidRPr="004C504A">
        <w:t>параметры отображения данных (</w:t>
      </w:r>
      <w:r w:rsidRPr="007F05AD">
        <w:t>RespData</w:t>
      </w:r>
      <w:r w:rsidRPr="0068201B">
        <w:t>:</w:t>
      </w:r>
      <w:r w:rsidRPr="007F05AD">
        <w:t>VisualParams</w:t>
      </w:r>
      <w:r w:rsidRPr="0068201B">
        <w:t>)</w:t>
      </w:r>
      <w:r w:rsidR="008239C3" w:rsidRPr="0068201B">
        <w:t xml:space="preserve">, а также реквизиты первичного документа, дата отражения операции в учете и дата ввода в действие (при </w:t>
      </w:r>
      <w:r w:rsidR="008239C3" w:rsidRPr="007F05AD">
        <w:t>Documents</w:t>
      </w:r>
      <w:r w:rsidR="008239C3" w:rsidRPr="0068201B">
        <w:t xml:space="preserve"> = 1)</w:t>
      </w:r>
      <w:r w:rsidRPr="0068201B">
        <w:t>.</w:t>
      </w:r>
    </w:p>
    <w:p w14:paraId="6AC8E107" w14:textId="77777777" w:rsidR="004C5324" w:rsidRPr="004C504A" w:rsidRDefault="004C5324" w:rsidP="007F05AD">
      <w:pPr>
        <w:pStyle w:val="GOSTNormal"/>
      </w:pPr>
      <w:r w:rsidRPr="004C504A">
        <w:t xml:space="preserve">Для запроса </w:t>
      </w:r>
      <w:r w:rsidRPr="004C504A">
        <w:rPr>
          <w:rFonts w:eastAsiaTheme="majorEastAsia"/>
        </w:rPr>
        <w:t xml:space="preserve">расчета </w:t>
      </w:r>
      <w:r w:rsidR="007F721E" w:rsidRPr="004C504A">
        <w:rPr>
          <w:rFonts w:eastAsiaTheme="majorEastAsia"/>
        </w:rPr>
        <w:t xml:space="preserve">сводных данных по </w:t>
      </w:r>
      <w:r w:rsidR="007F721E" w:rsidRPr="004C504A">
        <w:t>показателям</w:t>
      </w:r>
      <w:r w:rsidRPr="004C504A">
        <w:t xml:space="preserve"> состояния лицевых счетов</w:t>
      </w:r>
      <w:r w:rsidRPr="004C504A">
        <w:rPr>
          <w:rFonts w:eastAsiaTheme="majorEastAsia"/>
        </w:rPr>
        <w:t xml:space="preserve"> (тип </w:t>
      </w:r>
      <w:r w:rsidR="007F721E" w:rsidRPr="007F05AD">
        <w:t>CONS</w:t>
      </w:r>
      <w:r w:rsidR="007F721E" w:rsidRPr="0068201B">
        <w:rPr>
          <w:rFonts w:eastAsiaTheme="majorEastAsia"/>
        </w:rPr>
        <w:t>)</w:t>
      </w:r>
      <w:r w:rsidRPr="0068201B">
        <w:rPr>
          <w:rFonts w:eastAsiaTheme="majorEastAsia"/>
        </w:rPr>
        <w:t xml:space="preserve"> </w:t>
      </w:r>
      <w:r w:rsidRPr="004C504A">
        <w:t>предусматривается возможность:</w:t>
      </w:r>
    </w:p>
    <w:p w14:paraId="376DC028" w14:textId="77777777" w:rsidR="004C5324" w:rsidRPr="001A1452" w:rsidRDefault="004C5324" w:rsidP="007F05AD">
      <w:pPr>
        <w:pStyle w:val="GOSTListmark1"/>
      </w:pPr>
      <w:r>
        <w:t>постраничной передачи данных в ответе с учетом настройки пользователем количества строк на странице (параметры «Сдвиг по номеру страницы» (</w:t>
      </w:r>
      <w:r>
        <w:rPr>
          <w:szCs w:val="22"/>
          <w:lang w:val="en-US"/>
        </w:rPr>
        <w:t>Offset</w:t>
      </w:r>
      <w:r>
        <w:t>) и «Количество записей на странице» (</w:t>
      </w:r>
      <w:r>
        <w:rPr>
          <w:szCs w:val="22"/>
          <w:lang w:val="en-US"/>
        </w:rPr>
        <w:t>Limit</w:t>
      </w:r>
      <w:r>
        <w:t>) в запросе, параметры «Номер текущей страницы» (</w:t>
      </w:r>
      <w:r>
        <w:rPr>
          <w:szCs w:val="22"/>
          <w:lang w:val="en-US"/>
        </w:rPr>
        <w:t>Page</w:t>
      </w:r>
      <w:r>
        <w:rPr>
          <w:szCs w:val="22"/>
        </w:rPr>
        <w:t>) и «Всего страниц» (</w:t>
      </w:r>
      <w:r>
        <w:rPr>
          <w:szCs w:val="22"/>
          <w:lang w:val="en-US"/>
        </w:rPr>
        <w:t>AllPages</w:t>
      </w:r>
      <w:r w:rsidRPr="00D56DF7">
        <w:rPr>
          <w:szCs w:val="22"/>
        </w:rPr>
        <w:t>)</w:t>
      </w:r>
      <w:r>
        <w:rPr>
          <w:szCs w:val="22"/>
        </w:rPr>
        <w:t xml:space="preserve"> в ответе</w:t>
      </w:r>
      <w:r w:rsidRPr="00D56DF7">
        <w:rPr>
          <w:szCs w:val="22"/>
        </w:rPr>
        <w:t>)</w:t>
      </w:r>
      <w:r>
        <w:rPr>
          <w:szCs w:val="22"/>
        </w:rPr>
        <w:t>;</w:t>
      </w:r>
    </w:p>
    <w:p w14:paraId="087186B1" w14:textId="57987CA4" w:rsidR="004C5324" w:rsidRDefault="004C5324" w:rsidP="007F05AD">
      <w:pPr>
        <w:pStyle w:val="GOSTListmark1"/>
      </w:pPr>
      <w:r>
        <w:rPr>
          <w:szCs w:val="22"/>
        </w:rPr>
        <w:t>фильтрации строк по суммовым значениям</w:t>
      </w:r>
      <w:r>
        <w:t xml:space="preserve">, полученным по результатам расчета показателей состояния лицевых счетов: больше, меньше, равно и др. </w:t>
      </w:r>
      <w:r w:rsidRPr="001A1452">
        <w:rPr>
          <w:szCs w:val="22"/>
        </w:rPr>
        <w:t>(</w:t>
      </w:r>
      <w:r w:rsidRPr="00D56DF7">
        <w:rPr>
          <w:szCs w:val="22"/>
        </w:rPr>
        <w:t>SumFilterParams)</w:t>
      </w:r>
      <w:r w:rsidRPr="001A1452">
        <w:rPr>
          <w:szCs w:val="22"/>
        </w:rPr>
        <w:t>.</w:t>
      </w:r>
    </w:p>
    <w:p w14:paraId="0648E4B5" w14:textId="2E68AB0F" w:rsidR="004C5324" w:rsidRPr="00087F3D" w:rsidRDefault="004C5324" w:rsidP="0068201B">
      <w:pPr>
        <w:pStyle w:val="GOSTNormal"/>
      </w:pPr>
      <w:r w:rsidRPr="0068201B">
        <w:t>При поступлении запроса с типом «</w:t>
      </w:r>
      <w:r w:rsidR="007F721E" w:rsidRPr="007F05AD">
        <w:t>CONS</w:t>
      </w:r>
      <w:r w:rsidRPr="0068201B">
        <w:t xml:space="preserve">» с </w:t>
      </w:r>
      <w:r w:rsidRPr="007F05AD">
        <w:t>GUID</w:t>
      </w:r>
      <w:r w:rsidRPr="0068201B">
        <w:t xml:space="preserve"> запроса, который ранее уже направлялся, в ответе будет всегда возвращаться ошибка (E – ERROR – Неуспешное завершение).</w:t>
      </w:r>
    </w:p>
    <w:p w14:paraId="357AB445" w14:textId="77777777" w:rsidR="004C5324" w:rsidRPr="0068201B" w:rsidRDefault="004C5324" w:rsidP="0068201B">
      <w:pPr>
        <w:pStyle w:val="GOSTNormal"/>
      </w:pPr>
      <w:r w:rsidRPr="00087F3D">
        <w:lastRenderedPageBreak/>
        <w:t>При поступлении запроса с типом «</w:t>
      </w:r>
      <w:r w:rsidR="007F721E" w:rsidRPr="007F05AD">
        <w:t>CONS</w:t>
      </w:r>
      <w:r w:rsidRPr="0068201B">
        <w:t>», в результате которого выполнение запроса завершено успешно, но никакие данные не были отобраны (пустая выборка), в ответе будет возвращаться:</w:t>
      </w:r>
    </w:p>
    <w:p w14:paraId="3F627D9A" w14:textId="01DED596" w:rsidR="004C5324" w:rsidRDefault="004C5324" w:rsidP="007F05AD">
      <w:pPr>
        <w:pStyle w:val="GOSTListmark1"/>
      </w:pPr>
      <w:r>
        <w:t>информация об успешном выполнении запроса (</w:t>
      </w:r>
      <w:r w:rsidRPr="00B603BE">
        <w:t xml:space="preserve">S </w:t>
      </w:r>
      <w:r w:rsidR="00D84B4C">
        <w:t>–</w:t>
      </w:r>
      <w:r w:rsidRPr="00B603BE">
        <w:t xml:space="preserve"> SUCCESS – Успешное завершение</w:t>
      </w:r>
      <w:r>
        <w:t>), но при этом блок «</w:t>
      </w:r>
      <w:r>
        <w:rPr>
          <w:lang w:val="en-US"/>
        </w:rPr>
        <w:t>document</w:t>
      </w:r>
      <w:r>
        <w:t>»</w:t>
      </w:r>
      <w:r w:rsidRPr="00B603BE">
        <w:t xml:space="preserve"> </w:t>
      </w:r>
      <w:r>
        <w:t>будет отсутствовать, если параметр «Формировать при отсутствии данных» (</w:t>
      </w:r>
      <w:r w:rsidRPr="006754E6">
        <w:t>ReturnIfEmpty</w:t>
      </w:r>
      <w:r>
        <w:t>) имеет значение «1»;</w:t>
      </w:r>
    </w:p>
    <w:p w14:paraId="4079622C" w14:textId="16678B90" w:rsidR="004C5324" w:rsidRPr="00DC74E8" w:rsidRDefault="004C5324" w:rsidP="007F05AD">
      <w:pPr>
        <w:pStyle w:val="GOSTListmark1"/>
      </w:pPr>
      <w:r>
        <w:t>информация о неуспешном выполнении запроса (</w:t>
      </w:r>
      <w:r>
        <w:rPr>
          <w:lang w:val="en-US"/>
        </w:rPr>
        <w:t>E</w:t>
      </w:r>
      <w:r>
        <w:t xml:space="preserve"> </w:t>
      </w:r>
      <w:r w:rsidR="00D84B4C">
        <w:t>–</w:t>
      </w:r>
      <w:r>
        <w:t xml:space="preserve"> </w:t>
      </w:r>
      <w:r>
        <w:rPr>
          <w:lang w:val="en-US"/>
        </w:rPr>
        <w:t>ERROR</w:t>
      </w:r>
      <w:r>
        <w:t xml:space="preserve"> – Неуспешное завершение) с сообщением </w:t>
      </w:r>
      <w:r w:rsidRPr="003831CA">
        <w:t>«Отчет не содержит данных»</w:t>
      </w:r>
      <w:r>
        <w:t>, если параметр «Формировать при отсутствии данных» (</w:t>
      </w:r>
      <w:r w:rsidRPr="006754E6">
        <w:t>ReturnIfEmpty</w:t>
      </w:r>
      <w:r>
        <w:t>) имеет значение «0».</w:t>
      </w:r>
    </w:p>
    <w:p w14:paraId="0BB81B0A" w14:textId="77777777" w:rsidR="00AB2587" w:rsidRPr="007F05AD" w:rsidRDefault="00AB2587" w:rsidP="0068201B">
      <w:pPr>
        <w:pStyle w:val="21"/>
      </w:pPr>
      <w:bookmarkStart w:id="310" w:name="_Toc131524657"/>
      <w:bookmarkStart w:id="311" w:name="_Toc131524927"/>
      <w:bookmarkStart w:id="312" w:name="_Toc131524669"/>
      <w:bookmarkStart w:id="313" w:name="_Toc131524939"/>
      <w:bookmarkStart w:id="314" w:name="_Toc131524670"/>
      <w:bookmarkStart w:id="315" w:name="_Toc131524940"/>
      <w:bookmarkStart w:id="316" w:name="_Toc131524671"/>
      <w:bookmarkStart w:id="317" w:name="_Toc131524941"/>
      <w:bookmarkStart w:id="318" w:name="_Toc131524672"/>
      <w:bookmarkStart w:id="319" w:name="_Toc131524942"/>
      <w:bookmarkStart w:id="320" w:name="_Toc121319646"/>
      <w:bookmarkStart w:id="321" w:name="_Toc202537612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r w:rsidRPr="0068201B">
        <w:t>Параметры запроса</w:t>
      </w:r>
      <w:bookmarkEnd w:id="320"/>
      <w:bookmarkEnd w:id="321"/>
    </w:p>
    <w:p w14:paraId="5A83DD5E" w14:textId="4D8F4879" w:rsidR="00E644A4" w:rsidRDefault="00A94F53" w:rsidP="007F05AD">
      <w:pPr>
        <w:pStyle w:val="GOSTNameTable"/>
      </w:pPr>
      <w:r>
        <w:rPr>
          <w:noProof/>
        </w:rPr>
        <w:fldChar w:fldCharType="begin"/>
      </w:r>
      <w:r>
        <w:rPr>
          <w:noProof/>
        </w:rPr>
        <w:instrText xml:space="preserve"> SEQ Таблица \* ARABIC </w:instrText>
      </w:r>
      <w:r>
        <w:rPr>
          <w:noProof/>
        </w:rPr>
        <w:fldChar w:fldCharType="separate"/>
      </w:r>
      <w:bookmarkStart w:id="322" w:name="_Toc202537622"/>
      <w:r w:rsidR="00D84B4C">
        <w:rPr>
          <w:noProof/>
        </w:rPr>
        <w:t>4</w:t>
      </w:r>
      <w:r>
        <w:rPr>
          <w:noProof/>
        </w:rPr>
        <w:fldChar w:fldCharType="end"/>
      </w:r>
      <w:r w:rsidR="00E644A4">
        <w:t xml:space="preserve"> </w:t>
      </w:r>
      <w:r w:rsidR="00D84B4C">
        <w:t>–</w:t>
      </w:r>
      <w:r w:rsidR="00E644A4">
        <w:t xml:space="preserve"> </w:t>
      </w:r>
      <w:r w:rsidR="00E644A4" w:rsidRPr="00460931">
        <w:t>Параметры запроса расчета сводных данных по показателям состояния лицевых счетов</w:t>
      </w:r>
      <w:bookmarkEnd w:id="322"/>
    </w:p>
    <w:tbl>
      <w:tblPr>
        <w:tblStyle w:val="GOSTTable"/>
        <w:tblW w:w="5000" w:type="pct"/>
        <w:tblLayout w:type="fixed"/>
        <w:tblLook w:val="07E0" w:firstRow="1" w:lastRow="1" w:firstColumn="1" w:lastColumn="1" w:noHBand="1" w:noVBand="1"/>
      </w:tblPr>
      <w:tblGrid>
        <w:gridCol w:w="3406"/>
        <w:gridCol w:w="2323"/>
        <w:gridCol w:w="1547"/>
        <w:gridCol w:w="866"/>
        <w:gridCol w:w="976"/>
        <w:gridCol w:w="6576"/>
      </w:tblGrid>
      <w:tr w:rsidR="000B7D75" w:rsidRPr="00B9499D" w14:paraId="11C97516" w14:textId="77777777" w:rsidTr="008C7E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9"/>
        </w:trPr>
        <w:tc>
          <w:tcPr>
            <w:tcW w:w="1085" w:type="pct"/>
            <w:hideMark/>
          </w:tcPr>
          <w:bookmarkEnd w:id="216"/>
          <w:bookmarkEnd w:id="217"/>
          <w:p w14:paraId="4D539459" w14:textId="77777777" w:rsidR="00AB2587" w:rsidRPr="00B9499D" w:rsidRDefault="00AB2587" w:rsidP="00AB2587">
            <w:pPr>
              <w:pStyle w:val="GOSTTableHead"/>
            </w:pPr>
            <w:r w:rsidRPr="00B9499D">
              <w:t>Наименование параметра</w:t>
            </w:r>
          </w:p>
        </w:tc>
        <w:tc>
          <w:tcPr>
            <w:tcW w:w="740" w:type="pct"/>
            <w:hideMark/>
          </w:tcPr>
          <w:p w14:paraId="1A6EE7E3" w14:textId="77777777" w:rsidR="00AB2587" w:rsidRPr="00B9499D" w:rsidRDefault="00AB2587" w:rsidP="00AB2587">
            <w:pPr>
              <w:pStyle w:val="GOSTTableHead"/>
            </w:pPr>
            <w:r w:rsidRPr="00B9499D">
              <w:t>Название тэга</w:t>
            </w:r>
          </w:p>
        </w:tc>
        <w:tc>
          <w:tcPr>
            <w:tcW w:w="493" w:type="pct"/>
            <w:hideMark/>
          </w:tcPr>
          <w:p w14:paraId="2BC2A2DE" w14:textId="77777777" w:rsidR="00AB2587" w:rsidRPr="00B9499D" w:rsidRDefault="00AB2587" w:rsidP="00AB2587">
            <w:pPr>
              <w:pStyle w:val="GOSTTableHead"/>
              <w:rPr>
                <w:szCs w:val="22"/>
                <w:lang w:val="en-US"/>
              </w:rPr>
            </w:pPr>
            <w:r w:rsidRPr="00B9499D">
              <w:rPr>
                <w:szCs w:val="22"/>
              </w:rPr>
              <w:t>Тип данных</w:t>
            </w:r>
          </w:p>
        </w:tc>
        <w:tc>
          <w:tcPr>
            <w:tcW w:w="276" w:type="pct"/>
          </w:tcPr>
          <w:p w14:paraId="64EEE95A" w14:textId="77777777" w:rsidR="00AB2587" w:rsidRPr="00B9499D" w:rsidRDefault="00AB2587" w:rsidP="00AB2587">
            <w:pPr>
              <w:pStyle w:val="GOSTTableHead"/>
              <w:rPr>
                <w:szCs w:val="22"/>
              </w:rPr>
            </w:pPr>
            <w:r w:rsidRPr="00B9499D">
              <w:rPr>
                <w:szCs w:val="22"/>
              </w:rPr>
              <w:t>Обязательность</w:t>
            </w:r>
          </w:p>
        </w:tc>
        <w:tc>
          <w:tcPr>
            <w:tcW w:w="311" w:type="pct"/>
            <w:hideMark/>
          </w:tcPr>
          <w:p w14:paraId="3C7AFF35" w14:textId="77777777" w:rsidR="00AB2587" w:rsidRPr="00B9499D" w:rsidRDefault="00AB2587" w:rsidP="00AB2587">
            <w:pPr>
              <w:pStyle w:val="GOSTTableHead"/>
              <w:rPr>
                <w:szCs w:val="22"/>
              </w:rPr>
            </w:pPr>
            <w:r w:rsidRPr="00B9499D">
              <w:rPr>
                <w:szCs w:val="22"/>
              </w:rPr>
              <w:t>Размерность</w:t>
            </w:r>
          </w:p>
        </w:tc>
        <w:tc>
          <w:tcPr>
            <w:tcW w:w="2095" w:type="pct"/>
          </w:tcPr>
          <w:p w14:paraId="559D621A" w14:textId="77777777" w:rsidR="00AB2587" w:rsidRPr="00B9499D" w:rsidRDefault="00AB2587" w:rsidP="00AB2587">
            <w:pPr>
              <w:pStyle w:val="GOSTTableHead"/>
              <w:rPr>
                <w:szCs w:val="22"/>
              </w:rPr>
            </w:pPr>
            <w:r w:rsidRPr="00B9499D">
              <w:rPr>
                <w:szCs w:val="22"/>
              </w:rPr>
              <w:t>Описание</w:t>
            </w:r>
          </w:p>
        </w:tc>
      </w:tr>
      <w:tr w:rsidR="00AB2587" w:rsidRPr="00B9499D" w14:paraId="4E5901A0" w14:textId="77777777" w:rsidTr="00367D45">
        <w:tc>
          <w:tcPr>
            <w:tcW w:w="5000" w:type="pct"/>
            <w:gridSpan w:val="6"/>
          </w:tcPr>
          <w:p w14:paraId="789D8735" w14:textId="77777777" w:rsidR="00AB2587" w:rsidRPr="00B9499D" w:rsidRDefault="00AB2587" w:rsidP="00AB2587">
            <w:pPr>
              <w:ind w:firstLine="30"/>
              <w:jc w:val="center"/>
              <w:rPr>
                <w:b/>
                <w:sz w:val="22"/>
                <w:szCs w:val="22"/>
              </w:rPr>
            </w:pPr>
            <w:r w:rsidRPr="00B9499D">
              <w:rPr>
                <w:b/>
                <w:sz w:val="22"/>
                <w:szCs w:val="22"/>
              </w:rPr>
              <w:t xml:space="preserve">Перечень параметров </w:t>
            </w:r>
            <w:r w:rsidR="005E1AEF">
              <w:rPr>
                <w:b/>
                <w:sz w:val="22"/>
                <w:szCs w:val="22"/>
              </w:rPr>
              <w:t xml:space="preserve">заголовка </w:t>
            </w:r>
            <w:r w:rsidRPr="00B9499D">
              <w:rPr>
                <w:b/>
                <w:sz w:val="22"/>
                <w:szCs w:val="22"/>
              </w:rPr>
              <w:t>запроса (</w:t>
            </w:r>
            <w:r w:rsidRPr="00B9499D">
              <w:rPr>
                <w:b/>
                <w:sz w:val="22"/>
                <w:szCs w:val="22"/>
                <w:lang w:val="en-US"/>
              </w:rPr>
              <w:t>header</w:t>
            </w:r>
            <w:r w:rsidRPr="00B9499D">
              <w:rPr>
                <w:b/>
                <w:sz w:val="22"/>
                <w:szCs w:val="22"/>
              </w:rPr>
              <w:t>)</w:t>
            </w:r>
          </w:p>
        </w:tc>
      </w:tr>
      <w:tr w:rsidR="000B7D75" w:rsidRPr="00B9499D" w14:paraId="16B89A7E" w14:textId="77777777" w:rsidTr="008C7E05">
        <w:tc>
          <w:tcPr>
            <w:tcW w:w="1085" w:type="pct"/>
          </w:tcPr>
          <w:p w14:paraId="47A03D41" w14:textId="77777777" w:rsidR="00AB2587" w:rsidRPr="00B9499D" w:rsidRDefault="00AB2587" w:rsidP="00AB2587">
            <w:pPr>
              <w:pStyle w:val="GOSTTablenorm"/>
            </w:pPr>
            <w:r w:rsidRPr="00B9499D">
              <w:t>Система</w:t>
            </w:r>
            <w:r w:rsidR="00441570">
              <w:t xml:space="preserve"> </w:t>
            </w:r>
            <w:r w:rsidRPr="00B9499D">
              <w:t>-</w:t>
            </w:r>
            <w:r w:rsidR="00441570">
              <w:t xml:space="preserve"> </w:t>
            </w:r>
            <w:r w:rsidRPr="00B9499D">
              <w:t>отправитель</w:t>
            </w:r>
            <w:r w:rsidR="00AE0E84">
              <w:t xml:space="preserve"> запроса</w:t>
            </w:r>
          </w:p>
        </w:tc>
        <w:tc>
          <w:tcPr>
            <w:tcW w:w="740" w:type="pct"/>
          </w:tcPr>
          <w:p w14:paraId="695AB031" w14:textId="77777777" w:rsidR="00AB2587" w:rsidRPr="00B9499D" w:rsidRDefault="00AB2587" w:rsidP="00AB2587">
            <w:pPr>
              <w:pStyle w:val="GOSTTablenorm"/>
              <w:rPr>
                <w:lang w:val="en-US"/>
              </w:rPr>
            </w:pPr>
            <w:r w:rsidRPr="00B9499D">
              <w:rPr>
                <w:lang w:val="en-US"/>
              </w:rPr>
              <w:t>Source</w:t>
            </w:r>
          </w:p>
        </w:tc>
        <w:tc>
          <w:tcPr>
            <w:tcW w:w="493" w:type="pct"/>
          </w:tcPr>
          <w:p w14:paraId="57262FE0" w14:textId="77777777" w:rsidR="00AB2587" w:rsidRPr="00B9499D" w:rsidRDefault="00AB2587" w:rsidP="00AB2587">
            <w:pPr>
              <w:ind w:firstLine="30"/>
              <w:rPr>
                <w:sz w:val="22"/>
                <w:szCs w:val="22"/>
                <w:lang w:val="en-US"/>
              </w:rPr>
            </w:pPr>
            <w:r w:rsidRPr="00B9499D">
              <w:rPr>
                <w:sz w:val="22"/>
                <w:szCs w:val="22"/>
              </w:rPr>
              <w:t>Строка</w:t>
            </w:r>
          </w:p>
        </w:tc>
        <w:tc>
          <w:tcPr>
            <w:tcW w:w="276" w:type="pct"/>
          </w:tcPr>
          <w:p w14:paraId="6F0789AD" w14:textId="77777777" w:rsidR="00AB2587" w:rsidRPr="00B9499D" w:rsidRDefault="00AB2587" w:rsidP="00AB2587">
            <w:pPr>
              <w:ind w:firstLine="30"/>
              <w:rPr>
                <w:sz w:val="22"/>
                <w:szCs w:val="22"/>
              </w:rPr>
            </w:pPr>
            <w:r w:rsidRPr="00B9499D">
              <w:rPr>
                <w:sz w:val="22"/>
                <w:szCs w:val="22"/>
              </w:rPr>
              <w:t>Да</w:t>
            </w:r>
          </w:p>
        </w:tc>
        <w:tc>
          <w:tcPr>
            <w:tcW w:w="311" w:type="pct"/>
          </w:tcPr>
          <w:p w14:paraId="0F39A1DE" w14:textId="77777777" w:rsidR="00AB2587" w:rsidRPr="00B9499D" w:rsidRDefault="00AB2587" w:rsidP="00AB2587">
            <w:pPr>
              <w:pStyle w:val="GOSTTablenorm"/>
              <w:rPr>
                <w:lang w:val="en-US"/>
              </w:rPr>
            </w:pPr>
            <w:r w:rsidRPr="00B9499D">
              <w:t>&lt;=</w:t>
            </w:r>
            <w:r w:rsidRPr="00B9499D">
              <w:rPr>
                <w:lang w:val="en-US"/>
              </w:rPr>
              <w:t>10</w:t>
            </w:r>
          </w:p>
        </w:tc>
        <w:tc>
          <w:tcPr>
            <w:tcW w:w="2095" w:type="pct"/>
          </w:tcPr>
          <w:p w14:paraId="31038A68" w14:textId="75C32A5B" w:rsidR="00AB2587" w:rsidRPr="00B9499D" w:rsidRDefault="00AB2587" w:rsidP="00AB2587">
            <w:pPr>
              <w:pStyle w:val="GOSTTablenorm"/>
            </w:pPr>
            <w:r w:rsidRPr="00B9499D">
              <w:t>ФП</w:t>
            </w:r>
            <w:r w:rsidR="00F956EF">
              <w:t xml:space="preserve"> </w:t>
            </w:r>
            <w:r w:rsidR="00F956EF">
              <w:rPr>
                <w:szCs w:val="22"/>
              </w:rPr>
              <w:t>ГИИС ЭБ</w:t>
            </w:r>
            <w:r w:rsidRPr="00B9499D">
              <w:t xml:space="preserve"> </w:t>
            </w:r>
            <w:r w:rsidR="00D84B4C">
              <w:t>–</w:t>
            </w:r>
            <w:r w:rsidRPr="00B9499D">
              <w:t xml:space="preserve"> отправитель запроса. Возможные значения:</w:t>
            </w:r>
          </w:p>
          <w:p w14:paraId="560AAA4F" w14:textId="180964FA" w:rsidR="00BF3226" w:rsidRDefault="00BF3226" w:rsidP="00832A01">
            <w:pPr>
              <w:pStyle w:val="GOSTTableListMark1"/>
              <w:rPr>
                <w:lang w:val="en-US"/>
              </w:rPr>
            </w:pPr>
            <w:commentRangeStart w:id="323"/>
            <w:r w:rsidRPr="36854D62">
              <w:rPr>
                <w:lang w:val="en-US"/>
              </w:rPr>
              <w:t>EXP</w:t>
            </w:r>
            <w:r w:rsidRPr="36854D62">
              <w:t>0</w:t>
            </w:r>
            <w:r>
              <w:t>1</w:t>
            </w:r>
            <w:r w:rsidRPr="36854D62">
              <w:rPr>
                <w:lang w:val="en-US"/>
              </w:rPr>
              <w:t xml:space="preserve"> (ПУР</w:t>
            </w:r>
            <w:r>
              <w:t xml:space="preserve"> 01</w:t>
            </w:r>
            <w:r w:rsidRPr="36854D62">
              <w:rPr>
                <w:lang w:val="en-US"/>
              </w:rPr>
              <w:t xml:space="preserve"> ЭБ)</w:t>
            </w:r>
            <w:r w:rsidR="00190F19">
              <w:t>;</w:t>
            </w:r>
            <w:commentRangeEnd w:id="323"/>
            <w:r w:rsidR="00B52304">
              <w:rPr>
                <w:rStyle w:val="affa"/>
                <w:sz w:val="22"/>
                <w:szCs w:val="20"/>
                <w:lang w:val="en-US"/>
              </w:rPr>
              <w:commentReference w:id="323"/>
            </w:r>
          </w:p>
          <w:p w14:paraId="6FE17991" w14:textId="23B446BE" w:rsidR="00AB2587" w:rsidRDefault="36854D62" w:rsidP="00832A01">
            <w:pPr>
              <w:pStyle w:val="GOSTTableListMark1"/>
              <w:rPr>
                <w:lang w:val="en-US"/>
              </w:rPr>
            </w:pPr>
            <w:r w:rsidRPr="36854D62">
              <w:rPr>
                <w:lang w:val="en-US"/>
              </w:rPr>
              <w:t>EXP</w:t>
            </w:r>
            <w:r w:rsidRPr="36854D62">
              <w:t>05</w:t>
            </w:r>
            <w:r w:rsidRPr="36854D62">
              <w:rPr>
                <w:lang w:val="en-US"/>
              </w:rPr>
              <w:t xml:space="preserve"> (ПУР</w:t>
            </w:r>
            <w:r w:rsidRPr="36854D62">
              <w:t xml:space="preserve"> 05</w:t>
            </w:r>
            <w:r w:rsidRPr="36854D62">
              <w:rPr>
                <w:lang w:val="en-US"/>
              </w:rPr>
              <w:t xml:space="preserve"> ЭБ)</w:t>
            </w:r>
            <w:r w:rsidR="00087F3D">
              <w:t>;</w:t>
            </w:r>
          </w:p>
          <w:p w14:paraId="44BE7F6F" w14:textId="77777777" w:rsidR="004C3BA9" w:rsidRPr="00D931F1" w:rsidRDefault="0044763D" w:rsidP="004C3BA9">
            <w:pPr>
              <w:pStyle w:val="GOSTTableListMark1"/>
              <w:rPr>
                <w:lang w:val="en-US"/>
              </w:rPr>
            </w:pPr>
            <w:r>
              <w:rPr>
                <w:lang w:val="en-US"/>
              </w:rPr>
              <w:t>EXP03 (</w:t>
            </w:r>
            <w:r>
              <w:t>ПУР 03 ЭБ)</w:t>
            </w:r>
            <w:r w:rsidR="00D931F1">
              <w:t>;</w:t>
            </w:r>
          </w:p>
          <w:p w14:paraId="30C87EE3" w14:textId="5316A95F" w:rsidR="00D931F1" w:rsidRPr="004C3BA9" w:rsidRDefault="00D931F1" w:rsidP="004C3BA9">
            <w:pPr>
              <w:pStyle w:val="GOSTTableListMark1"/>
              <w:rPr>
                <w:lang w:val="en-US"/>
              </w:rPr>
            </w:pPr>
            <w:r>
              <w:rPr>
                <w:lang w:val="en-US"/>
              </w:rPr>
              <w:t>TSE</w:t>
            </w:r>
            <w:r>
              <w:t xml:space="preserve"> (ПУР КС)</w:t>
            </w:r>
          </w:p>
        </w:tc>
      </w:tr>
      <w:tr w:rsidR="000B7D75" w:rsidRPr="00B9499D" w14:paraId="1C6611C8" w14:textId="77777777" w:rsidTr="008C7E05">
        <w:tc>
          <w:tcPr>
            <w:tcW w:w="1085" w:type="pct"/>
          </w:tcPr>
          <w:p w14:paraId="430B86F3" w14:textId="77777777" w:rsidR="00AB2587" w:rsidRPr="0068201B" w:rsidRDefault="00AB2587">
            <w:pPr>
              <w:pStyle w:val="GOSTTablenorm"/>
            </w:pPr>
            <w:r w:rsidRPr="0068201B">
              <w:t>Дата и время запроса</w:t>
            </w:r>
          </w:p>
        </w:tc>
        <w:tc>
          <w:tcPr>
            <w:tcW w:w="740" w:type="pct"/>
          </w:tcPr>
          <w:p w14:paraId="2C44F471" w14:textId="77777777" w:rsidR="00AB2587" w:rsidRPr="007F05AD" w:rsidRDefault="00AB2587">
            <w:pPr>
              <w:pStyle w:val="GOSTTablenorm"/>
            </w:pPr>
            <w:r w:rsidRPr="007F05AD">
              <w:t>ReqDateTime</w:t>
            </w:r>
          </w:p>
        </w:tc>
        <w:tc>
          <w:tcPr>
            <w:tcW w:w="493" w:type="pct"/>
          </w:tcPr>
          <w:p w14:paraId="6C62568F" w14:textId="77777777" w:rsidR="00AB2587" w:rsidRPr="00335858" w:rsidRDefault="00AB2587" w:rsidP="007F05AD">
            <w:pPr>
              <w:pStyle w:val="GOSTTablenorm"/>
            </w:pPr>
            <w:r w:rsidRPr="00335858">
              <w:t>Дата-время (</w:t>
            </w:r>
            <w:r w:rsidRPr="007F05AD">
              <w:t>timestamp</w:t>
            </w:r>
            <w:r w:rsidRPr="00335858">
              <w:t>)</w:t>
            </w:r>
          </w:p>
        </w:tc>
        <w:tc>
          <w:tcPr>
            <w:tcW w:w="276" w:type="pct"/>
          </w:tcPr>
          <w:p w14:paraId="139F9F0B" w14:textId="77777777" w:rsidR="00AB2587" w:rsidRPr="00A60059" w:rsidRDefault="00AB2587" w:rsidP="007F05AD">
            <w:pPr>
              <w:pStyle w:val="GOSTTablenorm"/>
            </w:pPr>
            <w:r w:rsidRPr="00A60059">
              <w:t>Да</w:t>
            </w:r>
          </w:p>
        </w:tc>
        <w:tc>
          <w:tcPr>
            <w:tcW w:w="311" w:type="pct"/>
          </w:tcPr>
          <w:p w14:paraId="6DA51C78" w14:textId="616645A1" w:rsidR="00AB2587" w:rsidRPr="00231529" w:rsidRDefault="00AB2587" w:rsidP="007F05AD">
            <w:pPr>
              <w:pStyle w:val="GOSTTablenorm"/>
            </w:pPr>
          </w:p>
        </w:tc>
        <w:tc>
          <w:tcPr>
            <w:tcW w:w="2095" w:type="pct"/>
          </w:tcPr>
          <w:p w14:paraId="72421FA0" w14:textId="77777777" w:rsidR="00AB2587" w:rsidRPr="0068201B" w:rsidRDefault="00AB2587">
            <w:pPr>
              <w:pStyle w:val="GOSTTablenorm"/>
            </w:pPr>
            <w:r w:rsidRPr="0068201B">
              <w:t>Дата и время формирования запроса ФП</w:t>
            </w:r>
            <w:r w:rsidR="00F956EF" w:rsidRPr="0068201B">
              <w:t xml:space="preserve"> </w:t>
            </w:r>
            <w:r w:rsidR="00F956EF" w:rsidRPr="00335858">
              <w:t>ГИИС ЭБ</w:t>
            </w:r>
            <w:r w:rsidR="00441570" w:rsidRPr="00A60059">
              <w:t>.</w:t>
            </w:r>
          </w:p>
          <w:p w14:paraId="6DC43D06" w14:textId="77777777" w:rsidR="00AB2587" w:rsidRPr="0068201B" w:rsidRDefault="00AB2587">
            <w:pPr>
              <w:pStyle w:val="GOSTTablenorm"/>
            </w:pPr>
            <w:r w:rsidRPr="0068201B">
              <w:t xml:space="preserve">Формат </w:t>
            </w:r>
            <w:r w:rsidRPr="007F05AD">
              <w:t>YYYY</w:t>
            </w:r>
            <w:r w:rsidRPr="0068201B">
              <w:t>-</w:t>
            </w:r>
            <w:r w:rsidRPr="007F05AD">
              <w:t>MM</w:t>
            </w:r>
            <w:r w:rsidRPr="0068201B">
              <w:t>-</w:t>
            </w:r>
            <w:r w:rsidRPr="007F05AD">
              <w:t>DD</w:t>
            </w:r>
            <w:r w:rsidRPr="0068201B">
              <w:t xml:space="preserve"> </w:t>
            </w:r>
            <w:r w:rsidRPr="007F05AD">
              <w:t>hh</w:t>
            </w:r>
            <w:r w:rsidRPr="0068201B">
              <w:t>:</w:t>
            </w:r>
            <w:r w:rsidRPr="007F05AD">
              <w:t>mm</w:t>
            </w:r>
            <w:r w:rsidRPr="0068201B">
              <w:t>:</w:t>
            </w:r>
            <w:r w:rsidRPr="007F05AD">
              <w:t>ss</w:t>
            </w:r>
          </w:p>
        </w:tc>
      </w:tr>
      <w:tr w:rsidR="000B7D75" w:rsidRPr="00B9499D" w14:paraId="6D190C23" w14:textId="77777777" w:rsidTr="008C7E05">
        <w:tc>
          <w:tcPr>
            <w:tcW w:w="1085" w:type="pct"/>
          </w:tcPr>
          <w:p w14:paraId="12C4F037" w14:textId="77777777" w:rsidR="00AB2587" w:rsidRPr="0068201B" w:rsidRDefault="00AB2587">
            <w:pPr>
              <w:pStyle w:val="GOSTTablenorm"/>
            </w:pPr>
            <w:r w:rsidRPr="0068201B">
              <w:t>Версия формата запроса</w:t>
            </w:r>
          </w:p>
        </w:tc>
        <w:tc>
          <w:tcPr>
            <w:tcW w:w="740" w:type="pct"/>
          </w:tcPr>
          <w:p w14:paraId="28401731" w14:textId="77777777" w:rsidR="00AB2587" w:rsidRPr="007F05AD" w:rsidRDefault="00AB2587">
            <w:pPr>
              <w:pStyle w:val="GOSTTablenorm"/>
            </w:pPr>
            <w:r w:rsidRPr="007F05AD">
              <w:t>Version</w:t>
            </w:r>
          </w:p>
        </w:tc>
        <w:tc>
          <w:tcPr>
            <w:tcW w:w="493" w:type="pct"/>
          </w:tcPr>
          <w:p w14:paraId="3DC688E5" w14:textId="77777777" w:rsidR="00AB2587" w:rsidRPr="007F05AD" w:rsidRDefault="00AB2587" w:rsidP="007F05AD">
            <w:pPr>
              <w:pStyle w:val="GOSTTablenorm"/>
            </w:pPr>
            <w:r w:rsidRPr="00335858">
              <w:t>Строка</w:t>
            </w:r>
          </w:p>
        </w:tc>
        <w:tc>
          <w:tcPr>
            <w:tcW w:w="276" w:type="pct"/>
          </w:tcPr>
          <w:p w14:paraId="047E87B8" w14:textId="77777777" w:rsidR="00AB2587" w:rsidRPr="00335858" w:rsidRDefault="00AB2587" w:rsidP="007F05AD">
            <w:pPr>
              <w:pStyle w:val="GOSTTablenorm"/>
            </w:pPr>
            <w:r w:rsidRPr="00335858">
              <w:t>Да</w:t>
            </w:r>
          </w:p>
        </w:tc>
        <w:tc>
          <w:tcPr>
            <w:tcW w:w="311" w:type="pct"/>
          </w:tcPr>
          <w:p w14:paraId="05295F1C" w14:textId="77777777" w:rsidR="00AB2587" w:rsidRPr="007F05AD" w:rsidRDefault="00AB2587">
            <w:pPr>
              <w:pStyle w:val="GOSTTablenorm"/>
            </w:pPr>
            <w:r w:rsidRPr="0068201B">
              <w:t>&lt;=</w:t>
            </w:r>
            <w:r w:rsidRPr="007F05AD">
              <w:t>10</w:t>
            </w:r>
          </w:p>
        </w:tc>
        <w:tc>
          <w:tcPr>
            <w:tcW w:w="2095" w:type="pct"/>
          </w:tcPr>
          <w:p w14:paraId="1F3270AB" w14:textId="77777777" w:rsidR="00AB2587" w:rsidRPr="0068201B" w:rsidRDefault="00AB2587">
            <w:pPr>
              <w:pStyle w:val="GOSTTablenorm"/>
            </w:pPr>
            <w:r w:rsidRPr="0068201B">
              <w:t>Версия формата запроса</w:t>
            </w:r>
          </w:p>
        </w:tc>
      </w:tr>
      <w:tr w:rsidR="000B7D75" w:rsidRPr="00B9499D" w14:paraId="4635888F" w14:textId="77777777" w:rsidTr="008C7E05">
        <w:tc>
          <w:tcPr>
            <w:tcW w:w="1085" w:type="pct"/>
          </w:tcPr>
          <w:p w14:paraId="74F38782" w14:textId="77777777" w:rsidR="00AB2587" w:rsidRPr="0068201B" w:rsidRDefault="00AB2587">
            <w:pPr>
              <w:pStyle w:val="GOSTTablenorm"/>
            </w:pPr>
            <w:r w:rsidRPr="0068201B">
              <w:t>Глобальный идентификатор запроса</w:t>
            </w:r>
          </w:p>
        </w:tc>
        <w:tc>
          <w:tcPr>
            <w:tcW w:w="740" w:type="pct"/>
          </w:tcPr>
          <w:p w14:paraId="3DA27C8A" w14:textId="77777777" w:rsidR="00AB2587" w:rsidRPr="007F05AD" w:rsidRDefault="00AB2587">
            <w:pPr>
              <w:pStyle w:val="GOSTTablenorm"/>
            </w:pPr>
            <w:r w:rsidRPr="007F05AD">
              <w:t>ReqGuid</w:t>
            </w:r>
          </w:p>
        </w:tc>
        <w:tc>
          <w:tcPr>
            <w:tcW w:w="493" w:type="pct"/>
          </w:tcPr>
          <w:p w14:paraId="1D908CC8" w14:textId="77777777" w:rsidR="00AB2587" w:rsidRPr="00335858" w:rsidRDefault="00AB2587" w:rsidP="007F05AD">
            <w:pPr>
              <w:pStyle w:val="GOSTTablenorm"/>
            </w:pPr>
            <w:r w:rsidRPr="007F05AD">
              <w:t>GUID</w:t>
            </w:r>
          </w:p>
        </w:tc>
        <w:tc>
          <w:tcPr>
            <w:tcW w:w="276" w:type="pct"/>
          </w:tcPr>
          <w:p w14:paraId="4D75958B" w14:textId="77777777" w:rsidR="00AB2587" w:rsidRPr="00A60059" w:rsidRDefault="00AB2587" w:rsidP="007F05AD">
            <w:pPr>
              <w:pStyle w:val="GOSTTablenorm"/>
            </w:pPr>
            <w:r w:rsidRPr="00A60059">
              <w:t>Да</w:t>
            </w:r>
          </w:p>
        </w:tc>
        <w:tc>
          <w:tcPr>
            <w:tcW w:w="311" w:type="pct"/>
          </w:tcPr>
          <w:p w14:paraId="32F6DAE0" w14:textId="77777777" w:rsidR="00AB2587" w:rsidRPr="007F05AD" w:rsidRDefault="00AB2587">
            <w:pPr>
              <w:pStyle w:val="GOSTTablenorm"/>
            </w:pPr>
            <w:r w:rsidRPr="007F05AD">
              <w:t>=</w:t>
            </w:r>
            <w:r w:rsidRPr="0068201B">
              <w:t>36</w:t>
            </w:r>
          </w:p>
        </w:tc>
        <w:tc>
          <w:tcPr>
            <w:tcW w:w="2095" w:type="pct"/>
          </w:tcPr>
          <w:p w14:paraId="433793FF" w14:textId="77777777" w:rsidR="00AB2587" w:rsidRPr="0068201B" w:rsidRDefault="00AB2587">
            <w:pPr>
              <w:pStyle w:val="GOSTTablenorm"/>
            </w:pPr>
            <w:r w:rsidRPr="0068201B">
              <w:t xml:space="preserve">Уникальный идентификатор </w:t>
            </w:r>
            <w:r w:rsidRPr="00335858">
              <w:t xml:space="preserve">текущего </w:t>
            </w:r>
            <w:r w:rsidRPr="0068201B">
              <w:t>запроса (с тире)</w:t>
            </w:r>
          </w:p>
        </w:tc>
      </w:tr>
      <w:tr w:rsidR="000B7D75" w:rsidRPr="00B9499D" w14:paraId="3D2D62A0" w14:textId="77777777" w:rsidTr="008C7E05">
        <w:tc>
          <w:tcPr>
            <w:tcW w:w="1085" w:type="pct"/>
          </w:tcPr>
          <w:p w14:paraId="0EC4B782" w14:textId="77777777" w:rsidR="00441570" w:rsidRPr="0068201B" w:rsidRDefault="00441570">
            <w:pPr>
              <w:pStyle w:val="GOSTTablenorm"/>
            </w:pPr>
            <w:r w:rsidRPr="0068201B">
              <w:t>Глобальный идентификатор документа</w:t>
            </w:r>
          </w:p>
        </w:tc>
        <w:tc>
          <w:tcPr>
            <w:tcW w:w="740" w:type="pct"/>
          </w:tcPr>
          <w:p w14:paraId="2BC0BCBC" w14:textId="77777777" w:rsidR="00441570" w:rsidRPr="007F05AD" w:rsidRDefault="00441570">
            <w:pPr>
              <w:pStyle w:val="GOSTTablenorm"/>
            </w:pPr>
            <w:r w:rsidRPr="0068201B">
              <w:t>DocGuid</w:t>
            </w:r>
          </w:p>
        </w:tc>
        <w:tc>
          <w:tcPr>
            <w:tcW w:w="493" w:type="pct"/>
          </w:tcPr>
          <w:p w14:paraId="1C154F37" w14:textId="77777777" w:rsidR="00441570" w:rsidRPr="00A60059" w:rsidRDefault="00441570" w:rsidP="007F05AD">
            <w:pPr>
              <w:pStyle w:val="GOSTTablenorm"/>
            </w:pPr>
            <w:r w:rsidRPr="00335858">
              <w:t>GUID</w:t>
            </w:r>
          </w:p>
        </w:tc>
        <w:tc>
          <w:tcPr>
            <w:tcW w:w="276" w:type="pct"/>
          </w:tcPr>
          <w:p w14:paraId="788CBF6D" w14:textId="77777777" w:rsidR="00441570" w:rsidRPr="00231529" w:rsidRDefault="00441570" w:rsidP="007F05AD">
            <w:pPr>
              <w:pStyle w:val="GOSTTablenorm"/>
            </w:pPr>
            <w:r w:rsidRPr="00231529">
              <w:t>Нет</w:t>
            </w:r>
          </w:p>
        </w:tc>
        <w:tc>
          <w:tcPr>
            <w:tcW w:w="311" w:type="pct"/>
          </w:tcPr>
          <w:p w14:paraId="4A98BF9E" w14:textId="77777777" w:rsidR="00441570" w:rsidRPr="0068201B" w:rsidRDefault="00441570">
            <w:pPr>
              <w:pStyle w:val="GOSTTablenorm"/>
            </w:pPr>
            <w:r w:rsidRPr="0068201B">
              <w:t>=36</w:t>
            </w:r>
          </w:p>
        </w:tc>
        <w:tc>
          <w:tcPr>
            <w:tcW w:w="2095" w:type="pct"/>
          </w:tcPr>
          <w:p w14:paraId="60FBF686" w14:textId="77777777" w:rsidR="00441570" w:rsidRPr="0068201B" w:rsidRDefault="00441570">
            <w:pPr>
              <w:pStyle w:val="GOSTTablenorm"/>
            </w:pPr>
            <w:r w:rsidRPr="0068201B">
              <w:t>Уникальный идентификатор документа</w:t>
            </w:r>
            <w:r w:rsidRPr="00335858">
              <w:t>/отчета/виджета</w:t>
            </w:r>
            <w:r w:rsidRPr="0068201B">
              <w:t xml:space="preserve"> (с тире),</w:t>
            </w:r>
            <w:r w:rsidRPr="00335858">
              <w:t xml:space="preserve"> инициировавшего запрос</w:t>
            </w:r>
          </w:p>
        </w:tc>
      </w:tr>
      <w:tr w:rsidR="000B7D75" w:rsidRPr="00B9499D" w14:paraId="67D4C3A1" w14:textId="77777777" w:rsidTr="008C7E05">
        <w:tc>
          <w:tcPr>
            <w:tcW w:w="1085" w:type="pct"/>
          </w:tcPr>
          <w:p w14:paraId="112D55D7" w14:textId="77777777" w:rsidR="00AB2587" w:rsidRPr="0068201B" w:rsidRDefault="00AB2587">
            <w:pPr>
              <w:pStyle w:val="GOSTTablenorm"/>
            </w:pPr>
            <w:r w:rsidRPr="0068201B">
              <w:t>Тип запроса</w:t>
            </w:r>
          </w:p>
        </w:tc>
        <w:tc>
          <w:tcPr>
            <w:tcW w:w="740" w:type="pct"/>
          </w:tcPr>
          <w:p w14:paraId="1342D80C" w14:textId="77777777" w:rsidR="00AB2587" w:rsidRPr="007F05AD" w:rsidRDefault="00AB2587">
            <w:pPr>
              <w:pStyle w:val="GOSTTablenorm"/>
            </w:pPr>
            <w:r w:rsidRPr="007F05AD">
              <w:t>RequestType</w:t>
            </w:r>
          </w:p>
        </w:tc>
        <w:tc>
          <w:tcPr>
            <w:tcW w:w="493" w:type="pct"/>
          </w:tcPr>
          <w:p w14:paraId="06670E05" w14:textId="77777777" w:rsidR="00AB2587" w:rsidRPr="007F05AD" w:rsidRDefault="00AB2587" w:rsidP="007F05AD">
            <w:pPr>
              <w:pStyle w:val="GOSTTablenorm"/>
            </w:pPr>
            <w:r w:rsidRPr="00335858">
              <w:t>Строка</w:t>
            </w:r>
          </w:p>
        </w:tc>
        <w:tc>
          <w:tcPr>
            <w:tcW w:w="276" w:type="pct"/>
          </w:tcPr>
          <w:p w14:paraId="3A917822" w14:textId="77777777" w:rsidR="00AB2587" w:rsidRPr="00335858" w:rsidRDefault="00AB2587" w:rsidP="007F05AD">
            <w:pPr>
              <w:pStyle w:val="GOSTTablenorm"/>
            </w:pPr>
            <w:r w:rsidRPr="00335858">
              <w:t>Да</w:t>
            </w:r>
          </w:p>
        </w:tc>
        <w:tc>
          <w:tcPr>
            <w:tcW w:w="311" w:type="pct"/>
          </w:tcPr>
          <w:p w14:paraId="79BA9188" w14:textId="70502361" w:rsidR="00AB2587" w:rsidRPr="007F05AD" w:rsidRDefault="00AB2587">
            <w:pPr>
              <w:pStyle w:val="GOSTTablenorm"/>
            </w:pPr>
            <w:r w:rsidRPr="0068201B">
              <w:t>&lt;=</w:t>
            </w:r>
            <w:del w:id="324" w:author="Сатлер Марина Викторовна" w:date="2024-10-31T12:12:00Z">
              <w:r w:rsidRPr="007F05AD" w:rsidDel="00386A30">
                <w:delText>10</w:delText>
              </w:r>
            </w:del>
            <w:ins w:id="325" w:author="Сатлер Марина Викторовна" w:date="2024-10-31T12:12:00Z">
              <w:r w:rsidR="00386A30">
                <w:rPr>
                  <w:lang w:val="en-US"/>
                </w:rPr>
                <w:t>5</w:t>
              </w:r>
              <w:r w:rsidR="00386A30" w:rsidRPr="007F05AD">
                <w:t>0</w:t>
              </w:r>
            </w:ins>
          </w:p>
        </w:tc>
        <w:tc>
          <w:tcPr>
            <w:tcW w:w="2095" w:type="pct"/>
          </w:tcPr>
          <w:p w14:paraId="056DFECD" w14:textId="77777777" w:rsidR="00AB2587" w:rsidRPr="0068201B" w:rsidRDefault="00AB2587">
            <w:pPr>
              <w:pStyle w:val="GOSTTablenorm"/>
            </w:pPr>
            <w:r w:rsidRPr="0068201B">
              <w:t>Передается значение «</w:t>
            </w:r>
            <w:r w:rsidRPr="007F05AD">
              <w:t>CONS</w:t>
            </w:r>
            <w:r w:rsidRPr="0068201B">
              <w:t>»</w:t>
            </w:r>
          </w:p>
        </w:tc>
      </w:tr>
      <w:tr w:rsidR="00AB2587" w:rsidRPr="00B9499D" w14:paraId="0F6B49DE" w14:textId="77777777" w:rsidTr="00367D45">
        <w:tc>
          <w:tcPr>
            <w:tcW w:w="5000" w:type="pct"/>
            <w:gridSpan w:val="6"/>
          </w:tcPr>
          <w:p w14:paraId="6861EA6D" w14:textId="77777777" w:rsidR="00AB2587" w:rsidRPr="00B9499D" w:rsidRDefault="00AB2587" w:rsidP="00AB2587">
            <w:pPr>
              <w:pStyle w:val="GOSTTableHead"/>
            </w:pPr>
            <w:r w:rsidRPr="00B9499D">
              <w:lastRenderedPageBreak/>
              <w:t xml:space="preserve">Перечень параметров </w:t>
            </w:r>
            <w:r w:rsidR="005E1AEF">
              <w:t xml:space="preserve">тела </w:t>
            </w:r>
            <w:r w:rsidRPr="00B9499D">
              <w:t>запроса (</w:t>
            </w:r>
            <w:r w:rsidRPr="00B9499D">
              <w:rPr>
                <w:szCs w:val="22"/>
                <w:lang w:val="en-US"/>
              </w:rPr>
              <w:t>document</w:t>
            </w:r>
            <w:r w:rsidRPr="00B9499D">
              <w:t>)</w:t>
            </w:r>
          </w:p>
        </w:tc>
      </w:tr>
      <w:tr w:rsidR="000B7D75" w:rsidRPr="00B9499D" w14:paraId="21FAED6E" w14:textId="77777777" w:rsidTr="008C7E05">
        <w:tc>
          <w:tcPr>
            <w:tcW w:w="1085" w:type="pct"/>
          </w:tcPr>
          <w:p w14:paraId="21FD7D34" w14:textId="77777777" w:rsidR="00441570" w:rsidRPr="00B9499D" w:rsidRDefault="00441570">
            <w:pPr>
              <w:pStyle w:val="GOSTTablenorm"/>
            </w:pPr>
            <w:r>
              <w:t>Вид отчета</w:t>
            </w:r>
          </w:p>
        </w:tc>
        <w:tc>
          <w:tcPr>
            <w:tcW w:w="740" w:type="pct"/>
          </w:tcPr>
          <w:p w14:paraId="14B8E62C" w14:textId="77777777" w:rsidR="00441570" w:rsidRPr="00B9499D" w:rsidRDefault="00441570">
            <w:pPr>
              <w:pStyle w:val="GOSTTablenorm"/>
              <w:rPr>
                <w:lang w:val="en-US"/>
              </w:rPr>
            </w:pPr>
            <w:r>
              <w:rPr>
                <w:lang w:val="en-US"/>
              </w:rPr>
              <w:t>Report</w:t>
            </w:r>
            <w:r w:rsidRPr="00201A30">
              <w:rPr>
                <w:lang w:val="en-US"/>
              </w:rPr>
              <w:t>Type</w:t>
            </w:r>
          </w:p>
        </w:tc>
        <w:tc>
          <w:tcPr>
            <w:tcW w:w="493" w:type="pct"/>
          </w:tcPr>
          <w:p w14:paraId="1462D4E4" w14:textId="77777777" w:rsidR="00441570" w:rsidRPr="00B9499D" w:rsidRDefault="00441570" w:rsidP="007F05AD">
            <w:pPr>
              <w:pStyle w:val="GOSTTablenorm"/>
            </w:pPr>
            <w:r>
              <w:t>Строка</w:t>
            </w:r>
          </w:p>
        </w:tc>
        <w:tc>
          <w:tcPr>
            <w:tcW w:w="276" w:type="pct"/>
          </w:tcPr>
          <w:p w14:paraId="2E8DFD6E" w14:textId="77777777" w:rsidR="00441570" w:rsidRPr="00B9499D" w:rsidRDefault="00441570" w:rsidP="007F05AD">
            <w:pPr>
              <w:pStyle w:val="GOSTTablenorm"/>
            </w:pPr>
            <w:r>
              <w:t>Да</w:t>
            </w:r>
          </w:p>
        </w:tc>
        <w:tc>
          <w:tcPr>
            <w:tcW w:w="311" w:type="pct"/>
          </w:tcPr>
          <w:p w14:paraId="18402D32" w14:textId="77777777" w:rsidR="00441570" w:rsidRPr="00051D60" w:rsidRDefault="00441570">
            <w:pPr>
              <w:pStyle w:val="GOSTTablenorm"/>
              <w:rPr>
                <w:lang w:val="en-US"/>
              </w:rPr>
            </w:pPr>
            <w:r>
              <w:rPr>
                <w:lang w:val="en-US"/>
              </w:rPr>
              <w:t>&lt;=</w:t>
            </w:r>
            <w:r w:rsidR="00AF6E9A">
              <w:t>10</w:t>
            </w:r>
          </w:p>
        </w:tc>
        <w:tc>
          <w:tcPr>
            <w:tcW w:w="2095" w:type="pct"/>
          </w:tcPr>
          <w:p w14:paraId="71128E89" w14:textId="08435B5E" w:rsidR="0044763D" w:rsidRDefault="0044763D">
            <w:pPr>
              <w:pStyle w:val="GOSTTablenorm"/>
            </w:pPr>
            <w:r>
              <w:t>Возможные значения:</w:t>
            </w:r>
          </w:p>
          <w:p w14:paraId="6FF30086" w14:textId="1B67395E" w:rsidR="00441570" w:rsidRDefault="00441570" w:rsidP="007F05AD">
            <w:pPr>
              <w:pStyle w:val="GOSTTableListMark1"/>
            </w:pPr>
            <w:r>
              <w:t>«</w:t>
            </w:r>
            <w:r w:rsidRPr="00201A30">
              <w:t>TMP</w:t>
            </w:r>
            <w:r>
              <w:t xml:space="preserve">» </w:t>
            </w:r>
            <w:r w:rsidR="00746DD1" w:rsidRPr="36854D62">
              <w:t>–</w:t>
            </w:r>
            <w:r>
              <w:t xml:space="preserve"> </w:t>
            </w:r>
            <w:r w:rsidRPr="00201A30">
              <w:t>Ана</w:t>
            </w:r>
            <w:r w:rsidR="00AF6E9A">
              <w:t>лиз сводных данных СВР</w:t>
            </w:r>
            <w:r w:rsidR="0068201B">
              <w:t>;</w:t>
            </w:r>
          </w:p>
          <w:p w14:paraId="5867FE1A" w14:textId="31D8C3A1" w:rsidR="0044763D" w:rsidRDefault="0044763D" w:rsidP="007F05AD">
            <w:pPr>
              <w:pStyle w:val="GOSTTableListMark1"/>
            </w:pPr>
            <w:r>
              <w:t>«</w:t>
            </w:r>
            <w:r>
              <w:rPr>
                <w:lang w:val="en-US"/>
              </w:rPr>
              <w:t>EXP</w:t>
            </w:r>
            <w:r>
              <w:t xml:space="preserve">» </w:t>
            </w:r>
            <w:r w:rsidR="00746DD1" w:rsidRPr="36854D62">
              <w:t>–</w:t>
            </w:r>
            <w:r>
              <w:t xml:space="preserve"> </w:t>
            </w:r>
            <w:r w:rsidRPr="00201A30">
              <w:t>Ана</w:t>
            </w:r>
            <w:r>
              <w:t>лиз сводных данных ГРБС (РБС)</w:t>
            </w:r>
            <w:r w:rsidR="0068201B">
              <w:t>;</w:t>
            </w:r>
          </w:p>
          <w:p w14:paraId="69F8ED50" w14:textId="1AB88D1E" w:rsidR="005456C6" w:rsidRDefault="004D5FB8" w:rsidP="00373CCE">
            <w:pPr>
              <w:pStyle w:val="GOSTTableListMark1"/>
            </w:pPr>
            <w:r>
              <w:t>«</w:t>
            </w:r>
            <w:r w:rsidRPr="006F56D0">
              <w:rPr>
                <w:lang w:val="en-US"/>
              </w:rPr>
              <w:t>SRC</w:t>
            </w:r>
            <w:r>
              <w:t xml:space="preserve">» </w:t>
            </w:r>
            <w:r w:rsidR="00746DD1" w:rsidRPr="36854D62">
              <w:t>–</w:t>
            </w:r>
            <w:r>
              <w:t xml:space="preserve"> Анализ сводных данных Г</w:t>
            </w:r>
            <w:r w:rsidRPr="008E504A">
              <w:t>АИФ (АИФ с полномочиями ГАИФ)</w:t>
            </w:r>
            <w:r w:rsidR="004C3BA9">
              <w:t>;</w:t>
            </w:r>
          </w:p>
          <w:p w14:paraId="0C0C1F41" w14:textId="6AF9FCBA" w:rsidR="004C3BA9" w:rsidRDefault="004C3BA9" w:rsidP="00373CCE">
            <w:pPr>
              <w:pStyle w:val="GOSTTableListMark1"/>
            </w:pPr>
            <w:r w:rsidRPr="000D19D8">
              <w:t xml:space="preserve">«PA_SVR» </w:t>
            </w:r>
            <w:r w:rsidR="00746DD1" w:rsidRPr="36854D62">
              <w:t>–</w:t>
            </w:r>
            <w:r w:rsidRPr="000D19D8">
              <w:t xml:space="preserve"> Анализ состояния лицевого счета СВР</w:t>
            </w:r>
            <w:r>
              <w:t>;</w:t>
            </w:r>
          </w:p>
          <w:p w14:paraId="7631EF1A" w14:textId="193A163B" w:rsidR="004C3BA9" w:rsidRPr="002B15ED" w:rsidRDefault="004C3BA9" w:rsidP="004C3BA9">
            <w:pPr>
              <w:pStyle w:val="GOSTTableListMark1"/>
            </w:pPr>
            <w:r w:rsidRPr="000D19D8">
              <w:t xml:space="preserve">«PA_GRBS» </w:t>
            </w:r>
            <w:r w:rsidR="00746DD1" w:rsidRPr="36854D62">
              <w:t>–</w:t>
            </w:r>
            <w:r w:rsidRPr="000D19D8">
              <w:t xml:space="preserve"> Анализ состояния лицевого счета ГРБС (РБС)</w:t>
            </w:r>
            <w:r w:rsidRPr="007F05AD">
              <w:rPr>
                <w:rFonts w:eastAsia="Calibri"/>
              </w:rPr>
              <w:t>;</w:t>
            </w:r>
          </w:p>
          <w:p w14:paraId="74AEC203" w14:textId="6CF9BE9E" w:rsidR="004C3BA9" w:rsidRPr="002B15ED" w:rsidRDefault="004C3BA9" w:rsidP="004C3BA9">
            <w:pPr>
              <w:pStyle w:val="GOSTTableListMark1"/>
            </w:pPr>
            <w:r w:rsidRPr="007F05AD">
              <w:rPr>
                <w:rFonts w:eastAsia="Calibri"/>
              </w:rPr>
              <w:t xml:space="preserve">«PA_GAIF» </w:t>
            </w:r>
            <w:r w:rsidR="00746DD1" w:rsidRPr="36854D62">
              <w:t>–</w:t>
            </w:r>
            <w:r w:rsidRPr="007F05AD">
              <w:rPr>
                <w:rFonts w:eastAsia="Calibri"/>
              </w:rPr>
              <w:t xml:space="preserve"> Анализ состояния лицевого счета ГАИФ (АИФ с полномочиями ГАИФ);</w:t>
            </w:r>
          </w:p>
          <w:p w14:paraId="6F55D9CF" w14:textId="2F01169B" w:rsidR="004C3BA9" w:rsidRPr="002B15ED" w:rsidRDefault="004C3BA9" w:rsidP="004C3BA9">
            <w:pPr>
              <w:pStyle w:val="GOSTTableListMark1"/>
            </w:pPr>
            <w:r w:rsidRPr="007F05AD">
              <w:rPr>
                <w:rFonts w:eastAsia="Calibri"/>
              </w:rPr>
              <w:t xml:space="preserve">«PA_PBS» </w:t>
            </w:r>
            <w:r w:rsidR="00746DD1" w:rsidRPr="36854D62">
              <w:t>–</w:t>
            </w:r>
            <w:r w:rsidRPr="007F05AD">
              <w:rPr>
                <w:rFonts w:eastAsia="Calibri"/>
              </w:rPr>
              <w:t xml:space="preserve"> Анализ состояния лицевого счета ПБС;</w:t>
            </w:r>
          </w:p>
          <w:p w14:paraId="4B91C99E" w14:textId="1F842878" w:rsidR="004C3BA9" w:rsidRPr="002B15ED" w:rsidRDefault="004C3BA9" w:rsidP="004C3BA9">
            <w:pPr>
              <w:pStyle w:val="GOSTTableListMark1"/>
            </w:pPr>
            <w:r w:rsidRPr="007F05AD">
              <w:rPr>
                <w:rFonts w:eastAsia="Calibri"/>
              </w:rPr>
              <w:t xml:space="preserve">«PA_AIF» </w:t>
            </w:r>
            <w:r w:rsidR="00746DD1" w:rsidRPr="36854D62">
              <w:t>–</w:t>
            </w:r>
            <w:r w:rsidRPr="007F05AD">
              <w:rPr>
                <w:rFonts w:eastAsia="Calibri"/>
              </w:rPr>
              <w:t xml:space="preserve"> Анализ состояния лицевого счета АИФ;</w:t>
            </w:r>
          </w:p>
          <w:p w14:paraId="32F09023" w14:textId="1427E7FC" w:rsidR="004C3BA9" w:rsidRPr="00930D21" w:rsidRDefault="004C3BA9" w:rsidP="004C3BA9">
            <w:pPr>
              <w:pStyle w:val="GOSTTableListMark1"/>
            </w:pPr>
            <w:r w:rsidRPr="007F05AD">
              <w:rPr>
                <w:rFonts w:eastAsia="Calibri"/>
              </w:rPr>
              <w:t xml:space="preserve">«PA_IPBS» </w:t>
            </w:r>
            <w:r w:rsidR="00746DD1" w:rsidRPr="36854D62">
              <w:t>–</w:t>
            </w:r>
            <w:r w:rsidRPr="007F05AD">
              <w:rPr>
                <w:rFonts w:eastAsia="Calibri"/>
              </w:rPr>
              <w:t xml:space="preserve"> Анализ состояния лицевого счета ИПБС</w:t>
            </w:r>
            <w:r>
              <w:rPr>
                <w:rFonts w:eastAsia="Calibri"/>
              </w:rPr>
              <w:t>;</w:t>
            </w:r>
          </w:p>
          <w:p w14:paraId="51D64B1B" w14:textId="4BD86E25" w:rsidR="004C3BA9" w:rsidRDefault="004C3BA9" w:rsidP="004C3BA9">
            <w:pPr>
              <w:pStyle w:val="GOSTTableListMark1"/>
            </w:pPr>
            <w:r>
              <w:t>«</w:t>
            </w:r>
            <w:r w:rsidRPr="00336563">
              <w:t>FAIP</w:t>
            </w:r>
            <w:r>
              <w:t xml:space="preserve">» </w:t>
            </w:r>
            <w:r w:rsidR="00746DD1" w:rsidRPr="36854D62">
              <w:t>–</w:t>
            </w:r>
            <w:r>
              <w:t xml:space="preserve"> Анализ показателей ОКВ;</w:t>
            </w:r>
          </w:p>
          <w:p w14:paraId="6AFB87B8" w14:textId="1D087F7D" w:rsidR="004C3BA9" w:rsidRDefault="004C3BA9" w:rsidP="004C3BA9">
            <w:pPr>
              <w:pStyle w:val="GOSTTableListMark1"/>
            </w:pPr>
            <w:r>
              <w:t>«</w:t>
            </w:r>
            <w:r w:rsidRPr="00336563">
              <w:t>KMI</w:t>
            </w:r>
            <w:r>
              <w:t xml:space="preserve">» </w:t>
            </w:r>
            <w:ins w:id="326" w:author="Сатлер Марина Викторовна" w:date="2024-09-24T17:55:00Z">
              <w:r w:rsidR="00746DD1" w:rsidRPr="36854D62">
                <w:t>–</w:t>
              </w:r>
            </w:ins>
            <w:r>
              <w:t xml:space="preserve"> </w:t>
            </w:r>
            <w:r w:rsidRPr="00336563">
              <w:t>Анализ показателей КМИ</w:t>
            </w:r>
            <w:r w:rsidR="00316CB3">
              <w:t>;</w:t>
            </w:r>
          </w:p>
          <w:p w14:paraId="08A748A3" w14:textId="77777777" w:rsidR="006138C7" w:rsidRDefault="008D7A10" w:rsidP="006138C7">
            <w:pPr>
              <w:pStyle w:val="GOSTTableListMark1"/>
            </w:pPr>
            <w:r>
              <w:t>«</w:t>
            </w:r>
            <w:r w:rsidRPr="00D62178">
              <w:rPr>
                <w:lang w:val="en-US"/>
              </w:rPr>
              <w:t>BALBO</w:t>
            </w:r>
            <w:r w:rsidRPr="008D7A10">
              <w:t>_</w:t>
            </w:r>
            <w:r w:rsidRPr="00D62178">
              <w:rPr>
                <w:lang w:val="en-US"/>
              </w:rPr>
              <w:t>GABS</w:t>
            </w:r>
            <w:r>
              <w:t xml:space="preserve">» </w:t>
            </w:r>
            <w:r w:rsidR="00D84B4C">
              <w:t>–</w:t>
            </w:r>
            <w:r>
              <w:t xml:space="preserve"> Информация о бюджетных данных ГРБС, ГАИФ</w:t>
            </w:r>
            <w:r w:rsidR="00D931F1">
              <w:t>;</w:t>
            </w:r>
          </w:p>
          <w:p w14:paraId="586B9A96" w14:textId="37B2AA08" w:rsidR="00D931F1" w:rsidRDefault="00D931F1" w:rsidP="006138C7">
            <w:pPr>
              <w:pStyle w:val="GOSTTableListMark1"/>
            </w:pPr>
            <w:r>
              <w:t>«</w:t>
            </w:r>
            <w:r w:rsidR="00F50F71">
              <w:rPr>
                <w:lang w:val="en-US"/>
              </w:rPr>
              <w:t>PA</w:t>
            </w:r>
            <w:r w:rsidR="00F50F71" w:rsidRPr="00F50F71">
              <w:t>_</w:t>
            </w:r>
            <w:r>
              <w:rPr>
                <w:lang w:val="en-US"/>
              </w:rPr>
              <w:t>UKS</w:t>
            </w:r>
            <w:r>
              <w:t>»</w:t>
            </w:r>
            <w:r w:rsidR="00104D57">
              <w:t xml:space="preserve"> – Анал</w:t>
            </w:r>
            <w:r w:rsidR="00530500">
              <w:t>из состояния лицевого счета УКС;</w:t>
            </w:r>
          </w:p>
          <w:p w14:paraId="715273A1" w14:textId="2EF3B5D9" w:rsidR="00D931F1" w:rsidRDefault="00D931F1" w:rsidP="006138C7">
            <w:pPr>
              <w:pStyle w:val="GOSTTableListMark1"/>
            </w:pPr>
            <w:r>
              <w:t>«</w:t>
            </w:r>
            <w:r w:rsidR="00F50F71">
              <w:rPr>
                <w:lang w:val="en-US"/>
              </w:rPr>
              <w:t>PA</w:t>
            </w:r>
            <w:r w:rsidR="00F50F71" w:rsidRPr="00F50F71">
              <w:t>_</w:t>
            </w:r>
            <w:r>
              <w:rPr>
                <w:lang w:val="en-US"/>
              </w:rPr>
              <w:t>PSB</w:t>
            </w:r>
            <w:r>
              <w:t>»</w:t>
            </w:r>
            <w:r w:rsidR="00530500">
              <w:t xml:space="preserve"> – Ана</w:t>
            </w:r>
            <w:r w:rsidR="00104D57">
              <w:t>л</w:t>
            </w:r>
            <w:r w:rsidR="00530500">
              <w:t>из состояния лицевого счета ПСБ;</w:t>
            </w:r>
          </w:p>
          <w:p w14:paraId="288C1B2A" w14:textId="1F6CF852" w:rsidR="00221C90" w:rsidRPr="00201A30" w:rsidRDefault="00D931F1" w:rsidP="00CF5F0A">
            <w:pPr>
              <w:pStyle w:val="GOSTTableListMark1"/>
            </w:pPr>
            <w:r>
              <w:t>«</w:t>
            </w:r>
            <w:r>
              <w:rPr>
                <w:lang w:val="en-US"/>
              </w:rPr>
              <w:t>UKS</w:t>
            </w:r>
            <w:r>
              <w:t>»</w:t>
            </w:r>
            <w:r w:rsidR="00104D57">
              <w:t xml:space="preserve"> – Анал</w:t>
            </w:r>
            <w:r w:rsidR="00530500">
              <w:t>из сводных данных УКС</w:t>
            </w:r>
            <w:del w:id="327" w:author="Сказецкая Наталья Камилевна" w:date="2025-10-09T14:14:00Z">
              <w:r w:rsidR="00530500" w:rsidDel="00925DE7">
                <w:delText>;</w:delText>
              </w:r>
            </w:del>
            <w:ins w:id="328" w:author="Лавыгина Анна Александровна" w:date="2025-09-22T23:55:00Z">
              <w:del w:id="329" w:author="Сказецкая Наталья Камилевна" w:date="2025-10-09T14:14:00Z">
                <w:r w:rsidR="00CF5F0A" w:rsidDel="00925DE7">
                  <w:delText xml:space="preserve"> </w:delText>
                </w:r>
              </w:del>
            </w:ins>
            <w:ins w:id="330" w:author="Сказецкая Наталья Камилевна" w:date="2025-10-09T14:14:00Z">
              <w:r w:rsidR="00925DE7">
                <w:t xml:space="preserve"> / </w:t>
              </w:r>
            </w:ins>
            <w:ins w:id="331" w:author="Лавыгина Анна Александровна" w:date="2025-09-22T23:55:00Z">
              <w:r w:rsidR="00CF5F0A" w:rsidRPr="003D718F">
                <w:t>Информация об операциях</w:t>
              </w:r>
              <w:r w:rsidR="00CF5F0A">
                <w:t xml:space="preserve"> на разделах на лицевых счетах по документам-основания</w:t>
              </w:r>
            </w:ins>
            <w:ins w:id="332" w:author="Сказецкая Наталья Камилевна" w:date="2025-10-09T14:14:00Z">
              <w:r w:rsidR="00925DE7">
                <w:t>м</w:t>
              </w:r>
            </w:ins>
          </w:p>
        </w:tc>
      </w:tr>
      <w:tr w:rsidR="000B7D75" w:rsidRPr="00B9499D" w14:paraId="734B96C5" w14:textId="77777777" w:rsidTr="008C7E05">
        <w:tc>
          <w:tcPr>
            <w:tcW w:w="1085" w:type="pct"/>
          </w:tcPr>
          <w:p w14:paraId="32736044" w14:textId="2FF13D91" w:rsidR="000E355F" w:rsidRPr="00B9499D" w:rsidRDefault="000E355F" w:rsidP="00427131">
            <w:pPr>
              <w:pStyle w:val="GOSTTablenorm"/>
              <w:rPr>
                <w:szCs w:val="22"/>
              </w:rPr>
            </w:pPr>
            <w:r w:rsidRPr="00B9499D">
              <w:rPr>
                <w:szCs w:val="22"/>
              </w:rPr>
              <w:t>Пр</w:t>
            </w:r>
            <w:r w:rsidR="001355E9">
              <w:rPr>
                <w:szCs w:val="22"/>
              </w:rPr>
              <w:t>изнак необходимости отображения</w:t>
            </w:r>
            <w:r w:rsidRPr="00B9499D">
              <w:rPr>
                <w:szCs w:val="22"/>
              </w:rPr>
              <w:t xml:space="preserve"> данных в разрезе документов</w:t>
            </w:r>
          </w:p>
        </w:tc>
        <w:tc>
          <w:tcPr>
            <w:tcW w:w="740" w:type="pct"/>
          </w:tcPr>
          <w:p w14:paraId="0F40D93D" w14:textId="77777777" w:rsidR="000E355F" w:rsidRPr="00B9499D" w:rsidRDefault="000E355F" w:rsidP="00427131">
            <w:pPr>
              <w:pStyle w:val="GOSTTablenorm"/>
              <w:rPr>
                <w:szCs w:val="22"/>
                <w:lang w:val="en-US"/>
              </w:rPr>
            </w:pPr>
            <w:r w:rsidRPr="00B9499D">
              <w:rPr>
                <w:szCs w:val="22"/>
                <w:lang w:val="en-US"/>
              </w:rPr>
              <w:t>Documents</w:t>
            </w:r>
          </w:p>
        </w:tc>
        <w:tc>
          <w:tcPr>
            <w:tcW w:w="493" w:type="pct"/>
          </w:tcPr>
          <w:p w14:paraId="45DAA60B" w14:textId="77777777" w:rsidR="000E355F" w:rsidRPr="00B9499D" w:rsidRDefault="000E355F" w:rsidP="00427131">
            <w:pPr>
              <w:ind w:firstLine="30"/>
              <w:rPr>
                <w:sz w:val="22"/>
                <w:szCs w:val="22"/>
              </w:rPr>
            </w:pPr>
            <w:r w:rsidRPr="00B9499D">
              <w:rPr>
                <w:sz w:val="22"/>
                <w:szCs w:val="22"/>
              </w:rPr>
              <w:t>Число</w:t>
            </w:r>
          </w:p>
        </w:tc>
        <w:tc>
          <w:tcPr>
            <w:tcW w:w="276" w:type="pct"/>
          </w:tcPr>
          <w:p w14:paraId="7020C644" w14:textId="77777777" w:rsidR="000E355F" w:rsidRPr="00B9499D" w:rsidRDefault="000E355F" w:rsidP="00427131">
            <w:pPr>
              <w:ind w:firstLine="30"/>
              <w:rPr>
                <w:sz w:val="22"/>
                <w:szCs w:val="22"/>
              </w:rPr>
            </w:pPr>
            <w:r w:rsidRPr="00B9499D">
              <w:rPr>
                <w:sz w:val="22"/>
                <w:szCs w:val="22"/>
              </w:rPr>
              <w:t>Да</w:t>
            </w:r>
          </w:p>
        </w:tc>
        <w:tc>
          <w:tcPr>
            <w:tcW w:w="311" w:type="pct"/>
          </w:tcPr>
          <w:p w14:paraId="3463097A" w14:textId="77777777" w:rsidR="000E355F" w:rsidRPr="00B9499D" w:rsidRDefault="000E355F" w:rsidP="00427131">
            <w:pPr>
              <w:pStyle w:val="GOSTTablenorm"/>
              <w:rPr>
                <w:szCs w:val="22"/>
              </w:rPr>
            </w:pPr>
            <w:r w:rsidRPr="00B9499D">
              <w:rPr>
                <w:szCs w:val="22"/>
              </w:rPr>
              <w:t>=</w:t>
            </w:r>
            <w:r w:rsidRPr="00B9499D">
              <w:rPr>
                <w:szCs w:val="22"/>
                <w:lang w:val="en-US"/>
              </w:rPr>
              <w:t>1</w:t>
            </w:r>
          </w:p>
        </w:tc>
        <w:tc>
          <w:tcPr>
            <w:tcW w:w="2095" w:type="pct"/>
          </w:tcPr>
          <w:p w14:paraId="566F6104" w14:textId="77777777" w:rsidR="000E355F" w:rsidRPr="00B9499D" w:rsidRDefault="000E355F" w:rsidP="00427131">
            <w:pPr>
              <w:pStyle w:val="GOSTTablenorm"/>
              <w:rPr>
                <w:szCs w:val="22"/>
              </w:rPr>
            </w:pPr>
            <w:r w:rsidRPr="00B9499D">
              <w:rPr>
                <w:szCs w:val="22"/>
              </w:rPr>
              <w:t>Возможные значения:</w:t>
            </w:r>
          </w:p>
          <w:p w14:paraId="09E9AC2D" w14:textId="0BAEC262" w:rsidR="000E355F" w:rsidRPr="00B9499D" w:rsidRDefault="0068201B" w:rsidP="007F05AD">
            <w:pPr>
              <w:pStyle w:val="GOSTTableListMark1"/>
            </w:pPr>
            <w:r>
              <w:t>«</w:t>
            </w:r>
            <w:r w:rsidR="000E355F" w:rsidRPr="36854D62">
              <w:t>1</w:t>
            </w:r>
            <w:r>
              <w:t>»</w:t>
            </w:r>
            <w:r w:rsidR="000E355F" w:rsidRPr="36854D62">
              <w:t xml:space="preserve"> – Необходимы атрибуты документов</w:t>
            </w:r>
            <w:r>
              <w:t>;</w:t>
            </w:r>
          </w:p>
          <w:p w14:paraId="647EE607" w14:textId="52C4DDA3" w:rsidR="000E355F" w:rsidRPr="00B9499D" w:rsidRDefault="0068201B" w:rsidP="007F05AD">
            <w:pPr>
              <w:pStyle w:val="GOSTTableListMark1"/>
            </w:pPr>
            <w:r>
              <w:t>«</w:t>
            </w:r>
            <w:r w:rsidR="000E355F" w:rsidRPr="36854D62">
              <w:t>0</w:t>
            </w:r>
            <w:r>
              <w:t>»</w:t>
            </w:r>
            <w:r w:rsidR="000E355F" w:rsidRPr="36854D62">
              <w:t xml:space="preserve"> – Необходимы только </w:t>
            </w:r>
            <w:r w:rsidR="00260D70">
              <w:t>атрибуты счетов</w:t>
            </w:r>
          </w:p>
        </w:tc>
      </w:tr>
      <w:tr w:rsidR="000B7D75" w:rsidRPr="00B9499D" w14:paraId="7F8E867E" w14:textId="77777777" w:rsidTr="008C7E05">
        <w:tc>
          <w:tcPr>
            <w:tcW w:w="1085" w:type="pct"/>
          </w:tcPr>
          <w:p w14:paraId="35E409EA" w14:textId="77777777" w:rsidR="000E355F" w:rsidRPr="00B9499D" w:rsidRDefault="000E355F" w:rsidP="00427131">
            <w:pPr>
              <w:pStyle w:val="GOSTTablenorm"/>
              <w:rPr>
                <w:szCs w:val="22"/>
              </w:rPr>
            </w:pPr>
            <w:r w:rsidRPr="00B9499D">
              <w:rPr>
                <w:szCs w:val="22"/>
              </w:rPr>
              <w:t>Расчет по дате ввода в действие</w:t>
            </w:r>
          </w:p>
        </w:tc>
        <w:tc>
          <w:tcPr>
            <w:tcW w:w="740" w:type="pct"/>
          </w:tcPr>
          <w:p w14:paraId="085D23B6" w14:textId="77777777" w:rsidR="000E355F" w:rsidRPr="00B9499D" w:rsidRDefault="000E355F" w:rsidP="00427131">
            <w:pPr>
              <w:pStyle w:val="GOSTTablenorm"/>
              <w:rPr>
                <w:szCs w:val="22"/>
                <w:lang w:val="en-US"/>
              </w:rPr>
            </w:pPr>
            <w:r w:rsidRPr="00B9499D">
              <w:rPr>
                <w:szCs w:val="22"/>
                <w:lang w:val="en-US"/>
              </w:rPr>
              <w:t>DateMode</w:t>
            </w:r>
          </w:p>
        </w:tc>
        <w:tc>
          <w:tcPr>
            <w:tcW w:w="493" w:type="pct"/>
          </w:tcPr>
          <w:p w14:paraId="782FBE74" w14:textId="77777777" w:rsidR="000E355F" w:rsidRPr="00B9499D" w:rsidRDefault="000E355F" w:rsidP="00427131">
            <w:pPr>
              <w:ind w:firstLine="30"/>
              <w:rPr>
                <w:sz w:val="22"/>
                <w:szCs w:val="22"/>
              </w:rPr>
            </w:pPr>
            <w:r w:rsidRPr="109D8E8A">
              <w:rPr>
                <w:sz w:val="22"/>
                <w:szCs w:val="22"/>
              </w:rPr>
              <w:t>Число</w:t>
            </w:r>
          </w:p>
        </w:tc>
        <w:tc>
          <w:tcPr>
            <w:tcW w:w="276" w:type="pct"/>
          </w:tcPr>
          <w:p w14:paraId="5AAA50F7" w14:textId="77777777" w:rsidR="000E355F" w:rsidRPr="00B9499D" w:rsidRDefault="000E355F" w:rsidP="00427131">
            <w:pPr>
              <w:ind w:firstLine="30"/>
              <w:rPr>
                <w:sz w:val="22"/>
                <w:szCs w:val="22"/>
              </w:rPr>
            </w:pPr>
            <w:r w:rsidRPr="00B9499D">
              <w:rPr>
                <w:szCs w:val="22"/>
              </w:rPr>
              <w:t>Да</w:t>
            </w:r>
          </w:p>
        </w:tc>
        <w:tc>
          <w:tcPr>
            <w:tcW w:w="311" w:type="pct"/>
          </w:tcPr>
          <w:p w14:paraId="52F0F210" w14:textId="77777777" w:rsidR="000E355F" w:rsidRPr="00B9499D" w:rsidRDefault="000E355F" w:rsidP="00427131">
            <w:pPr>
              <w:ind w:firstLine="30"/>
              <w:rPr>
                <w:sz w:val="22"/>
                <w:szCs w:val="22"/>
              </w:rPr>
            </w:pPr>
            <w:r w:rsidRPr="00B9499D">
              <w:rPr>
                <w:sz w:val="22"/>
                <w:szCs w:val="22"/>
              </w:rPr>
              <w:t>=</w:t>
            </w:r>
            <w:r w:rsidRPr="00B9499D"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2095" w:type="pct"/>
          </w:tcPr>
          <w:p w14:paraId="008343F5" w14:textId="77777777" w:rsidR="000E355F" w:rsidRPr="00B9499D" w:rsidRDefault="000E355F" w:rsidP="00427131">
            <w:pPr>
              <w:ind w:firstLine="30"/>
              <w:rPr>
                <w:sz w:val="22"/>
                <w:szCs w:val="22"/>
              </w:rPr>
            </w:pPr>
            <w:r w:rsidRPr="00B9499D">
              <w:rPr>
                <w:sz w:val="22"/>
                <w:szCs w:val="22"/>
              </w:rPr>
              <w:t>Возможные значения:</w:t>
            </w:r>
          </w:p>
          <w:p w14:paraId="46D2AFF2" w14:textId="62FF4B04" w:rsidR="000E355F" w:rsidRPr="00B9499D" w:rsidRDefault="0068201B" w:rsidP="007F05AD">
            <w:pPr>
              <w:pStyle w:val="GOSTTableListMark1"/>
            </w:pPr>
            <w:r>
              <w:t>«</w:t>
            </w:r>
            <w:r w:rsidR="000E355F" w:rsidRPr="36854D62">
              <w:t>1</w:t>
            </w:r>
            <w:r>
              <w:t>»</w:t>
            </w:r>
            <w:r w:rsidR="000E355F" w:rsidRPr="36854D62">
              <w:t xml:space="preserve"> – Рассчитывать по дате ввода в действие</w:t>
            </w:r>
            <w:r>
              <w:t>;</w:t>
            </w:r>
          </w:p>
          <w:p w14:paraId="1BB4BB9F" w14:textId="5E33DE90" w:rsidR="000E355F" w:rsidRPr="00B9499D" w:rsidRDefault="0068201B" w:rsidP="007F05AD">
            <w:pPr>
              <w:pStyle w:val="GOSTTableListMark1"/>
            </w:pPr>
            <w:r>
              <w:t>«</w:t>
            </w:r>
            <w:r w:rsidR="000E355F" w:rsidRPr="000E355F">
              <w:t>0</w:t>
            </w:r>
            <w:r>
              <w:t>»</w:t>
            </w:r>
            <w:r w:rsidR="000E355F" w:rsidRPr="000E355F">
              <w:t xml:space="preserve"> – Рассчитывать по дате отражения операции в учете</w:t>
            </w:r>
          </w:p>
        </w:tc>
      </w:tr>
      <w:tr w:rsidR="000B7D75" w:rsidRPr="00B9499D" w:rsidDel="00E65A8E" w14:paraId="14A1488D" w14:textId="511CAE97" w:rsidTr="008C7E05">
        <w:trPr>
          <w:del w:id="333" w:author="Сатлер Марина Викторовна" w:date="2025-10-09T16:55:00Z"/>
        </w:trPr>
        <w:tc>
          <w:tcPr>
            <w:tcW w:w="1085" w:type="pct"/>
          </w:tcPr>
          <w:p w14:paraId="19CA97C5" w14:textId="37D12E51" w:rsidR="000E355F" w:rsidRPr="00A555E8" w:rsidDel="00E65A8E" w:rsidRDefault="000E355F">
            <w:pPr>
              <w:pStyle w:val="GOSTTablenorm"/>
              <w:rPr>
                <w:del w:id="334" w:author="Сатлер Марина Викторовна" w:date="2025-10-09T16:55:00Z"/>
              </w:rPr>
            </w:pPr>
            <w:del w:id="335" w:author="Сатлер Марина Викторовна" w:date="2025-10-09T16:49:00Z">
              <w:r w:rsidRPr="00A555E8" w:rsidDel="00E65A8E">
                <w:lastRenderedPageBreak/>
                <w:delText>Сдвиг по номеру страницы</w:delText>
              </w:r>
            </w:del>
          </w:p>
        </w:tc>
        <w:tc>
          <w:tcPr>
            <w:tcW w:w="740" w:type="pct"/>
          </w:tcPr>
          <w:p w14:paraId="0C2D2E1F" w14:textId="6EEAA480" w:rsidR="000E355F" w:rsidRPr="00A555E8" w:rsidDel="00E65A8E" w:rsidRDefault="000E355F">
            <w:pPr>
              <w:pStyle w:val="GOSTTablenorm"/>
              <w:rPr>
                <w:del w:id="336" w:author="Сатлер Марина Викторовна" w:date="2025-10-09T16:55:00Z"/>
              </w:rPr>
            </w:pPr>
            <w:del w:id="337" w:author="Сатлер Марина Викторовна" w:date="2025-10-09T16:49:00Z">
              <w:r w:rsidRPr="00A555E8" w:rsidDel="00E65A8E">
                <w:rPr>
                  <w:lang w:val="en-US"/>
                </w:rPr>
                <w:delText>Offset</w:delText>
              </w:r>
            </w:del>
          </w:p>
        </w:tc>
        <w:tc>
          <w:tcPr>
            <w:tcW w:w="493" w:type="pct"/>
          </w:tcPr>
          <w:p w14:paraId="3C4F0EAA" w14:textId="3AB5C2DA" w:rsidR="000E355F" w:rsidRPr="00A555E8" w:rsidDel="00E65A8E" w:rsidRDefault="000E355F" w:rsidP="007F05AD">
            <w:pPr>
              <w:pStyle w:val="GOSTTablenorm"/>
              <w:rPr>
                <w:del w:id="338" w:author="Сатлер Марина Викторовна" w:date="2025-10-09T16:55:00Z"/>
              </w:rPr>
            </w:pPr>
            <w:del w:id="339" w:author="Сатлер Марина Викторовна" w:date="2025-10-09T16:49:00Z">
              <w:r w:rsidRPr="00A555E8" w:rsidDel="00E65A8E">
                <w:delText>Число</w:delText>
              </w:r>
            </w:del>
          </w:p>
        </w:tc>
        <w:tc>
          <w:tcPr>
            <w:tcW w:w="276" w:type="pct"/>
          </w:tcPr>
          <w:p w14:paraId="3FF25A76" w14:textId="6A0104E0" w:rsidR="000E355F" w:rsidRPr="00A555E8" w:rsidDel="00E65A8E" w:rsidRDefault="000E355F" w:rsidP="007F05AD">
            <w:pPr>
              <w:pStyle w:val="GOSTTablenorm"/>
              <w:rPr>
                <w:del w:id="340" w:author="Сатлер Марина Викторовна" w:date="2025-10-09T16:55:00Z"/>
              </w:rPr>
            </w:pPr>
            <w:del w:id="341" w:author="Сатлер Марина Викторовна" w:date="2025-10-09T16:49:00Z">
              <w:r w:rsidRPr="00A555E8" w:rsidDel="00E65A8E">
                <w:delText>Нет</w:delText>
              </w:r>
            </w:del>
          </w:p>
        </w:tc>
        <w:tc>
          <w:tcPr>
            <w:tcW w:w="311" w:type="pct"/>
          </w:tcPr>
          <w:p w14:paraId="4F853E61" w14:textId="442503DB" w:rsidR="000E355F" w:rsidRPr="00A555E8" w:rsidDel="00E65A8E" w:rsidRDefault="000E355F">
            <w:pPr>
              <w:pStyle w:val="GOSTTablenorm"/>
              <w:rPr>
                <w:del w:id="342" w:author="Сатлер Марина Викторовна" w:date="2025-10-09T16:55:00Z"/>
              </w:rPr>
            </w:pPr>
            <w:del w:id="343" w:author="Сатлер Марина Викторовна" w:date="2025-10-09T16:49:00Z">
              <w:r w:rsidRPr="00A555E8" w:rsidDel="00E65A8E">
                <w:delText>-</w:delText>
              </w:r>
            </w:del>
          </w:p>
        </w:tc>
        <w:tc>
          <w:tcPr>
            <w:tcW w:w="2095" w:type="pct"/>
          </w:tcPr>
          <w:p w14:paraId="45B6DD17" w14:textId="0DE660CF" w:rsidR="000E355F" w:rsidRPr="00A555E8" w:rsidDel="00E65A8E" w:rsidRDefault="000E355F" w:rsidP="007F05AD">
            <w:pPr>
              <w:pStyle w:val="GOSTTablenorm"/>
              <w:rPr>
                <w:del w:id="344" w:author="Сатлер Марина Викторовна" w:date="2025-10-09T16:49:00Z"/>
              </w:rPr>
            </w:pPr>
            <w:del w:id="345" w:author="Сатлер Марина Викторовна" w:date="2025-10-09T16:49:00Z">
              <w:r w:rsidRPr="00A555E8" w:rsidDel="00E65A8E">
                <w:delText>Указывается количество строк (натуральное число и ноль), на которое производится сдвиг от начала массива строк с результатами расчета при постраничном запросе.</w:delText>
              </w:r>
            </w:del>
          </w:p>
          <w:p w14:paraId="523B6958" w14:textId="6FA3BB47" w:rsidR="00981FBE" w:rsidDel="00E65A8E" w:rsidRDefault="000E355F" w:rsidP="00981FBE">
            <w:pPr>
              <w:pStyle w:val="GOSTTablenorm"/>
              <w:rPr>
                <w:del w:id="346" w:author="Сатлер Марина Викторовна" w:date="2025-10-09T16:49:00Z"/>
              </w:rPr>
            </w:pPr>
            <w:del w:id="347" w:author="Сатлер Марина Викторовна" w:date="2025-10-09T16:49:00Z">
              <w:r w:rsidRPr="00A555E8" w:rsidDel="00E65A8E">
                <w:delText xml:space="preserve">Offset = Limit * (Page </w:delText>
              </w:r>
              <w:r w:rsidR="00D84B4C" w:rsidDel="00E65A8E">
                <w:delText>–</w:delText>
              </w:r>
              <w:r w:rsidRPr="00A555E8" w:rsidDel="00E65A8E">
                <w:delText xml:space="preserve"> 1),</w:delText>
              </w:r>
              <w:r w:rsidR="00981FBE" w:rsidDel="00E65A8E">
                <w:delText xml:space="preserve"> </w:delText>
              </w:r>
              <w:r w:rsidRPr="00A555E8" w:rsidDel="00E65A8E">
                <w:delText>где</w:delText>
              </w:r>
              <w:r w:rsidR="00981FBE" w:rsidDel="00E65A8E">
                <w:delText>:</w:delText>
              </w:r>
            </w:del>
          </w:p>
          <w:p w14:paraId="1D4F86B9" w14:textId="1873C31F" w:rsidR="00981FBE" w:rsidDel="00E65A8E" w:rsidRDefault="000E355F" w:rsidP="00981FBE">
            <w:pPr>
              <w:pStyle w:val="GOSTTablenorm"/>
              <w:rPr>
                <w:del w:id="348" w:author="Сатлер Марина Викторовна" w:date="2025-10-09T16:49:00Z"/>
              </w:rPr>
            </w:pPr>
            <w:del w:id="349" w:author="Сатлер Марина Викторовна" w:date="2025-10-09T16:49:00Z">
              <w:r w:rsidRPr="00A555E8" w:rsidDel="00E65A8E">
                <w:rPr>
                  <w:lang w:val="en-US"/>
                </w:rPr>
                <w:delText>L</w:delText>
              </w:r>
              <w:r w:rsidRPr="00A555E8" w:rsidDel="00E65A8E">
                <w:delText xml:space="preserve">imit </w:delText>
              </w:r>
              <w:r w:rsidR="00746DD1" w:rsidRPr="36854D62" w:rsidDel="00E65A8E">
                <w:delText>–</w:delText>
              </w:r>
              <w:r w:rsidRPr="00A555E8" w:rsidDel="00E65A8E">
                <w:delText xml:space="preserve"> количество записей на странице</w:delText>
              </w:r>
              <w:r w:rsidR="00981FBE" w:rsidDel="00E65A8E">
                <w:delText>;</w:delText>
              </w:r>
            </w:del>
          </w:p>
          <w:p w14:paraId="7A6F2311" w14:textId="5B11B369" w:rsidR="000E355F" w:rsidRPr="00A555E8" w:rsidDel="00E65A8E" w:rsidRDefault="000E355F">
            <w:pPr>
              <w:pStyle w:val="GOSTTablenorm"/>
              <w:rPr>
                <w:del w:id="350" w:author="Сатлер Марина Викторовна" w:date="2025-10-09T16:55:00Z"/>
              </w:rPr>
            </w:pPr>
            <w:del w:id="351" w:author="Сатлер Марина Викторовна" w:date="2025-10-09T16:49:00Z">
              <w:r w:rsidRPr="00A555E8" w:rsidDel="00E65A8E">
                <w:rPr>
                  <w:lang w:val="en-US"/>
                </w:rPr>
                <w:delText>P</w:delText>
              </w:r>
              <w:r w:rsidRPr="00A555E8" w:rsidDel="00E65A8E">
                <w:delText xml:space="preserve">age </w:delText>
              </w:r>
              <w:r w:rsidR="00746DD1" w:rsidRPr="36854D62" w:rsidDel="00E65A8E">
                <w:delText>–</w:delText>
              </w:r>
              <w:r w:rsidRPr="00A555E8" w:rsidDel="00E65A8E">
                <w:delText xml:space="preserve"> номер страницы, которую хочет отразить пользователь, выполняющий запрос</w:delText>
              </w:r>
            </w:del>
          </w:p>
        </w:tc>
      </w:tr>
      <w:tr w:rsidR="000B7D75" w:rsidRPr="00B9499D" w:rsidDel="00E65A8E" w14:paraId="46FB8F42" w14:textId="1C241B5C" w:rsidTr="008C7E05">
        <w:trPr>
          <w:del w:id="352" w:author="Сатлер Марина Викторовна" w:date="2025-10-09T16:55:00Z"/>
        </w:trPr>
        <w:tc>
          <w:tcPr>
            <w:tcW w:w="1085" w:type="pct"/>
          </w:tcPr>
          <w:p w14:paraId="0A6908FD" w14:textId="5462C2D4" w:rsidR="000E355F" w:rsidRPr="00A555E8" w:rsidDel="00E65A8E" w:rsidRDefault="000E355F">
            <w:pPr>
              <w:pStyle w:val="GOSTTablenorm"/>
              <w:rPr>
                <w:del w:id="353" w:author="Сатлер Марина Викторовна" w:date="2025-10-09T16:55:00Z"/>
              </w:rPr>
            </w:pPr>
            <w:del w:id="354" w:author="Сатлер Марина Викторовна" w:date="2025-10-09T16:49:00Z">
              <w:r w:rsidRPr="00A555E8" w:rsidDel="00E65A8E">
                <w:delText>Количество записей на странице</w:delText>
              </w:r>
            </w:del>
          </w:p>
        </w:tc>
        <w:tc>
          <w:tcPr>
            <w:tcW w:w="740" w:type="pct"/>
          </w:tcPr>
          <w:p w14:paraId="7A8A9B7D" w14:textId="6BD90F09" w:rsidR="000E355F" w:rsidRPr="00A555E8" w:rsidDel="00E65A8E" w:rsidRDefault="000E355F">
            <w:pPr>
              <w:pStyle w:val="GOSTTablenorm"/>
              <w:rPr>
                <w:del w:id="355" w:author="Сатлер Марина Викторовна" w:date="2025-10-09T16:55:00Z"/>
              </w:rPr>
            </w:pPr>
            <w:del w:id="356" w:author="Сатлер Марина Викторовна" w:date="2025-10-09T16:49:00Z">
              <w:r w:rsidRPr="00A555E8" w:rsidDel="00E65A8E">
                <w:rPr>
                  <w:lang w:val="en-US"/>
                </w:rPr>
                <w:delText>Limit</w:delText>
              </w:r>
            </w:del>
          </w:p>
        </w:tc>
        <w:tc>
          <w:tcPr>
            <w:tcW w:w="493" w:type="pct"/>
          </w:tcPr>
          <w:p w14:paraId="327BF27D" w14:textId="0122CC2D" w:rsidR="000E355F" w:rsidRPr="00A555E8" w:rsidDel="00E65A8E" w:rsidRDefault="000E355F" w:rsidP="007F05AD">
            <w:pPr>
              <w:pStyle w:val="GOSTTablenorm"/>
              <w:rPr>
                <w:del w:id="357" w:author="Сатлер Марина Викторовна" w:date="2025-10-09T16:55:00Z"/>
              </w:rPr>
            </w:pPr>
            <w:del w:id="358" w:author="Сатлер Марина Викторовна" w:date="2025-10-09T16:49:00Z">
              <w:r w:rsidRPr="00A555E8" w:rsidDel="00E65A8E">
                <w:delText>Число</w:delText>
              </w:r>
            </w:del>
          </w:p>
        </w:tc>
        <w:tc>
          <w:tcPr>
            <w:tcW w:w="276" w:type="pct"/>
          </w:tcPr>
          <w:p w14:paraId="5812646C" w14:textId="2EFF9039" w:rsidR="000E355F" w:rsidRPr="00A555E8" w:rsidDel="00E65A8E" w:rsidRDefault="000E355F" w:rsidP="007F05AD">
            <w:pPr>
              <w:pStyle w:val="GOSTTablenorm"/>
              <w:rPr>
                <w:del w:id="359" w:author="Сатлер Марина Викторовна" w:date="2025-10-09T16:55:00Z"/>
              </w:rPr>
            </w:pPr>
            <w:del w:id="360" w:author="Сатлер Марина Викторовна" w:date="2025-10-09T16:49:00Z">
              <w:r w:rsidRPr="00A555E8" w:rsidDel="00E65A8E">
                <w:delText>Нет</w:delText>
              </w:r>
            </w:del>
          </w:p>
        </w:tc>
        <w:tc>
          <w:tcPr>
            <w:tcW w:w="311" w:type="pct"/>
          </w:tcPr>
          <w:p w14:paraId="54A37A38" w14:textId="1D4CA530" w:rsidR="000E355F" w:rsidRPr="00A555E8" w:rsidDel="00E65A8E" w:rsidRDefault="000E355F">
            <w:pPr>
              <w:pStyle w:val="GOSTTablenorm"/>
              <w:rPr>
                <w:del w:id="361" w:author="Сатлер Марина Викторовна" w:date="2025-10-09T16:55:00Z"/>
              </w:rPr>
            </w:pPr>
            <w:del w:id="362" w:author="Сатлер Марина Викторовна" w:date="2025-10-09T16:49:00Z">
              <w:r w:rsidRPr="000659FD" w:rsidDel="00E65A8E">
                <w:delText>&lt;=3</w:delText>
              </w:r>
            </w:del>
          </w:p>
        </w:tc>
        <w:tc>
          <w:tcPr>
            <w:tcW w:w="2095" w:type="pct"/>
          </w:tcPr>
          <w:p w14:paraId="1E94A145" w14:textId="2069F68C" w:rsidR="000E355F" w:rsidRPr="00A555E8" w:rsidDel="00E65A8E" w:rsidRDefault="000E355F">
            <w:pPr>
              <w:pStyle w:val="GOSTTablenorm"/>
              <w:rPr>
                <w:del w:id="363" w:author="Сатлер Марина Викторовна" w:date="2025-10-09T16:55:00Z"/>
              </w:rPr>
            </w:pPr>
            <w:del w:id="364" w:author="Сатлер Марина Викторовна" w:date="2025-10-09T16:49:00Z">
              <w:r w:rsidRPr="00A555E8" w:rsidDel="00E65A8E">
                <w:delText xml:space="preserve">Указывается количество строк на странице при постраничном запросе. </w:delText>
              </w:r>
              <w:r w:rsidR="001D6D1E" w:rsidRPr="00A555E8" w:rsidDel="00E65A8E">
                <w:delText>Обязательно для заполнения, если задан параметр «Сдвиг по номеру страницы» (</w:delText>
              </w:r>
              <w:r w:rsidR="001D6D1E" w:rsidRPr="00A555E8" w:rsidDel="00E65A8E">
                <w:rPr>
                  <w:lang w:val="en-US"/>
                </w:rPr>
                <w:delText>Offset</w:delText>
              </w:r>
              <w:r w:rsidR="001D6D1E" w:rsidRPr="00A555E8" w:rsidDel="00E65A8E">
                <w:delText>)</w:delText>
              </w:r>
            </w:del>
          </w:p>
        </w:tc>
      </w:tr>
      <w:tr w:rsidR="000B7D75" w:rsidRPr="00B9499D" w14:paraId="53BC63A2" w14:textId="77777777" w:rsidTr="008C7E05">
        <w:tc>
          <w:tcPr>
            <w:tcW w:w="1085" w:type="pct"/>
          </w:tcPr>
          <w:p w14:paraId="3BB3C3D9" w14:textId="77777777" w:rsidR="000E355F" w:rsidRPr="00A555E8" w:rsidRDefault="000E355F">
            <w:pPr>
              <w:pStyle w:val="GOSTTablenorm"/>
            </w:pPr>
            <w:r w:rsidRPr="00A555E8">
              <w:t>Признак расчета итоговой строки</w:t>
            </w:r>
          </w:p>
        </w:tc>
        <w:tc>
          <w:tcPr>
            <w:tcW w:w="740" w:type="pct"/>
          </w:tcPr>
          <w:p w14:paraId="7A6D32BF" w14:textId="77777777" w:rsidR="000E355F" w:rsidRPr="00A555E8" w:rsidRDefault="000E355F">
            <w:pPr>
              <w:pStyle w:val="GOSTTablenorm"/>
              <w:rPr>
                <w:lang w:val="en-US"/>
              </w:rPr>
            </w:pPr>
            <w:r w:rsidRPr="00A555E8">
              <w:rPr>
                <w:lang w:val="en-US"/>
              </w:rPr>
              <w:t>SummaryOnlyShow</w:t>
            </w:r>
          </w:p>
        </w:tc>
        <w:tc>
          <w:tcPr>
            <w:tcW w:w="493" w:type="pct"/>
          </w:tcPr>
          <w:p w14:paraId="4A40BE33" w14:textId="77777777" w:rsidR="000E355F" w:rsidRPr="00A555E8" w:rsidRDefault="000E355F" w:rsidP="007F05AD">
            <w:pPr>
              <w:pStyle w:val="GOSTTablenorm"/>
            </w:pPr>
            <w:r w:rsidRPr="00A555E8">
              <w:t>Число</w:t>
            </w:r>
          </w:p>
        </w:tc>
        <w:tc>
          <w:tcPr>
            <w:tcW w:w="276" w:type="pct"/>
          </w:tcPr>
          <w:p w14:paraId="30CD8B43" w14:textId="77777777" w:rsidR="000E355F" w:rsidRPr="00A555E8" w:rsidRDefault="000E355F" w:rsidP="007F05AD">
            <w:pPr>
              <w:pStyle w:val="GOSTTablenorm"/>
            </w:pPr>
            <w:r w:rsidRPr="00A555E8">
              <w:t>Нет</w:t>
            </w:r>
          </w:p>
        </w:tc>
        <w:tc>
          <w:tcPr>
            <w:tcW w:w="311" w:type="pct"/>
          </w:tcPr>
          <w:p w14:paraId="58644FEC" w14:textId="77777777" w:rsidR="000E355F" w:rsidRPr="00A555E8" w:rsidRDefault="000E355F">
            <w:pPr>
              <w:pStyle w:val="GOSTTablenorm"/>
              <w:rPr>
                <w:lang w:val="en-US"/>
              </w:rPr>
            </w:pPr>
            <w:r w:rsidRPr="00A555E8">
              <w:t>=1</w:t>
            </w:r>
          </w:p>
        </w:tc>
        <w:tc>
          <w:tcPr>
            <w:tcW w:w="2095" w:type="pct"/>
          </w:tcPr>
          <w:p w14:paraId="1B5AEE9F" w14:textId="732BFC85" w:rsidR="000E355F" w:rsidRPr="00A555E8" w:rsidRDefault="000E355F">
            <w:pPr>
              <w:pStyle w:val="GOSTTablenorm"/>
            </w:pPr>
            <w:r w:rsidRPr="00A555E8">
              <w:t>Признак расчета итоговой строки.</w:t>
            </w:r>
          </w:p>
          <w:p w14:paraId="0A811418" w14:textId="77777777" w:rsidR="000E355F" w:rsidRPr="00A555E8" w:rsidRDefault="000E355F">
            <w:pPr>
              <w:pStyle w:val="GOSTTablenorm"/>
            </w:pPr>
            <w:r w:rsidRPr="00A555E8">
              <w:t>Возможные значения:</w:t>
            </w:r>
          </w:p>
          <w:p w14:paraId="14EC9764" w14:textId="559E6EBC" w:rsidR="000E355F" w:rsidRPr="00A555E8" w:rsidRDefault="00373CCE" w:rsidP="007F05AD">
            <w:pPr>
              <w:pStyle w:val="GOSTTableListMark1"/>
            </w:pPr>
            <w:r>
              <w:t>«</w:t>
            </w:r>
            <w:r w:rsidR="000E355F" w:rsidRPr="00A555E8">
              <w:t>1</w:t>
            </w:r>
            <w:r>
              <w:t>»</w:t>
            </w:r>
            <w:r w:rsidR="000E355F" w:rsidRPr="00A555E8">
              <w:t xml:space="preserve"> – итоговая строка.</w:t>
            </w:r>
          </w:p>
          <w:p w14:paraId="5378936B" w14:textId="25D4BA52" w:rsidR="000E355F" w:rsidRPr="00A555E8" w:rsidRDefault="000E355F">
            <w:pPr>
              <w:pStyle w:val="GOSTTablenorm"/>
            </w:pPr>
            <w:r w:rsidRPr="00A555E8">
              <w:t xml:space="preserve">При наличии признака расчета итоговой строки </w:t>
            </w:r>
            <w:r w:rsidR="00343DB2">
              <w:t xml:space="preserve">игнорируются </w:t>
            </w:r>
            <w:r w:rsidRPr="00A555E8">
              <w:t>параметры отображения (</w:t>
            </w:r>
            <w:r w:rsidRPr="00A555E8">
              <w:rPr>
                <w:lang w:val="en-US"/>
              </w:rPr>
              <w:t>VisualParams</w:t>
            </w:r>
            <w:r w:rsidRPr="00A555E8">
              <w:t xml:space="preserve">), </w:t>
            </w:r>
            <w:r w:rsidR="00343DB2">
              <w:t xml:space="preserve">а также реквизиты первичного документа, дата отражения в учете и дата ввода в действие (при </w:t>
            </w:r>
            <w:r w:rsidR="00343DB2" w:rsidRPr="00B9499D">
              <w:rPr>
                <w:lang w:val="en-US"/>
              </w:rPr>
              <w:t>Documents</w:t>
            </w:r>
            <w:r w:rsidR="00343DB2" w:rsidRPr="00A555E8">
              <w:t xml:space="preserve"> </w:t>
            </w:r>
            <w:r w:rsidR="00343DB2">
              <w:t xml:space="preserve">= 1) </w:t>
            </w:r>
            <w:r w:rsidR="00D84B4C">
              <w:t>–</w:t>
            </w:r>
            <w:r w:rsidR="00343DB2">
              <w:t xml:space="preserve"> </w:t>
            </w:r>
            <w:r w:rsidRPr="00A555E8">
              <w:t>расчет показателей состояния ЛС осуществляется с полной группировкой данных, т.е. рассчитывается общая сумма по всем значениям аналитических признаков</w:t>
            </w:r>
            <w:r w:rsidR="00343DB2">
              <w:t xml:space="preserve"> по всем документам</w:t>
            </w:r>
          </w:p>
        </w:tc>
      </w:tr>
      <w:tr w:rsidR="000B7D75" w:rsidRPr="00B9499D" w:rsidDel="00832A01" w14:paraId="484B7F30" w14:textId="502164BF" w:rsidTr="008C7E05">
        <w:trPr>
          <w:del w:id="365" w:author="Краснова Наталья EXP-275709" w:date="2024-02-07T08:23:00Z"/>
        </w:trPr>
        <w:tc>
          <w:tcPr>
            <w:tcW w:w="1085" w:type="pct"/>
          </w:tcPr>
          <w:p w14:paraId="7D47300A" w14:textId="1949739D" w:rsidR="003B7E2B" w:rsidRPr="00B9499D" w:rsidDel="00832A01" w:rsidRDefault="003B7E2B">
            <w:pPr>
              <w:pStyle w:val="GOSTTablenorm"/>
              <w:rPr>
                <w:del w:id="366" w:author="Краснова Наталья EXP-275709" w:date="2024-02-07T08:23:00Z"/>
                <w:szCs w:val="22"/>
              </w:rPr>
            </w:pPr>
            <w:del w:id="367" w:author="Краснова Наталья EXP-275709" w:date="2024-02-07T08:23:00Z">
              <w:r w:rsidDel="00832A01">
                <w:delText>Код валюты по ОКВ</w:delText>
              </w:r>
            </w:del>
          </w:p>
        </w:tc>
        <w:tc>
          <w:tcPr>
            <w:tcW w:w="740" w:type="pct"/>
          </w:tcPr>
          <w:p w14:paraId="2F0AE8F1" w14:textId="3C718DFE" w:rsidR="003B7E2B" w:rsidRPr="00B9499D" w:rsidDel="00832A01" w:rsidRDefault="003B7E2B">
            <w:pPr>
              <w:pStyle w:val="GOSTTablenorm"/>
              <w:rPr>
                <w:del w:id="368" w:author="Краснова Наталья EXP-275709" w:date="2024-02-07T08:23:00Z"/>
                <w:szCs w:val="22"/>
              </w:rPr>
            </w:pPr>
            <w:del w:id="369" w:author="Краснова Наталья EXP-275709" w:date="2024-02-07T08:23:00Z">
              <w:r w:rsidRPr="003B7E2B" w:rsidDel="00832A01">
                <w:rPr>
                  <w:szCs w:val="22"/>
                </w:rPr>
                <w:delText>CurrencyCode</w:delText>
              </w:r>
            </w:del>
          </w:p>
        </w:tc>
        <w:tc>
          <w:tcPr>
            <w:tcW w:w="493" w:type="pct"/>
          </w:tcPr>
          <w:p w14:paraId="50974263" w14:textId="05CCA0E5" w:rsidR="003B7E2B" w:rsidRPr="00B9499D" w:rsidDel="00832A01" w:rsidRDefault="003B7E2B" w:rsidP="007F05AD">
            <w:pPr>
              <w:pStyle w:val="GOSTTablenorm"/>
              <w:rPr>
                <w:del w:id="370" w:author="Краснова Наталья EXP-275709" w:date="2024-02-07T08:23:00Z"/>
                <w:szCs w:val="22"/>
              </w:rPr>
            </w:pPr>
            <w:del w:id="371" w:author="Краснова Наталья EXP-275709" w:date="2024-02-07T08:23:00Z">
              <w:r w:rsidRPr="003B7E2B" w:rsidDel="00832A01">
                <w:rPr>
                  <w:szCs w:val="22"/>
                </w:rPr>
                <w:delText>Строка</w:delText>
              </w:r>
            </w:del>
          </w:p>
        </w:tc>
        <w:tc>
          <w:tcPr>
            <w:tcW w:w="276" w:type="pct"/>
          </w:tcPr>
          <w:p w14:paraId="55DAABD3" w14:textId="7762B15B" w:rsidR="003B7E2B" w:rsidRPr="00B9499D" w:rsidDel="00832A01" w:rsidRDefault="003B7E2B" w:rsidP="007F05AD">
            <w:pPr>
              <w:pStyle w:val="GOSTTablenorm"/>
              <w:rPr>
                <w:del w:id="372" w:author="Краснова Наталья EXP-275709" w:date="2024-02-07T08:23:00Z"/>
                <w:szCs w:val="22"/>
              </w:rPr>
            </w:pPr>
            <w:del w:id="373" w:author="Краснова Наталья EXP-275709" w:date="2024-02-07T08:23:00Z">
              <w:r w:rsidDel="00832A01">
                <w:rPr>
                  <w:szCs w:val="22"/>
                </w:rPr>
                <w:delText>Нет</w:delText>
              </w:r>
            </w:del>
          </w:p>
        </w:tc>
        <w:tc>
          <w:tcPr>
            <w:tcW w:w="311" w:type="pct"/>
          </w:tcPr>
          <w:p w14:paraId="40FEB204" w14:textId="2AAFD77A" w:rsidR="003B7E2B" w:rsidRPr="00B9499D" w:rsidDel="00832A01" w:rsidRDefault="003B7E2B" w:rsidP="007F05AD">
            <w:pPr>
              <w:pStyle w:val="GOSTTablenorm"/>
              <w:rPr>
                <w:del w:id="374" w:author="Краснова Наталья EXP-275709" w:date="2024-02-07T08:23:00Z"/>
                <w:szCs w:val="22"/>
              </w:rPr>
            </w:pPr>
            <w:del w:id="375" w:author="Краснова Наталья EXP-275709" w:date="2024-02-07T08:23:00Z">
              <w:r w:rsidRPr="005C6376" w:rsidDel="00832A01">
                <w:rPr>
                  <w:szCs w:val="22"/>
                </w:rPr>
                <w:delText>&lt;=</w:delText>
              </w:r>
              <w:r w:rsidDel="00832A01">
                <w:rPr>
                  <w:szCs w:val="22"/>
                </w:rPr>
                <w:delText>100</w:delText>
              </w:r>
            </w:del>
          </w:p>
        </w:tc>
        <w:tc>
          <w:tcPr>
            <w:tcW w:w="2095" w:type="pct"/>
          </w:tcPr>
          <w:p w14:paraId="060020AB" w14:textId="71B7A8A8" w:rsidR="003B7E2B" w:rsidDel="00832A01" w:rsidRDefault="003B7E2B">
            <w:pPr>
              <w:pStyle w:val="GOSTTablenorm"/>
              <w:rPr>
                <w:del w:id="376" w:author="Краснова Наталья EXP-275709" w:date="2024-02-07T08:23:00Z"/>
              </w:rPr>
            </w:pPr>
            <w:del w:id="377" w:author="Краснова Наталья EXP-275709" w:date="2024-02-07T08:23:00Z">
              <w:r w:rsidDel="00832A01">
                <w:delText>Цифровой код валюты (3 знака) записи у</w:delText>
              </w:r>
              <w:r w:rsidRPr="003B7E2B" w:rsidDel="00832A01">
                <w:delText>ч</w:delText>
              </w:r>
              <w:r w:rsidDel="00832A01">
                <w:delText>ета</w:delText>
              </w:r>
              <w:r w:rsidDel="00832A01">
                <w:rPr>
                  <w:rStyle w:val="af4"/>
                  <w:szCs w:val="22"/>
                </w:rPr>
                <w:fldChar w:fldCharType="begin"/>
              </w:r>
              <w:r w:rsidRPr="003B7E2B" w:rsidDel="00832A01">
                <w:rPr>
                  <w:rStyle w:val="af4"/>
                  <w:szCs w:val="22"/>
                </w:rPr>
                <w:delInstrText xml:space="preserve"> NOTEREF _Ref129799774 \h </w:delInstrText>
              </w:r>
              <w:r w:rsidDel="00832A01">
                <w:rPr>
                  <w:rStyle w:val="af4"/>
                  <w:szCs w:val="22"/>
                </w:rPr>
                <w:delInstrText xml:space="preserve"> \* MERGEFORMAT </w:delInstrText>
              </w:r>
              <w:r w:rsidDel="00832A01">
                <w:rPr>
                  <w:rStyle w:val="af4"/>
                  <w:szCs w:val="22"/>
                </w:rPr>
              </w:r>
              <w:r w:rsidDel="00832A01">
                <w:rPr>
                  <w:rStyle w:val="af4"/>
                  <w:szCs w:val="22"/>
                </w:rPr>
                <w:fldChar w:fldCharType="separate"/>
              </w:r>
              <w:r w:rsidR="00837E23" w:rsidDel="00832A01">
                <w:rPr>
                  <w:rStyle w:val="af4"/>
                  <w:szCs w:val="22"/>
                </w:rPr>
                <w:delText>1</w:delText>
              </w:r>
              <w:r w:rsidDel="00832A01">
                <w:rPr>
                  <w:rStyle w:val="af4"/>
                  <w:szCs w:val="22"/>
                </w:rPr>
                <w:fldChar w:fldCharType="end"/>
              </w:r>
              <w:r w:rsidDel="00832A01">
                <w:rPr>
                  <w:szCs w:val="22"/>
                </w:rPr>
                <w:delText xml:space="preserve"> </w:delText>
              </w:r>
              <w:r w:rsidDel="00832A01">
                <w:delText>(</w:delText>
              </w:r>
              <w:r w:rsidDel="00832A01">
                <w:rPr>
                  <w:szCs w:val="22"/>
                  <w:lang w:val="en-US"/>
                </w:rPr>
                <w:delText>Documents</w:delText>
              </w:r>
              <w:r w:rsidDel="00832A01">
                <w:delText xml:space="preserve"> = 1) / счета (</w:delText>
              </w:r>
              <w:r w:rsidDel="00832A01">
                <w:rPr>
                  <w:szCs w:val="22"/>
                  <w:lang w:val="en-US"/>
                </w:rPr>
                <w:delText>Documents</w:delText>
              </w:r>
              <w:r w:rsidDel="00832A01">
                <w:delText xml:space="preserve"> = 0) в соответствии с Общероссийским классификатором валют.</w:delText>
              </w:r>
            </w:del>
          </w:p>
          <w:p w14:paraId="4DF1F219" w14:textId="5BF7D1A3" w:rsidR="003B7E2B" w:rsidDel="00832A01" w:rsidRDefault="003B7E2B">
            <w:pPr>
              <w:pStyle w:val="GOSTTablenorm"/>
              <w:rPr>
                <w:del w:id="378" w:author="Краснова Наталья EXP-275709" w:date="2024-02-07T08:23:00Z"/>
              </w:rPr>
            </w:pPr>
            <w:del w:id="379" w:author="Краснова Наталья EXP-275709" w:date="2024-02-07T08:23:00Z">
              <w:r w:rsidDel="00832A01">
                <w:delText>Может быть задано несколько значений, через символ «,» (запятая).</w:delText>
              </w:r>
            </w:del>
          </w:p>
          <w:p w14:paraId="55E188D7" w14:textId="1B5CBF3E" w:rsidR="003B7E2B" w:rsidRPr="00E70D34" w:rsidDel="00832A01" w:rsidRDefault="003B7E2B">
            <w:pPr>
              <w:pStyle w:val="GOSTTablenorm"/>
              <w:rPr>
                <w:del w:id="380" w:author="Краснова Наталья EXP-275709" w:date="2024-02-07T08:23:00Z"/>
                <w:szCs w:val="22"/>
              </w:rPr>
            </w:pPr>
            <w:del w:id="381" w:author="Краснова Наталья EXP-275709" w:date="2024-02-07T08:23:00Z">
              <w:r w:rsidDel="00832A01">
                <w:delText>Если код валюты не задан, то в ответе передается информация по всем валютам</w:delText>
              </w:r>
            </w:del>
          </w:p>
        </w:tc>
      </w:tr>
      <w:tr w:rsidR="000B7D75" w:rsidRPr="00B9499D" w14:paraId="3501507D" w14:textId="77777777" w:rsidTr="008C7E05">
        <w:tc>
          <w:tcPr>
            <w:tcW w:w="1085" w:type="pct"/>
          </w:tcPr>
          <w:p w14:paraId="135B4189" w14:textId="77777777" w:rsidR="003B7E2B" w:rsidRPr="0068201B" w:rsidRDefault="007A7B50">
            <w:pPr>
              <w:pStyle w:val="GOSTTablenorm"/>
              <w:rPr>
                <w:highlight w:val="yellow"/>
              </w:rPr>
            </w:pPr>
            <w:r w:rsidRPr="0068201B">
              <w:t xml:space="preserve">Группировка по </w:t>
            </w:r>
            <w:r w:rsidR="003B7E2B" w:rsidRPr="0068201B">
              <w:t>код</w:t>
            </w:r>
            <w:r w:rsidRPr="0068201B">
              <w:t>у</w:t>
            </w:r>
            <w:r w:rsidR="003B7E2B" w:rsidRPr="0068201B">
              <w:t xml:space="preserve"> валюты</w:t>
            </w:r>
          </w:p>
        </w:tc>
        <w:tc>
          <w:tcPr>
            <w:tcW w:w="740" w:type="pct"/>
          </w:tcPr>
          <w:p w14:paraId="2EEDEA3B" w14:textId="77777777" w:rsidR="003B7E2B" w:rsidRPr="007F05AD" w:rsidRDefault="003B7E2B">
            <w:pPr>
              <w:pStyle w:val="GOSTTablenorm"/>
            </w:pPr>
            <w:r w:rsidRPr="007F05AD">
              <w:t>CurrencyCodeShow</w:t>
            </w:r>
          </w:p>
        </w:tc>
        <w:tc>
          <w:tcPr>
            <w:tcW w:w="493" w:type="pct"/>
          </w:tcPr>
          <w:p w14:paraId="783F9B84" w14:textId="77777777" w:rsidR="003B7E2B" w:rsidRPr="00335858" w:rsidRDefault="003B7E2B" w:rsidP="007F05AD">
            <w:pPr>
              <w:pStyle w:val="GOSTTablenorm"/>
            </w:pPr>
            <w:r w:rsidRPr="00335858">
              <w:t>Число</w:t>
            </w:r>
          </w:p>
        </w:tc>
        <w:tc>
          <w:tcPr>
            <w:tcW w:w="276" w:type="pct"/>
          </w:tcPr>
          <w:p w14:paraId="3B3E1F19" w14:textId="77777777" w:rsidR="003B7E2B" w:rsidRPr="00A60059" w:rsidRDefault="003B7E2B" w:rsidP="007F05AD">
            <w:pPr>
              <w:pStyle w:val="GOSTTablenorm"/>
            </w:pPr>
            <w:r w:rsidRPr="00A60059">
              <w:t>Да</w:t>
            </w:r>
          </w:p>
        </w:tc>
        <w:tc>
          <w:tcPr>
            <w:tcW w:w="311" w:type="pct"/>
          </w:tcPr>
          <w:p w14:paraId="593BDD91" w14:textId="77777777" w:rsidR="003B7E2B" w:rsidRPr="0068201B" w:rsidRDefault="003B7E2B">
            <w:pPr>
              <w:pStyle w:val="GOSTTablenorm"/>
            </w:pPr>
            <w:r w:rsidRPr="0068201B">
              <w:t>=1</w:t>
            </w:r>
          </w:p>
        </w:tc>
        <w:tc>
          <w:tcPr>
            <w:tcW w:w="2095" w:type="pct"/>
          </w:tcPr>
          <w:p w14:paraId="68AFFB8F" w14:textId="77777777" w:rsidR="003B7E2B" w:rsidRDefault="003B7E2B" w:rsidP="003B7E2B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Признак отображения информации в ответе на запрос в разрезе кодов валют. Возможные значения:</w:t>
            </w:r>
          </w:p>
          <w:p w14:paraId="42528EC4" w14:textId="0C6227DC" w:rsidR="003B7E2B" w:rsidRDefault="0068201B" w:rsidP="007F05AD">
            <w:pPr>
              <w:pStyle w:val="GOSTTableListMark1"/>
            </w:pPr>
            <w:r>
              <w:lastRenderedPageBreak/>
              <w:t>«</w:t>
            </w:r>
            <w:r w:rsidR="003B7E2B" w:rsidRPr="36854D62">
              <w:t>1</w:t>
            </w:r>
            <w:r>
              <w:t>»</w:t>
            </w:r>
            <w:r w:rsidR="003B7E2B" w:rsidRPr="36854D62">
              <w:t xml:space="preserve"> – </w:t>
            </w:r>
            <w:r w:rsidR="003B7E2B" w:rsidRPr="00D939EA">
              <w:t xml:space="preserve">Отображать данные в разрезе кодов валют (параметр </w:t>
            </w:r>
            <w:r w:rsidR="003B7E2B" w:rsidRPr="00190F19">
              <w:rPr>
                <w:b/>
              </w:rPr>
              <w:t>RespData:</w:t>
            </w:r>
            <w:r w:rsidR="003B7E2B" w:rsidRPr="00D939EA">
              <w:t>CurrencyCode заполняется);</w:t>
            </w:r>
          </w:p>
          <w:p w14:paraId="743BCBAB" w14:textId="7855EAE9" w:rsidR="003B7E2B" w:rsidRDefault="0068201B" w:rsidP="007F05AD">
            <w:pPr>
              <w:pStyle w:val="GOSTTableListMark1"/>
            </w:pPr>
            <w:r>
              <w:t>«</w:t>
            </w:r>
            <w:r w:rsidR="003B7E2B" w:rsidRPr="00D939EA">
              <w:t>0</w:t>
            </w:r>
            <w:r>
              <w:t>»</w:t>
            </w:r>
            <w:r w:rsidR="003B7E2B" w:rsidRPr="00D939EA">
              <w:t xml:space="preserve"> – Отображать </w:t>
            </w:r>
            <w:r w:rsidR="003B7E2B" w:rsidRPr="00283E50">
              <w:t xml:space="preserve">данные без разреза по кодам валют (параметр </w:t>
            </w:r>
            <w:r w:rsidR="003B7E2B" w:rsidRPr="00190F19">
              <w:rPr>
                <w:b/>
              </w:rPr>
              <w:t>RespData:</w:t>
            </w:r>
            <w:r w:rsidR="003B7E2B" w:rsidRPr="00283E50">
              <w:t>CurrencyCode не заполняется)</w:t>
            </w:r>
          </w:p>
        </w:tc>
      </w:tr>
      <w:tr w:rsidR="000B7D75" w:rsidRPr="00B9499D" w14:paraId="4E90E7DF" w14:textId="77777777" w:rsidTr="008C7E05">
        <w:tc>
          <w:tcPr>
            <w:tcW w:w="1085" w:type="pct"/>
          </w:tcPr>
          <w:p w14:paraId="0E799E82" w14:textId="77777777" w:rsidR="003B7E2B" w:rsidRPr="0068201B" w:rsidRDefault="003B7E2B">
            <w:pPr>
              <w:pStyle w:val="GOSTTablenorm"/>
            </w:pPr>
            <w:r w:rsidRPr="0068201B">
              <w:lastRenderedPageBreak/>
              <w:t>Дата начала периода</w:t>
            </w:r>
          </w:p>
        </w:tc>
        <w:tc>
          <w:tcPr>
            <w:tcW w:w="740" w:type="pct"/>
          </w:tcPr>
          <w:p w14:paraId="6AC2A58F" w14:textId="77777777" w:rsidR="003B7E2B" w:rsidRPr="0068201B" w:rsidRDefault="003B7E2B">
            <w:pPr>
              <w:pStyle w:val="GOSTTablenorm"/>
            </w:pPr>
            <w:r w:rsidRPr="007F05AD">
              <w:t>StartRepDate</w:t>
            </w:r>
          </w:p>
        </w:tc>
        <w:tc>
          <w:tcPr>
            <w:tcW w:w="493" w:type="pct"/>
          </w:tcPr>
          <w:p w14:paraId="485651F7" w14:textId="43F81DFB" w:rsidR="003B7E2B" w:rsidRPr="00231529" w:rsidRDefault="003B7E2B" w:rsidP="007F05AD">
            <w:pPr>
              <w:pStyle w:val="GOSTTablenorm"/>
            </w:pPr>
            <w:r w:rsidRPr="00335858">
              <w:t>Да</w:t>
            </w:r>
            <w:r w:rsidRPr="00A60059">
              <w:t>та</w:t>
            </w:r>
          </w:p>
        </w:tc>
        <w:tc>
          <w:tcPr>
            <w:tcW w:w="276" w:type="pct"/>
          </w:tcPr>
          <w:p w14:paraId="3293439A" w14:textId="77777777" w:rsidR="003B7E2B" w:rsidRPr="008258BA" w:rsidRDefault="003B7E2B" w:rsidP="007F05AD">
            <w:pPr>
              <w:pStyle w:val="GOSTTablenorm"/>
            </w:pPr>
            <w:r w:rsidRPr="008258BA">
              <w:t>Да</w:t>
            </w:r>
          </w:p>
        </w:tc>
        <w:tc>
          <w:tcPr>
            <w:tcW w:w="311" w:type="pct"/>
          </w:tcPr>
          <w:p w14:paraId="569540BD" w14:textId="3C99122C" w:rsidR="003B7E2B" w:rsidRPr="007D5F97" w:rsidRDefault="003B7E2B" w:rsidP="007F05AD">
            <w:pPr>
              <w:pStyle w:val="GOSTTablenorm"/>
            </w:pPr>
          </w:p>
        </w:tc>
        <w:tc>
          <w:tcPr>
            <w:tcW w:w="2095" w:type="pct"/>
          </w:tcPr>
          <w:p w14:paraId="36E16BAD" w14:textId="5B50569B" w:rsidR="003B7E2B" w:rsidRPr="00C5302B" w:rsidRDefault="003B7E2B" w:rsidP="003B7E2B">
            <w:pPr>
              <w:pStyle w:val="GOSTTablenorm"/>
              <w:rPr>
                <w:szCs w:val="22"/>
              </w:rPr>
            </w:pPr>
            <w:r w:rsidRPr="00C5302B">
              <w:rPr>
                <w:szCs w:val="22"/>
              </w:rPr>
              <w:t>Дата начала отчетного периода, с которой включительно требуется отобрать данные.</w:t>
            </w:r>
          </w:p>
          <w:p w14:paraId="00EC9D99" w14:textId="77777777" w:rsidR="003B7E2B" w:rsidRPr="000E355F" w:rsidRDefault="003B7E2B" w:rsidP="003B7E2B">
            <w:pPr>
              <w:pStyle w:val="GOSTTablenorm"/>
              <w:rPr>
                <w:szCs w:val="22"/>
              </w:rPr>
            </w:pPr>
            <w:r w:rsidRPr="00C5302B">
              <w:rPr>
                <w:szCs w:val="22"/>
              </w:rPr>
              <w:t>Для ф</w:t>
            </w:r>
            <w:r>
              <w:rPr>
                <w:szCs w:val="22"/>
              </w:rPr>
              <w:t>ормирования информации о сводных данных по показателям состояния</w:t>
            </w:r>
            <w:r w:rsidRPr="00C5302B">
              <w:rPr>
                <w:szCs w:val="22"/>
              </w:rPr>
              <w:t xml:space="preserve"> </w:t>
            </w:r>
            <w:r>
              <w:rPr>
                <w:szCs w:val="22"/>
              </w:rPr>
              <w:t>лицевых счетов</w:t>
            </w:r>
            <w:r w:rsidRPr="00C5302B">
              <w:rPr>
                <w:szCs w:val="22"/>
              </w:rPr>
              <w:t xml:space="preserve"> нарастающим итогом с начала года запо</w:t>
            </w:r>
            <w:r>
              <w:rPr>
                <w:szCs w:val="22"/>
              </w:rPr>
              <w:t>лняется значением 1 января соот</w:t>
            </w:r>
            <w:r w:rsidRPr="00C5302B">
              <w:rPr>
                <w:szCs w:val="22"/>
              </w:rPr>
              <w:t>ветствующего года.</w:t>
            </w:r>
            <w:r w:rsidRPr="00B9499D">
              <w:rPr>
                <w:szCs w:val="22"/>
              </w:rPr>
              <w:t xml:space="preserve">Формат </w:t>
            </w:r>
            <w:r w:rsidRPr="00B9499D">
              <w:rPr>
                <w:szCs w:val="22"/>
                <w:lang w:val="en-US"/>
              </w:rPr>
              <w:t>YYYY</w:t>
            </w:r>
            <w:r w:rsidRPr="00B9499D">
              <w:rPr>
                <w:szCs w:val="22"/>
              </w:rPr>
              <w:t>-</w:t>
            </w:r>
            <w:r w:rsidRPr="00B9499D">
              <w:rPr>
                <w:szCs w:val="22"/>
                <w:lang w:val="en-US"/>
              </w:rPr>
              <w:t>MM</w:t>
            </w:r>
            <w:r w:rsidRPr="00B9499D">
              <w:rPr>
                <w:szCs w:val="22"/>
              </w:rPr>
              <w:t>-</w:t>
            </w:r>
            <w:r w:rsidRPr="00B9499D">
              <w:rPr>
                <w:szCs w:val="22"/>
                <w:lang w:val="en-US"/>
              </w:rPr>
              <w:t>DD</w:t>
            </w:r>
            <w:r>
              <w:rPr>
                <w:szCs w:val="22"/>
              </w:rPr>
              <w:t>.</w:t>
            </w:r>
          </w:p>
          <w:p w14:paraId="1066B094" w14:textId="77777777" w:rsidR="003B7E2B" w:rsidRPr="00B9499D" w:rsidRDefault="003B7E2B" w:rsidP="003B7E2B">
            <w:pPr>
              <w:pStyle w:val="GOSTTablenorm"/>
              <w:rPr>
                <w:szCs w:val="22"/>
              </w:rPr>
            </w:pPr>
            <w:r>
              <w:t>Дата начала периода и дата окончания периода должны относиться к одному финансовому году</w:t>
            </w:r>
          </w:p>
        </w:tc>
      </w:tr>
      <w:tr w:rsidR="000B7D75" w:rsidRPr="00B9499D" w14:paraId="7871FCDE" w14:textId="77777777" w:rsidTr="008C7E05">
        <w:tc>
          <w:tcPr>
            <w:tcW w:w="1085" w:type="pct"/>
          </w:tcPr>
          <w:p w14:paraId="281C2DA4" w14:textId="77777777" w:rsidR="003B7E2B" w:rsidRPr="00B9499D" w:rsidRDefault="003B7E2B">
            <w:pPr>
              <w:pStyle w:val="GOSTTablenorm"/>
            </w:pPr>
            <w:r>
              <w:t>Д</w:t>
            </w:r>
            <w:r w:rsidRPr="00B9499D">
              <w:t>ата окончания периода</w:t>
            </w:r>
          </w:p>
        </w:tc>
        <w:tc>
          <w:tcPr>
            <w:tcW w:w="740" w:type="pct"/>
          </w:tcPr>
          <w:p w14:paraId="5C0FC3A5" w14:textId="77777777" w:rsidR="003B7E2B" w:rsidRPr="00B9499D" w:rsidRDefault="003B7E2B">
            <w:pPr>
              <w:pStyle w:val="GOSTTablenorm"/>
              <w:rPr>
                <w:lang w:val="en-US"/>
              </w:rPr>
            </w:pPr>
            <w:r w:rsidRPr="00B9499D">
              <w:rPr>
                <w:lang w:val="en-US"/>
              </w:rPr>
              <w:t>EndRepDate</w:t>
            </w:r>
          </w:p>
        </w:tc>
        <w:tc>
          <w:tcPr>
            <w:tcW w:w="493" w:type="pct"/>
          </w:tcPr>
          <w:p w14:paraId="63D16D53" w14:textId="3BCCDED5" w:rsidR="003B7E2B" w:rsidRPr="00B9499D" w:rsidRDefault="003B7E2B" w:rsidP="007F05AD">
            <w:pPr>
              <w:pStyle w:val="GOSTTablenorm"/>
            </w:pPr>
            <w:r w:rsidRPr="00B9499D">
              <w:t>Дата</w:t>
            </w:r>
          </w:p>
        </w:tc>
        <w:tc>
          <w:tcPr>
            <w:tcW w:w="276" w:type="pct"/>
          </w:tcPr>
          <w:p w14:paraId="745C07EE" w14:textId="77777777" w:rsidR="003B7E2B" w:rsidRPr="00B9499D" w:rsidRDefault="003B7E2B" w:rsidP="007F05AD">
            <w:pPr>
              <w:pStyle w:val="GOSTTablenorm"/>
            </w:pPr>
            <w:r w:rsidRPr="00B9499D">
              <w:t>Да</w:t>
            </w:r>
          </w:p>
        </w:tc>
        <w:tc>
          <w:tcPr>
            <w:tcW w:w="311" w:type="pct"/>
          </w:tcPr>
          <w:p w14:paraId="09A91C31" w14:textId="153EEBCC" w:rsidR="003B7E2B" w:rsidRPr="00B9499D" w:rsidRDefault="003B7E2B" w:rsidP="007F05AD">
            <w:pPr>
              <w:pStyle w:val="GOSTTablenorm"/>
            </w:pPr>
          </w:p>
        </w:tc>
        <w:tc>
          <w:tcPr>
            <w:tcW w:w="2095" w:type="pct"/>
          </w:tcPr>
          <w:p w14:paraId="37AB387A" w14:textId="77777777" w:rsidR="003B7E2B" w:rsidRPr="000E355F" w:rsidRDefault="003B7E2B">
            <w:pPr>
              <w:pStyle w:val="GOSTTablenorm"/>
            </w:pPr>
            <w:r w:rsidRPr="00C5302B">
              <w:t>Дата око</w:t>
            </w:r>
            <w:r>
              <w:t>нчания отчетного периода, по ко</w:t>
            </w:r>
            <w:r w:rsidRPr="00C5302B">
              <w:t>торую включительно требуется отобрать данные.</w:t>
            </w:r>
            <w:r w:rsidRPr="00B9499D">
              <w:t xml:space="preserve">Формат </w:t>
            </w:r>
            <w:r w:rsidRPr="00B9499D">
              <w:rPr>
                <w:lang w:val="en-US"/>
              </w:rPr>
              <w:t>YYYY</w:t>
            </w:r>
            <w:r w:rsidRPr="00B9499D">
              <w:t>-</w:t>
            </w:r>
            <w:r w:rsidRPr="00B9499D">
              <w:rPr>
                <w:lang w:val="en-US"/>
              </w:rPr>
              <w:t>MM</w:t>
            </w:r>
            <w:r w:rsidRPr="00B9499D">
              <w:t>-</w:t>
            </w:r>
            <w:r w:rsidRPr="00B9499D">
              <w:rPr>
                <w:lang w:val="en-US"/>
              </w:rPr>
              <w:t>DD</w:t>
            </w:r>
            <w:r>
              <w:t>.</w:t>
            </w:r>
          </w:p>
          <w:p w14:paraId="3EA26E65" w14:textId="77777777" w:rsidR="003B7E2B" w:rsidRPr="00B9499D" w:rsidRDefault="003B7E2B">
            <w:pPr>
              <w:pStyle w:val="GOSTTablenorm"/>
            </w:pPr>
            <w:r>
              <w:t>Дата окончания периода не должна быть меньше (раньше) даты начала периода. Дата начала периода и дата окончания периода должны относиться к одному финансовому году</w:t>
            </w:r>
          </w:p>
        </w:tc>
      </w:tr>
      <w:tr w:rsidR="000B7D75" w:rsidRPr="00B9499D" w14:paraId="0AD257FA" w14:textId="77777777" w:rsidTr="008C7E05">
        <w:tc>
          <w:tcPr>
            <w:tcW w:w="1085" w:type="pct"/>
          </w:tcPr>
          <w:p w14:paraId="47FECB3B" w14:textId="77777777" w:rsidR="003B7E2B" w:rsidRPr="0068201B" w:rsidRDefault="003B7E2B">
            <w:pPr>
              <w:pStyle w:val="GOSTTablenorm"/>
            </w:pPr>
            <w:r w:rsidRPr="0068201B">
              <w:t>Тип записей учета</w:t>
            </w:r>
          </w:p>
        </w:tc>
        <w:tc>
          <w:tcPr>
            <w:tcW w:w="740" w:type="pct"/>
          </w:tcPr>
          <w:p w14:paraId="14C77692" w14:textId="77777777" w:rsidR="003B7E2B" w:rsidRPr="007F05AD" w:rsidRDefault="003B7E2B">
            <w:pPr>
              <w:pStyle w:val="GOSTTablenorm"/>
            </w:pPr>
            <w:r w:rsidRPr="007F05AD">
              <w:t>RecType</w:t>
            </w:r>
          </w:p>
        </w:tc>
        <w:tc>
          <w:tcPr>
            <w:tcW w:w="493" w:type="pct"/>
          </w:tcPr>
          <w:p w14:paraId="431C743D" w14:textId="77777777" w:rsidR="003B7E2B" w:rsidRPr="00335858" w:rsidRDefault="003B7E2B" w:rsidP="007F05AD">
            <w:pPr>
              <w:pStyle w:val="GOSTTablenorm"/>
            </w:pPr>
            <w:r w:rsidRPr="00335858">
              <w:t>Число</w:t>
            </w:r>
          </w:p>
        </w:tc>
        <w:tc>
          <w:tcPr>
            <w:tcW w:w="276" w:type="pct"/>
          </w:tcPr>
          <w:p w14:paraId="35A420A7" w14:textId="77777777" w:rsidR="003B7E2B" w:rsidRPr="00A60059" w:rsidRDefault="003B7E2B" w:rsidP="007F05AD">
            <w:pPr>
              <w:pStyle w:val="GOSTTablenorm"/>
            </w:pPr>
            <w:r w:rsidRPr="00A60059">
              <w:t>Да</w:t>
            </w:r>
          </w:p>
        </w:tc>
        <w:tc>
          <w:tcPr>
            <w:tcW w:w="311" w:type="pct"/>
          </w:tcPr>
          <w:p w14:paraId="74856DFF" w14:textId="77777777" w:rsidR="003B7E2B" w:rsidRPr="00335858" w:rsidRDefault="003B7E2B" w:rsidP="007F05AD">
            <w:pPr>
              <w:pStyle w:val="GOSTTablenorm"/>
            </w:pPr>
            <w:r w:rsidRPr="00231529">
              <w:t>=</w:t>
            </w:r>
            <w:r w:rsidRPr="007F05AD">
              <w:t>1</w:t>
            </w:r>
          </w:p>
        </w:tc>
        <w:tc>
          <w:tcPr>
            <w:tcW w:w="2095" w:type="pct"/>
          </w:tcPr>
          <w:p w14:paraId="3DD9CCD8" w14:textId="77777777" w:rsidR="003B7E2B" w:rsidRPr="00A60059" w:rsidRDefault="003B7E2B">
            <w:pPr>
              <w:pStyle w:val="GOSTTablenorm"/>
            </w:pPr>
            <w:r w:rsidRPr="00A60059">
              <w:t>Возможные значения:</w:t>
            </w:r>
          </w:p>
          <w:p w14:paraId="67944206" w14:textId="2BB440EF" w:rsidR="003B7E2B" w:rsidRPr="00B9499D" w:rsidRDefault="0068201B" w:rsidP="007F05AD">
            <w:pPr>
              <w:pStyle w:val="GOSTTableListMark1"/>
            </w:pPr>
            <w:r>
              <w:t>«</w:t>
            </w:r>
            <w:r w:rsidR="003B7E2B" w:rsidRPr="36854D62">
              <w:t>2</w:t>
            </w:r>
            <w:r>
              <w:t>»</w:t>
            </w:r>
            <w:r w:rsidR="003B7E2B" w:rsidRPr="36854D62">
              <w:t xml:space="preserve"> – </w:t>
            </w:r>
            <w:r w:rsidR="00427131">
              <w:t>т</w:t>
            </w:r>
            <w:r w:rsidR="00427131" w:rsidRPr="36854D62">
              <w:t xml:space="preserve">олько </w:t>
            </w:r>
            <w:r w:rsidR="003B7E2B" w:rsidRPr="36854D62">
              <w:t>по предавторизованным (холдированным</w:t>
            </w:r>
            <w:r w:rsidR="00427131">
              <w:t>) записям учета</w:t>
            </w:r>
            <w:r w:rsidR="003B7E2B" w:rsidRPr="36854D62">
              <w:t xml:space="preserve"> </w:t>
            </w:r>
            <w:r w:rsidR="00427131">
              <w:t>(</w:t>
            </w:r>
            <w:r w:rsidR="003B7E2B" w:rsidRPr="36854D62">
              <w:t>только операции, отраженные в предварительном режиме)</w:t>
            </w:r>
            <w:r w:rsidR="00427131">
              <w:t>;</w:t>
            </w:r>
          </w:p>
          <w:p w14:paraId="3DB5CBED" w14:textId="4D4C6CFA" w:rsidR="003B7E2B" w:rsidRPr="00B9499D" w:rsidRDefault="0068201B" w:rsidP="007F05AD">
            <w:pPr>
              <w:pStyle w:val="GOSTTableListMark1"/>
            </w:pPr>
            <w:r>
              <w:t>«</w:t>
            </w:r>
            <w:r w:rsidR="003B7E2B" w:rsidRPr="36854D62">
              <w:t>1</w:t>
            </w:r>
            <w:r>
              <w:t>»</w:t>
            </w:r>
            <w:r w:rsidR="003B7E2B" w:rsidRPr="36854D62">
              <w:t xml:space="preserve"> </w:t>
            </w:r>
            <w:r w:rsidR="00746DD1" w:rsidRPr="36854D62">
              <w:t>–</w:t>
            </w:r>
            <w:r w:rsidR="003B7E2B" w:rsidRPr="36854D62">
              <w:t xml:space="preserve"> </w:t>
            </w:r>
            <w:r w:rsidR="00427131">
              <w:t>т</w:t>
            </w:r>
            <w:r w:rsidR="00427131" w:rsidRPr="36854D62">
              <w:t xml:space="preserve">олько </w:t>
            </w:r>
            <w:r w:rsidR="003B7E2B" w:rsidRPr="36854D62">
              <w:t xml:space="preserve">по авторизованным </w:t>
            </w:r>
            <w:r w:rsidR="00427131">
              <w:t>записям учета</w:t>
            </w:r>
            <w:r w:rsidR="00427131" w:rsidRPr="36854D62">
              <w:t xml:space="preserve"> </w:t>
            </w:r>
            <w:r w:rsidR="003B7E2B" w:rsidRPr="36854D62">
              <w:t>(только операции, отраженные в окончательном режиме);</w:t>
            </w:r>
          </w:p>
          <w:p w14:paraId="025D2495" w14:textId="24914680" w:rsidR="003B7E2B" w:rsidRPr="000437CC" w:rsidRDefault="0068201B" w:rsidP="007F05AD">
            <w:pPr>
              <w:pStyle w:val="GOSTTableListMark1"/>
            </w:pPr>
            <w:r>
              <w:t>«</w:t>
            </w:r>
            <w:r w:rsidR="003B7E2B" w:rsidRPr="36854D62">
              <w:t>0</w:t>
            </w:r>
            <w:r>
              <w:t>»</w:t>
            </w:r>
            <w:r w:rsidR="003B7E2B" w:rsidRPr="36854D62">
              <w:t xml:space="preserve"> </w:t>
            </w:r>
            <w:r w:rsidR="00746DD1" w:rsidRPr="36854D62">
              <w:t>–</w:t>
            </w:r>
            <w:r w:rsidR="003B7E2B" w:rsidRPr="36854D62">
              <w:t xml:space="preserve"> </w:t>
            </w:r>
            <w:r w:rsidR="00427131">
              <w:t>п</w:t>
            </w:r>
            <w:r w:rsidR="00427131" w:rsidRPr="36854D62">
              <w:t xml:space="preserve">о </w:t>
            </w:r>
            <w:r w:rsidR="003B7E2B" w:rsidRPr="36854D62">
              <w:t xml:space="preserve">авторизованным и предавторизованным (холдированным) </w:t>
            </w:r>
            <w:r w:rsidR="00427131">
              <w:t>записям учета</w:t>
            </w:r>
            <w:r w:rsidR="00427131" w:rsidRPr="36854D62">
              <w:t xml:space="preserve"> </w:t>
            </w:r>
            <w:r w:rsidR="003B7E2B" w:rsidRPr="36854D62">
              <w:t>(операции, отраженные как в окончательном, так и в предварительном режиме)</w:t>
            </w:r>
            <w:r w:rsidR="00427131">
              <w:t>.</w:t>
            </w:r>
          </w:p>
          <w:p w14:paraId="4A5127AB" w14:textId="77777777" w:rsidR="003B7E2B" w:rsidRPr="00381A92" w:rsidRDefault="003B7E2B" w:rsidP="007F05AD">
            <w:pPr>
              <w:pStyle w:val="GOSTTablenorm"/>
            </w:pPr>
            <w:r>
              <w:lastRenderedPageBreak/>
              <w:t xml:space="preserve">При </w:t>
            </w:r>
            <w:r>
              <w:rPr>
                <w:lang w:val="en-US"/>
              </w:rPr>
              <w:t>Documents</w:t>
            </w:r>
            <w:r w:rsidRPr="000437CC">
              <w:t xml:space="preserve"> = 0</w:t>
            </w:r>
            <w:r>
              <w:t xml:space="preserve"> </w:t>
            </w:r>
            <w:r w:rsidR="00427131">
              <w:t>(</w:t>
            </w:r>
            <w:r w:rsidR="00427131" w:rsidRPr="36854D62">
              <w:t xml:space="preserve">необходимы только </w:t>
            </w:r>
            <w:r w:rsidR="00427131">
              <w:t xml:space="preserve">атрибуты счетов) </w:t>
            </w:r>
            <w:r w:rsidRPr="00381A92">
              <w:t>данный параметр регулирует вывод информации по типам балансов: показывать балансы только по леджерам (1), по холдам (2) или одновременно по леджерам и холдам (0).</w:t>
            </w:r>
          </w:p>
          <w:p w14:paraId="266BA62A" w14:textId="77777777" w:rsidR="003B7E2B" w:rsidRPr="000437CC" w:rsidRDefault="003B7E2B" w:rsidP="007F05AD">
            <w:pPr>
              <w:pStyle w:val="GOSTTablenorm"/>
            </w:pPr>
            <w:r>
              <w:t xml:space="preserve">При </w:t>
            </w:r>
            <w:r>
              <w:rPr>
                <w:lang w:val="en-US"/>
              </w:rPr>
              <w:t>Documents</w:t>
            </w:r>
            <w:r w:rsidRPr="00381A92">
              <w:t xml:space="preserve"> = </w:t>
            </w:r>
            <w:r w:rsidRPr="000437CC">
              <w:t>1 (</w:t>
            </w:r>
            <w:r w:rsidR="00427131" w:rsidRPr="36854D62">
              <w:t>необходимы атрибуты документов</w:t>
            </w:r>
            <w:r w:rsidRPr="000437CC">
              <w:t>)</w:t>
            </w:r>
            <w:r w:rsidRPr="00381A92">
              <w:t xml:space="preserve"> данный параметр регулирует вывод информации по типам записей учета: показывать аналитику только по предварительным (</w:t>
            </w:r>
            <w:r w:rsidR="00427131">
              <w:t>2</w:t>
            </w:r>
            <w:r w:rsidRPr="00381A92">
              <w:t>), по окончательным записям учета (1) или одновременно по</w:t>
            </w:r>
            <w:r w:rsidR="00427131">
              <w:t xml:space="preserve"> обоим видам записей учета (0)</w:t>
            </w:r>
          </w:p>
        </w:tc>
      </w:tr>
      <w:tr w:rsidR="000B7D75" w14:paraId="0C3B3BCA" w14:textId="77777777" w:rsidTr="008C7E05">
        <w:tc>
          <w:tcPr>
            <w:tcW w:w="1085" w:type="pct"/>
          </w:tcPr>
          <w:p w14:paraId="4285C692" w14:textId="77777777" w:rsidR="003B7E2B" w:rsidRDefault="003B7E2B">
            <w:pPr>
              <w:pStyle w:val="GOSTTablenorm"/>
            </w:pPr>
            <w:r w:rsidRPr="00B9499D">
              <w:lastRenderedPageBreak/>
              <w:t>Признак передачи строк</w:t>
            </w:r>
            <w:r>
              <w:t xml:space="preserve"> с нулевыми </w:t>
            </w:r>
            <w:r w:rsidR="00427131">
              <w:t>суммами</w:t>
            </w:r>
          </w:p>
        </w:tc>
        <w:tc>
          <w:tcPr>
            <w:tcW w:w="740" w:type="pct"/>
          </w:tcPr>
          <w:p w14:paraId="211FA416" w14:textId="77777777" w:rsidR="003B7E2B" w:rsidRPr="006754E6" w:rsidRDefault="003B7E2B">
            <w:pPr>
              <w:pStyle w:val="GOSTTablenorm"/>
            </w:pPr>
            <w:r w:rsidRPr="00B9499D">
              <w:rPr>
                <w:lang w:val="en-US"/>
              </w:rPr>
              <w:t>NullStr</w:t>
            </w:r>
          </w:p>
        </w:tc>
        <w:tc>
          <w:tcPr>
            <w:tcW w:w="493" w:type="pct"/>
          </w:tcPr>
          <w:p w14:paraId="55E699B0" w14:textId="77777777" w:rsidR="003B7E2B" w:rsidRPr="00B9499D" w:rsidRDefault="003B7E2B" w:rsidP="007F05AD">
            <w:pPr>
              <w:pStyle w:val="GOSTTablenorm"/>
            </w:pPr>
            <w:r w:rsidRPr="00B9499D">
              <w:t>Число</w:t>
            </w:r>
          </w:p>
        </w:tc>
        <w:tc>
          <w:tcPr>
            <w:tcW w:w="276" w:type="pct"/>
          </w:tcPr>
          <w:p w14:paraId="0AA2C989" w14:textId="77777777" w:rsidR="003B7E2B" w:rsidRPr="00B9499D" w:rsidRDefault="003B7E2B" w:rsidP="007F05AD">
            <w:pPr>
              <w:pStyle w:val="GOSTTablenorm"/>
            </w:pPr>
            <w:r w:rsidRPr="00B9499D">
              <w:t>Да</w:t>
            </w:r>
          </w:p>
        </w:tc>
        <w:tc>
          <w:tcPr>
            <w:tcW w:w="311" w:type="pct"/>
          </w:tcPr>
          <w:p w14:paraId="221A4305" w14:textId="77777777" w:rsidR="003B7E2B" w:rsidRPr="00B9499D" w:rsidRDefault="003B7E2B" w:rsidP="007F05AD">
            <w:pPr>
              <w:pStyle w:val="GOSTTablenorm"/>
            </w:pPr>
            <w:r w:rsidRPr="00B9499D">
              <w:t>=</w:t>
            </w:r>
            <w:r w:rsidRPr="00B9499D">
              <w:rPr>
                <w:lang w:val="en-US"/>
              </w:rPr>
              <w:t>1</w:t>
            </w:r>
          </w:p>
        </w:tc>
        <w:tc>
          <w:tcPr>
            <w:tcW w:w="2095" w:type="pct"/>
          </w:tcPr>
          <w:p w14:paraId="6489DDC6" w14:textId="77777777" w:rsidR="003B7E2B" w:rsidRPr="00B9499D" w:rsidRDefault="003B7E2B" w:rsidP="007F05AD">
            <w:pPr>
              <w:pStyle w:val="GOSTTablenorm"/>
            </w:pPr>
            <w:r w:rsidRPr="109D8E8A">
              <w:t xml:space="preserve">Указывается признак необходимости передачи строк, по которым в ответе суммы </w:t>
            </w:r>
            <w:r>
              <w:t xml:space="preserve">всех показателей </w:t>
            </w:r>
            <w:r w:rsidR="00427131">
              <w:t xml:space="preserve">состояния ЛС </w:t>
            </w:r>
            <w:r>
              <w:t>(</w:t>
            </w:r>
            <w:r w:rsidR="00427131">
              <w:rPr>
                <w:lang w:val="en-US"/>
              </w:rPr>
              <w:t>DATA</w:t>
            </w:r>
            <w:r w:rsidR="00427131" w:rsidRPr="00427131">
              <w:t>_</w:t>
            </w:r>
            <w:r w:rsidR="00427131">
              <w:rPr>
                <w:lang w:val="en-US"/>
              </w:rPr>
              <w:t>i</w:t>
            </w:r>
            <w:r>
              <w:t xml:space="preserve">) </w:t>
            </w:r>
            <w:r w:rsidRPr="109D8E8A">
              <w:t xml:space="preserve">равны нулю. </w:t>
            </w:r>
            <w:r w:rsidRPr="00B9499D">
              <w:t>Возможные значения:</w:t>
            </w:r>
          </w:p>
          <w:p w14:paraId="180DCF4C" w14:textId="361DE3F9" w:rsidR="003B7E2B" w:rsidRPr="00B9499D" w:rsidRDefault="0050647E" w:rsidP="007F05AD">
            <w:pPr>
              <w:pStyle w:val="GOSTTableListMark1"/>
            </w:pPr>
            <w:r>
              <w:t>«</w:t>
            </w:r>
            <w:r w:rsidR="003B7E2B" w:rsidRPr="00B9499D">
              <w:t>1</w:t>
            </w:r>
            <w:r>
              <w:t xml:space="preserve">» </w:t>
            </w:r>
            <w:r w:rsidR="003B7E2B" w:rsidRPr="00B9499D">
              <w:t xml:space="preserve">– передавать </w:t>
            </w:r>
            <w:r w:rsidR="003B7E2B">
              <w:t>нулевые</w:t>
            </w:r>
            <w:r w:rsidR="003B7E2B" w:rsidRPr="00B9499D">
              <w:t xml:space="preserve"> строки;</w:t>
            </w:r>
          </w:p>
          <w:p w14:paraId="64D64C55" w14:textId="45E37F12" w:rsidR="003B7E2B" w:rsidRPr="00E7734E" w:rsidRDefault="0050647E" w:rsidP="007F05AD">
            <w:pPr>
              <w:pStyle w:val="GOSTTableListMark1"/>
            </w:pPr>
            <w:r>
              <w:t>«</w:t>
            </w:r>
            <w:r w:rsidR="003B7E2B" w:rsidRPr="00B9499D">
              <w:t>0</w:t>
            </w:r>
            <w:r>
              <w:t>»</w:t>
            </w:r>
            <w:r w:rsidR="003B7E2B" w:rsidRPr="00B9499D">
              <w:t xml:space="preserve"> – не передавать </w:t>
            </w:r>
            <w:r w:rsidR="003B7E2B">
              <w:t>нулевые</w:t>
            </w:r>
            <w:r w:rsidR="003B7E2B" w:rsidRPr="00B9499D">
              <w:t xml:space="preserve"> строки</w:t>
            </w:r>
          </w:p>
        </w:tc>
      </w:tr>
      <w:tr w:rsidR="000B7D75" w:rsidRPr="00B9499D" w14:paraId="331BE02B" w14:textId="77777777" w:rsidTr="008C7E05">
        <w:tc>
          <w:tcPr>
            <w:tcW w:w="1085" w:type="pct"/>
          </w:tcPr>
          <w:p w14:paraId="57715EDE" w14:textId="77777777" w:rsidR="003B7E2B" w:rsidRDefault="003B7E2B">
            <w:pPr>
              <w:pStyle w:val="GOSTTablenorm"/>
            </w:pPr>
            <w:r>
              <w:t>Формировать при отсутствии данных</w:t>
            </w:r>
          </w:p>
        </w:tc>
        <w:tc>
          <w:tcPr>
            <w:tcW w:w="740" w:type="pct"/>
          </w:tcPr>
          <w:p w14:paraId="3351441D" w14:textId="77777777" w:rsidR="003B7E2B" w:rsidRDefault="003B7E2B">
            <w:pPr>
              <w:pStyle w:val="GOSTTablenorm"/>
              <w:rPr>
                <w:lang w:val="en-US"/>
              </w:rPr>
            </w:pPr>
            <w:r w:rsidRPr="006754E6">
              <w:t>ReturnIfEmpty</w:t>
            </w:r>
          </w:p>
        </w:tc>
        <w:tc>
          <w:tcPr>
            <w:tcW w:w="493" w:type="pct"/>
          </w:tcPr>
          <w:p w14:paraId="4FAEE1BA" w14:textId="77777777" w:rsidR="003B7E2B" w:rsidRDefault="003B7E2B" w:rsidP="007F05AD">
            <w:pPr>
              <w:pStyle w:val="GOSTTablenorm"/>
            </w:pPr>
            <w:r w:rsidRPr="00B9499D">
              <w:t>Число</w:t>
            </w:r>
          </w:p>
        </w:tc>
        <w:tc>
          <w:tcPr>
            <w:tcW w:w="276" w:type="pct"/>
          </w:tcPr>
          <w:p w14:paraId="03168A92" w14:textId="77777777" w:rsidR="003B7E2B" w:rsidRDefault="003B7E2B" w:rsidP="007F05AD">
            <w:pPr>
              <w:pStyle w:val="GOSTTablenorm"/>
            </w:pPr>
            <w:r w:rsidRPr="00B9499D">
              <w:t>Да</w:t>
            </w:r>
          </w:p>
        </w:tc>
        <w:tc>
          <w:tcPr>
            <w:tcW w:w="311" w:type="pct"/>
          </w:tcPr>
          <w:p w14:paraId="12CEA908" w14:textId="77777777" w:rsidR="003B7E2B" w:rsidRDefault="003B7E2B">
            <w:pPr>
              <w:pStyle w:val="GOSTTablenorm"/>
            </w:pPr>
            <w:r w:rsidRPr="00B9499D">
              <w:t>=</w:t>
            </w:r>
            <w:r w:rsidRPr="006754E6">
              <w:t>1</w:t>
            </w:r>
          </w:p>
        </w:tc>
        <w:tc>
          <w:tcPr>
            <w:tcW w:w="2095" w:type="pct"/>
          </w:tcPr>
          <w:p w14:paraId="1D374EE9" w14:textId="5B7E10B5" w:rsidR="003B7E2B" w:rsidRDefault="003B7E2B" w:rsidP="007F05AD">
            <w:pPr>
              <w:pStyle w:val="GOSTTablenorm"/>
            </w:pPr>
            <w:r>
              <w:t>Указывается вариант формирования ответа на запрос в случае, если по результатам обработки запроса</w:t>
            </w:r>
            <w:r w:rsidRPr="00976E1A">
              <w:t xml:space="preserve"> данны</w:t>
            </w:r>
            <w:r>
              <w:t>е, удовлетворяющие условиям отбора, не найден</w:t>
            </w:r>
            <w:r w:rsidR="00981FBE">
              <w:t>ы (пустая выборка, нет данных).</w:t>
            </w:r>
          </w:p>
          <w:p w14:paraId="6DDAF132" w14:textId="77777777" w:rsidR="003B7E2B" w:rsidRPr="00B9499D" w:rsidRDefault="003B7E2B" w:rsidP="007F05AD">
            <w:pPr>
              <w:pStyle w:val="GOSTTablenorm"/>
            </w:pPr>
            <w:r w:rsidRPr="00B9499D">
              <w:t>Возможные значения:</w:t>
            </w:r>
          </w:p>
          <w:p w14:paraId="0363FFFB" w14:textId="68C6B91C" w:rsidR="00427131" w:rsidRPr="00EE71F5" w:rsidRDefault="0050647E" w:rsidP="007F05AD">
            <w:pPr>
              <w:pStyle w:val="GOSTTableListMark1"/>
            </w:pPr>
            <w:r>
              <w:t>«</w:t>
            </w:r>
            <w:r w:rsidR="003B7E2B" w:rsidRPr="00EE71F5">
              <w:t>1</w:t>
            </w:r>
            <w:r>
              <w:t>»</w:t>
            </w:r>
            <w:r w:rsidR="003B7E2B">
              <w:t xml:space="preserve"> </w:t>
            </w:r>
            <w:r w:rsidR="003B7E2B" w:rsidRPr="00EE71F5">
              <w:t>–</w:t>
            </w:r>
            <w:r w:rsidR="003B7E2B">
              <w:t xml:space="preserve"> Да, </w:t>
            </w:r>
            <w:r w:rsidR="003B7E2B" w:rsidRPr="00EE71F5">
              <w:t>возраща</w:t>
            </w:r>
            <w:r w:rsidR="003B7E2B">
              <w:t>ть</w:t>
            </w:r>
            <w:r w:rsidR="003B7E2B" w:rsidRPr="00EE71F5">
              <w:t xml:space="preserve"> успешное завершение запроса Result =</w:t>
            </w:r>
            <w:r w:rsidR="003B7E2B">
              <w:t xml:space="preserve"> </w:t>
            </w:r>
            <w:r w:rsidR="003B7E2B" w:rsidRPr="00EE71F5">
              <w:t>S, при этом блок «document» не заполняется (пустой)</w:t>
            </w:r>
            <w:r w:rsidR="003B7E2B">
              <w:t>;</w:t>
            </w:r>
          </w:p>
          <w:p w14:paraId="2E5FFA8E" w14:textId="1D76B943" w:rsidR="003B7E2B" w:rsidRPr="00427131" w:rsidRDefault="0050647E" w:rsidP="007F05AD">
            <w:pPr>
              <w:pStyle w:val="GOSTTableListMark1"/>
            </w:pPr>
            <w:r>
              <w:t>«</w:t>
            </w:r>
            <w:r w:rsidR="003B7E2B" w:rsidRPr="00427131">
              <w:t>0</w:t>
            </w:r>
            <w:r>
              <w:t>»</w:t>
            </w:r>
            <w:r w:rsidR="003B7E2B" w:rsidRPr="00427131">
              <w:t xml:space="preserve"> – Нет, возвращ</w:t>
            </w:r>
            <w:ins w:id="382" w:author="Сатлер Марина Викторовна" w:date="2024-07-22T15:45:00Z">
              <w:r w:rsidR="00A847D2">
                <w:t>а</w:t>
              </w:r>
            </w:ins>
            <w:r w:rsidR="003B7E2B" w:rsidRPr="00427131">
              <w:t>ть ошибку Result = E, с описанием причин ошибки «Отчет не содержит данных»</w:t>
            </w:r>
          </w:p>
        </w:tc>
      </w:tr>
      <w:tr w:rsidR="00BB3CC3" w:rsidRPr="00B9499D" w14:paraId="48CFC26A" w14:textId="77777777" w:rsidTr="008C7E05">
        <w:trPr>
          <w:ins w:id="383" w:author="Сатлер Марина Викторовна" w:date="2026-01-23T11:29:00Z"/>
        </w:trPr>
        <w:tc>
          <w:tcPr>
            <w:tcW w:w="1085" w:type="pct"/>
          </w:tcPr>
          <w:p w14:paraId="7F024829" w14:textId="1600A625" w:rsidR="00BB3CC3" w:rsidRDefault="00BB3CC3" w:rsidP="00BB3CC3">
            <w:pPr>
              <w:pStyle w:val="GOSTTablenorm"/>
              <w:rPr>
                <w:ins w:id="384" w:author="Сатлер Марина Викторовна" w:date="2026-01-23T11:29:00Z"/>
              </w:rPr>
            </w:pPr>
            <w:commentRangeStart w:id="385"/>
            <w:ins w:id="386" w:author="Сатлер Марина Викторовна" w:date="2026-01-23T11:30:00Z">
              <w:r w:rsidRPr="00850697">
                <w:rPr>
                  <w:szCs w:val="22"/>
                  <w:highlight w:val="green"/>
                </w:rPr>
                <w:t>Идентификатор среза</w:t>
              </w:r>
            </w:ins>
            <w:commentRangeEnd w:id="385"/>
            <w:r w:rsidR="00FE2A93">
              <w:rPr>
                <w:rStyle w:val="affa"/>
              </w:rPr>
              <w:commentReference w:id="385"/>
            </w:r>
          </w:p>
        </w:tc>
        <w:tc>
          <w:tcPr>
            <w:tcW w:w="740" w:type="pct"/>
          </w:tcPr>
          <w:p w14:paraId="15975531" w14:textId="31F2959C" w:rsidR="00BB3CC3" w:rsidRPr="006754E6" w:rsidRDefault="00BB3CC3" w:rsidP="00BB3CC3">
            <w:pPr>
              <w:pStyle w:val="GOSTTablenorm"/>
              <w:rPr>
                <w:ins w:id="387" w:author="Сатлер Марина Викторовна" w:date="2026-01-23T11:29:00Z"/>
              </w:rPr>
            </w:pPr>
            <w:ins w:id="388" w:author="Сатлер Марина Викторовна" w:date="2026-01-23T11:30:00Z">
              <w:r w:rsidRPr="00850697">
                <w:rPr>
                  <w:highlight w:val="green"/>
                </w:rPr>
                <w:t>SliceId</w:t>
              </w:r>
            </w:ins>
          </w:p>
        </w:tc>
        <w:tc>
          <w:tcPr>
            <w:tcW w:w="493" w:type="pct"/>
          </w:tcPr>
          <w:p w14:paraId="69ABFBDC" w14:textId="4262560B" w:rsidR="00BB3CC3" w:rsidRPr="00B9499D" w:rsidRDefault="00BB3CC3" w:rsidP="00BB3CC3">
            <w:pPr>
              <w:pStyle w:val="GOSTTablenorm"/>
              <w:rPr>
                <w:ins w:id="389" w:author="Сатлер Марина Викторовна" w:date="2026-01-23T11:29:00Z"/>
              </w:rPr>
            </w:pPr>
            <w:ins w:id="390" w:author="Сатлер Марина Викторовна" w:date="2026-01-23T11:30:00Z">
              <w:r w:rsidRPr="00850697">
                <w:rPr>
                  <w:szCs w:val="22"/>
                  <w:highlight w:val="green"/>
                </w:rPr>
                <w:t>Число</w:t>
              </w:r>
            </w:ins>
          </w:p>
        </w:tc>
        <w:tc>
          <w:tcPr>
            <w:tcW w:w="276" w:type="pct"/>
          </w:tcPr>
          <w:p w14:paraId="05EA1692" w14:textId="518BABB4" w:rsidR="00BB3CC3" w:rsidRPr="00B9499D" w:rsidRDefault="00BB3CC3" w:rsidP="00BB3CC3">
            <w:pPr>
              <w:pStyle w:val="GOSTTablenorm"/>
              <w:rPr>
                <w:ins w:id="391" w:author="Сатлер Марина Викторовна" w:date="2026-01-23T11:29:00Z"/>
              </w:rPr>
            </w:pPr>
            <w:ins w:id="392" w:author="Сатлер Марина Викторовна" w:date="2026-01-23T11:30:00Z">
              <w:r w:rsidRPr="00850697">
                <w:rPr>
                  <w:highlight w:val="green"/>
                </w:rPr>
                <w:t>Нет</w:t>
              </w:r>
            </w:ins>
          </w:p>
        </w:tc>
        <w:tc>
          <w:tcPr>
            <w:tcW w:w="311" w:type="pct"/>
          </w:tcPr>
          <w:p w14:paraId="007084E2" w14:textId="7646EBB5" w:rsidR="00BB3CC3" w:rsidRPr="00B9499D" w:rsidRDefault="00BB3CC3" w:rsidP="00BB3CC3">
            <w:pPr>
              <w:pStyle w:val="GOSTTablenorm"/>
              <w:rPr>
                <w:ins w:id="393" w:author="Сатлер Марина Викторовна" w:date="2026-01-23T11:29:00Z"/>
              </w:rPr>
            </w:pPr>
            <w:ins w:id="394" w:author="Сатлер Марина Викторовна" w:date="2026-01-23T11:30:00Z">
              <w:r w:rsidRPr="00850697">
                <w:rPr>
                  <w:highlight w:val="green"/>
                </w:rPr>
                <w:t>&lt;=5</w:t>
              </w:r>
            </w:ins>
          </w:p>
        </w:tc>
        <w:tc>
          <w:tcPr>
            <w:tcW w:w="2095" w:type="pct"/>
          </w:tcPr>
          <w:p w14:paraId="19CD7E5C" w14:textId="64691030" w:rsidR="00BB3CC3" w:rsidRDefault="00BB3CC3" w:rsidP="00BB3CC3">
            <w:pPr>
              <w:pStyle w:val="GOSTTablenorm"/>
              <w:rPr>
                <w:ins w:id="395" w:author="Сатлер Марина Викторовна" w:date="2026-01-23T11:30:00Z"/>
                <w:highlight w:val="green"/>
              </w:rPr>
            </w:pPr>
            <w:ins w:id="396" w:author="Сатлер Марина Викторовна" w:date="2026-01-23T11:30:00Z">
              <w:r>
                <w:rPr>
                  <w:highlight w:val="green"/>
                </w:rPr>
                <w:t>Уникальный идентификатор предрассчитаного агрегата</w:t>
              </w:r>
            </w:ins>
            <w:ins w:id="397" w:author="Сказецкая Наталья Камилевна" w:date="2026-04-14T18:27:00Z">
              <w:r w:rsidR="00FE2A93">
                <w:rPr>
                  <w:highlight w:val="green"/>
                </w:rPr>
                <w:t xml:space="preserve"> </w:t>
              </w:r>
            </w:ins>
            <w:ins w:id="398" w:author="Сказецкая Наталья Камилевна" w:date="2026-04-14T18:28:00Z">
              <w:r w:rsidR="00FE2A93">
                <w:rPr>
                  <w:highlight w:val="green"/>
                </w:rPr>
                <w:t>(</w:t>
              </w:r>
            </w:ins>
            <w:ins w:id="399" w:author="Сказецкая Наталья Камилевна" w:date="2026-04-14T18:27:00Z">
              <w:r w:rsidR="00FE2A93">
                <w:rPr>
                  <w:highlight w:val="green"/>
                </w:rPr>
                <w:t>специального среза)</w:t>
              </w:r>
            </w:ins>
            <w:ins w:id="400" w:author="Сатлер Марина Викторовна" w:date="2026-01-23T11:30:00Z">
              <w:r>
                <w:rPr>
                  <w:highlight w:val="green"/>
                </w:rPr>
                <w:t xml:space="preserve"> согласно справочник</w:t>
              </w:r>
            </w:ins>
            <w:ins w:id="401" w:author="Сказецкая Наталья Камилевна" w:date="2026-04-14T18:27:00Z">
              <w:r w:rsidR="00FE2A93">
                <w:rPr>
                  <w:highlight w:val="green"/>
                </w:rPr>
                <w:t>у</w:t>
              </w:r>
            </w:ins>
            <w:ins w:id="402" w:author="Сатлер Марина Викторовна" w:date="2026-01-23T11:30:00Z">
              <w:r>
                <w:rPr>
                  <w:highlight w:val="green"/>
                </w:rPr>
                <w:t xml:space="preserve"> «Настройка срезов» в </w:t>
              </w:r>
              <w:r>
                <w:rPr>
                  <w:highlight w:val="green"/>
                  <w:lang w:val="en-US"/>
                </w:rPr>
                <w:t>SVAP</w:t>
              </w:r>
              <w:r>
                <w:rPr>
                  <w:highlight w:val="green"/>
                </w:rPr>
                <w:t>.</w:t>
              </w:r>
            </w:ins>
          </w:p>
          <w:p w14:paraId="3549A6EC" w14:textId="24E369DC" w:rsidR="00BB3CC3" w:rsidRDefault="00BB3CC3" w:rsidP="00BB3CC3">
            <w:pPr>
              <w:pStyle w:val="GOSTTablenorm"/>
              <w:rPr>
                <w:ins w:id="403" w:author="Сказецкая Наталья Камилевна" w:date="2026-04-14T20:28:00Z"/>
                <w:highlight w:val="green"/>
              </w:rPr>
            </w:pPr>
            <w:ins w:id="404" w:author="Сатлер Марина Викторовна" w:date="2026-01-23T11:30:00Z">
              <w:r w:rsidRPr="00850697">
                <w:rPr>
                  <w:highlight w:val="green"/>
                </w:rPr>
                <w:t xml:space="preserve">Заполняется в случае использования </w:t>
              </w:r>
            </w:ins>
            <w:ins w:id="405" w:author="Сказецкая Наталья Камилевна" w:date="2026-04-14T18:28:00Z">
              <w:r w:rsidR="00FE2A93">
                <w:rPr>
                  <w:highlight w:val="green"/>
                </w:rPr>
                <w:t xml:space="preserve">специального </w:t>
              </w:r>
            </w:ins>
            <w:ins w:id="406" w:author="Сатлер Марина Викторовна" w:date="2026-01-23T11:30:00Z">
              <w:r w:rsidRPr="00850697">
                <w:rPr>
                  <w:highlight w:val="green"/>
                </w:rPr>
                <w:t>среза с нас</w:t>
              </w:r>
              <w:r>
                <w:rPr>
                  <w:highlight w:val="green"/>
                </w:rPr>
                <w:t xml:space="preserve">троенным условием </w:t>
              </w:r>
              <w:del w:id="407" w:author="Сказецкая Наталья Камилевна" w:date="2026-04-14T20:26:00Z">
                <w:r w:rsidDel="00197DE9">
                  <w:rPr>
                    <w:highlight w:val="green"/>
                  </w:rPr>
                  <w:delText>(предикатом)</w:delText>
                </w:r>
              </w:del>
            </w:ins>
            <w:ins w:id="408" w:author="Сказецкая Наталья Камилевна" w:date="2026-04-14T20:26:00Z">
              <w:r w:rsidR="00197DE9">
                <w:rPr>
                  <w:highlight w:val="green"/>
                </w:rPr>
                <w:t>от</w:t>
              </w:r>
            </w:ins>
            <w:ins w:id="409" w:author="Сказецкая Наталья Камилевна" w:date="2026-04-14T20:27:00Z">
              <w:r w:rsidR="00197DE9">
                <w:rPr>
                  <w:highlight w:val="green"/>
                </w:rPr>
                <w:t>бора данных</w:t>
              </w:r>
            </w:ins>
            <w:ins w:id="410" w:author="Сказецкая Наталья Камилевна" w:date="2026-04-14T18:28:00Z">
              <w:r w:rsidR="00FE2A93">
                <w:rPr>
                  <w:highlight w:val="green"/>
                </w:rPr>
                <w:t xml:space="preserve"> (</w:t>
              </w:r>
              <w:r w:rsidR="00FE2A93" w:rsidRPr="008353C7">
                <w:rPr>
                  <w:highlight w:val="green"/>
                </w:rPr>
                <w:t xml:space="preserve">т.е. </w:t>
              </w:r>
              <w:r w:rsidR="00FE2A93">
                <w:rPr>
                  <w:highlight w:val="green"/>
                </w:rPr>
                <w:t xml:space="preserve">если  </w:t>
              </w:r>
              <w:r w:rsidR="00FE2A93" w:rsidRPr="008353C7">
                <w:rPr>
                  <w:highlight w:val="green"/>
                </w:rPr>
                <w:t xml:space="preserve">в настройках среза кроме перечня аналитических признаков, по которым строится </w:t>
              </w:r>
              <w:r w:rsidR="00FE2A93" w:rsidRPr="008353C7">
                <w:rPr>
                  <w:highlight w:val="green"/>
                </w:rPr>
                <w:lastRenderedPageBreak/>
                <w:t>срез,</w:t>
              </w:r>
              <w:r w:rsidR="00FE2A93">
                <w:rPr>
                  <w:highlight w:val="green"/>
                </w:rPr>
                <w:t xml:space="preserve"> задано условие</w:t>
              </w:r>
              <w:r w:rsidR="00FE2A93" w:rsidRPr="008353C7">
                <w:rPr>
                  <w:highlight w:val="green"/>
                </w:rPr>
                <w:t xml:space="preserve">, что </w:t>
              </w:r>
              <w:r w:rsidR="00FE2A93">
                <w:rPr>
                  <w:highlight w:val="green"/>
                </w:rPr>
                <w:t xml:space="preserve">в </w:t>
              </w:r>
              <w:r w:rsidR="00FE2A93" w:rsidRPr="008353C7">
                <w:rPr>
                  <w:highlight w:val="green"/>
                </w:rPr>
                <w:t>срез долж</w:t>
              </w:r>
              <w:r w:rsidR="00FE2A93">
                <w:rPr>
                  <w:highlight w:val="green"/>
                </w:rPr>
                <w:t>ны</w:t>
              </w:r>
              <w:r w:rsidR="00FE2A93" w:rsidRPr="008353C7">
                <w:rPr>
                  <w:highlight w:val="green"/>
                </w:rPr>
                <w:t xml:space="preserve"> </w:t>
              </w:r>
              <w:r w:rsidR="00FE2A93">
                <w:rPr>
                  <w:highlight w:val="green"/>
                </w:rPr>
                <w:t>включаться данные по</w:t>
              </w:r>
              <w:r w:rsidR="00FE2A93" w:rsidRPr="008353C7">
                <w:rPr>
                  <w:highlight w:val="green"/>
                </w:rPr>
                <w:t xml:space="preserve"> определенны</w:t>
              </w:r>
              <w:r w:rsidR="00FE2A93">
                <w:rPr>
                  <w:highlight w:val="green"/>
                </w:rPr>
                <w:t>м</w:t>
              </w:r>
              <w:r w:rsidR="00FE2A93" w:rsidRPr="008353C7">
                <w:rPr>
                  <w:highlight w:val="green"/>
                </w:rPr>
                <w:t xml:space="preserve"> счет</w:t>
              </w:r>
              <w:r w:rsidR="00FE2A93">
                <w:rPr>
                  <w:highlight w:val="green"/>
                </w:rPr>
                <w:t>ам</w:t>
              </w:r>
              <w:r w:rsidR="00FE2A93" w:rsidRPr="008353C7">
                <w:rPr>
                  <w:highlight w:val="green"/>
                </w:rPr>
                <w:t xml:space="preserve">, </w:t>
              </w:r>
              <w:r w:rsidR="00FE2A93">
                <w:rPr>
                  <w:highlight w:val="green"/>
                </w:rPr>
                <w:t>функциональным подсистемам</w:t>
              </w:r>
              <w:r w:rsidR="00FE2A93" w:rsidRPr="008353C7">
                <w:rPr>
                  <w:highlight w:val="green"/>
                </w:rPr>
                <w:t>, тип</w:t>
              </w:r>
              <w:r w:rsidR="00FE2A93">
                <w:rPr>
                  <w:highlight w:val="green"/>
                </w:rPr>
                <w:t>ам</w:t>
              </w:r>
              <w:r w:rsidR="00FE2A93" w:rsidRPr="008353C7">
                <w:rPr>
                  <w:highlight w:val="green"/>
                </w:rPr>
                <w:t xml:space="preserve"> документов и т.д.)</w:t>
              </w:r>
            </w:ins>
            <w:ins w:id="411" w:author="Сатлер Марина Викторовна" w:date="2026-01-23T11:30:00Z">
              <w:r>
                <w:rPr>
                  <w:highlight w:val="green"/>
                </w:rPr>
                <w:t>.</w:t>
              </w:r>
            </w:ins>
          </w:p>
          <w:p w14:paraId="059CD1D1" w14:textId="2D01E606" w:rsidR="00197DE9" w:rsidRDefault="00197DE9" w:rsidP="00197DE9">
            <w:pPr>
              <w:pStyle w:val="GOSTTablenorm"/>
              <w:rPr>
                <w:ins w:id="412" w:author="Сатлер Марина Викторовна" w:date="2026-01-23T11:30:00Z"/>
                <w:highlight w:val="green"/>
              </w:rPr>
            </w:pPr>
            <w:ins w:id="413" w:author="Сказецкая Наталья Камилевна" w:date="2026-04-14T20:28:00Z">
              <w:r w:rsidRPr="00257970">
                <w:rPr>
                  <w:color w:val="0055CC"/>
                  <w:highlight w:val="green"/>
                </w:rPr>
                <w:t xml:space="preserve">В </w:t>
              </w:r>
              <w:r>
                <w:rPr>
                  <w:color w:val="0055CC"/>
                  <w:highlight w:val="green"/>
                </w:rPr>
                <w:t xml:space="preserve">специальный </w:t>
              </w:r>
              <w:r w:rsidRPr="00257970">
                <w:rPr>
                  <w:color w:val="0055CC"/>
                  <w:highlight w:val="green"/>
                </w:rPr>
                <w:t>срез, идентификатор которого передается в запросе, должны быть включены все аналитические признаки из VisualParams и все условия FilterParams</w:t>
              </w:r>
              <w:r w:rsidRPr="00197DE9">
                <w:rPr>
                  <w:color w:val="0055CC"/>
                  <w:highlight w:val="green"/>
                </w:rPr>
                <w:t xml:space="preserve">, </w:t>
              </w:r>
            </w:ins>
            <w:ins w:id="414" w:author="Сказецкая Наталья Камилевна" w:date="2026-04-14T20:29:00Z">
              <w:r w:rsidRPr="00197DE9">
                <w:rPr>
                  <w:color w:val="0055CC"/>
                  <w:highlight w:val="green"/>
                </w:rPr>
                <w:t>а также</w:t>
              </w:r>
            </w:ins>
            <w:ins w:id="415" w:author="Сказецкая Наталья Камилевна" w:date="2026-04-14T20:28:00Z">
              <w:r w:rsidRPr="00197DE9">
                <w:rPr>
                  <w:color w:val="0055CC"/>
                  <w:highlight w:val="green"/>
                </w:rPr>
                <w:t xml:space="preserve"> все аналитические признаки, в разрезе которых нужно рассчитывать переменные для корректного определения формулы расчета </w:t>
              </w:r>
            </w:ins>
            <w:ins w:id="416" w:author="Сказецкая Наталья Камилевна" w:date="2026-04-14T20:30:00Z">
              <w:r w:rsidRPr="00197DE9">
                <w:rPr>
                  <w:color w:val="0055CC"/>
                  <w:highlight w:val="green"/>
                </w:rPr>
                <w:t xml:space="preserve">показателя состояния лицевого счета </w:t>
              </w:r>
            </w:ins>
            <w:ins w:id="417" w:author="Сказецкая Наталья Камилевна" w:date="2026-04-14T20:28:00Z">
              <w:r w:rsidRPr="00197DE9">
                <w:rPr>
                  <w:color w:val="0055CC"/>
                  <w:highlight w:val="green"/>
                </w:rPr>
                <w:t>(в случае использования сложной формулы расчета  граф</w:t>
              </w:r>
            </w:ins>
            <w:ins w:id="418" w:author="Сказецкая Наталья Камилевна" w:date="2026-04-14T21:30:00Z">
              <w:r w:rsidR="003A703A">
                <w:rPr>
                  <w:color w:val="0055CC"/>
                  <w:highlight w:val="green"/>
                </w:rPr>
                <w:t>ы</w:t>
              </w:r>
              <w:r w:rsidR="003A703A">
                <w:rPr>
                  <w:rStyle w:val="af4"/>
                  <w:color w:val="0055CC"/>
                  <w:highlight w:val="green"/>
                </w:rPr>
                <w:footnoteReference w:id="5"/>
              </w:r>
            </w:ins>
            <w:ins w:id="431" w:author="Сказецкая Наталья Камилевна" w:date="2026-04-14T20:28:00Z">
              <w:r w:rsidRPr="00197DE9">
                <w:rPr>
                  <w:color w:val="0055CC"/>
                  <w:highlight w:val="green"/>
                </w:rPr>
                <w:t>).</w:t>
              </w:r>
              <w:r>
                <w:rPr>
                  <w:color w:val="0055CC"/>
                </w:rPr>
                <w:t> </w:t>
              </w:r>
            </w:ins>
          </w:p>
          <w:p w14:paraId="77A67B29" w14:textId="12578239" w:rsidR="00BB3CC3" w:rsidRPr="00197DE9" w:rsidRDefault="00BB3CC3" w:rsidP="00197DE9">
            <w:pPr>
              <w:pStyle w:val="GOSTTablenorm"/>
              <w:rPr>
                <w:ins w:id="432" w:author="Сатлер Марина Викторовна" w:date="2026-01-23T11:29:00Z"/>
                <w:highlight w:val="green"/>
              </w:rPr>
            </w:pPr>
            <w:ins w:id="433" w:author="Сатлер Марина Викторовна" w:date="2026-01-23T11:30:00Z">
              <w:r w:rsidRPr="00850697">
                <w:rPr>
                  <w:highlight w:val="green"/>
                </w:rPr>
                <w:t>Если параметр не заполнен, то срез</w:t>
              </w:r>
            </w:ins>
            <w:ins w:id="434" w:author="Сказецкая Наталья Камилевна" w:date="2026-04-14T18:29:00Z">
              <w:r w:rsidR="00FE2A93">
                <w:rPr>
                  <w:highlight w:val="green"/>
                </w:rPr>
                <w:t xml:space="preserve"> (системный или специальный)</w:t>
              </w:r>
            </w:ins>
            <w:ins w:id="435" w:author="Сатлер Марина Викторовна" w:date="2026-01-23T11:30:00Z">
              <w:r w:rsidRPr="00850697">
                <w:rPr>
                  <w:highlight w:val="green"/>
                </w:rPr>
                <w:t xml:space="preserve"> для обработки запроса определяется автоматически в </w:t>
              </w:r>
              <w:r w:rsidRPr="00850697">
                <w:rPr>
                  <w:highlight w:val="green"/>
                  <w:lang w:val="en-US"/>
                </w:rPr>
                <w:t>SVAP</w:t>
              </w:r>
              <w:r w:rsidRPr="00850697">
                <w:rPr>
                  <w:highlight w:val="green"/>
                </w:rPr>
                <w:t xml:space="preserve"> на основании перечня аналитических признаков, указанных в FilterParams и VisualParams, а также с учетом оптимального распределения нагрузки</w:t>
              </w:r>
            </w:ins>
          </w:p>
        </w:tc>
      </w:tr>
      <w:tr w:rsidR="00BB3CC3" w:rsidRPr="00B9499D" w14:paraId="7C1D2F1B" w14:textId="77777777" w:rsidTr="008C7E05">
        <w:tc>
          <w:tcPr>
            <w:tcW w:w="1085" w:type="pct"/>
          </w:tcPr>
          <w:p w14:paraId="4F73AF81" w14:textId="65958D70" w:rsidR="00BB3CC3" w:rsidRPr="007F05AD" w:rsidRDefault="00BB3CC3" w:rsidP="00BB3CC3">
            <w:pPr>
              <w:pStyle w:val="GOSTTablenorm"/>
              <w:rPr>
                <w:b/>
                <w:highlight w:val="yellow"/>
              </w:rPr>
            </w:pPr>
            <w:r w:rsidRPr="007F05AD">
              <w:rPr>
                <w:b/>
              </w:rPr>
              <w:lastRenderedPageBreak/>
              <w:t>Группы показателей состояния лицевых счетов для расчета</w:t>
            </w:r>
          </w:p>
        </w:tc>
        <w:tc>
          <w:tcPr>
            <w:tcW w:w="740" w:type="pct"/>
          </w:tcPr>
          <w:p w14:paraId="2420D88F" w14:textId="77777777" w:rsidR="00BB3CC3" w:rsidRPr="007F05AD" w:rsidRDefault="00BB3CC3" w:rsidP="00BB3CC3">
            <w:pPr>
              <w:pStyle w:val="GOSTTablenorm"/>
              <w:rPr>
                <w:b/>
              </w:rPr>
            </w:pPr>
            <w:r w:rsidRPr="007F05AD">
              <w:rPr>
                <w:b/>
                <w:lang w:val="en-US"/>
              </w:rPr>
              <w:t>G</w:t>
            </w:r>
            <w:r w:rsidRPr="007F05AD">
              <w:rPr>
                <w:b/>
              </w:rPr>
              <w:t>roups</w:t>
            </w:r>
          </w:p>
        </w:tc>
        <w:tc>
          <w:tcPr>
            <w:tcW w:w="493" w:type="pct"/>
          </w:tcPr>
          <w:p w14:paraId="1B20A09F" w14:textId="77777777" w:rsidR="00BB3CC3" w:rsidRPr="00B9499D" w:rsidRDefault="00BB3CC3" w:rsidP="00BB3CC3">
            <w:pPr>
              <w:pStyle w:val="GOSTTablenorm"/>
            </w:pPr>
            <w:r>
              <w:t>Массив</w:t>
            </w:r>
          </w:p>
        </w:tc>
        <w:tc>
          <w:tcPr>
            <w:tcW w:w="276" w:type="pct"/>
          </w:tcPr>
          <w:p w14:paraId="4DBEAFDB" w14:textId="77777777" w:rsidR="00BB3CC3" w:rsidRPr="00B9499D" w:rsidRDefault="00BB3CC3" w:rsidP="00BB3CC3">
            <w:pPr>
              <w:pStyle w:val="GOSTTablenorm"/>
            </w:pPr>
            <w:r>
              <w:t>Да</w:t>
            </w:r>
          </w:p>
        </w:tc>
        <w:tc>
          <w:tcPr>
            <w:tcW w:w="311" w:type="pct"/>
          </w:tcPr>
          <w:p w14:paraId="276D31F6" w14:textId="77777777" w:rsidR="00BB3CC3" w:rsidRPr="00B9499D" w:rsidRDefault="00BB3CC3" w:rsidP="00BB3CC3">
            <w:pPr>
              <w:pStyle w:val="GOSTTablenorm"/>
            </w:pPr>
            <w:r>
              <w:t>-</w:t>
            </w:r>
          </w:p>
        </w:tc>
        <w:tc>
          <w:tcPr>
            <w:tcW w:w="2095" w:type="pct"/>
          </w:tcPr>
          <w:p w14:paraId="23227632" w14:textId="32FB780B" w:rsidR="00BB3CC3" w:rsidRDefault="00BB3CC3" w:rsidP="00BB3CC3">
            <w:pPr>
              <w:pStyle w:val="GOSTTablenorm"/>
            </w:pPr>
            <w:r>
              <w:t xml:space="preserve">Указывается перечень групп показателей состояния </w:t>
            </w:r>
            <w:r w:rsidRPr="00F2200B">
              <w:t>ЛС, ко</w:t>
            </w:r>
            <w:r>
              <w:t>торые требуется рассчитать, и условия отбора счетов (записей учета), по которым требуется произвести расчет в каждой группе. Возможно указание одной и более групп, в зависимости от вида отчета</w:t>
            </w:r>
          </w:p>
        </w:tc>
      </w:tr>
      <w:tr w:rsidR="00BB3CC3" w:rsidRPr="00B9499D" w14:paraId="660000A4" w14:textId="77777777" w:rsidTr="008C7E05">
        <w:tc>
          <w:tcPr>
            <w:tcW w:w="1085" w:type="pct"/>
          </w:tcPr>
          <w:p w14:paraId="06A521F0" w14:textId="77777777" w:rsidR="00BB3CC3" w:rsidRPr="001E4A78" w:rsidRDefault="00BB3CC3" w:rsidP="00BB3CC3">
            <w:pPr>
              <w:pStyle w:val="GOSTTablenorm"/>
              <w:rPr>
                <w:highlight w:val="yellow"/>
              </w:rPr>
            </w:pPr>
            <w:r w:rsidRPr="00141AE4">
              <w:t>Показатели состояния лицевого счета</w:t>
            </w:r>
          </w:p>
        </w:tc>
        <w:tc>
          <w:tcPr>
            <w:tcW w:w="740" w:type="pct"/>
          </w:tcPr>
          <w:p w14:paraId="0813A2DF" w14:textId="77777777" w:rsidR="00BB3CC3" w:rsidRPr="006754E6" w:rsidRDefault="00BB3CC3" w:rsidP="00BB3CC3">
            <w:pPr>
              <w:pStyle w:val="GOSTTablenorm"/>
            </w:pPr>
            <w:r w:rsidRPr="007F05AD">
              <w:rPr>
                <w:b/>
                <w:lang w:val="en-US"/>
              </w:rPr>
              <w:t>G</w:t>
            </w:r>
            <w:r w:rsidRPr="007F05AD">
              <w:rPr>
                <w:b/>
              </w:rPr>
              <w:t>roups:</w:t>
            </w:r>
            <w:r>
              <w:rPr>
                <w:lang w:val="en-US"/>
              </w:rPr>
              <w:t>i</w:t>
            </w:r>
            <w:r w:rsidRPr="00ED3511">
              <w:rPr>
                <w:lang w:val="en-US"/>
              </w:rPr>
              <w:t>ndicators</w:t>
            </w:r>
          </w:p>
        </w:tc>
        <w:tc>
          <w:tcPr>
            <w:tcW w:w="493" w:type="pct"/>
          </w:tcPr>
          <w:p w14:paraId="745BFEB4" w14:textId="77777777" w:rsidR="00BB3CC3" w:rsidRPr="00B9499D" w:rsidRDefault="00BB3CC3" w:rsidP="00BB3CC3">
            <w:pPr>
              <w:pStyle w:val="GOSTTablenorm"/>
            </w:pPr>
            <w:r>
              <w:t>Строка</w:t>
            </w:r>
          </w:p>
        </w:tc>
        <w:tc>
          <w:tcPr>
            <w:tcW w:w="276" w:type="pct"/>
          </w:tcPr>
          <w:p w14:paraId="08473A5A" w14:textId="77777777" w:rsidR="00BB3CC3" w:rsidRPr="00B9499D" w:rsidRDefault="00BB3CC3" w:rsidP="00BB3CC3">
            <w:pPr>
              <w:pStyle w:val="GOSTTablenorm"/>
            </w:pPr>
            <w:r>
              <w:t>Да</w:t>
            </w:r>
          </w:p>
        </w:tc>
        <w:tc>
          <w:tcPr>
            <w:tcW w:w="311" w:type="pct"/>
          </w:tcPr>
          <w:p w14:paraId="2F964505" w14:textId="77777777" w:rsidR="00BB3CC3" w:rsidRPr="00B9499D" w:rsidRDefault="00BB3CC3" w:rsidP="00BB3CC3">
            <w:pPr>
              <w:pStyle w:val="GOSTTablenorm"/>
            </w:pPr>
            <w:r w:rsidRPr="00F2200B">
              <w:t>&lt;=4000</w:t>
            </w:r>
          </w:p>
        </w:tc>
        <w:tc>
          <w:tcPr>
            <w:tcW w:w="2095" w:type="pct"/>
          </w:tcPr>
          <w:p w14:paraId="32E29EBE" w14:textId="77777777" w:rsidR="00BB3CC3" w:rsidRDefault="00BB3CC3" w:rsidP="00BB3CC3">
            <w:pPr>
              <w:pStyle w:val="GOSTTablenorm"/>
            </w:pPr>
            <w:r>
              <w:t>Перечень показателей состояния ЛС, которые требуется рассчитать.</w:t>
            </w:r>
          </w:p>
          <w:p w14:paraId="3AF0B544" w14:textId="6C4ED4CA" w:rsidR="00BB3CC3" w:rsidRDefault="00BB3CC3" w:rsidP="00BB3CC3">
            <w:pPr>
              <w:pStyle w:val="GOSTTablenorm"/>
            </w:pPr>
            <w:r w:rsidRPr="00201A30">
              <w:t xml:space="preserve">Указываются </w:t>
            </w:r>
            <w:r>
              <w:t>коды</w:t>
            </w:r>
            <w:r w:rsidRPr="00201A30">
              <w:t xml:space="preserve"> </w:t>
            </w:r>
            <w:r>
              <w:t xml:space="preserve">(идентификаторы) </w:t>
            </w:r>
            <w:r w:rsidRPr="00201A30">
              <w:t xml:space="preserve">показателей </w:t>
            </w:r>
            <w:r>
              <w:t xml:space="preserve">состояния ЛС через разделитель «,» (запятая) в соответствии с </w:t>
            </w:r>
            <w:ins w:id="436" w:author="Сатлер Марина Викторовна" w:date="2024-01-15T17:48:00Z">
              <w:r>
                <w:t xml:space="preserve">таблицей </w:t>
              </w:r>
              <w:r>
                <w:fldChar w:fldCharType="begin"/>
              </w:r>
              <w:r>
                <w:instrText xml:space="preserve"> REF _Ref156229777 \h </w:instrText>
              </w:r>
            </w:ins>
            <w:r>
              <w:instrText xml:space="preserve"> \* MERGEFORMAT </w:instrText>
            </w:r>
            <w:r>
              <w:fldChar w:fldCharType="separate"/>
            </w:r>
            <w:r>
              <w:rPr>
                <w:noProof/>
              </w:rPr>
              <w:t>6</w:t>
            </w:r>
            <w:ins w:id="437" w:author="Сатлер Марина Викторовна" w:date="2024-01-15T17:48:00Z">
              <w:r>
                <w:fldChar w:fldCharType="end"/>
              </w:r>
            </w:ins>
            <w:r>
              <w:t xml:space="preserve">. Например, в запросе передается значение «1,2» в случае, когда требуется рассчитать и вернуть в ответе показатели </w:t>
            </w:r>
            <w:r>
              <w:rPr>
                <w:lang w:val="en-US"/>
              </w:rPr>
              <w:t>DATA</w:t>
            </w:r>
            <w:r w:rsidRPr="00051D60">
              <w:t xml:space="preserve">_1 </w:t>
            </w:r>
            <w:r>
              <w:t xml:space="preserve">и </w:t>
            </w:r>
            <w:r>
              <w:rPr>
                <w:lang w:val="en-US"/>
              </w:rPr>
              <w:t>DATA</w:t>
            </w:r>
            <w:r w:rsidRPr="00051D60">
              <w:t>_2.</w:t>
            </w:r>
          </w:p>
          <w:p w14:paraId="3F66CE2A" w14:textId="77777777" w:rsidR="00BB3CC3" w:rsidRDefault="00BB3CC3" w:rsidP="00BB3CC3">
            <w:pPr>
              <w:pStyle w:val="GOSTTablenorm"/>
            </w:pPr>
            <w:r w:rsidRPr="006849E7">
              <w:t>Коды (идентификаторы) показателей состояния ЛС уникальны в пределах вида отчета (</w:t>
            </w:r>
            <w:r>
              <w:t>Re</w:t>
            </w:r>
            <w:r>
              <w:rPr>
                <w:lang w:val="en-US"/>
              </w:rPr>
              <w:t>port</w:t>
            </w:r>
            <w:r w:rsidRPr="006849E7">
              <w:t>Type)</w:t>
            </w:r>
          </w:p>
        </w:tc>
      </w:tr>
      <w:tr w:rsidR="00BB3CC3" w:rsidRPr="00B9499D" w14:paraId="78AC9D7D" w14:textId="77777777" w:rsidTr="008C7E05">
        <w:tc>
          <w:tcPr>
            <w:tcW w:w="1085" w:type="pct"/>
          </w:tcPr>
          <w:p w14:paraId="2925762F" w14:textId="77777777" w:rsidR="00BB3CC3" w:rsidRPr="00335858" w:rsidRDefault="00BB3CC3" w:rsidP="00BB3CC3">
            <w:pPr>
              <w:pStyle w:val="GOSTTablenorm"/>
            </w:pPr>
            <w:r w:rsidRPr="007F05AD">
              <w:rPr>
                <w:b/>
              </w:rPr>
              <w:lastRenderedPageBreak/>
              <w:t>Параметры отбора данных</w:t>
            </w:r>
          </w:p>
        </w:tc>
        <w:tc>
          <w:tcPr>
            <w:tcW w:w="740" w:type="pct"/>
          </w:tcPr>
          <w:p w14:paraId="1D33C46A" w14:textId="77777777" w:rsidR="00BB3CC3" w:rsidRPr="007F05AD" w:rsidRDefault="00BB3CC3" w:rsidP="00BB3CC3">
            <w:pPr>
              <w:pStyle w:val="GOSTTablenorm"/>
            </w:pPr>
            <w:r w:rsidRPr="007F05AD">
              <w:rPr>
                <w:b/>
              </w:rPr>
              <w:t>Groups:FilterParams</w:t>
            </w:r>
          </w:p>
        </w:tc>
        <w:tc>
          <w:tcPr>
            <w:tcW w:w="493" w:type="pct"/>
          </w:tcPr>
          <w:p w14:paraId="6602DA17" w14:textId="77777777" w:rsidR="00BB3CC3" w:rsidRPr="007F05AD" w:rsidRDefault="00BB3CC3" w:rsidP="00BB3CC3">
            <w:pPr>
              <w:pStyle w:val="GOSTTablenorm"/>
            </w:pPr>
            <w:r w:rsidRPr="007F05AD">
              <w:t>Массив</w:t>
            </w:r>
          </w:p>
        </w:tc>
        <w:tc>
          <w:tcPr>
            <w:tcW w:w="276" w:type="pct"/>
          </w:tcPr>
          <w:p w14:paraId="16759E6B" w14:textId="77777777" w:rsidR="00BB3CC3" w:rsidRPr="007F05AD" w:rsidRDefault="00BB3CC3" w:rsidP="00BB3CC3">
            <w:pPr>
              <w:pStyle w:val="GOSTTablenorm"/>
            </w:pPr>
            <w:r w:rsidRPr="007F05AD">
              <w:t>Да</w:t>
            </w:r>
          </w:p>
        </w:tc>
        <w:tc>
          <w:tcPr>
            <w:tcW w:w="311" w:type="pct"/>
          </w:tcPr>
          <w:p w14:paraId="394B1E3A" w14:textId="77777777" w:rsidR="00BB3CC3" w:rsidRPr="007F05AD" w:rsidRDefault="00BB3CC3" w:rsidP="00BB3CC3">
            <w:pPr>
              <w:pStyle w:val="GOSTTablenorm"/>
            </w:pPr>
            <w:r w:rsidRPr="007F05AD">
              <w:t>-</w:t>
            </w:r>
          </w:p>
        </w:tc>
        <w:tc>
          <w:tcPr>
            <w:tcW w:w="2095" w:type="pct"/>
          </w:tcPr>
          <w:p w14:paraId="11D3691F" w14:textId="77777777" w:rsidR="00BB3CC3" w:rsidRPr="0050647E" w:rsidRDefault="00BB3CC3" w:rsidP="00BB3CC3">
            <w:pPr>
              <w:pStyle w:val="GOSTTablenorm"/>
            </w:pPr>
            <w:r w:rsidRPr="0050647E">
              <w:t>Указываются условия (фильтры) отбора данных по значениям аналитических признаков.</w:t>
            </w:r>
          </w:p>
          <w:p w14:paraId="767479C3" w14:textId="77777777" w:rsidR="00BB3CC3" w:rsidRPr="0050647E" w:rsidRDefault="00BB3CC3" w:rsidP="00BB3CC3">
            <w:pPr>
              <w:pStyle w:val="GOSTTablenorm"/>
            </w:pPr>
            <w:r w:rsidRPr="0050647E">
              <w:t>Для каждого параметра обязательны для заполнения:</w:t>
            </w:r>
          </w:p>
          <w:p w14:paraId="6D70342F" w14:textId="77777777" w:rsidR="00BB3CC3" w:rsidRPr="00A60059" w:rsidRDefault="00BB3CC3" w:rsidP="00BB3CC3">
            <w:pPr>
              <w:pStyle w:val="GOSTTableListMark1"/>
            </w:pPr>
            <w:r w:rsidRPr="00335858">
              <w:t>Наименование аналитического признака;</w:t>
            </w:r>
          </w:p>
          <w:p w14:paraId="21F8490C" w14:textId="77777777" w:rsidR="00BB3CC3" w:rsidRDefault="00BB3CC3" w:rsidP="00BB3CC3">
            <w:pPr>
              <w:pStyle w:val="GOSTTableListMark1"/>
              <w:rPr>
                <w:ins w:id="438" w:author="Сказецкая Наталья Камилевна" w:date="2026-04-14T18:29:00Z"/>
              </w:rPr>
            </w:pPr>
            <w:r w:rsidRPr="00231529">
              <w:t>Оператор сравнения</w:t>
            </w:r>
            <w:ins w:id="439" w:author="Сказецкая Наталья Камилевна" w:date="2026-04-14T18:29:00Z">
              <w:r w:rsidR="00FE2A93">
                <w:t>.</w:t>
              </w:r>
            </w:ins>
          </w:p>
          <w:p w14:paraId="048EE324" w14:textId="64F0AA6C" w:rsidR="00FE2A93" w:rsidRPr="00231529" w:rsidRDefault="00FE2A93" w:rsidP="00FE2A93">
            <w:pPr>
              <w:pStyle w:val="GOSTTablenorm"/>
            </w:pPr>
            <w:commentRangeStart w:id="440"/>
            <w:ins w:id="441" w:author="Сказецкая Наталья Камилевна" w:date="2026-04-14T18:29:00Z">
              <w:r w:rsidRPr="00FE2A93">
                <w:rPr>
                  <w:highlight w:val="green"/>
                </w:rPr>
                <w:t xml:space="preserve">Если </w:t>
              </w:r>
            </w:ins>
            <w:commentRangeEnd w:id="440"/>
            <w:ins w:id="442" w:author="Сказецкая Наталья Камилевна" w:date="2026-04-14T18:34:00Z">
              <w:r w:rsidR="002A301B">
                <w:rPr>
                  <w:rStyle w:val="affa"/>
                </w:rPr>
                <w:commentReference w:id="440"/>
              </w:r>
            </w:ins>
            <w:ins w:id="444" w:author="Сказецкая Наталья Камилевна" w:date="2026-04-14T18:29:00Z">
              <w:r w:rsidRPr="00FE2A93">
                <w:rPr>
                  <w:highlight w:val="green"/>
                </w:rPr>
                <w:t xml:space="preserve">в FilterParams </w:t>
              </w:r>
            </w:ins>
            <w:ins w:id="445" w:author="Сказецкая Наталья Камилевна" w:date="2026-04-14T18:30:00Z">
              <w:r>
                <w:rPr>
                  <w:highlight w:val="green"/>
                </w:rPr>
                <w:t xml:space="preserve">задано </w:t>
              </w:r>
            </w:ins>
            <w:ins w:id="446" w:author="Сказецкая Наталья Камилевна" w:date="2026-04-14T18:29:00Z">
              <w:r w:rsidRPr="00FE2A93">
                <w:rPr>
                  <w:highlight w:val="green"/>
                </w:rPr>
                <w:t>условие</w:t>
              </w:r>
            </w:ins>
            <w:ins w:id="447" w:author="Сказецкая Наталья Камилевна" w:date="2026-04-14T18:30:00Z">
              <w:r>
                <w:rPr>
                  <w:highlight w:val="green"/>
                </w:rPr>
                <w:t>,</w:t>
              </w:r>
            </w:ins>
            <w:ins w:id="448" w:author="Сказецкая Наталья Камилевна" w:date="2026-04-14T18:29:00Z">
              <w:r w:rsidRPr="00FE2A93">
                <w:rPr>
                  <w:highlight w:val="green"/>
                </w:rPr>
                <w:t xml:space="preserve"> противоречащее услови</w:t>
              </w:r>
            </w:ins>
            <w:ins w:id="449" w:author="Сказецкая Наталья Камилевна" w:date="2026-04-14T18:30:00Z">
              <w:r>
                <w:rPr>
                  <w:highlight w:val="green"/>
                </w:rPr>
                <w:t>я</w:t>
              </w:r>
            </w:ins>
            <w:ins w:id="450" w:author="Сказецкая Наталья Камилевна" w:date="2026-04-14T18:29:00Z">
              <w:r w:rsidRPr="00FE2A93">
                <w:rPr>
                  <w:highlight w:val="green"/>
                </w:rPr>
                <w:t>м отбра, настроенным для среза с идентификатором, указанным в параметре SliceId, то результат не вернет данных</w:t>
              </w:r>
            </w:ins>
          </w:p>
        </w:tc>
      </w:tr>
      <w:tr w:rsidR="00BB3CC3" w:rsidRPr="00B9499D" w14:paraId="235C55A6" w14:textId="77777777" w:rsidTr="008C7E05">
        <w:tc>
          <w:tcPr>
            <w:tcW w:w="1085" w:type="pct"/>
          </w:tcPr>
          <w:p w14:paraId="1122B435" w14:textId="77777777" w:rsidR="00BB3CC3" w:rsidRPr="007F05AD" w:rsidRDefault="00BB3CC3" w:rsidP="00BB3CC3">
            <w:pPr>
              <w:pStyle w:val="GOSTTablenorm"/>
            </w:pPr>
            <w:r w:rsidRPr="0050647E">
              <w:t>Наименование аналитического признака</w:t>
            </w:r>
          </w:p>
        </w:tc>
        <w:tc>
          <w:tcPr>
            <w:tcW w:w="740" w:type="pct"/>
          </w:tcPr>
          <w:p w14:paraId="7B680907" w14:textId="77777777" w:rsidR="00BB3CC3" w:rsidRPr="007F05AD" w:rsidRDefault="00BB3CC3" w:rsidP="00BB3CC3">
            <w:pPr>
              <w:pStyle w:val="GOSTTablenorm"/>
            </w:pPr>
            <w:r w:rsidRPr="007F05AD">
              <w:rPr>
                <w:b/>
              </w:rPr>
              <w:t>Groups:FilterParams:</w:t>
            </w:r>
            <w:r w:rsidRPr="007F05AD">
              <w:t>param</w:t>
            </w:r>
          </w:p>
        </w:tc>
        <w:tc>
          <w:tcPr>
            <w:tcW w:w="493" w:type="pct"/>
          </w:tcPr>
          <w:p w14:paraId="612F3F16" w14:textId="77777777" w:rsidR="00BB3CC3" w:rsidRPr="00335858" w:rsidRDefault="00BB3CC3" w:rsidP="00BB3CC3">
            <w:pPr>
              <w:pStyle w:val="GOSTTablenorm"/>
            </w:pPr>
            <w:r w:rsidRPr="00335858">
              <w:t>Строка</w:t>
            </w:r>
          </w:p>
        </w:tc>
        <w:tc>
          <w:tcPr>
            <w:tcW w:w="276" w:type="pct"/>
          </w:tcPr>
          <w:p w14:paraId="6C941E68" w14:textId="77777777" w:rsidR="00BB3CC3" w:rsidRPr="00A60059" w:rsidRDefault="00BB3CC3" w:rsidP="00BB3CC3">
            <w:pPr>
              <w:pStyle w:val="GOSTTablenorm"/>
            </w:pPr>
            <w:r w:rsidRPr="00A60059">
              <w:t>Да</w:t>
            </w:r>
          </w:p>
        </w:tc>
        <w:tc>
          <w:tcPr>
            <w:tcW w:w="311" w:type="pct"/>
          </w:tcPr>
          <w:p w14:paraId="095F7FCF" w14:textId="77777777" w:rsidR="00BB3CC3" w:rsidRPr="0050647E" w:rsidRDefault="00BB3CC3" w:rsidP="00BB3CC3">
            <w:pPr>
              <w:pStyle w:val="GOSTTablenorm"/>
            </w:pPr>
            <w:r w:rsidRPr="0050647E">
              <w:t>&lt;=</w:t>
            </w:r>
            <w:r w:rsidRPr="007F05AD">
              <w:t>10</w:t>
            </w:r>
            <w:r w:rsidRPr="0050647E">
              <w:t>0</w:t>
            </w:r>
          </w:p>
        </w:tc>
        <w:tc>
          <w:tcPr>
            <w:tcW w:w="2095" w:type="pct"/>
          </w:tcPr>
          <w:p w14:paraId="2FB6DDC6" w14:textId="77777777" w:rsidR="00BB3CC3" w:rsidRPr="0050647E" w:rsidRDefault="00BB3CC3" w:rsidP="00BB3CC3">
            <w:pPr>
              <w:pStyle w:val="GOSTTablenorm"/>
            </w:pPr>
            <w:r w:rsidRPr="0050647E">
              <w:t xml:space="preserve">Наименование аналитического признака. Указывается системное наименование в соответствии со справочником «Аналитические признаки» в </w:t>
            </w:r>
            <w:r w:rsidRPr="007F05AD">
              <w:t>SVAP</w:t>
            </w:r>
            <w:r w:rsidRPr="0050647E">
              <w:t>.</w:t>
            </w:r>
          </w:p>
          <w:p w14:paraId="1566C9E7" w14:textId="2C4659C0" w:rsidR="00BB3CC3" w:rsidRPr="0050647E" w:rsidRDefault="00BB3CC3" w:rsidP="00BB3CC3">
            <w:pPr>
              <w:pStyle w:val="GOSTTablenorm"/>
            </w:pPr>
            <w:r w:rsidRPr="0050647E">
              <w:t xml:space="preserve">При </w:t>
            </w:r>
            <w:r w:rsidRPr="007F05AD">
              <w:t>Documents</w:t>
            </w:r>
            <w:r w:rsidRPr="0050647E">
              <w:t xml:space="preserve"> = 0 (необходимы только атрибуты счетов) </w:t>
            </w:r>
            <w:r w:rsidRPr="0050647E">
              <w:rPr>
                <w:rFonts w:eastAsiaTheme="majorEastAsia"/>
              </w:rPr>
              <w:t>если в параметрах отбора указаны</w:t>
            </w:r>
            <w:r w:rsidRPr="0050647E">
              <w:t xml:space="preserve"> аналитические признаки, не участвующие в расчете </w:t>
            </w:r>
            <w:commentRangeStart w:id="451"/>
            <w:ins w:id="452" w:author="Сказецкая Наталья Камилевна" w:date="2026-04-14T20:34:00Z">
              <w:r w:rsidR="00197DE9" w:rsidRPr="00437226">
                <w:rPr>
                  <w:highlight w:val="green"/>
                </w:rPr>
                <w:t xml:space="preserve">ни </w:t>
              </w:r>
              <w:commentRangeEnd w:id="451"/>
              <w:r w:rsidR="00197DE9">
                <w:rPr>
                  <w:rStyle w:val="affa"/>
                </w:rPr>
                <w:commentReference w:id="451"/>
              </w:r>
              <w:r w:rsidR="00197DE9" w:rsidRPr="00437226">
                <w:rPr>
                  <w:highlight w:val="green"/>
                </w:rPr>
                <w:t>одного из срезов (системного и специальных)</w:t>
              </w:r>
            </w:ins>
            <w:del w:id="453" w:author="Сказецкая Наталья Камилевна" w:date="2026-04-14T20:34:00Z">
              <w:r w:rsidRPr="0050647E" w:rsidDel="00197DE9">
                <w:delText>балансов (свойства записи учета)</w:delText>
              </w:r>
            </w:del>
            <w:r w:rsidRPr="0050647E">
              <w:t xml:space="preserve">, </w:t>
            </w:r>
            <w:commentRangeStart w:id="454"/>
            <w:r w:rsidRPr="0050647E">
              <w:t>то они игнорируются при обработке запроса</w:t>
            </w:r>
            <w:commentRangeEnd w:id="454"/>
            <w:r w:rsidR="00197DE9">
              <w:rPr>
                <w:rStyle w:val="affa"/>
              </w:rPr>
              <w:commentReference w:id="454"/>
            </w:r>
          </w:p>
        </w:tc>
      </w:tr>
      <w:tr w:rsidR="00BB3CC3" w:rsidRPr="00B9499D" w14:paraId="1E56175A" w14:textId="77777777" w:rsidTr="008C7E05">
        <w:tc>
          <w:tcPr>
            <w:tcW w:w="1085" w:type="pct"/>
          </w:tcPr>
          <w:p w14:paraId="284E73A9" w14:textId="77777777" w:rsidR="00BB3CC3" w:rsidRPr="0050647E" w:rsidRDefault="00BB3CC3" w:rsidP="00BB3CC3">
            <w:pPr>
              <w:pStyle w:val="GOSTTablenorm"/>
            </w:pPr>
            <w:r w:rsidRPr="0050647E">
              <w:t>Значение аналитического признака</w:t>
            </w:r>
          </w:p>
        </w:tc>
        <w:tc>
          <w:tcPr>
            <w:tcW w:w="740" w:type="pct"/>
          </w:tcPr>
          <w:p w14:paraId="64B7D044" w14:textId="77777777" w:rsidR="00BB3CC3" w:rsidRPr="0050647E" w:rsidRDefault="00BB3CC3" w:rsidP="00BB3CC3">
            <w:pPr>
              <w:pStyle w:val="GOSTTablenorm"/>
            </w:pPr>
            <w:r w:rsidRPr="007F05AD">
              <w:rPr>
                <w:b/>
              </w:rPr>
              <w:t>Groups:FilterParams:</w:t>
            </w:r>
            <w:r w:rsidRPr="007F05AD">
              <w:t>value</w:t>
            </w:r>
          </w:p>
        </w:tc>
        <w:tc>
          <w:tcPr>
            <w:tcW w:w="493" w:type="pct"/>
          </w:tcPr>
          <w:p w14:paraId="7ABDB18B" w14:textId="77777777" w:rsidR="00BB3CC3" w:rsidRPr="00335858" w:rsidRDefault="00BB3CC3" w:rsidP="00BB3CC3">
            <w:pPr>
              <w:pStyle w:val="GOSTTablenorm"/>
            </w:pPr>
            <w:r w:rsidRPr="00335858">
              <w:t>Строка</w:t>
            </w:r>
          </w:p>
        </w:tc>
        <w:tc>
          <w:tcPr>
            <w:tcW w:w="276" w:type="pct"/>
          </w:tcPr>
          <w:p w14:paraId="5A511077" w14:textId="77777777" w:rsidR="00BB3CC3" w:rsidRPr="00A60059" w:rsidRDefault="00BB3CC3" w:rsidP="00BB3CC3">
            <w:pPr>
              <w:pStyle w:val="GOSTTablenorm"/>
            </w:pPr>
            <w:r w:rsidRPr="00A60059">
              <w:t>Нет</w:t>
            </w:r>
          </w:p>
        </w:tc>
        <w:tc>
          <w:tcPr>
            <w:tcW w:w="311" w:type="pct"/>
          </w:tcPr>
          <w:p w14:paraId="72F17F84" w14:textId="77777777" w:rsidR="00BB3CC3" w:rsidRPr="0050647E" w:rsidRDefault="00BB3CC3" w:rsidP="00BB3CC3">
            <w:pPr>
              <w:pStyle w:val="GOSTTablenorm"/>
            </w:pPr>
            <w:r w:rsidRPr="0050647E">
              <w:t>&lt;=100000</w:t>
            </w:r>
          </w:p>
        </w:tc>
        <w:tc>
          <w:tcPr>
            <w:tcW w:w="2095" w:type="pct"/>
          </w:tcPr>
          <w:p w14:paraId="35B5E670" w14:textId="3A5A0CB9" w:rsidR="00BB3CC3" w:rsidRPr="0050647E" w:rsidRDefault="00BB3CC3" w:rsidP="00BB3CC3">
            <w:pPr>
              <w:pStyle w:val="GOSTTablenorm"/>
            </w:pPr>
            <w:r w:rsidRPr="0050647E">
              <w:t>Значение, массив значений, выражение для определения значения аналитического признака в соотвествии с описанием параметра запроса «Оператор сравнения» (</w:t>
            </w:r>
            <w:r w:rsidRPr="001D4767">
              <w:rPr>
                <w:b/>
              </w:rPr>
              <w:t>Groups:FilterParams:</w:t>
            </w:r>
            <w:r w:rsidRPr="0050647E">
              <w:t>Operation). Обязательно для заполнения в случае указания оператора сравнения (</w:t>
            </w:r>
            <w:r w:rsidRPr="001D4767">
              <w:rPr>
                <w:b/>
              </w:rPr>
              <w:t>Groups:FilterParams:</w:t>
            </w:r>
            <w:r w:rsidRPr="007F05AD">
              <w:t>Operation</w:t>
            </w:r>
            <w:r w:rsidRPr="0050647E">
              <w:t>), отличного от «</w:t>
            </w:r>
            <w:r w:rsidRPr="007F05AD">
              <w:t>empty</w:t>
            </w:r>
            <w:r w:rsidRPr="0050647E">
              <w:t>», «</w:t>
            </w:r>
            <w:r w:rsidRPr="007F05AD">
              <w:t>not</w:t>
            </w:r>
            <w:r w:rsidRPr="0050647E">
              <w:t xml:space="preserve"> </w:t>
            </w:r>
            <w:r w:rsidRPr="007F05AD">
              <w:t>empty</w:t>
            </w:r>
            <w:r w:rsidRPr="0050647E">
              <w:t>» и «</w:t>
            </w:r>
            <w:r w:rsidRPr="007F05AD">
              <w:t>not</w:t>
            </w:r>
            <w:r w:rsidRPr="0050647E">
              <w:t xml:space="preserve"> </w:t>
            </w:r>
            <w:r w:rsidRPr="007F05AD">
              <w:t>exist</w:t>
            </w:r>
            <w:ins w:id="455" w:author="Иванов Дмитрий Валерьевич" w:date="2024-12-27T17:51:00Z">
              <w:r>
                <w:rPr>
                  <w:lang w:val="en-US"/>
                </w:rPr>
                <w:t>s</w:t>
              </w:r>
            </w:ins>
            <w:r w:rsidRPr="0050647E">
              <w:t>»</w:t>
            </w:r>
          </w:p>
        </w:tc>
      </w:tr>
      <w:tr w:rsidR="00BB3CC3" w:rsidRPr="00B9499D" w14:paraId="4DE8DB64" w14:textId="77777777" w:rsidTr="008C7E05">
        <w:tc>
          <w:tcPr>
            <w:tcW w:w="1085" w:type="pct"/>
          </w:tcPr>
          <w:p w14:paraId="67CAA82B" w14:textId="77777777" w:rsidR="00BB3CC3" w:rsidRPr="0050647E" w:rsidRDefault="00BB3CC3" w:rsidP="00BB3CC3">
            <w:pPr>
              <w:pStyle w:val="GOSTTablenorm"/>
            </w:pPr>
            <w:r w:rsidRPr="0050647E">
              <w:t>Оператор сравнения</w:t>
            </w:r>
          </w:p>
        </w:tc>
        <w:tc>
          <w:tcPr>
            <w:tcW w:w="740" w:type="pct"/>
          </w:tcPr>
          <w:p w14:paraId="64A2569B" w14:textId="77777777" w:rsidR="00BB3CC3" w:rsidRPr="0050647E" w:rsidRDefault="00BB3CC3" w:rsidP="00BB3CC3">
            <w:pPr>
              <w:pStyle w:val="GOSTTablenorm"/>
            </w:pPr>
            <w:r w:rsidRPr="007F05AD">
              <w:rPr>
                <w:b/>
              </w:rPr>
              <w:t>Groups:FilterParams:</w:t>
            </w:r>
            <w:r w:rsidRPr="007F05AD">
              <w:t>operation</w:t>
            </w:r>
          </w:p>
        </w:tc>
        <w:tc>
          <w:tcPr>
            <w:tcW w:w="493" w:type="pct"/>
          </w:tcPr>
          <w:p w14:paraId="42E1621C" w14:textId="77777777" w:rsidR="00BB3CC3" w:rsidRPr="00335858" w:rsidRDefault="00BB3CC3" w:rsidP="00BB3CC3">
            <w:pPr>
              <w:pStyle w:val="GOSTTablenorm"/>
            </w:pPr>
            <w:r w:rsidRPr="00335858">
              <w:t>Строка</w:t>
            </w:r>
          </w:p>
        </w:tc>
        <w:tc>
          <w:tcPr>
            <w:tcW w:w="276" w:type="pct"/>
          </w:tcPr>
          <w:p w14:paraId="5B7D91EE" w14:textId="77777777" w:rsidR="00BB3CC3" w:rsidRPr="00B9499D" w:rsidRDefault="00BB3CC3" w:rsidP="00BB3CC3">
            <w:pPr>
              <w:pStyle w:val="GOSTTablenorm"/>
            </w:pPr>
            <w:r w:rsidRPr="00B9499D">
              <w:t>Нет</w:t>
            </w:r>
          </w:p>
        </w:tc>
        <w:tc>
          <w:tcPr>
            <w:tcW w:w="311" w:type="pct"/>
          </w:tcPr>
          <w:p w14:paraId="7B54356B" w14:textId="77777777" w:rsidR="00BB3CC3" w:rsidRPr="00B9499D" w:rsidRDefault="00BB3CC3" w:rsidP="00BB3CC3">
            <w:pPr>
              <w:pStyle w:val="GOSTTablenorm"/>
            </w:pPr>
            <w:r w:rsidRPr="00B9499D">
              <w:t>=10</w:t>
            </w:r>
          </w:p>
        </w:tc>
        <w:tc>
          <w:tcPr>
            <w:tcW w:w="2095" w:type="pct"/>
          </w:tcPr>
          <w:p w14:paraId="68924188" w14:textId="5C581D31" w:rsidR="00BB3CC3" w:rsidRPr="00B9499D" w:rsidRDefault="00BB3CC3" w:rsidP="00BB3CC3">
            <w:pPr>
              <w:pStyle w:val="GOSTTablenorm"/>
            </w:pPr>
            <w:r w:rsidRPr="00B9499D">
              <w:t xml:space="preserve">Значение оператора, применяемого </w:t>
            </w:r>
            <w:r>
              <w:t xml:space="preserve">к </w:t>
            </w:r>
            <w:r w:rsidRPr="00B9499D">
              <w:t>указанному значени</w:t>
            </w:r>
            <w:r>
              <w:t xml:space="preserve">ю аналитического признака. Возможные значения указаны в таблице 11 </w:t>
            </w:r>
            <w:r w:rsidRPr="009B5180">
              <w:t>п.</w:t>
            </w:r>
            <w:r>
              <w:t xml:space="preserve"> 7.7 том 1</w:t>
            </w:r>
          </w:p>
        </w:tc>
      </w:tr>
      <w:tr w:rsidR="00BB3CC3" w:rsidRPr="00B9499D" w14:paraId="52714217" w14:textId="77777777" w:rsidTr="008C7E05">
        <w:tc>
          <w:tcPr>
            <w:tcW w:w="1085" w:type="pct"/>
          </w:tcPr>
          <w:p w14:paraId="79357520" w14:textId="77777777" w:rsidR="00BB3CC3" w:rsidRPr="00141AE4" w:rsidRDefault="00BB3CC3" w:rsidP="00BB3CC3">
            <w:pPr>
              <w:pStyle w:val="GOSTTablenorm"/>
              <w:rPr>
                <w:szCs w:val="22"/>
              </w:rPr>
            </w:pPr>
            <w:r w:rsidRPr="00141AE4">
              <w:rPr>
                <w:b/>
                <w:szCs w:val="22"/>
              </w:rPr>
              <w:t>Параметры отбора по суммовым значениям</w:t>
            </w:r>
          </w:p>
        </w:tc>
        <w:tc>
          <w:tcPr>
            <w:tcW w:w="740" w:type="pct"/>
          </w:tcPr>
          <w:p w14:paraId="12DB38C0" w14:textId="77777777" w:rsidR="00BB3CC3" w:rsidRDefault="00BB3CC3" w:rsidP="00BB3CC3">
            <w:pPr>
              <w:pStyle w:val="GOSTTablenorm"/>
              <w:rPr>
                <w:lang w:val="en-US"/>
              </w:rPr>
            </w:pPr>
            <w:r w:rsidRPr="002A40BD">
              <w:rPr>
                <w:b/>
                <w:szCs w:val="22"/>
                <w:lang w:val="en-US"/>
              </w:rPr>
              <w:t>SumFilterParams</w:t>
            </w:r>
          </w:p>
        </w:tc>
        <w:tc>
          <w:tcPr>
            <w:tcW w:w="493" w:type="pct"/>
          </w:tcPr>
          <w:p w14:paraId="7F1CD56B" w14:textId="77777777" w:rsidR="00BB3CC3" w:rsidRPr="00B9499D" w:rsidRDefault="00BB3CC3" w:rsidP="00BB3CC3">
            <w:pPr>
              <w:ind w:firstLine="30"/>
              <w:rPr>
                <w:sz w:val="22"/>
                <w:szCs w:val="22"/>
              </w:rPr>
            </w:pPr>
            <w:r w:rsidRPr="002A40BD">
              <w:rPr>
                <w:b/>
                <w:sz w:val="22"/>
                <w:szCs w:val="22"/>
              </w:rPr>
              <w:t>Массив</w:t>
            </w:r>
          </w:p>
        </w:tc>
        <w:tc>
          <w:tcPr>
            <w:tcW w:w="276" w:type="pct"/>
          </w:tcPr>
          <w:p w14:paraId="10346881" w14:textId="77777777" w:rsidR="00BB3CC3" w:rsidRPr="00B9499D" w:rsidRDefault="00BB3CC3" w:rsidP="00BB3CC3">
            <w:pPr>
              <w:ind w:firstLine="30"/>
              <w:rPr>
                <w:sz w:val="22"/>
                <w:szCs w:val="22"/>
              </w:rPr>
            </w:pPr>
            <w:r w:rsidRPr="002A40BD">
              <w:rPr>
                <w:b/>
                <w:sz w:val="22"/>
                <w:szCs w:val="22"/>
              </w:rPr>
              <w:t>Нет</w:t>
            </w:r>
          </w:p>
        </w:tc>
        <w:tc>
          <w:tcPr>
            <w:tcW w:w="311" w:type="pct"/>
          </w:tcPr>
          <w:p w14:paraId="4599CF71" w14:textId="77777777" w:rsidR="00BB3CC3" w:rsidRPr="00B9499D" w:rsidRDefault="00BB3CC3" w:rsidP="00BB3CC3">
            <w:pPr>
              <w:ind w:firstLine="30"/>
              <w:rPr>
                <w:sz w:val="22"/>
                <w:szCs w:val="22"/>
              </w:rPr>
            </w:pPr>
            <w:r w:rsidRPr="002A40BD">
              <w:rPr>
                <w:b/>
                <w:sz w:val="22"/>
                <w:szCs w:val="22"/>
              </w:rPr>
              <w:t>-</w:t>
            </w:r>
          </w:p>
        </w:tc>
        <w:tc>
          <w:tcPr>
            <w:tcW w:w="2095" w:type="pct"/>
          </w:tcPr>
          <w:p w14:paraId="38B7ECD4" w14:textId="77777777" w:rsidR="00BB3CC3" w:rsidRPr="00335858" w:rsidRDefault="00BB3CC3" w:rsidP="00BB3CC3">
            <w:pPr>
              <w:pStyle w:val="GOSTTablenorm"/>
            </w:pPr>
            <w:r w:rsidRPr="00335858">
              <w:t>Параметры отбора по суммовым значениям показателей состояния ЛС.</w:t>
            </w:r>
          </w:p>
          <w:p w14:paraId="03056580" w14:textId="77777777" w:rsidR="00BB3CC3" w:rsidRPr="00A60059" w:rsidRDefault="00BB3CC3" w:rsidP="00BB3CC3">
            <w:pPr>
              <w:pStyle w:val="GOSTTablenorm"/>
            </w:pPr>
            <w:r w:rsidRPr="00A60059">
              <w:lastRenderedPageBreak/>
              <w:t>В случае заполнения параметров отбора по суммовым значениям, для каждого параметра обязательны для заполнения:</w:t>
            </w:r>
          </w:p>
          <w:p w14:paraId="011382DF" w14:textId="77777777" w:rsidR="00BB3CC3" w:rsidRPr="001B46DF" w:rsidRDefault="00BB3CC3" w:rsidP="00BB3CC3">
            <w:pPr>
              <w:pStyle w:val="GOSTTableListMark1"/>
            </w:pPr>
            <w:r w:rsidRPr="001B46DF">
              <w:t>Показатель состояния лицевого счета;</w:t>
            </w:r>
          </w:p>
          <w:p w14:paraId="64904E4C" w14:textId="77777777" w:rsidR="00BB3CC3" w:rsidRDefault="00BB3CC3" w:rsidP="00BB3CC3">
            <w:pPr>
              <w:pStyle w:val="GOSTTableListMark1"/>
            </w:pPr>
            <w:r w:rsidRPr="001B46DF">
              <w:t>Суммовое значение</w:t>
            </w:r>
            <w:r>
              <w:t>;</w:t>
            </w:r>
          </w:p>
          <w:p w14:paraId="0F18ADAC" w14:textId="77777777" w:rsidR="00BB3CC3" w:rsidRDefault="00BB3CC3" w:rsidP="00BB3CC3">
            <w:pPr>
              <w:pStyle w:val="GOSTTableListMark1"/>
            </w:pPr>
            <w:r w:rsidRPr="001E4A78">
              <w:t>Оператор сравнения.</w:t>
            </w:r>
          </w:p>
          <w:p w14:paraId="40CB4DB7" w14:textId="0E65251A" w:rsidR="00BB3CC3" w:rsidRPr="005348DA" w:rsidRDefault="00BB3CC3" w:rsidP="00BB3CC3">
            <w:pPr>
              <w:pStyle w:val="GOSTTablenorm"/>
            </w:pPr>
            <w:r w:rsidRPr="005348DA">
              <w:t>При указании нескольких значений, указанные значения объединяются логическим «И»</w:t>
            </w:r>
          </w:p>
        </w:tc>
      </w:tr>
      <w:tr w:rsidR="00BB3CC3" w:rsidRPr="00B9499D" w14:paraId="558D2516" w14:textId="77777777" w:rsidTr="008C7E05">
        <w:tc>
          <w:tcPr>
            <w:tcW w:w="1085" w:type="pct"/>
          </w:tcPr>
          <w:p w14:paraId="5E0159AD" w14:textId="77777777" w:rsidR="00BB3CC3" w:rsidRPr="00E7112D" w:rsidRDefault="00BB3CC3" w:rsidP="00BB3CC3">
            <w:pPr>
              <w:pStyle w:val="GOSTTablenorm"/>
            </w:pPr>
            <w:r w:rsidRPr="00E7112D">
              <w:lastRenderedPageBreak/>
              <w:t>Показатель состояния лицевого счета</w:t>
            </w:r>
          </w:p>
        </w:tc>
        <w:tc>
          <w:tcPr>
            <w:tcW w:w="740" w:type="pct"/>
          </w:tcPr>
          <w:p w14:paraId="74DA1C35" w14:textId="77777777" w:rsidR="00BB3CC3" w:rsidRPr="007F05AD" w:rsidRDefault="00BB3CC3" w:rsidP="00BB3CC3">
            <w:pPr>
              <w:pStyle w:val="GOSTTablenorm"/>
            </w:pPr>
            <w:r w:rsidRPr="007F05AD">
              <w:rPr>
                <w:b/>
              </w:rPr>
              <w:t>SumFilterParams:</w:t>
            </w:r>
            <w:r w:rsidRPr="007F05AD">
              <w:t>indicator</w:t>
            </w:r>
          </w:p>
        </w:tc>
        <w:tc>
          <w:tcPr>
            <w:tcW w:w="493" w:type="pct"/>
          </w:tcPr>
          <w:p w14:paraId="6E791FB4" w14:textId="77777777" w:rsidR="00BB3CC3" w:rsidRPr="00335858" w:rsidRDefault="00BB3CC3" w:rsidP="00BB3CC3">
            <w:pPr>
              <w:pStyle w:val="GOSTTablenorm"/>
            </w:pPr>
            <w:r w:rsidRPr="00335858">
              <w:t>Строка</w:t>
            </w:r>
          </w:p>
        </w:tc>
        <w:tc>
          <w:tcPr>
            <w:tcW w:w="276" w:type="pct"/>
          </w:tcPr>
          <w:p w14:paraId="37C21F5F" w14:textId="77777777" w:rsidR="00BB3CC3" w:rsidRPr="00A60059" w:rsidRDefault="00BB3CC3" w:rsidP="00BB3CC3">
            <w:pPr>
              <w:pStyle w:val="GOSTTablenorm"/>
            </w:pPr>
            <w:r w:rsidRPr="00A60059">
              <w:t>Да</w:t>
            </w:r>
          </w:p>
        </w:tc>
        <w:tc>
          <w:tcPr>
            <w:tcW w:w="311" w:type="pct"/>
          </w:tcPr>
          <w:p w14:paraId="2D3A5767" w14:textId="77777777" w:rsidR="00BB3CC3" w:rsidRPr="00335858" w:rsidRDefault="00BB3CC3" w:rsidP="00BB3CC3">
            <w:pPr>
              <w:pStyle w:val="GOSTTablenorm"/>
            </w:pPr>
            <w:r w:rsidRPr="007F05AD">
              <w:t>&lt;=3</w:t>
            </w:r>
          </w:p>
        </w:tc>
        <w:tc>
          <w:tcPr>
            <w:tcW w:w="2095" w:type="pct"/>
          </w:tcPr>
          <w:p w14:paraId="3237E6BB" w14:textId="77777777" w:rsidR="00BB3CC3" w:rsidRPr="00903E54" w:rsidRDefault="00BB3CC3" w:rsidP="00BB3CC3">
            <w:pPr>
              <w:pStyle w:val="GOSTTablenorm"/>
            </w:pPr>
            <w:r w:rsidRPr="00903E54">
              <w:t>Показатель состояния ЛС, по которому выполняется отбор строк по суммовым значениям.</w:t>
            </w:r>
          </w:p>
          <w:p w14:paraId="259B6562" w14:textId="5778F42D" w:rsidR="00BB3CC3" w:rsidRPr="00903E54" w:rsidRDefault="00BB3CC3" w:rsidP="00BB3CC3">
            <w:pPr>
              <w:pStyle w:val="GOSTTablenorm"/>
            </w:pPr>
            <w:r w:rsidRPr="00903E54">
              <w:t>Указывается код (идентификатор) показателя состояния ЛС в соответствии с</w:t>
            </w:r>
            <w:r>
              <w:t xml:space="preserve"> таблицей </w:t>
            </w:r>
            <w:r>
              <w:fldChar w:fldCharType="begin"/>
            </w:r>
            <w:r>
              <w:instrText xml:space="preserve"> REF _Ref156229777 \h  \* MERGEFORMAT </w:instrText>
            </w:r>
            <w:r>
              <w:fldChar w:fldCharType="separate"/>
            </w:r>
            <w:r>
              <w:rPr>
                <w:noProof/>
              </w:rPr>
              <w:t>6</w:t>
            </w:r>
            <w:r>
              <w:fldChar w:fldCharType="end"/>
            </w:r>
            <w:r w:rsidRPr="00903E54">
              <w:t xml:space="preserve">. Например, в запросе передается значение «1» в случае, когда требуется в ответе отфильтровать строки по показателю </w:t>
            </w:r>
            <w:r w:rsidRPr="007F05AD">
              <w:t>DATA</w:t>
            </w:r>
            <w:r w:rsidRPr="00903E54">
              <w:t>_1</w:t>
            </w:r>
          </w:p>
        </w:tc>
      </w:tr>
      <w:tr w:rsidR="00BB3CC3" w:rsidRPr="00B9499D" w14:paraId="349B5498" w14:textId="77777777" w:rsidTr="008C7E05">
        <w:tc>
          <w:tcPr>
            <w:tcW w:w="1085" w:type="pct"/>
          </w:tcPr>
          <w:p w14:paraId="22D49795" w14:textId="77777777" w:rsidR="00BB3CC3" w:rsidRPr="00E7112D" w:rsidRDefault="00BB3CC3" w:rsidP="00BB3CC3">
            <w:pPr>
              <w:pStyle w:val="GOSTTablenorm"/>
            </w:pPr>
            <w:r w:rsidRPr="00E7112D">
              <w:t>Суммовое значение</w:t>
            </w:r>
          </w:p>
        </w:tc>
        <w:tc>
          <w:tcPr>
            <w:tcW w:w="740" w:type="pct"/>
          </w:tcPr>
          <w:p w14:paraId="50C7F9C2" w14:textId="77777777" w:rsidR="00BB3CC3" w:rsidRPr="007F05AD" w:rsidRDefault="00BB3CC3" w:rsidP="00BB3CC3">
            <w:pPr>
              <w:pStyle w:val="GOSTTablenorm"/>
            </w:pPr>
            <w:r w:rsidRPr="007F05AD">
              <w:rPr>
                <w:b/>
              </w:rPr>
              <w:t>SumFilterParams:</w:t>
            </w:r>
            <w:r w:rsidRPr="007F05AD">
              <w:t>value</w:t>
            </w:r>
          </w:p>
        </w:tc>
        <w:tc>
          <w:tcPr>
            <w:tcW w:w="493" w:type="pct"/>
          </w:tcPr>
          <w:p w14:paraId="22C55E05" w14:textId="77777777" w:rsidR="00BB3CC3" w:rsidRPr="00335858" w:rsidRDefault="00BB3CC3" w:rsidP="00BB3CC3">
            <w:pPr>
              <w:pStyle w:val="GOSTTablenorm"/>
            </w:pPr>
            <w:r w:rsidRPr="00335858">
              <w:t>Сумма</w:t>
            </w:r>
          </w:p>
        </w:tc>
        <w:tc>
          <w:tcPr>
            <w:tcW w:w="276" w:type="pct"/>
          </w:tcPr>
          <w:p w14:paraId="08B4B7CB" w14:textId="77777777" w:rsidR="00BB3CC3" w:rsidRPr="00A60059" w:rsidRDefault="00BB3CC3" w:rsidP="00BB3CC3">
            <w:pPr>
              <w:pStyle w:val="GOSTTablenorm"/>
            </w:pPr>
            <w:r w:rsidRPr="00A60059">
              <w:t>Да</w:t>
            </w:r>
          </w:p>
        </w:tc>
        <w:tc>
          <w:tcPr>
            <w:tcW w:w="311" w:type="pct"/>
          </w:tcPr>
          <w:p w14:paraId="17FB8F49" w14:textId="6B272B4F" w:rsidR="00BB3CC3" w:rsidRPr="00231529" w:rsidRDefault="00BB3CC3" w:rsidP="00BB3CC3">
            <w:pPr>
              <w:pStyle w:val="GOSTTablenorm"/>
            </w:pPr>
          </w:p>
        </w:tc>
        <w:tc>
          <w:tcPr>
            <w:tcW w:w="2095" w:type="pct"/>
          </w:tcPr>
          <w:p w14:paraId="28B4A143" w14:textId="77777777" w:rsidR="00BB3CC3" w:rsidRPr="00903E54" w:rsidRDefault="00BB3CC3" w:rsidP="00BB3CC3">
            <w:pPr>
              <w:pStyle w:val="GOSTTablenorm"/>
            </w:pPr>
            <w:r w:rsidRPr="00903E54">
              <w:t>Указывается значение, диапазон значений, выражение для определения отбираемых суммовых значений показателей состояния ЛС в соответствии с описанием параметра запроса «Оператор сравнения суммовых значений» (</w:t>
            </w:r>
            <w:r w:rsidRPr="001D4767">
              <w:rPr>
                <w:b/>
              </w:rPr>
              <w:t>SumFilterParams:</w:t>
            </w:r>
            <w:r w:rsidRPr="007F05AD">
              <w:t>Operation</w:t>
            </w:r>
            <w:r w:rsidRPr="00903E54">
              <w:t>)</w:t>
            </w:r>
          </w:p>
        </w:tc>
      </w:tr>
      <w:tr w:rsidR="00BB3CC3" w:rsidRPr="00B9499D" w14:paraId="33E4AD1E" w14:textId="77777777" w:rsidTr="008C7E05">
        <w:tc>
          <w:tcPr>
            <w:tcW w:w="1085" w:type="pct"/>
          </w:tcPr>
          <w:p w14:paraId="4609091C" w14:textId="77777777" w:rsidR="00BB3CC3" w:rsidRPr="00335858" w:rsidRDefault="00BB3CC3" w:rsidP="00BB3CC3">
            <w:pPr>
              <w:pStyle w:val="GOSTTablenorm"/>
            </w:pPr>
            <w:r w:rsidRPr="00335858">
              <w:t>Оператор сравнения суммовых значений</w:t>
            </w:r>
          </w:p>
        </w:tc>
        <w:tc>
          <w:tcPr>
            <w:tcW w:w="740" w:type="pct"/>
          </w:tcPr>
          <w:p w14:paraId="63AF525C" w14:textId="77777777" w:rsidR="00BB3CC3" w:rsidRPr="007F05AD" w:rsidRDefault="00BB3CC3" w:rsidP="00BB3CC3">
            <w:pPr>
              <w:pStyle w:val="GOSTTablenorm"/>
            </w:pPr>
            <w:r w:rsidRPr="007F05AD">
              <w:rPr>
                <w:b/>
              </w:rPr>
              <w:t>SumFilterParams:</w:t>
            </w:r>
            <w:r w:rsidRPr="007F05AD">
              <w:t>operation</w:t>
            </w:r>
          </w:p>
        </w:tc>
        <w:tc>
          <w:tcPr>
            <w:tcW w:w="493" w:type="pct"/>
          </w:tcPr>
          <w:p w14:paraId="57F76F6F" w14:textId="77777777" w:rsidR="00BB3CC3" w:rsidRPr="00B9499D" w:rsidRDefault="00BB3CC3" w:rsidP="00BB3CC3">
            <w:pPr>
              <w:ind w:firstLine="30"/>
              <w:rPr>
                <w:sz w:val="22"/>
                <w:szCs w:val="22"/>
              </w:rPr>
            </w:pPr>
            <w:r w:rsidRPr="00B9499D">
              <w:rPr>
                <w:sz w:val="22"/>
                <w:szCs w:val="22"/>
              </w:rPr>
              <w:t>Строка</w:t>
            </w:r>
          </w:p>
        </w:tc>
        <w:tc>
          <w:tcPr>
            <w:tcW w:w="276" w:type="pct"/>
          </w:tcPr>
          <w:p w14:paraId="4A7AD143" w14:textId="77777777" w:rsidR="00BB3CC3" w:rsidRPr="00B9499D" w:rsidRDefault="00BB3CC3" w:rsidP="00BB3CC3">
            <w:pPr>
              <w:ind w:firstLine="3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311" w:type="pct"/>
          </w:tcPr>
          <w:p w14:paraId="64BACC4E" w14:textId="77777777" w:rsidR="00BB3CC3" w:rsidRPr="00B9499D" w:rsidRDefault="00BB3CC3" w:rsidP="00BB3CC3">
            <w:pPr>
              <w:ind w:firstLine="3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&lt;</w:t>
            </w:r>
            <w:r w:rsidRPr="00B9499D">
              <w:rPr>
                <w:sz w:val="22"/>
                <w:szCs w:val="22"/>
              </w:rPr>
              <w:t>=10</w:t>
            </w:r>
          </w:p>
        </w:tc>
        <w:tc>
          <w:tcPr>
            <w:tcW w:w="2095" w:type="pct"/>
          </w:tcPr>
          <w:p w14:paraId="6D3CCBC9" w14:textId="77777777" w:rsidR="00BB3CC3" w:rsidRDefault="00BB3CC3" w:rsidP="00BB3CC3">
            <w:pPr>
              <w:pStyle w:val="GOSTTablenorm"/>
              <w:rPr>
                <w:szCs w:val="22"/>
              </w:rPr>
            </w:pPr>
            <w:r w:rsidRPr="00B9499D">
              <w:rPr>
                <w:szCs w:val="22"/>
              </w:rPr>
              <w:t xml:space="preserve">Значение оператора, применяемого </w:t>
            </w:r>
            <w:r>
              <w:rPr>
                <w:szCs w:val="22"/>
              </w:rPr>
              <w:t xml:space="preserve">к </w:t>
            </w:r>
            <w:r w:rsidRPr="00B9499D">
              <w:rPr>
                <w:szCs w:val="22"/>
              </w:rPr>
              <w:t xml:space="preserve">указанному </w:t>
            </w:r>
            <w:r>
              <w:rPr>
                <w:szCs w:val="22"/>
              </w:rPr>
              <w:t>суммовому зна</w:t>
            </w:r>
            <w:r w:rsidRPr="00B9499D">
              <w:rPr>
                <w:szCs w:val="22"/>
              </w:rPr>
              <w:t>чени</w:t>
            </w:r>
            <w:r>
              <w:rPr>
                <w:szCs w:val="22"/>
              </w:rPr>
              <w:t>ю показателя состояния ЛС (</w:t>
            </w:r>
            <w:r w:rsidRPr="00190F19">
              <w:rPr>
                <w:b/>
                <w:szCs w:val="22"/>
                <w:lang w:val="en-US"/>
              </w:rPr>
              <w:t>SumFilterParams</w:t>
            </w:r>
            <w:r w:rsidRPr="00190F19">
              <w:rPr>
                <w:b/>
                <w:szCs w:val="22"/>
              </w:rPr>
              <w:t>:</w:t>
            </w:r>
            <w:r w:rsidRPr="00B9499D">
              <w:rPr>
                <w:szCs w:val="22"/>
                <w:lang w:val="en-US"/>
              </w:rPr>
              <w:t>value</w:t>
            </w:r>
            <w:r>
              <w:rPr>
                <w:szCs w:val="22"/>
              </w:rPr>
              <w:t>).</w:t>
            </w:r>
          </w:p>
          <w:p w14:paraId="5062DD19" w14:textId="6960F676" w:rsidR="00BB3CC3" w:rsidRDefault="00BB3CC3" w:rsidP="00BB3CC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 xml:space="preserve">Возможные значения (описание приведено </w:t>
            </w:r>
            <w:r>
              <w:t xml:space="preserve">в таблице 11 </w:t>
            </w:r>
            <w:r w:rsidRPr="009B5180">
              <w:t>п.</w:t>
            </w:r>
            <w:r>
              <w:t xml:space="preserve"> 7.7 том 1)</w:t>
            </w:r>
            <w:r>
              <w:rPr>
                <w:szCs w:val="22"/>
              </w:rPr>
              <w:t>:</w:t>
            </w:r>
          </w:p>
          <w:p w14:paraId="7BC8E451" w14:textId="77777777" w:rsidR="00BB3CC3" w:rsidRPr="001A4065" w:rsidRDefault="00BB3CC3" w:rsidP="00BB3CC3">
            <w:pPr>
              <w:pStyle w:val="GOSTTableListMark1"/>
            </w:pPr>
            <w:r w:rsidRPr="36854D62">
              <w:t>&lt; (меньше)</w:t>
            </w:r>
            <w:r>
              <w:t>;</w:t>
            </w:r>
          </w:p>
          <w:p w14:paraId="64EBE844" w14:textId="77777777" w:rsidR="00BB3CC3" w:rsidRPr="00B9499D" w:rsidRDefault="00BB3CC3" w:rsidP="00BB3CC3">
            <w:pPr>
              <w:pStyle w:val="GOSTTableListMark1"/>
            </w:pPr>
            <w:r>
              <w:rPr>
                <w:lang w:val="en-US"/>
              </w:rPr>
              <w:t xml:space="preserve">&gt; </w:t>
            </w:r>
            <w:r w:rsidRPr="36854D62">
              <w:t>(больше)</w:t>
            </w:r>
            <w:r>
              <w:t>;</w:t>
            </w:r>
          </w:p>
          <w:p w14:paraId="493A67D2" w14:textId="77777777" w:rsidR="00BB3CC3" w:rsidRPr="00B9499D" w:rsidRDefault="00BB3CC3" w:rsidP="00BB3CC3">
            <w:pPr>
              <w:pStyle w:val="GOSTTableListMark1"/>
            </w:pPr>
            <w:r w:rsidRPr="36854D62">
              <w:t>&lt;= (меньше либо равно)</w:t>
            </w:r>
            <w:r>
              <w:t>;</w:t>
            </w:r>
          </w:p>
          <w:p w14:paraId="60ADCB70" w14:textId="77777777" w:rsidR="00BB3CC3" w:rsidRPr="00B9499D" w:rsidRDefault="00BB3CC3" w:rsidP="00BB3CC3">
            <w:pPr>
              <w:pStyle w:val="GOSTTableListMark1"/>
            </w:pPr>
            <w:r w:rsidRPr="36854D62">
              <w:t>&gt;= (больше либо равно)</w:t>
            </w:r>
            <w:r>
              <w:t>;</w:t>
            </w:r>
          </w:p>
          <w:p w14:paraId="066273F6" w14:textId="77777777" w:rsidR="00BB3CC3" w:rsidRPr="00B9499D" w:rsidRDefault="00BB3CC3" w:rsidP="00BB3CC3">
            <w:pPr>
              <w:pStyle w:val="GOSTTableListMark1"/>
            </w:pPr>
            <w:r w:rsidRPr="36854D62">
              <w:t>not= (не равно</w:t>
            </w:r>
            <w:r>
              <w:t>);</w:t>
            </w:r>
          </w:p>
          <w:p w14:paraId="0A0769E7" w14:textId="77777777" w:rsidR="00BB3CC3" w:rsidRDefault="00BB3CC3" w:rsidP="00BB3CC3">
            <w:pPr>
              <w:pStyle w:val="GOSTTableListMark1"/>
            </w:pPr>
            <w:r w:rsidRPr="36854D62">
              <w:t>= (равно</w:t>
            </w:r>
            <w:r>
              <w:t>);</w:t>
            </w:r>
          </w:p>
          <w:p w14:paraId="59768BF9" w14:textId="184094FD" w:rsidR="00BB3CC3" w:rsidRPr="001E4A78" w:rsidRDefault="00BB3CC3" w:rsidP="00BB3CC3">
            <w:pPr>
              <w:pStyle w:val="GOSTTableListMark1"/>
            </w:pPr>
            <w:r w:rsidRPr="001E4A78">
              <w:t>between (между)</w:t>
            </w:r>
          </w:p>
        </w:tc>
      </w:tr>
      <w:tr w:rsidR="00BB3CC3" w:rsidRPr="00B9499D" w14:paraId="58568D11" w14:textId="77777777" w:rsidTr="008C7E05">
        <w:trPr>
          <w:ins w:id="456" w:author="Краснова Наталья EXP-275709" w:date="2024-02-07T08:23:00Z"/>
        </w:trPr>
        <w:tc>
          <w:tcPr>
            <w:tcW w:w="1085" w:type="pct"/>
          </w:tcPr>
          <w:p w14:paraId="082065BA" w14:textId="0C49C43A" w:rsidR="00BB3CC3" w:rsidRPr="00335858" w:rsidRDefault="00BB3CC3" w:rsidP="00BB3CC3">
            <w:pPr>
              <w:pStyle w:val="GOSTTablenorm"/>
              <w:rPr>
                <w:ins w:id="457" w:author="Краснова Наталья EXP-275709" w:date="2024-02-07T08:23:00Z"/>
              </w:rPr>
            </w:pPr>
            <w:commentRangeStart w:id="458"/>
            <w:ins w:id="459" w:author="Сказецкая Наталья Камилевна" w:date="2023-12-28T22:00:00Z">
              <w:r w:rsidRPr="009B5180">
                <w:rPr>
                  <w:b/>
                  <w:szCs w:val="22"/>
                </w:rPr>
                <w:lastRenderedPageBreak/>
                <w:t>Парамет</w:t>
              </w:r>
            </w:ins>
            <w:commentRangeEnd w:id="458"/>
            <w:r w:rsidRPr="009B5180">
              <w:rPr>
                <w:rStyle w:val="affa"/>
                <w:b/>
                <w:sz w:val="22"/>
                <w:szCs w:val="22"/>
              </w:rPr>
              <w:commentReference w:id="458"/>
            </w:r>
            <w:ins w:id="460" w:author="Сказецкая Наталья Камилевна" w:date="2023-12-28T22:00:00Z">
              <w:r w:rsidRPr="009B5180">
                <w:rPr>
                  <w:b/>
                  <w:szCs w:val="22"/>
                </w:rPr>
                <w:t>ры отбора по коду валюты</w:t>
              </w:r>
            </w:ins>
          </w:p>
        </w:tc>
        <w:tc>
          <w:tcPr>
            <w:tcW w:w="740" w:type="pct"/>
          </w:tcPr>
          <w:p w14:paraId="5DEB3DAD" w14:textId="689FBA72" w:rsidR="00BB3CC3" w:rsidRPr="007F05AD" w:rsidRDefault="00BB3CC3" w:rsidP="00BB3CC3">
            <w:pPr>
              <w:pStyle w:val="GOSTTablenorm"/>
              <w:rPr>
                <w:ins w:id="461" w:author="Краснова Наталья EXP-275709" w:date="2024-02-07T08:23:00Z"/>
                <w:b/>
              </w:rPr>
            </w:pPr>
            <w:ins w:id="462" w:author="Сказецкая Наталья Камилевна" w:date="2023-12-28T22:00:00Z">
              <w:r w:rsidRPr="009B5180">
                <w:rPr>
                  <w:b/>
                  <w:szCs w:val="22"/>
                </w:rPr>
                <w:t>CurrencyFilterParams</w:t>
              </w:r>
            </w:ins>
          </w:p>
        </w:tc>
        <w:tc>
          <w:tcPr>
            <w:tcW w:w="493" w:type="pct"/>
          </w:tcPr>
          <w:p w14:paraId="24A9FD07" w14:textId="44022909" w:rsidR="00BB3CC3" w:rsidRPr="00B9499D" w:rsidRDefault="00BB3CC3" w:rsidP="00BB3CC3">
            <w:pPr>
              <w:ind w:firstLine="30"/>
              <w:rPr>
                <w:ins w:id="463" w:author="Краснова Наталья EXP-275709" w:date="2024-02-07T08:23:00Z"/>
                <w:sz w:val="22"/>
                <w:szCs w:val="22"/>
              </w:rPr>
            </w:pPr>
            <w:ins w:id="464" w:author="Сказецкая Наталья Камилевна" w:date="2023-12-28T22:00:00Z">
              <w:r w:rsidRPr="009B5180">
                <w:rPr>
                  <w:sz w:val="22"/>
                  <w:szCs w:val="22"/>
                </w:rPr>
                <w:t>Массив</w:t>
              </w:r>
            </w:ins>
          </w:p>
        </w:tc>
        <w:tc>
          <w:tcPr>
            <w:tcW w:w="276" w:type="pct"/>
          </w:tcPr>
          <w:p w14:paraId="285CAD97" w14:textId="2080734F" w:rsidR="00BB3CC3" w:rsidRDefault="00BB3CC3" w:rsidP="00BB3CC3">
            <w:pPr>
              <w:ind w:firstLine="30"/>
              <w:rPr>
                <w:ins w:id="465" w:author="Краснова Наталья EXP-275709" w:date="2024-02-07T08:23:00Z"/>
                <w:sz w:val="22"/>
                <w:szCs w:val="22"/>
              </w:rPr>
            </w:pPr>
            <w:ins w:id="466" w:author="Сказецкая Наталья Камилевна" w:date="2023-12-28T22:00:00Z">
              <w:r w:rsidRPr="009B5180">
                <w:rPr>
                  <w:sz w:val="22"/>
                  <w:szCs w:val="22"/>
                </w:rPr>
                <w:t>Нет</w:t>
              </w:r>
            </w:ins>
          </w:p>
        </w:tc>
        <w:tc>
          <w:tcPr>
            <w:tcW w:w="311" w:type="pct"/>
          </w:tcPr>
          <w:p w14:paraId="067C4E9A" w14:textId="43654188" w:rsidR="00BB3CC3" w:rsidRDefault="00BB3CC3" w:rsidP="00BB3CC3">
            <w:pPr>
              <w:ind w:firstLine="30"/>
              <w:rPr>
                <w:ins w:id="467" w:author="Краснова Наталья EXP-275709" w:date="2024-02-07T08:23:00Z"/>
                <w:sz w:val="22"/>
                <w:szCs w:val="22"/>
                <w:lang w:val="en-US"/>
              </w:rPr>
            </w:pPr>
            <w:ins w:id="468" w:author="Сказецкая Наталья Камилевна" w:date="2023-12-28T22:00:00Z">
              <w:r w:rsidRPr="009B5180">
                <w:rPr>
                  <w:sz w:val="22"/>
                  <w:szCs w:val="22"/>
                </w:rPr>
                <w:t>-</w:t>
              </w:r>
            </w:ins>
          </w:p>
        </w:tc>
        <w:tc>
          <w:tcPr>
            <w:tcW w:w="2095" w:type="pct"/>
          </w:tcPr>
          <w:p w14:paraId="0CFAD67F" w14:textId="77777777" w:rsidR="00BB3CC3" w:rsidRPr="0068201B" w:rsidRDefault="00BB3CC3" w:rsidP="00BB3CC3">
            <w:pPr>
              <w:pStyle w:val="GOSTTablenorm"/>
              <w:rPr>
                <w:ins w:id="469" w:author="Сказецкая Наталья Камилевна" w:date="2023-12-28T22:00:00Z"/>
              </w:rPr>
            </w:pPr>
            <w:ins w:id="470" w:author="Сказецкая Наталья Камилевна" w:date="2023-12-28T22:00:00Z">
              <w:r w:rsidRPr="0068201B">
                <w:t>Указываются условия (фильтры) отбора данных по кодам валют.</w:t>
              </w:r>
            </w:ins>
          </w:p>
          <w:p w14:paraId="0E0380F5" w14:textId="77777777" w:rsidR="00BB3CC3" w:rsidRPr="002B15ED" w:rsidRDefault="00BB3CC3" w:rsidP="00BB3CC3">
            <w:pPr>
              <w:pStyle w:val="GOSTTablenorm"/>
              <w:rPr>
                <w:ins w:id="471" w:author="Сказецкая Наталья Камилевна" w:date="2023-12-28T22:00:00Z"/>
              </w:rPr>
            </w:pPr>
            <w:ins w:id="472" w:author="Сказецкая Наталья Камилевна" w:date="2024-02-14T17:08:00Z">
              <w:r>
                <w:rPr>
                  <w:szCs w:val="22"/>
                </w:rPr>
                <w:t>В случае заполнения параметров отбора, д</w:t>
              </w:r>
            </w:ins>
            <w:ins w:id="473" w:author="Сказецкая Наталья Камилевна" w:date="2023-12-28T22:00:00Z">
              <w:r w:rsidRPr="002B15ED">
                <w:t>ля каждого параметра обязательны для заполнения:</w:t>
              </w:r>
            </w:ins>
          </w:p>
          <w:p w14:paraId="37770109" w14:textId="77777777" w:rsidR="00BB3CC3" w:rsidRPr="009B5180" w:rsidRDefault="00BB3CC3" w:rsidP="00BB3CC3">
            <w:pPr>
              <w:pStyle w:val="GOSTTableListMark1"/>
              <w:rPr>
                <w:ins w:id="474" w:author="Сказецкая Наталья Камилевна" w:date="2023-12-28T22:00:00Z"/>
              </w:rPr>
            </w:pPr>
            <w:ins w:id="475" w:author="Сказецкая Наталья Камилевна" w:date="2023-12-28T22:00:00Z">
              <w:r w:rsidRPr="009B5180">
                <w:t>Оператор сравнения</w:t>
              </w:r>
            </w:ins>
            <w:ins w:id="476" w:author="Сатлер Марина Викторовна" w:date="2024-01-15T17:26:00Z">
              <w:r>
                <w:t>.</w:t>
              </w:r>
            </w:ins>
          </w:p>
          <w:p w14:paraId="6B6F7B6D" w14:textId="77777777" w:rsidR="00BB3CC3" w:rsidRDefault="00BB3CC3" w:rsidP="00BB3CC3">
            <w:pPr>
              <w:pStyle w:val="GOSTTablenorm"/>
              <w:rPr>
                <w:ins w:id="477" w:author="Сказецкая Наталья Камилевна" w:date="2024-02-14T17:04:00Z"/>
              </w:rPr>
            </w:pPr>
            <w:ins w:id="478" w:author="Сказецкая Наталья Камилевна" w:date="2023-12-28T22:00:00Z">
              <w:r w:rsidRPr="0068201B">
                <w:t xml:space="preserve">Если параметры отбора по коду валюты не </w:t>
              </w:r>
              <w:r w:rsidRPr="00335858">
                <w:t>заданы, то в ответе передается информация по всем валютам</w:t>
              </w:r>
            </w:ins>
            <w:ins w:id="479" w:author="Сказецкая Наталья Камилевна" w:date="2024-02-14T17:04:00Z">
              <w:r>
                <w:t>.</w:t>
              </w:r>
            </w:ins>
          </w:p>
          <w:p w14:paraId="69E02E21" w14:textId="2EDEF78A" w:rsidR="00BB3CC3" w:rsidRPr="00B9499D" w:rsidRDefault="00BB3CC3" w:rsidP="00BB3CC3">
            <w:pPr>
              <w:pStyle w:val="GOSTTablenorm"/>
              <w:rPr>
                <w:ins w:id="480" w:author="Краснова Наталья EXP-275709" w:date="2024-02-07T08:23:00Z"/>
                <w:szCs w:val="22"/>
              </w:rPr>
            </w:pPr>
            <w:commentRangeStart w:id="481"/>
            <w:ins w:id="482" w:author="Сказецкая Наталья Камилевна" w:date="2024-02-14T17:04:00Z">
              <w:r w:rsidRPr="00C81A7F">
                <w:rPr>
                  <w:color w:val="000000"/>
                  <w:sz w:val="20"/>
                </w:rPr>
                <w:t>При указании нескольких значений, указанные значения объединяются логическим «И»</w:t>
              </w:r>
            </w:ins>
            <w:commentRangeEnd w:id="481"/>
            <w:ins w:id="483" w:author="Сказецкая Наталья Камилевна" w:date="2025-08-07T14:24:00Z">
              <w:r w:rsidRPr="00B9499D">
                <w:rPr>
                  <w:rStyle w:val="affa"/>
                  <w:sz w:val="22"/>
                  <w:szCs w:val="22"/>
                </w:rPr>
                <w:commentReference w:id="481"/>
              </w:r>
            </w:ins>
          </w:p>
        </w:tc>
      </w:tr>
      <w:tr w:rsidR="00BB3CC3" w:rsidRPr="00B9499D" w14:paraId="00CA6618" w14:textId="77777777" w:rsidTr="008C7E05">
        <w:trPr>
          <w:ins w:id="484" w:author="Краснова Наталья EXP-275709" w:date="2024-02-07T08:23:00Z"/>
        </w:trPr>
        <w:tc>
          <w:tcPr>
            <w:tcW w:w="1085" w:type="pct"/>
          </w:tcPr>
          <w:p w14:paraId="60A9D3DC" w14:textId="20C433ED" w:rsidR="00BB3CC3" w:rsidRPr="00335858" w:rsidRDefault="00BB3CC3" w:rsidP="00BB3CC3">
            <w:pPr>
              <w:pStyle w:val="GOSTTablenorm"/>
              <w:rPr>
                <w:ins w:id="485" w:author="Краснова Наталья EXP-275709" w:date="2024-02-07T08:23:00Z"/>
              </w:rPr>
            </w:pPr>
            <w:ins w:id="486" w:author="Сказецкая Наталья Камилевна" w:date="2023-12-28T22:00:00Z">
              <w:r w:rsidRPr="009B5180">
                <w:rPr>
                  <w:szCs w:val="22"/>
                </w:rPr>
                <w:t>Значение кода валюты по ОКВ</w:t>
              </w:r>
            </w:ins>
          </w:p>
        </w:tc>
        <w:tc>
          <w:tcPr>
            <w:tcW w:w="740" w:type="pct"/>
          </w:tcPr>
          <w:p w14:paraId="6E318F9D" w14:textId="48D96D27" w:rsidR="00BB3CC3" w:rsidRPr="007F05AD" w:rsidRDefault="00BB3CC3" w:rsidP="00BB3CC3">
            <w:pPr>
              <w:pStyle w:val="GOSTTablenorm"/>
              <w:rPr>
                <w:ins w:id="487" w:author="Краснова Наталья EXP-275709" w:date="2024-02-07T08:23:00Z"/>
                <w:b/>
              </w:rPr>
            </w:pPr>
            <w:ins w:id="488" w:author="Сказецкая Наталья Камилевна" w:date="2023-12-28T22:00:00Z">
              <w:r w:rsidRPr="007F05AD">
                <w:rPr>
                  <w:b/>
                </w:rPr>
                <w:t>CurrencyFilterParams:</w:t>
              </w:r>
              <w:r w:rsidRPr="0068201B">
                <w:t>value</w:t>
              </w:r>
            </w:ins>
          </w:p>
        </w:tc>
        <w:tc>
          <w:tcPr>
            <w:tcW w:w="493" w:type="pct"/>
          </w:tcPr>
          <w:p w14:paraId="7E5F5B10" w14:textId="4575BABD" w:rsidR="00BB3CC3" w:rsidRPr="00B9499D" w:rsidRDefault="00BB3CC3" w:rsidP="00BB3CC3">
            <w:pPr>
              <w:ind w:firstLine="30"/>
              <w:rPr>
                <w:ins w:id="489" w:author="Краснова Наталья EXP-275709" w:date="2024-02-07T08:23:00Z"/>
                <w:sz w:val="22"/>
                <w:szCs w:val="22"/>
              </w:rPr>
            </w:pPr>
            <w:ins w:id="490" w:author="Сказецкая Наталья Камилевна" w:date="2023-12-28T22:00:00Z">
              <w:r w:rsidRPr="00373CCE">
                <w:rPr>
                  <w:sz w:val="22"/>
                  <w:szCs w:val="22"/>
                </w:rPr>
                <w:t>Строка</w:t>
              </w:r>
            </w:ins>
          </w:p>
        </w:tc>
        <w:tc>
          <w:tcPr>
            <w:tcW w:w="276" w:type="pct"/>
          </w:tcPr>
          <w:p w14:paraId="2B357DB5" w14:textId="508338FB" w:rsidR="00BB3CC3" w:rsidRDefault="00BB3CC3" w:rsidP="00BB3CC3">
            <w:pPr>
              <w:ind w:firstLine="30"/>
              <w:rPr>
                <w:ins w:id="491" w:author="Краснова Наталья EXP-275709" w:date="2024-02-07T08:23:00Z"/>
                <w:sz w:val="22"/>
                <w:szCs w:val="22"/>
              </w:rPr>
            </w:pPr>
            <w:ins w:id="492" w:author="Сказецкая Наталья Камилевна" w:date="2023-12-28T22:00:00Z">
              <w:r w:rsidRPr="00373CCE">
                <w:rPr>
                  <w:sz w:val="22"/>
                  <w:szCs w:val="22"/>
                </w:rPr>
                <w:t>Нет</w:t>
              </w:r>
            </w:ins>
          </w:p>
        </w:tc>
        <w:tc>
          <w:tcPr>
            <w:tcW w:w="311" w:type="pct"/>
          </w:tcPr>
          <w:p w14:paraId="3E245D33" w14:textId="5999E8C8" w:rsidR="00BB3CC3" w:rsidRPr="00373CCE" w:rsidRDefault="00BB3CC3" w:rsidP="00BB3CC3">
            <w:pPr>
              <w:ind w:firstLine="30"/>
              <w:rPr>
                <w:ins w:id="493" w:author="Краснова Наталья EXP-275709" w:date="2024-02-07T08:23:00Z"/>
                <w:sz w:val="22"/>
                <w:szCs w:val="22"/>
              </w:rPr>
            </w:pPr>
            <w:ins w:id="494" w:author="Сказецкая Наталья Камилевна" w:date="2023-12-28T22:00:00Z">
              <w:r w:rsidRPr="00373CCE">
                <w:rPr>
                  <w:sz w:val="22"/>
                  <w:szCs w:val="22"/>
                </w:rPr>
                <w:t>&lt;=100000</w:t>
              </w:r>
            </w:ins>
          </w:p>
        </w:tc>
        <w:tc>
          <w:tcPr>
            <w:tcW w:w="2095" w:type="pct"/>
          </w:tcPr>
          <w:p w14:paraId="14183C34" w14:textId="2ADD1FDA" w:rsidR="00BB3CC3" w:rsidRPr="00B9499D" w:rsidRDefault="00BB3CC3" w:rsidP="00BB3CC3">
            <w:pPr>
              <w:pStyle w:val="GOSTTablenorm"/>
              <w:rPr>
                <w:ins w:id="495" w:author="Краснова Наталья EXP-275709" w:date="2024-02-07T08:23:00Z"/>
                <w:szCs w:val="22"/>
              </w:rPr>
            </w:pPr>
            <w:ins w:id="496" w:author="Сказецкая Наталья Камилевна" w:date="2023-12-28T22:00:00Z">
              <w:r w:rsidRPr="009B5180">
                <w:t>Значение, массив значений, выражение для определения значения кода валюты по ОКВ в соответствии с описанием параметра запроса «Оператор сравнения» (</w:t>
              </w:r>
            </w:ins>
            <w:ins w:id="497" w:author="Сатлер Марина Викторовна" w:date="2024-07-22T15:43:00Z">
              <w:r w:rsidRPr="007F05AD">
                <w:rPr>
                  <w:b/>
                </w:rPr>
                <w:t>Currency</w:t>
              </w:r>
            </w:ins>
            <w:ins w:id="498" w:author="Сказецкая Наталья Камилевна" w:date="2023-12-28T22:00:00Z">
              <w:r w:rsidRPr="001D4767">
                <w:rPr>
                  <w:b/>
                </w:rPr>
                <w:t>FilterParams:</w:t>
              </w:r>
            </w:ins>
            <w:ins w:id="499" w:author="Сказецкая Наталья Камилевна" w:date="2024-09-24T16:59:00Z">
              <w:r w:rsidRPr="00B52304">
                <w:rPr>
                  <w:lang w:val="en-US"/>
                </w:rPr>
                <w:t>o</w:t>
              </w:r>
            </w:ins>
            <w:ins w:id="500" w:author="Сказецкая Наталья Камилевна" w:date="2023-12-28T22:00:00Z">
              <w:r w:rsidRPr="009B5180">
                <w:t>peration). Обязательно для заполнения в случае указания оператора сравнения (</w:t>
              </w:r>
            </w:ins>
            <w:ins w:id="501" w:author="Сатлер Марина Викторовна" w:date="2024-07-22T15:43:00Z">
              <w:r w:rsidRPr="007F05AD">
                <w:rPr>
                  <w:b/>
                </w:rPr>
                <w:t>Currency</w:t>
              </w:r>
            </w:ins>
            <w:ins w:id="502" w:author="Сказецкая Наталья Камилевна" w:date="2023-12-28T22:00:00Z">
              <w:r w:rsidRPr="001D4767">
                <w:rPr>
                  <w:b/>
                </w:rPr>
                <w:t>FilterParams:</w:t>
              </w:r>
            </w:ins>
            <w:ins w:id="503" w:author="Сказецкая Наталья Камилевна" w:date="2024-09-24T17:00:00Z">
              <w:r>
                <w:rPr>
                  <w:lang w:val="en-US"/>
                </w:rPr>
                <w:t>o</w:t>
              </w:r>
            </w:ins>
            <w:ins w:id="504" w:author="Сказецкая Наталья Камилевна" w:date="2023-12-28T22:00:00Z">
              <w:r w:rsidRPr="009B5180">
                <w:t>peration), отличного от «empty», «not empty» и «not exist</w:t>
              </w:r>
            </w:ins>
            <w:ins w:id="505" w:author="Иванов Дмитрий Валерьевич" w:date="2024-12-27T17:52:00Z">
              <w:r>
                <w:rPr>
                  <w:lang w:val="en-US"/>
                </w:rPr>
                <w:t>s</w:t>
              </w:r>
            </w:ins>
            <w:ins w:id="506" w:author="Сказецкая Наталья Камилевна" w:date="2023-12-28T22:00:00Z">
              <w:r w:rsidRPr="009B5180">
                <w:t>»</w:t>
              </w:r>
            </w:ins>
          </w:p>
        </w:tc>
      </w:tr>
      <w:tr w:rsidR="00BB3CC3" w:rsidRPr="00B9499D" w14:paraId="70A70FF9" w14:textId="77777777" w:rsidTr="008C7E05">
        <w:trPr>
          <w:ins w:id="507" w:author="Краснова Наталья EXP-275709" w:date="2024-02-07T08:23:00Z"/>
        </w:trPr>
        <w:tc>
          <w:tcPr>
            <w:tcW w:w="1085" w:type="pct"/>
          </w:tcPr>
          <w:p w14:paraId="46D028A3" w14:textId="1F453F87" w:rsidR="00BB3CC3" w:rsidRPr="00335858" w:rsidRDefault="00BB3CC3" w:rsidP="00BB3CC3">
            <w:pPr>
              <w:pStyle w:val="GOSTTablenorm"/>
              <w:rPr>
                <w:ins w:id="508" w:author="Краснова Наталья EXP-275709" w:date="2024-02-07T08:23:00Z"/>
              </w:rPr>
            </w:pPr>
            <w:ins w:id="509" w:author="Сказецкая Наталья Камилевна" w:date="2023-12-28T22:00:00Z">
              <w:r w:rsidRPr="009B5180">
                <w:rPr>
                  <w:szCs w:val="22"/>
                </w:rPr>
                <w:t>Оператор сравнения</w:t>
              </w:r>
            </w:ins>
          </w:p>
        </w:tc>
        <w:tc>
          <w:tcPr>
            <w:tcW w:w="740" w:type="pct"/>
          </w:tcPr>
          <w:p w14:paraId="3AB3C889" w14:textId="0BA7FAD0" w:rsidR="00BB3CC3" w:rsidRPr="007F05AD" w:rsidRDefault="00BB3CC3" w:rsidP="00BB3CC3">
            <w:pPr>
              <w:pStyle w:val="GOSTTablenorm"/>
              <w:rPr>
                <w:ins w:id="510" w:author="Краснова Наталья EXP-275709" w:date="2024-02-07T08:23:00Z"/>
                <w:b/>
              </w:rPr>
            </w:pPr>
            <w:ins w:id="511" w:author="Сказецкая Наталья Камилевна" w:date="2023-12-28T22:00:00Z">
              <w:r w:rsidRPr="007F05AD">
                <w:rPr>
                  <w:b/>
                </w:rPr>
                <w:t>CurrencyFilterParams:</w:t>
              </w:r>
              <w:r w:rsidRPr="0068201B">
                <w:t>operation</w:t>
              </w:r>
            </w:ins>
          </w:p>
        </w:tc>
        <w:tc>
          <w:tcPr>
            <w:tcW w:w="493" w:type="pct"/>
          </w:tcPr>
          <w:p w14:paraId="1E210903" w14:textId="2F53C9DF" w:rsidR="00BB3CC3" w:rsidRPr="00B9499D" w:rsidRDefault="00BB3CC3" w:rsidP="00BB3CC3">
            <w:pPr>
              <w:ind w:firstLine="30"/>
              <w:rPr>
                <w:ins w:id="512" w:author="Краснова Наталья EXP-275709" w:date="2024-02-07T08:23:00Z"/>
                <w:sz w:val="22"/>
                <w:szCs w:val="22"/>
              </w:rPr>
            </w:pPr>
            <w:ins w:id="513" w:author="Сказецкая Наталья Камилевна" w:date="2023-12-28T22:00:00Z">
              <w:r w:rsidRPr="00373CCE">
                <w:rPr>
                  <w:sz w:val="22"/>
                  <w:szCs w:val="22"/>
                </w:rPr>
                <w:t>Строка</w:t>
              </w:r>
            </w:ins>
          </w:p>
        </w:tc>
        <w:tc>
          <w:tcPr>
            <w:tcW w:w="276" w:type="pct"/>
          </w:tcPr>
          <w:p w14:paraId="74637860" w14:textId="545900D5" w:rsidR="00BB3CC3" w:rsidRDefault="00BB3CC3" w:rsidP="00BB3CC3">
            <w:pPr>
              <w:ind w:firstLine="30"/>
              <w:rPr>
                <w:ins w:id="514" w:author="Краснова Наталья EXP-275709" w:date="2024-02-07T08:23:00Z"/>
                <w:sz w:val="22"/>
                <w:szCs w:val="22"/>
              </w:rPr>
            </w:pPr>
            <w:ins w:id="515" w:author="Сказецкая Наталья Камилевна" w:date="2023-12-28T22:00:00Z">
              <w:r w:rsidRPr="00373CCE">
                <w:rPr>
                  <w:sz w:val="22"/>
                  <w:szCs w:val="22"/>
                </w:rPr>
                <w:t>Да</w:t>
              </w:r>
            </w:ins>
          </w:p>
        </w:tc>
        <w:tc>
          <w:tcPr>
            <w:tcW w:w="311" w:type="pct"/>
          </w:tcPr>
          <w:p w14:paraId="270DF53C" w14:textId="0F357E7C" w:rsidR="00BB3CC3" w:rsidRPr="00373CCE" w:rsidRDefault="00BB3CC3" w:rsidP="00BB3CC3">
            <w:pPr>
              <w:ind w:firstLine="30"/>
              <w:rPr>
                <w:ins w:id="516" w:author="Краснова Наталья EXP-275709" w:date="2024-02-07T08:23:00Z"/>
                <w:sz w:val="22"/>
                <w:szCs w:val="22"/>
              </w:rPr>
            </w:pPr>
            <w:ins w:id="517" w:author="Сказецкая Наталья Камилевна" w:date="2023-12-28T22:00:00Z">
              <w:r w:rsidRPr="00373CCE">
                <w:rPr>
                  <w:sz w:val="22"/>
                  <w:szCs w:val="22"/>
                </w:rPr>
                <w:t>=10</w:t>
              </w:r>
            </w:ins>
          </w:p>
        </w:tc>
        <w:tc>
          <w:tcPr>
            <w:tcW w:w="2095" w:type="pct"/>
          </w:tcPr>
          <w:p w14:paraId="5D85CA19" w14:textId="0A9E8314" w:rsidR="00BB3CC3" w:rsidRPr="00B9499D" w:rsidRDefault="00BB3CC3" w:rsidP="00BB3CC3">
            <w:pPr>
              <w:pStyle w:val="GOSTTablenorm"/>
              <w:rPr>
                <w:ins w:id="518" w:author="Краснова Наталья EXP-275709" w:date="2024-02-07T08:23:00Z"/>
                <w:szCs w:val="22"/>
              </w:rPr>
            </w:pPr>
            <w:ins w:id="519" w:author="Сказецкая Наталья Камилевна" w:date="2023-12-28T22:00:00Z">
              <w:r w:rsidRPr="009B5180">
                <w:t xml:space="preserve">Значение оператора, применяемого к указанному значению кода валюты. Возможные значения указаны в </w:t>
              </w:r>
            </w:ins>
            <w:r>
              <w:t xml:space="preserve">таблице 11 </w:t>
            </w:r>
            <w:r w:rsidRPr="009B5180">
              <w:t>п.</w:t>
            </w:r>
            <w:r>
              <w:t xml:space="preserve"> 7.7 том 1</w:t>
            </w:r>
          </w:p>
        </w:tc>
      </w:tr>
      <w:tr w:rsidR="00BB3CC3" w:rsidRPr="00B9499D" w14:paraId="113AE278" w14:textId="77777777" w:rsidTr="008C7E05">
        <w:trPr>
          <w:ins w:id="520" w:author="Краснова Наталья EXP-275709" w:date="2024-02-07T08:23:00Z"/>
        </w:trPr>
        <w:tc>
          <w:tcPr>
            <w:tcW w:w="1085" w:type="pct"/>
          </w:tcPr>
          <w:p w14:paraId="44962776" w14:textId="61C1E9AC" w:rsidR="00BB3CC3" w:rsidRPr="00335858" w:rsidRDefault="00BB3CC3" w:rsidP="00BB3CC3">
            <w:pPr>
              <w:pStyle w:val="GOSTTablenorm"/>
              <w:rPr>
                <w:ins w:id="521" w:author="Краснова Наталья EXP-275709" w:date="2024-02-07T08:23:00Z"/>
              </w:rPr>
            </w:pPr>
            <w:ins w:id="522" w:author="Сказецкая Наталья Камилевна" w:date="2023-12-28T22:19:00Z">
              <w:r w:rsidRPr="008E49A4">
                <w:rPr>
                  <w:b/>
                  <w:szCs w:val="22"/>
                </w:rPr>
                <w:t>Параметры отбора по дате ввода в действие</w:t>
              </w:r>
            </w:ins>
          </w:p>
        </w:tc>
        <w:tc>
          <w:tcPr>
            <w:tcW w:w="740" w:type="pct"/>
          </w:tcPr>
          <w:p w14:paraId="4F74B07C" w14:textId="777C37EC" w:rsidR="00BB3CC3" w:rsidRPr="007F05AD" w:rsidRDefault="00BB3CC3" w:rsidP="00BB3CC3">
            <w:pPr>
              <w:pStyle w:val="GOSTTablenorm"/>
              <w:rPr>
                <w:ins w:id="523" w:author="Краснова Наталья EXP-275709" w:date="2024-02-07T08:23:00Z"/>
                <w:b/>
              </w:rPr>
            </w:pPr>
            <w:ins w:id="524" w:author="Сказецкая Наталья Камилевна" w:date="2023-12-28T22:19:00Z">
              <w:r w:rsidRPr="0068201B">
                <w:rPr>
                  <w:b/>
                </w:rPr>
                <w:t>EffDateFilterParams</w:t>
              </w:r>
            </w:ins>
          </w:p>
        </w:tc>
        <w:tc>
          <w:tcPr>
            <w:tcW w:w="493" w:type="pct"/>
          </w:tcPr>
          <w:p w14:paraId="4AA35DFD" w14:textId="35A79879" w:rsidR="00BB3CC3" w:rsidRPr="00B9499D" w:rsidRDefault="00BB3CC3" w:rsidP="00BB3CC3">
            <w:pPr>
              <w:ind w:firstLine="30"/>
              <w:rPr>
                <w:ins w:id="525" w:author="Краснова Наталья EXP-275709" w:date="2024-02-07T08:23:00Z"/>
                <w:sz w:val="22"/>
                <w:szCs w:val="22"/>
              </w:rPr>
            </w:pPr>
            <w:ins w:id="526" w:author="Сказецкая Наталья Камилевна" w:date="2023-12-28T22:19:00Z">
              <w:r w:rsidRPr="00373CCE">
                <w:rPr>
                  <w:sz w:val="22"/>
                  <w:szCs w:val="22"/>
                </w:rPr>
                <w:t>Массив</w:t>
              </w:r>
            </w:ins>
          </w:p>
        </w:tc>
        <w:tc>
          <w:tcPr>
            <w:tcW w:w="276" w:type="pct"/>
          </w:tcPr>
          <w:p w14:paraId="78597DAF" w14:textId="50E4BD25" w:rsidR="00BB3CC3" w:rsidRDefault="00BB3CC3" w:rsidP="00BB3CC3">
            <w:pPr>
              <w:ind w:firstLine="30"/>
              <w:rPr>
                <w:ins w:id="527" w:author="Краснова Наталья EXP-275709" w:date="2024-02-07T08:23:00Z"/>
                <w:sz w:val="22"/>
                <w:szCs w:val="22"/>
              </w:rPr>
            </w:pPr>
            <w:ins w:id="528" w:author="Сказецкая Наталья Камилевна" w:date="2023-12-28T22:19:00Z">
              <w:r w:rsidRPr="00373CCE">
                <w:rPr>
                  <w:sz w:val="22"/>
                  <w:szCs w:val="22"/>
                </w:rPr>
                <w:t>Нет</w:t>
              </w:r>
            </w:ins>
          </w:p>
        </w:tc>
        <w:tc>
          <w:tcPr>
            <w:tcW w:w="311" w:type="pct"/>
          </w:tcPr>
          <w:p w14:paraId="1C37AD6B" w14:textId="134A21CB" w:rsidR="00BB3CC3" w:rsidRPr="00373CCE" w:rsidRDefault="00BB3CC3" w:rsidP="00BB3CC3">
            <w:pPr>
              <w:ind w:firstLine="30"/>
              <w:rPr>
                <w:ins w:id="529" w:author="Краснова Наталья EXP-275709" w:date="2024-02-07T08:23:00Z"/>
                <w:sz w:val="22"/>
                <w:szCs w:val="22"/>
              </w:rPr>
            </w:pPr>
            <w:ins w:id="530" w:author="Сказецкая Наталья Камилевна" w:date="2023-12-28T22:19:00Z">
              <w:r w:rsidRPr="00373CCE">
                <w:rPr>
                  <w:sz w:val="22"/>
                  <w:szCs w:val="22"/>
                </w:rPr>
                <w:t>-</w:t>
              </w:r>
            </w:ins>
          </w:p>
        </w:tc>
        <w:tc>
          <w:tcPr>
            <w:tcW w:w="2095" w:type="pct"/>
          </w:tcPr>
          <w:p w14:paraId="62C75BE4" w14:textId="77777777" w:rsidR="00BB3CC3" w:rsidRPr="00335858" w:rsidRDefault="00BB3CC3" w:rsidP="00BB3CC3">
            <w:pPr>
              <w:pStyle w:val="GOSTTablenorm"/>
              <w:rPr>
                <w:ins w:id="531" w:author="Сказецкая Наталья Камилевна" w:date="2023-12-28T22:19:00Z"/>
              </w:rPr>
            </w:pPr>
            <w:ins w:id="532" w:author="Сказецкая Наталья Камилевна" w:date="2023-12-28T22:19:00Z">
              <w:r w:rsidRPr="0068201B">
                <w:t>Указываются условия (фильтры) отбора данных по дате</w:t>
              </w:r>
              <w:r w:rsidRPr="00335858">
                <w:t xml:space="preserve"> ввода в действие.</w:t>
              </w:r>
            </w:ins>
          </w:p>
          <w:p w14:paraId="151D1505" w14:textId="77777777" w:rsidR="00BB3CC3" w:rsidRPr="00A60059" w:rsidRDefault="00BB3CC3" w:rsidP="00BB3CC3">
            <w:pPr>
              <w:pStyle w:val="GOSTTablenorm"/>
              <w:rPr>
                <w:ins w:id="533" w:author="Сказецкая Наталья Камилевна" w:date="2023-12-28T22:19:00Z"/>
              </w:rPr>
            </w:pPr>
            <w:ins w:id="534" w:author="Сказецкая Наталья Камилевна" w:date="2024-02-14T17:08:00Z">
              <w:r>
                <w:rPr>
                  <w:szCs w:val="22"/>
                </w:rPr>
                <w:t>В случае заполнения параметров отбора, д</w:t>
              </w:r>
            </w:ins>
            <w:ins w:id="535" w:author="Сказецкая Наталья Камилевна" w:date="2023-12-28T22:19:00Z">
              <w:r w:rsidRPr="00A60059">
                <w:t>ля каждого параметра обязательны для заполнения:</w:t>
              </w:r>
            </w:ins>
          </w:p>
          <w:p w14:paraId="17BC1678" w14:textId="56FFA7CA" w:rsidR="00BB3CC3" w:rsidRPr="00501AB8" w:rsidRDefault="00BB3CC3" w:rsidP="00BB3CC3">
            <w:pPr>
              <w:pStyle w:val="GOSTTableListMark1"/>
              <w:rPr>
                <w:ins w:id="536" w:author="Сказецкая Наталья Камилевна" w:date="2024-02-14T17:09:00Z"/>
              </w:rPr>
            </w:pPr>
            <w:ins w:id="537" w:author="Сатлер Марина Викторовна" w:date="2024-02-16T13:21:00Z">
              <w:r w:rsidRPr="008E49A4">
                <w:t>Значение даты ввода в действие</w:t>
              </w:r>
            </w:ins>
            <w:ins w:id="538" w:author="Сказецкая Наталья Камилевна" w:date="2024-02-14T17:09:00Z">
              <w:r>
                <w:t>;</w:t>
              </w:r>
            </w:ins>
          </w:p>
          <w:p w14:paraId="25B6AF2B" w14:textId="77777777" w:rsidR="00BB3CC3" w:rsidRPr="008E49A4" w:rsidRDefault="00BB3CC3" w:rsidP="00BB3CC3">
            <w:pPr>
              <w:pStyle w:val="GOSTTableListMark1"/>
              <w:rPr>
                <w:ins w:id="539" w:author="Сказецкая Наталья Камилевна" w:date="2023-12-28T22:19:00Z"/>
              </w:rPr>
            </w:pPr>
            <w:ins w:id="540" w:author="Сказецкая Наталья Камилевна" w:date="2023-12-28T22:19:00Z">
              <w:r w:rsidRPr="008E49A4">
                <w:t>Оператор сравнения.</w:t>
              </w:r>
            </w:ins>
          </w:p>
          <w:p w14:paraId="6C6AD996" w14:textId="77777777" w:rsidR="00BB3CC3" w:rsidRDefault="00BB3CC3" w:rsidP="00BB3CC3">
            <w:pPr>
              <w:pStyle w:val="GOSTTablenorm"/>
              <w:rPr>
                <w:ins w:id="541" w:author="Сказецкая Наталья Камилевна" w:date="2024-02-14T17:11:00Z"/>
              </w:rPr>
            </w:pPr>
            <w:ins w:id="542" w:author="Сказецкая Наталья Камилевна" w:date="2023-12-28T22:19:00Z">
              <w:r w:rsidRPr="0068201B">
                <w:t>Может заполняться при DateMode = 0 (расчет по дате отражения операции в учете). Если при DateMode = 0 (расчет по дате отражения операции в учете) параметры отбора по д</w:t>
              </w:r>
              <w:r w:rsidRPr="00335858">
                <w:t xml:space="preserve">ате ввода в действие не заданы, то в ответе передается информация </w:t>
              </w:r>
              <w:r>
                <w:t>по всем датам ввода в действие.</w:t>
              </w:r>
            </w:ins>
            <w:ins w:id="543" w:author="Сказецкая Наталья Камилевна" w:date="2024-02-14T17:10:00Z">
              <w:r>
                <w:t xml:space="preserve"> </w:t>
              </w:r>
            </w:ins>
            <w:ins w:id="544" w:author="Сказецкая Наталья Камилевна" w:date="2023-12-28T22:19:00Z">
              <w:r w:rsidRPr="00A60059">
                <w:t>Если при DateMode = 1 (расчет по дате ввода в действие) параметр заполнен, то его значение игнорируется</w:t>
              </w:r>
            </w:ins>
            <w:ins w:id="545" w:author="Сказецкая Наталья Камилевна" w:date="2024-02-14T17:11:00Z">
              <w:r>
                <w:t>.</w:t>
              </w:r>
            </w:ins>
          </w:p>
          <w:p w14:paraId="1F04ABAE" w14:textId="5A2A4EF2" w:rsidR="00BB3CC3" w:rsidRPr="00B9499D" w:rsidRDefault="00BB3CC3" w:rsidP="00BB3CC3">
            <w:pPr>
              <w:pStyle w:val="GOSTTablenorm"/>
              <w:rPr>
                <w:ins w:id="546" w:author="Краснова Наталья EXP-275709" w:date="2024-02-07T08:23:00Z"/>
                <w:szCs w:val="22"/>
              </w:rPr>
            </w:pPr>
            <w:commentRangeStart w:id="547"/>
            <w:ins w:id="548" w:author="Сказецкая Наталья Камилевна" w:date="2024-02-14T17:11:00Z">
              <w:r w:rsidRPr="00C81A7F">
                <w:rPr>
                  <w:color w:val="000000"/>
                  <w:sz w:val="20"/>
                </w:rPr>
                <w:lastRenderedPageBreak/>
                <w:t>При указании нескольких значений, указанные значения объединяются логическим «И»</w:t>
              </w:r>
            </w:ins>
            <w:commentRangeEnd w:id="547"/>
            <w:ins w:id="549" w:author="Сказецкая Наталья Камилевна" w:date="2025-08-07T14:38:00Z">
              <w:r w:rsidRPr="00B9499D">
                <w:rPr>
                  <w:rStyle w:val="affa"/>
                  <w:sz w:val="22"/>
                  <w:szCs w:val="22"/>
                </w:rPr>
                <w:commentReference w:id="547"/>
              </w:r>
            </w:ins>
          </w:p>
        </w:tc>
      </w:tr>
      <w:tr w:rsidR="00BB3CC3" w:rsidRPr="00B9499D" w14:paraId="65F1ECEE" w14:textId="77777777" w:rsidTr="008C7E05">
        <w:trPr>
          <w:ins w:id="550" w:author="Краснова Наталья EXP-275709" w:date="2024-02-07T08:23:00Z"/>
        </w:trPr>
        <w:tc>
          <w:tcPr>
            <w:tcW w:w="1085" w:type="pct"/>
          </w:tcPr>
          <w:p w14:paraId="1B9C1534" w14:textId="7EF44698" w:rsidR="00BB3CC3" w:rsidRPr="00335858" w:rsidRDefault="00BB3CC3" w:rsidP="00BB3CC3">
            <w:pPr>
              <w:pStyle w:val="GOSTTablenorm"/>
              <w:rPr>
                <w:ins w:id="551" w:author="Краснова Наталья EXP-275709" w:date="2024-02-07T08:23:00Z"/>
              </w:rPr>
            </w:pPr>
            <w:ins w:id="552" w:author="Сказецкая Наталья Камилевна" w:date="2023-12-28T22:19:00Z">
              <w:r w:rsidRPr="008E49A4">
                <w:lastRenderedPageBreak/>
                <w:t>Значение даты ввода в действие</w:t>
              </w:r>
            </w:ins>
          </w:p>
        </w:tc>
        <w:tc>
          <w:tcPr>
            <w:tcW w:w="740" w:type="pct"/>
          </w:tcPr>
          <w:p w14:paraId="4DE61D0B" w14:textId="0333E39C" w:rsidR="00BB3CC3" w:rsidRPr="007F05AD" w:rsidRDefault="00BB3CC3" w:rsidP="00BB3CC3">
            <w:pPr>
              <w:pStyle w:val="GOSTTablenorm"/>
              <w:rPr>
                <w:ins w:id="553" w:author="Краснова Наталья EXP-275709" w:date="2024-02-07T08:23:00Z"/>
                <w:b/>
              </w:rPr>
            </w:pPr>
            <w:ins w:id="554" w:author="Сказецкая Наталья Камилевна" w:date="2023-12-28T22:19:00Z">
              <w:r w:rsidRPr="007F05AD">
                <w:rPr>
                  <w:b/>
                </w:rPr>
                <w:t>EffDateFilterParams:</w:t>
              </w:r>
              <w:r w:rsidRPr="008E49A4">
                <w:t>value</w:t>
              </w:r>
            </w:ins>
          </w:p>
        </w:tc>
        <w:tc>
          <w:tcPr>
            <w:tcW w:w="493" w:type="pct"/>
          </w:tcPr>
          <w:p w14:paraId="0FF50ED5" w14:textId="020F7BC2" w:rsidR="00BB3CC3" w:rsidRPr="00B9499D" w:rsidRDefault="00BB3CC3" w:rsidP="00BB3CC3">
            <w:pPr>
              <w:ind w:firstLine="30"/>
              <w:rPr>
                <w:ins w:id="555" w:author="Краснова Наталья EXP-275709" w:date="2024-02-07T08:23:00Z"/>
                <w:sz w:val="22"/>
                <w:szCs w:val="22"/>
              </w:rPr>
            </w:pPr>
            <w:ins w:id="556" w:author="Сказецкая Наталья Камилевна" w:date="2023-12-28T22:19:00Z">
              <w:r w:rsidRPr="00373CCE">
                <w:rPr>
                  <w:sz w:val="22"/>
                  <w:szCs w:val="22"/>
                </w:rPr>
                <w:t>Строка</w:t>
              </w:r>
            </w:ins>
          </w:p>
        </w:tc>
        <w:tc>
          <w:tcPr>
            <w:tcW w:w="276" w:type="pct"/>
          </w:tcPr>
          <w:p w14:paraId="4746C111" w14:textId="7D98460D" w:rsidR="00BB3CC3" w:rsidRDefault="00BB3CC3" w:rsidP="00BB3CC3">
            <w:pPr>
              <w:ind w:firstLine="30"/>
              <w:rPr>
                <w:ins w:id="557" w:author="Краснова Наталья EXP-275709" w:date="2024-02-07T08:23:00Z"/>
                <w:sz w:val="22"/>
                <w:szCs w:val="22"/>
              </w:rPr>
            </w:pPr>
            <w:ins w:id="558" w:author="Сказецкая Наталья Камилевна" w:date="2024-02-14T17:11:00Z">
              <w:r w:rsidRPr="00373CCE">
                <w:rPr>
                  <w:sz w:val="22"/>
                  <w:szCs w:val="22"/>
                </w:rPr>
                <w:t>Да</w:t>
              </w:r>
            </w:ins>
          </w:p>
        </w:tc>
        <w:tc>
          <w:tcPr>
            <w:tcW w:w="311" w:type="pct"/>
          </w:tcPr>
          <w:p w14:paraId="00699228" w14:textId="6BEC3D37" w:rsidR="00BB3CC3" w:rsidRPr="00373CCE" w:rsidRDefault="00BB3CC3" w:rsidP="00BB3CC3">
            <w:pPr>
              <w:ind w:firstLine="30"/>
              <w:rPr>
                <w:ins w:id="559" w:author="Краснова Наталья EXP-275709" w:date="2024-02-07T08:23:00Z"/>
                <w:sz w:val="22"/>
                <w:szCs w:val="22"/>
              </w:rPr>
            </w:pPr>
            <w:ins w:id="560" w:author="Сказецкая Наталья Камилевна" w:date="2023-12-28T22:19:00Z">
              <w:r w:rsidRPr="00373CCE">
                <w:rPr>
                  <w:sz w:val="22"/>
                  <w:szCs w:val="22"/>
                </w:rPr>
                <w:t>&lt;=100000</w:t>
              </w:r>
            </w:ins>
          </w:p>
        </w:tc>
        <w:tc>
          <w:tcPr>
            <w:tcW w:w="2095" w:type="pct"/>
          </w:tcPr>
          <w:p w14:paraId="6D18A800" w14:textId="68045212" w:rsidR="00BB3CC3" w:rsidRPr="00B9499D" w:rsidRDefault="00BB3CC3" w:rsidP="00BB3CC3">
            <w:pPr>
              <w:pStyle w:val="GOSTTablenorm"/>
              <w:rPr>
                <w:ins w:id="561" w:author="Краснова Наталья EXP-275709" w:date="2024-02-07T08:23:00Z"/>
                <w:szCs w:val="22"/>
              </w:rPr>
            </w:pPr>
            <w:ins w:id="562" w:author="Сказецкая Наталья Камилевна" w:date="2023-12-28T22:19:00Z">
              <w:r w:rsidRPr="008E49A4">
                <w:t>Значение, массив значений, выражение для определения значения даты ввода в действие в соответствии с описанием параметра запроса «Оператор сравн</w:t>
              </w:r>
              <w:r>
                <w:t>ения» (</w:t>
              </w:r>
            </w:ins>
            <w:ins w:id="563" w:author="Сатлер Марина Викторовна" w:date="2024-07-22T15:43:00Z">
              <w:r w:rsidRPr="0068201B">
                <w:rPr>
                  <w:b/>
                </w:rPr>
                <w:t>EffDate</w:t>
              </w:r>
            </w:ins>
            <w:ins w:id="564" w:author="Сказецкая Наталья Камилевна" w:date="2023-12-28T22:19:00Z">
              <w:r w:rsidRPr="001D4767">
                <w:rPr>
                  <w:b/>
                </w:rPr>
                <w:t>FilterParams:</w:t>
              </w:r>
            </w:ins>
            <w:ins w:id="565" w:author="Сказецкая Наталья Камилевна" w:date="2024-09-24T17:01:00Z">
              <w:r>
                <w:rPr>
                  <w:lang w:val="en-US"/>
                </w:rPr>
                <w:t>o</w:t>
              </w:r>
            </w:ins>
            <w:ins w:id="566" w:author="Сказецкая Наталья Камилевна" w:date="2023-12-28T22:19:00Z">
              <w:r>
                <w:t>peration)</w:t>
              </w:r>
            </w:ins>
          </w:p>
        </w:tc>
      </w:tr>
      <w:tr w:rsidR="00BB3CC3" w:rsidRPr="00B9499D" w14:paraId="0BE1E0CF" w14:textId="77777777" w:rsidTr="008C7E05">
        <w:trPr>
          <w:ins w:id="567" w:author="Краснова Наталья EXP-275709" w:date="2024-02-07T08:23:00Z"/>
        </w:trPr>
        <w:tc>
          <w:tcPr>
            <w:tcW w:w="1085" w:type="pct"/>
          </w:tcPr>
          <w:p w14:paraId="3CBEE17C" w14:textId="77882A10" w:rsidR="00BB3CC3" w:rsidRPr="00335858" w:rsidRDefault="00BB3CC3" w:rsidP="00BB3CC3">
            <w:pPr>
              <w:pStyle w:val="GOSTTablenorm"/>
              <w:rPr>
                <w:ins w:id="568" w:author="Краснова Наталья EXP-275709" w:date="2024-02-07T08:23:00Z"/>
              </w:rPr>
            </w:pPr>
            <w:ins w:id="569" w:author="Сказецкая Наталья Камилевна" w:date="2023-12-28T22:19:00Z">
              <w:r w:rsidRPr="008E49A4">
                <w:t>Оператор сравнения</w:t>
              </w:r>
            </w:ins>
          </w:p>
        </w:tc>
        <w:tc>
          <w:tcPr>
            <w:tcW w:w="740" w:type="pct"/>
          </w:tcPr>
          <w:p w14:paraId="01DD2AEA" w14:textId="6C955726" w:rsidR="00BB3CC3" w:rsidRPr="007F05AD" w:rsidRDefault="00BB3CC3" w:rsidP="00BB3CC3">
            <w:pPr>
              <w:pStyle w:val="GOSTTablenorm"/>
              <w:rPr>
                <w:ins w:id="570" w:author="Краснова Наталья EXP-275709" w:date="2024-02-07T08:23:00Z"/>
                <w:b/>
              </w:rPr>
            </w:pPr>
            <w:ins w:id="571" w:author="Сказецкая Наталья Камилевна" w:date="2023-12-28T22:19:00Z">
              <w:r w:rsidRPr="007F05AD">
                <w:rPr>
                  <w:b/>
                </w:rPr>
                <w:t>EffDateFilterParams:</w:t>
              </w:r>
              <w:r w:rsidRPr="008E49A4">
                <w:t>operation</w:t>
              </w:r>
            </w:ins>
          </w:p>
        </w:tc>
        <w:tc>
          <w:tcPr>
            <w:tcW w:w="493" w:type="pct"/>
          </w:tcPr>
          <w:p w14:paraId="1CC416D2" w14:textId="22F0F534" w:rsidR="00BB3CC3" w:rsidRPr="00B9499D" w:rsidRDefault="00BB3CC3" w:rsidP="00BB3CC3">
            <w:pPr>
              <w:ind w:firstLine="30"/>
              <w:rPr>
                <w:ins w:id="572" w:author="Краснова Наталья EXP-275709" w:date="2024-02-07T08:23:00Z"/>
                <w:sz w:val="22"/>
                <w:szCs w:val="22"/>
              </w:rPr>
            </w:pPr>
            <w:ins w:id="573" w:author="Сказецкая Наталья Камилевна" w:date="2023-12-28T22:19:00Z">
              <w:r w:rsidRPr="00373CCE">
                <w:rPr>
                  <w:sz w:val="22"/>
                  <w:szCs w:val="22"/>
                </w:rPr>
                <w:t>Строка</w:t>
              </w:r>
            </w:ins>
          </w:p>
        </w:tc>
        <w:tc>
          <w:tcPr>
            <w:tcW w:w="276" w:type="pct"/>
          </w:tcPr>
          <w:p w14:paraId="29AC3888" w14:textId="1C40A017" w:rsidR="00BB3CC3" w:rsidRDefault="00BB3CC3" w:rsidP="00BB3CC3">
            <w:pPr>
              <w:ind w:firstLine="30"/>
              <w:rPr>
                <w:ins w:id="574" w:author="Краснова Наталья EXP-275709" w:date="2024-02-07T08:23:00Z"/>
                <w:sz w:val="22"/>
                <w:szCs w:val="22"/>
              </w:rPr>
            </w:pPr>
            <w:ins w:id="575" w:author="Сказецкая Наталья Камилевна" w:date="2023-12-28T22:19:00Z">
              <w:r w:rsidRPr="00373CCE">
                <w:rPr>
                  <w:sz w:val="22"/>
                  <w:szCs w:val="22"/>
                </w:rPr>
                <w:t>Да</w:t>
              </w:r>
            </w:ins>
          </w:p>
        </w:tc>
        <w:tc>
          <w:tcPr>
            <w:tcW w:w="311" w:type="pct"/>
          </w:tcPr>
          <w:p w14:paraId="4F017366" w14:textId="1AD02945" w:rsidR="00BB3CC3" w:rsidRPr="00373CCE" w:rsidRDefault="00BB3CC3" w:rsidP="00BB3CC3">
            <w:pPr>
              <w:ind w:firstLine="30"/>
              <w:rPr>
                <w:ins w:id="576" w:author="Краснова Наталья EXP-275709" w:date="2024-02-07T08:23:00Z"/>
                <w:sz w:val="22"/>
                <w:szCs w:val="22"/>
              </w:rPr>
            </w:pPr>
            <w:ins w:id="577" w:author="Сказецкая Наталья Камилевна" w:date="2023-12-28T22:19:00Z">
              <w:r w:rsidRPr="00373CCE">
                <w:rPr>
                  <w:sz w:val="22"/>
                  <w:szCs w:val="22"/>
                </w:rPr>
                <w:t>=10</w:t>
              </w:r>
            </w:ins>
          </w:p>
        </w:tc>
        <w:tc>
          <w:tcPr>
            <w:tcW w:w="2095" w:type="pct"/>
          </w:tcPr>
          <w:p w14:paraId="30C87822" w14:textId="77777777" w:rsidR="00BB3CC3" w:rsidRDefault="00BB3CC3" w:rsidP="00BB3CC3">
            <w:pPr>
              <w:pStyle w:val="GOSTTablenorm"/>
              <w:rPr>
                <w:ins w:id="578" w:author="Сказецкая Наталья Камилевна" w:date="2024-02-14T17:12:00Z"/>
              </w:rPr>
            </w:pPr>
            <w:ins w:id="579" w:author="Сказецкая Наталья Камилевна" w:date="2023-12-28T22:19:00Z">
              <w:r w:rsidRPr="008E49A4">
                <w:t xml:space="preserve">Значение оператора, применяемого к указанному значению даты ввода в действие. </w:t>
              </w:r>
            </w:ins>
          </w:p>
          <w:p w14:paraId="15B58F24" w14:textId="77777777" w:rsidR="00BB3CC3" w:rsidRDefault="00BB3CC3" w:rsidP="00BB3CC3">
            <w:pPr>
              <w:pStyle w:val="GOSTTablenorm"/>
              <w:rPr>
                <w:ins w:id="580" w:author="Сказецкая Наталья Камилевна" w:date="2024-02-14T17:12:00Z"/>
                <w:szCs w:val="22"/>
              </w:rPr>
            </w:pPr>
            <w:ins w:id="581" w:author="Сказецкая Наталья Камилевна" w:date="2024-02-14T17:12:00Z">
              <w:r>
                <w:rPr>
                  <w:szCs w:val="22"/>
                </w:rPr>
                <w:t xml:space="preserve">Возможные значения (описание приведено в таблице 11 </w:t>
              </w:r>
              <w:r w:rsidRPr="009B5180">
                <w:rPr>
                  <w:szCs w:val="22"/>
                </w:rPr>
                <w:t>п.</w:t>
              </w:r>
              <w:r>
                <w:rPr>
                  <w:szCs w:val="22"/>
                </w:rPr>
                <w:t xml:space="preserve"> 7.7 том 1):</w:t>
              </w:r>
            </w:ins>
          </w:p>
          <w:p w14:paraId="714102EF" w14:textId="77777777" w:rsidR="00BB3CC3" w:rsidRPr="001A4065" w:rsidRDefault="00BB3CC3" w:rsidP="00BB3CC3">
            <w:pPr>
              <w:pStyle w:val="GOSTTableListMark1"/>
              <w:rPr>
                <w:ins w:id="582" w:author="Сказецкая Наталья Камилевна" w:date="2024-02-14T17:12:00Z"/>
              </w:rPr>
            </w:pPr>
            <w:ins w:id="583" w:author="Сказецкая Наталья Камилевна" w:date="2024-02-14T17:12:00Z">
              <w:r w:rsidRPr="36854D62">
                <w:t>&lt; (меньше)</w:t>
              </w:r>
              <w:r>
                <w:t>;</w:t>
              </w:r>
            </w:ins>
          </w:p>
          <w:p w14:paraId="661A8721" w14:textId="77777777" w:rsidR="00BB3CC3" w:rsidRPr="00B9499D" w:rsidRDefault="00BB3CC3" w:rsidP="00BB3CC3">
            <w:pPr>
              <w:pStyle w:val="GOSTTableListMark1"/>
              <w:rPr>
                <w:ins w:id="584" w:author="Сказецкая Наталья Камилевна" w:date="2024-02-14T17:12:00Z"/>
              </w:rPr>
            </w:pPr>
            <w:ins w:id="585" w:author="Сказецкая Наталья Камилевна" w:date="2024-02-14T17:12:00Z">
              <w:r>
                <w:rPr>
                  <w:lang w:val="en-US"/>
                </w:rPr>
                <w:t xml:space="preserve">&gt; </w:t>
              </w:r>
              <w:r w:rsidRPr="36854D62">
                <w:t>(больше)</w:t>
              </w:r>
              <w:r>
                <w:t>;</w:t>
              </w:r>
            </w:ins>
          </w:p>
          <w:p w14:paraId="22BEE404" w14:textId="77777777" w:rsidR="00BB3CC3" w:rsidRPr="00B9499D" w:rsidRDefault="00BB3CC3" w:rsidP="00BB3CC3">
            <w:pPr>
              <w:pStyle w:val="GOSTTableListMark1"/>
              <w:rPr>
                <w:ins w:id="586" w:author="Сказецкая Наталья Камилевна" w:date="2024-02-14T17:12:00Z"/>
              </w:rPr>
            </w:pPr>
            <w:ins w:id="587" w:author="Сказецкая Наталья Камилевна" w:date="2024-02-14T17:12:00Z">
              <w:r w:rsidRPr="36854D62">
                <w:t>&lt;= (меньше либо равно)</w:t>
              </w:r>
              <w:r>
                <w:t>;</w:t>
              </w:r>
            </w:ins>
          </w:p>
          <w:p w14:paraId="103E3DEE" w14:textId="77777777" w:rsidR="00BB3CC3" w:rsidRPr="00B9499D" w:rsidRDefault="00BB3CC3" w:rsidP="00BB3CC3">
            <w:pPr>
              <w:pStyle w:val="GOSTTableListMark1"/>
              <w:rPr>
                <w:ins w:id="588" w:author="Сказецкая Наталья Камилевна" w:date="2024-02-14T17:12:00Z"/>
              </w:rPr>
            </w:pPr>
            <w:ins w:id="589" w:author="Сказецкая Наталья Камилевна" w:date="2024-02-14T17:12:00Z">
              <w:r w:rsidRPr="36854D62">
                <w:t>&gt;= (больше либо равно)</w:t>
              </w:r>
              <w:r>
                <w:t>;</w:t>
              </w:r>
            </w:ins>
          </w:p>
          <w:p w14:paraId="3EDA8A16" w14:textId="77777777" w:rsidR="00BB3CC3" w:rsidRPr="00B9499D" w:rsidRDefault="00BB3CC3" w:rsidP="00BB3CC3">
            <w:pPr>
              <w:pStyle w:val="GOSTTableListMark1"/>
              <w:rPr>
                <w:ins w:id="590" w:author="Сказецкая Наталья Камилевна" w:date="2024-02-14T17:12:00Z"/>
              </w:rPr>
            </w:pPr>
            <w:ins w:id="591" w:author="Сказецкая Наталья Камилевна" w:date="2024-02-14T17:12:00Z">
              <w:r w:rsidRPr="36854D62">
                <w:t>not= (не равно</w:t>
              </w:r>
              <w:r>
                <w:t>);</w:t>
              </w:r>
            </w:ins>
          </w:p>
          <w:p w14:paraId="1A3C709E" w14:textId="77777777" w:rsidR="00BB3CC3" w:rsidRDefault="00BB3CC3" w:rsidP="00BB3CC3">
            <w:pPr>
              <w:pStyle w:val="GOSTTableListMark1"/>
              <w:rPr>
                <w:ins w:id="592" w:author="Сказецкая Наталья Камилевна" w:date="2024-02-14T17:38:00Z"/>
              </w:rPr>
            </w:pPr>
            <w:ins w:id="593" w:author="Сказецкая Наталья Камилевна" w:date="2024-02-14T17:12:00Z">
              <w:r w:rsidRPr="36854D62">
                <w:t>= (равно</w:t>
              </w:r>
              <w:r>
                <w:t>);</w:t>
              </w:r>
            </w:ins>
          </w:p>
          <w:p w14:paraId="05B50087" w14:textId="4F7A19CB" w:rsidR="00BB3CC3" w:rsidRPr="00373CCE" w:rsidRDefault="00BB3CC3" w:rsidP="00BB3CC3">
            <w:pPr>
              <w:pStyle w:val="GOSTTableListMark1"/>
              <w:rPr>
                <w:ins w:id="594" w:author="Краснова Наталья EXP-275709" w:date="2024-02-07T08:23:00Z"/>
              </w:rPr>
            </w:pPr>
            <w:ins w:id="595" w:author="Сказецкая Наталья Камилевна" w:date="2024-02-14T17:12:00Z">
              <w:r w:rsidRPr="36854D62">
                <w:t>between (</w:t>
              </w:r>
              <w:r>
                <w:t>между)</w:t>
              </w:r>
            </w:ins>
          </w:p>
        </w:tc>
      </w:tr>
      <w:tr w:rsidR="00BB3CC3" w:rsidRPr="00B9499D" w14:paraId="2A50E60F" w14:textId="77777777" w:rsidTr="008C7E05">
        <w:trPr>
          <w:ins w:id="596" w:author="Краснова Наталья EXP-300670" w:date="2024-10-07T15:20:00Z"/>
        </w:trPr>
        <w:tc>
          <w:tcPr>
            <w:tcW w:w="1085" w:type="pct"/>
          </w:tcPr>
          <w:p w14:paraId="30D132B6" w14:textId="3A841E38" w:rsidR="00BB3CC3" w:rsidRPr="00544B02" w:rsidRDefault="00BB3CC3" w:rsidP="00BB3CC3">
            <w:pPr>
              <w:pStyle w:val="GOSTTablenorm"/>
              <w:rPr>
                <w:ins w:id="597" w:author="Краснова Наталья EXP-300670" w:date="2024-10-07T15:20:00Z"/>
                <w:szCs w:val="22"/>
              </w:rPr>
            </w:pPr>
            <w:ins w:id="598" w:author="Краснова Наталья EXP-300670" w:date="2024-10-07T15:20:00Z">
              <w:r w:rsidRPr="00544B02">
                <w:rPr>
                  <w:b/>
                  <w:szCs w:val="22"/>
                </w:rPr>
                <w:t>Параметры отбора по реквизитам документа-основания</w:t>
              </w:r>
            </w:ins>
          </w:p>
        </w:tc>
        <w:tc>
          <w:tcPr>
            <w:tcW w:w="740" w:type="pct"/>
          </w:tcPr>
          <w:p w14:paraId="64933DAB" w14:textId="798827DA" w:rsidR="00BB3CC3" w:rsidRPr="00544B02" w:rsidRDefault="00BB3CC3" w:rsidP="00BB3CC3">
            <w:pPr>
              <w:pStyle w:val="GOSTTablenorm"/>
              <w:rPr>
                <w:ins w:id="599" w:author="Краснова Наталья EXP-300670" w:date="2024-10-07T15:20:00Z"/>
                <w:b/>
                <w:szCs w:val="22"/>
              </w:rPr>
            </w:pPr>
            <w:ins w:id="600" w:author="Краснова Наталья EXP-300670" w:date="2024-10-07T15:20:00Z">
              <w:r w:rsidRPr="00544B02">
                <w:rPr>
                  <w:b/>
                  <w:szCs w:val="22"/>
                </w:rPr>
                <w:t>DocFilterParams</w:t>
              </w:r>
            </w:ins>
          </w:p>
        </w:tc>
        <w:tc>
          <w:tcPr>
            <w:tcW w:w="493" w:type="pct"/>
          </w:tcPr>
          <w:p w14:paraId="7FB1A2E2" w14:textId="776DCA68" w:rsidR="00BB3CC3" w:rsidRPr="00544B02" w:rsidRDefault="00BB3CC3" w:rsidP="00BB3CC3">
            <w:pPr>
              <w:ind w:firstLine="30"/>
              <w:rPr>
                <w:ins w:id="601" w:author="Краснова Наталья EXP-300670" w:date="2024-10-07T15:20:00Z"/>
                <w:sz w:val="22"/>
                <w:szCs w:val="22"/>
              </w:rPr>
            </w:pPr>
            <w:ins w:id="602" w:author="Краснова Наталья EXP-300670" w:date="2024-10-07T15:20:00Z">
              <w:r w:rsidRPr="00544B02">
                <w:rPr>
                  <w:sz w:val="22"/>
                  <w:szCs w:val="22"/>
                </w:rPr>
                <w:t>Объект</w:t>
              </w:r>
            </w:ins>
          </w:p>
        </w:tc>
        <w:tc>
          <w:tcPr>
            <w:tcW w:w="276" w:type="pct"/>
          </w:tcPr>
          <w:p w14:paraId="5CC2A92B" w14:textId="7A0794E9" w:rsidR="00BB3CC3" w:rsidRPr="00544B02" w:rsidRDefault="00BB3CC3" w:rsidP="00BB3CC3">
            <w:pPr>
              <w:ind w:firstLine="30"/>
              <w:rPr>
                <w:ins w:id="603" w:author="Краснова Наталья EXP-300670" w:date="2024-10-07T15:20:00Z"/>
                <w:sz w:val="22"/>
                <w:szCs w:val="22"/>
              </w:rPr>
            </w:pPr>
            <w:ins w:id="604" w:author="Краснова Наталья EXP-300670" w:date="2024-10-07T15:20:00Z">
              <w:r w:rsidRPr="00544B02">
                <w:rPr>
                  <w:sz w:val="22"/>
                  <w:szCs w:val="22"/>
                </w:rPr>
                <w:t>Нет</w:t>
              </w:r>
            </w:ins>
          </w:p>
        </w:tc>
        <w:tc>
          <w:tcPr>
            <w:tcW w:w="311" w:type="pct"/>
          </w:tcPr>
          <w:p w14:paraId="32E0B435" w14:textId="17C8D95F" w:rsidR="00BB3CC3" w:rsidRPr="00544B02" w:rsidRDefault="00BB3CC3" w:rsidP="00BB3CC3">
            <w:pPr>
              <w:ind w:firstLine="30"/>
              <w:rPr>
                <w:ins w:id="605" w:author="Краснова Наталья EXP-300670" w:date="2024-10-07T15:20:00Z"/>
                <w:sz w:val="22"/>
                <w:szCs w:val="22"/>
              </w:rPr>
            </w:pPr>
            <w:ins w:id="606" w:author="Краснова Наталья EXP-300670" w:date="2024-10-07T15:20:00Z">
              <w:r w:rsidRPr="00544B02">
                <w:rPr>
                  <w:sz w:val="22"/>
                  <w:szCs w:val="22"/>
                </w:rPr>
                <w:t>-</w:t>
              </w:r>
            </w:ins>
          </w:p>
        </w:tc>
        <w:tc>
          <w:tcPr>
            <w:tcW w:w="2095" w:type="pct"/>
          </w:tcPr>
          <w:p w14:paraId="03E00426" w14:textId="77777777" w:rsidR="00BB3CC3" w:rsidRPr="00544B02" w:rsidRDefault="00BB3CC3" w:rsidP="00BB3CC3">
            <w:pPr>
              <w:pStyle w:val="GOSTTablenorm"/>
              <w:rPr>
                <w:ins w:id="607" w:author="Краснова Наталья EXP-300670" w:date="2024-10-07T15:21:00Z"/>
                <w:szCs w:val="22"/>
              </w:rPr>
            </w:pPr>
            <w:ins w:id="608" w:author="Краснова Наталья EXP-300670" w:date="2024-10-07T15:21:00Z">
              <w:r w:rsidRPr="00544B02">
                <w:rPr>
                  <w:szCs w:val="22"/>
                </w:rPr>
                <w:t>Указываются условия (фильтры) отбора данных по реквизитам документа, на основании которого операция отражена в учете.</w:t>
              </w:r>
            </w:ins>
          </w:p>
          <w:p w14:paraId="75619227" w14:textId="1A98D171" w:rsidR="00BB3CC3" w:rsidRPr="00544B02" w:rsidRDefault="00BB3CC3" w:rsidP="00BB3CC3">
            <w:pPr>
              <w:pStyle w:val="GOSTTablenorm"/>
              <w:rPr>
                <w:ins w:id="609" w:author="Краснова Наталья EXP-300670" w:date="2024-10-07T15:22:00Z"/>
                <w:szCs w:val="22"/>
              </w:rPr>
            </w:pPr>
            <w:ins w:id="610" w:author="Краснова Наталья EXP-300670" w:date="2024-10-07T15:21:00Z">
              <w:r w:rsidRPr="00544B02">
                <w:rPr>
                  <w:szCs w:val="22"/>
                </w:rPr>
                <w:t>Может заполняться при значении «1» (необходимы атрибуты документов) параметра «Признак необходимости отображения данных в разрезе документов» (Documents) и если не заполнен параметр «Признак расчета итоговой строки» (SummaryOnlyShow).</w:t>
              </w:r>
            </w:ins>
          </w:p>
          <w:p w14:paraId="440BD1CA" w14:textId="2B5EF81F" w:rsidR="00BB3CC3" w:rsidRPr="00544B02" w:rsidRDefault="00BB3CC3" w:rsidP="00BB3CC3">
            <w:pPr>
              <w:pStyle w:val="GOSTTablenorm"/>
              <w:rPr>
                <w:ins w:id="611" w:author="Краснова Наталья EXP-300670" w:date="2024-10-07T15:21:00Z"/>
                <w:szCs w:val="22"/>
              </w:rPr>
            </w:pPr>
            <w:ins w:id="612" w:author="Краснова Наталья EXP-300670" w:date="2024-10-07T15:21:00Z">
              <w:r w:rsidRPr="00544B02">
                <w:rPr>
                  <w:szCs w:val="22"/>
                </w:rPr>
                <w:t>Если при Documents = 1 (необходимы атрибуты документов) и незаполненном SummaryOnlyShow параметр не заполнен, то в ответе передается информация по всем документам. Если при Documents = 0 (необходимы только атрибуты счетов) и/или заполненном SummaryOnlyShow параметр заполнен, то его значение игнорируется.</w:t>
              </w:r>
            </w:ins>
          </w:p>
          <w:p w14:paraId="147BFDC3" w14:textId="1C44E884" w:rsidR="00BB3CC3" w:rsidRPr="00544B02" w:rsidRDefault="00BB3CC3" w:rsidP="00BB3CC3">
            <w:pPr>
              <w:pStyle w:val="GOSTTablenorm"/>
              <w:rPr>
                <w:ins w:id="613" w:author="Краснова Наталья EXP-300670" w:date="2024-10-07T15:21:00Z"/>
                <w:szCs w:val="22"/>
              </w:rPr>
            </w:pPr>
            <w:ins w:id="614" w:author="Краснова Наталья EXP-300670" w:date="2024-10-07T15:21:00Z">
              <w:r w:rsidRPr="00544B02">
                <w:rPr>
                  <w:szCs w:val="22"/>
                </w:rPr>
                <w:lastRenderedPageBreak/>
                <w:t>Для параметра обязательно заполнение хотя бы одного вложенного параметра.</w:t>
              </w:r>
            </w:ins>
          </w:p>
          <w:p w14:paraId="716E2A12" w14:textId="73C2F156" w:rsidR="00BB3CC3" w:rsidRPr="00544B02" w:rsidRDefault="00BB3CC3" w:rsidP="00BB3CC3">
            <w:pPr>
              <w:pStyle w:val="GOSTTablenorm"/>
              <w:rPr>
                <w:ins w:id="615" w:author="Краснова Наталья EXP-300670" w:date="2024-10-07T15:20:00Z"/>
                <w:szCs w:val="22"/>
              </w:rPr>
            </w:pPr>
            <w:ins w:id="616" w:author="Краснова Наталья EXP-300670" w:date="2024-10-07T15:21:00Z">
              <w:r w:rsidRPr="00544B02">
                <w:rPr>
                  <w:szCs w:val="22"/>
                </w:rPr>
                <w:t>При наличии в составе объекта нескольких вложенных параметров, указанные значения объединяются логическим «И»</w:t>
              </w:r>
            </w:ins>
          </w:p>
        </w:tc>
      </w:tr>
      <w:tr w:rsidR="00BB3CC3" w:rsidRPr="00B9499D" w14:paraId="3256CD55" w14:textId="77777777" w:rsidTr="008C7E05">
        <w:trPr>
          <w:ins w:id="617" w:author="Краснова Наталья EXP-300670" w:date="2024-10-07T15:20:00Z"/>
        </w:trPr>
        <w:tc>
          <w:tcPr>
            <w:tcW w:w="1085" w:type="pct"/>
          </w:tcPr>
          <w:p w14:paraId="607567EC" w14:textId="0977D982" w:rsidR="00BB3CC3" w:rsidRPr="00544B02" w:rsidRDefault="00BB3CC3" w:rsidP="00BB3CC3">
            <w:pPr>
              <w:pStyle w:val="GOSTTablenorm"/>
              <w:rPr>
                <w:ins w:id="618" w:author="Краснова Наталья EXP-300670" w:date="2024-10-07T15:20:00Z"/>
                <w:szCs w:val="22"/>
              </w:rPr>
            </w:pPr>
            <w:ins w:id="619" w:author="Краснова Наталья EXP-300670" w:date="2024-10-07T15:23:00Z">
              <w:r w:rsidRPr="00544B02">
                <w:rPr>
                  <w:szCs w:val="22"/>
                </w:rPr>
                <w:lastRenderedPageBreak/>
                <w:t>GUID документа - основания</w:t>
              </w:r>
            </w:ins>
          </w:p>
        </w:tc>
        <w:tc>
          <w:tcPr>
            <w:tcW w:w="740" w:type="pct"/>
          </w:tcPr>
          <w:p w14:paraId="1320B59C" w14:textId="55E00307" w:rsidR="00BB3CC3" w:rsidRPr="00544B02" w:rsidRDefault="00BB3CC3" w:rsidP="00BB3CC3">
            <w:pPr>
              <w:pStyle w:val="GOSTTablenorm"/>
              <w:rPr>
                <w:ins w:id="620" w:author="Краснова Наталья EXP-300670" w:date="2024-10-07T15:20:00Z"/>
                <w:b/>
                <w:szCs w:val="22"/>
              </w:rPr>
            </w:pPr>
            <w:ins w:id="621" w:author="Краснова Наталья EXP-300670" w:date="2024-10-07T15:23:00Z">
              <w:r w:rsidRPr="00544B02">
                <w:rPr>
                  <w:b/>
                  <w:szCs w:val="22"/>
                </w:rPr>
                <w:t>DocFilterParams:</w:t>
              </w:r>
              <w:r w:rsidRPr="00544B02">
                <w:rPr>
                  <w:szCs w:val="22"/>
                </w:rPr>
                <w:t>DocGuid</w:t>
              </w:r>
            </w:ins>
          </w:p>
        </w:tc>
        <w:tc>
          <w:tcPr>
            <w:tcW w:w="493" w:type="pct"/>
          </w:tcPr>
          <w:p w14:paraId="68E3D239" w14:textId="0DE1033B" w:rsidR="00BB3CC3" w:rsidRPr="00544B02" w:rsidRDefault="00BB3CC3" w:rsidP="00BB3CC3">
            <w:pPr>
              <w:ind w:firstLine="30"/>
              <w:rPr>
                <w:ins w:id="622" w:author="Краснова Наталья EXP-300670" w:date="2024-10-07T15:20:00Z"/>
                <w:sz w:val="22"/>
                <w:szCs w:val="22"/>
              </w:rPr>
            </w:pPr>
            <w:ins w:id="623" w:author="Краснова Наталья EXP-300670" w:date="2024-10-07T15:23:00Z">
              <w:r w:rsidRPr="00544B02">
                <w:rPr>
                  <w:sz w:val="22"/>
                  <w:szCs w:val="22"/>
                </w:rPr>
                <w:t>GUID</w:t>
              </w:r>
            </w:ins>
          </w:p>
        </w:tc>
        <w:tc>
          <w:tcPr>
            <w:tcW w:w="276" w:type="pct"/>
          </w:tcPr>
          <w:p w14:paraId="0704C986" w14:textId="0C45A031" w:rsidR="00BB3CC3" w:rsidRPr="00544B02" w:rsidRDefault="00BB3CC3" w:rsidP="00BB3CC3">
            <w:pPr>
              <w:ind w:firstLine="30"/>
              <w:rPr>
                <w:ins w:id="624" w:author="Краснова Наталья EXP-300670" w:date="2024-10-07T15:20:00Z"/>
                <w:sz w:val="22"/>
                <w:szCs w:val="22"/>
              </w:rPr>
            </w:pPr>
            <w:ins w:id="625" w:author="Краснова Наталья EXP-300670" w:date="2024-10-07T15:23:00Z">
              <w:r w:rsidRPr="00544B02">
                <w:rPr>
                  <w:sz w:val="22"/>
                  <w:szCs w:val="22"/>
                </w:rPr>
                <w:t>Нет</w:t>
              </w:r>
            </w:ins>
          </w:p>
        </w:tc>
        <w:tc>
          <w:tcPr>
            <w:tcW w:w="311" w:type="pct"/>
          </w:tcPr>
          <w:p w14:paraId="5DB3D3F9" w14:textId="73AF584B" w:rsidR="00BB3CC3" w:rsidRPr="00544B02" w:rsidRDefault="00BB3CC3" w:rsidP="00BB3CC3">
            <w:pPr>
              <w:ind w:firstLine="30"/>
              <w:rPr>
                <w:ins w:id="626" w:author="Краснова Наталья EXP-300670" w:date="2024-10-07T15:20:00Z"/>
                <w:sz w:val="22"/>
                <w:szCs w:val="22"/>
              </w:rPr>
            </w:pPr>
            <w:ins w:id="627" w:author="Краснова Наталья EXP-300670" w:date="2024-10-07T15:23:00Z">
              <w:r w:rsidRPr="00544B02">
                <w:rPr>
                  <w:sz w:val="22"/>
                  <w:szCs w:val="22"/>
                </w:rPr>
                <w:t>=36</w:t>
              </w:r>
            </w:ins>
          </w:p>
        </w:tc>
        <w:tc>
          <w:tcPr>
            <w:tcW w:w="2095" w:type="pct"/>
          </w:tcPr>
          <w:p w14:paraId="56D7DD6F" w14:textId="7FAEFF73" w:rsidR="00BB3CC3" w:rsidRPr="00544B02" w:rsidRDefault="00BB3CC3" w:rsidP="00BB3CC3">
            <w:pPr>
              <w:pStyle w:val="GOSTTablenorm"/>
              <w:rPr>
                <w:ins w:id="628" w:author="Краснова Наталья EXP-300670" w:date="2024-10-07T15:20:00Z"/>
                <w:szCs w:val="22"/>
              </w:rPr>
            </w:pPr>
            <w:ins w:id="629" w:author="Краснова Наталья EXP-300670" w:date="2024-10-07T15:44:00Z">
              <w:r w:rsidRPr="00544B02">
                <w:rPr>
                  <w:szCs w:val="22"/>
                </w:rPr>
                <w:t>Указывается уникальный идентификатор документа (с тире), на основании которого операция отражена в учете</w:t>
              </w:r>
            </w:ins>
          </w:p>
        </w:tc>
      </w:tr>
      <w:tr w:rsidR="00BB3CC3" w:rsidRPr="00B9499D" w14:paraId="32E91070" w14:textId="77777777" w:rsidTr="008C7E05">
        <w:trPr>
          <w:ins w:id="630" w:author="Краснова Наталья EXP-300670" w:date="2024-10-07T15:20:00Z"/>
        </w:trPr>
        <w:tc>
          <w:tcPr>
            <w:tcW w:w="1085" w:type="pct"/>
          </w:tcPr>
          <w:p w14:paraId="5742EC96" w14:textId="661F1C4A" w:rsidR="00BB3CC3" w:rsidRPr="00544B02" w:rsidRDefault="00BB3CC3" w:rsidP="00BB3CC3">
            <w:pPr>
              <w:pStyle w:val="GOSTTablenorm"/>
              <w:rPr>
                <w:ins w:id="631" w:author="Краснова Наталья EXP-300670" w:date="2024-10-07T15:20:00Z"/>
                <w:szCs w:val="22"/>
              </w:rPr>
            </w:pPr>
            <w:ins w:id="632" w:author="Краснова Наталья EXP-300670" w:date="2024-10-07T15:23:00Z">
              <w:r w:rsidRPr="00544B02">
                <w:rPr>
                  <w:szCs w:val="22"/>
                </w:rPr>
                <w:t>Тип документа - основания</w:t>
              </w:r>
            </w:ins>
          </w:p>
        </w:tc>
        <w:tc>
          <w:tcPr>
            <w:tcW w:w="740" w:type="pct"/>
          </w:tcPr>
          <w:p w14:paraId="3D7B2490" w14:textId="528D2E54" w:rsidR="00BB3CC3" w:rsidRPr="00544B02" w:rsidRDefault="00BB3CC3" w:rsidP="00BB3CC3">
            <w:pPr>
              <w:pStyle w:val="GOSTTablenorm"/>
              <w:rPr>
                <w:ins w:id="633" w:author="Краснова Наталья EXP-300670" w:date="2024-10-07T15:20:00Z"/>
                <w:b/>
                <w:szCs w:val="22"/>
              </w:rPr>
            </w:pPr>
            <w:ins w:id="634" w:author="Краснова Наталья EXP-300670" w:date="2024-10-07T15:23:00Z">
              <w:r w:rsidRPr="00544B02">
                <w:rPr>
                  <w:b/>
                  <w:szCs w:val="22"/>
                </w:rPr>
                <w:t>DocFilterParams:</w:t>
              </w:r>
              <w:r w:rsidRPr="00544B02">
                <w:rPr>
                  <w:szCs w:val="22"/>
                </w:rPr>
                <w:t>DocType</w:t>
              </w:r>
            </w:ins>
          </w:p>
        </w:tc>
        <w:tc>
          <w:tcPr>
            <w:tcW w:w="493" w:type="pct"/>
          </w:tcPr>
          <w:p w14:paraId="38367BA2" w14:textId="0D37387E" w:rsidR="00BB3CC3" w:rsidRPr="00544B02" w:rsidRDefault="00BB3CC3" w:rsidP="00BB3CC3">
            <w:pPr>
              <w:ind w:firstLine="30"/>
              <w:rPr>
                <w:ins w:id="635" w:author="Краснова Наталья EXP-300670" w:date="2024-10-07T15:20:00Z"/>
                <w:sz w:val="22"/>
                <w:szCs w:val="22"/>
              </w:rPr>
            </w:pPr>
            <w:ins w:id="636" w:author="Краснова Наталья EXP-300670" w:date="2024-10-07T15:23:00Z">
              <w:r w:rsidRPr="00544B02">
                <w:rPr>
                  <w:sz w:val="22"/>
                  <w:szCs w:val="22"/>
                </w:rPr>
                <w:t>Массив</w:t>
              </w:r>
            </w:ins>
          </w:p>
        </w:tc>
        <w:tc>
          <w:tcPr>
            <w:tcW w:w="276" w:type="pct"/>
          </w:tcPr>
          <w:p w14:paraId="1D31CF18" w14:textId="1A7EE370" w:rsidR="00BB3CC3" w:rsidRPr="00544B02" w:rsidRDefault="00BB3CC3" w:rsidP="00BB3CC3">
            <w:pPr>
              <w:ind w:firstLine="30"/>
              <w:rPr>
                <w:ins w:id="637" w:author="Краснова Наталья EXP-300670" w:date="2024-10-07T15:20:00Z"/>
                <w:sz w:val="22"/>
                <w:szCs w:val="22"/>
              </w:rPr>
            </w:pPr>
            <w:ins w:id="638" w:author="Краснова Наталья EXP-300670" w:date="2024-10-07T15:23:00Z">
              <w:r w:rsidRPr="00544B02">
                <w:rPr>
                  <w:sz w:val="22"/>
                  <w:szCs w:val="22"/>
                </w:rPr>
                <w:t>Нет</w:t>
              </w:r>
            </w:ins>
          </w:p>
        </w:tc>
        <w:tc>
          <w:tcPr>
            <w:tcW w:w="311" w:type="pct"/>
          </w:tcPr>
          <w:p w14:paraId="1AE28C03" w14:textId="28DB34ED" w:rsidR="00BB3CC3" w:rsidRPr="00544B02" w:rsidRDefault="00BB3CC3" w:rsidP="00BB3CC3">
            <w:pPr>
              <w:ind w:firstLine="30"/>
              <w:rPr>
                <w:ins w:id="639" w:author="Краснова Наталья EXP-300670" w:date="2024-10-07T15:20:00Z"/>
                <w:sz w:val="22"/>
                <w:szCs w:val="22"/>
              </w:rPr>
            </w:pPr>
            <w:ins w:id="640" w:author="Краснова Наталья EXP-300670" w:date="2024-10-07T15:23:00Z">
              <w:r w:rsidRPr="00544B02">
                <w:rPr>
                  <w:sz w:val="22"/>
                  <w:szCs w:val="22"/>
                </w:rPr>
                <w:t>&lt;=50</w:t>
              </w:r>
            </w:ins>
          </w:p>
        </w:tc>
        <w:tc>
          <w:tcPr>
            <w:tcW w:w="2095" w:type="pct"/>
          </w:tcPr>
          <w:p w14:paraId="3310D482" w14:textId="01160A92" w:rsidR="00BB3CC3" w:rsidRPr="00544B02" w:rsidRDefault="00BB3CC3" w:rsidP="00BB3CC3">
            <w:pPr>
              <w:pStyle w:val="GOSTTablenorm"/>
              <w:rPr>
                <w:ins w:id="641" w:author="Краснова Наталья EXP-300670" w:date="2024-10-07T15:44:00Z"/>
                <w:szCs w:val="22"/>
              </w:rPr>
            </w:pPr>
            <w:ins w:id="642" w:author="Краснова Наталья EXP-300670" w:date="2024-10-07T15:44:00Z">
              <w:r w:rsidRPr="00544B02">
                <w:rPr>
                  <w:szCs w:val="22"/>
                </w:rPr>
                <w:t xml:space="preserve">Указывается массив типов документов, на основании которых операция отражена в учете </w:t>
              </w:r>
            </w:ins>
            <w:ins w:id="643" w:author="Краснова Наталья EXP-300670" w:date="2024-10-07T15:57:00Z">
              <w:r w:rsidRPr="00544B02">
                <w:rPr>
                  <w:szCs w:val="22"/>
                </w:rPr>
                <w:t>(заполняется в соответствии с таблицей 2 тома 1)</w:t>
              </w:r>
            </w:ins>
            <w:ins w:id="644" w:author="Краснова Наталья EXP-300670" w:date="2024-10-07T16:06:00Z">
              <w:r w:rsidRPr="00544B02">
                <w:rPr>
                  <w:szCs w:val="22"/>
                </w:rPr>
                <w:t>.</w:t>
              </w:r>
            </w:ins>
          </w:p>
          <w:p w14:paraId="0021FCBA" w14:textId="472A0BBB" w:rsidR="00BB3CC3" w:rsidRPr="00544B02" w:rsidRDefault="00BB3CC3" w:rsidP="00BB3CC3">
            <w:pPr>
              <w:pStyle w:val="GOSTTablenorm"/>
              <w:rPr>
                <w:ins w:id="645" w:author="Краснова Наталья EXP-300670" w:date="2024-10-07T15:20:00Z"/>
                <w:szCs w:val="22"/>
              </w:rPr>
            </w:pPr>
            <w:ins w:id="646" w:author="Краснова Наталья EXP-300670" w:date="2024-10-07T15:44:00Z">
              <w:r w:rsidRPr="00544B02">
                <w:rPr>
                  <w:szCs w:val="22"/>
                </w:rPr>
                <w:t>Размерность каждого значения соответствует указанной</w:t>
              </w:r>
            </w:ins>
          </w:p>
        </w:tc>
      </w:tr>
      <w:tr w:rsidR="00BB3CC3" w:rsidRPr="00B9499D" w14:paraId="461C3340" w14:textId="77777777" w:rsidTr="008C7E05">
        <w:trPr>
          <w:ins w:id="647" w:author="Краснова Наталья EXP-300670" w:date="2024-10-07T15:58:00Z"/>
        </w:trPr>
        <w:tc>
          <w:tcPr>
            <w:tcW w:w="1085" w:type="pct"/>
          </w:tcPr>
          <w:p w14:paraId="1DB277C1" w14:textId="4AEC426C" w:rsidR="00BB3CC3" w:rsidRPr="00544B02" w:rsidRDefault="00BB3CC3" w:rsidP="00BB3CC3">
            <w:pPr>
              <w:pStyle w:val="GOSTTablenorm"/>
              <w:rPr>
                <w:ins w:id="648" w:author="Краснова Наталья EXP-300670" w:date="2024-10-07T15:58:00Z"/>
                <w:szCs w:val="22"/>
              </w:rPr>
            </w:pPr>
            <w:ins w:id="649" w:author="Краснова Наталья EXP-300670" w:date="2024-10-07T15:59:00Z">
              <w:r w:rsidRPr="00544B02">
                <w:rPr>
                  <w:b/>
                  <w:szCs w:val="22"/>
                </w:rPr>
                <w:t>Параметры отбора по номеру документа-основания</w:t>
              </w:r>
            </w:ins>
          </w:p>
        </w:tc>
        <w:tc>
          <w:tcPr>
            <w:tcW w:w="740" w:type="pct"/>
          </w:tcPr>
          <w:p w14:paraId="62A8ECA5" w14:textId="64BCF822" w:rsidR="00BB3CC3" w:rsidRPr="00544B02" w:rsidRDefault="00BB3CC3" w:rsidP="00BB3CC3">
            <w:pPr>
              <w:pStyle w:val="GOSTTablenorm"/>
              <w:rPr>
                <w:ins w:id="650" w:author="Краснова Наталья EXP-300670" w:date="2024-10-07T15:58:00Z"/>
                <w:b/>
                <w:szCs w:val="22"/>
              </w:rPr>
            </w:pPr>
            <w:ins w:id="651" w:author="Краснова Наталья EXP-300670" w:date="2024-10-07T15:59:00Z">
              <w:r w:rsidRPr="00544B02">
                <w:rPr>
                  <w:b/>
                  <w:szCs w:val="22"/>
                </w:rPr>
                <w:t>DocFilterParams:</w:t>
              </w:r>
              <w:r w:rsidRPr="00544B02">
                <w:rPr>
                  <w:b/>
                  <w:bCs/>
                  <w:szCs w:val="22"/>
                </w:rPr>
                <w:t>DocNum</w:t>
              </w:r>
              <w:r w:rsidRPr="00544B02">
                <w:rPr>
                  <w:b/>
                  <w:szCs w:val="22"/>
                </w:rPr>
                <w:t>FilterParams</w:t>
              </w:r>
            </w:ins>
          </w:p>
        </w:tc>
        <w:tc>
          <w:tcPr>
            <w:tcW w:w="493" w:type="pct"/>
          </w:tcPr>
          <w:p w14:paraId="058B655D" w14:textId="4C0B4B71" w:rsidR="00BB3CC3" w:rsidRPr="00544B02" w:rsidRDefault="00BB3CC3" w:rsidP="00BB3CC3">
            <w:pPr>
              <w:ind w:firstLine="30"/>
              <w:rPr>
                <w:ins w:id="652" w:author="Краснова Наталья EXP-300670" w:date="2024-10-07T15:58:00Z"/>
                <w:sz w:val="22"/>
                <w:szCs w:val="22"/>
              </w:rPr>
            </w:pPr>
            <w:ins w:id="653" w:author="Сатлер Марина Викторовна" w:date="2024-11-06T16:20:00Z">
              <w:r w:rsidRPr="00544B02">
                <w:rPr>
                  <w:sz w:val="22"/>
                  <w:szCs w:val="22"/>
                </w:rPr>
                <w:t>Массив</w:t>
              </w:r>
            </w:ins>
            <w:ins w:id="654" w:author="Краснова Наталья EXP-300670" w:date="2024-10-07T15:59:00Z">
              <w:del w:id="655" w:author="Сатлер Марина Викторовна" w:date="2024-11-06T16:20:00Z">
                <w:r w:rsidRPr="00544B02" w:rsidDel="00E86100">
                  <w:rPr>
                    <w:sz w:val="22"/>
                    <w:szCs w:val="22"/>
                  </w:rPr>
                  <w:delText>Объект</w:delText>
                </w:r>
              </w:del>
            </w:ins>
          </w:p>
        </w:tc>
        <w:tc>
          <w:tcPr>
            <w:tcW w:w="276" w:type="pct"/>
          </w:tcPr>
          <w:p w14:paraId="4FBC5815" w14:textId="3F8599C1" w:rsidR="00BB3CC3" w:rsidRPr="00544B02" w:rsidRDefault="00BB3CC3" w:rsidP="00BB3CC3">
            <w:pPr>
              <w:ind w:firstLine="30"/>
              <w:rPr>
                <w:ins w:id="656" w:author="Краснова Наталья EXP-300670" w:date="2024-10-07T15:58:00Z"/>
                <w:sz w:val="22"/>
                <w:szCs w:val="22"/>
              </w:rPr>
            </w:pPr>
            <w:ins w:id="657" w:author="Краснова Наталья EXP-300670" w:date="2024-10-07T15:59:00Z">
              <w:r w:rsidRPr="00544B02">
                <w:rPr>
                  <w:sz w:val="22"/>
                  <w:szCs w:val="22"/>
                </w:rPr>
                <w:t>Нет</w:t>
              </w:r>
            </w:ins>
          </w:p>
        </w:tc>
        <w:tc>
          <w:tcPr>
            <w:tcW w:w="311" w:type="pct"/>
          </w:tcPr>
          <w:p w14:paraId="078BF96B" w14:textId="427ABD80" w:rsidR="00BB3CC3" w:rsidRPr="00544B02" w:rsidRDefault="00BB3CC3" w:rsidP="00BB3CC3">
            <w:pPr>
              <w:ind w:firstLine="30"/>
              <w:rPr>
                <w:ins w:id="658" w:author="Краснова Наталья EXP-300670" w:date="2024-10-07T15:58:00Z"/>
                <w:sz w:val="22"/>
                <w:szCs w:val="22"/>
              </w:rPr>
            </w:pPr>
            <w:ins w:id="659" w:author="Краснова Наталья EXP-300670" w:date="2024-10-07T15:59:00Z">
              <w:r w:rsidRPr="00544B02">
                <w:rPr>
                  <w:sz w:val="22"/>
                  <w:szCs w:val="22"/>
                </w:rPr>
                <w:t>-</w:t>
              </w:r>
            </w:ins>
          </w:p>
        </w:tc>
        <w:tc>
          <w:tcPr>
            <w:tcW w:w="2095" w:type="pct"/>
          </w:tcPr>
          <w:p w14:paraId="755B1C5E" w14:textId="77777777" w:rsidR="00BB3CC3" w:rsidRPr="00544B02" w:rsidRDefault="00BB3CC3" w:rsidP="00BB3CC3">
            <w:pPr>
              <w:pStyle w:val="GOSTTablenorm"/>
              <w:rPr>
                <w:ins w:id="660" w:author="Краснова Наталья EXP-300670" w:date="2024-10-07T15:59:00Z"/>
                <w:szCs w:val="22"/>
              </w:rPr>
            </w:pPr>
            <w:commentRangeStart w:id="661"/>
            <w:ins w:id="662" w:author="Краснова Наталья EXP-300670" w:date="2024-10-07T15:59:00Z">
              <w:r w:rsidRPr="00544B02">
                <w:rPr>
                  <w:szCs w:val="22"/>
                </w:rPr>
                <w:t>Указываются</w:t>
              </w:r>
            </w:ins>
            <w:commentRangeEnd w:id="661"/>
            <w:r w:rsidRPr="00544B02">
              <w:rPr>
                <w:rStyle w:val="affa"/>
                <w:sz w:val="22"/>
                <w:szCs w:val="22"/>
              </w:rPr>
              <w:commentReference w:id="661"/>
            </w:r>
            <w:ins w:id="663" w:author="Краснова Наталья EXP-300670" w:date="2024-10-07T15:59:00Z">
              <w:r w:rsidRPr="00544B02">
                <w:rPr>
                  <w:szCs w:val="22"/>
                </w:rPr>
                <w:t xml:space="preserve"> условия (фильтры) отбора данных по номеру документа-основания.</w:t>
              </w:r>
            </w:ins>
          </w:p>
          <w:p w14:paraId="435C32EA" w14:textId="77777777" w:rsidR="00BB3CC3" w:rsidRPr="00544B02" w:rsidRDefault="00BB3CC3" w:rsidP="00BB3CC3">
            <w:pPr>
              <w:pStyle w:val="GOSTTablenorm"/>
              <w:rPr>
                <w:ins w:id="664" w:author="Краснова Наталья EXP-300670" w:date="2024-10-07T15:59:00Z"/>
                <w:szCs w:val="22"/>
              </w:rPr>
            </w:pPr>
            <w:ins w:id="665" w:author="Краснова Наталья EXP-300670" w:date="2024-10-07T15:59:00Z">
              <w:r w:rsidRPr="00544B02">
                <w:rPr>
                  <w:szCs w:val="22"/>
                </w:rPr>
                <w:t>Для каждого параметра обязательны для заполнения:</w:t>
              </w:r>
            </w:ins>
          </w:p>
          <w:p w14:paraId="431A2315" w14:textId="77777777" w:rsidR="00BB3CC3" w:rsidRPr="00544B02" w:rsidRDefault="00BB3CC3" w:rsidP="00BB3CC3">
            <w:pPr>
              <w:pStyle w:val="GOSTTableListMark1"/>
              <w:numPr>
                <w:ilvl w:val="0"/>
                <w:numId w:val="1"/>
              </w:numPr>
              <w:rPr>
                <w:ins w:id="666" w:author="Краснова Наталья EXP-300670" w:date="2024-10-07T15:59:00Z"/>
                <w:szCs w:val="22"/>
              </w:rPr>
            </w:pPr>
            <w:ins w:id="667" w:author="Краснова Наталья EXP-300670" w:date="2024-10-07T15:59:00Z">
              <w:r w:rsidRPr="00544B02">
                <w:rPr>
                  <w:szCs w:val="22"/>
                </w:rPr>
                <w:t>Номер документа-основания;</w:t>
              </w:r>
            </w:ins>
          </w:p>
          <w:p w14:paraId="1FEC44E8" w14:textId="5CC0C1EE" w:rsidR="00BB3CC3" w:rsidRPr="00544B02" w:rsidRDefault="00BB3CC3" w:rsidP="00BB3CC3">
            <w:pPr>
              <w:pStyle w:val="GOSTTableListMark1"/>
              <w:numPr>
                <w:ilvl w:val="0"/>
                <w:numId w:val="1"/>
              </w:numPr>
              <w:rPr>
                <w:ins w:id="668" w:author="Краснова Наталья EXP-300670" w:date="2024-10-07T15:58:00Z"/>
                <w:szCs w:val="22"/>
              </w:rPr>
            </w:pPr>
            <w:ins w:id="669" w:author="Краснова Наталья EXP-300670" w:date="2024-10-07T15:59:00Z">
              <w:r w:rsidRPr="00544B02">
                <w:rPr>
                  <w:szCs w:val="22"/>
                </w:rPr>
                <w:t>Оператор сравнения.</w:t>
              </w:r>
            </w:ins>
          </w:p>
        </w:tc>
      </w:tr>
      <w:tr w:rsidR="00BB3CC3" w:rsidRPr="00B9499D" w14:paraId="2F4068E7" w14:textId="77777777" w:rsidTr="008C7E05">
        <w:trPr>
          <w:ins w:id="670" w:author="Краснова Наталья EXP-300670" w:date="2024-10-07T15:58:00Z"/>
        </w:trPr>
        <w:tc>
          <w:tcPr>
            <w:tcW w:w="1085" w:type="pct"/>
          </w:tcPr>
          <w:p w14:paraId="13780DEC" w14:textId="0368655F" w:rsidR="00BB3CC3" w:rsidRPr="00544B02" w:rsidRDefault="00BB3CC3" w:rsidP="00BB3CC3">
            <w:pPr>
              <w:pStyle w:val="GOSTTablenorm"/>
              <w:rPr>
                <w:ins w:id="671" w:author="Краснова Наталья EXP-300670" w:date="2024-10-07T15:58:00Z"/>
                <w:szCs w:val="22"/>
              </w:rPr>
            </w:pPr>
            <w:ins w:id="672" w:author="Краснова Наталья EXP-300670" w:date="2024-10-07T15:59:00Z">
              <w:r w:rsidRPr="00544B02">
                <w:rPr>
                  <w:szCs w:val="22"/>
                </w:rPr>
                <w:t>Номер документа-основания</w:t>
              </w:r>
            </w:ins>
          </w:p>
        </w:tc>
        <w:tc>
          <w:tcPr>
            <w:tcW w:w="740" w:type="pct"/>
          </w:tcPr>
          <w:p w14:paraId="7FBADFDC" w14:textId="73A7AC72" w:rsidR="00BB3CC3" w:rsidRPr="00544B02" w:rsidRDefault="00BB3CC3" w:rsidP="00BB3CC3">
            <w:pPr>
              <w:pStyle w:val="GOSTTablenorm"/>
              <w:rPr>
                <w:ins w:id="673" w:author="Краснова Наталья EXP-300670" w:date="2024-10-07T15:58:00Z"/>
                <w:b/>
                <w:szCs w:val="22"/>
              </w:rPr>
            </w:pPr>
            <w:ins w:id="674" w:author="Краснова Наталья EXP-300670" w:date="2024-10-07T15:59:00Z">
              <w:r w:rsidRPr="00544B02">
                <w:rPr>
                  <w:b/>
                  <w:szCs w:val="22"/>
                </w:rPr>
                <w:t>DocFilterParams:</w:t>
              </w:r>
              <w:r w:rsidRPr="00544B02">
                <w:rPr>
                  <w:b/>
                  <w:bCs/>
                  <w:szCs w:val="22"/>
                </w:rPr>
                <w:t>DocNum</w:t>
              </w:r>
              <w:r w:rsidRPr="00544B02">
                <w:rPr>
                  <w:b/>
                  <w:szCs w:val="22"/>
                </w:rPr>
                <w:t>FilterParams:</w:t>
              </w:r>
              <w:r w:rsidRPr="00544B02">
                <w:rPr>
                  <w:szCs w:val="22"/>
                </w:rPr>
                <w:t>value</w:t>
              </w:r>
            </w:ins>
          </w:p>
        </w:tc>
        <w:tc>
          <w:tcPr>
            <w:tcW w:w="493" w:type="pct"/>
          </w:tcPr>
          <w:p w14:paraId="3F2B05EA" w14:textId="0E319942" w:rsidR="00BB3CC3" w:rsidRPr="00544B02" w:rsidRDefault="00BB3CC3" w:rsidP="00BB3CC3">
            <w:pPr>
              <w:ind w:firstLine="30"/>
              <w:rPr>
                <w:ins w:id="675" w:author="Краснова Наталья EXP-300670" w:date="2024-10-07T15:58:00Z"/>
                <w:sz w:val="22"/>
                <w:szCs w:val="22"/>
              </w:rPr>
            </w:pPr>
            <w:ins w:id="676" w:author="Краснова Наталья EXP-300670" w:date="2024-10-07T15:59:00Z">
              <w:r w:rsidRPr="00544B02">
                <w:rPr>
                  <w:sz w:val="22"/>
                  <w:szCs w:val="22"/>
                </w:rPr>
                <w:t>Строка</w:t>
              </w:r>
            </w:ins>
          </w:p>
        </w:tc>
        <w:tc>
          <w:tcPr>
            <w:tcW w:w="276" w:type="pct"/>
          </w:tcPr>
          <w:p w14:paraId="708EB9BF" w14:textId="1FD12E8D" w:rsidR="00BB3CC3" w:rsidRPr="00544B02" w:rsidRDefault="00BB3CC3" w:rsidP="00BB3CC3">
            <w:pPr>
              <w:ind w:firstLine="30"/>
              <w:rPr>
                <w:ins w:id="677" w:author="Краснова Наталья EXP-300670" w:date="2024-10-07T15:58:00Z"/>
                <w:sz w:val="22"/>
                <w:szCs w:val="22"/>
              </w:rPr>
            </w:pPr>
            <w:ins w:id="678" w:author="Краснова Наталья EXP-300670" w:date="2024-10-07T15:59:00Z">
              <w:r w:rsidRPr="00544B02">
                <w:rPr>
                  <w:sz w:val="22"/>
                  <w:szCs w:val="22"/>
                </w:rPr>
                <w:t>Да</w:t>
              </w:r>
            </w:ins>
          </w:p>
        </w:tc>
        <w:tc>
          <w:tcPr>
            <w:tcW w:w="311" w:type="pct"/>
          </w:tcPr>
          <w:p w14:paraId="2E78C920" w14:textId="79C4BEBF" w:rsidR="00BB3CC3" w:rsidRPr="00544B02" w:rsidRDefault="00BB3CC3" w:rsidP="00BB3CC3">
            <w:pPr>
              <w:ind w:firstLine="30"/>
              <w:rPr>
                <w:ins w:id="679" w:author="Краснова Наталья EXP-300670" w:date="2024-10-07T15:58:00Z"/>
                <w:sz w:val="22"/>
                <w:szCs w:val="22"/>
              </w:rPr>
            </w:pPr>
            <w:ins w:id="680" w:author="Краснова Наталья EXP-300670" w:date="2024-10-07T15:59:00Z">
              <w:r w:rsidRPr="00544B02">
                <w:rPr>
                  <w:sz w:val="22"/>
                  <w:szCs w:val="22"/>
                </w:rPr>
                <w:t>&lt;=50</w:t>
              </w:r>
            </w:ins>
          </w:p>
        </w:tc>
        <w:tc>
          <w:tcPr>
            <w:tcW w:w="2095" w:type="pct"/>
          </w:tcPr>
          <w:p w14:paraId="6AC8AA76" w14:textId="028F8DCD" w:rsidR="00BB3CC3" w:rsidRPr="00544B02" w:rsidRDefault="00BB3CC3" w:rsidP="00BB3CC3">
            <w:pPr>
              <w:pStyle w:val="GOSTTablenorm"/>
              <w:rPr>
                <w:ins w:id="681" w:author="Краснова Наталья EXP-300670" w:date="2024-10-07T15:58:00Z"/>
              </w:rPr>
            </w:pPr>
            <w:ins w:id="682" w:author="Краснова Наталья EXP-300670" w:date="2024-10-07T15:59:00Z">
              <w:r w:rsidRPr="00544B02">
                <w:t>Значение, массив значений, выражение для определения значения номера документа-основания в соответствии с описанием параметра запроса «Оператор сравнения» (</w:t>
              </w:r>
              <w:r w:rsidRPr="00544B02">
                <w:rPr>
                  <w:b/>
                </w:rPr>
                <w:t>DocFilterParams:</w:t>
              </w:r>
              <w:r w:rsidRPr="00544B02">
                <w:rPr>
                  <w:b/>
                  <w:bCs/>
                </w:rPr>
                <w:t>DocNum</w:t>
              </w:r>
              <w:r w:rsidRPr="00544B02">
                <w:rPr>
                  <w:b/>
                </w:rPr>
                <w:t>FilterParams:</w:t>
              </w:r>
              <w:r w:rsidRPr="00544B02">
                <w:t>operation)</w:t>
              </w:r>
            </w:ins>
          </w:p>
        </w:tc>
      </w:tr>
      <w:tr w:rsidR="00BB3CC3" w:rsidRPr="00B9499D" w14:paraId="6185195C" w14:textId="77777777" w:rsidTr="008C7E05">
        <w:trPr>
          <w:ins w:id="683" w:author="Краснова Наталья EXP-300670" w:date="2024-10-07T15:58:00Z"/>
        </w:trPr>
        <w:tc>
          <w:tcPr>
            <w:tcW w:w="1085" w:type="pct"/>
          </w:tcPr>
          <w:p w14:paraId="7D684967" w14:textId="36F3AC31" w:rsidR="00BB3CC3" w:rsidRPr="00544B02" w:rsidRDefault="00BB3CC3" w:rsidP="00BB3CC3">
            <w:pPr>
              <w:pStyle w:val="GOSTTablenorm"/>
              <w:rPr>
                <w:ins w:id="684" w:author="Краснова Наталья EXP-300670" w:date="2024-10-07T15:58:00Z"/>
                <w:szCs w:val="22"/>
              </w:rPr>
            </w:pPr>
            <w:ins w:id="685" w:author="Краснова Наталья EXP-300670" w:date="2024-10-07T15:59:00Z">
              <w:r w:rsidRPr="00544B02">
                <w:rPr>
                  <w:szCs w:val="22"/>
                </w:rPr>
                <w:t>Оператор сравнения</w:t>
              </w:r>
            </w:ins>
          </w:p>
        </w:tc>
        <w:tc>
          <w:tcPr>
            <w:tcW w:w="740" w:type="pct"/>
          </w:tcPr>
          <w:p w14:paraId="24D4EB2E" w14:textId="583F92AA" w:rsidR="00BB3CC3" w:rsidRPr="00544B02" w:rsidRDefault="00BB3CC3" w:rsidP="00BB3CC3">
            <w:pPr>
              <w:pStyle w:val="GOSTTablenorm"/>
              <w:rPr>
                <w:ins w:id="686" w:author="Краснова Наталья EXP-300670" w:date="2024-10-07T15:58:00Z"/>
                <w:b/>
                <w:szCs w:val="22"/>
              </w:rPr>
            </w:pPr>
            <w:ins w:id="687" w:author="Краснова Наталья EXP-300670" w:date="2024-10-07T15:59:00Z">
              <w:r w:rsidRPr="00544B02">
                <w:rPr>
                  <w:b/>
                  <w:szCs w:val="22"/>
                </w:rPr>
                <w:t>DocFilterParams:</w:t>
              </w:r>
              <w:r w:rsidRPr="00544B02">
                <w:rPr>
                  <w:b/>
                  <w:bCs/>
                  <w:szCs w:val="22"/>
                </w:rPr>
                <w:t>DocNum</w:t>
              </w:r>
              <w:r w:rsidRPr="00544B02">
                <w:rPr>
                  <w:b/>
                  <w:szCs w:val="22"/>
                </w:rPr>
                <w:t>FilterParams:</w:t>
              </w:r>
              <w:r w:rsidRPr="00544B02">
                <w:rPr>
                  <w:szCs w:val="22"/>
                </w:rPr>
                <w:t>operation</w:t>
              </w:r>
            </w:ins>
          </w:p>
        </w:tc>
        <w:tc>
          <w:tcPr>
            <w:tcW w:w="493" w:type="pct"/>
          </w:tcPr>
          <w:p w14:paraId="174F19CE" w14:textId="4FF27F8B" w:rsidR="00BB3CC3" w:rsidRPr="00544B02" w:rsidRDefault="00BB3CC3" w:rsidP="00BB3CC3">
            <w:pPr>
              <w:ind w:firstLine="30"/>
              <w:rPr>
                <w:ins w:id="688" w:author="Краснова Наталья EXP-300670" w:date="2024-10-07T15:58:00Z"/>
                <w:sz w:val="22"/>
                <w:szCs w:val="22"/>
              </w:rPr>
            </w:pPr>
            <w:ins w:id="689" w:author="Краснова Наталья EXP-300670" w:date="2024-10-07T15:59:00Z">
              <w:r w:rsidRPr="00544B02">
                <w:rPr>
                  <w:sz w:val="22"/>
                  <w:szCs w:val="22"/>
                </w:rPr>
                <w:t>Строка</w:t>
              </w:r>
            </w:ins>
          </w:p>
        </w:tc>
        <w:tc>
          <w:tcPr>
            <w:tcW w:w="276" w:type="pct"/>
          </w:tcPr>
          <w:p w14:paraId="509DC25C" w14:textId="2513D3BC" w:rsidR="00BB3CC3" w:rsidRPr="00544B02" w:rsidRDefault="00BB3CC3" w:rsidP="00BB3CC3">
            <w:pPr>
              <w:ind w:firstLine="30"/>
              <w:rPr>
                <w:ins w:id="690" w:author="Краснова Наталья EXP-300670" w:date="2024-10-07T15:58:00Z"/>
                <w:sz w:val="22"/>
                <w:szCs w:val="22"/>
              </w:rPr>
            </w:pPr>
            <w:ins w:id="691" w:author="Краснова Наталья EXP-300670" w:date="2024-10-07T15:59:00Z">
              <w:r w:rsidRPr="00544B02">
                <w:rPr>
                  <w:sz w:val="22"/>
                  <w:szCs w:val="22"/>
                </w:rPr>
                <w:t>Да</w:t>
              </w:r>
            </w:ins>
          </w:p>
        </w:tc>
        <w:tc>
          <w:tcPr>
            <w:tcW w:w="311" w:type="pct"/>
          </w:tcPr>
          <w:p w14:paraId="4F362B0C" w14:textId="0BD6B122" w:rsidR="00BB3CC3" w:rsidRPr="00544B02" w:rsidRDefault="00BB3CC3" w:rsidP="00BB3CC3">
            <w:pPr>
              <w:ind w:firstLine="30"/>
              <w:rPr>
                <w:ins w:id="692" w:author="Краснова Наталья EXP-300670" w:date="2024-10-07T15:58:00Z"/>
                <w:sz w:val="22"/>
                <w:szCs w:val="22"/>
              </w:rPr>
            </w:pPr>
            <w:ins w:id="693" w:author="Краснова Наталья EXP-300670" w:date="2024-10-07T15:59:00Z">
              <w:r w:rsidRPr="00544B02">
                <w:rPr>
                  <w:sz w:val="22"/>
                  <w:szCs w:val="22"/>
                </w:rPr>
                <w:t>=10</w:t>
              </w:r>
            </w:ins>
          </w:p>
        </w:tc>
        <w:tc>
          <w:tcPr>
            <w:tcW w:w="2095" w:type="pct"/>
          </w:tcPr>
          <w:p w14:paraId="5377B25D" w14:textId="77777777" w:rsidR="00BB3CC3" w:rsidRPr="00544B02" w:rsidRDefault="00BB3CC3" w:rsidP="00BB3CC3">
            <w:pPr>
              <w:pStyle w:val="GOSTTablenorm"/>
              <w:rPr>
                <w:ins w:id="694" w:author="Краснова Наталья EXP-300670" w:date="2024-10-07T15:59:00Z"/>
                <w:szCs w:val="22"/>
              </w:rPr>
            </w:pPr>
            <w:ins w:id="695" w:author="Краснова Наталья EXP-300670" w:date="2024-10-07T15:59:00Z">
              <w:r w:rsidRPr="00544B02">
                <w:rPr>
                  <w:szCs w:val="22"/>
                </w:rPr>
                <w:t xml:space="preserve">Значение оператора, применяемого к указанному значению номера документа-основания. </w:t>
              </w:r>
            </w:ins>
          </w:p>
          <w:p w14:paraId="45A5E104" w14:textId="77777777" w:rsidR="00BB3CC3" w:rsidRPr="00544B02" w:rsidRDefault="00BB3CC3" w:rsidP="00BB3CC3">
            <w:pPr>
              <w:pStyle w:val="GOSTTablenorm"/>
              <w:rPr>
                <w:ins w:id="696" w:author="Краснова Наталья EXP-300670" w:date="2024-10-07T16:01:00Z"/>
                <w:szCs w:val="22"/>
              </w:rPr>
            </w:pPr>
            <w:ins w:id="697" w:author="Краснова Наталья EXP-300670" w:date="2024-10-07T16:01:00Z">
              <w:r w:rsidRPr="00544B02">
                <w:rPr>
                  <w:szCs w:val="22"/>
                </w:rPr>
                <w:t>Возможные значения (описание приведено в таблице 11 п. 7.7 том 1):</w:t>
              </w:r>
            </w:ins>
          </w:p>
          <w:p w14:paraId="24344620" w14:textId="77777777" w:rsidR="00BB3CC3" w:rsidRPr="00544B02" w:rsidRDefault="00BB3CC3" w:rsidP="00BB3CC3">
            <w:pPr>
              <w:pStyle w:val="GOSTTableListMark1"/>
              <w:numPr>
                <w:ilvl w:val="0"/>
                <w:numId w:val="1"/>
              </w:numPr>
              <w:rPr>
                <w:ins w:id="698" w:author="Краснова Наталья EXP-300670" w:date="2024-10-07T15:59:00Z"/>
                <w:szCs w:val="22"/>
              </w:rPr>
            </w:pPr>
            <w:ins w:id="699" w:author="Краснова Наталья EXP-300670" w:date="2024-10-07T15:59:00Z">
              <w:r w:rsidRPr="00544B02">
                <w:rPr>
                  <w:szCs w:val="22"/>
                </w:rPr>
                <w:t>&lt; (меньше);</w:t>
              </w:r>
            </w:ins>
          </w:p>
          <w:p w14:paraId="0472FECA" w14:textId="77777777" w:rsidR="00BB3CC3" w:rsidRPr="00544B02" w:rsidRDefault="00BB3CC3" w:rsidP="00BB3CC3">
            <w:pPr>
              <w:pStyle w:val="GOSTTableListMark1"/>
              <w:numPr>
                <w:ilvl w:val="0"/>
                <w:numId w:val="1"/>
              </w:numPr>
              <w:rPr>
                <w:ins w:id="700" w:author="Краснова Наталья EXP-300670" w:date="2024-10-07T15:59:00Z"/>
                <w:szCs w:val="22"/>
              </w:rPr>
            </w:pPr>
            <w:ins w:id="701" w:author="Краснова Наталья EXP-300670" w:date="2024-10-07T15:59:00Z">
              <w:r w:rsidRPr="00544B02">
                <w:rPr>
                  <w:szCs w:val="22"/>
                </w:rPr>
                <w:t>&gt; (больше);</w:t>
              </w:r>
            </w:ins>
          </w:p>
          <w:p w14:paraId="4AA53199" w14:textId="77777777" w:rsidR="00BB3CC3" w:rsidRPr="00544B02" w:rsidRDefault="00BB3CC3" w:rsidP="00BB3CC3">
            <w:pPr>
              <w:pStyle w:val="GOSTTableListMark1"/>
              <w:numPr>
                <w:ilvl w:val="0"/>
                <w:numId w:val="1"/>
              </w:numPr>
              <w:rPr>
                <w:ins w:id="702" w:author="Краснова Наталья EXP-300670" w:date="2024-10-07T15:59:00Z"/>
                <w:szCs w:val="22"/>
              </w:rPr>
            </w:pPr>
            <w:ins w:id="703" w:author="Краснова Наталья EXP-300670" w:date="2024-10-07T15:59:00Z">
              <w:r w:rsidRPr="00544B02">
                <w:rPr>
                  <w:szCs w:val="22"/>
                </w:rPr>
                <w:t>&lt;= (меньше либо равно);</w:t>
              </w:r>
            </w:ins>
          </w:p>
          <w:p w14:paraId="3E6C867C" w14:textId="77777777" w:rsidR="00BB3CC3" w:rsidRPr="00544B02" w:rsidRDefault="00BB3CC3" w:rsidP="00BB3CC3">
            <w:pPr>
              <w:pStyle w:val="GOSTTableListMark1"/>
              <w:numPr>
                <w:ilvl w:val="0"/>
                <w:numId w:val="1"/>
              </w:numPr>
              <w:rPr>
                <w:ins w:id="704" w:author="Краснова Наталья EXP-300670" w:date="2024-10-07T15:59:00Z"/>
                <w:szCs w:val="22"/>
              </w:rPr>
            </w:pPr>
            <w:ins w:id="705" w:author="Краснова Наталья EXP-300670" w:date="2024-10-07T15:59:00Z">
              <w:r w:rsidRPr="00544B02">
                <w:rPr>
                  <w:szCs w:val="22"/>
                </w:rPr>
                <w:t>&gt;= (больше либо равно);</w:t>
              </w:r>
            </w:ins>
          </w:p>
          <w:p w14:paraId="64701CF5" w14:textId="77777777" w:rsidR="00BB3CC3" w:rsidRPr="00544B02" w:rsidRDefault="00BB3CC3" w:rsidP="00BB3CC3">
            <w:pPr>
              <w:pStyle w:val="GOSTTableListMark1"/>
              <w:numPr>
                <w:ilvl w:val="0"/>
                <w:numId w:val="1"/>
              </w:numPr>
              <w:rPr>
                <w:ins w:id="706" w:author="Краснова Наталья EXP-300670" w:date="2024-10-07T15:59:00Z"/>
                <w:szCs w:val="22"/>
              </w:rPr>
            </w:pPr>
            <w:ins w:id="707" w:author="Краснова Наталья EXP-300670" w:date="2024-10-07T15:59:00Z">
              <w:r w:rsidRPr="00544B02">
                <w:rPr>
                  <w:szCs w:val="22"/>
                </w:rPr>
                <w:lastRenderedPageBreak/>
                <w:t>not= (не равно);</w:t>
              </w:r>
            </w:ins>
          </w:p>
          <w:p w14:paraId="3C13E202" w14:textId="119D7E49" w:rsidR="00BB3CC3" w:rsidRPr="00544B02" w:rsidRDefault="00BB3CC3" w:rsidP="00BB3CC3">
            <w:pPr>
              <w:pStyle w:val="GOSTTableListMark1"/>
              <w:numPr>
                <w:ilvl w:val="0"/>
                <w:numId w:val="1"/>
              </w:numPr>
              <w:rPr>
                <w:ins w:id="708" w:author="Краснова Наталья EXP-300670" w:date="2024-10-07T15:59:00Z"/>
                <w:szCs w:val="22"/>
              </w:rPr>
            </w:pPr>
            <w:ins w:id="709" w:author="Краснова Наталья EXP-300670" w:date="2024-10-07T15:59:00Z">
              <w:r w:rsidRPr="00544B02">
                <w:rPr>
                  <w:szCs w:val="22"/>
                </w:rPr>
                <w:t>= (равно)</w:t>
              </w:r>
            </w:ins>
            <w:r>
              <w:rPr>
                <w:szCs w:val="22"/>
              </w:rPr>
              <w:t>;</w:t>
            </w:r>
          </w:p>
          <w:p w14:paraId="6C1E4D37" w14:textId="61D23BFE" w:rsidR="00BB3CC3" w:rsidRPr="00544B02" w:rsidRDefault="00BB3CC3" w:rsidP="00BB3CC3">
            <w:pPr>
              <w:pStyle w:val="GOSTTableListMark1"/>
              <w:numPr>
                <w:ilvl w:val="0"/>
                <w:numId w:val="1"/>
              </w:numPr>
              <w:rPr>
                <w:ins w:id="710" w:author="Краснова Наталья EXP-300670" w:date="2024-10-07T15:58:00Z"/>
                <w:szCs w:val="22"/>
              </w:rPr>
            </w:pPr>
            <w:ins w:id="711" w:author="Краснова Наталья EXP-300670" w:date="2024-10-07T15:59:00Z">
              <w:r w:rsidRPr="00544B02">
                <w:rPr>
                  <w:szCs w:val="22"/>
                </w:rPr>
                <w:t>like</w:t>
              </w:r>
              <w:r w:rsidRPr="00544B02">
                <w:rPr>
                  <w:szCs w:val="22"/>
                  <w:lang w:val="en-US"/>
                </w:rPr>
                <w:t xml:space="preserve"> (</w:t>
              </w:r>
              <w:r w:rsidRPr="00544B02">
                <w:rPr>
                  <w:szCs w:val="22"/>
                </w:rPr>
                <w:t>содержит</w:t>
              </w:r>
              <w:r w:rsidRPr="00544B02">
                <w:rPr>
                  <w:szCs w:val="22"/>
                  <w:lang w:val="en-US"/>
                </w:rPr>
                <w:t>)</w:t>
              </w:r>
            </w:ins>
          </w:p>
        </w:tc>
      </w:tr>
      <w:tr w:rsidR="00BB3CC3" w:rsidRPr="00B9499D" w14:paraId="7233D63D" w14:textId="77777777" w:rsidTr="008C7E05">
        <w:trPr>
          <w:ins w:id="712" w:author="Краснова Наталья EXP-300670" w:date="2024-10-07T15:58:00Z"/>
        </w:trPr>
        <w:tc>
          <w:tcPr>
            <w:tcW w:w="1085" w:type="pct"/>
          </w:tcPr>
          <w:p w14:paraId="19196BBB" w14:textId="04AE9DC8" w:rsidR="00BB3CC3" w:rsidRPr="00544B02" w:rsidRDefault="00BB3CC3" w:rsidP="00BB3CC3">
            <w:pPr>
              <w:pStyle w:val="GOSTTablenorm"/>
              <w:rPr>
                <w:ins w:id="713" w:author="Краснова Наталья EXP-300670" w:date="2024-10-07T15:58:00Z"/>
                <w:szCs w:val="22"/>
              </w:rPr>
            </w:pPr>
            <w:ins w:id="714" w:author="Краснова Наталья EXP-300670" w:date="2024-10-07T15:59:00Z">
              <w:r w:rsidRPr="00544B02">
                <w:rPr>
                  <w:b/>
                  <w:szCs w:val="22"/>
                </w:rPr>
                <w:lastRenderedPageBreak/>
                <w:t>Параметры отбора по дате документа-основания</w:t>
              </w:r>
            </w:ins>
          </w:p>
        </w:tc>
        <w:tc>
          <w:tcPr>
            <w:tcW w:w="740" w:type="pct"/>
          </w:tcPr>
          <w:p w14:paraId="7F4698B5" w14:textId="39E7A3E6" w:rsidR="00BB3CC3" w:rsidRPr="00544B02" w:rsidRDefault="00BB3CC3" w:rsidP="00BB3CC3">
            <w:pPr>
              <w:pStyle w:val="GOSTTablenorm"/>
              <w:rPr>
                <w:ins w:id="715" w:author="Краснова Наталья EXP-300670" w:date="2024-10-07T15:58:00Z"/>
                <w:b/>
                <w:szCs w:val="22"/>
              </w:rPr>
            </w:pPr>
            <w:ins w:id="716" w:author="Краснова Наталья EXP-300670" w:date="2024-10-07T15:59:00Z">
              <w:r w:rsidRPr="00544B02">
                <w:rPr>
                  <w:b/>
                  <w:szCs w:val="22"/>
                </w:rPr>
                <w:t>DocFilterParams:</w:t>
              </w:r>
              <w:r w:rsidRPr="00544B02">
                <w:rPr>
                  <w:b/>
                  <w:bCs/>
                  <w:szCs w:val="22"/>
                </w:rPr>
                <w:t>DocDate</w:t>
              </w:r>
              <w:r w:rsidRPr="00544B02">
                <w:rPr>
                  <w:b/>
                  <w:szCs w:val="22"/>
                </w:rPr>
                <w:t>FilterParams</w:t>
              </w:r>
            </w:ins>
          </w:p>
        </w:tc>
        <w:tc>
          <w:tcPr>
            <w:tcW w:w="493" w:type="pct"/>
          </w:tcPr>
          <w:p w14:paraId="525D454C" w14:textId="60D3A8AA" w:rsidR="00BB3CC3" w:rsidRPr="00544B02" w:rsidRDefault="00BB3CC3" w:rsidP="00BB3CC3">
            <w:pPr>
              <w:ind w:firstLine="30"/>
              <w:rPr>
                <w:ins w:id="717" w:author="Краснова Наталья EXP-300670" w:date="2024-10-07T15:58:00Z"/>
                <w:sz w:val="22"/>
                <w:szCs w:val="22"/>
              </w:rPr>
            </w:pPr>
            <w:ins w:id="718" w:author="Сатлер Марина Викторовна" w:date="2024-11-06T16:23:00Z">
              <w:r w:rsidRPr="00544B02">
                <w:rPr>
                  <w:sz w:val="22"/>
                  <w:szCs w:val="22"/>
                </w:rPr>
                <w:t>Массив</w:t>
              </w:r>
            </w:ins>
            <w:ins w:id="719" w:author="Краснова Наталья EXP-300670" w:date="2024-10-07T15:59:00Z">
              <w:del w:id="720" w:author="Сатлер Марина Викторовна" w:date="2024-11-06T16:23:00Z">
                <w:r w:rsidRPr="00544B02" w:rsidDel="00E86100">
                  <w:rPr>
                    <w:sz w:val="22"/>
                    <w:szCs w:val="22"/>
                  </w:rPr>
                  <w:delText>Объект</w:delText>
                </w:r>
              </w:del>
            </w:ins>
          </w:p>
        </w:tc>
        <w:tc>
          <w:tcPr>
            <w:tcW w:w="276" w:type="pct"/>
          </w:tcPr>
          <w:p w14:paraId="5F386407" w14:textId="1896BBB8" w:rsidR="00BB3CC3" w:rsidRPr="00544B02" w:rsidRDefault="00BB3CC3" w:rsidP="00BB3CC3">
            <w:pPr>
              <w:ind w:firstLine="30"/>
              <w:rPr>
                <w:ins w:id="721" w:author="Краснова Наталья EXP-300670" w:date="2024-10-07T15:58:00Z"/>
                <w:sz w:val="22"/>
                <w:szCs w:val="22"/>
              </w:rPr>
            </w:pPr>
            <w:ins w:id="722" w:author="Краснова Наталья EXP-300670" w:date="2024-10-07T15:59:00Z">
              <w:r w:rsidRPr="00544B02">
                <w:rPr>
                  <w:sz w:val="22"/>
                  <w:szCs w:val="22"/>
                </w:rPr>
                <w:t>Нет</w:t>
              </w:r>
            </w:ins>
          </w:p>
        </w:tc>
        <w:tc>
          <w:tcPr>
            <w:tcW w:w="311" w:type="pct"/>
          </w:tcPr>
          <w:p w14:paraId="11623E35" w14:textId="46560FB0" w:rsidR="00BB3CC3" w:rsidRPr="00544B02" w:rsidRDefault="00BB3CC3" w:rsidP="00BB3CC3">
            <w:pPr>
              <w:ind w:firstLine="30"/>
              <w:rPr>
                <w:ins w:id="723" w:author="Краснова Наталья EXP-300670" w:date="2024-10-07T15:58:00Z"/>
                <w:sz w:val="22"/>
                <w:szCs w:val="22"/>
              </w:rPr>
            </w:pPr>
            <w:ins w:id="724" w:author="Краснова Наталья EXP-300670" w:date="2024-10-07T15:59:00Z">
              <w:r w:rsidRPr="00544B02">
                <w:rPr>
                  <w:sz w:val="22"/>
                  <w:szCs w:val="22"/>
                </w:rPr>
                <w:t>-</w:t>
              </w:r>
            </w:ins>
          </w:p>
        </w:tc>
        <w:tc>
          <w:tcPr>
            <w:tcW w:w="2095" w:type="pct"/>
          </w:tcPr>
          <w:p w14:paraId="5954743C" w14:textId="77777777" w:rsidR="00BB3CC3" w:rsidRPr="00544B02" w:rsidRDefault="00BB3CC3" w:rsidP="00BB3CC3">
            <w:pPr>
              <w:pStyle w:val="GOSTTablenorm"/>
              <w:rPr>
                <w:ins w:id="725" w:author="Краснова Наталья EXP-300670" w:date="2024-10-07T15:59:00Z"/>
                <w:szCs w:val="22"/>
              </w:rPr>
            </w:pPr>
            <w:commentRangeStart w:id="726"/>
            <w:ins w:id="727" w:author="Краснова Наталья EXP-300670" w:date="2024-10-07T15:59:00Z">
              <w:r w:rsidRPr="00544B02">
                <w:rPr>
                  <w:szCs w:val="22"/>
                </w:rPr>
                <w:t>Указываются</w:t>
              </w:r>
            </w:ins>
            <w:commentRangeEnd w:id="726"/>
            <w:r w:rsidRPr="00544B02">
              <w:rPr>
                <w:rStyle w:val="affa"/>
                <w:sz w:val="22"/>
                <w:szCs w:val="22"/>
              </w:rPr>
              <w:commentReference w:id="726"/>
            </w:r>
            <w:ins w:id="728" w:author="Краснова Наталья EXP-300670" w:date="2024-10-07T15:59:00Z">
              <w:r w:rsidRPr="00544B02">
                <w:rPr>
                  <w:szCs w:val="22"/>
                </w:rPr>
                <w:t xml:space="preserve"> условия (фильтры) отбора данных по дате документа-основания.</w:t>
              </w:r>
            </w:ins>
          </w:p>
          <w:p w14:paraId="17FC1065" w14:textId="77777777" w:rsidR="00BB3CC3" w:rsidRPr="00544B02" w:rsidRDefault="00BB3CC3" w:rsidP="00BB3CC3">
            <w:pPr>
              <w:pStyle w:val="GOSTTablenorm"/>
              <w:rPr>
                <w:ins w:id="729" w:author="Краснова Наталья EXP-300670" w:date="2024-10-07T15:59:00Z"/>
                <w:szCs w:val="22"/>
              </w:rPr>
            </w:pPr>
            <w:ins w:id="730" w:author="Краснова Наталья EXP-300670" w:date="2024-10-07T15:59:00Z">
              <w:r w:rsidRPr="00544B02">
                <w:rPr>
                  <w:szCs w:val="22"/>
                </w:rPr>
                <w:t>В случае заполнения массива параметров отбора, для каждого параметра обязательны для заполнения:</w:t>
              </w:r>
            </w:ins>
          </w:p>
          <w:p w14:paraId="3C0DAA10" w14:textId="77777777" w:rsidR="00BB3CC3" w:rsidRPr="00544B02" w:rsidRDefault="00BB3CC3" w:rsidP="00BB3CC3">
            <w:pPr>
              <w:pStyle w:val="GOSTTableListMark1"/>
              <w:numPr>
                <w:ilvl w:val="0"/>
                <w:numId w:val="1"/>
              </w:numPr>
              <w:rPr>
                <w:ins w:id="731" w:author="Краснова Наталья EXP-300670" w:date="2024-10-07T15:59:00Z"/>
                <w:szCs w:val="22"/>
              </w:rPr>
            </w:pPr>
            <w:ins w:id="732" w:author="Краснова Наталья EXP-300670" w:date="2024-10-07T15:59:00Z">
              <w:r w:rsidRPr="00544B02">
                <w:rPr>
                  <w:szCs w:val="22"/>
                </w:rPr>
                <w:t>Дата документа-основания;</w:t>
              </w:r>
            </w:ins>
          </w:p>
          <w:p w14:paraId="00F92CAF" w14:textId="62027AB4" w:rsidR="00BB3CC3" w:rsidRPr="00544B02" w:rsidRDefault="00BB3CC3" w:rsidP="00BB3CC3">
            <w:pPr>
              <w:pStyle w:val="GOSTTableListMark1"/>
              <w:rPr>
                <w:ins w:id="733" w:author="Краснова Наталья EXP-300670" w:date="2024-10-07T15:58:00Z"/>
                <w:szCs w:val="22"/>
              </w:rPr>
            </w:pPr>
            <w:ins w:id="734" w:author="Краснова Наталья EXP-300670" w:date="2024-10-07T15:59:00Z">
              <w:r w:rsidRPr="00544B02">
                <w:rPr>
                  <w:szCs w:val="22"/>
                </w:rPr>
                <w:t>Оператор сравнения</w:t>
              </w:r>
            </w:ins>
          </w:p>
        </w:tc>
      </w:tr>
      <w:tr w:rsidR="00BB3CC3" w:rsidRPr="00B9499D" w14:paraId="74968269" w14:textId="77777777" w:rsidTr="008C7E05">
        <w:trPr>
          <w:ins w:id="735" w:author="Краснова Наталья EXP-300670" w:date="2024-10-07T15:58:00Z"/>
        </w:trPr>
        <w:tc>
          <w:tcPr>
            <w:tcW w:w="1085" w:type="pct"/>
          </w:tcPr>
          <w:p w14:paraId="657E364F" w14:textId="69AC46A0" w:rsidR="00BB3CC3" w:rsidRPr="00544B02" w:rsidRDefault="00BB3CC3" w:rsidP="00BB3CC3">
            <w:pPr>
              <w:pStyle w:val="GOSTTablenorm"/>
              <w:rPr>
                <w:ins w:id="736" w:author="Краснова Наталья EXP-300670" w:date="2024-10-07T15:58:00Z"/>
                <w:szCs w:val="22"/>
              </w:rPr>
            </w:pPr>
            <w:ins w:id="737" w:author="Краснова Наталья EXP-300670" w:date="2024-10-07T15:59:00Z">
              <w:r w:rsidRPr="00544B02">
                <w:rPr>
                  <w:szCs w:val="22"/>
                </w:rPr>
                <w:t>Дата документа-основания</w:t>
              </w:r>
            </w:ins>
          </w:p>
        </w:tc>
        <w:tc>
          <w:tcPr>
            <w:tcW w:w="740" w:type="pct"/>
          </w:tcPr>
          <w:p w14:paraId="35F6586E" w14:textId="14AB747C" w:rsidR="00BB3CC3" w:rsidRPr="00544B02" w:rsidRDefault="00BB3CC3" w:rsidP="00BB3CC3">
            <w:pPr>
              <w:pStyle w:val="GOSTTablenorm"/>
              <w:rPr>
                <w:ins w:id="738" w:author="Краснова Наталья EXP-300670" w:date="2024-10-07T15:58:00Z"/>
                <w:b/>
                <w:szCs w:val="22"/>
              </w:rPr>
            </w:pPr>
            <w:ins w:id="739" w:author="Краснова Наталья EXP-300670" w:date="2024-10-07T15:59:00Z">
              <w:r w:rsidRPr="00544B02">
                <w:rPr>
                  <w:b/>
                  <w:szCs w:val="22"/>
                </w:rPr>
                <w:t>DocFilterParams:</w:t>
              </w:r>
              <w:r w:rsidRPr="00544B02">
                <w:rPr>
                  <w:b/>
                  <w:bCs/>
                  <w:szCs w:val="22"/>
                </w:rPr>
                <w:t>DocDate</w:t>
              </w:r>
              <w:r w:rsidRPr="00544B02">
                <w:rPr>
                  <w:b/>
                  <w:szCs w:val="22"/>
                </w:rPr>
                <w:t>FilterParams:</w:t>
              </w:r>
              <w:r w:rsidRPr="00544B02">
                <w:rPr>
                  <w:szCs w:val="22"/>
                </w:rPr>
                <w:t>value</w:t>
              </w:r>
            </w:ins>
          </w:p>
        </w:tc>
        <w:tc>
          <w:tcPr>
            <w:tcW w:w="493" w:type="pct"/>
          </w:tcPr>
          <w:p w14:paraId="46AB44BC" w14:textId="551F8100" w:rsidR="00BB3CC3" w:rsidRPr="00544B02" w:rsidRDefault="00BB3CC3" w:rsidP="00BB3CC3">
            <w:pPr>
              <w:ind w:firstLine="30"/>
              <w:rPr>
                <w:ins w:id="740" w:author="Краснова Наталья EXP-300670" w:date="2024-10-07T15:58:00Z"/>
                <w:sz w:val="22"/>
                <w:szCs w:val="22"/>
              </w:rPr>
            </w:pPr>
            <w:ins w:id="741" w:author="Краснова Наталья EXP-300670" w:date="2024-10-07T15:59:00Z">
              <w:r w:rsidRPr="00544B02">
                <w:rPr>
                  <w:sz w:val="22"/>
                  <w:szCs w:val="22"/>
                </w:rPr>
                <w:t>Дата</w:t>
              </w:r>
            </w:ins>
          </w:p>
        </w:tc>
        <w:tc>
          <w:tcPr>
            <w:tcW w:w="276" w:type="pct"/>
          </w:tcPr>
          <w:p w14:paraId="3378B2CB" w14:textId="34A4B50B" w:rsidR="00BB3CC3" w:rsidRPr="00544B02" w:rsidRDefault="00BB3CC3" w:rsidP="00BB3CC3">
            <w:pPr>
              <w:ind w:firstLine="30"/>
              <w:rPr>
                <w:ins w:id="742" w:author="Краснова Наталья EXP-300670" w:date="2024-10-07T15:58:00Z"/>
                <w:sz w:val="22"/>
                <w:szCs w:val="22"/>
              </w:rPr>
            </w:pPr>
            <w:ins w:id="743" w:author="Краснова Наталья EXP-300670" w:date="2024-10-07T15:59:00Z">
              <w:r w:rsidRPr="00544B02">
                <w:rPr>
                  <w:sz w:val="22"/>
                  <w:szCs w:val="22"/>
                </w:rPr>
                <w:t>Да</w:t>
              </w:r>
            </w:ins>
          </w:p>
        </w:tc>
        <w:tc>
          <w:tcPr>
            <w:tcW w:w="311" w:type="pct"/>
          </w:tcPr>
          <w:p w14:paraId="386FEF10" w14:textId="6EA49E76" w:rsidR="00BB3CC3" w:rsidRPr="00544B02" w:rsidRDefault="00BB3CC3" w:rsidP="00BB3CC3">
            <w:pPr>
              <w:ind w:firstLine="30"/>
              <w:rPr>
                <w:ins w:id="744" w:author="Краснова Наталья EXP-300670" w:date="2024-10-07T15:58:00Z"/>
                <w:sz w:val="22"/>
                <w:szCs w:val="22"/>
              </w:rPr>
            </w:pPr>
            <w:ins w:id="745" w:author="Краснова Наталья EXP-300670" w:date="2024-10-07T15:59:00Z">
              <w:r w:rsidRPr="00544B02">
                <w:rPr>
                  <w:sz w:val="22"/>
                  <w:szCs w:val="22"/>
                </w:rPr>
                <w:t>-</w:t>
              </w:r>
            </w:ins>
          </w:p>
        </w:tc>
        <w:tc>
          <w:tcPr>
            <w:tcW w:w="2095" w:type="pct"/>
          </w:tcPr>
          <w:p w14:paraId="479C45F3" w14:textId="32FA59E0" w:rsidR="00BB3CC3" w:rsidRPr="00E45C52" w:rsidRDefault="00BB3CC3" w:rsidP="00BB3CC3">
            <w:pPr>
              <w:pStyle w:val="GOSTTablenorm"/>
              <w:rPr>
                <w:ins w:id="746" w:author="Краснова Наталья EXP-300670" w:date="2024-10-07T15:59:00Z"/>
              </w:rPr>
            </w:pPr>
            <w:ins w:id="747" w:author="Краснова Наталья EXP-300670" w:date="2024-10-07T15:59:00Z">
              <w:r w:rsidRPr="00E45C52">
                <w:t>Значение, массив значений, выражение для определения значения даты документа-основания в соответствии с описанием параметра запроса «Оператор сравнения» (</w:t>
              </w:r>
              <w:r w:rsidRPr="00962EFF">
                <w:rPr>
                  <w:b/>
                </w:rPr>
                <w:t>DocFilterParams:</w:t>
              </w:r>
              <w:del w:id="748" w:author="Сатлер Марина Викторовна" w:date="2024-11-06T16:24:00Z">
                <w:r w:rsidRPr="00962EFF" w:rsidDel="00E86100">
                  <w:rPr>
                    <w:b/>
                  </w:rPr>
                  <w:delText xml:space="preserve"> </w:delText>
                </w:r>
              </w:del>
              <w:r w:rsidRPr="00962EFF">
                <w:rPr>
                  <w:b/>
                </w:rPr>
                <w:t>DocDateFilterParams:</w:t>
              </w:r>
              <w:r w:rsidRPr="00E45C52">
                <w:t>operation)</w:t>
              </w:r>
            </w:ins>
            <w:r w:rsidRPr="00E45C52">
              <w:t>.</w:t>
            </w:r>
          </w:p>
          <w:p w14:paraId="39330012" w14:textId="51345D0F" w:rsidR="00BB3CC3" w:rsidRPr="00544B02" w:rsidRDefault="00BB3CC3" w:rsidP="00BB3CC3">
            <w:pPr>
              <w:pStyle w:val="GOSTTablenorm"/>
              <w:rPr>
                <w:ins w:id="749" w:author="Краснова Наталья EXP-300670" w:date="2024-10-07T15:58:00Z"/>
              </w:rPr>
            </w:pPr>
            <w:ins w:id="750" w:author="Краснова Наталья EXP-300670" w:date="2024-10-07T15:59:00Z">
              <w:r w:rsidRPr="00E45C52">
                <w:t xml:space="preserve">Формат </w:t>
              </w:r>
              <w:commentRangeStart w:id="751"/>
              <w:r w:rsidRPr="00E45C52">
                <w:t>YYYY-MM-DD</w:t>
              </w:r>
            </w:ins>
            <w:commentRangeEnd w:id="751"/>
            <w:r w:rsidRPr="00544B02">
              <w:rPr>
                <w:rStyle w:val="affa"/>
                <w:sz w:val="22"/>
                <w:szCs w:val="20"/>
              </w:rPr>
              <w:commentReference w:id="751"/>
            </w:r>
          </w:p>
        </w:tc>
      </w:tr>
      <w:tr w:rsidR="00BB3CC3" w:rsidRPr="00B9499D" w14:paraId="0FC179D8" w14:textId="77777777" w:rsidTr="008C7E05">
        <w:trPr>
          <w:ins w:id="752" w:author="Краснова Наталья EXP-300670" w:date="2024-10-07T15:58:00Z"/>
        </w:trPr>
        <w:tc>
          <w:tcPr>
            <w:tcW w:w="1085" w:type="pct"/>
          </w:tcPr>
          <w:p w14:paraId="56423861" w14:textId="2DC22AE2" w:rsidR="00BB3CC3" w:rsidRPr="00544B02" w:rsidRDefault="00BB3CC3" w:rsidP="00BB3CC3">
            <w:pPr>
              <w:pStyle w:val="GOSTTablenorm"/>
              <w:rPr>
                <w:ins w:id="753" w:author="Краснова Наталья EXP-300670" w:date="2024-10-07T15:58:00Z"/>
                <w:szCs w:val="22"/>
              </w:rPr>
            </w:pPr>
            <w:ins w:id="754" w:author="Краснова Наталья EXP-300670" w:date="2024-10-07T15:59:00Z">
              <w:r w:rsidRPr="00544B02">
                <w:rPr>
                  <w:szCs w:val="22"/>
                </w:rPr>
                <w:t>Оператор сравнения</w:t>
              </w:r>
            </w:ins>
          </w:p>
        </w:tc>
        <w:tc>
          <w:tcPr>
            <w:tcW w:w="740" w:type="pct"/>
          </w:tcPr>
          <w:p w14:paraId="4579D05B" w14:textId="7F48532A" w:rsidR="00BB3CC3" w:rsidRPr="00544B02" w:rsidRDefault="00BB3CC3" w:rsidP="00BB3CC3">
            <w:pPr>
              <w:pStyle w:val="GOSTTablenorm"/>
              <w:rPr>
                <w:ins w:id="755" w:author="Краснова Наталья EXP-300670" w:date="2024-10-07T15:58:00Z"/>
                <w:b/>
                <w:szCs w:val="22"/>
              </w:rPr>
            </w:pPr>
            <w:ins w:id="756" w:author="Краснова Наталья EXP-300670" w:date="2024-10-07T15:59:00Z">
              <w:r w:rsidRPr="00544B02">
                <w:rPr>
                  <w:b/>
                  <w:szCs w:val="22"/>
                </w:rPr>
                <w:t>DocFilterParams:</w:t>
              </w:r>
              <w:r w:rsidRPr="00544B02">
                <w:rPr>
                  <w:b/>
                  <w:bCs/>
                  <w:szCs w:val="22"/>
                </w:rPr>
                <w:t>DocDate</w:t>
              </w:r>
              <w:r w:rsidRPr="00544B02">
                <w:rPr>
                  <w:b/>
                  <w:szCs w:val="22"/>
                </w:rPr>
                <w:t>FilterParams:</w:t>
              </w:r>
              <w:r w:rsidRPr="00544B02">
                <w:rPr>
                  <w:szCs w:val="22"/>
                </w:rPr>
                <w:t>operation</w:t>
              </w:r>
            </w:ins>
          </w:p>
        </w:tc>
        <w:tc>
          <w:tcPr>
            <w:tcW w:w="493" w:type="pct"/>
          </w:tcPr>
          <w:p w14:paraId="6D3B1B35" w14:textId="044A40F0" w:rsidR="00BB3CC3" w:rsidRPr="00544B02" w:rsidRDefault="00BB3CC3" w:rsidP="00BB3CC3">
            <w:pPr>
              <w:ind w:firstLine="30"/>
              <w:rPr>
                <w:ins w:id="757" w:author="Краснова Наталья EXP-300670" w:date="2024-10-07T15:58:00Z"/>
                <w:sz w:val="22"/>
                <w:szCs w:val="22"/>
              </w:rPr>
            </w:pPr>
            <w:ins w:id="758" w:author="Краснова Наталья EXP-300670" w:date="2024-10-07T15:59:00Z">
              <w:r w:rsidRPr="00544B02">
                <w:rPr>
                  <w:sz w:val="22"/>
                  <w:szCs w:val="22"/>
                </w:rPr>
                <w:t>Строка</w:t>
              </w:r>
            </w:ins>
          </w:p>
        </w:tc>
        <w:tc>
          <w:tcPr>
            <w:tcW w:w="276" w:type="pct"/>
          </w:tcPr>
          <w:p w14:paraId="0F8FAC87" w14:textId="2FA9E45F" w:rsidR="00BB3CC3" w:rsidRPr="00544B02" w:rsidRDefault="00BB3CC3" w:rsidP="00BB3CC3">
            <w:pPr>
              <w:ind w:firstLine="30"/>
              <w:rPr>
                <w:ins w:id="759" w:author="Краснова Наталья EXP-300670" w:date="2024-10-07T15:58:00Z"/>
                <w:sz w:val="22"/>
                <w:szCs w:val="22"/>
              </w:rPr>
            </w:pPr>
            <w:ins w:id="760" w:author="Краснова Наталья EXP-300670" w:date="2024-10-07T15:59:00Z">
              <w:r w:rsidRPr="00544B02">
                <w:rPr>
                  <w:sz w:val="22"/>
                  <w:szCs w:val="22"/>
                </w:rPr>
                <w:t>Да</w:t>
              </w:r>
            </w:ins>
          </w:p>
        </w:tc>
        <w:tc>
          <w:tcPr>
            <w:tcW w:w="311" w:type="pct"/>
          </w:tcPr>
          <w:p w14:paraId="15DA7CA7" w14:textId="3C6018AB" w:rsidR="00BB3CC3" w:rsidRPr="00544B02" w:rsidRDefault="00BB3CC3" w:rsidP="00BB3CC3">
            <w:pPr>
              <w:ind w:firstLine="30"/>
              <w:rPr>
                <w:ins w:id="761" w:author="Краснова Наталья EXP-300670" w:date="2024-10-07T15:58:00Z"/>
                <w:sz w:val="22"/>
                <w:szCs w:val="22"/>
              </w:rPr>
            </w:pPr>
            <w:ins w:id="762" w:author="Краснова Наталья EXP-300670" w:date="2024-10-07T15:59:00Z">
              <w:r w:rsidRPr="00544B02">
                <w:rPr>
                  <w:sz w:val="22"/>
                  <w:szCs w:val="22"/>
                </w:rPr>
                <w:t>=10</w:t>
              </w:r>
            </w:ins>
          </w:p>
        </w:tc>
        <w:tc>
          <w:tcPr>
            <w:tcW w:w="2095" w:type="pct"/>
          </w:tcPr>
          <w:p w14:paraId="60E2E3DC" w14:textId="51C4A059" w:rsidR="00BB3CC3" w:rsidRPr="00544B02" w:rsidRDefault="00BB3CC3" w:rsidP="00BB3CC3">
            <w:pPr>
              <w:pStyle w:val="GOSTTablenorm"/>
              <w:rPr>
                <w:ins w:id="763" w:author="Краснова Наталья EXP-300670" w:date="2024-10-07T15:59:00Z"/>
                <w:szCs w:val="22"/>
              </w:rPr>
            </w:pPr>
            <w:ins w:id="764" w:author="Краснова Наталья EXP-300670" w:date="2024-10-07T15:59:00Z">
              <w:r w:rsidRPr="00544B02">
                <w:rPr>
                  <w:szCs w:val="22"/>
                </w:rPr>
                <w:t>Значение оператора, применяемого к указанному значению даты документа-основания.</w:t>
              </w:r>
            </w:ins>
          </w:p>
          <w:p w14:paraId="541C36DF" w14:textId="1A259ACA" w:rsidR="00BB3CC3" w:rsidRPr="00544B02" w:rsidRDefault="00BB3CC3" w:rsidP="00BB3CC3">
            <w:pPr>
              <w:pStyle w:val="GOSTTablenorm"/>
              <w:rPr>
                <w:ins w:id="765" w:author="Краснова Наталья EXP-300670" w:date="2024-10-07T15:59:00Z"/>
                <w:szCs w:val="22"/>
              </w:rPr>
            </w:pPr>
            <w:ins w:id="766" w:author="Краснова Наталья EXP-300670" w:date="2024-10-07T16:06:00Z">
              <w:r w:rsidRPr="00544B02">
                <w:rPr>
                  <w:szCs w:val="22"/>
                </w:rPr>
                <w:t>Возможные значения (описание приведено в таблице 11 п. 7.7 том 1):</w:t>
              </w:r>
            </w:ins>
          </w:p>
          <w:p w14:paraId="3C058AAE" w14:textId="77777777" w:rsidR="00BB3CC3" w:rsidRPr="00544B02" w:rsidRDefault="00BB3CC3" w:rsidP="00BB3CC3">
            <w:pPr>
              <w:pStyle w:val="GOSTTableListMark1"/>
              <w:numPr>
                <w:ilvl w:val="0"/>
                <w:numId w:val="1"/>
              </w:numPr>
              <w:rPr>
                <w:ins w:id="767" w:author="Краснова Наталья EXP-300670" w:date="2024-10-07T15:59:00Z"/>
                <w:szCs w:val="22"/>
              </w:rPr>
            </w:pPr>
            <w:ins w:id="768" w:author="Краснова Наталья EXP-300670" w:date="2024-10-07T15:59:00Z">
              <w:r w:rsidRPr="00544B02">
                <w:rPr>
                  <w:szCs w:val="22"/>
                </w:rPr>
                <w:t>&lt; (меньше);</w:t>
              </w:r>
            </w:ins>
          </w:p>
          <w:p w14:paraId="3BA60B74" w14:textId="77777777" w:rsidR="00BB3CC3" w:rsidRPr="00544B02" w:rsidRDefault="00BB3CC3" w:rsidP="00BB3CC3">
            <w:pPr>
              <w:pStyle w:val="GOSTTableListMark1"/>
              <w:numPr>
                <w:ilvl w:val="0"/>
                <w:numId w:val="1"/>
              </w:numPr>
              <w:rPr>
                <w:ins w:id="769" w:author="Краснова Наталья EXP-300670" w:date="2024-10-07T15:59:00Z"/>
                <w:szCs w:val="22"/>
              </w:rPr>
            </w:pPr>
            <w:ins w:id="770" w:author="Краснова Наталья EXP-300670" w:date="2024-10-07T15:59:00Z">
              <w:r w:rsidRPr="00544B02">
                <w:rPr>
                  <w:szCs w:val="22"/>
                </w:rPr>
                <w:t>&gt; (больше);</w:t>
              </w:r>
            </w:ins>
          </w:p>
          <w:p w14:paraId="6C123D9A" w14:textId="77777777" w:rsidR="00BB3CC3" w:rsidRPr="00544B02" w:rsidRDefault="00BB3CC3" w:rsidP="00BB3CC3">
            <w:pPr>
              <w:pStyle w:val="GOSTTableListMark1"/>
              <w:numPr>
                <w:ilvl w:val="0"/>
                <w:numId w:val="1"/>
              </w:numPr>
              <w:rPr>
                <w:ins w:id="771" w:author="Краснова Наталья EXP-300670" w:date="2024-10-07T15:59:00Z"/>
                <w:szCs w:val="22"/>
              </w:rPr>
            </w:pPr>
            <w:ins w:id="772" w:author="Краснова Наталья EXP-300670" w:date="2024-10-07T15:59:00Z">
              <w:r w:rsidRPr="00544B02">
                <w:rPr>
                  <w:szCs w:val="22"/>
                </w:rPr>
                <w:t>&lt;= (меньше либо равно);</w:t>
              </w:r>
            </w:ins>
          </w:p>
          <w:p w14:paraId="12D21C55" w14:textId="77777777" w:rsidR="00BB3CC3" w:rsidRPr="00544B02" w:rsidRDefault="00BB3CC3" w:rsidP="00BB3CC3">
            <w:pPr>
              <w:pStyle w:val="GOSTTableListMark1"/>
              <w:numPr>
                <w:ilvl w:val="0"/>
                <w:numId w:val="1"/>
              </w:numPr>
              <w:rPr>
                <w:ins w:id="773" w:author="Краснова Наталья EXP-300670" w:date="2024-10-07T15:59:00Z"/>
                <w:szCs w:val="22"/>
              </w:rPr>
            </w:pPr>
            <w:ins w:id="774" w:author="Краснова Наталья EXP-300670" w:date="2024-10-07T15:59:00Z">
              <w:r w:rsidRPr="00544B02">
                <w:rPr>
                  <w:szCs w:val="22"/>
                </w:rPr>
                <w:t>&gt;= (больше либо равно);</w:t>
              </w:r>
            </w:ins>
          </w:p>
          <w:p w14:paraId="2195A533" w14:textId="142A3079" w:rsidR="00BB3CC3" w:rsidRPr="00544B02" w:rsidRDefault="00BB3CC3" w:rsidP="00BB3CC3">
            <w:pPr>
              <w:pStyle w:val="GOSTTableListMark1"/>
              <w:numPr>
                <w:ilvl w:val="0"/>
                <w:numId w:val="1"/>
              </w:numPr>
              <w:rPr>
                <w:ins w:id="775" w:author="Краснова Наталья EXP-300670" w:date="2024-10-07T15:59:00Z"/>
                <w:szCs w:val="22"/>
              </w:rPr>
            </w:pPr>
            <w:ins w:id="776" w:author="Краснова Наталья EXP-300670" w:date="2024-10-07T15:59:00Z">
              <w:r w:rsidRPr="00544B02">
                <w:rPr>
                  <w:szCs w:val="22"/>
                </w:rPr>
                <w:t>= (равно)</w:t>
              </w:r>
            </w:ins>
            <w:r>
              <w:rPr>
                <w:szCs w:val="22"/>
              </w:rPr>
              <w:t>;</w:t>
            </w:r>
          </w:p>
          <w:p w14:paraId="79ECE2B0" w14:textId="04EF5179" w:rsidR="00BB3CC3" w:rsidRPr="00544B02" w:rsidRDefault="00BB3CC3" w:rsidP="00BB3CC3">
            <w:pPr>
              <w:pStyle w:val="GOSTTableListMark1"/>
              <w:numPr>
                <w:ilvl w:val="0"/>
                <w:numId w:val="1"/>
              </w:numPr>
              <w:rPr>
                <w:ins w:id="777" w:author="Краснова Наталья EXP-300670" w:date="2024-10-07T15:58:00Z"/>
                <w:szCs w:val="22"/>
              </w:rPr>
            </w:pPr>
            <w:ins w:id="778" w:author="Краснова Наталья EXP-300670" w:date="2024-10-07T15:59:00Z">
              <w:r w:rsidRPr="00544B02">
                <w:rPr>
                  <w:szCs w:val="22"/>
                </w:rPr>
                <w:t>between (отбор данных в пределах указанного диапазона, включая его крайние значения)</w:t>
              </w:r>
            </w:ins>
          </w:p>
        </w:tc>
      </w:tr>
      <w:tr w:rsidR="00BB3CC3" w:rsidRPr="00B9499D" w14:paraId="1BD0A5AC" w14:textId="77777777" w:rsidTr="008C7E05">
        <w:trPr>
          <w:ins w:id="779" w:author="Краснова Наталья EXP-300670" w:date="2024-10-07T15:58:00Z"/>
        </w:trPr>
        <w:tc>
          <w:tcPr>
            <w:tcW w:w="1085" w:type="pct"/>
          </w:tcPr>
          <w:p w14:paraId="7D3BB316" w14:textId="23AAD84C" w:rsidR="00BB3CC3" w:rsidRPr="00E45C52" w:rsidRDefault="00BB3CC3" w:rsidP="00BB3CC3">
            <w:pPr>
              <w:pStyle w:val="GOSTTablenorm"/>
              <w:rPr>
                <w:ins w:id="780" w:author="Краснова Наталья EXP-300670" w:date="2024-10-07T15:58:00Z"/>
                <w:b/>
                <w:szCs w:val="22"/>
              </w:rPr>
            </w:pPr>
            <w:ins w:id="781" w:author="Краснова Наталья EXP-300670" w:date="2024-10-07T15:59:00Z">
              <w:r w:rsidRPr="00E45C52">
                <w:rPr>
                  <w:b/>
                  <w:color w:val="000000"/>
                  <w:szCs w:val="22"/>
                </w:rPr>
                <w:t>Параметры сортировки данных</w:t>
              </w:r>
            </w:ins>
          </w:p>
        </w:tc>
        <w:tc>
          <w:tcPr>
            <w:tcW w:w="740" w:type="pct"/>
          </w:tcPr>
          <w:p w14:paraId="76524E8C" w14:textId="6C388F88" w:rsidR="00BB3CC3" w:rsidRPr="00E45C52" w:rsidRDefault="00BB3CC3" w:rsidP="00BB3CC3">
            <w:pPr>
              <w:pStyle w:val="GOSTTablenorm"/>
              <w:rPr>
                <w:ins w:id="782" w:author="Краснова Наталья EXP-300670" w:date="2024-10-07T15:58:00Z"/>
                <w:b/>
                <w:szCs w:val="22"/>
              </w:rPr>
            </w:pPr>
            <w:ins w:id="783" w:author="Краснова Наталья EXP-300670" w:date="2024-10-07T15:59:00Z">
              <w:r w:rsidRPr="00E45C52">
                <w:rPr>
                  <w:b/>
                  <w:color w:val="000000"/>
                  <w:szCs w:val="22"/>
                </w:rPr>
                <w:t>SortParams</w:t>
              </w:r>
            </w:ins>
          </w:p>
        </w:tc>
        <w:tc>
          <w:tcPr>
            <w:tcW w:w="493" w:type="pct"/>
          </w:tcPr>
          <w:p w14:paraId="4E9C3EEE" w14:textId="50E74FE3" w:rsidR="00BB3CC3" w:rsidRPr="00544B02" w:rsidRDefault="00BB3CC3" w:rsidP="00BB3CC3">
            <w:pPr>
              <w:ind w:firstLine="30"/>
              <w:rPr>
                <w:ins w:id="784" w:author="Краснова Наталья EXP-300670" w:date="2024-10-07T15:58:00Z"/>
                <w:sz w:val="22"/>
                <w:szCs w:val="22"/>
              </w:rPr>
            </w:pPr>
            <w:ins w:id="785" w:author="Краснова Наталья EXP-300670" w:date="2024-10-07T15:59:00Z">
              <w:r w:rsidRPr="00544B02">
                <w:rPr>
                  <w:color w:val="000000"/>
                  <w:sz w:val="22"/>
                  <w:szCs w:val="22"/>
                </w:rPr>
                <w:t>Массив</w:t>
              </w:r>
            </w:ins>
          </w:p>
        </w:tc>
        <w:tc>
          <w:tcPr>
            <w:tcW w:w="276" w:type="pct"/>
          </w:tcPr>
          <w:p w14:paraId="5B2703DB" w14:textId="54F09E7E" w:rsidR="00BB3CC3" w:rsidRPr="00544B02" w:rsidRDefault="00BB3CC3" w:rsidP="00BB3CC3">
            <w:pPr>
              <w:ind w:firstLine="30"/>
              <w:rPr>
                <w:ins w:id="786" w:author="Краснова Наталья EXP-300670" w:date="2024-10-07T15:58:00Z"/>
                <w:sz w:val="22"/>
                <w:szCs w:val="22"/>
              </w:rPr>
            </w:pPr>
            <w:ins w:id="787" w:author="Краснова Наталья EXP-300670" w:date="2024-10-07T15:59:00Z">
              <w:r w:rsidRPr="00544B02">
                <w:rPr>
                  <w:color w:val="000000"/>
                  <w:sz w:val="22"/>
                  <w:szCs w:val="22"/>
                </w:rPr>
                <w:t>Нет</w:t>
              </w:r>
            </w:ins>
          </w:p>
        </w:tc>
        <w:tc>
          <w:tcPr>
            <w:tcW w:w="311" w:type="pct"/>
          </w:tcPr>
          <w:p w14:paraId="02CBC8C5" w14:textId="4D9F1F14" w:rsidR="00BB3CC3" w:rsidRPr="00544B02" w:rsidRDefault="00BB3CC3" w:rsidP="00BB3CC3">
            <w:pPr>
              <w:ind w:firstLine="30"/>
              <w:rPr>
                <w:ins w:id="788" w:author="Краснова Наталья EXP-300670" w:date="2024-10-07T15:58:00Z"/>
                <w:sz w:val="22"/>
                <w:szCs w:val="22"/>
              </w:rPr>
            </w:pPr>
            <w:ins w:id="789" w:author="Краснова Наталья EXP-300670" w:date="2024-10-07T15:59:00Z">
              <w:r w:rsidRPr="00544B02">
                <w:rPr>
                  <w:color w:val="000000"/>
                  <w:sz w:val="22"/>
                  <w:szCs w:val="22"/>
                </w:rPr>
                <w:t>-</w:t>
              </w:r>
            </w:ins>
          </w:p>
        </w:tc>
        <w:tc>
          <w:tcPr>
            <w:tcW w:w="2095" w:type="pct"/>
          </w:tcPr>
          <w:p w14:paraId="6C154E6B" w14:textId="150AC8B0" w:rsidR="00BB3CC3" w:rsidRPr="00544B02" w:rsidRDefault="00BB3CC3" w:rsidP="00BB3CC3">
            <w:pPr>
              <w:pStyle w:val="GOSTTablenorm"/>
              <w:rPr>
                <w:ins w:id="790" w:author="Краснова Наталья EXP-300670" w:date="2024-10-07T15:59:00Z"/>
              </w:rPr>
            </w:pPr>
            <w:ins w:id="791" w:author="Краснова Наталья EXP-300670" w:date="2024-10-07T15:59:00Z">
              <w:r w:rsidRPr="00544B02">
                <w:t xml:space="preserve">Указываются параметры сортировки данных </w:t>
              </w:r>
              <w:del w:id="792" w:author="Сатлер Марина Викторовна" w:date="2025-07-04T14:56:00Z">
                <w:r w:rsidRPr="00544B02" w:rsidDel="002E172A">
                  <w:delText>по дате отражения операции в учете и/или дате ввода в действие</w:delText>
                </w:r>
              </w:del>
            </w:ins>
            <w:ins w:id="793" w:author="Сатлер Марина Викторовна" w:date="2025-07-04T14:56:00Z">
              <w:r>
                <w:t>в ответе</w:t>
              </w:r>
            </w:ins>
            <w:ins w:id="794" w:author="Краснова Наталья EXP-300670" w:date="2024-10-07T15:59:00Z">
              <w:r w:rsidRPr="00544B02">
                <w:t>.</w:t>
              </w:r>
            </w:ins>
          </w:p>
          <w:p w14:paraId="086E594F" w14:textId="77777777" w:rsidR="00BB3CC3" w:rsidRPr="00544B02" w:rsidRDefault="00BB3CC3" w:rsidP="00BB3CC3">
            <w:pPr>
              <w:pStyle w:val="GOSTTablenorm"/>
              <w:rPr>
                <w:ins w:id="795" w:author="Краснова Наталья EXP-300670" w:date="2024-10-07T15:59:00Z"/>
              </w:rPr>
            </w:pPr>
            <w:ins w:id="796" w:author="Краснова Наталья EXP-300670" w:date="2024-10-07T15:59:00Z">
              <w:r w:rsidRPr="00544B02">
                <w:lastRenderedPageBreak/>
                <w:t>В случае заполнения параметров сортировки, для каждого параметра обязательны для заполнения:</w:t>
              </w:r>
            </w:ins>
          </w:p>
          <w:p w14:paraId="0C64D7B0" w14:textId="77777777" w:rsidR="00BB3CC3" w:rsidRPr="00544B02" w:rsidRDefault="00BB3CC3" w:rsidP="00BB3CC3">
            <w:pPr>
              <w:pStyle w:val="GOSTTableListMark1"/>
              <w:numPr>
                <w:ilvl w:val="0"/>
                <w:numId w:val="1"/>
              </w:numPr>
              <w:rPr>
                <w:ins w:id="797" w:author="Краснова Наталья EXP-300670" w:date="2024-10-07T15:59:00Z"/>
                <w:szCs w:val="22"/>
              </w:rPr>
            </w:pPr>
            <w:ins w:id="798" w:author="Краснова Наталья EXP-300670" w:date="2024-10-07T15:59:00Z">
              <w:r w:rsidRPr="00544B02">
                <w:rPr>
                  <w:szCs w:val="22"/>
                </w:rPr>
                <w:t>Вариант сортировки;</w:t>
              </w:r>
            </w:ins>
          </w:p>
          <w:p w14:paraId="13B31FF5" w14:textId="77777777" w:rsidR="00BB3CC3" w:rsidRPr="00544B02" w:rsidRDefault="00BB3CC3" w:rsidP="00BB3CC3">
            <w:pPr>
              <w:pStyle w:val="GOSTTableListMark1"/>
              <w:numPr>
                <w:ilvl w:val="0"/>
                <w:numId w:val="1"/>
              </w:numPr>
              <w:rPr>
                <w:ins w:id="799" w:author="Краснова Наталья EXP-300670" w:date="2024-10-07T15:59:00Z"/>
                <w:color w:val="000000"/>
                <w:szCs w:val="22"/>
              </w:rPr>
            </w:pPr>
            <w:ins w:id="800" w:author="Краснова Наталья EXP-300670" w:date="2024-10-07T15:59:00Z">
              <w:r w:rsidRPr="00544B02">
                <w:rPr>
                  <w:szCs w:val="22"/>
                </w:rPr>
                <w:t>Направление сортировки</w:t>
              </w:r>
              <w:r w:rsidRPr="00544B02">
                <w:rPr>
                  <w:color w:val="000000"/>
                  <w:szCs w:val="22"/>
                </w:rPr>
                <w:t>.</w:t>
              </w:r>
            </w:ins>
          </w:p>
          <w:p w14:paraId="59DDA323" w14:textId="65FF1015" w:rsidR="00BB3CC3" w:rsidRPr="00544B02" w:rsidRDefault="00BB3CC3" w:rsidP="00BB3CC3">
            <w:pPr>
              <w:pStyle w:val="GOSTTablenorm"/>
              <w:rPr>
                <w:ins w:id="801" w:author="Краснова Наталья EXP-300670" w:date="2024-10-07T15:59:00Z"/>
              </w:rPr>
            </w:pPr>
            <w:ins w:id="802" w:author="Краснова Наталья EXP-300670" w:date="2024-10-07T15:59:00Z">
              <w:del w:id="803" w:author="Сатлер Марина Викторовна" w:date="2025-07-04T14:57:00Z">
                <w:r w:rsidRPr="00544B02" w:rsidDel="002E172A">
                  <w:delText>В случае, е</w:delText>
                </w:r>
              </w:del>
            </w:ins>
            <w:ins w:id="804" w:author="Сатлер Марина Викторовна" w:date="2025-07-04T14:57:00Z">
              <w:r>
                <w:t>Е</w:t>
              </w:r>
            </w:ins>
            <w:ins w:id="805" w:author="Краснова Наталья EXP-300670" w:date="2024-10-07T15:59:00Z">
              <w:r w:rsidRPr="00544B02">
                <w:t xml:space="preserve">сли </w:t>
              </w:r>
            </w:ins>
            <w:ins w:id="806" w:author="Сатлер Марина Викторовна" w:date="2025-07-04T14:57:00Z">
              <w:r w:rsidRPr="00FE4D0D">
                <w:t xml:space="preserve">при </w:t>
              </w:r>
              <w:r w:rsidRPr="00FE4D0D">
                <w:rPr>
                  <w:szCs w:val="22"/>
                  <w:lang w:val="en-US"/>
                </w:rPr>
                <w:t>Documents</w:t>
              </w:r>
              <w:r w:rsidRPr="00FE4D0D">
                <w:t xml:space="preserve"> = 1 (необходимы атрибуты документов)</w:t>
              </w:r>
              <w:r>
                <w:t xml:space="preserve"> </w:t>
              </w:r>
            </w:ins>
            <w:ins w:id="807" w:author="Краснова Наталья EXP-300670" w:date="2024-10-07T15:59:00Z">
              <w:r w:rsidRPr="00544B02">
                <w:t>параметры сортировки не заданы, то по умолчанию выполняется сортировка по убыванию по дате отражения в учете.</w:t>
              </w:r>
            </w:ins>
            <w:ins w:id="808" w:author="Сатлер Марина Викторовна" w:date="2025-07-04T14:58:00Z">
              <w:r>
                <w:t xml:space="preserve"> Если при </w:t>
              </w:r>
              <w:r w:rsidRPr="00FE4D0D">
                <w:rPr>
                  <w:szCs w:val="22"/>
                  <w:lang w:val="en-US"/>
                </w:rPr>
                <w:t>Documents</w:t>
              </w:r>
              <w:r w:rsidRPr="00FE4D0D">
                <w:rPr>
                  <w:szCs w:val="22"/>
                </w:rPr>
                <w:t xml:space="preserve"> = 0</w:t>
              </w:r>
              <w:r>
                <w:rPr>
                  <w:szCs w:val="22"/>
                </w:rPr>
                <w:t xml:space="preserve"> </w:t>
              </w:r>
              <w:r>
                <w:t>(н</w:t>
              </w:r>
              <w:r w:rsidRPr="36854D62">
                <w:t xml:space="preserve">еобходимы только </w:t>
              </w:r>
              <w:r>
                <w:t xml:space="preserve">атрибуты счетов) </w:t>
              </w:r>
              <w:r w:rsidRPr="00544B02">
                <w:t>параметры сортировки не заданы, то</w:t>
              </w:r>
              <w:r>
                <w:t xml:space="preserve"> сортировка не выполняется.</w:t>
              </w:r>
            </w:ins>
          </w:p>
          <w:p w14:paraId="5EE1E9BB" w14:textId="10254B6A" w:rsidR="00BB3CC3" w:rsidRPr="00544B02" w:rsidRDefault="00BB3CC3" w:rsidP="00BB3CC3">
            <w:pPr>
              <w:pStyle w:val="GOSTTablenorm"/>
              <w:rPr>
                <w:ins w:id="809" w:author="Краснова Наталья EXP-300670" w:date="2024-10-07T15:58:00Z"/>
              </w:rPr>
            </w:pPr>
            <w:ins w:id="810" w:author="Краснова Наталья EXP-300670" w:date="2024-10-07T15:59:00Z">
              <w:r w:rsidRPr="00544B02">
                <w:t xml:space="preserve">При указании нескольких значений, указанные значения объединяются логическим «И», </w:t>
              </w:r>
            </w:ins>
            <w:ins w:id="811" w:author="Сатлер Марина Викторовна" w:date="2025-07-04T14:59:00Z">
              <w:r>
                <w:t xml:space="preserve">очередность </w:t>
              </w:r>
            </w:ins>
            <w:ins w:id="812" w:author="Краснова Наталья EXP-300670" w:date="2024-10-07T15:59:00Z">
              <w:r w:rsidRPr="00544B02">
                <w:t>сортировк</w:t>
              </w:r>
              <w:del w:id="813" w:author="Сатлер Марина Викторовна" w:date="2025-07-04T15:00:00Z">
                <w:r w:rsidRPr="00544B02" w:rsidDel="002E172A">
                  <w:delText>а</w:delText>
                </w:r>
              </w:del>
            </w:ins>
            <w:ins w:id="814" w:author="Сатлер Марина Викторовна" w:date="2025-07-04T15:00:00Z">
              <w:r>
                <w:t>и</w:t>
              </w:r>
            </w:ins>
            <w:ins w:id="815" w:author="Краснова Наталья EXP-300670" w:date="2024-10-07T15:59:00Z">
              <w:r w:rsidRPr="00544B02">
                <w:t xml:space="preserve"> </w:t>
              </w:r>
            </w:ins>
            <w:ins w:id="816" w:author="Сатлер Марина Викторовна" w:date="2025-07-04T15:00:00Z">
              <w:r w:rsidRPr="002E172A">
                <w:t>определяется позицией параметра в массиве</w:t>
              </w:r>
            </w:ins>
            <w:ins w:id="817" w:author="Краснова Наталья EXP-300670" w:date="2024-10-07T15:59:00Z">
              <w:del w:id="818" w:author="Сатлер Марина Викторовна" w:date="2025-07-04T15:00:00Z">
                <w:r w:rsidRPr="00544B02" w:rsidDel="002E172A">
                  <w:delText>осуществляется в следующей очередности: дата отражения операции в учете, дата ввода в действие</w:delText>
                </w:r>
              </w:del>
            </w:ins>
          </w:p>
        </w:tc>
      </w:tr>
      <w:tr w:rsidR="00BB3CC3" w:rsidRPr="00B9499D" w14:paraId="064D11C4" w14:textId="77777777" w:rsidTr="008C7E05">
        <w:trPr>
          <w:ins w:id="819" w:author="Краснова Наталья EXP-300670" w:date="2024-10-07T15:58:00Z"/>
        </w:trPr>
        <w:tc>
          <w:tcPr>
            <w:tcW w:w="1085" w:type="pct"/>
          </w:tcPr>
          <w:p w14:paraId="65C8433B" w14:textId="793AF4B2" w:rsidR="00BB3CC3" w:rsidRPr="00544B02" w:rsidRDefault="00BB3CC3" w:rsidP="00BB3CC3">
            <w:pPr>
              <w:pStyle w:val="GOSTTablenorm"/>
              <w:rPr>
                <w:ins w:id="820" w:author="Краснова Наталья EXP-300670" w:date="2024-10-07T15:58:00Z"/>
                <w:szCs w:val="22"/>
              </w:rPr>
            </w:pPr>
            <w:ins w:id="821" w:author="Краснова Наталья EXP-300670" w:date="2024-10-07T15:59:00Z">
              <w:r w:rsidRPr="00544B02">
                <w:rPr>
                  <w:color w:val="000000"/>
                  <w:szCs w:val="22"/>
                </w:rPr>
                <w:lastRenderedPageBreak/>
                <w:t>Вариант сортировки</w:t>
              </w:r>
            </w:ins>
          </w:p>
        </w:tc>
        <w:tc>
          <w:tcPr>
            <w:tcW w:w="740" w:type="pct"/>
          </w:tcPr>
          <w:p w14:paraId="4EC82040" w14:textId="619805DF" w:rsidR="00BB3CC3" w:rsidRPr="00544B02" w:rsidRDefault="00BB3CC3" w:rsidP="00BB3CC3">
            <w:pPr>
              <w:pStyle w:val="GOSTTablenorm"/>
              <w:rPr>
                <w:ins w:id="822" w:author="Краснова Наталья EXP-300670" w:date="2024-10-07T15:58:00Z"/>
                <w:b/>
                <w:szCs w:val="22"/>
              </w:rPr>
            </w:pPr>
            <w:ins w:id="823" w:author="Краснова Наталья EXP-300670" w:date="2024-10-07T15:59:00Z">
              <w:r w:rsidRPr="00E45C52">
                <w:rPr>
                  <w:b/>
                  <w:color w:val="000000"/>
                  <w:szCs w:val="22"/>
                </w:rPr>
                <w:t>SortParams:</w:t>
              </w:r>
              <w:r w:rsidRPr="00544B02">
                <w:rPr>
                  <w:color w:val="000000"/>
                  <w:szCs w:val="22"/>
                </w:rPr>
                <w:t>value</w:t>
              </w:r>
            </w:ins>
          </w:p>
        </w:tc>
        <w:tc>
          <w:tcPr>
            <w:tcW w:w="493" w:type="pct"/>
          </w:tcPr>
          <w:p w14:paraId="6E8A0DB7" w14:textId="202625D0" w:rsidR="00BB3CC3" w:rsidRPr="00544B02" w:rsidRDefault="00BB3CC3" w:rsidP="00BB3CC3">
            <w:pPr>
              <w:ind w:firstLine="30"/>
              <w:rPr>
                <w:ins w:id="824" w:author="Краснова Наталья EXP-300670" w:date="2024-10-07T15:58:00Z"/>
                <w:sz w:val="22"/>
                <w:szCs w:val="22"/>
              </w:rPr>
            </w:pPr>
            <w:ins w:id="825" w:author="Краснова Наталья EXP-300670" w:date="2024-10-07T15:59:00Z">
              <w:r w:rsidRPr="00544B02">
                <w:rPr>
                  <w:color w:val="000000"/>
                  <w:sz w:val="22"/>
                  <w:szCs w:val="22"/>
                </w:rPr>
                <w:t>Строка</w:t>
              </w:r>
            </w:ins>
          </w:p>
        </w:tc>
        <w:tc>
          <w:tcPr>
            <w:tcW w:w="276" w:type="pct"/>
          </w:tcPr>
          <w:p w14:paraId="413D16D9" w14:textId="72856251" w:rsidR="00BB3CC3" w:rsidRPr="00544B02" w:rsidRDefault="00BB3CC3" w:rsidP="00BB3CC3">
            <w:pPr>
              <w:ind w:firstLine="30"/>
              <w:rPr>
                <w:ins w:id="826" w:author="Краснова Наталья EXP-300670" w:date="2024-10-07T15:58:00Z"/>
                <w:sz w:val="22"/>
                <w:szCs w:val="22"/>
              </w:rPr>
            </w:pPr>
            <w:ins w:id="827" w:author="Краснова Наталья EXP-300670" w:date="2024-10-07T15:59:00Z">
              <w:r w:rsidRPr="00544B02">
                <w:rPr>
                  <w:color w:val="000000"/>
                  <w:sz w:val="22"/>
                  <w:szCs w:val="22"/>
                </w:rPr>
                <w:t>Да</w:t>
              </w:r>
            </w:ins>
          </w:p>
        </w:tc>
        <w:tc>
          <w:tcPr>
            <w:tcW w:w="311" w:type="pct"/>
          </w:tcPr>
          <w:p w14:paraId="5FA255ED" w14:textId="6C781CA0" w:rsidR="00BB3CC3" w:rsidRPr="00544B02" w:rsidRDefault="00BB3CC3" w:rsidP="00BB3CC3">
            <w:pPr>
              <w:ind w:firstLine="30"/>
              <w:rPr>
                <w:ins w:id="828" w:author="Краснова Наталья EXP-300670" w:date="2024-10-07T15:58:00Z"/>
                <w:sz w:val="22"/>
                <w:szCs w:val="22"/>
              </w:rPr>
            </w:pPr>
            <w:ins w:id="829" w:author="Краснова Наталья EXP-300670" w:date="2024-10-07T15:59:00Z">
              <w:r w:rsidRPr="00544B02">
                <w:rPr>
                  <w:color w:val="000000"/>
                  <w:sz w:val="22"/>
                  <w:szCs w:val="22"/>
                </w:rPr>
                <w:t>&lt;=1</w:t>
              </w:r>
            </w:ins>
          </w:p>
        </w:tc>
        <w:tc>
          <w:tcPr>
            <w:tcW w:w="2095" w:type="pct"/>
          </w:tcPr>
          <w:p w14:paraId="71C57C89" w14:textId="77777777" w:rsidR="00BB3CC3" w:rsidRPr="00544B02" w:rsidRDefault="00BB3CC3" w:rsidP="00BB3CC3">
            <w:pPr>
              <w:pStyle w:val="GOSTTablenorm"/>
              <w:rPr>
                <w:ins w:id="830" w:author="Краснова Наталья EXP-300670" w:date="2024-10-07T15:59:00Z"/>
              </w:rPr>
            </w:pPr>
            <w:ins w:id="831" w:author="Краснова Наталья EXP-300670" w:date="2024-10-07T15:59:00Z">
              <w:r w:rsidRPr="00544B02">
                <w:t>Указывается вариант сортировки данных.</w:t>
              </w:r>
            </w:ins>
          </w:p>
          <w:p w14:paraId="40477B05" w14:textId="77777777" w:rsidR="00BB3CC3" w:rsidRPr="00544B02" w:rsidRDefault="00BB3CC3" w:rsidP="00BB3CC3">
            <w:pPr>
              <w:pStyle w:val="GOSTTablenorm"/>
              <w:rPr>
                <w:ins w:id="832" w:author="Краснова Наталья EXP-300670" w:date="2024-10-07T15:59:00Z"/>
              </w:rPr>
            </w:pPr>
            <w:ins w:id="833" w:author="Краснова Наталья EXP-300670" w:date="2024-10-07T15:59:00Z">
              <w:r w:rsidRPr="00544B02">
                <w:t>Возможные значения:</w:t>
              </w:r>
            </w:ins>
          </w:p>
          <w:p w14:paraId="11475459" w14:textId="353E30C2" w:rsidR="00BB3CC3" w:rsidRPr="00544B02" w:rsidRDefault="00BB3CC3" w:rsidP="00BB3CC3">
            <w:pPr>
              <w:pStyle w:val="GOSTTableListMark1"/>
              <w:numPr>
                <w:ilvl w:val="0"/>
                <w:numId w:val="1"/>
              </w:numPr>
              <w:rPr>
                <w:ins w:id="834" w:author="Краснова Наталья EXP-300670" w:date="2024-10-07T15:59:00Z"/>
                <w:szCs w:val="22"/>
              </w:rPr>
            </w:pPr>
            <w:ins w:id="835" w:author="Краснова Наталья EXP-300670" w:date="2024-10-07T15:59:00Z">
              <w:r w:rsidRPr="00544B02">
                <w:rPr>
                  <w:szCs w:val="22"/>
                </w:rPr>
                <w:t>SettlDate</w:t>
              </w:r>
              <w:r w:rsidRPr="00544B02">
                <w:rPr>
                  <w:color w:val="000000"/>
                  <w:szCs w:val="22"/>
                </w:rPr>
                <w:t xml:space="preserve"> </w:t>
              </w:r>
            </w:ins>
            <w:r>
              <w:t>–</w:t>
            </w:r>
            <w:ins w:id="836" w:author="Краснова Наталья EXP-300670" w:date="2024-10-07T15:59:00Z">
              <w:r w:rsidRPr="00544B02">
                <w:rPr>
                  <w:color w:val="000000"/>
                  <w:szCs w:val="22"/>
                </w:rPr>
                <w:t xml:space="preserve"> по дате отражения операции в учете;</w:t>
              </w:r>
            </w:ins>
          </w:p>
          <w:p w14:paraId="5BE10A29" w14:textId="3AF85194" w:rsidR="00BB3CC3" w:rsidRPr="000659FD" w:rsidRDefault="00BB3CC3" w:rsidP="00BB3CC3">
            <w:pPr>
              <w:pStyle w:val="GOSTTableListMark1"/>
              <w:numPr>
                <w:ilvl w:val="0"/>
                <w:numId w:val="1"/>
              </w:numPr>
              <w:rPr>
                <w:ins w:id="837" w:author="Сатлер Марина Викторовна" w:date="2025-07-04T15:01:00Z"/>
                <w:szCs w:val="22"/>
              </w:rPr>
            </w:pPr>
            <w:ins w:id="838" w:author="Краснова Наталья EXP-300670" w:date="2024-10-07T15:59:00Z">
              <w:r w:rsidRPr="00544B02">
                <w:rPr>
                  <w:szCs w:val="22"/>
                </w:rPr>
                <w:t>ActivDate</w:t>
              </w:r>
              <w:r w:rsidRPr="00544B02">
                <w:rPr>
                  <w:color w:val="000000"/>
                  <w:szCs w:val="22"/>
                </w:rPr>
                <w:t xml:space="preserve"> </w:t>
              </w:r>
            </w:ins>
            <w:r>
              <w:t>–</w:t>
            </w:r>
            <w:ins w:id="839" w:author="Краснова Наталья EXP-300670" w:date="2024-10-07T15:59:00Z">
              <w:r w:rsidRPr="00544B02">
                <w:rPr>
                  <w:color w:val="000000"/>
                  <w:szCs w:val="22"/>
                </w:rPr>
                <w:t xml:space="preserve"> по дате ввода в действие</w:t>
              </w:r>
            </w:ins>
            <w:ins w:id="840" w:author="Сатлер Марина Викторовна" w:date="2025-07-04T15:01:00Z">
              <w:r>
                <w:rPr>
                  <w:color w:val="000000"/>
                  <w:szCs w:val="22"/>
                </w:rPr>
                <w:t>;</w:t>
              </w:r>
            </w:ins>
          </w:p>
          <w:p w14:paraId="07121F26" w14:textId="77777777" w:rsidR="00BB3CC3" w:rsidRPr="002E172A" w:rsidRDefault="00BB3CC3" w:rsidP="00BB3CC3">
            <w:pPr>
              <w:pStyle w:val="GOSTTableListMark1"/>
              <w:rPr>
                <w:ins w:id="841" w:author="Сатлер Марина Викторовна" w:date="2025-07-04T15:01:00Z"/>
                <w:szCs w:val="22"/>
              </w:rPr>
            </w:pPr>
            <w:ins w:id="842" w:author="Сатлер Марина Викторовна" w:date="2025-07-04T15:01:00Z">
              <w:r w:rsidRPr="002E172A">
                <w:rPr>
                  <w:szCs w:val="22"/>
                </w:rPr>
                <w:t>VisualParams – по значению аналитического признака, указанного в параметрах отображения.</w:t>
              </w:r>
            </w:ins>
          </w:p>
          <w:p w14:paraId="61DD5119" w14:textId="77777777" w:rsidR="00BB3CC3" w:rsidRPr="002E172A" w:rsidRDefault="00BB3CC3" w:rsidP="00BB3CC3">
            <w:pPr>
              <w:pStyle w:val="GOSTTablenorm"/>
              <w:rPr>
                <w:ins w:id="843" w:author="Сатлер Марина Викторовна" w:date="2025-07-04T15:02:00Z"/>
              </w:rPr>
            </w:pPr>
            <w:ins w:id="844" w:author="Сатлер Марина Викторовна" w:date="2025-07-04T15:02:00Z">
              <w:r w:rsidRPr="002E172A">
                <w:t>Значения «SettlDate», «ActivDate» могут указываться при Documents = 1 (необходимы атрибуты документов). Если значения «SettlDate», «ActivDate» указаны при Documents = 0 (необходимы только атрибуты счетов), то параметры сортировки по дате игнорируются.</w:t>
              </w:r>
            </w:ins>
          </w:p>
          <w:p w14:paraId="71C74FCB" w14:textId="027D1B21" w:rsidR="00BB3CC3" w:rsidRPr="00544B02" w:rsidRDefault="00BB3CC3" w:rsidP="00BB3CC3">
            <w:pPr>
              <w:pStyle w:val="GOSTTablenorm"/>
              <w:rPr>
                <w:ins w:id="845" w:author="Краснова Наталья EXP-300670" w:date="2024-10-07T15:58:00Z"/>
              </w:rPr>
            </w:pPr>
            <w:ins w:id="846" w:author="Сатлер Марина Викторовна" w:date="2025-07-04T15:02:00Z">
              <w:r w:rsidRPr="002E172A">
                <w:t>Значение «VisualParams» допустимо при любом значении Documents</w:t>
              </w:r>
            </w:ins>
          </w:p>
        </w:tc>
      </w:tr>
      <w:tr w:rsidR="00BB3CC3" w:rsidRPr="00B9499D" w14:paraId="04BAFAF2" w14:textId="77777777" w:rsidTr="008C7E05">
        <w:trPr>
          <w:ins w:id="847" w:author="Краснова Наталья EXP-300670" w:date="2024-10-07T15:58:00Z"/>
        </w:trPr>
        <w:tc>
          <w:tcPr>
            <w:tcW w:w="1085" w:type="pct"/>
          </w:tcPr>
          <w:p w14:paraId="67758CCD" w14:textId="0219C1C1" w:rsidR="00BB3CC3" w:rsidRPr="00544B02" w:rsidRDefault="00BB3CC3" w:rsidP="00BB3CC3">
            <w:pPr>
              <w:pStyle w:val="GOSTTablenorm"/>
              <w:rPr>
                <w:ins w:id="848" w:author="Краснова Наталья EXP-300670" w:date="2024-10-07T15:58:00Z"/>
                <w:szCs w:val="22"/>
              </w:rPr>
            </w:pPr>
            <w:ins w:id="849" w:author="Краснова Наталья EXP-300670" w:date="2024-10-07T15:59:00Z">
              <w:r w:rsidRPr="00544B02">
                <w:rPr>
                  <w:color w:val="000000"/>
                  <w:szCs w:val="22"/>
                </w:rPr>
                <w:t>Направление сортировки</w:t>
              </w:r>
            </w:ins>
          </w:p>
        </w:tc>
        <w:tc>
          <w:tcPr>
            <w:tcW w:w="740" w:type="pct"/>
          </w:tcPr>
          <w:p w14:paraId="23A770F0" w14:textId="312AB433" w:rsidR="00BB3CC3" w:rsidRPr="00544B02" w:rsidRDefault="00BB3CC3" w:rsidP="00BB3CC3">
            <w:pPr>
              <w:pStyle w:val="GOSTTablenorm"/>
              <w:rPr>
                <w:ins w:id="850" w:author="Краснова Наталья EXP-300670" w:date="2024-10-07T15:58:00Z"/>
                <w:b/>
                <w:szCs w:val="22"/>
              </w:rPr>
            </w:pPr>
            <w:ins w:id="851" w:author="Краснова Наталья EXP-300670" w:date="2024-10-07T15:59:00Z">
              <w:r w:rsidRPr="00E45C52">
                <w:rPr>
                  <w:b/>
                  <w:color w:val="000000"/>
                  <w:szCs w:val="22"/>
                </w:rPr>
                <w:t>SortParams:</w:t>
              </w:r>
              <w:r w:rsidRPr="00544B02">
                <w:rPr>
                  <w:color w:val="000000"/>
                  <w:szCs w:val="22"/>
                </w:rPr>
                <w:t>param</w:t>
              </w:r>
            </w:ins>
          </w:p>
        </w:tc>
        <w:tc>
          <w:tcPr>
            <w:tcW w:w="493" w:type="pct"/>
          </w:tcPr>
          <w:p w14:paraId="69A46035" w14:textId="4E4FCD03" w:rsidR="00BB3CC3" w:rsidRPr="00544B02" w:rsidRDefault="00BB3CC3" w:rsidP="00BB3CC3">
            <w:pPr>
              <w:ind w:firstLine="30"/>
              <w:rPr>
                <w:ins w:id="852" w:author="Краснова Наталья EXP-300670" w:date="2024-10-07T15:58:00Z"/>
                <w:sz w:val="22"/>
                <w:szCs w:val="22"/>
              </w:rPr>
            </w:pPr>
            <w:ins w:id="853" w:author="Краснова Наталья EXP-300670" w:date="2024-10-07T15:59:00Z">
              <w:r w:rsidRPr="00544B02">
                <w:rPr>
                  <w:color w:val="000000"/>
                  <w:sz w:val="22"/>
                  <w:szCs w:val="22"/>
                </w:rPr>
                <w:t>Строка</w:t>
              </w:r>
            </w:ins>
          </w:p>
        </w:tc>
        <w:tc>
          <w:tcPr>
            <w:tcW w:w="276" w:type="pct"/>
          </w:tcPr>
          <w:p w14:paraId="620BB3DC" w14:textId="6678DDAE" w:rsidR="00BB3CC3" w:rsidRPr="00544B02" w:rsidRDefault="00BB3CC3" w:rsidP="00BB3CC3">
            <w:pPr>
              <w:ind w:firstLine="30"/>
              <w:rPr>
                <w:ins w:id="854" w:author="Краснова Наталья EXP-300670" w:date="2024-10-07T15:58:00Z"/>
                <w:sz w:val="22"/>
                <w:szCs w:val="22"/>
              </w:rPr>
            </w:pPr>
            <w:ins w:id="855" w:author="Краснова Наталья EXP-300670" w:date="2024-10-07T15:59:00Z">
              <w:r w:rsidRPr="00544B02">
                <w:rPr>
                  <w:color w:val="000000"/>
                  <w:sz w:val="22"/>
                  <w:szCs w:val="22"/>
                </w:rPr>
                <w:t>Да</w:t>
              </w:r>
            </w:ins>
          </w:p>
        </w:tc>
        <w:tc>
          <w:tcPr>
            <w:tcW w:w="311" w:type="pct"/>
          </w:tcPr>
          <w:p w14:paraId="75FFDA42" w14:textId="56EF2893" w:rsidR="00BB3CC3" w:rsidRPr="00544B02" w:rsidRDefault="00BB3CC3" w:rsidP="00BB3CC3">
            <w:pPr>
              <w:ind w:firstLine="30"/>
              <w:rPr>
                <w:ins w:id="856" w:author="Краснова Наталья EXP-300670" w:date="2024-10-07T15:58:00Z"/>
                <w:sz w:val="22"/>
                <w:szCs w:val="22"/>
              </w:rPr>
            </w:pPr>
            <w:ins w:id="857" w:author="Краснова Наталья EXP-300670" w:date="2024-10-07T15:59:00Z">
              <w:r w:rsidRPr="00544B02">
                <w:rPr>
                  <w:color w:val="000000"/>
                  <w:sz w:val="22"/>
                  <w:szCs w:val="22"/>
                </w:rPr>
                <w:t>&lt;=4</w:t>
              </w:r>
            </w:ins>
          </w:p>
        </w:tc>
        <w:tc>
          <w:tcPr>
            <w:tcW w:w="2095" w:type="pct"/>
          </w:tcPr>
          <w:p w14:paraId="37B127B9" w14:textId="77777777" w:rsidR="00BB3CC3" w:rsidRPr="00544B02" w:rsidRDefault="00BB3CC3" w:rsidP="00BB3CC3">
            <w:pPr>
              <w:pStyle w:val="GOSTTablenorm"/>
              <w:rPr>
                <w:ins w:id="858" w:author="Краснова Наталья EXP-300670" w:date="2024-10-07T15:59:00Z"/>
              </w:rPr>
            </w:pPr>
            <w:ins w:id="859" w:author="Краснова Наталья EXP-300670" w:date="2024-10-07T15:59:00Z">
              <w:r w:rsidRPr="00544B02">
                <w:t>Указывается направление сортировки данных.</w:t>
              </w:r>
            </w:ins>
          </w:p>
          <w:p w14:paraId="224DC697" w14:textId="77777777" w:rsidR="00BB3CC3" w:rsidRPr="00544B02" w:rsidRDefault="00BB3CC3" w:rsidP="00BB3CC3">
            <w:pPr>
              <w:pStyle w:val="GOSTTablenorm"/>
              <w:rPr>
                <w:ins w:id="860" w:author="Краснова Наталья EXP-300670" w:date="2024-10-07T15:59:00Z"/>
              </w:rPr>
            </w:pPr>
            <w:ins w:id="861" w:author="Краснова Наталья EXP-300670" w:date="2024-10-07T15:59:00Z">
              <w:r w:rsidRPr="00544B02">
                <w:t>Возможные значения:</w:t>
              </w:r>
            </w:ins>
          </w:p>
          <w:p w14:paraId="1CC8554A" w14:textId="3A3BE984" w:rsidR="00BB3CC3" w:rsidRPr="00544B02" w:rsidRDefault="00BB3CC3" w:rsidP="00BB3CC3">
            <w:pPr>
              <w:pStyle w:val="GOSTTableListMark1"/>
              <w:numPr>
                <w:ilvl w:val="0"/>
                <w:numId w:val="1"/>
              </w:numPr>
              <w:rPr>
                <w:ins w:id="862" w:author="Краснова Наталья EXP-300670" w:date="2024-10-07T15:59:00Z"/>
                <w:szCs w:val="22"/>
              </w:rPr>
            </w:pPr>
            <w:ins w:id="863" w:author="Краснова Наталья EXP-300670" w:date="2024-10-07T15:59:00Z">
              <w:r w:rsidRPr="00544B02">
                <w:rPr>
                  <w:szCs w:val="22"/>
                </w:rPr>
                <w:t xml:space="preserve">asc </w:t>
              </w:r>
            </w:ins>
            <w:r>
              <w:t>–</w:t>
            </w:r>
            <w:ins w:id="864" w:author="Краснова Наталья EXP-300670" w:date="2024-10-07T15:59:00Z">
              <w:r w:rsidRPr="00544B02">
                <w:rPr>
                  <w:szCs w:val="22"/>
                </w:rPr>
                <w:t xml:space="preserve"> по возрастанию значений;</w:t>
              </w:r>
            </w:ins>
          </w:p>
          <w:p w14:paraId="7364FFEC" w14:textId="16C744C5" w:rsidR="00BB3CC3" w:rsidRPr="00544B02" w:rsidRDefault="00BB3CC3" w:rsidP="00BB3CC3">
            <w:pPr>
              <w:pStyle w:val="GOSTTableListMark1"/>
              <w:numPr>
                <w:ilvl w:val="0"/>
                <w:numId w:val="1"/>
              </w:numPr>
              <w:rPr>
                <w:ins w:id="865" w:author="Краснова Наталья EXP-300670" w:date="2024-10-07T15:58:00Z"/>
                <w:szCs w:val="22"/>
              </w:rPr>
            </w:pPr>
            <w:ins w:id="866" w:author="Краснова Наталья EXP-300670" w:date="2024-10-07T15:59:00Z">
              <w:r w:rsidRPr="00544B02">
                <w:rPr>
                  <w:szCs w:val="22"/>
                </w:rPr>
                <w:t xml:space="preserve">desc </w:t>
              </w:r>
            </w:ins>
            <w:r>
              <w:t>–</w:t>
            </w:r>
            <w:ins w:id="867" w:author="Краснова Наталья EXP-300670" w:date="2024-10-07T15:59:00Z">
              <w:r w:rsidRPr="00544B02">
                <w:rPr>
                  <w:szCs w:val="22"/>
                </w:rPr>
                <w:t xml:space="preserve"> по убыванию значений</w:t>
              </w:r>
            </w:ins>
          </w:p>
        </w:tc>
      </w:tr>
      <w:tr w:rsidR="00BB3CC3" w:rsidRPr="00B9499D" w14:paraId="6B0676CC" w14:textId="77777777" w:rsidTr="008C7E05">
        <w:trPr>
          <w:ins w:id="868" w:author="Сатлер Марина Викторовна" w:date="2025-07-04T15:10:00Z"/>
        </w:trPr>
        <w:tc>
          <w:tcPr>
            <w:tcW w:w="1085" w:type="pct"/>
          </w:tcPr>
          <w:p w14:paraId="147E24D1" w14:textId="01B4A561" w:rsidR="00BB3CC3" w:rsidRPr="002E3A4C" w:rsidRDefault="00BB3CC3" w:rsidP="00BB3CC3">
            <w:pPr>
              <w:pStyle w:val="GOSTTablenorm"/>
              <w:rPr>
                <w:ins w:id="869" w:author="Сатлер Марина Викторовна" w:date="2025-07-04T15:10:00Z"/>
              </w:rPr>
            </w:pPr>
            <w:ins w:id="870" w:author="Сатлер Марина Викторовна" w:date="2025-07-04T15:10:00Z">
              <w:r w:rsidRPr="002E3A4C">
                <w:lastRenderedPageBreak/>
                <w:t>Наименование аналитического признака</w:t>
              </w:r>
            </w:ins>
          </w:p>
        </w:tc>
        <w:tc>
          <w:tcPr>
            <w:tcW w:w="740" w:type="pct"/>
          </w:tcPr>
          <w:p w14:paraId="465716F7" w14:textId="0A392B65" w:rsidR="00BB3CC3" w:rsidRPr="002E3A4C" w:rsidRDefault="00BB3CC3" w:rsidP="00BB3CC3">
            <w:pPr>
              <w:pStyle w:val="GOSTTablenorm"/>
              <w:rPr>
                <w:ins w:id="871" w:author="Сатлер Марина Викторовна" w:date="2025-07-04T15:10:00Z"/>
              </w:rPr>
            </w:pPr>
            <w:ins w:id="872" w:author="Сатлер Марина Викторовна" w:date="2025-07-04T15:10:00Z">
              <w:r w:rsidRPr="002E3A4C">
                <w:rPr>
                  <w:b/>
                </w:rPr>
                <w:t>SortParams:</w:t>
              </w:r>
              <w:r w:rsidRPr="002E3A4C">
                <w:t>name</w:t>
              </w:r>
            </w:ins>
          </w:p>
        </w:tc>
        <w:tc>
          <w:tcPr>
            <w:tcW w:w="493" w:type="pct"/>
          </w:tcPr>
          <w:p w14:paraId="1618EA4C" w14:textId="4E427B2A" w:rsidR="00BB3CC3" w:rsidRPr="002E3A4C" w:rsidRDefault="00BB3CC3" w:rsidP="00BB3CC3">
            <w:pPr>
              <w:pStyle w:val="GOSTTablenorm"/>
              <w:rPr>
                <w:ins w:id="873" w:author="Сатлер Марина Викторовна" w:date="2025-07-04T15:10:00Z"/>
              </w:rPr>
            </w:pPr>
            <w:ins w:id="874" w:author="Сатлер Марина Викторовна" w:date="2025-07-04T15:10:00Z">
              <w:r w:rsidRPr="002E3A4C">
                <w:t>Строка</w:t>
              </w:r>
            </w:ins>
          </w:p>
        </w:tc>
        <w:tc>
          <w:tcPr>
            <w:tcW w:w="276" w:type="pct"/>
          </w:tcPr>
          <w:p w14:paraId="54E11843" w14:textId="677BD0F0" w:rsidR="00BB3CC3" w:rsidRPr="002E3A4C" w:rsidRDefault="00BB3CC3" w:rsidP="00BB3CC3">
            <w:pPr>
              <w:pStyle w:val="GOSTTablenorm"/>
              <w:rPr>
                <w:ins w:id="875" w:author="Сатлер Марина Викторовна" w:date="2025-07-04T15:10:00Z"/>
              </w:rPr>
            </w:pPr>
            <w:ins w:id="876" w:author="Сатлер Марина Викторовна" w:date="2025-07-04T15:10:00Z">
              <w:r w:rsidRPr="002E3A4C">
                <w:t>Нет</w:t>
              </w:r>
            </w:ins>
          </w:p>
        </w:tc>
        <w:tc>
          <w:tcPr>
            <w:tcW w:w="311" w:type="pct"/>
          </w:tcPr>
          <w:p w14:paraId="5A6C9416" w14:textId="140B7E2D" w:rsidR="00BB3CC3" w:rsidRPr="002E3A4C" w:rsidRDefault="00BB3CC3" w:rsidP="00BB3CC3">
            <w:pPr>
              <w:pStyle w:val="GOSTTablenorm"/>
              <w:rPr>
                <w:ins w:id="877" w:author="Сатлер Марина Викторовна" w:date="2025-07-04T15:10:00Z"/>
              </w:rPr>
            </w:pPr>
            <w:ins w:id="878" w:author="Сатлер Марина Викторовна" w:date="2025-07-04T15:10:00Z">
              <w:r w:rsidRPr="002E3A4C">
                <w:t>&lt;=100</w:t>
              </w:r>
            </w:ins>
          </w:p>
        </w:tc>
        <w:tc>
          <w:tcPr>
            <w:tcW w:w="2095" w:type="pct"/>
          </w:tcPr>
          <w:p w14:paraId="17F448E9" w14:textId="77777777" w:rsidR="00BB3CC3" w:rsidRPr="002E3A4C" w:rsidRDefault="00BB3CC3" w:rsidP="00BB3CC3">
            <w:pPr>
              <w:pStyle w:val="GOSTTablenorm"/>
              <w:rPr>
                <w:ins w:id="879" w:author="Сатлер Марина Викторовна" w:date="2025-07-04T15:10:00Z"/>
              </w:rPr>
            </w:pPr>
            <w:ins w:id="880" w:author="Сатлер Марина Викторовна" w:date="2025-07-04T15:10:00Z">
              <w:r w:rsidRPr="002E3A4C">
                <w:t>Наименование аналитического признака, по значениям которого требуется выполнить сортировку. Указывается системное наименование в соответствии со справочником «Аналитические признаки» в SVAP.</w:t>
              </w:r>
            </w:ins>
          </w:p>
          <w:p w14:paraId="119DCDD7" w14:textId="77777777" w:rsidR="00BB3CC3" w:rsidRPr="002E3A4C" w:rsidRDefault="00BB3CC3" w:rsidP="00BB3CC3">
            <w:pPr>
              <w:pStyle w:val="GOSTTablenorm"/>
              <w:rPr>
                <w:ins w:id="881" w:author="Сатлер Марина Викторовна" w:date="2025-07-04T15:10:00Z"/>
              </w:rPr>
            </w:pPr>
            <w:ins w:id="882" w:author="Сатлер Марина Викторовна" w:date="2025-07-04T15:10:00Z">
              <w:r w:rsidRPr="002E3A4C">
                <w:t>Обязателен для заполнения, если в параметре «Вариант сортировки» (</w:t>
              </w:r>
              <w:r w:rsidRPr="002E3A4C">
                <w:rPr>
                  <w:b/>
                </w:rPr>
                <w:t>SortParams:</w:t>
              </w:r>
              <w:r w:rsidRPr="002E3A4C">
                <w:t>value) указано значение «VisualParams».</w:t>
              </w:r>
            </w:ins>
          </w:p>
          <w:p w14:paraId="6DEE779C" w14:textId="77777777" w:rsidR="00BB3CC3" w:rsidRPr="002E3A4C" w:rsidRDefault="00BB3CC3" w:rsidP="00BB3CC3">
            <w:pPr>
              <w:pStyle w:val="GOSTTablenorm"/>
              <w:rPr>
                <w:ins w:id="883" w:author="Сатлер Марина Викторовна" w:date="2025-07-04T15:10:00Z"/>
              </w:rPr>
            </w:pPr>
            <w:ins w:id="884" w:author="Сатлер Марина Викторовна" w:date="2025-07-04T15:10:00Z">
              <w:r w:rsidRPr="002E3A4C">
                <w:t>Если указано наименование аналитического признака, отсутствующего в параметрах отображения, то данный параметр сортировки игнорируется.</w:t>
              </w:r>
            </w:ins>
          </w:p>
          <w:p w14:paraId="1279F05A" w14:textId="706F98F3" w:rsidR="00BB3CC3" w:rsidRPr="002E3A4C" w:rsidRDefault="00BB3CC3" w:rsidP="00BB3CC3">
            <w:pPr>
              <w:pStyle w:val="GOSTTablenorm"/>
              <w:rPr>
                <w:ins w:id="885" w:author="Сатлер Марина Викторовна" w:date="2025-07-04T15:10:00Z"/>
              </w:rPr>
            </w:pPr>
            <w:ins w:id="886" w:author="Сатлер Марина Викторовна" w:date="2025-07-04T15:10:00Z">
              <w:r w:rsidRPr="002E3A4C">
                <w:t>Допускается указывать только аналитические признаки, участвующие в расчете балансов. Если указано наименование аналитического признака, не участвующего в расчете балансов (свойства записи учета), то такой параметр сортировки игнорируется</w:t>
              </w:r>
            </w:ins>
          </w:p>
        </w:tc>
      </w:tr>
      <w:tr w:rsidR="00BB3CC3" w:rsidRPr="00B9499D" w14:paraId="2AF49D53" w14:textId="77777777" w:rsidTr="008C7E05">
        <w:tc>
          <w:tcPr>
            <w:tcW w:w="1085" w:type="pct"/>
          </w:tcPr>
          <w:p w14:paraId="66D233AF" w14:textId="77777777" w:rsidR="00BB3CC3" w:rsidRPr="007F05AD" w:rsidRDefault="00BB3CC3" w:rsidP="00BB3CC3">
            <w:pPr>
              <w:pStyle w:val="GOSTTablenorm"/>
              <w:rPr>
                <w:b/>
              </w:rPr>
            </w:pPr>
            <w:r w:rsidRPr="00E7112D">
              <w:rPr>
                <w:b/>
              </w:rPr>
              <w:t>Параметры отображения данных</w:t>
            </w:r>
          </w:p>
        </w:tc>
        <w:tc>
          <w:tcPr>
            <w:tcW w:w="740" w:type="pct"/>
          </w:tcPr>
          <w:p w14:paraId="2915ADF9" w14:textId="77777777" w:rsidR="00BB3CC3" w:rsidRPr="007F05AD" w:rsidRDefault="00BB3CC3" w:rsidP="00BB3CC3">
            <w:pPr>
              <w:pStyle w:val="GOSTTablenorm"/>
              <w:rPr>
                <w:b/>
                <w:lang w:val="en-US"/>
              </w:rPr>
            </w:pPr>
            <w:r w:rsidRPr="00E7112D">
              <w:rPr>
                <w:b/>
                <w:lang w:val="en-US"/>
              </w:rPr>
              <w:t>VisualParams</w:t>
            </w:r>
          </w:p>
        </w:tc>
        <w:tc>
          <w:tcPr>
            <w:tcW w:w="493" w:type="pct"/>
          </w:tcPr>
          <w:p w14:paraId="3FBFE46D" w14:textId="77777777" w:rsidR="00BB3CC3" w:rsidRPr="001D4767" w:rsidRDefault="00BB3CC3" w:rsidP="00BB3CC3">
            <w:pPr>
              <w:pStyle w:val="GOSTTablenorm"/>
            </w:pPr>
            <w:r w:rsidRPr="001D4767">
              <w:t>Вложенный массив</w:t>
            </w:r>
          </w:p>
        </w:tc>
        <w:tc>
          <w:tcPr>
            <w:tcW w:w="276" w:type="pct"/>
          </w:tcPr>
          <w:p w14:paraId="3FAB0190" w14:textId="77777777" w:rsidR="00BB3CC3" w:rsidRPr="000437CC" w:rsidRDefault="00BB3CC3" w:rsidP="00BB3CC3">
            <w:pPr>
              <w:pStyle w:val="GOSTTablenorm"/>
            </w:pPr>
            <w:r w:rsidRPr="000437CC">
              <w:t>Нет</w:t>
            </w:r>
          </w:p>
        </w:tc>
        <w:tc>
          <w:tcPr>
            <w:tcW w:w="311" w:type="pct"/>
          </w:tcPr>
          <w:p w14:paraId="1E67D498" w14:textId="77777777" w:rsidR="00BB3CC3" w:rsidRPr="000437CC" w:rsidRDefault="00BB3CC3" w:rsidP="00BB3CC3">
            <w:pPr>
              <w:pStyle w:val="GOSTTablenorm"/>
              <w:rPr>
                <w:lang w:val="en-US"/>
              </w:rPr>
            </w:pPr>
            <w:r w:rsidRPr="000437CC">
              <w:rPr>
                <w:lang w:val="en-US"/>
              </w:rPr>
              <w:t>&lt;=</w:t>
            </w:r>
            <w:r>
              <w:t>2</w:t>
            </w:r>
            <w:r w:rsidRPr="000437CC">
              <w:rPr>
                <w:lang w:val="en-US"/>
              </w:rPr>
              <w:t>000</w:t>
            </w:r>
          </w:p>
        </w:tc>
        <w:tc>
          <w:tcPr>
            <w:tcW w:w="2095" w:type="pct"/>
          </w:tcPr>
          <w:p w14:paraId="1053988C" w14:textId="77777777" w:rsidR="00BB3CC3" w:rsidRPr="007F05AD" w:rsidRDefault="00BB3CC3" w:rsidP="00BB3CC3">
            <w:pPr>
              <w:pStyle w:val="GOSTTablenorm"/>
            </w:pPr>
            <w:r w:rsidRPr="00E7112D">
              <w:t xml:space="preserve">Перечень аналитических признаков, в разрезе которых требуется в ответе передавать информацию о показателях состояния лицевых счетов. Наименование аналитического признака указывается в соответствии со справочником «Аналитические признаки» в </w:t>
            </w:r>
            <w:r w:rsidRPr="007F05AD">
              <w:t>SVAP</w:t>
            </w:r>
            <w:r w:rsidRPr="00E7112D">
              <w:t>.</w:t>
            </w:r>
          </w:p>
          <w:p w14:paraId="720FF7B7" w14:textId="77777777" w:rsidR="00BB3CC3" w:rsidRPr="00E7112D" w:rsidRDefault="00BB3CC3" w:rsidP="00BB3CC3">
            <w:pPr>
              <w:pStyle w:val="GOSTTablenorm"/>
              <w:rPr>
                <w:ins w:id="887" w:author="Сказецкая Наталья Камилевна" w:date="2023-06-20T20:08:00Z"/>
              </w:rPr>
            </w:pPr>
            <w:r w:rsidRPr="00E7112D">
              <w:t>При Documents = 0 (необходимы только атрибуты счетов)</w:t>
            </w:r>
            <w:ins w:id="888" w:author="Сказецкая Наталья Камилевна" w:date="2023-06-20T20:08:00Z">
              <w:r w:rsidRPr="00E7112D">
                <w:t>:</w:t>
              </w:r>
            </w:ins>
          </w:p>
          <w:p w14:paraId="699F24E9" w14:textId="77777777" w:rsidR="00BB3CC3" w:rsidRPr="000D04D7" w:rsidRDefault="00BB3CC3" w:rsidP="00197DE9">
            <w:pPr>
              <w:pStyle w:val="GOSTTableListMark1"/>
            </w:pPr>
            <w:r>
              <w:t xml:space="preserve">если </w:t>
            </w:r>
            <w:r w:rsidRPr="33249EA7">
              <w:rPr>
                <w:rFonts w:eastAsiaTheme="majorEastAsia"/>
              </w:rPr>
              <w:t>параметры отображения запроса не заданы</w:t>
            </w:r>
            <w:r>
              <w:rPr>
                <w:rFonts w:eastAsiaTheme="majorEastAsia"/>
              </w:rPr>
              <w:t>, то</w:t>
            </w:r>
            <w:r w:rsidRPr="33249EA7">
              <w:rPr>
                <w:rFonts w:eastAsiaTheme="majorEastAsia"/>
              </w:rPr>
              <w:t xml:space="preserve"> ответ будет содержать перечень всех аналитических признаков, входящих в структуру номера счета</w:t>
            </w:r>
            <w:r>
              <w:rPr>
                <w:rFonts w:eastAsiaTheme="majorEastAsia"/>
              </w:rPr>
              <w:t>;</w:t>
            </w:r>
          </w:p>
          <w:p w14:paraId="2E0889E9" w14:textId="72E36D80" w:rsidR="00197DE9" w:rsidRPr="005715F3" w:rsidRDefault="00BB3CC3" w:rsidP="00197DE9">
            <w:pPr>
              <w:pStyle w:val="GOSTTableListMark1"/>
              <w:rPr>
                <w:ins w:id="889" w:author="Сказецкая Наталья Камилевна" w:date="2026-04-14T20:38:00Z"/>
                <w:highlight w:val="green"/>
              </w:rPr>
            </w:pPr>
            <w:del w:id="890" w:author="Сказецкая Наталья Камилевна" w:date="2026-04-14T20:37:00Z">
              <w:r w:rsidDel="00197DE9">
                <w:rPr>
                  <w:rFonts w:eastAsiaTheme="majorEastAsia"/>
                </w:rPr>
                <w:delText>если в параметрах отображения указаны</w:delText>
              </w:r>
              <w:r w:rsidDel="00197DE9">
                <w:delText xml:space="preserve"> аналитические признаки, не участвующие в расчете балансов (свойства записи учета), то они игнорируются при обработке запроса</w:delText>
              </w:r>
            </w:del>
            <w:ins w:id="891" w:author="Сказецкая Наталья Камилевна" w:date="2026-04-14T20:38:00Z">
              <w:r w:rsidR="00197DE9" w:rsidRPr="005715F3">
                <w:rPr>
                  <w:highlight w:val="green"/>
                </w:rPr>
                <w:t>если в срезе с идентификатором, указанным в параметре SliceId, нет аналитического признака, указанного в VisualParams, то в результате вернется пусто в значении данного аналитического признака;</w:t>
              </w:r>
            </w:ins>
          </w:p>
          <w:p w14:paraId="1957DB2F" w14:textId="40D65EBB" w:rsidR="00BB3CC3" w:rsidRPr="00197DE9" w:rsidRDefault="00197DE9" w:rsidP="00197DE9">
            <w:pPr>
              <w:pStyle w:val="GOSTTableListMark1"/>
              <w:rPr>
                <w:highlight w:val="green"/>
              </w:rPr>
            </w:pPr>
            <w:ins w:id="892" w:author="Сказецкая Наталья Камилевна" w:date="2026-04-14T20:38:00Z">
              <w:r w:rsidRPr="005715F3">
                <w:rPr>
                  <w:highlight w:val="green"/>
                </w:rPr>
                <w:lastRenderedPageBreak/>
                <w:t xml:space="preserve">если идентификатор среза не указан в запросе, а в VisualParams </w:t>
              </w:r>
              <w:r>
                <w:rPr>
                  <w:highlight w:val="green"/>
                </w:rPr>
                <w:t>передан</w:t>
              </w:r>
              <w:r w:rsidRPr="005715F3">
                <w:rPr>
                  <w:highlight w:val="green"/>
                </w:rPr>
                <w:t xml:space="preserve"> аналитический признак, не входящий ни в один из срезов (системный и специальные), </w:t>
              </w:r>
              <w:commentRangeStart w:id="893"/>
              <w:r w:rsidRPr="005715F3">
                <w:rPr>
                  <w:highlight w:val="green"/>
                </w:rPr>
                <w:t>то</w:t>
              </w:r>
              <w:r>
                <w:rPr>
                  <w:highlight w:val="green"/>
                </w:rPr>
                <w:t xml:space="preserve"> </w:t>
              </w:r>
              <w:r w:rsidRPr="005715F3">
                <w:rPr>
                  <w:highlight w:val="green"/>
                </w:rPr>
                <w:t>в результате вернется пусто в значении данного аналитического признака</w:t>
              </w:r>
              <w:commentRangeEnd w:id="893"/>
              <w:r w:rsidRPr="005715F3">
                <w:rPr>
                  <w:rStyle w:val="affa"/>
                  <w:highlight w:val="green"/>
                </w:rPr>
                <w:commentReference w:id="893"/>
              </w:r>
            </w:ins>
            <w:r w:rsidR="00BB3CC3" w:rsidRPr="00197DE9">
              <w:rPr>
                <w:rFonts w:eastAsiaTheme="majorEastAsia"/>
              </w:rPr>
              <w:t>.</w:t>
            </w:r>
          </w:p>
          <w:p w14:paraId="5A805A10" w14:textId="7DA3EF65" w:rsidR="00BB3CC3" w:rsidRPr="00E7112D" w:rsidRDefault="00BB3CC3" w:rsidP="00BB3CC3">
            <w:pPr>
              <w:pStyle w:val="GOSTTablenorm"/>
              <w:rPr>
                <w:rFonts w:eastAsiaTheme="majorEastAsia"/>
              </w:rPr>
            </w:pPr>
            <w:r w:rsidRPr="00E7112D">
              <w:t>При Documents = 1 (необходимы атрибуты документов)</w:t>
            </w:r>
            <w:r w:rsidRPr="008B1B3C">
              <w:t>,</w:t>
            </w:r>
            <w:r w:rsidRPr="00E7112D">
              <w:t xml:space="preserve"> если </w:t>
            </w:r>
            <w:r w:rsidRPr="00E7112D">
              <w:rPr>
                <w:rFonts w:eastAsiaTheme="majorEastAsia"/>
              </w:rPr>
              <w:t xml:space="preserve">параметры отображения запроса не заданы, то ответ будет содержать перечень всех зарегистрированных в </w:t>
            </w:r>
            <w:r w:rsidRPr="007F05AD">
              <w:rPr>
                <w:rFonts w:eastAsiaTheme="majorEastAsia"/>
              </w:rPr>
              <w:t>SVAP</w:t>
            </w:r>
            <w:r w:rsidRPr="00E7112D">
              <w:rPr>
                <w:rFonts w:eastAsiaTheme="majorEastAsia"/>
              </w:rPr>
              <w:t xml:space="preserve"> аналитических признаков.</w:t>
            </w:r>
          </w:p>
          <w:p w14:paraId="090BF64D" w14:textId="29AD8D1C" w:rsidR="00FE2A93" w:rsidRPr="002A301B" w:rsidRDefault="00BB3CC3" w:rsidP="002A301B">
            <w:pPr>
              <w:pStyle w:val="GOSTTablenorm"/>
            </w:pPr>
            <w:r w:rsidRPr="00E7112D">
              <w:t>Если заполнен параметр «Признак расчета итоговой строки» (</w:t>
            </w:r>
            <w:r w:rsidRPr="007F05AD">
              <w:t>SummaryOnlyShow</w:t>
            </w:r>
            <w:r w:rsidRPr="00335858">
              <w:t xml:space="preserve">), то параметры отображения </w:t>
            </w:r>
            <w:r>
              <w:t>данных игнорируются при расчете</w:t>
            </w:r>
          </w:p>
        </w:tc>
      </w:tr>
      <w:tr w:rsidR="00BB3CC3" w:rsidRPr="00B9499D" w14:paraId="33B4F289" w14:textId="77777777" w:rsidTr="008C7E05">
        <w:trPr>
          <w:ins w:id="894" w:author="Сатлер Марина Викторовна" w:date="2025-10-09T16:49:00Z"/>
        </w:trPr>
        <w:tc>
          <w:tcPr>
            <w:tcW w:w="1085" w:type="pct"/>
          </w:tcPr>
          <w:p w14:paraId="76228B3D" w14:textId="49495668" w:rsidR="00BB3CC3" w:rsidRPr="00E7112D" w:rsidRDefault="00BB3CC3" w:rsidP="00BB3CC3">
            <w:pPr>
              <w:pStyle w:val="GOSTTablenorm"/>
              <w:rPr>
                <w:ins w:id="895" w:author="Сатлер Марина Викторовна" w:date="2025-10-09T16:49:00Z"/>
                <w:b/>
              </w:rPr>
            </w:pPr>
            <w:ins w:id="896" w:author="Сатлер Марина Викторовна" w:date="2025-10-09T16:49:00Z">
              <w:r w:rsidRPr="00A555E8">
                <w:lastRenderedPageBreak/>
                <w:t>Сдвиг по номеру страницы</w:t>
              </w:r>
            </w:ins>
          </w:p>
        </w:tc>
        <w:tc>
          <w:tcPr>
            <w:tcW w:w="740" w:type="pct"/>
          </w:tcPr>
          <w:p w14:paraId="2644A41D" w14:textId="1D84BA23" w:rsidR="00BB3CC3" w:rsidRPr="00E7112D" w:rsidRDefault="00BB3CC3" w:rsidP="00BB3CC3">
            <w:pPr>
              <w:pStyle w:val="GOSTTablenorm"/>
              <w:rPr>
                <w:ins w:id="897" w:author="Сатлер Марина Викторовна" w:date="2025-10-09T16:49:00Z"/>
                <w:b/>
                <w:lang w:val="en-US"/>
              </w:rPr>
            </w:pPr>
            <w:ins w:id="898" w:author="Сатлер Марина Викторовна" w:date="2025-10-09T16:49:00Z">
              <w:r w:rsidRPr="00A555E8">
                <w:rPr>
                  <w:lang w:val="en-US"/>
                </w:rPr>
                <w:t>Offset</w:t>
              </w:r>
            </w:ins>
          </w:p>
        </w:tc>
        <w:tc>
          <w:tcPr>
            <w:tcW w:w="493" w:type="pct"/>
          </w:tcPr>
          <w:p w14:paraId="3258B73D" w14:textId="07E588D7" w:rsidR="00BB3CC3" w:rsidRPr="001D4767" w:rsidRDefault="00BB3CC3" w:rsidP="00BB3CC3">
            <w:pPr>
              <w:pStyle w:val="GOSTTablenorm"/>
              <w:rPr>
                <w:ins w:id="899" w:author="Сатлер Марина Викторовна" w:date="2025-10-09T16:49:00Z"/>
              </w:rPr>
            </w:pPr>
            <w:ins w:id="900" w:author="Сатлер Марина Викторовна" w:date="2025-10-09T16:49:00Z">
              <w:r w:rsidRPr="00A555E8">
                <w:t>Число</w:t>
              </w:r>
            </w:ins>
          </w:p>
        </w:tc>
        <w:tc>
          <w:tcPr>
            <w:tcW w:w="276" w:type="pct"/>
          </w:tcPr>
          <w:p w14:paraId="107A7CAD" w14:textId="0BBF5575" w:rsidR="00BB3CC3" w:rsidRPr="000437CC" w:rsidRDefault="00BB3CC3" w:rsidP="00BB3CC3">
            <w:pPr>
              <w:pStyle w:val="GOSTTablenorm"/>
              <w:rPr>
                <w:ins w:id="901" w:author="Сатлер Марина Викторовна" w:date="2025-10-09T16:49:00Z"/>
              </w:rPr>
            </w:pPr>
            <w:ins w:id="902" w:author="Сатлер Марина Викторовна" w:date="2025-10-09T16:49:00Z">
              <w:r w:rsidRPr="00A555E8">
                <w:t>Нет</w:t>
              </w:r>
            </w:ins>
          </w:p>
        </w:tc>
        <w:tc>
          <w:tcPr>
            <w:tcW w:w="311" w:type="pct"/>
          </w:tcPr>
          <w:p w14:paraId="460DA056" w14:textId="463E2991" w:rsidR="00BB3CC3" w:rsidRPr="000437CC" w:rsidRDefault="00BB3CC3" w:rsidP="00BB3CC3">
            <w:pPr>
              <w:pStyle w:val="GOSTTablenorm"/>
              <w:rPr>
                <w:ins w:id="903" w:author="Сатлер Марина Викторовна" w:date="2025-10-09T16:49:00Z"/>
                <w:lang w:val="en-US"/>
              </w:rPr>
            </w:pPr>
            <w:ins w:id="904" w:author="Сатлер Марина Викторовна" w:date="2025-10-09T16:49:00Z">
              <w:r w:rsidRPr="00A555E8">
                <w:t>-</w:t>
              </w:r>
            </w:ins>
          </w:p>
        </w:tc>
        <w:tc>
          <w:tcPr>
            <w:tcW w:w="2095" w:type="pct"/>
          </w:tcPr>
          <w:p w14:paraId="59CD8521" w14:textId="77777777" w:rsidR="00BB3CC3" w:rsidRPr="00A555E8" w:rsidRDefault="00BB3CC3" w:rsidP="00BB3CC3">
            <w:pPr>
              <w:pStyle w:val="GOSTTablenorm"/>
              <w:rPr>
                <w:ins w:id="905" w:author="Сатлер Марина Викторовна" w:date="2025-10-09T16:49:00Z"/>
              </w:rPr>
            </w:pPr>
            <w:ins w:id="906" w:author="Сатлер Марина Викторовна" w:date="2025-10-09T16:49:00Z">
              <w:r w:rsidRPr="00A555E8">
                <w:t>Указывается количество строк (натуральное число и ноль), на которое производится сдвиг от начала массива строк с результатами расчета при постраничном запросе.</w:t>
              </w:r>
            </w:ins>
          </w:p>
          <w:p w14:paraId="3C791A94" w14:textId="77777777" w:rsidR="00BB3CC3" w:rsidRDefault="00BB3CC3" w:rsidP="00BB3CC3">
            <w:pPr>
              <w:pStyle w:val="GOSTTablenorm"/>
              <w:rPr>
                <w:ins w:id="907" w:author="Сатлер Марина Викторовна" w:date="2025-10-09T16:49:00Z"/>
              </w:rPr>
            </w:pPr>
            <w:ins w:id="908" w:author="Сатлер Марина Викторовна" w:date="2025-10-09T16:49:00Z">
              <w:r w:rsidRPr="00A555E8">
                <w:t xml:space="preserve">Offset = Limit * (Page </w:t>
              </w:r>
              <w:r>
                <w:t>–</w:t>
              </w:r>
              <w:r w:rsidRPr="00A555E8">
                <w:t xml:space="preserve"> 1),</w:t>
              </w:r>
              <w:r>
                <w:t xml:space="preserve"> </w:t>
              </w:r>
              <w:r w:rsidRPr="00A555E8">
                <w:t>где</w:t>
              </w:r>
              <w:r>
                <w:t>:</w:t>
              </w:r>
            </w:ins>
          </w:p>
          <w:p w14:paraId="0CFD8692" w14:textId="77777777" w:rsidR="00BB3CC3" w:rsidRDefault="00BB3CC3" w:rsidP="00BB3CC3">
            <w:pPr>
              <w:pStyle w:val="GOSTTableListMark1"/>
              <w:rPr>
                <w:ins w:id="909" w:author="Сатлер Марина Викторовна" w:date="2025-10-09T16:49:00Z"/>
              </w:rPr>
            </w:pPr>
            <w:ins w:id="910" w:author="Сатлер Марина Викторовна" w:date="2025-10-09T16:49:00Z">
              <w:r w:rsidRPr="00A555E8">
                <w:rPr>
                  <w:lang w:val="en-US"/>
                </w:rPr>
                <w:t>L</w:t>
              </w:r>
              <w:r w:rsidRPr="00A555E8">
                <w:t xml:space="preserve">imit </w:t>
              </w:r>
              <w:r w:rsidRPr="36854D62">
                <w:t>–</w:t>
              </w:r>
              <w:r w:rsidRPr="00A555E8">
                <w:t xml:space="preserve"> количество записей на странице</w:t>
              </w:r>
              <w:r>
                <w:t>;</w:t>
              </w:r>
            </w:ins>
          </w:p>
          <w:p w14:paraId="13CCD285" w14:textId="75204A9B" w:rsidR="00BB3CC3" w:rsidRPr="00E7112D" w:rsidRDefault="00BB3CC3" w:rsidP="00BB3CC3">
            <w:pPr>
              <w:pStyle w:val="GOSTTableListMark1"/>
              <w:rPr>
                <w:ins w:id="911" w:author="Сатлер Марина Викторовна" w:date="2025-10-09T16:49:00Z"/>
              </w:rPr>
            </w:pPr>
            <w:ins w:id="912" w:author="Сатлер Марина Викторовна" w:date="2025-10-09T16:49:00Z">
              <w:r w:rsidRPr="00A555E8">
                <w:rPr>
                  <w:lang w:val="en-US"/>
                </w:rPr>
                <w:t>P</w:t>
              </w:r>
              <w:r w:rsidRPr="00A555E8">
                <w:t xml:space="preserve">age </w:t>
              </w:r>
              <w:r w:rsidRPr="36854D62">
                <w:t>–</w:t>
              </w:r>
              <w:r w:rsidRPr="00A555E8">
                <w:t xml:space="preserve"> номер страницы, которую хочет отразить пользователь, выполняющий запрос</w:t>
              </w:r>
            </w:ins>
          </w:p>
        </w:tc>
      </w:tr>
      <w:tr w:rsidR="00BB3CC3" w:rsidRPr="00B9499D" w14:paraId="52BB824C" w14:textId="77777777" w:rsidTr="008C7E05">
        <w:trPr>
          <w:ins w:id="913" w:author="Сатлер Марина Викторовна" w:date="2025-10-09T16:49:00Z"/>
        </w:trPr>
        <w:tc>
          <w:tcPr>
            <w:tcW w:w="1085" w:type="pct"/>
          </w:tcPr>
          <w:p w14:paraId="388DF523" w14:textId="72DB05A8" w:rsidR="00BB3CC3" w:rsidRPr="00E7112D" w:rsidRDefault="00BB3CC3" w:rsidP="00BB3CC3">
            <w:pPr>
              <w:pStyle w:val="GOSTTablenorm"/>
              <w:rPr>
                <w:ins w:id="914" w:author="Сатлер Марина Викторовна" w:date="2025-10-09T16:49:00Z"/>
                <w:b/>
              </w:rPr>
            </w:pPr>
            <w:ins w:id="915" w:author="Сатлер Марина Викторовна" w:date="2025-10-09T16:49:00Z">
              <w:r w:rsidRPr="00A555E8">
                <w:t>Количество записей на странице</w:t>
              </w:r>
            </w:ins>
          </w:p>
        </w:tc>
        <w:tc>
          <w:tcPr>
            <w:tcW w:w="740" w:type="pct"/>
          </w:tcPr>
          <w:p w14:paraId="390220E6" w14:textId="5774E6DB" w:rsidR="00BB3CC3" w:rsidRPr="00E7112D" w:rsidRDefault="00BB3CC3" w:rsidP="00BB3CC3">
            <w:pPr>
              <w:pStyle w:val="GOSTTablenorm"/>
              <w:rPr>
                <w:ins w:id="916" w:author="Сатлер Марина Викторовна" w:date="2025-10-09T16:49:00Z"/>
                <w:b/>
                <w:lang w:val="en-US"/>
              </w:rPr>
            </w:pPr>
            <w:ins w:id="917" w:author="Сатлер Марина Викторовна" w:date="2025-10-09T16:49:00Z">
              <w:r w:rsidRPr="00A555E8">
                <w:rPr>
                  <w:lang w:val="en-US"/>
                </w:rPr>
                <w:t>Limit</w:t>
              </w:r>
            </w:ins>
          </w:p>
        </w:tc>
        <w:tc>
          <w:tcPr>
            <w:tcW w:w="493" w:type="pct"/>
          </w:tcPr>
          <w:p w14:paraId="21B4E196" w14:textId="3AC93DE5" w:rsidR="00BB3CC3" w:rsidRPr="001D4767" w:rsidRDefault="00BB3CC3" w:rsidP="00BB3CC3">
            <w:pPr>
              <w:pStyle w:val="GOSTTablenorm"/>
              <w:rPr>
                <w:ins w:id="918" w:author="Сатлер Марина Викторовна" w:date="2025-10-09T16:49:00Z"/>
              </w:rPr>
            </w:pPr>
            <w:ins w:id="919" w:author="Сатлер Марина Викторовна" w:date="2025-10-09T16:49:00Z">
              <w:r w:rsidRPr="00A555E8">
                <w:t>Число</w:t>
              </w:r>
            </w:ins>
          </w:p>
        </w:tc>
        <w:tc>
          <w:tcPr>
            <w:tcW w:w="276" w:type="pct"/>
          </w:tcPr>
          <w:p w14:paraId="333EFCA7" w14:textId="555847F7" w:rsidR="00BB3CC3" w:rsidRPr="000437CC" w:rsidRDefault="00BB3CC3" w:rsidP="00BB3CC3">
            <w:pPr>
              <w:pStyle w:val="GOSTTablenorm"/>
              <w:rPr>
                <w:ins w:id="920" w:author="Сатлер Марина Викторовна" w:date="2025-10-09T16:49:00Z"/>
              </w:rPr>
            </w:pPr>
            <w:ins w:id="921" w:author="Сатлер Марина Викторовна" w:date="2025-10-09T16:49:00Z">
              <w:r w:rsidRPr="00A555E8">
                <w:t>Нет</w:t>
              </w:r>
            </w:ins>
          </w:p>
        </w:tc>
        <w:tc>
          <w:tcPr>
            <w:tcW w:w="311" w:type="pct"/>
          </w:tcPr>
          <w:p w14:paraId="126F5F3F" w14:textId="36CDBD67" w:rsidR="00BB3CC3" w:rsidRPr="000437CC" w:rsidRDefault="00BB3CC3" w:rsidP="00BB3CC3">
            <w:pPr>
              <w:pStyle w:val="GOSTTablenorm"/>
              <w:rPr>
                <w:ins w:id="922" w:author="Сатлер Марина Викторовна" w:date="2025-10-09T16:49:00Z"/>
                <w:lang w:val="en-US"/>
              </w:rPr>
            </w:pPr>
            <w:ins w:id="923" w:author="Сатлер Марина Викторовна" w:date="2025-10-09T16:49:00Z">
              <w:r w:rsidRPr="00A555E8">
                <w:rPr>
                  <w:lang w:val="en-US"/>
                </w:rPr>
                <w:t>&lt;=3</w:t>
              </w:r>
            </w:ins>
          </w:p>
        </w:tc>
        <w:tc>
          <w:tcPr>
            <w:tcW w:w="2095" w:type="pct"/>
          </w:tcPr>
          <w:p w14:paraId="55A5BFCA" w14:textId="0DE7D6C3" w:rsidR="00BB3CC3" w:rsidRPr="00E7112D" w:rsidRDefault="00BB3CC3" w:rsidP="00BB3CC3">
            <w:pPr>
              <w:pStyle w:val="GOSTTablenorm"/>
              <w:rPr>
                <w:ins w:id="924" w:author="Сатлер Марина Викторовна" w:date="2025-10-09T16:49:00Z"/>
              </w:rPr>
            </w:pPr>
            <w:ins w:id="925" w:author="Сатлер Марина Викторовна" w:date="2025-10-09T16:49:00Z">
              <w:r w:rsidRPr="00A555E8">
                <w:t>Указывается количество строк на странице при постраничном запросе. Обязательно для заполнения, если задан параметр «Сдвиг по номеру страницы» (</w:t>
              </w:r>
              <w:r w:rsidRPr="00A555E8">
                <w:rPr>
                  <w:lang w:val="en-US"/>
                </w:rPr>
                <w:t>Offset</w:t>
              </w:r>
              <w:r w:rsidRPr="00A555E8">
                <w:t>)</w:t>
              </w:r>
            </w:ins>
          </w:p>
        </w:tc>
      </w:tr>
    </w:tbl>
    <w:p w14:paraId="05443938" w14:textId="77777777" w:rsidR="00AB2587" w:rsidRPr="00E644A4" w:rsidRDefault="00AB2587">
      <w:pPr>
        <w:pStyle w:val="31"/>
      </w:pPr>
      <w:bookmarkStart w:id="926" w:name="_Toc121319647"/>
      <w:bookmarkStart w:id="927" w:name="_Toc202537613"/>
      <w:r w:rsidRPr="00E644A4">
        <w:t>Пример запроса</w:t>
      </w:r>
      <w:bookmarkEnd w:id="926"/>
      <w:bookmarkEnd w:id="927"/>
    </w:p>
    <w:p w14:paraId="2553D86F" w14:textId="79C2CDD2" w:rsidR="00275AA9" w:rsidRPr="007F05AD" w:rsidRDefault="00275AA9" w:rsidP="00275AA9">
      <w:pPr>
        <w:pStyle w:val="GOSTNormal"/>
        <w:rPr>
          <w:u w:val="single"/>
        </w:rPr>
      </w:pPr>
      <w:r w:rsidRPr="007F05AD">
        <w:rPr>
          <w:u w:val="single"/>
        </w:rPr>
        <w:t>Пример №1 (</w:t>
      </w:r>
      <w:r w:rsidRPr="007F05AD">
        <w:rPr>
          <w:szCs w:val="22"/>
          <w:u w:val="single"/>
        </w:rPr>
        <w:t>Признак необходимости отображения данных в разрезе документов</w:t>
      </w:r>
      <w:r w:rsidRPr="007F05AD">
        <w:rPr>
          <w:u w:val="single"/>
        </w:rPr>
        <w:t xml:space="preserve"> = 0 </w:t>
      </w:r>
      <w:r w:rsidR="00D84B4C">
        <w:t>–</w:t>
      </w:r>
      <w:r w:rsidRPr="007F05AD">
        <w:rPr>
          <w:u w:val="single"/>
        </w:rPr>
        <w:t xml:space="preserve"> необходимы только атрибуты счетов)</w:t>
      </w:r>
    </w:p>
    <w:p w14:paraId="11E9AEC4" w14:textId="39CD093B" w:rsidR="00756774" w:rsidRPr="007F05AD" w:rsidRDefault="00756774" w:rsidP="00756774">
      <w:pPr>
        <w:pStyle w:val="GOSTScript"/>
      </w:pPr>
      <w:r w:rsidRPr="007F05AD">
        <w:t>{</w:t>
      </w:r>
    </w:p>
    <w:p w14:paraId="4CE25E55" w14:textId="77777777" w:rsidR="00756774" w:rsidRPr="007F05AD" w:rsidRDefault="00756774" w:rsidP="00756774">
      <w:pPr>
        <w:pStyle w:val="GOSTScript"/>
      </w:pPr>
      <w:r w:rsidRPr="007F05AD">
        <w:tab/>
        <w:t>"header": {</w:t>
      </w:r>
    </w:p>
    <w:p w14:paraId="2349C782" w14:textId="77777777" w:rsidR="00756774" w:rsidRPr="007F05AD" w:rsidRDefault="00756774" w:rsidP="00756774">
      <w:pPr>
        <w:pStyle w:val="GOSTScript"/>
      </w:pPr>
      <w:r w:rsidRPr="007F05AD">
        <w:tab/>
      </w:r>
      <w:r w:rsidRPr="007F05AD">
        <w:tab/>
        <w:t>"Source": "EXP05",</w:t>
      </w:r>
    </w:p>
    <w:p w14:paraId="60779DE4" w14:textId="77777777" w:rsidR="00756774" w:rsidRPr="007F05AD" w:rsidRDefault="00756774" w:rsidP="00756774">
      <w:pPr>
        <w:pStyle w:val="GOSTScript"/>
      </w:pPr>
      <w:r w:rsidRPr="007F05AD">
        <w:tab/>
      </w:r>
      <w:r w:rsidRPr="007F05AD">
        <w:tab/>
        <w:t>"ReqDateTime": "2022-09-15 10:37:22",</w:t>
      </w:r>
    </w:p>
    <w:p w14:paraId="67F12199" w14:textId="77777777" w:rsidR="00756774" w:rsidRPr="007F05AD" w:rsidRDefault="00756774" w:rsidP="00756774">
      <w:pPr>
        <w:pStyle w:val="GOSTScript"/>
      </w:pPr>
      <w:r w:rsidRPr="007F05AD">
        <w:tab/>
      </w:r>
      <w:r w:rsidRPr="007F05AD">
        <w:tab/>
        <w:t>"Version": "1.0",</w:t>
      </w:r>
    </w:p>
    <w:p w14:paraId="28A2C865" w14:textId="77777777" w:rsidR="00756774" w:rsidRPr="007F05AD" w:rsidRDefault="00756774" w:rsidP="00756774">
      <w:pPr>
        <w:pStyle w:val="GOSTScript"/>
      </w:pPr>
      <w:r w:rsidRPr="007F05AD">
        <w:lastRenderedPageBreak/>
        <w:tab/>
      </w:r>
      <w:r w:rsidRPr="007F05AD">
        <w:tab/>
        <w:t>"ReqGuid": "b0d4ce5d-2757-4699-948c-cfa72ba94f10",</w:t>
      </w:r>
    </w:p>
    <w:p w14:paraId="07EE8E0E" w14:textId="77777777" w:rsidR="00756774" w:rsidRPr="007F05AD" w:rsidRDefault="00756774" w:rsidP="00756774">
      <w:pPr>
        <w:pStyle w:val="GOSTScript"/>
      </w:pPr>
      <w:r w:rsidRPr="007F05AD">
        <w:tab/>
      </w:r>
      <w:r w:rsidRPr="007F05AD">
        <w:tab/>
        <w:t>"DocGuid": "b0d4ce5d-2757-4699-948c-cfa72ba94f20",</w:t>
      </w:r>
    </w:p>
    <w:p w14:paraId="65CC6DE0" w14:textId="77777777" w:rsidR="00756774" w:rsidRPr="007F05AD" w:rsidRDefault="00756774" w:rsidP="00756774">
      <w:pPr>
        <w:pStyle w:val="GOSTScript"/>
      </w:pPr>
      <w:r w:rsidRPr="007F05AD">
        <w:tab/>
      </w:r>
      <w:r w:rsidRPr="007F05AD">
        <w:tab/>
        <w:t>"RequestType": "CONS"</w:t>
      </w:r>
    </w:p>
    <w:p w14:paraId="6EA00C74" w14:textId="77777777" w:rsidR="00756774" w:rsidRPr="007F05AD" w:rsidRDefault="00756774" w:rsidP="00756774">
      <w:pPr>
        <w:pStyle w:val="GOSTScript"/>
      </w:pPr>
      <w:r w:rsidRPr="007F05AD">
        <w:tab/>
        <w:t>},</w:t>
      </w:r>
    </w:p>
    <w:p w14:paraId="0D0AB56E" w14:textId="77777777" w:rsidR="00756774" w:rsidRPr="007F05AD" w:rsidRDefault="00756774" w:rsidP="00756774">
      <w:pPr>
        <w:pStyle w:val="GOSTScript"/>
      </w:pPr>
      <w:r w:rsidRPr="007F05AD">
        <w:tab/>
        <w:t>"document": {</w:t>
      </w:r>
    </w:p>
    <w:p w14:paraId="6EDEF707" w14:textId="77777777" w:rsidR="00756774" w:rsidRPr="007F05AD" w:rsidRDefault="00756774" w:rsidP="00756774">
      <w:pPr>
        <w:pStyle w:val="GOSTScript"/>
      </w:pPr>
      <w:r w:rsidRPr="007F05AD">
        <w:tab/>
      </w:r>
      <w:r w:rsidRPr="007F05AD">
        <w:tab/>
        <w:t>"ReportType": "TMP",</w:t>
      </w:r>
    </w:p>
    <w:p w14:paraId="7AB7BEFA" w14:textId="77777777" w:rsidR="00756774" w:rsidRPr="007F05AD" w:rsidRDefault="00756774" w:rsidP="00756774">
      <w:pPr>
        <w:pStyle w:val="GOSTScript"/>
      </w:pPr>
      <w:r w:rsidRPr="007F05AD">
        <w:tab/>
      </w:r>
      <w:r w:rsidRPr="007F05AD">
        <w:tab/>
        <w:t>"Documents": 0,</w:t>
      </w:r>
    </w:p>
    <w:p w14:paraId="76266B56" w14:textId="77777777" w:rsidR="00756774" w:rsidRPr="007F05AD" w:rsidRDefault="00756774" w:rsidP="00756774">
      <w:pPr>
        <w:pStyle w:val="GOSTScript"/>
      </w:pPr>
      <w:r w:rsidRPr="007F05AD">
        <w:tab/>
      </w:r>
      <w:r w:rsidRPr="007F05AD">
        <w:tab/>
        <w:t>"DateMode": 1,</w:t>
      </w:r>
    </w:p>
    <w:p w14:paraId="3AF0BF73" w14:textId="57177CA9" w:rsidR="00756774" w:rsidRPr="007F05AD" w:rsidDel="00E65A8E" w:rsidRDefault="00756774" w:rsidP="00756774">
      <w:pPr>
        <w:pStyle w:val="GOSTScript"/>
        <w:rPr>
          <w:moveFrom w:id="928" w:author="Сатлер Марина Викторовна" w:date="2025-10-09T16:56:00Z"/>
        </w:rPr>
      </w:pPr>
      <w:moveFromRangeStart w:id="929" w:author="Сатлер Марина Викторовна" w:date="2025-10-09T16:56:00Z" w:name="move210921387"/>
      <w:moveFrom w:id="930" w:author="Сатлер Марина Викторовна" w:date="2025-10-09T16:56:00Z">
        <w:r w:rsidRPr="007F05AD" w:rsidDel="00E65A8E">
          <w:tab/>
        </w:r>
        <w:r w:rsidRPr="007F05AD" w:rsidDel="00E65A8E">
          <w:tab/>
          <w:t>"Offset": 100,</w:t>
        </w:r>
      </w:moveFrom>
    </w:p>
    <w:p w14:paraId="40ED6656" w14:textId="5D7391EB" w:rsidR="00756774" w:rsidRPr="007F05AD" w:rsidDel="00E65A8E" w:rsidRDefault="00756774" w:rsidP="00756774">
      <w:pPr>
        <w:pStyle w:val="GOSTScript"/>
        <w:rPr>
          <w:moveFrom w:id="931" w:author="Сатлер Марина Викторовна" w:date="2025-10-09T16:56:00Z"/>
        </w:rPr>
      </w:pPr>
      <w:moveFrom w:id="932" w:author="Сатлер Марина Викторовна" w:date="2025-10-09T16:56:00Z">
        <w:r w:rsidRPr="007F05AD" w:rsidDel="00E65A8E">
          <w:tab/>
        </w:r>
        <w:r w:rsidRPr="007F05AD" w:rsidDel="00E65A8E">
          <w:tab/>
          <w:t>"Limit": 50,</w:t>
        </w:r>
      </w:moveFrom>
    </w:p>
    <w:moveFromRangeEnd w:id="929"/>
    <w:p w14:paraId="6E7BB6A0" w14:textId="01E4B532" w:rsidR="00756774" w:rsidRPr="007F05AD" w:rsidDel="00D45F2C" w:rsidRDefault="00756774" w:rsidP="00756774">
      <w:pPr>
        <w:pStyle w:val="GOSTScript"/>
        <w:rPr>
          <w:del w:id="933" w:author="Сатлер Марина Викторовна" w:date="2024-02-16T12:06:00Z"/>
        </w:rPr>
      </w:pPr>
      <w:del w:id="934" w:author="Сатлер Марина Викторовна" w:date="2024-02-16T12:06:00Z">
        <w:r w:rsidRPr="007F05AD" w:rsidDel="00D45F2C">
          <w:tab/>
        </w:r>
        <w:r w:rsidRPr="007F05AD" w:rsidDel="00D45F2C">
          <w:tab/>
          <w:delText>"CurrencyCode": "643",</w:delText>
        </w:r>
      </w:del>
    </w:p>
    <w:p w14:paraId="1B19F99C" w14:textId="77777777" w:rsidR="00756774" w:rsidRPr="007F05AD" w:rsidRDefault="00756774" w:rsidP="00756774">
      <w:pPr>
        <w:pStyle w:val="GOSTScript"/>
      </w:pPr>
      <w:r w:rsidRPr="007F05AD">
        <w:tab/>
      </w:r>
      <w:r w:rsidRPr="007F05AD">
        <w:tab/>
        <w:t>"CurrencyCodeShow": 0,</w:t>
      </w:r>
    </w:p>
    <w:p w14:paraId="4E899549" w14:textId="77777777" w:rsidR="00756774" w:rsidRPr="007F05AD" w:rsidRDefault="00756774" w:rsidP="00756774">
      <w:pPr>
        <w:pStyle w:val="GOSTScript"/>
      </w:pPr>
      <w:r w:rsidRPr="007F05AD">
        <w:tab/>
      </w:r>
      <w:r w:rsidRPr="007F05AD">
        <w:tab/>
        <w:t>"StartRepDate": "2022-01-01",</w:t>
      </w:r>
    </w:p>
    <w:p w14:paraId="0F30F387" w14:textId="77777777" w:rsidR="00756774" w:rsidRPr="007F05AD" w:rsidRDefault="00756774" w:rsidP="00756774">
      <w:pPr>
        <w:pStyle w:val="GOSTScript"/>
      </w:pPr>
      <w:r w:rsidRPr="007F05AD">
        <w:tab/>
      </w:r>
      <w:r w:rsidRPr="007F05AD">
        <w:tab/>
        <w:t>"EndRepDate": "2022-09-15",</w:t>
      </w:r>
    </w:p>
    <w:p w14:paraId="63FB4BFF" w14:textId="77777777" w:rsidR="00756774" w:rsidRPr="007F05AD" w:rsidRDefault="00756774" w:rsidP="00756774">
      <w:pPr>
        <w:pStyle w:val="GOSTScript"/>
      </w:pPr>
      <w:r w:rsidRPr="007F05AD">
        <w:tab/>
      </w:r>
      <w:r w:rsidRPr="007F05AD">
        <w:tab/>
        <w:t>"RecType": 0,</w:t>
      </w:r>
    </w:p>
    <w:p w14:paraId="3A9F5A31" w14:textId="77777777" w:rsidR="00756774" w:rsidRPr="007F05AD" w:rsidRDefault="00756774" w:rsidP="00756774">
      <w:pPr>
        <w:pStyle w:val="GOSTScript"/>
      </w:pPr>
      <w:r w:rsidRPr="007F05AD">
        <w:tab/>
      </w:r>
      <w:r w:rsidRPr="007F05AD">
        <w:tab/>
        <w:t>"NullStr": 0,</w:t>
      </w:r>
    </w:p>
    <w:p w14:paraId="0E53DA80" w14:textId="77777777" w:rsidR="00756774" w:rsidRPr="007F05AD" w:rsidRDefault="00756774" w:rsidP="00756774">
      <w:pPr>
        <w:pStyle w:val="GOSTScript"/>
      </w:pPr>
      <w:r w:rsidRPr="007F05AD">
        <w:tab/>
      </w:r>
      <w:r w:rsidRPr="007F05AD">
        <w:tab/>
        <w:t>"ReturnIfEmpty": 1,</w:t>
      </w:r>
    </w:p>
    <w:p w14:paraId="41F22C07" w14:textId="77777777" w:rsidR="00756774" w:rsidRPr="007F05AD" w:rsidRDefault="00756774" w:rsidP="00756774">
      <w:pPr>
        <w:pStyle w:val="GOSTScript"/>
      </w:pPr>
      <w:r w:rsidRPr="007F05AD">
        <w:tab/>
      </w:r>
      <w:r w:rsidRPr="007F05AD">
        <w:tab/>
        <w:t>"Groups": [</w:t>
      </w:r>
    </w:p>
    <w:p w14:paraId="028FE5FC" w14:textId="77777777" w:rsidR="00756774" w:rsidRPr="007F05AD" w:rsidRDefault="00756774" w:rsidP="00756774">
      <w:pPr>
        <w:pStyle w:val="GOSTScript"/>
      </w:pPr>
      <w:r w:rsidRPr="007F05AD">
        <w:tab/>
      </w:r>
      <w:r w:rsidRPr="007F05AD">
        <w:tab/>
      </w:r>
      <w:r w:rsidRPr="007F05AD">
        <w:tab/>
        <w:t>{</w:t>
      </w:r>
    </w:p>
    <w:p w14:paraId="65769510" w14:textId="77777777" w:rsidR="00756774" w:rsidRPr="007F05AD" w:rsidRDefault="00756774" w:rsidP="00756774">
      <w:pPr>
        <w:pStyle w:val="GOSTScript"/>
      </w:pPr>
      <w:r w:rsidRPr="007F05AD">
        <w:tab/>
      </w:r>
      <w:r w:rsidRPr="007F05AD">
        <w:tab/>
      </w:r>
      <w:r w:rsidRPr="007F05AD">
        <w:tab/>
      </w:r>
      <w:r w:rsidRPr="007F05AD">
        <w:tab/>
        <w:t>"indicators": "2,4,7,8",</w:t>
      </w:r>
    </w:p>
    <w:p w14:paraId="11418094" w14:textId="77777777" w:rsidR="00756774" w:rsidRPr="000659FD" w:rsidRDefault="00756774" w:rsidP="00756774">
      <w:pPr>
        <w:pStyle w:val="GOSTScript"/>
        <w:rPr>
          <w:lang w:val="ru-RU"/>
        </w:rPr>
      </w:pPr>
      <w:r w:rsidRPr="007F05AD">
        <w:tab/>
      </w:r>
      <w:r w:rsidRPr="007F05AD">
        <w:tab/>
      </w:r>
      <w:r w:rsidRPr="007F05AD">
        <w:tab/>
      </w:r>
      <w:r w:rsidRPr="007F05AD">
        <w:tab/>
      </w:r>
      <w:r w:rsidRPr="000659FD">
        <w:rPr>
          <w:lang w:val="ru-RU"/>
        </w:rPr>
        <w:t>"</w:t>
      </w:r>
      <w:r w:rsidRPr="007F05AD">
        <w:t>FilterParams</w:t>
      </w:r>
      <w:r w:rsidRPr="000659FD">
        <w:rPr>
          <w:lang w:val="ru-RU"/>
        </w:rPr>
        <w:t>": [</w:t>
      </w:r>
    </w:p>
    <w:p w14:paraId="18EE5841" w14:textId="77777777" w:rsidR="00756774" w:rsidRPr="000659FD" w:rsidRDefault="00756774" w:rsidP="00756774">
      <w:pPr>
        <w:pStyle w:val="GOSTScript"/>
        <w:rPr>
          <w:lang w:val="ru-RU"/>
        </w:rPr>
      </w:pPr>
      <w:r w:rsidRPr="000659FD">
        <w:rPr>
          <w:lang w:val="ru-RU"/>
        </w:rPr>
        <w:tab/>
      </w:r>
      <w:r w:rsidRPr="000659FD">
        <w:rPr>
          <w:lang w:val="ru-RU"/>
        </w:rPr>
        <w:tab/>
      </w:r>
      <w:r w:rsidRPr="000659FD">
        <w:rPr>
          <w:lang w:val="ru-RU"/>
        </w:rPr>
        <w:tab/>
      </w:r>
      <w:r w:rsidRPr="000659FD">
        <w:rPr>
          <w:lang w:val="ru-RU"/>
        </w:rPr>
        <w:tab/>
      </w:r>
      <w:r w:rsidRPr="000659FD">
        <w:rPr>
          <w:lang w:val="ru-RU"/>
        </w:rPr>
        <w:tab/>
        <w:t>{</w:t>
      </w:r>
    </w:p>
    <w:p w14:paraId="0ABC68B8" w14:textId="77777777" w:rsidR="00756774" w:rsidRPr="000659FD" w:rsidRDefault="00756774" w:rsidP="00756774">
      <w:pPr>
        <w:pStyle w:val="GOSTScript"/>
        <w:rPr>
          <w:lang w:val="ru-RU"/>
        </w:rPr>
      </w:pPr>
      <w:r w:rsidRPr="000659FD">
        <w:rPr>
          <w:lang w:val="ru-RU"/>
        </w:rPr>
        <w:tab/>
      </w:r>
      <w:r w:rsidRPr="000659FD">
        <w:rPr>
          <w:lang w:val="ru-RU"/>
        </w:rPr>
        <w:tab/>
      </w:r>
      <w:r w:rsidRPr="000659FD">
        <w:rPr>
          <w:lang w:val="ru-RU"/>
        </w:rPr>
        <w:tab/>
      </w:r>
      <w:r w:rsidRPr="000659FD">
        <w:rPr>
          <w:lang w:val="ru-RU"/>
        </w:rPr>
        <w:tab/>
      </w:r>
      <w:r w:rsidRPr="000659FD">
        <w:rPr>
          <w:lang w:val="ru-RU"/>
        </w:rPr>
        <w:tab/>
      </w:r>
      <w:r w:rsidRPr="000659FD">
        <w:rPr>
          <w:lang w:val="ru-RU"/>
        </w:rPr>
        <w:tab/>
        <w:t>"</w:t>
      </w:r>
      <w:r w:rsidRPr="007F05AD">
        <w:t>param</w:t>
      </w:r>
      <w:r w:rsidRPr="000659FD">
        <w:rPr>
          <w:lang w:val="ru-RU"/>
        </w:rPr>
        <w:t>": "</w:t>
      </w:r>
      <w:r w:rsidRPr="007F05AD">
        <w:t>pa</w:t>
      </w:r>
      <w:r w:rsidRPr="000659FD">
        <w:rPr>
          <w:lang w:val="ru-RU"/>
        </w:rPr>
        <w:t>",</w:t>
      </w:r>
    </w:p>
    <w:p w14:paraId="790A09AC" w14:textId="603AFFCB" w:rsidR="00756774" w:rsidRPr="00756774" w:rsidRDefault="00756774" w:rsidP="00756774">
      <w:pPr>
        <w:pStyle w:val="GOSTScript"/>
        <w:rPr>
          <w:lang w:val="ru-RU"/>
        </w:rPr>
      </w:pPr>
      <w:r w:rsidRPr="000659FD">
        <w:rPr>
          <w:lang w:val="ru-RU"/>
        </w:rPr>
        <w:tab/>
      </w:r>
      <w:r w:rsidRPr="000659FD">
        <w:rPr>
          <w:lang w:val="ru-RU"/>
        </w:rPr>
        <w:tab/>
      </w:r>
      <w:r w:rsidRPr="000659FD">
        <w:rPr>
          <w:lang w:val="ru-RU"/>
        </w:rPr>
        <w:tab/>
      </w:r>
      <w:r w:rsidRPr="000659FD">
        <w:rPr>
          <w:lang w:val="ru-RU"/>
        </w:rPr>
        <w:tab/>
      </w:r>
      <w:r w:rsidRPr="000659FD">
        <w:rPr>
          <w:lang w:val="ru-RU"/>
        </w:rPr>
        <w:tab/>
      </w:r>
      <w:r w:rsidRPr="000659FD">
        <w:rPr>
          <w:lang w:val="ru-RU"/>
        </w:rPr>
        <w:tab/>
      </w:r>
      <w:r w:rsidRPr="00756774">
        <w:rPr>
          <w:lang w:val="ru-RU"/>
        </w:rPr>
        <w:t>"value": "0562111110,05621222220,05621333330", // список лицевых счетов, для которых рассчитывается 1-ая группа показателей состояния ЛС, включающая показатели с кодами 2,4,7,8</w:t>
      </w:r>
    </w:p>
    <w:p w14:paraId="1121F97B" w14:textId="77777777" w:rsidR="00756774" w:rsidRPr="007F05AD" w:rsidRDefault="00756774" w:rsidP="00756774">
      <w:pPr>
        <w:pStyle w:val="GOSTScript"/>
      </w:pPr>
      <w:r w:rsidRPr="00756774">
        <w:rPr>
          <w:lang w:val="ru-RU"/>
        </w:rPr>
        <w:tab/>
      </w:r>
      <w:r w:rsidRPr="00756774">
        <w:rPr>
          <w:lang w:val="ru-RU"/>
        </w:rPr>
        <w:tab/>
      </w:r>
      <w:r w:rsidRPr="00756774">
        <w:rPr>
          <w:lang w:val="ru-RU"/>
        </w:rPr>
        <w:tab/>
      </w:r>
      <w:r w:rsidRPr="00756774">
        <w:rPr>
          <w:lang w:val="ru-RU"/>
        </w:rPr>
        <w:tab/>
      </w:r>
      <w:r w:rsidRPr="00756774">
        <w:rPr>
          <w:lang w:val="ru-RU"/>
        </w:rPr>
        <w:tab/>
      </w:r>
      <w:r w:rsidRPr="00756774">
        <w:rPr>
          <w:lang w:val="ru-RU"/>
        </w:rPr>
        <w:tab/>
      </w:r>
      <w:r w:rsidRPr="007F05AD">
        <w:t>"operation": "="</w:t>
      </w:r>
    </w:p>
    <w:p w14:paraId="5F6CB009" w14:textId="77777777" w:rsidR="00756774" w:rsidRPr="007F05AD" w:rsidRDefault="00756774" w:rsidP="00756774">
      <w:pPr>
        <w:pStyle w:val="GOSTScript"/>
      </w:pPr>
      <w:r w:rsidRPr="007F05AD">
        <w:tab/>
      </w:r>
      <w:r w:rsidRPr="007F05AD">
        <w:tab/>
      </w:r>
      <w:r w:rsidRPr="007F05AD">
        <w:tab/>
      </w:r>
      <w:r w:rsidRPr="007F05AD">
        <w:tab/>
      </w:r>
      <w:r w:rsidRPr="007F05AD">
        <w:tab/>
        <w:t>},</w:t>
      </w:r>
    </w:p>
    <w:p w14:paraId="67AA26A1" w14:textId="77777777" w:rsidR="00756774" w:rsidRPr="007F05AD" w:rsidRDefault="00756774" w:rsidP="00756774">
      <w:pPr>
        <w:pStyle w:val="GOSTScript"/>
      </w:pPr>
      <w:r w:rsidRPr="007F05AD">
        <w:tab/>
      </w:r>
      <w:r w:rsidRPr="007F05AD">
        <w:tab/>
      </w:r>
      <w:r w:rsidRPr="007F05AD">
        <w:tab/>
      </w:r>
      <w:r w:rsidRPr="007F05AD">
        <w:tab/>
      </w:r>
      <w:r w:rsidRPr="007F05AD">
        <w:tab/>
        <w:t>{</w:t>
      </w:r>
    </w:p>
    <w:p w14:paraId="0598D4C5" w14:textId="77777777" w:rsidR="00756774" w:rsidRPr="007F05AD" w:rsidRDefault="00756774" w:rsidP="00756774">
      <w:pPr>
        <w:pStyle w:val="GOSTScript"/>
      </w:pPr>
      <w:r w:rsidRPr="007F05AD">
        <w:tab/>
      </w:r>
      <w:r w:rsidRPr="007F05AD">
        <w:tab/>
      </w:r>
      <w:r w:rsidRPr="007F05AD">
        <w:tab/>
      </w:r>
      <w:r w:rsidRPr="007F05AD">
        <w:tab/>
      </w:r>
      <w:r w:rsidRPr="007F05AD">
        <w:tab/>
      </w:r>
      <w:r w:rsidRPr="007F05AD">
        <w:tab/>
        <w:t>"param": "budgetCode",</w:t>
      </w:r>
    </w:p>
    <w:p w14:paraId="53273AB8" w14:textId="77777777" w:rsidR="00756774" w:rsidRPr="007F05AD" w:rsidRDefault="00756774" w:rsidP="00756774">
      <w:pPr>
        <w:pStyle w:val="GOSTScript"/>
      </w:pPr>
      <w:r w:rsidRPr="007F05AD">
        <w:tab/>
      </w:r>
      <w:r w:rsidRPr="007F05AD">
        <w:tab/>
      </w:r>
      <w:r w:rsidRPr="007F05AD">
        <w:tab/>
      </w:r>
      <w:r w:rsidRPr="007F05AD">
        <w:tab/>
      </w:r>
      <w:r w:rsidRPr="007F05AD">
        <w:tab/>
      </w:r>
      <w:r w:rsidRPr="007F05AD">
        <w:tab/>
        <w:t>"value": "99010001",</w:t>
      </w:r>
    </w:p>
    <w:p w14:paraId="230484AE" w14:textId="77777777" w:rsidR="00756774" w:rsidRPr="007F05AD" w:rsidRDefault="00756774" w:rsidP="00756774">
      <w:pPr>
        <w:pStyle w:val="GOSTScript"/>
      </w:pPr>
      <w:r w:rsidRPr="007F05AD">
        <w:tab/>
      </w:r>
      <w:r w:rsidRPr="007F05AD">
        <w:tab/>
      </w:r>
      <w:r w:rsidRPr="007F05AD">
        <w:tab/>
      </w:r>
      <w:r w:rsidRPr="007F05AD">
        <w:tab/>
      </w:r>
      <w:r w:rsidRPr="007F05AD">
        <w:tab/>
      </w:r>
      <w:r w:rsidRPr="007F05AD">
        <w:tab/>
        <w:t>"operation": "="</w:t>
      </w:r>
    </w:p>
    <w:p w14:paraId="7F62C6E5" w14:textId="77777777" w:rsidR="00756774" w:rsidRPr="007F05AD" w:rsidRDefault="00756774" w:rsidP="00756774">
      <w:pPr>
        <w:pStyle w:val="GOSTScript"/>
      </w:pPr>
      <w:r w:rsidRPr="007F05AD">
        <w:tab/>
      </w:r>
      <w:r w:rsidRPr="007F05AD">
        <w:tab/>
      </w:r>
      <w:r w:rsidRPr="007F05AD">
        <w:tab/>
      </w:r>
      <w:r w:rsidRPr="007F05AD">
        <w:tab/>
      </w:r>
      <w:r w:rsidRPr="007F05AD">
        <w:tab/>
        <w:t>},</w:t>
      </w:r>
    </w:p>
    <w:p w14:paraId="0B754E88" w14:textId="77777777" w:rsidR="00756774" w:rsidRPr="007F05AD" w:rsidRDefault="00756774" w:rsidP="00756774">
      <w:pPr>
        <w:pStyle w:val="GOSTScript"/>
      </w:pPr>
      <w:r w:rsidRPr="007F05AD">
        <w:tab/>
      </w:r>
      <w:r w:rsidRPr="007F05AD">
        <w:tab/>
      </w:r>
      <w:r w:rsidRPr="007F05AD">
        <w:tab/>
      </w:r>
      <w:r w:rsidRPr="007F05AD">
        <w:tab/>
      </w:r>
      <w:r w:rsidRPr="007F05AD">
        <w:tab/>
        <w:t>{</w:t>
      </w:r>
    </w:p>
    <w:p w14:paraId="2E527D51" w14:textId="77777777" w:rsidR="00756774" w:rsidRPr="007F05AD" w:rsidRDefault="00756774" w:rsidP="00756774">
      <w:pPr>
        <w:pStyle w:val="GOSTScript"/>
      </w:pPr>
      <w:r w:rsidRPr="007F05AD">
        <w:tab/>
      </w:r>
      <w:r w:rsidRPr="007F05AD">
        <w:tab/>
      </w:r>
      <w:r w:rsidRPr="007F05AD">
        <w:tab/>
      </w:r>
      <w:r w:rsidRPr="007F05AD">
        <w:tab/>
      </w:r>
      <w:r w:rsidRPr="007F05AD">
        <w:tab/>
      </w:r>
      <w:r w:rsidRPr="007F05AD">
        <w:tab/>
        <w:t>"param": "targetCode",</w:t>
      </w:r>
    </w:p>
    <w:p w14:paraId="2D9E51F6" w14:textId="77777777" w:rsidR="00756774" w:rsidRPr="007F05AD" w:rsidRDefault="00756774" w:rsidP="00756774">
      <w:pPr>
        <w:pStyle w:val="GOSTScript"/>
      </w:pPr>
      <w:r w:rsidRPr="007F05AD">
        <w:tab/>
      </w:r>
      <w:r w:rsidRPr="007F05AD">
        <w:tab/>
      </w:r>
      <w:r w:rsidRPr="007F05AD">
        <w:tab/>
      </w:r>
      <w:r w:rsidRPr="007F05AD">
        <w:tab/>
      </w:r>
      <w:r w:rsidRPr="007F05AD">
        <w:tab/>
      </w:r>
      <w:r w:rsidRPr="007F05AD">
        <w:tab/>
        <w:t>"value": "0024%",</w:t>
      </w:r>
    </w:p>
    <w:p w14:paraId="2DBB136C" w14:textId="77777777" w:rsidR="00756774" w:rsidRPr="007F05AD" w:rsidRDefault="00756774" w:rsidP="00756774">
      <w:pPr>
        <w:pStyle w:val="GOSTScript"/>
      </w:pPr>
      <w:r w:rsidRPr="007F05AD">
        <w:tab/>
      </w:r>
      <w:r w:rsidRPr="007F05AD">
        <w:tab/>
      </w:r>
      <w:r w:rsidRPr="007F05AD">
        <w:tab/>
      </w:r>
      <w:r w:rsidRPr="007F05AD">
        <w:tab/>
      </w:r>
      <w:r w:rsidRPr="007F05AD">
        <w:tab/>
      </w:r>
      <w:r w:rsidRPr="007F05AD">
        <w:tab/>
        <w:t>"operation": "like"</w:t>
      </w:r>
    </w:p>
    <w:p w14:paraId="7CE4F3E4" w14:textId="77777777" w:rsidR="00756774" w:rsidRPr="00756774" w:rsidRDefault="00756774" w:rsidP="00756774">
      <w:pPr>
        <w:pStyle w:val="GOSTScript"/>
        <w:rPr>
          <w:lang w:val="ru-RU"/>
        </w:rPr>
      </w:pPr>
      <w:r w:rsidRPr="007F05AD">
        <w:tab/>
      </w:r>
      <w:r w:rsidRPr="007F05AD">
        <w:tab/>
      </w:r>
      <w:r w:rsidRPr="007F05AD">
        <w:tab/>
      </w:r>
      <w:r w:rsidRPr="007F05AD">
        <w:tab/>
      </w:r>
      <w:r w:rsidRPr="007F05AD">
        <w:tab/>
      </w:r>
      <w:r w:rsidRPr="00756774">
        <w:rPr>
          <w:lang w:val="ru-RU"/>
        </w:rPr>
        <w:t>}</w:t>
      </w:r>
    </w:p>
    <w:p w14:paraId="766D73FA" w14:textId="77777777" w:rsidR="00756774" w:rsidRPr="00756774" w:rsidRDefault="00756774" w:rsidP="00756774">
      <w:pPr>
        <w:pStyle w:val="GOSTScript"/>
        <w:rPr>
          <w:lang w:val="ru-RU"/>
        </w:rPr>
      </w:pPr>
      <w:r w:rsidRPr="00756774">
        <w:rPr>
          <w:lang w:val="ru-RU"/>
        </w:rPr>
        <w:tab/>
      </w:r>
      <w:r w:rsidRPr="00756774">
        <w:rPr>
          <w:lang w:val="ru-RU"/>
        </w:rPr>
        <w:tab/>
      </w:r>
      <w:r w:rsidRPr="00756774">
        <w:rPr>
          <w:lang w:val="ru-RU"/>
        </w:rPr>
        <w:tab/>
      </w:r>
      <w:r w:rsidRPr="00756774">
        <w:rPr>
          <w:lang w:val="ru-RU"/>
        </w:rPr>
        <w:tab/>
        <w:t>]</w:t>
      </w:r>
    </w:p>
    <w:p w14:paraId="60072B4A" w14:textId="77777777" w:rsidR="00756774" w:rsidRPr="00756774" w:rsidRDefault="00756774" w:rsidP="00756774">
      <w:pPr>
        <w:pStyle w:val="GOSTScript"/>
        <w:rPr>
          <w:lang w:val="ru-RU"/>
        </w:rPr>
      </w:pPr>
      <w:r w:rsidRPr="00756774">
        <w:rPr>
          <w:lang w:val="ru-RU"/>
        </w:rPr>
        <w:lastRenderedPageBreak/>
        <w:tab/>
      </w:r>
      <w:r w:rsidRPr="00756774">
        <w:rPr>
          <w:lang w:val="ru-RU"/>
        </w:rPr>
        <w:tab/>
      </w:r>
      <w:r w:rsidRPr="00756774">
        <w:rPr>
          <w:lang w:val="ru-RU"/>
        </w:rPr>
        <w:tab/>
        <w:t>},</w:t>
      </w:r>
    </w:p>
    <w:p w14:paraId="0E149E43" w14:textId="77777777" w:rsidR="00756774" w:rsidRPr="00756774" w:rsidRDefault="00756774" w:rsidP="00756774">
      <w:pPr>
        <w:pStyle w:val="GOSTScript"/>
        <w:rPr>
          <w:lang w:val="ru-RU"/>
        </w:rPr>
      </w:pPr>
      <w:r w:rsidRPr="00756774">
        <w:rPr>
          <w:lang w:val="ru-RU"/>
        </w:rPr>
        <w:tab/>
      </w:r>
      <w:r w:rsidRPr="00756774">
        <w:rPr>
          <w:lang w:val="ru-RU"/>
        </w:rPr>
        <w:tab/>
      </w:r>
      <w:r w:rsidRPr="00756774">
        <w:rPr>
          <w:lang w:val="ru-RU"/>
        </w:rPr>
        <w:tab/>
        <w:t>{</w:t>
      </w:r>
    </w:p>
    <w:p w14:paraId="480824CA" w14:textId="77777777" w:rsidR="00756774" w:rsidRPr="00756774" w:rsidRDefault="00756774" w:rsidP="00756774">
      <w:pPr>
        <w:pStyle w:val="GOSTScript"/>
        <w:rPr>
          <w:lang w:val="ru-RU"/>
        </w:rPr>
      </w:pPr>
      <w:r w:rsidRPr="00756774">
        <w:rPr>
          <w:lang w:val="ru-RU"/>
        </w:rPr>
        <w:tab/>
      </w:r>
      <w:r w:rsidRPr="00756774">
        <w:rPr>
          <w:lang w:val="ru-RU"/>
        </w:rPr>
        <w:tab/>
      </w:r>
      <w:r w:rsidRPr="00756774">
        <w:rPr>
          <w:lang w:val="ru-RU"/>
        </w:rPr>
        <w:tab/>
      </w:r>
      <w:r w:rsidRPr="00756774">
        <w:rPr>
          <w:lang w:val="ru-RU"/>
        </w:rPr>
        <w:tab/>
        <w:t>"indicators": "1,2,4,5,6",</w:t>
      </w:r>
    </w:p>
    <w:p w14:paraId="7B7838EA" w14:textId="77777777" w:rsidR="00756774" w:rsidRPr="00756774" w:rsidRDefault="00756774" w:rsidP="00756774">
      <w:pPr>
        <w:pStyle w:val="GOSTScript"/>
        <w:rPr>
          <w:lang w:val="ru-RU"/>
        </w:rPr>
      </w:pPr>
      <w:r w:rsidRPr="00756774">
        <w:rPr>
          <w:lang w:val="ru-RU"/>
        </w:rPr>
        <w:tab/>
      </w:r>
      <w:r w:rsidRPr="00756774">
        <w:rPr>
          <w:lang w:val="ru-RU"/>
        </w:rPr>
        <w:tab/>
      </w:r>
      <w:r w:rsidRPr="00756774">
        <w:rPr>
          <w:lang w:val="ru-RU"/>
        </w:rPr>
        <w:tab/>
      </w:r>
      <w:r w:rsidRPr="00756774">
        <w:rPr>
          <w:lang w:val="ru-RU"/>
        </w:rPr>
        <w:tab/>
        <w:t>"FilterParams": [</w:t>
      </w:r>
    </w:p>
    <w:p w14:paraId="4E2C598D" w14:textId="77777777" w:rsidR="00756774" w:rsidRPr="00756774" w:rsidRDefault="00756774" w:rsidP="00756774">
      <w:pPr>
        <w:pStyle w:val="GOSTScript"/>
        <w:rPr>
          <w:lang w:val="ru-RU"/>
        </w:rPr>
      </w:pPr>
      <w:r w:rsidRPr="00756774">
        <w:rPr>
          <w:lang w:val="ru-RU"/>
        </w:rPr>
        <w:tab/>
      </w:r>
      <w:r w:rsidRPr="00756774">
        <w:rPr>
          <w:lang w:val="ru-RU"/>
        </w:rPr>
        <w:tab/>
      </w:r>
      <w:r w:rsidRPr="00756774">
        <w:rPr>
          <w:lang w:val="ru-RU"/>
        </w:rPr>
        <w:tab/>
      </w:r>
      <w:r w:rsidRPr="00756774">
        <w:rPr>
          <w:lang w:val="ru-RU"/>
        </w:rPr>
        <w:tab/>
      </w:r>
      <w:r w:rsidRPr="00756774">
        <w:rPr>
          <w:lang w:val="ru-RU"/>
        </w:rPr>
        <w:tab/>
        <w:t>{</w:t>
      </w:r>
    </w:p>
    <w:p w14:paraId="16744979" w14:textId="77777777" w:rsidR="00756774" w:rsidRPr="00756774" w:rsidRDefault="00756774" w:rsidP="00756774">
      <w:pPr>
        <w:pStyle w:val="GOSTScript"/>
        <w:rPr>
          <w:lang w:val="ru-RU"/>
        </w:rPr>
      </w:pPr>
      <w:r w:rsidRPr="00756774">
        <w:rPr>
          <w:lang w:val="ru-RU"/>
        </w:rPr>
        <w:tab/>
      </w:r>
      <w:r w:rsidRPr="00756774">
        <w:rPr>
          <w:lang w:val="ru-RU"/>
        </w:rPr>
        <w:tab/>
      </w:r>
      <w:r w:rsidRPr="00756774">
        <w:rPr>
          <w:lang w:val="ru-RU"/>
        </w:rPr>
        <w:tab/>
      </w:r>
      <w:r w:rsidRPr="00756774">
        <w:rPr>
          <w:lang w:val="ru-RU"/>
        </w:rPr>
        <w:tab/>
      </w:r>
      <w:r w:rsidRPr="00756774">
        <w:rPr>
          <w:lang w:val="ru-RU"/>
        </w:rPr>
        <w:tab/>
      </w:r>
      <w:r w:rsidRPr="00756774">
        <w:rPr>
          <w:lang w:val="ru-RU"/>
        </w:rPr>
        <w:tab/>
        <w:t>"param": "pa",</w:t>
      </w:r>
    </w:p>
    <w:p w14:paraId="063352DE" w14:textId="3B25C103" w:rsidR="00756774" w:rsidRPr="00756774" w:rsidRDefault="00756774" w:rsidP="00756774">
      <w:pPr>
        <w:pStyle w:val="GOSTScript"/>
        <w:rPr>
          <w:lang w:val="ru-RU"/>
        </w:rPr>
      </w:pPr>
      <w:r w:rsidRPr="00756774">
        <w:rPr>
          <w:lang w:val="ru-RU"/>
        </w:rPr>
        <w:tab/>
      </w:r>
      <w:r w:rsidRPr="00756774">
        <w:rPr>
          <w:lang w:val="ru-RU"/>
        </w:rPr>
        <w:tab/>
      </w:r>
      <w:r w:rsidRPr="00756774">
        <w:rPr>
          <w:lang w:val="ru-RU"/>
        </w:rPr>
        <w:tab/>
      </w:r>
      <w:r w:rsidRPr="00756774">
        <w:rPr>
          <w:lang w:val="ru-RU"/>
        </w:rPr>
        <w:tab/>
      </w:r>
      <w:r w:rsidRPr="00756774">
        <w:rPr>
          <w:lang w:val="ru-RU"/>
        </w:rPr>
        <w:tab/>
      </w:r>
      <w:r w:rsidRPr="00756774">
        <w:rPr>
          <w:lang w:val="ru-RU"/>
        </w:rPr>
        <w:tab/>
        <w:t>"value": "05621444440, 05621555550",</w:t>
      </w:r>
      <w:r w:rsidR="008C5677">
        <w:rPr>
          <w:lang w:val="ru-RU"/>
        </w:rPr>
        <w:t xml:space="preserve"> </w:t>
      </w:r>
      <w:r w:rsidRPr="00756774">
        <w:rPr>
          <w:lang w:val="ru-RU"/>
        </w:rPr>
        <w:t>// список лицевых счетов, для которых рассчитывается 2-ая группа показателей состояния ЛС, включающая показатели с кодами 1,2,4,5,6</w:t>
      </w:r>
    </w:p>
    <w:p w14:paraId="79FED30E" w14:textId="77777777" w:rsidR="00756774" w:rsidRPr="007F05AD" w:rsidRDefault="00756774" w:rsidP="00756774">
      <w:pPr>
        <w:pStyle w:val="GOSTScript"/>
      </w:pPr>
      <w:r w:rsidRPr="00756774">
        <w:rPr>
          <w:lang w:val="ru-RU"/>
        </w:rPr>
        <w:tab/>
      </w:r>
      <w:r w:rsidRPr="00756774">
        <w:rPr>
          <w:lang w:val="ru-RU"/>
        </w:rPr>
        <w:tab/>
      </w:r>
      <w:r w:rsidRPr="00756774">
        <w:rPr>
          <w:lang w:val="ru-RU"/>
        </w:rPr>
        <w:tab/>
      </w:r>
      <w:r w:rsidRPr="00756774">
        <w:rPr>
          <w:lang w:val="ru-RU"/>
        </w:rPr>
        <w:tab/>
      </w:r>
      <w:r w:rsidRPr="00756774">
        <w:rPr>
          <w:lang w:val="ru-RU"/>
        </w:rPr>
        <w:tab/>
      </w:r>
      <w:r w:rsidRPr="00756774">
        <w:rPr>
          <w:lang w:val="ru-RU"/>
        </w:rPr>
        <w:tab/>
      </w:r>
      <w:r w:rsidRPr="007F05AD">
        <w:t>"operation": "="</w:t>
      </w:r>
    </w:p>
    <w:p w14:paraId="3FF3BA12" w14:textId="77777777" w:rsidR="00756774" w:rsidRPr="007F05AD" w:rsidRDefault="00756774" w:rsidP="00756774">
      <w:pPr>
        <w:pStyle w:val="GOSTScript"/>
      </w:pPr>
      <w:r w:rsidRPr="007F05AD">
        <w:tab/>
      </w:r>
      <w:r w:rsidRPr="007F05AD">
        <w:tab/>
      </w:r>
      <w:r w:rsidRPr="007F05AD">
        <w:tab/>
      </w:r>
      <w:r w:rsidRPr="007F05AD">
        <w:tab/>
      </w:r>
      <w:r w:rsidRPr="007F05AD">
        <w:tab/>
        <w:t>},</w:t>
      </w:r>
    </w:p>
    <w:p w14:paraId="0436134B" w14:textId="77777777" w:rsidR="00756774" w:rsidRPr="007F05AD" w:rsidRDefault="00756774" w:rsidP="00756774">
      <w:pPr>
        <w:pStyle w:val="GOSTScript"/>
      </w:pPr>
      <w:r w:rsidRPr="007F05AD">
        <w:tab/>
      </w:r>
      <w:r w:rsidRPr="007F05AD">
        <w:tab/>
      </w:r>
      <w:r w:rsidRPr="007F05AD">
        <w:tab/>
      </w:r>
      <w:r w:rsidRPr="007F05AD">
        <w:tab/>
      </w:r>
      <w:r w:rsidRPr="007F05AD">
        <w:tab/>
        <w:t>{</w:t>
      </w:r>
    </w:p>
    <w:p w14:paraId="298ED40D" w14:textId="77777777" w:rsidR="00756774" w:rsidRPr="007F05AD" w:rsidRDefault="00756774" w:rsidP="00756774">
      <w:pPr>
        <w:pStyle w:val="GOSTScript"/>
      </w:pPr>
      <w:r w:rsidRPr="007F05AD">
        <w:tab/>
      </w:r>
      <w:r w:rsidRPr="007F05AD">
        <w:tab/>
      </w:r>
      <w:r w:rsidRPr="007F05AD">
        <w:tab/>
      </w:r>
      <w:r w:rsidRPr="007F05AD">
        <w:tab/>
      </w:r>
      <w:r w:rsidRPr="007F05AD">
        <w:tab/>
      </w:r>
      <w:r w:rsidRPr="007F05AD">
        <w:tab/>
        <w:t>"param": "budgetCode",</w:t>
      </w:r>
    </w:p>
    <w:p w14:paraId="6769CC37" w14:textId="77777777" w:rsidR="00756774" w:rsidRPr="007F05AD" w:rsidRDefault="00756774" w:rsidP="00756774">
      <w:pPr>
        <w:pStyle w:val="GOSTScript"/>
      </w:pPr>
      <w:r w:rsidRPr="007F05AD">
        <w:tab/>
      </w:r>
      <w:r w:rsidRPr="007F05AD">
        <w:tab/>
      </w:r>
      <w:r w:rsidRPr="007F05AD">
        <w:tab/>
      </w:r>
      <w:r w:rsidRPr="007F05AD">
        <w:tab/>
      </w:r>
      <w:r w:rsidRPr="007F05AD">
        <w:tab/>
      </w:r>
      <w:r w:rsidRPr="007F05AD">
        <w:tab/>
        <w:t>"value": "99010001",</w:t>
      </w:r>
    </w:p>
    <w:p w14:paraId="60CC3D7C" w14:textId="77777777" w:rsidR="00756774" w:rsidRPr="007F05AD" w:rsidRDefault="00756774" w:rsidP="00756774">
      <w:pPr>
        <w:pStyle w:val="GOSTScript"/>
      </w:pPr>
      <w:r w:rsidRPr="007F05AD">
        <w:tab/>
      </w:r>
      <w:r w:rsidRPr="007F05AD">
        <w:tab/>
      </w:r>
      <w:r w:rsidRPr="007F05AD">
        <w:tab/>
      </w:r>
      <w:r w:rsidRPr="007F05AD">
        <w:tab/>
      </w:r>
      <w:r w:rsidRPr="007F05AD">
        <w:tab/>
      </w:r>
      <w:r w:rsidRPr="007F05AD">
        <w:tab/>
        <w:t>"operation": "="</w:t>
      </w:r>
    </w:p>
    <w:p w14:paraId="165FA048" w14:textId="77777777" w:rsidR="00756774" w:rsidRPr="007F05AD" w:rsidRDefault="00756774" w:rsidP="00756774">
      <w:pPr>
        <w:pStyle w:val="GOSTScript"/>
      </w:pPr>
      <w:r w:rsidRPr="007F05AD">
        <w:tab/>
      </w:r>
      <w:r w:rsidRPr="007F05AD">
        <w:tab/>
      </w:r>
      <w:r w:rsidRPr="007F05AD">
        <w:tab/>
      </w:r>
      <w:r w:rsidRPr="007F05AD">
        <w:tab/>
      </w:r>
      <w:r w:rsidRPr="007F05AD">
        <w:tab/>
        <w:t>},</w:t>
      </w:r>
    </w:p>
    <w:p w14:paraId="6D94A2A6" w14:textId="77777777" w:rsidR="00756774" w:rsidRPr="007F05AD" w:rsidRDefault="00756774" w:rsidP="00756774">
      <w:pPr>
        <w:pStyle w:val="GOSTScript"/>
      </w:pPr>
      <w:r w:rsidRPr="007F05AD">
        <w:tab/>
      </w:r>
      <w:r w:rsidRPr="007F05AD">
        <w:tab/>
      </w:r>
      <w:r w:rsidRPr="007F05AD">
        <w:tab/>
      </w:r>
      <w:r w:rsidRPr="007F05AD">
        <w:tab/>
      </w:r>
      <w:r w:rsidRPr="007F05AD">
        <w:tab/>
        <w:t>{</w:t>
      </w:r>
    </w:p>
    <w:p w14:paraId="7A30B8DB" w14:textId="77777777" w:rsidR="00756774" w:rsidRPr="007F05AD" w:rsidRDefault="00756774" w:rsidP="00756774">
      <w:pPr>
        <w:pStyle w:val="GOSTScript"/>
      </w:pPr>
      <w:r w:rsidRPr="007F05AD">
        <w:tab/>
      </w:r>
      <w:r w:rsidRPr="007F05AD">
        <w:tab/>
      </w:r>
      <w:r w:rsidRPr="007F05AD">
        <w:tab/>
      </w:r>
      <w:r w:rsidRPr="007F05AD">
        <w:tab/>
      </w:r>
      <w:r w:rsidRPr="007F05AD">
        <w:tab/>
      </w:r>
      <w:r w:rsidRPr="007F05AD">
        <w:tab/>
        <w:t>"param": "targetCode",</w:t>
      </w:r>
    </w:p>
    <w:p w14:paraId="3A30A1D2" w14:textId="77777777" w:rsidR="00756774" w:rsidRPr="007F05AD" w:rsidRDefault="00756774" w:rsidP="00756774">
      <w:pPr>
        <w:pStyle w:val="GOSTScript"/>
      </w:pPr>
      <w:r w:rsidRPr="007F05AD">
        <w:tab/>
      </w:r>
      <w:r w:rsidRPr="007F05AD">
        <w:tab/>
      </w:r>
      <w:r w:rsidRPr="007F05AD">
        <w:tab/>
      </w:r>
      <w:r w:rsidRPr="007F05AD">
        <w:tab/>
      </w:r>
      <w:r w:rsidRPr="007F05AD">
        <w:tab/>
      </w:r>
      <w:r w:rsidRPr="007F05AD">
        <w:tab/>
        <w:t>"value": "0024%",</w:t>
      </w:r>
    </w:p>
    <w:p w14:paraId="76BCBD4B" w14:textId="77777777" w:rsidR="00756774" w:rsidRPr="007F05AD" w:rsidRDefault="00756774" w:rsidP="00756774">
      <w:pPr>
        <w:pStyle w:val="GOSTScript"/>
      </w:pPr>
      <w:r w:rsidRPr="007F05AD">
        <w:tab/>
      </w:r>
      <w:r w:rsidRPr="007F05AD">
        <w:tab/>
      </w:r>
      <w:r w:rsidRPr="007F05AD">
        <w:tab/>
      </w:r>
      <w:r w:rsidRPr="007F05AD">
        <w:tab/>
      </w:r>
      <w:r w:rsidRPr="007F05AD">
        <w:tab/>
      </w:r>
      <w:r w:rsidRPr="007F05AD">
        <w:tab/>
        <w:t>"operation": "like"</w:t>
      </w:r>
    </w:p>
    <w:p w14:paraId="41B6D571" w14:textId="77777777" w:rsidR="00756774" w:rsidRPr="00756774" w:rsidRDefault="00756774" w:rsidP="00756774">
      <w:pPr>
        <w:pStyle w:val="GOSTScript"/>
        <w:rPr>
          <w:lang w:val="ru-RU"/>
        </w:rPr>
      </w:pPr>
      <w:r w:rsidRPr="007F05AD">
        <w:tab/>
      </w:r>
      <w:r w:rsidRPr="007F05AD">
        <w:tab/>
      </w:r>
      <w:r w:rsidRPr="007F05AD">
        <w:tab/>
      </w:r>
      <w:r w:rsidRPr="007F05AD">
        <w:tab/>
      </w:r>
      <w:r w:rsidRPr="007F05AD">
        <w:tab/>
      </w:r>
      <w:r w:rsidRPr="00756774">
        <w:rPr>
          <w:lang w:val="ru-RU"/>
        </w:rPr>
        <w:t>}</w:t>
      </w:r>
    </w:p>
    <w:p w14:paraId="1E2718CF" w14:textId="77777777" w:rsidR="00756774" w:rsidRPr="00756774" w:rsidRDefault="00756774" w:rsidP="00756774">
      <w:pPr>
        <w:pStyle w:val="GOSTScript"/>
        <w:rPr>
          <w:lang w:val="ru-RU"/>
        </w:rPr>
      </w:pPr>
      <w:r w:rsidRPr="00756774">
        <w:rPr>
          <w:lang w:val="ru-RU"/>
        </w:rPr>
        <w:tab/>
      </w:r>
      <w:r w:rsidRPr="00756774">
        <w:rPr>
          <w:lang w:val="ru-RU"/>
        </w:rPr>
        <w:tab/>
      </w:r>
      <w:r w:rsidRPr="00756774">
        <w:rPr>
          <w:lang w:val="ru-RU"/>
        </w:rPr>
        <w:tab/>
      </w:r>
      <w:r w:rsidRPr="00756774">
        <w:rPr>
          <w:lang w:val="ru-RU"/>
        </w:rPr>
        <w:tab/>
        <w:t>]</w:t>
      </w:r>
    </w:p>
    <w:p w14:paraId="5CEF7EFC" w14:textId="77777777" w:rsidR="00756774" w:rsidRPr="00756774" w:rsidRDefault="00756774" w:rsidP="00756774">
      <w:pPr>
        <w:pStyle w:val="GOSTScript"/>
        <w:rPr>
          <w:lang w:val="ru-RU"/>
        </w:rPr>
      </w:pPr>
      <w:r w:rsidRPr="00756774">
        <w:rPr>
          <w:lang w:val="ru-RU"/>
        </w:rPr>
        <w:tab/>
      </w:r>
      <w:r w:rsidRPr="00756774">
        <w:rPr>
          <w:lang w:val="ru-RU"/>
        </w:rPr>
        <w:tab/>
      </w:r>
      <w:r w:rsidRPr="00756774">
        <w:rPr>
          <w:lang w:val="ru-RU"/>
        </w:rPr>
        <w:tab/>
        <w:t>}</w:t>
      </w:r>
    </w:p>
    <w:p w14:paraId="6AE775D1" w14:textId="77777777" w:rsidR="00756774" w:rsidRPr="00756774" w:rsidRDefault="00756774" w:rsidP="00756774">
      <w:pPr>
        <w:pStyle w:val="GOSTScript"/>
        <w:rPr>
          <w:lang w:val="ru-RU"/>
        </w:rPr>
      </w:pPr>
      <w:r w:rsidRPr="00756774">
        <w:rPr>
          <w:lang w:val="ru-RU"/>
        </w:rPr>
        <w:tab/>
      </w:r>
      <w:r w:rsidRPr="00756774">
        <w:rPr>
          <w:lang w:val="ru-RU"/>
        </w:rPr>
        <w:tab/>
        <w:t>],</w:t>
      </w:r>
    </w:p>
    <w:p w14:paraId="4C9FBED2" w14:textId="69EE6E1B" w:rsidR="00756774" w:rsidRPr="00756774" w:rsidRDefault="00756774" w:rsidP="00756774">
      <w:pPr>
        <w:pStyle w:val="GOSTScript"/>
        <w:rPr>
          <w:lang w:val="ru-RU"/>
        </w:rPr>
      </w:pPr>
      <w:r w:rsidRPr="00756774">
        <w:rPr>
          <w:lang w:val="ru-RU"/>
        </w:rPr>
        <w:tab/>
      </w:r>
      <w:r w:rsidRPr="00756774">
        <w:rPr>
          <w:lang w:val="ru-RU"/>
        </w:rPr>
        <w:tab/>
        <w:t xml:space="preserve">"SumFilterParams": [ // информация в ответе, строки ответа, должны быть отфильтрованы следующим образом: в ответе </w:t>
      </w:r>
      <w:del w:id="935" w:author="Сатлер Марина Викторовна" w:date="2024-05-03T14:47:00Z">
        <w:r w:rsidRPr="00756774" w:rsidDel="0025704C">
          <w:rPr>
            <w:lang w:val="ru-RU"/>
          </w:rPr>
          <w:delText xml:space="preserve">не </w:delText>
        </w:r>
      </w:del>
      <w:r w:rsidRPr="00756774">
        <w:rPr>
          <w:lang w:val="ru-RU"/>
        </w:rPr>
        <w:t>передаются те строки, где показатели Data_2 &gt; 0 и Data_4 &lt;= 500 000 000.00</w:t>
      </w:r>
    </w:p>
    <w:p w14:paraId="27686DB6" w14:textId="77777777" w:rsidR="00756774" w:rsidRPr="007F05AD" w:rsidRDefault="00756774" w:rsidP="00756774">
      <w:pPr>
        <w:pStyle w:val="GOSTScript"/>
      </w:pPr>
      <w:r w:rsidRPr="00756774">
        <w:rPr>
          <w:lang w:val="ru-RU"/>
        </w:rPr>
        <w:tab/>
      </w:r>
      <w:r w:rsidRPr="00756774">
        <w:rPr>
          <w:lang w:val="ru-RU"/>
        </w:rPr>
        <w:tab/>
      </w:r>
      <w:r w:rsidRPr="00756774">
        <w:rPr>
          <w:lang w:val="ru-RU"/>
        </w:rPr>
        <w:tab/>
      </w:r>
      <w:r w:rsidRPr="007F05AD">
        <w:t>{</w:t>
      </w:r>
    </w:p>
    <w:p w14:paraId="6C459669" w14:textId="77777777" w:rsidR="00756774" w:rsidRPr="007F05AD" w:rsidRDefault="00756774" w:rsidP="00756774">
      <w:pPr>
        <w:pStyle w:val="GOSTScript"/>
      </w:pPr>
      <w:r w:rsidRPr="007F05AD">
        <w:tab/>
      </w:r>
      <w:r w:rsidRPr="007F05AD">
        <w:tab/>
      </w:r>
      <w:r w:rsidRPr="007F05AD">
        <w:tab/>
      </w:r>
      <w:r w:rsidRPr="007F05AD">
        <w:tab/>
        <w:t>"indicator": "2",</w:t>
      </w:r>
    </w:p>
    <w:p w14:paraId="44A83C4C" w14:textId="77777777" w:rsidR="00756774" w:rsidRPr="007F05AD" w:rsidRDefault="00756774" w:rsidP="00756774">
      <w:pPr>
        <w:pStyle w:val="GOSTScript"/>
      </w:pPr>
      <w:r w:rsidRPr="007F05AD">
        <w:tab/>
      </w:r>
      <w:r w:rsidRPr="007F05AD">
        <w:tab/>
      </w:r>
      <w:r w:rsidRPr="007F05AD">
        <w:tab/>
      </w:r>
      <w:r w:rsidRPr="007F05AD">
        <w:tab/>
        <w:t>"value": 0.00,</w:t>
      </w:r>
    </w:p>
    <w:p w14:paraId="051DF6B8" w14:textId="77777777" w:rsidR="00756774" w:rsidRPr="007F05AD" w:rsidRDefault="00756774" w:rsidP="00756774">
      <w:pPr>
        <w:pStyle w:val="GOSTScript"/>
      </w:pPr>
      <w:r w:rsidRPr="007F05AD">
        <w:tab/>
      </w:r>
      <w:r w:rsidRPr="007F05AD">
        <w:tab/>
      </w:r>
      <w:r w:rsidRPr="007F05AD">
        <w:tab/>
      </w:r>
      <w:r w:rsidRPr="007F05AD">
        <w:tab/>
        <w:t>"operation": "&gt;"</w:t>
      </w:r>
    </w:p>
    <w:p w14:paraId="698EB2C7" w14:textId="77777777" w:rsidR="00756774" w:rsidRPr="007F05AD" w:rsidRDefault="00756774" w:rsidP="00756774">
      <w:pPr>
        <w:pStyle w:val="GOSTScript"/>
      </w:pPr>
      <w:r w:rsidRPr="007F05AD">
        <w:tab/>
      </w:r>
      <w:r w:rsidRPr="007F05AD">
        <w:tab/>
      </w:r>
      <w:r w:rsidRPr="007F05AD">
        <w:tab/>
        <w:t>},</w:t>
      </w:r>
    </w:p>
    <w:p w14:paraId="226D7681" w14:textId="77777777" w:rsidR="00756774" w:rsidRPr="007F05AD" w:rsidRDefault="00756774" w:rsidP="00756774">
      <w:pPr>
        <w:pStyle w:val="GOSTScript"/>
      </w:pPr>
      <w:r w:rsidRPr="007F05AD">
        <w:tab/>
      </w:r>
      <w:r w:rsidRPr="007F05AD">
        <w:tab/>
      </w:r>
      <w:r w:rsidRPr="007F05AD">
        <w:tab/>
        <w:t>{</w:t>
      </w:r>
    </w:p>
    <w:p w14:paraId="5C67F027" w14:textId="77777777" w:rsidR="00756774" w:rsidRPr="007F05AD" w:rsidRDefault="00756774" w:rsidP="00756774">
      <w:pPr>
        <w:pStyle w:val="GOSTScript"/>
      </w:pPr>
      <w:r w:rsidRPr="007F05AD">
        <w:tab/>
      </w:r>
      <w:r w:rsidRPr="007F05AD">
        <w:tab/>
      </w:r>
      <w:r w:rsidRPr="007F05AD">
        <w:tab/>
      </w:r>
      <w:r w:rsidRPr="007F05AD">
        <w:tab/>
        <w:t>"indicator": "4",</w:t>
      </w:r>
    </w:p>
    <w:p w14:paraId="1A74F857" w14:textId="77777777" w:rsidR="00756774" w:rsidRPr="007F05AD" w:rsidRDefault="00756774" w:rsidP="00756774">
      <w:pPr>
        <w:pStyle w:val="GOSTScript"/>
      </w:pPr>
      <w:r w:rsidRPr="007F05AD">
        <w:tab/>
      </w:r>
      <w:r w:rsidRPr="007F05AD">
        <w:tab/>
      </w:r>
      <w:r w:rsidRPr="007F05AD">
        <w:tab/>
      </w:r>
      <w:r w:rsidRPr="007F05AD">
        <w:tab/>
        <w:t>"value": 500000000.00,</w:t>
      </w:r>
    </w:p>
    <w:p w14:paraId="1467D1DD" w14:textId="77777777" w:rsidR="00756774" w:rsidRPr="00886C7E" w:rsidRDefault="00756774" w:rsidP="00756774">
      <w:pPr>
        <w:pStyle w:val="GOSTScript"/>
        <w:rPr>
          <w:lang w:val="ru-RU"/>
        </w:rPr>
      </w:pPr>
      <w:r w:rsidRPr="007F05AD">
        <w:tab/>
      </w:r>
      <w:r w:rsidRPr="007F05AD">
        <w:tab/>
      </w:r>
      <w:r w:rsidRPr="007F05AD">
        <w:tab/>
      </w:r>
      <w:r w:rsidRPr="007F05AD">
        <w:tab/>
      </w:r>
      <w:r w:rsidRPr="00886C7E">
        <w:rPr>
          <w:lang w:val="ru-RU"/>
        </w:rPr>
        <w:t>"</w:t>
      </w:r>
      <w:r w:rsidRPr="00886C7E">
        <w:t>operation</w:t>
      </w:r>
      <w:r w:rsidRPr="00886C7E">
        <w:rPr>
          <w:lang w:val="ru-RU"/>
        </w:rPr>
        <w:t>": "&lt;="</w:t>
      </w:r>
    </w:p>
    <w:p w14:paraId="6DEABDDC" w14:textId="77777777" w:rsidR="00756774" w:rsidRPr="00886C7E" w:rsidRDefault="00756774" w:rsidP="00756774">
      <w:pPr>
        <w:pStyle w:val="GOSTScript"/>
        <w:rPr>
          <w:lang w:val="ru-RU"/>
        </w:rPr>
      </w:pPr>
      <w:r w:rsidRPr="00886C7E">
        <w:rPr>
          <w:lang w:val="ru-RU"/>
        </w:rPr>
        <w:tab/>
      </w:r>
      <w:r w:rsidRPr="00886C7E">
        <w:rPr>
          <w:lang w:val="ru-RU"/>
        </w:rPr>
        <w:tab/>
      </w:r>
      <w:r w:rsidRPr="00886C7E">
        <w:rPr>
          <w:lang w:val="ru-RU"/>
        </w:rPr>
        <w:tab/>
        <w:t>}</w:t>
      </w:r>
    </w:p>
    <w:p w14:paraId="61829210" w14:textId="77777777" w:rsidR="00756774" w:rsidRDefault="00756774" w:rsidP="00756774">
      <w:pPr>
        <w:pStyle w:val="GOSTScript"/>
        <w:rPr>
          <w:lang w:val="ru-RU"/>
        </w:rPr>
      </w:pPr>
      <w:r w:rsidRPr="00886C7E">
        <w:rPr>
          <w:lang w:val="ru-RU"/>
        </w:rPr>
        <w:tab/>
      </w:r>
      <w:r w:rsidRPr="00886C7E">
        <w:rPr>
          <w:lang w:val="ru-RU"/>
        </w:rPr>
        <w:tab/>
        <w:t>],</w:t>
      </w:r>
    </w:p>
    <w:p w14:paraId="237B9CAD" w14:textId="77777777" w:rsidR="00511119" w:rsidRPr="00511119" w:rsidRDefault="00511119" w:rsidP="00511119">
      <w:pPr>
        <w:pStyle w:val="GOSTScript"/>
        <w:rPr>
          <w:ins w:id="936" w:author="Сатлер Марина Викторовна" w:date="2025-07-04T15:40:00Z"/>
          <w:lang w:val="ru-RU"/>
        </w:rPr>
      </w:pPr>
      <w:ins w:id="937" w:author="Сатлер Марина Викторовна" w:date="2025-07-04T15:40:00Z">
        <w:r w:rsidRPr="00D931F1">
          <w:rPr>
            <w:lang w:val="ru-RU"/>
          </w:rPr>
          <w:tab/>
        </w:r>
        <w:r w:rsidRPr="00D931F1">
          <w:rPr>
            <w:lang w:val="ru-RU"/>
          </w:rPr>
          <w:tab/>
        </w:r>
        <w:r w:rsidRPr="00D931F1">
          <w:rPr>
            <w:lang w:val="ru-RU"/>
          </w:rPr>
          <w:tab/>
        </w:r>
        <w:r w:rsidRPr="00511119">
          <w:rPr>
            <w:lang w:val="ru-RU"/>
          </w:rPr>
          <w:t>"</w:t>
        </w:r>
        <w:r w:rsidRPr="00511119">
          <w:t>SortParams</w:t>
        </w:r>
        <w:r w:rsidRPr="00511119">
          <w:rPr>
            <w:lang w:val="ru-RU"/>
          </w:rPr>
          <w:t>": [</w:t>
        </w:r>
        <w:r>
          <w:rPr>
            <w:lang w:val="ru-RU"/>
          </w:rPr>
          <w:t xml:space="preserve"> // </w:t>
        </w:r>
        <w:r w:rsidRPr="00511119">
          <w:rPr>
            <w:lang w:val="ru-RU"/>
          </w:rPr>
          <w:t>сортировка осуществляется по КБК, затем по ОКС/КМИ</w:t>
        </w:r>
      </w:ins>
    </w:p>
    <w:p w14:paraId="58366ABE" w14:textId="77777777" w:rsidR="00511119" w:rsidRPr="00511119" w:rsidRDefault="00511119" w:rsidP="00511119">
      <w:pPr>
        <w:pStyle w:val="GOSTScript"/>
        <w:rPr>
          <w:ins w:id="938" w:author="Сатлер Марина Викторовна" w:date="2025-07-04T15:40:00Z"/>
        </w:rPr>
      </w:pPr>
      <w:ins w:id="939" w:author="Сатлер Марина Викторовна" w:date="2025-07-04T15:40:00Z">
        <w:r w:rsidRPr="00511119">
          <w:rPr>
            <w:lang w:val="ru-RU"/>
          </w:rPr>
          <w:tab/>
        </w:r>
        <w:r w:rsidRPr="00511119">
          <w:rPr>
            <w:lang w:val="ru-RU"/>
          </w:rPr>
          <w:tab/>
        </w:r>
        <w:r w:rsidRPr="00511119">
          <w:rPr>
            <w:lang w:val="ru-RU"/>
          </w:rPr>
          <w:tab/>
        </w:r>
        <w:r w:rsidRPr="00511119">
          <w:t>{</w:t>
        </w:r>
      </w:ins>
    </w:p>
    <w:p w14:paraId="3AA9E952" w14:textId="77777777" w:rsidR="00511119" w:rsidRPr="00511119" w:rsidRDefault="00511119" w:rsidP="00511119">
      <w:pPr>
        <w:pStyle w:val="GOSTScript"/>
        <w:rPr>
          <w:ins w:id="940" w:author="Сатлер Марина Викторовна" w:date="2025-07-04T15:40:00Z"/>
        </w:rPr>
      </w:pPr>
      <w:ins w:id="941" w:author="Сатлер Марина Викторовна" w:date="2025-07-04T15:40:00Z">
        <w:r w:rsidRPr="00511119">
          <w:lastRenderedPageBreak/>
          <w:tab/>
        </w:r>
        <w:r w:rsidRPr="00511119">
          <w:tab/>
        </w:r>
        <w:r w:rsidRPr="00511119">
          <w:tab/>
        </w:r>
        <w:r w:rsidRPr="00511119">
          <w:tab/>
          <w:t>"value": "VisualParams",</w:t>
        </w:r>
      </w:ins>
    </w:p>
    <w:p w14:paraId="2368B0A7" w14:textId="77777777" w:rsidR="00511119" w:rsidRPr="00511119" w:rsidRDefault="00511119" w:rsidP="00511119">
      <w:pPr>
        <w:pStyle w:val="GOSTScript"/>
        <w:rPr>
          <w:ins w:id="942" w:author="Сатлер Марина Викторовна" w:date="2025-07-04T15:40:00Z"/>
        </w:rPr>
      </w:pPr>
      <w:ins w:id="943" w:author="Сатлер Марина Викторовна" w:date="2025-07-04T15:40:00Z">
        <w:r w:rsidRPr="00511119">
          <w:tab/>
        </w:r>
        <w:r w:rsidRPr="00511119">
          <w:tab/>
        </w:r>
        <w:r w:rsidRPr="00511119">
          <w:tab/>
        </w:r>
        <w:r w:rsidRPr="00511119">
          <w:tab/>
          <w:t>"param": "asc",</w:t>
        </w:r>
      </w:ins>
    </w:p>
    <w:p w14:paraId="024DC38C" w14:textId="77777777" w:rsidR="00511119" w:rsidRPr="00511119" w:rsidRDefault="00511119" w:rsidP="00511119">
      <w:pPr>
        <w:pStyle w:val="GOSTScript"/>
        <w:rPr>
          <w:ins w:id="944" w:author="Сатлер Марина Викторовна" w:date="2025-07-04T15:40:00Z"/>
        </w:rPr>
      </w:pPr>
      <w:ins w:id="945" w:author="Сатлер Марина Викторовна" w:date="2025-07-04T15:40:00Z">
        <w:r w:rsidRPr="00511119">
          <w:tab/>
        </w:r>
        <w:r w:rsidRPr="00511119">
          <w:tab/>
        </w:r>
        <w:r w:rsidRPr="00511119">
          <w:tab/>
        </w:r>
        <w:r w:rsidRPr="00511119">
          <w:tab/>
          <w:t>"name": "kbk"</w:t>
        </w:r>
      </w:ins>
    </w:p>
    <w:p w14:paraId="7C539345" w14:textId="77777777" w:rsidR="00511119" w:rsidRPr="00511119" w:rsidRDefault="00511119" w:rsidP="00511119">
      <w:pPr>
        <w:pStyle w:val="GOSTScript"/>
        <w:rPr>
          <w:ins w:id="946" w:author="Сатлер Марина Викторовна" w:date="2025-07-04T15:40:00Z"/>
        </w:rPr>
      </w:pPr>
      <w:ins w:id="947" w:author="Сатлер Марина Викторовна" w:date="2025-07-04T15:40:00Z">
        <w:r w:rsidRPr="00511119">
          <w:tab/>
        </w:r>
        <w:r w:rsidRPr="00511119">
          <w:tab/>
        </w:r>
        <w:r w:rsidRPr="00511119">
          <w:tab/>
          <w:t>},</w:t>
        </w:r>
      </w:ins>
    </w:p>
    <w:p w14:paraId="2D45ADDD" w14:textId="77777777" w:rsidR="00511119" w:rsidRPr="00511119" w:rsidRDefault="00511119" w:rsidP="00511119">
      <w:pPr>
        <w:pStyle w:val="GOSTScript"/>
        <w:rPr>
          <w:ins w:id="948" w:author="Сатлер Марина Викторовна" w:date="2025-07-04T15:40:00Z"/>
        </w:rPr>
      </w:pPr>
      <w:ins w:id="949" w:author="Сатлер Марина Викторовна" w:date="2025-07-04T15:40:00Z">
        <w:r w:rsidRPr="00511119">
          <w:tab/>
        </w:r>
        <w:r w:rsidRPr="00511119">
          <w:tab/>
        </w:r>
        <w:r w:rsidRPr="00511119">
          <w:tab/>
          <w:t>{</w:t>
        </w:r>
      </w:ins>
    </w:p>
    <w:p w14:paraId="652BC223" w14:textId="77777777" w:rsidR="00511119" w:rsidRPr="00511119" w:rsidRDefault="00511119" w:rsidP="00511119">
      <w:pPr>
        <w:pStyle w:val="GOSTScript"/>
        <w:rPr>
          <w:ins w:id="950" w:author="Сатлер Марина Викторовна" w:date="2025-07-04T15:40:00Z"/>
        </w:rPr>
      </w:pPr>
      <w:ins w:id="951" w:author="Сатлер Марина Викторовна" w:date="2025-07-04T15:40:00Z">
        <w:r w:rsidRPr="00511119">
          <w:tab/>
        </w:r>
        <w:r w:rsidRPr="00511119">
          <w:tab/>
        </w:r>
        <w:r w:rsidRPr="00511119">
          <w:tab/>
        </w:r>
        <w:r w:rsidRPr="00511119">
          <w:tab/>
          <w:t>"value": "VisualParams",</w:t>
        </w:r>
      </w:ins>
    </w:p>
    <w:p w14:paraId="5AC3A429" w14:textId="77777777" w:rsidR="00511119" w:rsidRPr="00511119" w:rsidRDefault="00511119" w:rsidP="00511119">
      <w:pPr>
        <w:pStyle w:val="GOSTScript"/>
        <w:rPr>
          <w:ins w:id="952" w:author="Сатлер Марина Викторовна" w:date="2025-07-04T15:40:00Z"/>
        </w:rPr>
      </w:pPr>
      <w:ins w:id="953" w:author="Сатлер Марина Викторовна" w:date="2025-07-04T15:40:00Z">
        <w:r w:rsidRPr="00511119">
          <w:tab/>
        </w:r>
        <w:r w:rsidRPr="00511119">
          <w:tab/>
        </w:r>
        <w:r w:rsidRPr="00511119">
          <w:tab/>
        </w:r>
        <w:r w:rsidRPr="00511119">
          <w:tab/>
          <w:t>"param": "desc",</w:t>
        </w:r>
      </w:ins>
    </w:p>
    <w:p w14:paraId="1E7DA4DE" w14:textId="77777777" w:rsidR="00511119" w:rsidRPr="00511119" w:rsidRDefault="00511119" w:rsidP="00511119">
      <w:pPr>
        <w:pStyle w:val="GOSTScript"/>
        <w:rPr>
          <w:ins w:id="954" w:author="Сатлер Марина Викторовна" w:date="2025-07-04T15:40:00Z"/>
        </w:rPr>
      </w:pPr>
      <w:ins w:id="955" w:author="Сатлер Марина Викторовна" w:date="2025-07-04T15:40:00Z">
        <w:r w:rsidRPr="00511119">
          <w:tab/>
        </w:r>
        <w:r w:rsidRPr="00511119">
          <w:tab/>
        </w:r>
        <w:r w:rsidRPr="00511119">
          <w:tab/>
        </w:r>
        <w:r w:rsidRPr="00511119">
          <w:tab/>
          <w:t>"name": "faip"</w:t>
        </w:r>
      </w:ins>
    </w:p>
    <w:p w14:paraId="552AA8AC" w14:textId="77777777" w:rsidR="00511119" w:rsidRPr="00511119" w:rsidRDefault="00511119" w:rsidP="00511119">
      <w:pPr>
        <w:pStyle w:val="GOSTScript"/>
        <w:rPr>
          <w:ins w:id="956" w:author="Сатлер Марина Викторовна" w:date="2025-07-04T15:40:00Z"/>
          <w:lang w:val="ru-RU"/>
        </w:rPr>
      </w:pPr>
      <w:ins w:id="957" w:author="Сатлер Марина Викторовна" w:date="2025-07-04T15:40:00Z">
        <w:r w:rsidRPr="00511119">
          <w:tab/>
        </w:r>
        <w:r w:rsidRPr="00511119">
          <w:tab/>
        </w:r>
        <w:r w:rsidRPr="00511119">
          <w:tab/>
        </w:r>
        <w:r w:rsidRPr="00511119">
          <w:rPr>
            <w:lang w:val="ru-RU"/>
          </w:rPr>
          <w:t>}</w:t>
        </w:r>
      </w:ins>
    </w:p>
    <w:p w14:paraId="6095A806" w14:textId="77777777" w:rsidR="00511119" w:rsidRPr="00886C7E" w:rsidRDefault="00511119" w:rsidP="00511119">
      <w:pPr>
        <w:pStyle w:val="GOSTScript"/>
        <w:rPr>
          <w:ins w:id="958" w:author="Сатлер Марина Викторовна" w:date="2025-07-04T15:40:00Z"/>
          <w:lang w:val="ru-RU"/>
        </w:rPr>
      </w:pPr>
      <w:ins w:id="959" w:author="Сатлер Марина Викторовна" w:date="2025-07-04T15:40:00Z">
        <w:r w:rsidRPr="00511119">
          <w:rPr>
            <w:lang w:val="ru-RU"/>
          </w:rPr>
          <w:tab/>
        </w:r>
        <w:r w:rsidRPr="00511119">
          <w:rPr>
            <w:lang w:val="ru-RU"/>
          </w:rPr>
          <w:tab/>
          <w:t>],</w:t>
        </w:r>
      </w:ins>
    </w:p>
    <w:p w14:paraId="692A5470" w14:textId="77777777" w:rsidR="00756774" w:rsidRPr="00886C7E" w:rsidRDefault="00756774" w:rsidP="00756774">
      <w:pPr>
        <w:pStyle w:val="GOSTScript"/>
        <w:rPr>
          <w:lang w:val="ru-RU"/>
        </w:rPr>
      </w:pPr>
      <w:r w:rsidRPr="00886C7E">
        <w:rPr>
          <w:lang w:val="ru-RU"/>
        </w:rPr>
        <w:tab/>
      </w:r>
      <w:r w:rsidRPr="00886C7E">
        <w:rPr>
          <w:lang w:val="ru-RU"/>
        </w:rPr>
        <w:tab/>
        <w:t>"</w:t>
      </w:r>
      <w:r w:rsidRPr="00886C7E">
        <w:t>VisualParams</w:t>
      </w:r>
      <w:r w:rsidRPr="00886C7E">
        <w:rPr>
          <w:lang w:val="ru-RU"/>
        </w:rPr>
        <w:t>": [</w:t>
      </w:r>
    </w:p>
    <w:p w14:paraId="17F64AB8" w14:textId="77777777" w:rsidR="00756774" w:rsidRPr="00886C7E" w:rsidRDefault="00756774" w:rsidP="00756774">
      <w:pPr>
        <w:pStyle w:val="GOSTScript"/>
        <w:rPr>
          <w:lang w:val="ru-RU"/>
        </w:rPr>
      </w:pPr>
      <w:r w:rsidRPr="00886C7E">
        <w:rPr>
          <w:lang w:val="ru-RU"/>
        </w:rPr>
        <w:tab/>
      </w:r>
      <w:r w:rsidRPr="00886C7E">
        <w:rPr>
          <w:lang w:val="ru-RU"/>
        </w:rPr>
        <w:tab/>
      </w:r>
      <w:r w:rsidRPr="00886C7E">
        <w:rPr>
          <w:lang w:val="ru-RU"/>
        </w:rPr>
        <w:tab/>
        <w:t>"</w:t>
      </w:r>
      <w:r w:rsidRPr="00886C7E">
        <w:t>kbk</w:t>
      </w:r>
      <w:r w:rsidRPr="00886C7E">
        <w:rPr>
          <w:lang w:val="ru-RU"/>
        </w:rPr>
        <w:t>",</w:t>
      </w:r>
    </w:p>
    <w:p w14:paraId="5E9D3C40" w14:textId="77777777" w:rsidR="00756774" w:rsidRPr="00756774" w:rsidRDefault="00756774" w:rsidP="00756774">
      <w:pPr>
        <w:pStyle w:val="GOSTScript"/>
        <w:rPr>
          <w:lang w:val="ru-RU"/>
        </w:rPr>
      </w:pPr>
      <w:r w:rsidRPr="00886C7E">
        <w:rPr>
          <w:lang w:val="ru-RU"/>
        </w:rPr>
        <w:tab/>
      </w:r>
      <w:r w:rsidRPr="00886C7E">
        <w:rPr>
          <w:lang w:val="ru-RU"/>
        </w:rPr>
        <w:tab/>
      </w:r>
      <w:r w:rsidRPr="00886C7E">
        <w:rPr>
          <w:lang w:val="ru-RU"/>
        </w:rPr>
        <w:tab/>
      </w:r>
      <w:r w:rsidRPr="00756774">
        <w:rPr>
          <w:lang w:val="ru-RU"/>
        </w:rPr>
        <w:t>"targetCode"</w:t>
      </w:r>
    </w:p>
    <w:p w14:paraId="511D410F" w14:textId="35B1C45B" w:rsidR="00756774" w:rsidRDefault="00756774" w:rsidP="00756774">
      <w:pPr>
        <w:pStyle w:val="GOSTScript"/>
        <w:rPr>
          <w:ins w:id="960" w:author="Сатлер Марина Викторовна" w:date="2025-10-09T16:56:00Z"/>
          <w:lang w:val="ru-RU"/>
        </w:rPr>
      </w:pPr>
      <w:r w:rsidRPr="00756774">
        <w:rPr>
          <w:lang w:val="ru-RU"/>
        </w:rPr>
        <w:tab/>
      </w:r>
      <w:r w:rsidRPr="00756774">
        <w:rPr>
          <w:lang w:val="ru-RU"/>
        </w:rPr>
        <w:tab/>
        <w:t>]</w:t>
      </w:r>
      <w:ins w:id="961" w:author="Сатлер Марина Викторовна" w:date="2025-10-09T16:56:00Z">
        <w:r w:rsidR="00E65A8E">
          <w:rPr>
            <w:lang w:val="ru-RU"/>
          </w:rPr>
          <w:t>,</w:t>
        </w:r>
      </w:ins>
      <w:r w:rsidRPr="00756774">
        <w:rPr>
          <w:lang w:val="ru-RU"/>
        </w:rPr>
        <w:t xml:space="preserve"> // информация в ответе должна быть представлена в разрезе аналитических признаков «КБК» и «Код цели»</w:t>
      </w:r>
    </w:p>
    <w:p w14:paraId="02A8AE50" w14:textId="77777777" w:rsidR="00E65A8E" w:rsidRPr="000659FD" w:rsidRDefault="00E65A8E" w:rsidP="00E65A8E">
      <w:pPr>
        <w:pStyle w:val="GOSTScript"/>
        <w:rPr>
          <w:moveTo w:id="962" w:author="Сатлер Марина Викторовна" w:date="2025-10-09T16:56:00Z"/>
          <w:lang w:val="ru-RU"/>
        </w:rPr>
      </w:pPr>
      <w:moveToRangeStart w:id="963" w:author="Сатлер Марина Викторовна" w:date="2025-10-09T16:56:00Z" w:name="move210921387"/>
      <w:moveTo w:id="964" w:author="Сатлер Марина Викторовна" w:date="2025-10-09T16:56:00Z">
        <w:r w:rsidRPr="000659FD">
          <w:rPr>
            <w:lang w:val="ru-RU"/>
          </w:rPr>
          <w:tab/>
        </w:r>
        <w:r w:rsidRPr="000659FD">
          <w:rPr>
            <w:lang w:val="ru-RU"/>
          </w:rPr>
          <w:tab/>
          <w:t>"</w:t>
        </w:r>
        <w:r w:rsidRPr="007F05AD">
          <w:t>Offset</w:t>
        </w:r>
        <w:r w:rsidRPr="000659FD">
          <w:rPr>
            <w:lang w:val="ru-RU"/>
          </w:rPr>
          <w:t>": 100,</w:t>
        </w:r>
      </w:moveTo>
    </w:p>
    <w:p w14:paraId="1C33D35C" w14:textId="6B2CE2EF" w:rsidR="00E65A8E" w:rsidRPr="000659FD" w:rsidRDefault="00E65A8E" w:rsidP="00E65A8E">
      <w:pPr>
        <w:pStyle w:val="GOSTScript"/>
        <w:rPr>
          <w:moveTo w:id="965" w:author="Сатлер Марина Викторовна" w:date="2025-10-09T16:56:00Z"/>
          <w:lang w:val="ru-RU"/>
        </w:rPr>
      </w:pPr>
      <w:moveTo w:id="966" w:author="Сатлер Марина Викторовна" w:date="2025-10-09T16:56:00Z">
        <w:r w:rsidRPr="000659FD">
          <w:rPr>
            <w:lang w:val="ru-RU"/>
          </w:rPr>
          <w:tab/>
        </w:r>
        <w:r w:rsidRPr="000659FD">
          <w:rPr>
            <w:lang w:val="ru-RU"/>
          </w:rPr>
          <w:tab/>
          <w:t>"</w:t>
        </w:r>
        <w:r w:rsidRPr="007F05AD">
          <w:t>Limit</w:t>
        </w:r>
        <w:r w:rsidRPr="000659FD">
          <w:rPr>
            <w:lang w:val="ru-RU"/>
          </w:rPr>
          <w:t>": 50</w:t>
        </w:r>
        <w:del w:id="967" w:author="Сатлер Марина Викторовна" w:date="2025-10-09T17:20:00Z">
          <w:r w:rsidRPr="000659FD" w:rsidDel="004B22A6">
            <w:rPr>
              <w:lang w:val="ru-RU"/>
            </w:rPr>
            <w:delText>,</w:delText>
          </w:r>
        </w:del>
      </w:moveTo>
    </w:p>
    <w:moveToRangeEnd w:id="963"/>
    <w:p w14:paraId="7FC6A4AE" w14:textId="0B402EEB" w:rsidR="00E65A8E" w:rsidRPr="00756774" w:rsidDel="00E65A8E" w:rsidRDefault="00E65A8E" w:rsidP="00756774">
      <w:pPr>
        <w:pStyle w:val="GOSTScript"/>
        <w:rPr>
          <w:del w:id="968" w:author="Сатлер Марина Викторовна" w:date="2025-10-09T16:56:00Z"/>
          <w:lang w:val="ru-RU"/>
        </w:rPr>
      </w:pPr>
    </w:p>
    <w:p w14:paraId="6A55C62C" w14:textId="77777777" w:rsidR="00756774" w:rsidRPr="00756774" w:rsidRDefault="00756774" w:rsidP="00756774">
      <w:pPr>
        <w:pStyle w:val="GOSTScript"/>
        <w:rPr>
          <w:lang w:val="ru-RU"/>
        </w:rPr>
      </w:pPr>
      <w:r w:rsidRPr="00756774">
        <w:rPr>
          <w:lang w:val="ru-RU"/>
        </w:rPr>
        <w:tab/>
        <w:t>}</w:t>
      </w:r>
    </w:p>
    <w:p w14:paraId="45518D24" w14:textId="77A06B22" w:rsidR="001939CA" w:rsidRPr="007F05AD" w:rsidRDefault="00756774" w:rsidP="007F05AD">
      <w:pPr>
        <w:pStyle w:val="GOSTScript"/>
        <w:rPr>
          <w:lang w:val="ru-RU"/>
        </w:rPr>
      </w:pPr>
      <w:r w:rsidRPr="00756774">
        <w:rPr>
          <w:lang w:val="ru-RU"/>
        </w:rPr>
        <w:t>}</w:t>
      </w:r>
    </w:p>
    <w:p w14:paraId="64A080E8" w14:textId="77777777" w:rsidR="001939CA" w:rsidRPr="007F05AD" w:rsidRDefault="001939CA">
      <w:pPr>
        <w:pStyle w:val="GOSTNormal"/>
        <w:rPr>
          <w:u w:val="single"/>
        </w:rPr>
      </w:pPr>
    </w:p>
    <w:p w14:paraId="7C7E3485" w14:textId="703B5959" w:rsidR="001939CA" w:rsidRPr="007F05AD" w:rsidRDefault="001939CA">
      <w:pPr>
        <w:pStyle w:val="GOSTNormal"/>
        <w:rPr>
          <w:u w:val="single"/>
        </w:rPr>
      </w:pPr>
      <w:r w:rsidRPr="007F05AD">
        <w:rPr>
          <w:u w:val="single"/>
        </w:rPr>
        <w:t>Пример №2 (</w:t>
      </w:r>
      <w:r w:rsidRPr="007F05AD">
        <w:rPr>
          <w:szCs w:val="22"/>
          <w:u w:val="single"/>
        </w:rPr>
        <w:t>Признак необходимости отображения данных в разрезе документов</w:t>
      </w:r>
      <w:r w:rsidRPr="007F05AD">
        <w:rPr>
          <w:u w:val="single"/>
        </w:rPr>
        <w:t xml:space="preserve"> = 1 </w:t>
      </w:r>
      <w:r w:rsidR="00D84B4C">
        <w:t>–</w:t>
      </w:r>
      <w:r w:rsidRPr="007F05AD">
        <w:rPr>
          <w:u w:val="single"/>
        </w:rPr>
        <w:t xml:space="preserve"> необходимы атрибуты документов)</w:t>
      </w:r>
    </w:p>
    <w:p w14:paraId="6ADA6A0C" w14:textId="34F4D41B" w:rsidR="00231529" w:rsidRPr="0055312D" w:rsidRDefault="00231529" w:rsidP="007F05AD">
      <w:pPr>
        <w:pStyle w:val="GOSTScript"/>
      </w:pPr>
      <w:r w:rsidRPr="0055312D">
        <w:t>{</w:t>
      </w:r>
    </w:p>
    <w:p w14:paraId="58233888" w14:textId="77777777" w:rsidR="00231529" w:rsidRPr="007D5F97" w:rsidRDefault="00231529" w:rsidP="007F05AD">
      <w:pPr>
        <w:pStyle w:val="GOSTScript"/>
      </w:pPr>
      <w:r w:rsidRPr="007D5F97">
        <w:tab/>
        <w:t>"header": {</w:t>
      </w:r>
    </w:p>
    <w:p w14:paraId="5A3CA214" w14:textId="77777777" w:rsidR="00231529" w:rsidRPr="007D5F97" w:rsidRDefault="00231529" w:rsidP="007F05AD">
      <w:pPr>
        <w:pStyle w:val="GOSTScript"/>
      </w:pPr>
      <w:r w:rsidRPr="007D5F97">
        <w:tab/>
      </w:r>
      <w:r w:rsidRPr="007D5F97">
        <w:tab/>
        <w:t>"Source": "EXP05",</w:t>
      </w:r>
    </w:p>
    <w:p w14:paraId="6322CFF3" w14:textId="4DB197B4" w:rsidR="00231529" w:rsidRPr="007D5F97" w:rsidRDefault="00231529" w:rsidP="007F05AD">
      <w:pPr>
        <w:pStyle w:val="GOSTScript"/>
      </w:pPr>
      <w:r w:rsidRPr="007D5F97">
        <w:tab/>
      </w:r>
      <w:r w:rsidRPr="007D5F97">
        <w:tab/>
        <w:t>"ReqDateTime": "202</w:t>
      </w:r>
      <w:ins w:id="969" w:author="Сатлер Марина Викторовна" w:date="2024-11-06T17:02:00Z">
        <w:r w:rsidR="00EA6E7B">
          <w:t>4</w:t>
        </w:r>
      </w:ins>
      <w:del w:id="970" w:author="Сатлер Марина Викторовна" w:date="2024-11-06T17:02:00Z">
        <w:r w:rsidRPr="007D5F97" w:rsidDel="00EA6E7B">
          <w:delText>2</w:delText>
        </w:r>
      </w:del>
      <w:r w:rsidRPr="007D5F97">
        <w:t>-09-15 10:37:22",</w:t>
      </w:r>
    </w:p>
    <w:p w14:paraId="499092B1" w14:textId="4C004021" w:rsidR="00231529" w:rsidRPr="002B15ED" w:rsidRDefault="00231529" w:rsidP="007F05AD">
      <w:pPr>
        <w:pStyle w:val="GOSTScript"/>
      </w:pPr>
      <w:r w:rsidRPr="002B15ED">
        <w:tab/>
      </w:r>
      <w:r w:rsidRPr="002B15ED">
        <w:tab/>
        <w:t>"Version": "</w:t>
      </w:r>
      <w:r w:rsidR="00EA6E7B">
        <w:t>2</w:t>
      </w:r>
      <w:r w:rsidRPr="002B15ED">
        <w:t>.</w:t>
      </w:r>
      <w:r w:rsidR="00EA6E7B">
        <w:t>4</w:t>
      </w:r>
      <w:r w:rsidRPr="002B15ED">
        <w:t>",</w:t>
      </w:r>
    </w:p>
    <w:p w14:paraId="4A585BFA" w14:textId="77777777" w:rsidR="00231529" w:rsidRPr="002B15ED" w:rsidRDefault="00231529" w:rsidP="007F05AD">
      <w:pPr>
        <w:pStyle w:val="GOSTScript"/>
      </w:pPr>
      <w:r w:rsidRPr="002B15ED">
        <w:tab/>
      </w:r>
      <w:r w:rsidRPr="002B15ED">
        <w:tab/>
        <w:t>"ReqGuid": "b0d4ce5d-2757-4699-948c-cfa72ba94f10",</w:t>
      </w:r>
    </w:p>
    <w:p w14:paraId="3ACD7131" w14:textId="35E2E83B" w:rsidR="00231529" w:rsidRPr="002B15ED" w:rsidRDefault="00231529" w:rsidP="007F05AD">
      <w:pPr>
        <w:pStyle w:val="GOSTScript"/>
      </w:pPr>
      <w:r w:rsidRPr="002B15ED">
        <w:tab/>
      </w:r>
      <w:r w:rsidRPr="002B15ED">
        <w:tab/>
        <w:t>"DocGuid": "</w:t>
      </w:r>
      <w:del w:id="971" w:author="Сатлер Марина Викторовна" w:date="2024-11-06T17:02:00Z">
        <w:r w:rsidRPr="002B15ED" w:rsidDel="00EA6E7B">
          <w:delText>b0d4ce5d</w:delText>
        </w:r>
      </w:del>
      <w:r w:rsidR="00EA6E7B" w:rsidRPr="002B15ED">
        <w:t>b</w:t>
      </w:r>
      <w:r w:rsidR="00EA6E7B">
        <w:t>a</w:t>
      </w:r>
      <w:r w:rsidR="00EA6E7B" w:rsidRPr="002B15ED">
        <w:t>0d</w:t>
      </w:r>
      <w:r w:rsidR="00EA6E7B">
        <w:t>7</w:t>
      </w:r>
      <w:r w:rsidR="00EA6E7B" w:rsidRPr="002B15ED">
        <w:t>ce</w:t>
      </w:r>
      <w:r w:rsidR="00EA6E7B">
        <w:t>1t</w:t>
      </w:r>
      <w:r w:rsidRPr="002B15ED">
        <w:t>-</w:t>
      </w:r>
      <w:r w:rsidR="00EA6E7B">
        <w:t>0145</w:t>
      </w:r>
      <w:r w:rsidRPr="002B15ED">
        <w:t>-4699-</w:t>
      </w:r>
      <w:r w:rsidR="00EA6E7B">
        <w:t>1</w:t>
      </w:r>
      <w:r w:rsidRPr="002B15ED">
        <w:t>48c-c</w:t>
      </w:r>
      <w:r w:rsidR="00EA6E7B">
        <w:t>x</w:t>
      </w:r>
      <w:r w:rsidRPr="002B15ED">
        <w:t>a</w:t>
      </w:r>
      <w:r w:rsidR="00EA6E7B">
        <w:t>1</w:t>
      </w:r>
      <w:r w:rsidRPr="002B15ED">
        <w:t>2ba94f20",</w:t>
      </w:r>
    </w:p>
    <w:p w14:paraId="767C49CD" w14:textId="77777777" w:rsidR="00231529" w:rsidRPr="002B15ED" w:rsidRDefault="00231529" w:rsidP="007F05AD">
      <w:pPr>
        <w:pStyle w:val="GOSTScript"/>
      </w:pPr>
      <w:r w:rsidRPr="002B15ED">
        <w:tab/>
      </w:r>
      <w:r w:rsidRPr="002B15ED">
        <w:tab/>
        <w:t>"RequestType": "CONS"</w:t>
      </w:r>
    </w:p>
    <w:p w14:paraId="192837FC" w14:textId="77777777" w:rsidR="00231529" w:rsidRPr="002B15ED" w:rsidRDefault="00231529" w:rsidP="007F05AD">
      <w:pPr>
        <w:pStyle w:val="GOSTScript"/>
      </w:pPr>
      <w:r w:rsidRPr="002B15ED">
        <w:tab/>
        <w:t>},</w:t>
      </w:r>
    </w:p>
    <w:p w14:paraId="36F8716D" w14:textId="77777777" w:rsidR="00231529" w:rsidRPr="002B15ED" w:rsidRDefault="00231529" w:rsidP="007F05AD">
      <w:pPr>
        <w:pStyle w:val="GOSTScript"/>
      </w:pPr>
      <w:r w:rsidRPr="002B15ED">
        <w:tab/>
        <w:t>"document": {</w:t>
      </w:r>
    </w:p>
    <w:p w14:paraId="742422E2" w14:textId="77777777" w:rsidR="00231529" w:rsidRPr="002B15ED" w:rsidRDefault="00231529" w:rsidP="007F05AD">
      <w:pPr>
        <w:pStyle w:val="GOSTScript"/>
      </w:pPr>
      <w:r w:rsidRPr="002B15ED">
        <w:tab/>
      </w:r>
      <w:r w:rsidRPr="002B15ED">
        <w:tab/>
        <w:t>"ReportType": "TMP",</w:t>
      </w:r>
    </w:p>
    <w:p w14:paraId="295B3276" w14:textId="77777777" w:rsidR="00231529" w:rsidRPr="002B15ED" w:rsidRDefault="00231529" w:rsidP="007F05AD">
      <w:pPr>
        <w:pStyle w:val="GOSTScript"/>
      </w:pPr>
      <w:r w:rsidRPr="002B15ED">
        <w:tab/>
      </w:r>
      <w:r w:rsidRPr="002B15ED">
        <w:tab/>
        <w:t>"Documents": 1,</w:t>
      </w:r>
    </w:p>
    <w:p w14:paraId="2AABA42C" w14:textId="485601AB" w:rsidR="00231529" w:rsidRPr="002B15ED" w:rsidDel="0054222C" w:rsidRDefault="00231529">
      <w:pPr>
        <w:pStyle w:val="GOSTScript"/>
        <w:rPr>
          <w:moveFrom w:id="972" w:author="Сатлер Марина Викторовна" w:date="2025-10-09T16:58:00Z"/>
        </w:rPr>
      </w:pPr>
      <w:r w:rsidRPr="002B15ED">
        <w:tab/>
      </w:r>
      <w:r w:rsidRPr="002B15ED">
        <w:tab/>
        <w:t>"DateMode": 1,</w:t>
      </w:r>
      <w:moveFromRangeStart w:id="973" w:author="Сатлер Марина Викторовна" w:date="2025-10-09T16:58:00Z" w:name="move210921553"/>
    </w:p>
    <w:p w14:paraId="15C5F485" w14:textId="268ACB6C" w:rsidR="00231529" w:rsidRPr="002B15ED" w:rsidDel="0054222C" w:rsidRDefault="00231529">
      <w:pPr>
        <w:pStyle w:val="GOSTScript"/>
        <w:rPr>
          <w:moveFrom w:id="974" w:author="Сатлер Марина Викторовна" w:date="2025-10-09T16:58:00Z"/>
        </w:rPr>
      </w:pPr>
      <w:moveFrom w:id="975" w:author="Сатлер Марина Викторовна" w:date="2025-10-09T16:58:00Z">
        <w:r w:rsidRPr="002B15ED" w:rsidDel="0054222C">
          <w:tab/>
        </w:r>
        <w:r w:rsidRPr="002B15ED" w:rsidDel="0054222C">
          <w:tab/>
          <w:t>"Offset": 100,</w:t>
        </w:r>
      </w:moveFrom>
    </w:p>
    <w:p w14:paraId="66423F32" w14:textId="35AAC0F5" w:rsidR="00231529" w:rsidRPr="002B15ED" w:rsidRDefault="00231529">
      <w:pPr>
        <w:pStyle w:val="GOSTScript"/>
      </w:pPr>
      <w:moveFrom w:id="976" w:author="Сатлер Марина Викторовна" w:date="2025-10-09T16:58:00Z">
        <w:r w:rsidRPr="002B15ED" w:rsidDel="0054222C">
          <w:tab/>
        </w:r>
        <w:r w:rsidRPr="002B15ED" w:rsidDel="0054222C">
          <w:tab/>
          <w:t>"Limit": 50,</w:t>
        </w:r>
      </w:moveFrom>
      <w:moveFromRangeEnd w:id="973"/>
    </w:p>
    <w:p w14:paraId="167F59CD" w14:textId="4EF4D1C8" w:rsidR="00231529" w:rsidRPr="002B15ED" w:rsidDel="00D45F2C" w:rsidRDefault="00231529" w:rsidP="007F05AD">
      <w:pPr>
        <w:pStyle w:val="GOSTScript"/>
        <w:rPr>
          <w:del w:id="977" w:author="Сатлер Марина Викторовна" w:date="2024-02-16T12:07:00Z"/>
        </w:rPr>
      </w:pPr>
      <w:del w:id="978" w:author="Сатлер Марина Викторовна" w:date="2024-02-16T12:07:00Z">
        <w:r w:rsidRPr="002B15ED" w:rsidDel="00D45F2C">
          <w:tab/>
        </w:r>
        <w:r w:rsidRPr="002B15ED" w:rsidDel="00D45F2C">
          <w:tab/>
          <w:delText>"Currency_code": "643",</w:delText>
        </w:r>
      </w:del>
    </w:p>
    <w:p w14:paraId="2EA4D1E2" w14:textId="77777777" w:rsidR="00231529" w:rsidRPr="002B15ED" w:rsidRDefault="00231529" w:rsidP="007F05AD">
      <w:pPr>
        <w:pStyle w:val="GOSTScript"/>
      </w:pPr>
      <w:r w:rsidRPr="002B15ED">
        <w:lastRenderedPageBreak/>
        <w:tab/>
      </w:r>
      <w:r w:rsidRPr="002B15ED">
        <w:tab/>
        <w:t>"CurrencyCodeShow": 0,</w:t>
      </w:r>
    </w:p>
    <w:p w14:paraId="04149EBA" w14:textId="141F6197" w:rsidR="00231529" w:rsidRPr="002B15ED" w:rsidRDefault="00231529" w:rsidP="007F05AD">
      <w:pPr>
        <w:pStyle w:val="GOSTScript"/>
      </w:pPr>
      <w:r w:rsidRPr="002B15ED">
        <w:tab/>
      </w:r>
      <w:r w:rsidRPr="002B15ED">
        <w:tab/>
        <w:t>"StartRepDate": "202</w:t>
      </w:r>
      <w:r w:rsidR="00EA6E7B">
        <w:t>4</w:t>
      </w:r>
      <w:r w:rsidRPr="002B15ED">
        <w:t>-01-01",</w:t>
      </w:r>
    </w:p>
    <w:p w14:paraId="2619EDF5" w14:textId="42EA37AE" w:rsidR="00231529" w:rsidRPr="002B15ED" w:rsidRDefault="00231529" w:rsidP="007F05AD">
      <w:pPr>
        <w:pStyle w:val="GOSTScript"/>
      </w:pPr>
      <w:r w:rsidRPr="002B15ED">
        <w:tab/>
      </w:r>
      <w:r w:rsidRPr="002B15ED">
        <w:tab/>
        <w:t>"EndRepDate": "202</w:t>
      </w:r>
      <w:r w:rsidR="00EA6E7B">
        <w:t>4</w:t>
      </w:r>
      <w:r w:rsidRPr="002B15ED">
        <w:t>-</w:t>
      </w:r>
      <w:r w:rsidR="00EA6E7B">
        <w:t>12</w:t>
      </w:r>
      <w:r w:rsidRPr="002B15ED">
        <w:t>-</w:t>
      </w:r>
      <w:r w:rsidR="00EA6E7B">
        <w:t>31</w:t>
      </w:r>
      <w:r w:rsidRPr="002B15ED">
        <w:t>",</w:t>
      </w:r>
    </w:p>
    <w:p w14:paraId="4BCAA62C" w14:textId="77777777" w:rsidR="00231529" w:rsidRPr="002B15ED" w:rsidRDefault="00231529" w:rsidP="007F05AD">
      <w:pPr>
        <w:pStyle w:val="GOSTScript"/>
      </w:pPr>
      <w:r w:rsidRPr="002B15ED">
        <w:tab/>
      </w:r>
      <w:r w:rsidRPr="002B15ED">
        <w:tab/>
        <w:t>"RecType": 0,</w:t>
      </w:r>
    </w:p>
    <w:p w14:paraId="3855BB7A" w14:textId="77777777" w:rsidR="00231529" w:rsidRPr="002B15ED" w:rsidRDefault="00231529" w:rsidP="007F05AD">
      <w:pPr>
        <w:pStyle w:val="GOSTScript"/>
      </w:pPr>
      <w:r w:rsidRPr="002B15ED">
        <w:tab/>
      </w:r>
      <w:r w:rsidRPr="002B15ED">
        <w:tab/>
        <w:t>"NullStr": 0,</w:t>
      </w:r>
    </w:p>
    <w:p w14:paraId="4C061AD3" w14:textId="77777777" w:rsidR="00231529" w:rsidRPr="002B15ED" w:rsidRDefault="00231529" w:rsidP="007F05AD">
      <w:pPr>
        <w:pStyle w:val="GOSTScript"/>
      </w:pPr>
      <w:r w:rsidRPr="002B15ED">
        <w:tab/>
      </w:r>
      <w:r w:rsidRPr="002B15ED">
        <w:tab/>
        <w:t>"ReturnIfEmpty": 1,</w:t>
      </w:r>
    </w:p>
    <w:p w14:paraId="213FF2E3" w14:textId="77777777" w:rsidR="00231529" w:rsidRPr="002B15ED" w:rsidRDefault="00231529" w:rsidP="007F05AD">
      <w:pPr>
        <w:pStyle w:val="GOSTScript"/>
      </w:pPr>
      <w:r w:rsidRPr="002B15ED">
        <w:tab/>
      </w:r>
      <w:r w:rsidRPr="002B15ED">
        <w:tab/>
        <w:t>"Groups": [</w:t>
      </w:r>
    </w:p>
    <w:p w14:paraId="2D55A6F6" w14:textId="77777777" w:rsidR="00231529" w:rsidRPr="002B15ED" w:rsidRDefault="00231529" w:rsidP="007F05AD">
      <w:pPr>
        <w:pStyle w:val="GOSTScript"/>
      </w:pPr>
      <w:r w:rsidRPr="002B15ED">
        <w:tab/>
      </w:r>
      <w:r w:rsidRPr="002B15ED">
        <w:tab/>
      </w:r>
      <w:r w:rsidRPr="002B15ED">
        <w:tab/>
        <w:t>{</w:t>
      </w:r>
    </w:p>
    <w:p w14:paraId="49F3038F" w14:textId="77777777" w:rsidR="00231529" w:rsidRPr="002B15ED" w:rsidRDefault="00231529" w:rsidP="007F05AD">
      <w:pPr>
        <w:pStyle w:val="GOSTScript"/>
      </w:pPr>
      <w:r w:rsidRPr="002B15ED">
        <w:tab/>
      </w:r>
      <w:r w:rsidRPr="002B15ED">
        <w:tab/>
      </w:r>
      <w:r w:rsidRPr="002B15ED">
        <w:tab/>
      </w:r>
      <w:r w:rsidRPr="002B15ED">
        <w:tab/>
        <w:t>"indicators": "1,2,3,4,5",</w:t>
      </w:r>
    </w:p>
    <w:p w14:paraId="0ADC56C6" w14:textId="77777777" w:rsidR="00231529" w:rsidRPr="000659FD" w:rsidRDefault="00231529" w:rsidP="007F05AD">
      <w:pPr>
        <w:pStyle w:val="GOSTScript"/>
        <w:rPr>
          <w:lang w:val="ru-RU"/>
        </w:rPr>
      </w:pPr>
      <w:r w:rsidRPr="002B15ED">
        <w:tab/>
      </w:r>
      <w:r w:rsidRPr="002B15ED">
        <w:tab/>
      </w:r>
      <w:r w:rsidRPr="002B15ED">
        <w:tab/>
      </w:r>
      <w:r w:rsidRPr="002B15ED">
        <w:tab/>
      </w:r>
      <w:r w:rsidRPr="000659FD">
        <w:rPr>
          <w:lang w:val="ru-RU"/>
        </w:rPr>
        <w:t>"</w:t>
      </w:r>
      <w:r w:rsidRPr="002B15ED">
        <w:t>FilterParams</w:t>
      </w:r>
      <w:r w:rsidRPr="000659FD">
        <w:rPr>
          <w:lang w:val="ru-RU"/>
        </w:rPr>
        <w:t>": [</w:t>
      </w:r>
    </w:p>
    <w:p w14:paraId="41F9AAE5" w14:textId="77777777" w:rsidR="00231529" w:rsidRPr="000659FD" w:rsidRDefault="00231529" w:rsidP="007F05AD">
      <w:pPr>
        <w:pStyle w:val="GOSTScript"/>
        <w:rPr>
          <w:lang w:val="ru-RU"/>
        </w:rPr>
      </w:pPr>
      <w:r w:rsidRPr="000659FD">
        <w:rPr>
          <w:lang w:val="ru-RU"/>
        </w:rPr>
        <w:tab/>
      </w:r>
      <w:r w:rsidRPr="000659FD">
        <w:rPr>
          <w:lang w:val="ru-RU"/>
        </w:rPr>
        <w:tab/>
      </w:r>
      <w:r w:rsidRPr="000659FD">
        <w:rPr>
          <w:lang w:val="ru-RU"/>
        </w:rPr>
        <w:tab/>
      </w:r>
      <w:r w:rsidRPr="000659FD">
        <w:rPr>
          <w:lang w:val="ru-RU"/>
        </w:rPr>
        <w:tab/>
      </w:r>
      <w:r w:rsidRPr="000659FD">
        <w:rPr>
          <w:lang w:val="ru-RU"/>
        </w:rPr>
        <w:tab/>
        <w:t>{</w:t>
      </w:r>
    </w:p>
    <w:p w14:paraId="221DD92D" w14:textId="77777777" w:rsidR="00231529" w:rsidRPr="000659FD" w:rsidRDefault="00231529" w:rsidP="007F05AD">
      <w:pPr>
        <w:pStyle w:val="GOSTScript"/>
        <w:rPr>
          <w:lang w:val="ru-RU"/>
        </w:rPr>
      </w:pPr>
      <w:r w:rsidRPr="000659FD">
        <w:rPr>
          <w:lang w:val="ru-RU"/>
        </w:rPr>
        <w:tab/>
      </w:r>
      <w:r w:rsidRPr="000659FD">
        <w:rPr>
          <w:lang w:val="ru-RU"/>
        </w:rPr>
        <w:tab/>
      </w:r>
      <w:r w:rsidRPr="000659FD">
        <w:rPr>
          <w:lang w:val="ru-RU"/>
        </w:rPr>
        <w:tab/>
      </w:r>
      <w:r w:rsidRPr="000659FD">
        <w:rPr>
          <w:lang w:val="ru-RU"/>
        </w:rPr>
        <w:tab/>
      </w:r>
      <w:r w:rsidRPr="000659FD">
        <w:rPr>
          <w:lang w:val="ru-RU"/>
        </w:rPr>
        <w:tab/>
      </w:r>
      <w:r w:rsidRPr="000659FD">
        <w:rPr>
          <w:lang w:val="ru-RU"/>
        </w:rPr>
        <w:tab/>
        <w:t>"</w:t>
      </w:r>
      <w:r w:rsidRPr="002B15ED">
        <w:t>param</w:t>
      </w:r>
      <w:r w:rsidRPr="000659FD">
        <w:rPr>
          <w:lang w:val="ru-RU"/>
        </w:rPr>
        <w:t>": "</w:t>
      </w:r>
      <w:r w:rsidRPr="002B15ED">
        <w:t>pa</w:t>
      </w:r>
      <w:r w:rsidRPr="000659FD">
        <w:rPr>
          <w:lang w:val="ru-RU"/>
        </w:rPr>
        <w:t>",</w:t>
      </w:r>
    </w:p>
    <w:p w14:paraId="6E215FD9" w14:textId="77777777" w:rsidR="00231529" w:rsidRPr="007F05AD" w:rsidRDefault="00231529" w:rsidP="007F05AD">
      <w:pPr>
        <w:pStyle w:val="GOSTScript"/>
        <w:rPr>
          <w:lang w:val="ru-RU"/>
        </w:rPr>
      </w:pPr>
      <w:r w:rsidRPr="000659FD">
        <w:rPr>
          <w:lang w:val="ru-RU"/>
        </w:rPr>
        <w:tab/>
      </w:r>
      <w:r w:rsidRPr="000659FD">
        <w:rPr>
          <w:lang w:val="ru-RU"/>
        </w:rPr>
        <w:tab/>
      </w:r>
      <w:r w:rsidRPr="000659FD">
        <w:rPr>
          <w:lang w:val="ru-RU"/>
        </w:rPr>
        <w:tab/>
      </w:r>
      <w:r w:rsidRPr="000659FD">
        <w:rPr>
          <w:lang w:val="ru-RU"/>
        </w:rPr>
        <w:tab/>
      </w:r>
      <w:r w:rsidRPr="000659FD">
        <w:rPr>
          <w:lang w:val="ru-RU"/>
        </w:rPr>
        <w:tab/>
      </w:r>
      <w:r w:rsidRPr="000659FD">
        <w:rPr>
          <w:lang w:val="ru-RU"/>
        </w:rPr>
        <w:tab/>
      </w:r>
      <w:r w:rsidRPr="007F05AD">
        <w:rPr>
          <w:lang w:val="ru-RU"/>
        </w:rPr>
        <w:t>"</w:t>
      </w:r>
      <w:r>
        <w:t>value</w:t>
      </w:r>
      <w:r w:rsidRPr="007F05AD">
        <w:rPr>
          <w:lang w:val="ru-RU"/>
        </w:rPr>
        <w:t>": "0562111110,05621222220,05621333330", // список лицевых счетов, для которых рассчитывается 1-ая группа показателей состояния ЛС, включающая показатели с кодами 1,2,3,4,5</w:t>
      </w:r>
    </w:p>
    <w:p w14:paraId="1166F322" w14:textId="77777777" w:rsidR="00231529" w:rsidRPr="008258BA" w:rsidRDefault="00231529" w:rsidP="007F05AD">
      <w:pPr>
        <w:pStyle w:val="GOSTScript"/>
      </w:pPr>
      <w:r w:rsidRPr="007F05AD">
        <w:rPr>
          <w:lang w:val="ru-RU"/>
        </w:rPr>
        <w:tab/>
      </w:r>
      <w:r w:rsidRPr="007F05AD">
        <w:rPr>
          <w:lang w:val="ru-RU"/>
        </w:rPr>
        <w:tab/>
      </w:r>
      <w:r w:rsidRPr="007F05AD">
        <w:rPr>
          <w:lang w:val="ru-RU"/>
        </w:rPr>
        <w:tab/>
      </w:r>
      <w:r w:rsidRPr="007F05AD">
        <w:rPr>
          <w:lang w:val="ru-RU"/>
        </w:rPr>
        <w:tab/>
      </w:r>
      <w:r w:rsidRPr="007F05AD">
        <w:rPr>
          <w:lang w:val="ru-RU"/>
        </w:rPr>
        <w:tab/>
      </w:r>
      <w:r w:rsidRPr="007F05AD">
        <w:rPr>
          <w:lang w:val="ru-RU"/>
        </w:rPr>
        <w:tab/>
      </w:r>
      <w:r w:rsidRPr="008258BA">
        <w:t>"operation": "="</w:t>
      </w:r>
    </w:p>
    <w:p w14:paraId="358A1706" w14:textId="77777777" w:rsidR="00231529" w:rsidRPr="007D5F97" w:rsidRDefault="00231529" w:rsidP="007F05AD">
      <w:pPr>
        <w:pStyle w:val="GOSTScript"/>
      </w:pPr>
      <w:r w:rsidRPr="007D5F97">
        <w:tab/>
      </w:r>
      <w:r w:rsidRPr="007D5F97">
        <w:tab/>
      </w:r>
      <w:r w:rsidRPr="007D5F97">
        <w:tab/>
      </w:r>
      <w:r w:rsidRPr="007D5F97">
        <w:tab/>
      </w:r>
      <w:r w:rsidRPr="007D5F97">
        <w:tab/>
        <w:t>},</w:t>
      </w:r>
    </w:p>
    <w:p w14:paraId="0DA21973" w14:textId="77777777" w:rsidR="00231529" w:rsidRPr="007D5F97" w:rsidRDefault="00231529" w:rsidP="007F05AD">
      <w:pPr>
        <w:pStyle w:val="GOSTScript"/>
      </w:pPr>
      <w:r w:rsidRPr="007D5F97">
        <w:tab/>
      </w:r>
      <w:r w:rsidRPr="007D5F97">
        <w:tab/>
      </w:r>
      <w:r w:rsidRPr="007D5F97">
        <w:tab/>
      </w:r>
      <w:r w:rsidRPr="007D5F97">
        <w:tab/>
      </w:r>
      <w:r w:rsidRPr="007D5F97">
        <w:tab/>
        <w:t>{</w:t>
      </w:r>
    </w:p>
    <w:p w14:paraId="1EB70335" w14:textId="77777777" w:rsidR="00231529" w:rsidRPr="002B15ED" w:rsidRDefault="00231529" w:rsidP="007F05AD">
      <w:pPr>
        <w:pStyle w:val="GOSTScript"/>
      </w:pPr>
      <w:r w:rsidRPr="002B15ED">
        <w:tab/>
      </w:r>
      <w:r w:rsidRPr="002B15ED">
        <w:tab/>
      </w:r>
      <w:r w:rsidRPr="002B15ED">
        <w:tab/>
      </w:r>
      <w:r w:rsidRPr="002B15ED">
        <w:tab/>
      </w:r>
      <w:r w:rsidRPr="002B15ED">
        <w:tab/>
      </w:r>
      <w:r w:rsidRPr="002B15ED">
        <w:tab/>
        <w:t>"param": "budgetCode",</w:t>
      </w:r>
    </w:p>
    <w:p w14:paraId="6E02C518" w14:textId="77777777" w:rsidR="00231529" w:rsidRPr="002B15ED" w:rsidRDefault="00231529" w:rsidP="007F05AD">
      <w:pPr>
        <w:pStyle w:val="GOSTScript"/>
      </w:pPr>
      <w:r w:rsidRPr="002B15ED">
        <w:tab/>
      </w:r>
      <w:r w:rsidRPr="002B15ED">
        <w:tab/>
      </w:r>
      <w:r w:rsidRPr="002B15ED">
        <w:tab/>
      </w:r>
      <w:r w:rsidRPr="002B15ED">
        <w:tab/>
      </w:r>
      <w:r w:rsidRPr="002B15ED">
        <w:tab/>
      </w:r>
      <w:r w:rsidRPr="002B15ED">
        <w:tab/>
        <w:t>"value": "99010001",</w:t>
      </w:r>
    </w:p>
    <w:p w14:paraId="7B501670" w14:textId="77777777" w:rsidR="00231529" w:rsidRPr="002B15ED" w:rsidRDefault="00231529" w:rsidP="007F05AD">
      <w:pPr>
        <w:pStyle w:val="GOSTScript"/>
      </w:pPr>
      <w:r w:rsidRPr="002B15ED">
        <w:tab/>
      </w:r>
      <w:r w:rsidRPr="002B15ED">
        <w:tab/>
      </w:r>
      <w:r w:rsidRPr="002B15ED">
        <w:tab/>
      </w:r>
      <w:r w:rsidRPr="002B15ED">
        <w:tab/>
      </w:r>
      <w:r w:rsidRPr="002B15ED">
        <w:tab/>
      </w:r>
      <w:r w:rsidRPr="002B15ED">
        <w:tab/>
        <w:t>"operation": "="</w:t>
      </w:r>
    </w:p>
    <w:p w14:paraId="4A79B61B" w14:textId="77777777" w:rsidR="00231529" w:rsidRDefault="00231529" w:rsidP="007F05AD">
      <w:pPr>
        <w:pStyle w:val="GOSTScript"/>
      </w:pPr>
      <w:r w:rsidRPr="002B15ED">
        <w:tab/>
      </w:r>
      <w:r w:rsidRPr="002B15ED">
        <w:tab/>
      </w:r>
      <w:r w:rsidRPr="002B15ED">
        <w:tab/>
      </w:r>
      <w:r w:rsidRPr="002B15ED">
        <w:tab/>
      </w:r>
      <w:r w:rsidRPr="002B15ED">
        <w:tab/>
      </w:r>
      <w:r>
        <w:t>},</w:t>
      </w:r>
    </w:p>
    <w:p w14:paraId="3A4C078B" w14:textId="77777777" w:rsidR="00231529" w:rsidRPr="008258BA" w:rsidRDefault="00231529" w:rsidP="007F05AD">
      <w:pPr>
        <w:pStyle w:val="GOSTScript"/>
      </w:pPr>
      <w:r>
        <w:tab/>
      </w:r>
      <w:r>
        <w:tab/>
      </w:r>
      <w:r>
        <w:tab/>
      </w:r>
      <w:r>
        <w:tab/>
      </w:r>
      <w:r>
        <w:tab/>
      </w:r>
      <w:r w:rsidRPr="008258BA">
        <w:t>{</w:t>
      </w:r>
    </w:p>
    <w:p w14:paraId="11CA4241" w14:textId="77777777" w:rsidR="00231529" w:rsidRPr="007D5F97" w:rsidRDefault="00231529" w:rsidP="007F05AD">
      <w:pPr>
        <w:pStyle w:val="GOSTScript"/>
      </w:pPr>
      <w:r w:rsidRPr="007D5F97">
        <w:tab/>
      </w:r>
      <w:r w:rsidRPr="007D5F97">
        <w:tab/>
      </w:r>
      <w:r w:rsidRPr="007D5F97">
        <w:tab/>
      </w:r>
      <w:r w:rsidRPr="007D5F97">
        <w:tab/>
      </w:r>
      <w:r w:rsidRPr="007D5F97">
        <w:tab/>
      </w:r>
      <w:r w:rsidRPr="007D5F97">
        <w:tab/>
        <w:t>"param": "kbk",</w:t>
      </w:r>
    </w:p>
    <w:p w14:paraId="175C7A87" w14:textId="77777777" w:rsidR="00231529" w:rsidRPr="007D5F97" w:rsidRDefault="00231529" w:rsidP="007F05AD">
      <w:pPr>
        <w:pStyle w:val="GOSTScript"/>
      </w:pPr>
      <w:r w:rsidRPr="007D5F97">
        <w:tab/>
      </w:r>
      <w:r w:rsidRPr="007D5F97">
        <w:tab/>
      </w:r>
      <w:r w:rsidRPr="007D5F97">
        <w:tab/>
      </w:r>
      <w:r w:rsidRPr="007D5F97">
        <w:tab/>
      </w:r>
      <w:r w:rsidRPr="007D5F97">
        <w:tab/>
      </w:r>
      <w:r w:rsidRPr="007D5F97">
        <w:tab/>
        <w:t>"value": "32200000000000000510",</w:t>
      </w:r>
    </w:p>
    <w:p w14:paraId="51D54863" w14:textId="77777777" w:rsidR="00231529" w:rsidRPr="002B15ED" w:rsidRDefault="00231529" w:rsidP="007F05AD">
      <w:pPr>
        <w:pStyle w:val="GOSTScript"/>
      </w:pPr>
      <w:r w:rsidRPr="002B15ED">
        <w:tab/>
      </w:r>
      <w:r w:rsidRPr="002B15ED">
        <w:tab/>
      </w:r>
      <w:r w:rsidRPr="002B15ED">
        <w:tab/>
      </w:r>
      <w:r w:rsidRPr="002B15ED">
        <w:tab/>
      </w:r>
      <w:r w:rsidRPr="002B15ED">
        <w:tab/>
      </w:r>
      <w:r w:rsidRPr="002B15ED">
        <w:tab/>
        <w:t>"operation": "="</w:t>
      </w:r>
    </w:p>
    <w:p w14:paraId="7E46D268" w14:textId="77777777" w:rsidR="00231529" w:rsidRPr="002B15ED" w:rsidRDefault="00231529" w:rsidP="007F05AD">
      <w:pPr>
        <w:pStyle w:val="GOSTScript"/>
      </w:pPr>
      <w:r w:rsidRPr="002B15ED">
        <w:tab/>
      </w:r>
      <w:r w:rsidRPr="002B15ED">
        <w:tab/>
      </w:r>
      <w:r w:rsidRPr="002B15ED">
        <w:tab/>
      </w:r>
      <w:r w:rsidRPr="002B15ED">
        <w:tab/>
      </w:r>
      <w:r w:rsidRPr="002B15ED">
        <w:tab/>
        <w:t>},</w:t>
      </w:r>
    </w:p>
    <w:p w14:paraId="7E02D4D1" w14:textId="77777777" w:rsidR="00231529" w:rsidRPr="002B15ED" w:rsidRDefault="00231529" w:rsidP="007F05AD">
      <w:pPr>
        <w:pStyle w:val="GOSTScript"/>
      </w:pPr>
      <w:r w:rsidRPr="002B15ED">
        <w:tab/>
      </w:r>
      <w:r w:rsidRPr="002B15ED">
        <w:tab/>
      </w:r>
      <w:r w:rsidRPr="002B15ED">
        <w:tab/>
      </w:r>
      <w:r w:rsidRPr="002B15ED">
        <w:tab/>
      </w:r>
      <w:r w:rsidRPr="002B15ED">
        <w:tab/>
        <w:t>{</w:t>
      </w:r>
    </w:p>
    <w:p w14:paraId="4DAB4BA3" w14:textId="77777777" w:rsidR="00231529" w:rsidRPr="002B15ED" w:rsidRDefault="00231529" w:rsidP="007F05AD">
      <w:pPr>
        <w:pStyle w:val="GOSTScript"/>
      </w:pPr>
      <w:r w:rsidRPr="002B15ED">
        <w:tab/>
      </w:r>
      <w:r w:rsidRPr="002B15ED">
        <w:tab/>
      </w:r>
      <w:r w:rsidRPr="002B15ED">
        <w:tab/>
      </w:r>
      <w:r w:rsidRPr="002B15ED">
        <w:tab/>
      </w:r>
      <w:r w:rsidRPr="002B15ED">
        <w:tab/>
      </w:r>
      <w:r w:rsidRPr="002B15ED">
        <w:tab/>
        <w:t>"param": "targetCode",</w:t>
      </w:r>
    </w:p>
    <w:p w14:paraId="3F8193D7" w14:textId="77777777" w:rsidR="00231529" w:rsidRPr="002B15ED" w:rsidRDefault="00231529" w:rsidP="007F05AD">
      <w:pPr>
        <w:pStyle w:val="GOSTScript"/>
      </w:pPr>
      <w:r w:rsidRPr="002B15ED">
        <w:tab/>
      </w:r>
      <w:r w:rsidRPr="002B15ED">
        <w:tab/>
      </w:r>
      <w:r w:rsidRPr="002B15ED">
        <w:tab/>
      </w:r>
      <w:r w:rsidRPr="002B15ED">
        <w:tab/>
      </w:r>
      <w:r w:rsidRPr="002B15ED">
        <w:tab/>
      </w:r>
      <w:r w:rsidRPr="002B15ED">
        <w:tab/>
        <w:t>"value": "0024",</w:t>
      </w:r>
    </w:p>
    <w:p w14:paraId="691180F6" w14:textId="77777777" w:rsidR="00231529" w:rsidRPr="002B15ED" w:rsidRDefault="00231529" w:rsidP="007F05AD">
      <w:pPr>
        <w:pStyle w:val="GOSTScript"/>
      </w:pPr>
      <w:r w:rsidRPr="002B15ED">
        <w:tab/>
      </w:r>
      <w:r w:rsidRPr="002B15ED">
        <w:tab/>
      </w:r>
      <w:r w:rsidRPr="002B15ED">
        <w:tab/>
      </w:r>
      <w:r w:rsidRPr="002B15ED">
        <w:tab/>
      </w:r>
      <w:r w:rsidRPr="002B15ED">
        <w:tab/>
      </w:r>
      <w:r w:rsidRPr="002B15ED">
        <w:tab/>
        <w:t>"operation": "="</w:t>
      </w:r>
    </w:p>
    <w:p w14:paraId="5F8D3FBF" w14:textId="77777777" w:rsidR="00231529" w:rsidRPr="002B15ED" w:rsidRDefault="00231529" w:rsidP="007F05AD">
      <w:pPr>
        <w:pStyle w:val="GOSTScript"/>
      </w:pPr>
      <w:r w:rsidRPr="002B15ED">
        <w:tab/>
      </w:r>
      <w:r w:rsidRPr="002B15ED">
        <w:tab/>
      </w:r>
      <w:r w:rsidRPr="002B15ED">
        <w:tab/>
      </w:r>
      <w:r w:rsidRPr="002B15ED">
        <w:tab/>
      </w:r>
      <w:r w:rsidRPr="002B15ED">
        <w:tab/>
        <w:t>}</w:t>
      </w:r>
    </w:p>
    <w:p w14:paraId="48D36F2F" w14:textId="77777777" w:rsidR="00231529" w:rsidRPr="002B15ED" w:rsidRDefault="00231529" w:rsidP="007F05AD">
      <w:pPr>
        <w:pStyle w:val="GOSTScript"/>
      </w:pPr>
      <w:r w:rsidRPr="002B15ED">
        <w:tab/>
      </w:r>
      <w:r w:rsidRPr="002B15ED">
        <w:tab/>
      </w:r>
      <w:r w:rsidRPr="002B15ED">
        <w:tab/>
      </w:r>
      <w:r w:rsidRPr="002B15ED">
        <w:tab/>
        <w:t>]</w:t>
      </w:r>
    </w:p>
    <w:p w14:paraId="725D2E05" w14:textId="77777777" w:rsidR="00231529" w:rsidRPr="002B15ED" w:rsidRDefault="00231529" w:rsidP="007F05AD">
      <w:pPr>
        <w:pStyle w:val="GOSTScript"/>
      </w:pPr>
      <w:r w:rsidRPr="002B15ED">
        <w:tab/>
      </w:r>
      <w:r w:rsidRPr="002B15ED">
        <w:tab/>
      </w:r>
      <w:r w:rsidRPr="002B15ED">
        <w:tab/>
        <w:t>},</w:t>
      </w:r>
    </w:p>
    <w:p w14:paraId="7BBB6EBF" w14:textId="77777777" w:rsidR="00231529" w:rsidRPr="002B15ED" w:rsidRDefault="00231529" w:rsidP="007F05AD">
      <w:pPr>
        <w:pStyle w:val="GOSTScript"/>
      </w:pPr>
      <w:r w:rsidRPr="002B15ED">
        <w:tab/>
      </w:r>
      <w:r w:rsidRPr="002B15ED">
        <w:tab/>
      </w:r>
      <w:r w:rsidRPr="002B15ED">
        <w:tab/>
        <w:t>{</w:t>
      </w:r>
    </w:p>
    <w:p w14:paraId="60949C2E" w14:textId="77777777" w:rsidR="00231529" w:rsidRDefault="00231529" w:rsidP="007F05AD">
      <w:pPr>
        <w:pStyle w:val="GOSTScript"/>
      </w:pPr>
      <w:r w:rsidRPr="002B15ED">
        <w:tab/>
      </w:r>
      <w:r w:rsidRPr="002B15ED">
        <w:tab/>
      </w:r>
      <w:r w:rsidRPr="002B15ED">
        <w:tab/>
      </w:r>
      <w:r w:rsidRPr="002B15ED">
        <w:tab/>
      </w:r>
      <w:r>
        <w:t>"indicators": "1,2,4,6,8",</w:t>
      </w:r>
    </w:p>
    <w:p w14:paraId="40388839" w14:textId="77777777" w:rsidR="00231529" w:rsidRDefault="00231529" w:rsidP="007F05AD">
      <w:pPr>
        <w:pStyle w:val="GOSTScript"/>
      </w:pPr>
      <w:r>
        <w:tab/>
      </w:r>
      <w:r>
        <w:tab/>
      </w:r>
      <w:r>
        <w:tab/>
      </w:r>
      <w:r>
        <w:tab/>
        <w:t>"FilterParams": [</w:t>
      </w:r>
    </w:p>
    <w:p w14:paraId="53CEC1AE" w14:textId="77777777" w:rsidR="00231529" w:rsidRDefault="00231529" w:rsidP="007F05AD">
      <w:pPr>
        <w:pStyle w:val="GOSTScript"/>
      </w:pPr>
      <w:r>
        <w:tab/>
      </w:r>
      <w:r>
        <w:tab/>
      </w:r>
      <w:r>
        <w:tab/>
      </w:r>
      <w:r>
        <w:tab/>
      </w:r>
      <w:r>
        <w:tab/>
        <w:t>{</w:t>
      </w:r>
    </w:p>
    <w:p w14:paraId="3DE91B49" w14:textId="77777777" w:rsidR="00231529" w:rsidRDefault="00231529" w:rsidP="007F05AD">
      <w:pPr>
        <w:pStyle w:val="GOSTScript"/>
      </w:pPr>
      <w:r>
        <w:tab/>
      </w:r>
      <w:r>
        <w:tab/>
      </w:r>
      <w:r>
        <w:tab/>
      </w:r>
      <w:r>
        <w:tab/>
      </w:r>
      <w:r>
        <w:tab/>
      </w:r>
      <w:r>
        <w:tab/>
        <w:t>"param": "pa",</w:t>
      </w:r>
    </w:p>
    <w:p w14:paraId="32C888A7" w14:textId="77777777" w:rsidR="00231529" w:rsidRPr="007F05AD" w:rsidRDefault="00231529" w:rsidP="007F05AD">
      <w:pPr>
        <w:pStyle w:val="GOSTScript"/>
        <w:rPr>
          <w:lang w:val="ru-RU"/>
        </w:rPr>
      </w:pP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 w:rsidRPr="007F05AD">
        <w:rPr>
          <w:lang w:val="ru-RU"/>
        </w:rPr>
        <w:t>"</w:t>
      </w:r>
      <w:r>
        <w:t>value</w:t>
      </w:r>
      <w:r w:rsidRPr="007F05AD">
        <w:rPr>
          <w:lang w:val="ru-RU"/>
        </w:rPr>
        <w:t>": "05621444440, 05621555550", // список лицевых счетов, для которых рассчитывается 2-ая группа показателей состояния ЛС, включающая показатели с кодами 1,2,4,6,8</w:t>
      </w:r>
    </w:p>
    <w:p w14:paraId="522F2CEF" w14:textId="77777777" w:rsidR="00231529" w:rsidRPr="008258BA" w:rsidRDefault="00231529" w:rsidP="007F05AD">
      <w:pPr>
        <w:pStyle w:val="GOSTScript"/>
      </w:pPr>
      <w:r w:rsidRPr="007F05AD">
        <w:rPr>
          <w:lang w:val="ru-RU"/>
        </w:rPr>
        <w:tab/>
      </w:r>
      <w:r w:rsidRPr="007F05AD">
        <w:rPr>
          <w:lang w:val="ru-RU"/>
        </w:rPr>
        <w:tab/>
      </w:r>
      <w:r w:rsidRPr="007F05AD">
        <w:rPr>
          <w:lang w:val="ru-RU"/>
        </w:rPr>
        <w:tab/>
      </w:r>
      <w:r w:rsidRPr="007F05AD">
        <w:rPr>
          <w:lang w:val="ru-RU"/>
        </w:rPr>
        <w:tab/>
      </w:r>
      <w:r w:rsidRPr="007F05AD">
        <w:rPr>
          <w:lang w:val="ru-RU"/>
        </w:rPr>
        <w:tab/>
      </w:r>
      <w:r w:rsidRPr="007F05AD">
        <w:rPr>
          <w:lang w:val="ru-RU"/>
        </w:rPr>
        <w:tab/>
      </w:r>
      <w:r w:rsidRPr="008258BA">
        <w:t>"operation": "="</w:t>
      </w:r>
    </w:p>
    <w:p w14:paraId="76DBA47D" w14:textId="77777777" w:rsidR="00231529" w:rsidRPr="007D5F97" w:rsidRDefault="00231529" w:rsidP="007F05AD">
      <w:pPr>
        <w:pStyle w:val="GOSTScript"/>
      </w:pPr>
      <w:r w:rsidRPr="007D5F97">
        <w:tab/>
      </w:r>
      <w:r w:rsidRPr="007D5F97">
        <w:tab/>
      </w:r>
      <w:r w:rsidRPr="007D5F97">
        <w:tab/>
      </w:r>
      <w:r w:rsidRPr="007D5F97">
        <w:tab/>
      </w:r>
      <w:r w:rsidRPr="007D5F97">
        <w:tab/>
        <w:t>},</w:t>
      </w:r>
    </w:p>
    <w:p w14:paraId="63423D2E" w14:textId="77777777" w:rsidR="00231529" w:rsidRPr="007D5F97" w:rsidRDefault="00231529" w:rsidP="007F05AD">
      <w:pPr>
        <w:pStyle w:val="GOSTScript"/>
      </w:pPr>
      <w:r w:rsidRPr="007D5F97">
        <w:tab/>
      </w:r>
      <w:r w:rsidRPr="007D5F97">
        <w:tab/>
      </w:r>
      <w:r w:rsidRPr="007D5F97">
        <w:tab/>
      </w:r>
      <w:r w:rsidRPr="007D5F97">
        <w:tab/>
      </w:r>
      <w:r w:rsidRPr="007D5F97">
        <w:tab/>
        <w:t>{</w:t>
      </w:r>
    </w:p>
    <w:p w14:paraId="7F31EB98" w14:textId="77777777" w:rsidR="00231529" w:rsidRPr="002B15ED" w:rsidRDefault="00231529" w:rsidP="007F05AD">
      <w:pPr>
        <w:pStyle w:val="GOSTScript"/>
      </w:pPr>
      <w:r w:rsidRPr="002B15ED">
        <w:tab/>
      </w:r>
      <w:r w:rsidRPr="002B15ED">
        <w:tab/>
      </w:r>
      <w:r w:rsidRPr="002B15ED">
        <w:tab/>
      </w:r>
      <w:r w:rsidRPr="002B15ED">
        <w:tab/>
      </w:r>
      <w:r w:rsidRPr="002B15ED">
        <w:tab/>
      </w:r>
      <w:r w:rsidRPr="002B15ED">
        <w:tab/>
        <w:t>"param": "budgetCode",</w:t>
      </w:r>
    </w:p>
    <w:p w14:paraId="392816E9" w14:textId="77777777" w:rsidR="00231529" w:rsidRPr="002B15ED" w:rsidRDefault="00231529" w:rsidP="007F05AD">
      <w:pPr>
        <w:pStyle w:val="GOSTScript"/>
      </w:pPr>
      <w:r w:rsidRPr="002B15ED">
        <w:tab/>
      </w:r>
      <w:r w:rsidRPr="002B15ED">
        <w:tab/>
      </w:r>
      <w:r w:rsidRPr="002B15ED">
        <w:tab/>
      </w:r>
      <w:r w:rsidRPr="002B15ED">
        <w:tab/>
      </w:r>
      <w:r w:rsidRPr="002B15ED">
        <w:tab/>
      </w:r>
      <w:r w:rsidRPr="002B15ED">
        <w:tab/>
        <w:t>"value": "99010001",</w:t>
      </w:r>
    </w:p>
    <w:p w14:paraId="5203C9AD" w14:textId="77777777" w:rsidR="00231529" w:rsidRPr="002B15ED" w:rsidRDefault="00231529" w:rsidP="007F05AD">
      <w:pPr>
        <w:pStyle w:val="GOSTScript"/>
      </w:pPr>
      <w:r w:rsidRPr="002B15ED">
        <w:tab/>
      </w:r>
      <w:r w:rsidRPr="002B15ED">
        <w:tab/>
      </w:r>
      <w:r w:rsidRPr="002B15ED">
        <w:tab/>
      </w:r>
      <w:r w:rsidRPr="002B15ED">
        <w:tab/>
      </w:r>
      <w:r w:rsidRPr="002B15ED">
        <w:tab/>
      </w:r>
      <w:r w:rsidRPr="002B15ED">
        <w:tab/>
        <w:t>"operation": "="</w:t>
      </w:r>
    </w:p>
    <w:p w14:paraId="765CD44D" w14:textId="77777777" w:rsidR="00231529" w:rsidRPr="002B15ED" w:rsidRDefault="00231529" w:rsidP="007F05AD">
      <w:pPr>
        <w:pStyle w:val="GOSTScript"/>
      </w:pPr>
      <w:r w:rsidRPr="002B15ED">
        <w:tab/>
      </w:r>
      <w:r w:rsidRPr="002B15ED">
        <w:tab/>
      </w:r>
      <w:r w:rsidRPr="002B15ED">
        <w:tab/>
      </w:r>
      <w:r w:rsidRPr="002B15ED">
        <w:tab/>
      </w:r>
      <w:r w:rsidRPr="002B15ED">
        <w:tab/>
        <w:t>},</w:t>
      </w:r>
    </w:p>
    <w:p w14:paraId="624981BC" w14:textId="77777777" w:rsidR="00231529" w:rsidRPr="002B15ED" w:rsidRDefault="00231529" w:rsidP="007F05AD">
      <w:pPr>
        <w:pStyle w:val="GOSTScript"/>
      </w:pPr>
      <w:r w:rsidRPr="002B15ED">
        <w:tab/>
      </w:r>
      <w:r w:rsidRPr="002B15ED">
        <w:tab/>
      </w:r>
      <w:r w:rsidRPr="002B15ED">
        <w:tab/>
      </w:r>
      <w:r w:rsidRPr="002B15ED">
        <w:tab/>
      </w:r>
      <w:r w:rsidRPr="002B15ED">
        <w:tab/>
        <w:t>{</w:t>
      </w:r>
    </w:p>
    <w:p w14:paraId="3902FB90" w14:textId="77777777" w:rsidR="00231529" w:rsidRPr="002B15ED" w:rsidRDefault="00231529" w:rsidP="007F05AD">
      <w:pPr>
        <w:pStyle w:val="GOSTScript"/>
      </w:pPr>
      <w:r w:rsidRPr="002B15ED">
        <w:tab/>
      </w:r>
      <w:r w:rsidRPr="002B15ED">
        <w:tab/>
      </w:r>
      <w:r w:rsidRPr="002B15ED">
        <w:tab/>
      </w:r>
      <w:r w:rsidRPr="002B15ED">
        <w:tab/>
      </w:r>
      <w:r w:rsidRPr="002B15ED">
        <w:tab/>
      </w:r>
      <w:r w:rsidRPr="002B15ED">
        <w:tab/>
        <w:t>"param": "kbk",</w:t>
      </w:r>
    </w:p>
    <w:p w14:paraId="42799D3A" w14:textId="77777777" w:rsidR="00231529" w:rsidRPr="002B15ED" w:rsidRDefault="00231529" w:rsidP="007F05AD">
      <w:pPr>
        <w:pStyle w:val="GOSTScript"/>
      </w:pPr>
      <w:r w:rsidRPr="002B15ED">
        <w:tab/>
      </w:r>
      <w:r w:rsidRPr="002B15ED">
        <w:tab/>
      </w:r>
      <w:r w:rsidRPr="002B15ED">
        <w:tab/>
      </w:r>
      <w:r w:rsidRPr="002B15ED">
        <w:tab/>
      </w:r>
      <w:r w:rsidRPr="002B15ED">
        <w:tab/>
      </w:r>
      <w:r w:rsidRPr="002B15ED">
        <w:tab/>
        <w:t>"value": "32200000000000000510",</w:t>
      </w:r>
    </w:p>
    <w:p w14:paraId="4E9192B6" w14:textId="77777777" w:rsidR="00231529" w:rsidRPr="002B15ED" w:rsidRDefault="00231529" w:rsidP="007F05AD">
      <w:pPr>
        <w:pStyle w:val="GOSTScript"/>
      </w:pPr>
      <w:r w:rsidRPr="002B15ED">
        <w:tab/>
      </w:r>
      <w:r w:rsidRPr="002B15ED">
        <w:tab/>
      </w:r>
      <w:r w:rsidRPr="002B15ED">
        <w:tab/>
      </w:r>
      <w:r w:rsidRPr="002B15ED">
        <w:tab/>
      </w:r>
      <w:r w:rsidRPr="002B15ED">
        <w:tab/>
      </w:r>
      <w:r w:rsidRPr="002B15ED">
        <w:tab/>
        <w:t>"operation": "="</w:t>
      </w:r>
    </w:p>
    <w:p w14:paraId="41B62563" w14:textId="77777777" w:rsidR="00231529" w:rsidRPr="002B15ED" w:rsidRDefault="00231529" w:rsidP="007F05AD">
      <w:pPr>
        <w:pStyle w:val="GOSTScript"/>
      </w:pPr>
      <w:r w:rsidRPr="002B15ED">
        <w:tab/>
      </w:r>
      <w:r w:rsidRPr="002B15ED">
        <w:tab/>
      </w:r>
      <w:r w:rsidRPr="002B15ED">
        <w:tab/>
      </w:r>
      <w:r w:rsidRPr="002B15ED">
        <w:tab/>
      </w:r>
      <w:r w:rsidRPr="002B15ED">
        <w:tab/>
        <w:t>},</w:t>
      </w:r>
    </w:p>
    <w:p w14:paraId="03C51592" w14:textId="77777777" w:rsidR="00231529" w:rsidRPr="002B15ED" w:rsidRDefault="00231529" w:rsidP="007F05AD">
      <w:pPr>
        <w:pStyle w:val="GOSTScript"/>
      </w:pPr>
      <w:r w:rsidRPr="002B15ED">
        <w:tab/>
      </w:r>
      <w:r w:rsidRPr="002B15ED">
        <w:tab/>
      </w:r>
      <w:r w:rsidRPr="002B15ED">
        <w:tab/>
      </w:r>
      <w:r w:rsidRPr="002B15ED">
        <w:tab/>
      </w:r>
      <w:r w:rsidRPr="002B15ED">
        <w:tab/>
        <w:t>{</w:t>
      </w:r>
    </w:p>
    <w:p w14:paraId="3AD923E8" w14:textId="77777777" w:rsidR="00231529" w:rsidRPr="002B15ED" w:rsidRDefault="00231529" w:rsidP="007F05AD">
      <w:pPr>
        <w:pStyle w:val="GOSTScript"/>
      </w:pPr>
      <w:r w:rsidRPr="002B15ED">
        <w:tab/>
      </w:r>
      <w:r w:rsidRPr="002B15ED">
        <w:tab/>
      </w:r>
      <w:r w:rsidRPr="002B15ED">
        <w:tab/>
      </w:r>
      <w:r w:rsidRPr="002B15ED">
        <w:tab/>
      </w:r>
      <w:r w:rsidRPr="002B15ED">
        <w:tab/>
      </w:r>
      <w:r w:rsidRPr="002B15ED">
        <w:tab/>
        <w:t>"param": "targetCode",</w:t>
      </w:r>
    </w:p>
    <w:p w14:paraId="37435904" w14:textId="77777777" w:rsidR="00231529" w:rsidRPr="002B15ED" w:rsidRDefault="00231529" w:rsidP="007F05AD">
      <w:pPr>
        <w:pStyle w:val="GOSTScript"/>
      </w:pPr>
      <w:r w:rsidRPr="002B15ED">
        <w:tab/>
      </w:r>
      <w:r w:rsidRPr="002B15ED">
        <w:tab/>
      </w:r>
      <w:r w:rsidRPr="002B15ED">
        <w:tab/>
      </w:r>
      <w:r w:rsidRPr="002B15ED">
        <w:tab/>
      </w:r>
      <w:r w:rsidRPr="002B15ED">
        <w:tab/>
      </w:r>
      <w:r w:rsidRPr="002B15ED">
        <w:tab/>
        <w:t>"value": "0024",</w:t>
      </w:r>
    </w:p>
    <w:p w14:paraId="2DBAD136" w14:textId="77777777" w:rsidR="00231529" w:rsidRPr="002B15ED" w:rsidRDefault="00231529" w:rsidP="007F05AD">
      <w:pPr>
        <w:pStyle w:val="GOSTScript"/>
      </w:pPr>
      <w:r w:rsidRPr="002B15ED">
        <w:tab/>
      </w:r>
      <w:r w:rsidRPr="002B15ED">
        <w:tab/>
      </w:r>
      <w:r w:rsidRPr="002B15ED">
        <w:tab/>
      </w:r>
      <w:r w:rsidRPr="002B15ED">
        <w:tab/>
      </w:r>
      <w:r w:rsidRPr="002B15ED">
        <w:tab/>
      </w:r>
      <w:r w:rsidRPr="002B15ED">
        <w:tab/>
        <w:t>"operation": "="</w:t>
      </w:r>
    </w:p>
    <w:p w14:paraId="72F8C786" w14:textId="77777777" w:rsidR="00231529" w:rsidRPr="002B15ED" w:rsidRDefault="00231529" w:rsidP="007F05AD">
      <w:pPr>
        <w:pStyle w:val="GOSTScript"/>
      </w:pPr>
      <w:r w:rsidRPr="002B15ED">
        <w:tab/>
      </w:r>
      <w:r w:rsidRPr="002B15ED">
        <w:tab/>
      </w:r>
      <w:r w:rsidRPr="002B15ED">
        <w:tab/>
      </w:r>
      <w:r w:rsidRPr="002B15ED">
        <w:tab/>
      </w:r>
      <w:r w:rsidRPr="002B15ED">
        <w:tab/>
        <w:t>}</w:t>
      </w:r>
    </w:p>
    <w:p w14:paraId="4D0B67C0" w14:textId="77777777" w:rsidR="00231529" w:rsidRPr="002B15ED" w:rsidRDefault="00231529" w:rsidP="007F05AD">
      <w:pPr>
        <w:pStyle w:val="GOSTScript"/>
      </w:pPr>
      <w:r w:rsidRPr="002B15ED">
        <w:tab/>
      </w:r>
      <w:r w:rsidRPr="002B15ED">
        <w:tab/>
      </w:r>
      <w:r w:rsidRPr="002B15ED">
        <w:tab/>
      </w:r>
      <w:r w:rsidRPr="002B15ED">
        <w:tab/>
        <w:t>]</w:t>
      </w:r>
    </w:p>
    <w:p w14:paraId="49980532" w14:textId="77777777" w:rsidR="00231529" w:rsidRPr="002B15ED" w:rsidRDefault="00231529" w:rsidP="007F05AD">
      <w:pPr>
        <w:pStyle w:val="GOSTScript"/>
      </w:pPr>
      <w:r w:rsidRPr="002B15ED">
        <w:tab/>
      </w:r>
      <w:r w:rsidRPr="002B15ED">
        <w:tab/>
      </w:r>
      <w:r w:rsidRPr="002B15ED">
        <w:tab/>
        <w:t>}</w:t>
      </w:r>
    </w:p>
    <w:p w14:paraId="2E9A64F6" w14:textId="77777777" w:rsidR="00EA6E7B" w:rsidRDefault="00231529" w:rsidP="00EA6E7B">
      <w:pPr>
        <w:pStyle w:val="GOSTScript"/>
        <w:rPr>
          <w:ins w:id="979" w:author="Сатлер Марина Викторовна" w:date="2024-11-06T17:08:00Z"/>
        </w:rPr>
      </w:pPr>
      <w:r w:rsidRPr="002B15ED">
        <w:tab/>
      </w:r>
      <w:r w:rsidRPr="002B15ED">
        <w:tab/>
        <w:t>],</w:t>
      </w:r>
    </w:p>
    <w:p w14:paraId="2576C8AB" w14:textId="742008BB" w:rsidR="00EA6E7B" w:rsidRDefault="00EA6E7B" w:rsidP="00EA6E7B">
      <w:pPr>
        <w:pStyle w:val="GOSTScript"/>
        <w:rPr>
          <w:ins w:id="980" w:author="Сатлер Марина Викторовна" w:date="2024-11-06T17:04:00Z"/>
        </w:rPr>
      </w:pPr>
      <w:ins w:id="981" w:author="Сатлер Марина Викторовна" w:date="2024-11-06T17:04:00Z">
        <w:r>
          <w:tab/>
        </w:r>
        <w:r>
          <w:tab/>
          <w:t>"DocFilterParams": {</w:t>
        </w:r>
      </w:ins>
    </w:p>
    <w:p w14:paraId="58FD10CD" w14:textId="77777777" w:rsidR="00EA6E7B" w:rsidRDefault="00EA6E7B" w:rsidP="00EA6E7B">
      <w:pPr>
        <w:pStyle w:val="GOSTScript"/>
        <w:rPr>
          <w:ins w:id="982" w:author="Сатлер Марина Викторовна" w:date="2024-11-06T17:04:00Z"/>
        </w:rPr>
      </w:pPr>
      <w:ins w:id="983" w:author="Сатлер Марина Викторовна" w:date="2024-11-06T17:04:00Z">
        <w:r>
          <w:tab/>
        </w:r>
        <w:r>
          <w:tab/>
        </w:r>
        <w:r>
          <w:tab/>
          <w:t>"DocGuid": "d350812e-5bc1-4f2d-b485-e20ad03f1f1d",</w:t>
        </w:r>
      </w:ins>
    </w:p>
    <w:p w14:paraId="7F7A69A7" w14:textId="77777777" w:rsidR="00EA6E7B" w:rsidRDefault="00EA6E7B" w:rsidP="00EA6E7B">
      <w:pPr>
        <w:pStyle w:val="GOSTScript"/>
        <w:rPr>
          <w:ins w:id="984" w:author="Сатлер Марина Викторовна" w:date="2024-11-06T17:04:00Z"/>
        </w:rPr>
      </w:pPr>
      <w:ins w:id="985" w:author="Сатлер Марина Викторовна" w:date="2024-11-06T17:04:00Z">
        <w:r>
          <w:tab/>
        </w:r>
        <w:r>
          <w:tab/>
        </w:r>
        <w:r>
          <w:tab/>
          <w:t>"DocType": [</w:t>
        </w:r>
      </w:ins>
    </w:p>
    <w:p w14:paraId="16341C10" w14:textId="77777777" w:rsidR="00EA6E7B" w:rsidRDefault="00EA6E7B" w:rsidP="00EA6E7B">
      <w:pPr>
        <w:pStyle w:val="GOSTScript"/>
        <w:rPr>
          <w:ins w:id="986" w:author="Сатлер Марина Викторовна" w:date="2024-11-06T17:04:00Z"/>
        </w:rPr>
      </w:pPr>
      <w:ins w:id="987" w:author="Сатлер Марина Викторовна" w:date="2024-11-06T17:04:00Z">
        <w:r>
          <w:tab/>
        </w:r>
        <w:r>
          <w:tab/>
        </w:r>
        <w:r>
          <w:tab/>
        </w:r>
        <w:r>
          <w:tab/>
          <w:t>"MSC_ApplCashFlow",</w:t>
        </w:r>
      </w:ins>
    </w:p>
    <w:p w14:paraId="682556F8" w14:textId="77777777" w:rsidR="00EA6E7B" w:rsidRDefault="00EA6E7B" w:rsidP="00EA6E7B">
      <w:pPr>
        <w:pStyle w:val="GOSTScript"/>
        <w:rPr>
          <w:ins w:id="988" w:author="Сатлер Марина Викторовна" w:date="2024-11-06T17:04:00Z"/>
        </w:rPr>
      </w:pPr>
      <w:ins w:id="989" w:author="Сатлер Марина Викторовна" w:date="2024-11-06T17:04:00Z">
        <w:r>
          <w:tab/>
        </w:r>
        <w:r>
          <w:tab/>
        </w:r>
        <w:r>
          <w:tab/>
        </w:r>
        <w:r>
          <w:tab/>
          <w:t>"MSC_ApplCashFlowShrt"</w:t>
        </w:r>
      </w:ins>
    </w:p>
    <w:p w14:paraId="7B865B08" w14:textId="77777777" w:rsidR="00EA6E7B" w:rsidRDefault="00EA6E7B" w:rsidP="00EA6E7B">
      <w:pPr>
        <w:pStyle w:val="GOSTScript"/>
        <w:rPr>
          <w:ins w:id="990" w:author="Сатлер Марина Викторовна" w:date="2024-11-06T17:04:00Z"/>
        </w:rPr>
      </w:pPr>
      <w:ins w:id="991" w:author="Сатлер Марина Викторовна" w:date="2024-11-06T17:04:00Z">
        <w:r>
          <w:tab/>
        </w:r>
        <w:r>
          <w:tab/>
        </w:r>
        <w:r>
          <w:tab/>
          <w:t>],</w:t>
        </w:r>
      </w:ins>
    </w:p>
    <w:p w14:paraId="6C5F342B" w14:textId="77777777" w:rsidR="00EA6E7B" w:rsidRDefault="00EA6E7B" w:rsidP="00EA6E7B">
      <w:pPr>
        <w:pStyle w:val="GOSTScript"/>
        <w:rPr>
          <w:ins w:id="992" w:author="Сатлер Марина Викторовна" w:date="2024-11-06T17:04:00Z"/>
        </w:rPr>
      </w:pPr>
      <w:ins w:id="993" w:author="Сатлер Марина Викторовна" w:date="2024-11-06T17:04:00Z">
        <w:r>
          <w:tab/>
        </w:r>
        <w:r>
          <w:tab/>
        </w:r>
        <w:r>
          <w:tab/>
          <w:t>"DocNumFilterParams": [</w:t>
        </w:r>
      </w:ins>
    </w:p>
    <w:p w14:paraId="1B6155FA" w14:textId="77777777" w:rsidR="00EA6E7B" w:rsidRDefault="00EA6E7B" w:rsidP="00EA6E7B">
      <w:pPr>
        <w:pStyle w:val="GOSTScript"/>
        <w:rPr>
          <w:ins w:id="994" w:author="Сатлер Марина Викторовна" w:date="2024-11-06T17:04:00Z"/>
        </w:rPr>
      </w:pPr>
      <w:ins w:id="995" w:author="Сатлер Марина Викторовна" w:date="2024-11-06T17:04:00Z">
        <w:r>
          <w:tab/>
        </w:r>
        <w:r>
          <w:tab/>
        </w:r>
        <w:r>
          <w:tab/>
        </w:r>
        <w:r>
          <w:tab/>
          <w:t>{</w:t>
        </w:r>
      </w:ins>
    </w:p>
    <w:p w14:paraId="002C1125" w14:textId="77777777" w:rsidR="00EA6E7B" w:rsidRDefault="00EA6E7B" w:rsidP="00EA6E7B">
      <w:pPr>
        <w:pStyle w:val="GOSTScript"/>
        <w:rPr>
          <w:ins w:id="996" w:author="Сатлер Марина Викторовна" w:date="2024-11-06T17:04:00Z"/>
        </w:rPr>
      </w:pPr>
      <w:ins w:id="997" w:author="Сатлер Марина Викторовна" w:date="2024-11-06T17:04:00Z">
        <w:r>
          <w:tab/>
        </w:r>
        <w:r>
          <w:tab/>
        </w:r>
        <w:r>
          <w:tab/>
        </w:r>
        <w:r>
          <w:tab/>
        </w:r>
        <w:r>
          <w:tab/>
          <w:t>"value": "%123",</w:t>
        </w:r>
      </w:ins>
    </w:p>
    <w:p w14:paraId="359A6A32" w14:textId="77777777" w:rsidR="00EA6E7B" w:rsidRDefault="00EA6E7B" w:rsidP="00EA6E7B">
      <w:pPr>
        <w:pStyle w:val="GOSTScript"/>
        <w:rPr>
          <w:ins w:id="998" w:author="Сатлер Марина Викторовна" w:date="2024-11-06T17:04:00Z"/>
        </w:rPr>
      </w:pPr>
      <w:ins w:id="999" w:author="Сатлер Марина Викторовна" w:date="2024-11-06T17:04:00Z">
        <w:r>
          <w:tab/>
        </w:r>
        <w:r>
          <w:tab/>
        </w:r>
        <w:r>
          <w:tab/>
        </w:r>
        <w:r>
          <w:tab/>
        </w:r>
        <w:r>
          <w:tab/>
          <w:t>"operation": "like"</w:t>
        </w:r>
      </w:ins>
    </w:p>
    <w:p w14:paraId="7FE8CB04" w14:textId="77777777" w:rsidR="00EA6E7B" w:rsidRDefault="00EA6E7B" w:rsidP="00EA6E7B">
      <w:pPr>
        <w:pStyle w:val="GOSTScript"/>
        <w:rPr>
          <w:ins w:id="1000" w:author="Сатлер Марина Викторовна" w:date="2024-11-06T17:04:00Z"/>
        </w:rPr>
      </w:pPr>
      <w:ins w:id="1001" w:author="Сатлер Марина Викторовна" w:date="2024-11-06T17:04:00Z">
        <w:r>
          <w:tab/>
        </w:r>
        <w:r>
          <w:tab/>
        </w:r>
        <w:r>
          <w:tab/>
        </w:r>
        <w:r>
          <w:tab/>
          <w:t>}</w:t>
        </w:r>
      </w:ins>
    </w:p>
    <w:p w14:paraId="20C1524A" w14:textId="77777777" w:rsidR="00EA6E7B" w:rsidRDefault="00EA6E7B" w:rsidP="00EA6E7B">
      <w:pPr>
        <w:pStyle w:val="GOSTScript"/>
        <w:rPr>
          <w:ins w:id="1002" w:author="Сатлер Марина Викторовна" w:date="2024-11-06T17:04:00Z"/>
        </w:rPr>
      </w:pPr>
      <w:ins w:id="1003" w:author="Сатлер Марина Викторовна" w:date="2024-11-06T17:04:00Z">
        <w:r>
          <w:tab/>
        </w:r>
        <w:r>
          <w:tab/>
        </w:r>
        <w:r>
          <w:tab/>
          <w:t>],</w:t>
        </w:r>
      </w:ins>
    </w:p>
    <w:p w14:paraId="337EA1D9" w14:textId="77777777" w:rsidR="00EA6E7B" w:rsidRDefault="00EA6E7B" w:rsidP="00EA6E7B">
      <w:pPr>
        <w:pStyle w:val="GOSTScript"/>
        <w:rPr>
          <w:ins w:id="1004" w:author="Сатлер Марина Викторовна" w:date="2024-11-06T17:04:00Z"/>
        </w:rPr>
      </w:pPr>
      <w:ins w:id="1005" w:author="Сатлер Марина Викторовна" w:date="2024-11-06T17:04:00Z">
        <w:r>
          <w:tab/>
        </w:r>
        <w:r>
          <w:tab/>
        </w:r>
        <w:r>
          <w:tab/>
          <w:t>"DocDateFilterParams": [</w:t>
        </w:r>
      </w:ins>
    </w:p>
    <w:p w14:paraId="1C13C7D1" w14:textId="77777777" w:rsidR="00EA6E7B" w:rsidRPr="00D931F1" w:rsidRDefault="00EA6E7B" w:rsidP="00EA6E7B">
      <w:pPr>
        <w:pStyle w:val="GOSTScript"/>
        <w:rPr>
          <w:ins w:id="1006" w:author="Сатлер Марина Викторовна" w:date="2024-11-06T17:04:00Z"/>
          <w:lang w:val="ru-RU"/>
        </w:rPr>
      </w:pPr>
      <w:ins w:id="1007" w:author="Сатлер Марина Викторовна" w:date="2024-11-06T17:04:00Z">
        <w:r>
          <w:tab/>
        </w:r>
        <w:r>
          <w:tab/>
        </w:r>
        <w:r>
          <w:tab/>
        </w:r>
        <w:r>
          <w:tab/>
        </w:r>
        <w:r w:rsidRPr="00D931F1">
          <w:rPr>
            <w:lang w:val="ru-RU"/>
          </w:rPr>
          <w:t>{</w:t>
        </w:r>
      </w:ins>
    </w:p>
    <w:p w14:paraId="3DE5696E" w14:textId="77777777" w:rsidR="00EA6E7B" w:rsidRPr="00D931F1" w:rsidRDefault="00EA6E7B" w:rsidP="00EA6E7B">
      <w:pPr>
        <w:pStyle w:val="GOSTScript"/>
        <w:rPr>
          <w:ins w:id="1008" w:author="Сатлер Марина Викторовна" w:date="2024-11-06T17:04:00Z"/>
          <w:lang w:val="ru-RU"/>
        </w:rPr>
      </w:pPr>
      <w:ins w:id="1009" w:author="Сатлер Марина Викторовна" w:date="2024-11-06T17:04:00Z">
        <w:r w:rsidRPr="00D931F1">
          <w:rPr>
            <w:lang w:val="ru-RU"/>
          </w:rPr>
          <w:tab/>
        </w:r>
        <w:r w:rsidRPr="00D931F1">
          <w:rPr>
            <w:lang w:val="ru-RU"/>
          </w:rPr>
          <w:tab/>
        </w:r>
        <w:r w:rsidRPr="00D931F1">
          <w:rPr>
            <w:lang w:val="ru-RU"/>
          </w:rPr>
          <w:tab/>
        </w:r>
        <w:r w:rsidRPr="00D931F1">
          <w:rPr>
            <w:lang w:val="ru-RU"/>
          </w:rPr>
          <w:tab/>
        </w:r>
        <w:r w:rsidRPr="00D931F1">
          <w:rPr>
            <w:lang w:val="ru-RU"/>
          </w:rPr>
          <w:tab/>
          <w:t>"</w:t>
        </w:r>
        <w:r>
          <w:t>value</w:t>
        </w:r>
        <w:r w:rsidRPr="00D931F1">
          <w:rPr>
            <w:lang w:val="ru-RU"/>
          </w:rPr>
          <w:t>": "2024-09-09",</w:t>
        </w:r>
      </w:ins>
    </w:p>
    <w:p w14:paraId="250A65E6" w14:textId="77777777" w:rsidR="00EA6E7B" w:rsidRPr="00D931F1" w:rsidRDefault="00EA6E7B" w:rsidP="00EA6E7B">
      <w:pPr>
        <w:pStyle w:val="GOSTScript"/>
        <w:rPr>
          <w:ins w:id="1010" w:author="Сатлер Марина Викторовна" w:date="2024-11-06T17:04:00Z"/>
          <w:lang w:val="ru-RU"/>
        </w:rPr>
      </w:pPr>
      <w:ins w:id="1011" w:author="Сатлер Марина Викторовна" w:date="2024-11-06T17:04:00Z">
        <w:r w:rsidRPr="00D931F1">
          <w:rPr>
            <w:lang w:val="ru-RU"/>
          </w:rPr>
          <w:tab/>
        </w:r>
        <w:r w:rsidRPr="00D931F1">
          <w:rPr>
            <w:lang w:val="ru-RU"/>
          </w:rPr>
          <w:tab/>
        </w:r>
        <w:r w:rsidRPr="00D931F1">
          <w:rPr>
            <w:lang w:val="ru-RU"/>
          </w:rPr>
          <w:tab/>
        </w:r>
        <w:r w:rsidRPr="00D931F1">
          <w:rPr>
            <w:lang w:val="ru-RU"/>
          </w:rPr>
          <w:tab/>
        </w:r>
        <w:r w:rsidRPr="00D931F1">
          <w:rPr>
            <w:lang w:val="ru-RU"/>
          </w:rPr>
          <w:tab/>
          <w:t>"</w:t>
        </w:r>
        <w:r>
          <w:t>operation</w:t>
        </w:r>
        <w:r w:rsidRPr="00D931F1">
          <w:rPr>
            <w:lang w:val="ru-RU"/>
          </w:rPr>
          <w:t>": "="</w:t>
        </w:r>
      </w:ins>
    </w:p>
    <w:p w14:paraId="1AF3E03B" w14:textId="77777777" w:rsidR="00EA6E7B" w:rsidRPr="00D931F1" w:rsidRDefault="00EA6E7B" w:rsidP="00EA6E7B">
      <w:pPr>
        <w:pStyle w:val="GOSTScript"/>
        <w:rPr>
          <w:ins w:id="1012" w:author="Сатлер Марина Викторовна" w:date="2024-11-06T17:04:00Z"/>
          <w:lang w:val="ru-RU"/>
        </w:rPr>
      </w:pPr>
      <w:ins w:id="1013" w:author="Сатлер Марина Викторовна" w:date="2024-11-06T17:04:00Z">
        <w:r w:rsidRPr="00D931F1">
          <w:rPr>
            <w:lang w:val="ru-RU"/>
          </w:rPr>
          <w:lastRenderedPageBreak/>
          <w:tab/>
        </w:r>
        <w:r w:rsidRPr="00D931F1">
          <w:rPr>
            <w:lang w:val="ru-RU"/>
          </w:rPr>
          <w:tab/>
        </w:r>
        <w:r w:rsidRPr="00D931F1">
          <w:rPr>
            <w:lang w:val="ru-RU"/>
          </w:rPr>
          <w:tab/>
        </w:r>
        <w:r w:rsidRPr="00D931F1">
          <w:rPr>
            <w:lang w:val="ru-RU"/>
          </w:rPr>
          <w:tab/>
          <w:t>}</w:t>
        </w:r>
      </w:ins>
    </w:p>
    <w:p w14:paraId="18EDE957" w14:textId="77777777" w:rsidR="00EA6E7B" w:rsidRPr="00D931F1" w:rsidRDefault="00EA6E7B" w:rsidP="00EA6E7B">
      <w:pPr>
        <w:pStyle w:val="GOSTScript"/>
        <w:rPr>
          <w:ins w:id="1014" w:author="Сатлер Марина Викторовна" w:date="2024-11-06T17:04:00Z"/>
          <w:lang w:val="ru-RU"/>
        </w:rPr>
      </w:pPr>
      <w:ins w:id="1015" w:author="Сатлер Марина Викторовна" w:date="2024-11-06T17:04:00Z">
        <w:r w:rsidRPr="00D931F1">
          <w:rPr>
            <w:lang w:val="ru-RU"/>
          </w:rPr>
          <w:tab/>
        </w:r>
        <w:r w:rsidRPr="00D931F1">
          <w:rPr>
            <w:lang w:val="ru-RU"/>
          </w:rPr>
          <w:tab/>
        </w:r>
        <w:r w:rsidRPr="00D931F1">
          <w:rPr>
            <w:lang w:val="ru-RU"/>
          </w:rPr>
          <w:tab/>
          <w:t>]</w:t>
        </w:r>
      </w:ins>
    </w:p>
    <w:p w14:paraId="7A1D6107" w14:textId="77777777" w:rsidR="00EA6E7B" w:rsidRPr="00D931F1" w:rsidRDefault="00EA6E7B" w:rsidP="00EA6E7B">
      <w:pPr>
        <w:pStyle w:val="GOSTScript"/>
        <w:rPr>
          <w:ins w:id="1016" w:author="Сатлер Марина Викторовна" w:date="2024-11-06T17:04:00Z"/>
          <w:lang w:val="ru-RU"/>
        </w:rPr>
      </w:pPr>
      <w:ins w:id="1017" w:author="Сатлер Марина Викторовна" w:date="2024-11-06T17:04:00Z">
        <w:r w:rsidRPr="00D931F1">
          <w:rPr>
            <w:lang w:val="ru-RU"/>
          </w:rPr>
          <w:tab/>
        </w:r>
        <w:r w:rsidRPr="00D931F1">
          <w:rPr>
            <w:lang w:val="ru-RU"/>
          </w:rPr>
          <w:tab/>
          <w:t>},</w:t>
        </w:r>
      </w:ins>
    </w:p>
    <w:p w14:paraId="5420531C" w14:textId="163A6109" w:rsidR="00EA6E7B" w:rsidRPr="000659FD" w:rsidRDefault="00EA6E7B" w:rsidP="00EA6E7B">
      <w:pPr>
        <w:pStyle w:val="GOSTScript"/>
        <w:rPr>
          <w:ins w:id="1018" w:author="Сатлер Марина Викторовна" w:date="2025-07-04T15:52:00Z"/>
          <w:lang w:val="ru-RU"/>
        </w:rPr>
      </w:pPr>
      <w:ins w:id="1019" w:author="Сатлер Марина Викторовна" w:date="2024-11-06T17:04:00Z">
        <w:r w:rsidRPr="00D931F1">
          <w:rPr>
            <w:lang w:val="ru-RU"/>
          </w:rPr>
          <w:tab/>
        </w:r>
        <w:r w:rsidRPr="00D931F1">
          <w:rPr>
            <w:lang w:val="ru-RU"/>
          </w:rPr>
          <w:tab/>
        </w:r>
        <w:r w:rsidRPr="000659FD">
          <w:rPr>
            <w:lang w:val="ru-RU"/>
          </w:rPr>
          <w:t>"</w:t>
        </w:r>
        <w:r>
          <w:t>SortParams</w:t>
        </w:r>
        <w:r w:rsidRPr="000659FD">
          <w:rPr>
            <w:lang w:val="ru-RU"/>
          </w:rPr>
          <w:t>": [</w:t>
        </w:r>
      </w:ins>
      <w:ins w:id="1020" w:author="Сатлер Марина Викторовна" w:date="2025-07-04T15:53:00Z">
        <w:r w:rsidR="00ED0E4D">
          <w:rPr>
            <w:lang w:val="ru-RU"/>
          </w:rPr>
          <w:t xml:space="preserve"> // </w:t>
        </w:r>
        <w:r w:rsidR="00ED0E4D" w:rsidRPr="00ED0E4D">
          <w:rPr>
            <w:lang w:val="ru-RU"/>
          </w:rPr>
          <w:t>сортировка осуществляется по Номеру ЛС, затем по дате отражения операции в учете, затем по дате ввода в действие</w:t>
        </w:r>
      </w:ins>
    </w:p>
    <w:p w14:paraId="554A7ADA" w14:textId="77777777" w:rsidR="00ED0E4D" w:rsidRDefault="00ED0E4D" w:rsidP="00ED0E4D">
      <w:pPr>
        <w:pStyle w:val="GOSTScript"/>
        <w:rPr>
          <w:ins w:id="1021" w:author="Сатлер Марина Викторовна" w:date="2025-07-04T15:52:00Z"/>
        </w:rPr>
      </w:pPr>
      <w:ins w:id="1022" w:author="Сатлер Марина Викторовна" w:date="2025-07-04T15:52:00Z">
        <w:r w:rsidRPr="000659FD">
          <w:rPr>
            <w:lang w:val="ru-RU"/>
          </w:rPr>
          <w:tab/>
        </w:r>
        <w:r w:rsidRPr="000659FD">
          <w:rPr>
            <w:lang w:val="ru-RU"/>
          </w:rPr>
          <w:tab/>
        </w:r>
        <w:r w:rsidRPr="000659FD">
          <w:rPr>
            <w:lang w:val="ru-RU"/>
          </w:rPr>
          <w:tab/>
        </w:r>
        <w:r>
          <w:t>{</w:t>
        </w:r>
      </w:ins>
    </w:p>
    <w:p w14:paraId="2557E0C7" w14:textId="77777777" w:rsidR="00ED0E4D" w:rsidRDefault="00ED0E4D" w:rsidP="00ED0E4D">
      <w:pPr>
        <w:pStyle w:val="GOSTScript"/>
        <w:rPr>
          <w:ins w:id="1023" w:author="Сатлер Марина Викторовна" w:date="2025-07-04T15:52:00Z"/>
        </w:rPr>
      </w:pPr>
      <w:ins w:id="1024" w:author="Сатлер Марина Викторовна" w:date="2025-07-04T15:52:00Z">
        <w:r>
          <w:tab/>
        </w:r>
        <w:r>
          <w:tab/>
        </w:r>
        <w:r>
          <w:tab/>
        </w:r>
        <w:r>
          <w:tab/>
          <w:t>"value": "VisualParams",</w:t>
        </w:r>
      </w:ins>
    </w:p>
    <w:p w14:paraId="3756F521" w14:textId="77777777" w:rsidR="00ED0E4D" w:rsidRDefault="00ED0E4D" w:rsidP="00ED0E4D">
      <w:pPr>
        <w:pStyle w:val="GOSTScript"/>
        <w:rPr>
          <w:ins w:id="1025" w:author="Сатлер Марина Викторовна" w:date="2025-07-04T15:52:00Z"/>
        </w:rPr>
      </w:pPr>
      <w:ins w:id="1026" w:author="Сатлер Марина Викторовна" w:date="2025-07-04T15:52:00Z">
        <w:r>
          <w:tab/>
        </w:r>
        <w:r>
          <w:tab/>
        </w:r>
        <w:r>
          <w:tab/>
        </w:r>
        <w:r>
          <w:tab/>
          <w:t>"param": "desc",</w:t>
        </w:r>
      </w:ins>
    </w:p>
    <w:p w14:paraId="1E06CDBB" w14:textId="77777777" w:rsidR="00ED0E4D" w:rsidRDefault="00ED0E4D" w:rsidP="00ED0E4D">
      <w:pPr>
        <w:pStyle w:val="GOSTScript"/>
        <w:rPr>
          <w:ins w:id="1027" w:author="Сатлер Марина Викторовна" w:date="2025-07-04T15:52:00Z"/>
        </w:rPr>
      </w:pPr>
      <w:ins w:id="1028" w:author="Сатлер Марина Викторовна" w:date="2025-07-04T15:52:00Z">
        <w:r>
          <w:tab/>
        </w:r>
        <w:r>
          <w:tab/>
        </w:r>
        <w:r>
          <w:tab/>
        </w:r>
        <w:r>
          <w:tab/>
          <w:t>"name": "pa"</w:t>
        </w:r>
      </w:ins>
    </w:p>
    <w:p w14:paraId="7C284828" w14:textId="060F3124" w:rsidR="00ED0E4D" w:rsidRDefault="00ED0E4D" w:rsidP="00ED0E4D">
      <w:pPr>
        <w:pStyle w:val="GOSTScript"/>
        <w:rPr>
          <w:ins w:id="1029" w:author="Сатлер Марина Викторовна" w:date="2024-11-06T17:04:00Z"/>
        </w:rPr>
      </w:pPr>
      <w:ins w:id="1030" w:author="Сатлер Марина Викторовна" w:date="2025-07-04T15:52:00Z">
        <w:r>
          <w:tab/>
        </w:r>
        <w:r>
          <w:tab/>
        </w:r>
        <w:r>
          <w:tab/>
        </w:r>
        <w:r>
          <w:tab/>
          <w:t>},</w:t>
        </w:r>
      </w:ins>
    </w:p>
    <w:p w14:paraId="772145E4" w14:textId="77777777" w:rsidR="00EA6E7B" w:rsidRDefault="00EA6E7B" w:rsidP="00EA6E7B">
      <w:pPr>
        <w:pStyle w:val="GOSTScript"/>
        <w:rPr>
          <w:ins w:id="1031" w:author="Сатлер Марина Викторовна" w:date="2024-11-06T17:04:00Z"/>
        </w:rPr>
      </w:pPr>
      <w:ins w:id="1032" w:author="Сатлер Марина Викторовна" w:date="2024-11-06T17:04:00Z">
        <w:r>
          <w:tab/>
        </w:r>
        <w:r>
          <w:tab/>
        </w:r>
        <w:r>
          <w:tab/>
          <w:t>{</w:t>
        </w:r>
      </w:ins>
    </w:p>
    <w:p w14:paraId="52832B2C" w14:textId="77777777" w:rsidR="00EA6E7B" w:rsidRDefault="00EA6E7B" w:rsidP="00EA6E7B">
      <w:pPr>
        <w:pStyle w:val="GOSTScript"/>
        <w:rPr>
          <w:ins w:id="1033" w:author="Сатлер Марина Викторовна" w:date="2024-11-06T17:04:00Z"/>
        </w:rPr>
      </w:pPr>
      <w:ins w:id="1034" w:author="Сатлер Марина Викторовна" w:date="2024-11-06T17:04:00Z">
        <w:r>
          <w:tab/>
        </w:r>
        <w:r>
          <w:tab/>
        </w:r>
        <w:r>
          <w:tab/>
        </w:r>
        <w:r>
          <w:tab/>
          <w:t>"value": "SettlDate",</w:t>
        </w:r>
      </w:ins>
    </w:p>
    <w:p w14:paraId="0D1C0DD4" w14:textId="77777777" w:rsidR="00EA6E7B" w:rsidRDefault="00EA6E7B" w:rsidP="00EA6E7B">
      <w:pPr>
        <w:pStyle w:val="GOSTScript"/>
        <w:rPr>
          <w:ins w:id="1035" w:author="Сатлер Марина Викторовна" w:date="2024-11-06T17:04:00Z"/>
        </w:rPr>
      </w:pPr>
      <w:ins w:id="1036" w:author="Сатлер Марина Викторовна" w:date="2024-11-06T17:04:00Z">
        <w:r>
          <w:tab/>
        </w:r>
        <w:r>
          <w:tab/>
        </w:r>
        <w:r>
          <w:tab/>
        </w:r>
        <w:r>
          <w:tab/>
          <w:t>"param": "asc"</w:t>
        </w:r>
      </w:ins>
    </w:p>
    <w:p w14:paraId="084B4580" w14:textId="77777777" w:rsidR="00EA6E7B" w:rsidRDefault="00EA6E7B" w:rsidP="00EA6E7B">
      <w:pPr>
        <w:pStyle w:val="GOSTScript"/>
        <w:rPr>
          <w:ins w:id="1037" w:author="Сатлер Марина Викторовна" w:date="2024-11-06T17:04:00Z"/>
        </w:rPr>
      </w:pPr>
      <w:ins w:id="1038" w:author="Сатлер Марина Викторовна" w:date="2024-11-06T17:04:00Z">
        <w:r>
          <w:tab/>
        </w:r>
        <w:r>
          <w:tab/>
        </w:r>
        <w:r>
          <w:tab/>
          <w:t>},</w:t>
        </w:r>
      </w:ins>
    </w:p>
    <w:p w14:paraId="4AB5FDEA" w14:textId="77777777" w:rsidR="00EA6E7B" w:rsidRDefault="00EA6E7B" w:rsidP="00EA6E7B">
      <w:pPr>
        <w:pStyle w:val="GOSTScript"/>
        <w:rPr>
          <w:ins w:id="1039" w:author="Сатлер Марина Викторовна" w:date="2024-11-06T17:04:00Z"/>
        </w:rPr>
      </w:pPr>
      <w:ins w:id="1040" w:author="Сатлер Марина Викторовна" w:date="2024-11-06T17:04:00Z">
        <w:r>
          <w:tab/>
        </w:r>
        <w:r>
          <w:tab/>
        </w:r>
        <w:r>
          <w:tab/>
          <w:t>{</w:t>
        </w:r>
      </w:ins>
    </w:p>
    <w:p w14:paraId="42DADF9C" w14:textId="77777777" w:rsidR="00EA6E7B" w:rsidRDefault="00EA6E7B" w:rsidP="00EA6E7B">
      <w:pPr>
        <w:pStyle w:val="GOSTScript"/>
        <w:rPr>
          <w:ins w:id="1041" w:author="Сатлер Марина Викторовна" w:date="2024-11-06T17:04:00Z"/>
        </w:rPr>
      </w:pPr>
      <w:ins w:id="1042" w:author="Сатлер Марина Викторовна" w:date="2024-11-06T17:04:00Z">
        <w:r>
          <w:tab/>
        </w:r>
        <w:r>
          <w:tab/>
        </w:r>
        <w:r>
          <w:tab/>
        </w:r>
        <w:r>
          <w:tab/>
          <w:t>"value": "ActivDate",</w:t>
        </w:r>
      </w:ins>
    </w:p>
    <w:p w14:paraId="61C14933" w14:textId="2222B5DE" w:rsidR="00EA6E7B" w:rsidRDefault="00EA6E7B" w:rsidP="00EA6E7B">
      <w:pPr>
        <w:pStyle w:val="GOSTScript"/>
        <w:rPr>
          <w:ins w:id="1043" w:author="Сатлер Марина Викторовна" w:date="2024-11-06T17:04:00Z"/>
        </w:rPr>
      </w:pPr>
      <w:ins w:id="1044" w:author="Сатлер Марина Викторовна" w:date="2024-11-06T17:04:00Z">
        <w:r>
          <w:tab/>
        </w:r>
        <w:r>
          <w:tab/>
        </w:r>
        <w:r>
          <w:tab/>
        </w:r>
        <w:r>
          <w:tab/>
          <w:t>"param": "</w:t>
        </w:r>
      </w:ins>
      <w:ins w:id="1045" w:author="Сатлер Марина Викторовна" w:date="2025-07-04T15:53:00Z">
        <w:r w:rsidR="00ED0E4D" w:rsidRPr="00ED0E4D">
          <w:t>desc</w:t>
        </w:r>
      </w:ins>
      <w:ins w:id="1046" w:author="Сатлер Марина Викторовна" w:date="2024-11-06T17:04:00Z">
        <w:r>
          <w:t>"</w:t>
        </w:r>
      </w:ins>
    </w:p>
    <w:p w14:paraId="4F220816" w14:textId="77777777" w:rsidR="00EA6E7B" w:rsidRPr="00D931F1" w:rsidRDefault="00EA6E7B" w:rsidP="00EA6E7B">
      <w:pPr>
        <w:pStyle w:val="GOSTScript"/>
        <w:rPr>
          <w:ins w:id="1047" w:author="Сатлер Марина Викторовна" w:date="2024-11-06T17:04:00Z"/>
        </w:rPr>
      </w:pPr>
      <w:ins w:id="1048" w:author="Сатлер Марина Викторовна" w:date="2024-11-06T17:04:00Z">
        <w:r>
          <w:tab/>
        </w:r>
        <w:r>
          <w:tab/>
        </w:r>
        <w:r>
          <w:tab/>
        </w:r>
        <w:r w:rsidRPr="00D931F1">
          <w:t>}</w:t>
        </w:r>
      </w:ins>
    </w:p>
    <w:p w14:paraId="680C1DD6" w14:textId="679D16AC" w:rsidR="00231529" w:rsidRPr="00530500" w:rsidRDefault="00EA6E7B" w:rsidP="00EA6E7B">
      <w:pPr>
        <w:pStyle w:val="GOSTScript"/>
      </w:pPr>
      <w:ins w:id="1049" w:author="Сатлер Марина Викторовна" w:date="2024-11-06T17:04:00Z">
        <w:r w:rsidRPr="00530500">
          <w:tab/>
        </w:r>
        <w:r w:rsidRPr="00530500">
          <w:tab/>
          <w:t>],</w:t>
        </w:r>
      </w:ins>
    </w:p>
    <w:p w14:paraId="33E1904E" w14:textId="77777777" w:rsidR="00231529" w:rsidRPr="00D931F1" w:rsidRDefault="00231529" w:rsidP="007F05AD">
      <w:pPr>
        <w:pStyle w:val="GOSTScript"/>
      </w:pPr>
      <w:r w:rsidRPr="005C791B">
        <w:tab/>
      </w:r>
      <w:r w:rsidRPr="005C791B">
        <w:tab/>
        <w:t>"</w:t>
      </w:r>
      <w:r w:rsidRPr="002B15ED">
        <w:t>VisualParams</w:t>
      </w:r>
      <w:r w:rsidRPr="00D931F1">
        <w:t>": [</w:t>
      </w:r>
    </w:p>
    <w:p w14:paraId="6F69D9F3" w14:textId="77777777" w:rsidR="00231529" w:rsidRPr="00D931F1" w:rsidRDefault="00231529" w:rsidP="007F05AD">
      <w:pPr>
        <w:pStyle w:val="GOSTScript"/>
      </w:pPr>
      <w:r w:rsidRPr="00530500">
        <w:tab/>
      </w:r>
      <w:r w:rsidRPr="00530500">
        <w:tab/>
      </w:r>
      <w:r w:rsidRPr="00530500">
        <w:tab/>
        <w:t>"</w:t>
      </w:r>
      <w:r w:rsidRPr="002B15ED">
        <w:t>ikpikv</w:t>
      </w:r>
      <w:r w:rsidRPr="00D931F1">
        <w:t>",</w:t>
      </w:r>
    </w:p>
    <w:p w14:paraId="4ADB2268" w14:textId="77777777" w:rsidR="00231529" w:rsidRPr="00D931F1" w:rsidRDefault="00231529" w:rsidP="007F05AD">
      <w:pPr>
        <w:pStyle w:val="GOSTScript"/>
      </w:pPr>
      <w:r w:rsidRPr="00530500">
        <w:tab/>
      </w:r>
      <w:r w:rsidRPr="00530500">
        <w:tab/>
      </w:r>
      <w:r w:rsidRPr="00530500">
        <w:tab/>
        <w:t>"</w:t>
      </w:r>
      <w:r w:rsidRPr="002B15ED">
        <w:t>DocName</w:t>
      </w:r>
      <w:r w:rsidRPr="00D931F1">
        <w:t>",</w:t>
      </w:r>
    </w:p>
    <w:p w14:paraId="53C3D59C" w14:textId="77777777" w:rsidR="00231529" w:rsidRPr="007F05AD" w:rsidRDefault="00231529" w:rsidP="007F05AD">
      <w:pPr>
        <w:pStyle w:val="GOSTScript"/>
        <w:rPr>
          <w:lang w:val="ru-RU"/>
        </w:rPr>
      </w:pPr>
      <w:r w:rsidRPr="00530500">
        <w:tab/>
      </w:r>
      <w:r w:rsidRPr="00530500">
        <w:tab/>
      </w:r>
      <w:r w:rsidRPr="00530500">
        <w:tab/>
      </w:r>
      <w:r w:rsidRPr="007F05AD">
        <w:rPr>
          <w:lang w:val="ru-RU"/>
        </w:rPr>
        <w:t>"</w:t>
      </w:r>
      <w:r>
        <w:t>fpeb</w:t>
      </w:r>
      <w:r w:rsidRPr="007F05AD">
        <w:rPr>
          <w:lang w:val="ru-RU"/>
        </w:rPr>
        <w:t>"</w:t>
      </w:r>
    </w:p>
    <w:p w14:paraId="1AE695BE" w14:textId="72B93EDB" w:rsidR="00231529" w:rsidRDefault="00231529" w:rsidP="007F05AD">
      <w:pPr>
        <w:pStyle w:val="GOSTScript"/>
        <w:rPr>
          <w:ins w:id="1050" w:author="Сатлер Марина Викторовна" w:date="2025-10-09T16:58:00Z"/>
          <w:lang w:val="ru-RU"/>
        </w:rPr>
      </w:pPr>
      <w:r w:rsidRPr="007F05AD">
        <w:rPr>
          <w:lang w:val="ru-RU"/>
        </w:rPr>
        <w:tab/>
      </w:r>
      <w:r w:rsidRPr="007F05AD">
        <w:rPr>
          <w:lang w:val="ru-RU"/>
        </w:rPr>
        <w:tab/>
        <w:t>]</w:t>
      </w:r>
      <w:ins w:id="1051" w:author="Сатлер Марина Викторовна" w:date="2025-10-09T16:58:00Z">
        <w:r w:rsidR="0054222C">
          <w:rPr>
            <w:lang w:val="ru-RU"/>
          </w:rPr>
          <w:t>,</w:t>
        </w:r>
      </w:ins>
      <w:r w:rsidRPr="007F05AD">
        <w:rPr>
          <w:lang w:val="ru-RU"/>
        </w:rPr>
        <w:t xml:space="preserve"> // информация в ответе должна быть представлена в разрезе аналитических признаков «ИКП/ИКВ», «Наименование документа» и «Код системы»</w:t>
      </w:r>
    </w:p>
    <w:p w14:paraId="612938DB" w14:textId="1BD453D6" w:rsidR="0054222C" w:rsidRPr="000659FD" w:rsidDel="0054222C" w:rsidRDefault="0054222C" w:rsidP="0054222C">
      <w:pPr>
        <w:pStyle w:val="GOSTScript"/>
        <w:rPr>
          <w:del w:id="1052" w:author="Сатлер Марина Викторовна" w:date="2025-10-09T16:59:00Z"/>
          <w:moveTo w:id="1053" w:author="Сатлер Марина Викторовна" w:date="2025-10-09T16:58:00Z"/>
          <w:lang w:val="ru-RU"/>
        </w:rPr>
      </w:pPr>
      <w:moveToRangeStart w:id="1054" w:author="Сатлер Марина Викторовна" w:date="2025-10-09T16:58:00Z" w:name="move210921553"/>
    </w:p>
    <w:p w14:paraId="05771EE6" w14:textId="77777777" w:rsidR="0054222C" w:rsidRPr="002B15ED" w:rsidRDefault="0054222C" w:rsidP="0054222C">
      <w:pPr>
        <w:pStyle w:val="GOSTScript"/>
        <w:rPr>
          <w:moveTo w:id="1055" w:author="Сатлер Марина Викторовна" w:date="2025-10-09T16:58:00Z"/>
        </w:rPr>
      </w:pPr>
      <w:moveTo w:id="1056" w:author="Сатлер Марина Викторовна" w:date="2025-10-09T16:58:00Z">
        <w:r w:rsidRPr="000659FD">
          <w:rPr>
            <w:lang w:val="ru-RU"/>
          </w:rPr>
          <w:tab/>
        </w:r>
        <w:r w:rsidRPr="000659FD">
          <w:rPr>
            <w:lang w:val="ru-RU"/>
          </w:rPr>
          <w:tab/>
        </w:r>
        <w:r w:rsidRPr="002B15ED">
          <w:t>"Offset": 100,</w:t>
        </w:r>
      </w:moveTo>
    </w:p>
    <w:p w14:paraId="45E92244" w14:textId="340AD975" w:rsidR="0054222C" w:rsidRPr="002B15ED" w:rsidDel="0054222C" w:rsidRDefault="0054222C" w:rsidP="0054222C">
      <w:pPr>
        <w:pStyle w:val="GOSTScript"/>
        <w:rPr>
          <w:del w:id="1057" w:author="Сатлер Марина Викторовна" w:date="2025-10-09T16:59:00Z"/>
          <w:moveTo w:id="1058" w:author="Сатлер Марина Викторовна" w:date="2025-10-09T16:58:00Z"/>
        </w:rPr>
      </w:pPr>
      <w:moveTo w:id="1059" w:author="Сатлер Марина Викторовна" w:date="2025-10-09T16:58:00Z">
        <w:r w:rsidRPr="002B15ED">
          <w:tab/>
        </w:r>
        <w:r w:rsidRPr="002B15ED">
          <w:tab/>
          <w:t>"Limit": 50</w:t>
        </w:r>
        <w:del w:id="1060" w:author="Сатлер Марина Викторовна" w:date="2025-10-09T17:20:00Z">
          <w:r w:rsidRPr="002B15ED" w:rsidDel="004B22A6">
            <w:delText>,</w:delText>
          </w:r>
        </w:del>
      </w:moveTo>
    </w:p>
    <w:moveToRangeEnd w:id="1054"/>
    <w:p w14:paraId="47AD5F2E" w14:textId="77777777" w:rsidR="0054222C" w:rsidRPr="007F05AD" w:rsidRDefault="0054222C" w:rsidP="007F05AD">
      <w:pPr>
        <w:pStyle w:val="GOSTScript"/>
        <w:rPr>
          <w:lang w:val="ru-RU"/>
        </w:rPr>
      </w:pPr>
    </w:p>
    <w:p w14:paraId="1B0B6C39" w14:textId="77777777" w:rsidR="00231529" w:rsidRDefault="00231529" w:rsidP="007F05AD">
      <w:pPr>
        <w:pStyle w:val="GOSTScript"/>
      </w:pPr>
      <w:r w:rsidRPr="007F05AD">
        <w:rPr>
          <w:lang w:val="ru-RU"/>
        </w:rPr>
        <w:tab/>
      </w:r>
      <w:r>
        <w:t>}</w:t>
      </w:r>
    </w:p>
    <w:p w14:paraId="64AC9195" w14:textId="20438427" w:rsidR="001939CA" w:rsidRPr="000437CC" w:rsidRDefault="00231529" w:rsidP="007F05AD">
      <w:pPr>
        <w:pStyle w:val="GOSTScript"/>
      </w:pPr>
      <w:r>
        <w:t>}</w:t>
      </w:r>
    </w:p>
    <w:p w14:paraId="4B59DFC3" w14:textId="77777777" w:rsidR="00AB2587" w:rsidRPr="00E644A4" w:rsidRDefault="00AB2587">
      <w:pPr>
        <w:pStyle w:val="21"/>
      </w:pPr>
      <w:bookmarkStart w:id="1061" w:name="_Toc131524676"/>
      <w:bookmarkStart w:id="1062" w:name="_Toc131524946"/>
      <w:bookmarkStart w:id="1063" w:name="_Toc131524681"/>
      <w:bookmarkStart w:id="1064" w:name="_Toc131524951"/>
      <w:bookmarkStart w:id="1065" w:name="_Toc131524688"/>
      <w:bookmarkStart w:id="1066" w:name="_Toc131524958"/>
      <w:bookmarkStart w:id="1067" w:name="_Toc131524692"/>
      <w:bookmarkStart w:id="1068" w:name="_Toc131524962"/>
      <w:bookmarkStart w:id="1069" w:name="_Toc121319648"/>
      <w:bookmarkStart w:id="1070" w:name="_Toc202537614"/>
      <w:bookmarkEnd w:id="1061"/>
      <w:bookmarkEnd w:id="1062"/>
      <w:bookmarkEnd w:id="1063"/>
      <w:bookmarkEnd w:id="1064"/>
      <w:bookmarkEnd w:id="1065"/>
      <w:bookmarkEnd w:id="1066"/>
      <w:bookmarkEnd w:id="1067"/>
      <w:bookmarkEnd w:id="1068"/>
      <w:r w:rsidRPr="00E644A4">
        <w:lastRenderedPageBreak/>
        <w:t>Параметры ответа</w:t>
      </w:r>
      <w:bookmarkEnd w:id="1069"/>
      <w:bookmarkEnd w:id="1070"/>
    </w:p>
    <w:p w14:paraId="1E8E15B9" w14:textId="3196A62C" w:rsidR="00E644A4" w:rsidRDefault="00A94F53" w:rsidP="007F05AD">
      <w:pPr>
        <w:pStyle w:val="GOSTNameTable"/>
      </w:pPr>
      <w:r>
        <w:rPr>
          <w:noProof/>
        </w:rPr>
        <w:fldChar w:fldCharType="begin"/>
      </w:r>
      <w:r>
        <w:rPr>
          <w:noProof/>
        </w:rPr>
        <w:instrText xml:space="preserve"> SEQ Таблица \* ARABIC </w:instrText>
      </w:r>
      <w:r>
        <w:rPr>
          <w:noProof/>
        </w:rPr>
        <w:fldChar w:fldCharType="separate"/>
      </w:r>
      <w:bookmarkStart w:id="1071" w:name="_Toc202537623"/>
      <w:r w:rsidR="00D84B4C">
        <w:rPr>
          <w:noProof/>
        </w:rPr>
        <w:t>5</w:t>
      </w:r>
      <w:r>
        <w:rPr>
          <w:noProof/>
        </w:rPr>
        <w:fldChar w:fldCharType="end"/>
      </w:r>
      <w:r w:rsidR="00E644A4">
        <w:t xml:space="preserve"> </w:t>
      </w:r>
      <w:r w:rsidR="00D84B4C">
        <w:t>–</w:t>
      </w:r>
      <w:r w:rsidR="00E644A4">
        <w:t xml:space="preserve"> </w:t>
      </w:r>
      <w:r w:rsidR="00E644A4" w:rsidRPr="00F65AD7">
        <w:t>Параметры ответа на «Запрос расчета сводных данных по показателям состояния лицевых счетов»</w:t>
      </w:r>
      <w:bookmarkEnd w:id="1071"/>
    </w:p>
    <w:tbl>
      <w:tblPr>
        <w:tblStyle w:val="GOSTTable"/>
        <w:tblW w:w="5000" w:type="pct"/>
        <w:tblLayout w:type="fixed"/>
        <w:tblLook w:val="07E0" w:firstRow="1" w:lastRow="1" w:firstColumn="1" w:lastColumn="1" w:noHBand="1" w:noVBand="1"/>
      </w:tblPr>
      <w:tblGrid>
        <w:gridCol w:w="3453"/>
        <w:gridCol w:w="2354"/>
        <w:gridCol w:w="1569"/>
        <w:gridCol w:w="942"/>
        <w:gridCol w:w="989"/>
        <w:gridCol w:w="6387"/>
      </w:tblGrid>
      <w:tr w:rsidR="00E47F57" w:rsidRPr="00B9499D" w14:paraId="650C94A8" w14:textId="77777777" w:rsidTr="007F05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40"/>
        </w:trPr>
        <w:tc>
          <w:tcPr>
            <w:tcW w:w="1100" w:type="pct"/>
            <w:hideMark/>
          </w:tcPr>
          <w:p w14:paraId="1EAD0A99" w14:textId="77777777" w:rsidR="00AB2587" w:rsidRPr="00B9499D" w:rsidRDefault="00AB2587" w:rsidP="00AB2587">
            <w:pPr>
              <w:pStyle w:val="GOSTTableHead"/>
            </w:pPr>
            <w:r w:rsidRPr="00B9499D">
              <w:t>Наименование параметра</w:t>
            </w:r>
          </w:p>
        </w:tc>
        <w:tc>
          <w:tcPr>
            <w:tcW w:w="750" w:type="pct"/>
            <w:hideMark/>
          </w:tcPr>
          <w:p w14:paraId="6F7C4F6B" w14:textId="77777777" w:rsidR="00AB2587" w:rsidRPr="00B9499D" w:rsidRDefault="00AB2587" w:rsidP="00AB2587">
            <w:pPr>
              <w:pStyle w:val="GOSTTableHead"/>
            </w:pPr>
            <w:r w:rsidRPr="00B9499D">
              <w:t>Название тэга</w:t>
            </w:r>
          </w:p>
        </w:tc>
        <w:tc>
          <w:tcPr>
            <w:tcW w:w="500" w:type="pct"/>
            <w:hideMark/>
          </w:tcPr>
          <w:p w14:paraId="0EFFB2C9" w14:textId="77777777" w:rsidR="00AB2587" w:rsidRPr="00B9499D" w:rsidRDefault="00AB2587" w:rsidP="00AB2587">
            <w:pPr>
              <w:pStyle w:val="GOSTTableHead"/>
            </w:pPr>
            <w:r w:rsidRPr="00B9499D">
              <w:t>Тип данных</w:t>
            </w:r>
          </w:p>
        </w:tc>
        <w:tc>
          <w:tcPr>
            <w:tcW w:w="300" w:type="pct"/>
          </w:tcPr>
          <w:p w14:paraId="027A86B1" w14:textId="77777777" w:rsidR="00AB2587" w:rsidRPr="00B9499D" w:rsidRDefault="00AB2587" w:rsidP="00AB2587">
            <w:pPr>
              <w:pStyle w:val="GOSTTableHead"/>
            </w:pPr>
            <w:r w:rsidRPr="00B9499D">
              <w:t>Обязательность</w:t>
            </w:r>
          </w:p>
        </w:tc>
        <w:tc>
          <w:tcPr>
            <w:tcW w:w="315" w:type="pct"/>
          </w:tcPr>
          <w:p w14:paraId="318DD439" w14:textId="77777777" w:rsidR="00AB2587" w:rsidRPr="00B9499D" w:rsidRDefault="00AB2587" w:rsidP="00AB2587">
            <w:pPr>
              <w:pStyle w:val="GOSTTableHead"/>
            </w:pPr>
            <w:r w:rsidRPr="00B9499D">
              <w:t>Размерность</w:t>
            </w:r>
          </w:p>
        </w:tc>
        <w:tc>
          <w:tcPr>
            <w:tcW w:w="2085" w:type="pct"/>
            <w:hideMark/>
          </w:tcPr>
          <w:p w14:paraId="291350B9" w14:textId="77777777" w:rsidR="00AB2587" w:rsidRPr="00B9499D" w:rsidRDefault="00AB2587" w:rsidP="00AB2587">
            <w:pPr>
              <w:pStyle w:val="GOSTTableHead"/>
            </w:pPr>
            <w:r w:rsidRPr="00B9499D">
              <w:t>Описание</w:t>
            </w:r>
          </w:p>
        </w:tc>
      </w:tr>
      <w:tr w:rsidR="00AB2587" w:rsidRPr="00B9499D" w14:paraId="2E45024A" w14:textId="77777777" w:rsidTr="007F05AD">
        <w:tc>
          <w:tcPr>
            <w:tcW w:w="500" w:type="pct"/>
            <w:gridSpan w:val="6"/>
          </w:tcPr>
          <w:p w14:paraId="2EAFEDDD" w14:textId="77777777" w:rsidR="00AB2587" w:rsidRPr="00B9499D" w:rsidRDefault="00AB2587" w:rsidP="00AB2587">
            <w:pPr>
              <w:pStyle w:val="GOSTTableHead"/>
            </w:pPr>
            <w:r w:rsidRPr="00B9499D">
              <w:t>Перечень параметров ответа (</w:t>
            </w:r>
            <w:r w:rsidRPr="00B9499D">
              <w:rPr>
                <w:lang w:val="en-US"/>
              </w:rPr>
              <w:t>header</w:t>
            </w:r>
            <w:r w:rsidRPr="00B9499D">
              <w:t>)</w:t>
            </w:r>
          </w:p>
        </w:tc>
      </w:tr>
      <w:tr w:rsidR="00E47F57" w:rsidRPr="00B9499D" w14:paraId="4A33CD95" w14:textId="77777777" w:rsidTr="007F05AD">
        <w:tc>
          <w:tcPr>
            <w:tcW w:w="1100" w:type="pct"/>
          </w:tcPr>
          <w:p w14:paraId="2875A3E8" w14:textId="77777777" w:rsidR="00AB2587" w:rsidRPr="00B9499D" w:rsidRDefault="00AB2587">
            <w:pPr>
              <w:pStyle w:val="GOSTTablenorm"/>
            </w:pPr>
            <w:r w:rsidRPr="00B9499D">
              <w:t>Система</w:t>
            </w:r>
            <w:r w:rsidR="0097524B">
              <w:t xml:space="preserve"> </w:t>
            </w:r>
            <w:r w:rsidRPr="00B9499D">
              <w:t>-отправитель запроса</w:t>
            </w:r>
          </w:p>
        </w:tc>
        <w:tc>
          <w:tcPr>
            <w:tcW w:w="750" w:type="pct"/>
          </w:tcPr>
          <w:p w14:paraId="441DB8A6" w14:textId="77777777" w:rsidR="00AB2587" w:rsidRPr="00B9499D" w:rsidRDefault="00AB2587">
            <w:pPr>
              <w:pStyle w:val="GOSTTablenorm"/>
              <w:rPr>
                <w:lang w:val="en-US"/>
              </w:rPr>
            </w:pPr>
            <w:r w:rsidRPr="00B9499D">
              <w:rPr>
                <w:lang w:val="en-US"/>
              </w:rPr>
              <w:t>Source</w:t>
            </w:r>
          </w:p>
        </w:tc>
        <w:tc>
          <w:tcPr>
            <w:tcW w:w="500" w:type="pct"/>
          </w:tcPr>
          <w:p w14:paraId="43418914" w14:textId="77777777" w:rsidR="00AB2587" w:rsidRPr="00B9499D" w:rsidRDefault="00AB2587" w:rsidP="007F05AD">
            <w:pPr>
              <w:pStyle w:val="GOSTTablenorm"/>
              <w:rPr>
                <w:szCs w:val="22"/>
                <w:lang w:val="en-US"/>
              </w:rPr>
            </w:pPr>
            <w:r w:rsidRPr="00B9499D">
              <w:rPr>
                <w:szCs w:val="22"/>
              </w:rPr>
              <w:t>Строка</w:t>
            </w:r>
          </w:p>
        </w:tc>
        <w:tc>
          <w:tcPr>
            <w:tcW w:w="300" w:type="pct"/>
          </w:tcPr>
          <w:p w14:paraId="443496C3" w14:textId="77777777" w:rsidR="00AB2587" w:rsidRPr="00B9499D" w:rsidRDefault="00AB2587" w:rsidP="007F05AD">
            <w:pPr>
              <w:pStyle w:val="GOSTTablenorm"/>
              <w:rPr>
                <w:szCs w:val="22"/>
              </w:rPr>
            </w:pPr>
            <w:r w:rsidRPr="00B9499D">
              <w:rPr>
                <w:szCs w:val="22"/>
              </w:rPr>
              <w:t>Да</w:t>
            </w:r>
          </w:p>
        </w:tc>
        <w:tc>
          <w:tcPr>
            <w:tcW w:w="315" w:type="pct"/>
          </w:tcPr>
          <w:p w14:paraId="30889028" w14:textId="77777777" w:rsidR="00AB2587" w:rsidRPr="00B9499D" w:rsidRDefault="00AB2587" w:rsidP="007F05AD">
            <w:pPr>
              <w:pStyle w:val="GOSTTablenorm"/>
              <w:rPr>
                <w:szCs w:val="22"/>
                <w:lang w:val="en-US"/>
              </w:rPr>
            </w:pPr>
            <w:r w:rsidRPr="00B9499D">
              <w:rPr>
                <w:szCs w:val="22"/>
              </w:rPr>
              <w:t>&lt;=</w:t>
            </w:r>
            <w:r w:rsidRPr="00B9499D">
              <w:rPr>
                <w:szCs w:val="22"/>
                <w:lang w:val="en-US"/>
              </w:rPr>
              <w:t>10</w:t>
            </w:r>
          </w:p>
        </w:tc>
        <w:tc>
          <w:tcPr>
            <w:tcW w:w="2085" w:type="pct"/>
          </w:tcPr>
          <w:p w14:paraId="020F15CB" w14:textId="53B98BC4" w:rsidR="0097524B" w:rsidRPr="0097524B" w:rsidRDefault="00AB2587">
            <w:pPr>
              <w:pStyle w:val="GOSTTablenorm"/>
            </w:pPr>
            <w:r w:rsidRPr="00B9499D">
              <w:t xml:space="preserve">ФП </w:t>
            </w:r>
            <w:r w:rsidR="00F956EF">
              <w:rPr>
                <w:szCs w:val="22"/>
              </w:rPr>
              <w:t xml:space="preserve">ГИИС ЭБ </w:t>
            </w:r>
            <w:r w:rsidR="00D84B4C">
              <w:t>–</w:t>
            </w:r>
            <w:r w:rsidRPr="00B9499D">
              <w:t xml:space="preserve"> отправитель запроса</w:t>
            </w:r>
            <w:r w:rsidR="0097524B">
              <w:t xml:space="preserve">. </w:t>
            </w:r>
            <w:r w:rsidR="0097524B" w:rsidRPr="007E5A12">
              <w:rPr>
                <w:szCs w:val="22"/>
              </w:rPr>
              <w:t>Возможные значения:</w:t>
            </w:r>
          </w:p>
          <w:p w14:paraId="4280BD64" w14:textId="64CC89C5" w:rsidR="00BF3226" w:rsidRPr="00BF3226" w:rsidRDefault="00BF3226" w:rsidP="007F05AD">
            <w:pPr>
              <w:pStyle w:val="GOSTTableListMark1"/>
            </w:pPr>
            <w:r>
              <w:rPr>
                <w:lang w:val="en-US"/>
              </w:rPr>
              <w:t>EXP01 (</w:t>
            </w:r>
            <w:r>
              <w:t>ПУР 01 ЭБ);</w:t>
            </w:r>
          </w:p>
          <w:p w14:paraId="233439E2" w14:textId="42BC07B7" w:rsidR="0097524B" w:rsidRPr="004D5FB8" w:rsidRDefault="0097524B" w:rsidP="007F05AD">
            <w:pPr>
              <w:pStyle w:val="GOSTTableListMark1"/>
            </w:pPr>
            <w:r w:rsidRPr="00202276">
              <w:rPr>
                <w:lang w:val="en-US"/>
              </w:rPr>
              <w:t>EXP</w:t>
            </w:r>
            <w:r w:rsidRPr="0097524B">
              <w:t>05 (ПУР 05 ЭБ)</w:t>
            </w:r>
            <w:r w:rsidR="00E7112D">
              <w:t>;</w:t>
            </w:r>
          </w:p>
          <w:p w14:paraId="31B665FB" w14:textId="77777777" w:rsidR="004D5FB8" w:rsidRDefault="004D5FB8" w:rsidP="007F05AD">
            <w:pPr>
              <w:pStyle w:val="GOSTTableListMark1"/>
            </w:pPr>
            <w:r>
              <w:rPr>
                <w:lang w:val="en-US"/>
              </w:rPr>
              <w:t>EXP03 (</w:t>
            </w:r>
            <w:r>
              <w:t>ПУР 03 ЭБ)</w:t>
            </w:r>
            <w:r w:rsidR="00530500">
              <w:t>;</w:t>
            </w:r>
          </w:p>
          <w:p w14:paraId="17C3B642" w14:textId="54A8BA70" w:rsidR="00530500" w:rsidRPr="00B9499D" w:rsidRDefault="00530500" w:rsidP="00336750">
            <w:pPr>
              <w:pStyle w:val="GOSTTableListMark1"/>
            </w:pPr>
            <w:r>
              <w:rPr>
                <w:lang w:val="en-US"/>
              </w:rPr>
              <w:t xml:space="preserve">TSE </w:t>
            </w:r>
            <w:ins w:id="1072" w:author="Сатлер Марина Викторовна" w:date="2026-03-12T09:49:00Z">
              <w:r w:rsidR="00336750">
                <w:t>(ПУР КС)</w:t>
              </w:r>
            </w:ins>
          </w:p>
        </w:tc>
      </w:tr>
      <w:tr w:rsidR="00E47F57" w:rsidRPr="00B9499D" w14:paraId="03A32CAD" w14:textId="77777777" w:rsidTr="007F05AD">
        <w:tc>
          <w:tcPr>
            <w:tcW w:w="1100" w:type="pct"/>
          </w:tcPr>
          <w:p w14:paraId="4062A22C" w14:textId="619B1ADA" w:rsidR="00AB2587" w:rsidRPr="00B9499D" w:rsidRDefault="00AB2587">
            <w:pPr>
              <w:pStyle w:val="GOSTTablenorm"/>
            </w:pPr>
            <w:r w:rsidRPr="00B9499D">
              <w:t>Система</w:t>
            </w:r>
            <w:r w:rsidR="0097524B">
              <w:t xml:space="preserve"> </w:t>
            </w:r>
            <w:r w:rsidRPr="00B9499D">
              <w:t>-</w:t>
            </w:r>
            <w:r w:rsidR="0097524B">
              <w:t xml:space="preserve"> </w:t>
            </w:r>
            <w:r w:rsidRPr="00B9499D">
              <w:t>получатель</w:t>
            </w:r>
            <w:r w:rsidR="00AE0E84">
              <w:t xml:space="preserve"> ответа</w:t>
            </w:r>
          </w:p>
        </w:tc>
        <w:tc>
          <w:tcPr>
            <w:tcW w:w="750" w:type="pct"/>
          </w:tcPr>
          <w:p w14:paraId="22F4520B" w14:textId="77777777" w:rsidR="00AB2587" w:rsidRPr="0097524B" w:rsidRDefault="00AB2587">
            <w:pPr>
              <w:pStyle w:val="GOSTTablenorm"/>
            </w:pPr>
            <w:r w:rsidRPr="00B9499D">
              <w:rPr>
                <w:lang w:val="en-US"/>
              </w:rPr>
              <w:t>Receiver</w:t>
            </w:r>
          </w:p>
        </w:tc>
        <w:tc>
          <w:tcPr>
            <w:tcW w:w="500" w:type="pct"/>
          </w:tcPr>
          <w:p w14:paraId="11FC4498" w14:textId="77777777" w:rsidR="00AB2587" w:rsidRPr="00B9499D" w:rsidRDefault="00AB2587" w:rsidP="007F05AD">
            <w:pPr>
              <w:pStyle w:val="GOSTTablenorm"/>
              <w:rPr>
                <w:szCs w:val="22"/>
              </w:rPr>
            </w:pPr>
            <w:r w:rsidRPr="00B9499D">
              <w:rPr>
                <w:szCs w:val="22"/>
              </w:rPr>
              <w:t>Строка</w:t>
            </w:r>
          </w:p>
        </w:tc>
        <w:tc>
          <w:tcPr>
            <w:tcW w:w="300" w:type="pct"/>
          </w:tcPr>
          <w:p w14:paraId="15E03178" w14:textId="77777777" w:rsidR="00AB2587" w:rsidRPr="00B9499D" w:rsidRDefault="00AB2587" w:rsidP="007F05AD">
            <w:pPr>
              <w:pStyle w:val="GOSTTablenorm"/>
              <w:rPr>
                <w:szCs w:val="22"/>
              </w:rPr>
            </w:pPr>
            <w:r w:rsidRPr="00B9499D">
              <w:rPr>
                <w:szCs w:val="22"/>
              </w:rPr>
              <w:t>Да</w:t>
            </w:r>
          </w:p>
        </w:tc>
        <w:tc>
          <w:tcPr>
            <w:tcW w:w="315" w:type="pct"/>
          </w:tcPr>
          <w:p w14:paraId="54D68F8D" w14:textId="77777777" w:rsidR="00AB2587" w:rsidRPr="00B9499D" w:rsidRDefault="00AB2587" w:rsidP="007F05AD">
            <w:pPr>
              <w:pStyle w:val="GOSTTablenorm"/>
              <w:rPr>
                <w:szCs w:val="22"/>
              </w:rPr>
            </w:pPr>
            <w:r w:rsidRPr="00B9499D">
              <w:rPr>
                <w:szCs w:val="22"/>
              </w:rPr>
              <w:t>&lt;=</w:t>
            </w:r>
            <w:r w:rsidRPr="0097524B">
              <w:rPr>
                <w:szCs w:val="22"/>
              </w:rPr>
              <w:t>10</w:t>
            </w:r>
          </w:p>
        </w:tc>
        <w:tc>
          <w:tcPr>
            <w:tcW w:w="2085" w:type="pct"/>
          </w:tcPr>
          <w:p w14:paraId="464DEE96" w14:textId="2CD77C45" w:rsidR="0097524B" w:rsidRPr="0097524B" w:rsidRDefault="00AB2587">
            <w:pPr>
              <w:pStyle w:val="GOSTTablenorm"/>
            </w:pPr>
            <w:r w:rsidRPr="00B9499D">
              <w:t>ФП</w:t>
            </w:r>
            <w:r w:rsidR="00F956EF">
              <w:t xml:space="preserve"> </w:t>
            </w:r>
            <w:r w:rsidR="00F956EF">
              <w:rPr>
                <w:szCs w:val="22"/>
              </w:rPr>
              <w:t xml:space="preserve">ГИИС ЭБ </w:t>
            </w:r>
            <w:r w:rsidR="00D84B4C">
              <w:t>–</w:t>
            </w:r>
            <w:r w:rsidR="00F956EF">
              <w:t xml:space="preserve"> </w:t>
            </w:r>
            <w:r w:rsidRPr="00B9499D">
              <w:t xml:space="preserve">получатель </w:t>
            </w:r>
            <w:r w:rsidR="0097524B">
              <w:t xml:space="preserve">ответа. </w:t>
            </w:r>
            <w:r w:rsidR="0097524B" w:rsidRPr="007E5A12">
              <w:rPr>
                <w:szCs w:val="22"/>
              </w:rPr>
              <w:t>Возможные значения:</w:t>
            </w:r>
          </w:p>
          <w:p w14:paraId="39162EDE" w14:textId="03F6255E" w:rsidR="00BF3226" w:rsidRPr="00BF3226" w:rsidRDefault="00BF3226" w:rsidP="007F05AD">
            <w:pPr>
              <w:pStyle w:val="GOSTTableListMark1"/>
            </w:pPr>
            <w:r>
              <w:rPr>
                <w:lang w:val="en-US"/>
              </w:rPr>
              <w:t>EXP01 (</w:t>
            </w:r>
            <w:r>
              <w:t>ПУР 01 ЭБ);</w:t>
            </w:r>
          </w:p>
          <w:p w14:paraId="441B9A94" w14:textId="3F624C4E" w:rsidR="00AB2587" w:rsidRPr="004D5FB8" w:rsidRDefault="0097524B" w:rsidP="007F05AD">
            <w:pPr>
              <w:pStyle w:val="GOSTTableListMark1"/>
            </w:pPr>
            <w:r w:rsidRPr="00202276">
              <w:rPr>
                <w:lang w:val="en-US"/>
              </w:rPr>
              <w:t>EXP</w:t>
            </w:r>
            <w:r w:rsidRPr="0097524B">
              <w:t xml:space="preserve">05 (ПУР </w:t>
            </w:r>
            <w:r w:rsidRPr="007F05AD">
              <w:t>05</w:t>
            </w:r>
            <w:r w:rsidRPr="0097524B">
              <w:t xml:space="preserve"> ЭБ)</w:t>
            </w:r>
            <w:r w:rsidR="00E7112D">
              <w:t>;</w:t>
            </w:r>
          </w:p>
          <w:p w14:paraId="48577707" w14:textId="77777777" w:rsidR="004D5FB8" w:rsidRPr="005C791B" w:rsidRDefault="004D5FB8" w:rsidP="007F05AD">
            <w:pPr>
              <w:pStyle w:val="GOSTTableListMark1"/>
            </w:pPr>
            <w:r>
              <w:rPr>
                <w:lang w:val="en-US"/>
              </w:rPr>
              <w:t>EXP03 (</w:t>
            </w:r>
            <w:r>
              <w:t>ПУР 03 ЭБ)</w:t>
            </w:r>
            <w:r w:rsidR="005C791B">
              <w:rPr>
                <w:lang w:val="en-US"/>
              </w:rPr>
              <w:t>;</w:t>
            </w:r>
          </w:p>
          <w:p w14:paraId="36C6CC94" w14:textId="422933B9" w:rsidR="005C791B" w:rsidRPr="00B9499D" w:rsidRDefault="005C791B" w:rsidP="00336750">
            <w:pPr>
              <w:pStyle w:val="GOSTTableListMark1"/>
            </w:pPr>
            <w:r w:rsidRPr="00336750">
              <w:rPr>
                <w:lang w:val="en-US"/>
              </w:rPr>
              <w:t>TSE</w:t>
            </w:r>
            <w:ins w:id="1073" w:author="Сатлер Марина Викторовна" w:date="2026-03-12T09:49:00Z">
              <w:r w:rsidR="00336750">
                <w:t xml:space="preserve"> (ПУР КС)</w:t>
              </w:r>
            </w:ins>
          </w:p>
        </w:tc>
      </w:tr>
      <w:tr w:rsidR="00E47F57" w:rsidRPr="00B9499D" w14:paraId="077A8E72" w14:textId="77777777" w:rsidTr="007F05AD">
        <w:tc>
          <w:tcPr>
            <w:tcW w:w="1100" w:type="pct"/>
          </w:tcPr>
          <w:p w14:paraId="25F59355" w14:textId="488DA185" w:rsidR="00AB2587" w:rsidRPr="0097524B" w:rsidRDefault="00AB2587">
            <w:pPr>
              <w:pStyle w:val="GOSTTablenorm"/>
            </w:pPr>
            <w:r w:rsidRPr="00B9499D">
              <w:t>Дата и время ответа</w:t>
            </w:r>
          </w:p>
        </w:tc>
        <w:tc>
          <w:tcPr>
            <w:tcW w:w="750" w:type="pct"/>
          </w:tcPr>
          <w:p w14:paraId="5921FD58" w14:textId="77777777" w:rsidR="00AB2587" w:rsidRPr="00B9499D" w:rsidRDefault="00AB2587">
            <w:pPr>
              <w:pStyle w:val="GOSTTablenorm"/>
              <w:rPr>
                <w:lang w:val="en-US"/>
              </w:rPr>
            </w:pPr>
            <w:r w:rsidRPr="00B9499D">
              <w:rPr>
                <w:lang w:val="en-US"/>
              </w:rPr>
              <w:t>AnsDateTime</w:t>
            </w:r>
          </w:p>
        </w:tc>
        <w:tc>
          <w:tcPr>
            <w:tcW w:w="500" w:type="pct"/>
          </w:tcPr>
          <w:p w14:paraId="0800EE2A" w14:textId="77777777" w:rsidR="00AB2587" w:rsidRPr="00B9499D" w:rsidRDefault="00AB2587" w:rsidP="007F05AD">
            <w:pPr>
              <w:pStyle w:val="GOSTTablenorm"/>
              <w:rPr>
                <w:szCs w:val="22"/>
              </w:rPr>
            </w:pPr>
            <w:r w:rsidRPr="00B9499D">
              <w:rPr>
                <w:szCs w:val="22"/>
              </w:rPr>
              <w:t>Дата-время (</w:t>
            </w:r>
            <w:r w:rsidRPr="00B9499D">
              <w:rPr>
                <w:szCs w:val="22"/>
                <w:lang w:val="en-US"/>
              </w:rPr>
              <w:t>timestamp</w:t>
            </w:r>
            <w:r w:rsidRPr="00B9499D">
              <w:rPr>
                <w:szCs w:val="22"/>
              </w:rPr>
              <w:t>)</w:t>
            </w:r>
          </w:p>
        </w:tc>
        <w:tc>
          <w:tcPr>
            <w:tcW w:w="300" w:type="pct"/>
          </w:tcPr>
          <w:p w14:paraId="26BD88E4" w14:textId="77777777" w:rsidR="00AB2587" w:rsidRPr="00B9499D" w:rsidRDefault="00AB2587" w:rsidP="007F05AD">
            <w:pPr>
              <w:pStyle w:val="GOSTTablenorm"/>
              <w:rPr>
                <w:szCs w:val="22"/>
              </w:rPr>
            </w:pPr>
            <w:r w:rsidRPr="00B9499D">
              <w:rPr>
                <w:szCs w:val="22"/>
              </w:rPr>
              <w:t>Да</w:t>
            </w:r>
          </w:p>
        </w:tc>
        <w:tc>
          <w:tcPr>
            <w:tcW w:w="315" w:type="pct"/>
          </w:tcPr>
          <w:p w14:paraId="50395F2E" w14:textId="3C6BA5BA" w:rsidR="00AB2587" w:rsidRPr="00B9499D" w:rsidRDefault="00AB2587" w:rsidP="007F05AD">
            <w:pPr>
              <w:pStyle w:val="GOSTTablenorm"/>
              <w:rPr>
                <w:szCs w:val="22"/>
              </w:rPr>
            </w:pPr>
          </w:p>
        </w:tc>
        <w:tc>
          <w:tcPr>
            <w:tcW w:w="2085" w:type="pct"/>
          </w:tcPr>
          <w:p w14:paraId="44054512" w14:textId="77777777" w:rsidR="00AB2587" w:rsidRPr="00B9499D" w:rsidRDefault="00AB2587">
            <w:pPr>
              <w:pStyle w:val="GOSTTablenorm"/>
            </w:pPr>
            <w:r w:rsidRPr="00B9499D">
              <w:t xml:space="preserve">Дата и время формирования ответа </w:t>
            </w:r>
            <w:r w:rsidRPr="00B9499D">
              <w:rPr>
                <w:lang w:val="en-US"/>
              </w:rPr>
              <w:t>SVAP</w:t>
            </w:r>
            <w:r w:rsidRPr="00B9499D">
              <w:t>.</w:t>
            </w:r>
          </w:p>
          <w:p w14:paraId="1937A9D2" w14:textId="77777777" w:rsidR="00AB2587" w:rsidRPr="00B9499D" w:rsidRDefault="00AB2587">
            <w:pPr>
              <w:pStyle w:val="GOSTTablenorm"/>
            </w:pPr>
            <w:r w:rsidRPr="00B9499D">
              <w:t xml:space="preserve">Формат </w:t>
            </w:r>
            <w:r w:rsidRPr="00B9499D">
              <w:rPr>
                <w:lang w:val="en-US"/>
              </w:rPr>
              <w:t>YYYY</w:t>
            </w:r>
            <w:r w:rsidRPr="00B9499D">
              <w:t>-</w:t>
            </w:r>
            <w:r w:rsidRPr="00B9499D">
              <w:rPr>
                <w:lang w:val="en-US"/>
              </w:rPr>
              <w:t>MM</w:t>
            </w:r>
            <w:r w:rsidRPr="00B9499D">
              <w:t>-</w:t>
            </w:r>
            <w:r w:rsidRPr="00B9499D">
              <w:rPr>
                <w:lang w:val="en-US"/>
              </w:rPr>
              <w:t>DD</w:t>
            </w:r>
            <w:r w:rsidRPr="00B9499D">
              <w:t xml:space="preserve"> </w:t>
            </w:r>
            <w:r w:rsidRPr="00B9499D">
              <w:rPr>
                <w:lang w:val="en-US"/>
              </w:rPr>
              <w:t>hh</w:t>
            </w:r>
            <w:r w:rsidRPr="00B9499D">
              <w:t>:</w:t>
            </w:r>
            <w:r w:rsidRPr="00B9499D">
              <w:rPr>
                <w:lang w:val="en-US"/>
              </w:rPr>
              <w:t>mm</w:t>
            </w:r>
            <w:r w:rsidRPr="00B9499D">
              <w:t>:</w:t>
            </w:r>
            <w:r w:rsidRPr="00B9499D">
              <w:rPr>
                <w:lang w:val="en-US"/>
              </w:rPr>
              <w:t>ss</w:t>
            </w:r>
          </w:p>
        </w:tc>
      </w:tr>
      <w:tr w:rsidR="00E47F57" w:rsidRPr="00B9499D" w14:paraId="78C498DD" w14:textId="77777777" w:rsidTr="007F05AD">
        <w:tc>
          <w:tcPr>
            <w:tcW w:w="1100" w:type="pct"/>
          </w:tcPr>
          <w:p w14:paraId="03B764E3" w14:textId="77777777" w:rsidR="00AB2587" w:rsidRPr="00B9499D" w:rsidRDefault="00AB2587">
            <w:pPr>
              <w:pStyle w:val="GOSTTablenorm"/>
            </w:pPr>
            <w:r w:rsidRPr="00B9499D">
              <w:t>Версия формата</w:t>
            </w:r>
          </w:p>
        </w:tc>
        <w:tc>
          <w:tcPr>
            <w:tcW w:w="750" w:type="pct"/>
          </w:tcPr>
          <w:p w14:paraId="2DA61828" w14:textId="77777777" w:rsidR="00AB2587" w:rsidRPr="00B9499D" w:rsidRDefault="00AB2587">
            <w:pPr>
              <w:pStyle w:val="GOSTTablenorm"/>
              <w:rPr>
                <w:lang w:val="en-US"/>
              </w:rPr>
            </w:pPr>
            <w:r w:rsidRPr="00B9499D">
              <w:rPr>
                <w:lang w:val="en-US"/>
              </w:rPr>
              <w:t>Version</w:t>
            </w:r>
          </w:p>
        </w:tc>
        <w:tc>
          <w:tcPr>
            <w:tcW w:w="500" w:type="pct"/>
          </w:tcPr>
          <w:p w14:paraId="57F97924" w14:textId="77777777" w:rsidR="00AB2587" w:rsidRPr="00B9499D" w:rsidRDefault="00AB2587" w:rsidP="007F05AD">
            <w:pPr>
              <w:pStyle w:val="GOSTTablenorm"/>
              <w:rPr>
                <w:szCs w:val="22"/>
                <w:lang w:val="en-US"/>
              </w:rPr>
            </w:pPr>
            <w:r w:rsidRPr="00B9499D">
              <w:rPr>
                <w:szCs w:val="22"/>
              </w:rPr>
              <w:t>Строка</w:t>
            </w:r>
          </w:p>
        </w:tc>
        <w:tc>
          <w:tcPr>
            <w:tcW w:w="300" w:type="pct"/>
          </w:tcPr>
          <w:p w14:paraId="18A94647" w14:textId="77777777" w:rsidR="00AB2587" w:rsidRPr="00B9499D" w:rsidRDefault="00AB2587" w:rsidP="007F05AD">
            <w:pPr>
              <w:pStyle w:val="GOSTTablenorm"/>
              <w:rPr>
                <w:szCs w:val="22"/>
              </w:rPr>
            </w:pPr>
            <w:r w:rsidRPr="00B9499D">
              <w:rPr>
                <w:szCs w:val="22"/>
              </w:rPr>
              <w:t>Да</w:t>
            </w:r>
          </w:p>
        </w:tc>
        <w:tc>
          <w:tcPr>
            <w:tcW w:w="315" w:type="pct"/>
          </w:tcPr>
          <w:p w14:paraId="30F9D05C" w14:textId="77777777" w:rsidR="00AB2587" w:rsidRPr="00B9499D" w:rsidRDefault="00AB2587">
            <w:pPr>
              <w:pStyle w:val="GOSTTablenorm"/>
              <w:rPr>
                <w:lang w:val="en-US"/>
              </w:rPr>
            </w:pPr>
            <w:r w:rsidRPr="00B9499D">
              <w:t>&lt;=</w:t>
            </w:r>
            <w:r w:rsidRPr="00B9499D">
              <w:rPr>
                <w:lang w:val="en-US"/>
              </w:rPr>
              <w:t>10</w:t>
            </w:r>
          </w:p>
        </w:tc>
        <w:tc>
          <w:tcPr>
            <w:tcW w:w="2085" w:type="pct"/>
          </w:tcPr>
          <w:p w14:paraId="7ABB2698" w14:textId="77777777" w:rsidR="00AB2587" w:rsidRPr="00B9499D" w:rsidRDefault="00AB2587">
            <w:pPr>
              <w:pStyle w:val="GOSTTablenorm"/>
            </w:pPr>
            <w:r w:rsidRPr="00B9499D">
              <w:t>Версия формата ответа</w:t>
            </w:r>
          </w:p>
        </w:tc>
      </w:tr>
      <w:tr w:rsidR="00E47F57" w:rsidRPr="00B9499D" w14:paraId="2E7E9888" w14:textId="77777777" w:rsidTr="007F05AD">
        <w:tc>
          <w:tcPr>
            <w:tcW w:w="1100" w:type="pct"/>
          </w:tcPr>
          <w:p w14:paraId="29295C09" w14:textId="77777777" w:rsidR="00AB2587" w:rsidRPr="00B9499D" w:rsidRDefault="00AB2587">
            <w:pPr>
              <w:pStyle w:val="GOSTTablenorm"/>
            </w:pPr>
            <w:r w:rsidRPr="00B9499D">
              <w:t>Глобальный идентификатор запроса</w:t>
            </w:r>
          </w:p>
        </w:tc>
        <w:tc>
          <w:tcPr>
            <w:tcW w:w="750" w:type="pct"/>
          </w:tcPr>
          <w:p w14:paraId="32BC8197" w14:textId="77777777" w:rsidR="00AB2587" w:rsidRPr="00B9499D" w:rsidRDefault="00AB2587">
            <w:pPr>
              <w:pStyle w:val="GOSTTablenorm"/>
              <w:rPr>
                <w:lang w:val="en-US"/>
              </w:rPr>
            </w:pPr>
            <w:r w:rsidRPr="00B9499D">
              <w:rPr>
                <w:lang w:val="en-US"/>
              </w:rPr>
              <w:t>Req</w:t>
            </w:r>
            <w:r w:rsidRPr="00B9499D">
              <w:t>G</w:t>
            </w:r>
            <w:r w:rsidRPr="00B9499D">
              <w:rPr>
                <w:lang w:val="en-US"/>
              </w:rPr>
              <w:t>uid</w:t>
            </w:r>
          </w:p>
        </w:tc>
        <w:tc>
          <w:tcPr>
            <w:tcW w:w="500" w:type="pct"/>
          </w:tcPr>
          <w:p w14:paraId="04C439CD" w14:textId="77777777" w:rsidR="00AB2587" w:rsidRPr="00B9499D" w:rsidRDefault="00AB2587" w:rsidP="007F05AD">
            <w:pPr>
              <w:pStyle w:val="GOSTTablenorm"/>
              <w:rPr>
                <w:szCs w:val="22"/>
              </w:rPr>
            </w:pPr>
            <w:r w:rsidRPr="00B9499D">
              <w:rPr>
                <w:szCs w:val="22"/>
                <w:lang w:val="en-US"/>
              </w:rPr>
              <w:t>GUID</w:t>
            </w:r>
          </w:p>
        </w:tc>
        <w:tc>
          <w:tcPr>
            <w:tcW w:w="300" w:type="pct"/>
          </w:tcPr>
          <w:p w14:paraId="76EA2CEF" w14:textId="77777777" w:rsidR="00AB2587" w:rsidRPr="00B9499D" w:rsidRDefault="00AB2587" w:rsidP="007F05AD">
            <w:pPr>
              <w:pStyle w:val="GOSTTablenorm"/>
              <w:rPr>
                <w:szCs w:val="22"/>
              </w:rPr>
            </w:pPr>
            <w:r w:rsidRPr="00B9499D">
              <w:rPr>
                <w:szCs w:val="22"/>
              </w:rPr>
              <w:t>Да</w:t>
            </w:r>
          </w:p>
        </w:tc>
        <w:tc>
          <w:tcPr>
            <w:tcW w:w="315" w:type="pct"/>
          </w:tcPr>
          <w:p w14:paraId="10CAC743" w14:textId="77777777" w:rsidR="00AB2587" w:rsidRPr="00B9499D" w:rsidRDefault="00AB2587">
            <w:pPr>
              <w:pStyle w:val="GOSTTablenorm"/>
              <w:rPr>
                <w:lang w:val="en-US"/>
              </w:rPr>
            </w:pPr>
            <w:r w:rsidRPr="00B9499D">
              <w:rPr>
                <w:lang w:val="en-US"/>
              </w:rPr>
              <w:t>=</w:t>
            </w:r>
            <w:r w:rsidRPr="00B9499D">
              <w:t>36</w:t>
            </w:r>
          </w:p>
        </w:tc>
        <w:tc>
          <w:tcPr>
            <w:tcW w:w="2085" w:type="pct"/>
          </w:tcPr>
          <w:p w14:paraId="4E4B0152" w14:textId="77777777" w:rsidR="00AB2587" w:rsidRPr="00B9499D" w:rsidRDefault="00AB2587">
            <w:pPr>
              <w:pStyle w:val="GOSTTablenorm"/>
            </w:pPr>
            <w:r w:rsidRPr="00B9499D">
              <w:t>Уникальный идентификатор запроса (с тире)</w:t>
            </w:r>
            <w:r w:rsidR="0097524B">
              <w:t>,</w:t>
            </w:r>
            <w:r w:rsidRPr="00B9499D">
              <w:t xml:space="preserve"> на который направляется ответ</w:t>
            </w:r>
          </w:p>
        </w:tc>
      </w:tr>
      <w:tr w:rsidR="00E47F57" w:rsidRPr="00B9499D" w14:paraId="560AE415" w14:textId="77777777" w:rsidTr="007F05AD">
        <w:tc>
          <w:tcPr>
            <w:tcW w:w="1100" w:type="pct"/>
          </w:tcPr>
          <w:p w14:paraId="49AE68E8" w14:textId="77777777" w:rsidR="00AB2587" w:rsidRPr="00B9499D" w:rsidRDefault="00AB2587">
            <w:pPr>
              <w:pStyle w:val="GOSTTablenorm"/>
            </w:pPr>
            <w:r w:rsidRPr="00B9499D">
              <w:rPr>
                <w:szCs w:val="22"/>
              </w:rPr>
              <w:t>Глобальный идентификатор ответа</w:t>
            </w:r>
          </w:p>
        </w:tc>
        <w:tc>
          <w:tcPr>
            <w:tcW w:w="750" w:type="pct"/>
          </w:tcPr>
          <w:p w14:paraId="42FB5B68" w14:textId="77777777" w:rsidR="00AB2587" w:rsidRPr="00B9499D" w:rsidRDefault="00AB2587">
            <w:pPr>
              <w:pStyle w:val="GOSTTablenorm"/>
              <w:rPr>
                <w:lang w:val="en-US"/>
              </w:rPr>
            </w:pPr>
            <w:r w:rsidRPr="00B9499D">
              <w:rPr>
                <w:szCs w:val="22"/>
                <w:lang w:val="en-US"/>
              </w:rPr>
              <w:t>AnsGuid</w:t>
            </w:r>
          </w:p>
        </w:tc>
        <w:tc>
          <w:tcPr>
            <w:tcW w:w="500" w:type="pct"/>
          </w:tcPr>
          <w:p w14:paraId="3FEE776D" w14:textId="77777777" w:rsidR="00AB2587" w:rsidRPr="00B9499D" w:rsidRDefault="00AB2587" w:rsidP="007F05AD">
            <w:pPr>
              <w:pStyle w:val="GOSTTablenorm"/>
              <w:rPr>
                <w:szCs w:val="22"/>
                <w:lang w:val="en-US"/>
              </w:rPr>
            </w:pPr>
            <w:r w:rsidRPr="00B9499D">
              <w:rPr>
                <w:szCs w:val="22"/>
                <w:lang w:val="en-US"/>
              </w:rPr>
              <w:t>GUID</w:t>
            </w:r>
          </w:p>
        </w:tc>
        <w:tc>
          <w:tcPr>
            <w:tcW w:w="300" w:type="pct"/>
          </w:tcPr>
          <w:p w14:paraId="3A6877D9" w14:textId="77777777" w:rsidR="00AB2587" w:rsidRPr="00B9499D" w:rsidRDefault="00AB2587" w:rsidP="007F05AD">
            <w:pPr>
              <w:pStyle w:val="GOSTTablenorm"/>
              <w:rPr>
                <w:szCs w:val="22"/>
              </w:rPr>
            </w:pPr>
            <w:r w:rsidRPr="00B9499D">
              <w:rPr>
                <w:szCs w:val="22"/>
              </w:rPr>
              <w:t>Да</w:t>
            </w:r>
          </w:p>
        </w:tc>
        <w:tc>
          <w:tcPr>
            <w:tcW w:w="315" w:type="pct"/>
          </w:tcPr>
          <w:p w14:paraId="54CAA536" w14:textId="77777777" w:rsidR="00AB2587" w:rsidRPr="00B9499D" w:rsidRDefault="00AB2587">
            <w:pPr>
              <w:pStyle w:val="GOSTTablenorm"/>
              <w:rPr>
                <w:lang w:val="en-US"/>
              </w:rPr>
            </w:pPr>
            <w:r w:rsidRPr="00B9499D">
              <w:rPr>
                <w:szCs w:val="22"/>
                <w:lang w:val="en-US"/>
              </w:rPr>
              <w:t>=</w:t>
            </w:r>
            <w:r w:rsidRPr="00B9499D">
              <w:rPr>
                <w:szCs w:val="22"/>
              </w:rPr>
              <w:t>36</w:t>
            </w:r>
          </w:p>
        </w:tc>
        <w:tc>
          <w:tcPr>
            <w:tcW w:w="2085" w:type="pct"/>
          </w:tcPr>
          <w:p w14:paraId="7D30D93D" w14:textId="77777777" w:rsidR="00AB2587" w:rsidRPr="00B9499D" w:rsidRDefault="00AB2587">
            <w:pPr>
              <w:pStyle w:val="GOSTTablenorm"/>
            </w:pPr>
            <w:r w:rsidRPr="00B9499D">
              <w:rPr>
                <w:szCs w:val="22"/>
              </w:rPr>
              <w:t>Уникальный идентификатор ответа (с тире)</w:t>
            </w:r>
          </w:p>
        </w:tc>
      </w:tr>
      <w:tr w:rsidR="0097524B" w:rsidRPr="00B9499D" w14:paraId="223CEDC5" w14:textId="77777777" w:rsidTr="007F05AD">
        <w:tc>
          <w:tcPr>
            <w:tcW w:w="1100" w:type="pct"/>
          </w:tcPr>
          <w:p w14:paraId="7ADCDB42" w14:textId="77777777" w:rsidR="0097524B" w:rsidRPr="00B9499D" w:rsidRDefault="0097524B">
            <w:pPr>
              <w:pStyle w:val="GOSTTablenorm"/>
              <w:rPr>
                <w:szCs w:val="22"/>
              </w:rPr>
            </w:pPr>
            <w:r w:rsidRPr="007E5A12">
              <w:rPr>
                <w:szCs w:val="22"/>
              </w:rPr>
              <w:t>Глобальный идентификатор документа</w:t>
            </w:r>
          </w:p>
        </w:tc>
        <w:tc>
          <w:tcPr>
            <w:tcW w:w="750" w:type="pct"/>
          </w:tcPr>
          <w:p w14:paraId="05D466D2" w14:textId="77777777" w:rsidR="0097524B" w:rsidRPr="00B9499D" w:rsidRDefault="0097524B">
            <w:pPr>
              <w:pStyle w:val="GOSTTablenorm"/>
              <w:rPr>
                <w:szCs w:val="22"/>
                <w:lang w:val="en-US"/>
              </w:rPr>
            </w:pPr>
            <w:r w:rsidRPr="007E5A12">
              <w:rPr>
                <w:szCs w:val="22"/>
                <w:lang w:val="en-US"/>
              </w:rPr>
              <w:t>DocGuid</w:t>
            </w:r>
          </w:p>
        </w:tc>
        <w:tc>
          <w:tcPr>
            <w:tcW w:w="500" w:type="pct"/>
          </w:tcPr>
          <w:p w14:paraId="407932DF" w14:textId="77777777" w:rsidR="0097524B" w:rsidRPr="00B9499D" w:rsidRDefault="0097524B" w:rsidP="007F05AD">
            <w:pPr>
              <w:pStyle w:val="GOSTTablenorm"/>
              <w:rPr>
                <w:szCs w:val="22"/>
                <w:lang w:val="en-US"/>
              </w:rPr>
            </w:pPr>
            <w:r w:rsidRPr="007E5A12">
              <w:rPr>
                <w:szCs w:val="22"/>
                <w:lang w:val="en-US"/>
              </w:rPr>
              <w:t>GUID</w:t>
            </w:r>
          </w:p>
        </w:tc>
        <w:tc>
          <w:tcPr>
            <w:tcW w:w="300" w:type="pct"/>
          </w:tcPr>
          <w:p w14:paraId="04A171C7" w14:textId="77777777" w:rsidR="0097524B" w:rsidRPr="00B9499D" w:rsidRDefault="0097524B" w:rsidP="007F05AD">
            <w:pPr>
              <w:pStyle w:val="GOSTTablenorm"/>
              <w:rPr>
                <w:szCs w:val="22"/>
              </w:rPr>
            </w:pPr>
            <w:r w:rsidRPr="007E5A12">
              <w:rPr>
                <w:szCs w:val="22"/>
              </w:rPr>
              <w:t>Нет</w:t>
            </w:r>
          </w:p>
        </w:tc>
        <w:tc>
          <w:tcPr>
            <w:tcW w:w="315" w:type="pct"/>
          </w:tcPr>
          <w:p w14:paraId="40968DD3" w14:textId="77777777" w:rsidR="0097524B" w:rsidRPr="00B9499D" w:rsidRDefault="0097524B">
            <w:pPr>
              <w:pStyle w:val="GOSTTablenorm"/>
              <w:rPr>
                <w:szCs w:val="22"/>
                <w:lang w:val="en-US"/>
              </w:rPr>
            </w:pPr>
            <w:r w:rsidRPr="007E5A12">
              <w:rPr>
                <w:szCs w:val="22"/>
                <w:lang w:val="en-US"/>
              </w:rPr>
              <w:t>=</w:t>
            </w:r>
            <w:r w:rsidRPr="007E5A12">
              <w:rPr>
                <w:szCs w:val="22"/>
              </w:rPr>
              <w:t>36</w:t>
            </w:r>
          </w:p>
        </w:tc>
        <w:tc>
          <w:tcPr>
            <w:tcW w:w="2085" w:type="pct"/>
          </w:tcPr>
          <w:p w14:paraId="6ACBA9C5" w14:textId="3B738A83" w:rsidR="0097524B" w:rsidRPr="00B9499D" w:rsidRDefault="0097524B" w:rsidP="00190F19">
            <w:pPr>
              <w:pStyle w:val="GOSTTablenorm"/>
              <w:rPr>
                <w:szCs w:val="22"/>
              </w:rPr>
            </w:pPr>
            <w:r w:rsidRPr="007E5A12">
              <w:rPr>
                <w:szCs w:val="22"/>
              </w:rPr>
              <w:t>Уникальный идентификатор документа</w:t>
            </w:r>
            <w:r>
              <w:rPr>
                <w:szCs w:val="22"/>
              </w:rPr>
              <w:t>/отчета/виджета</w:t>
            </w:r>
            <w:r w:rsidRPr="007E5A12">
              <w:rPr>
                <w:szCs w:val="22"/>
              </w:rPr>
              <w:t xml:space="preserve"> (с тире)</w:t>
            </w:r>
            <w:r>
              <w:rPr>
                <w:szCs w:val="22"/>
              </w:rPr>
              <w:t xml:space="preserve">, инициировавшего запрос. </w:t>
            </w:r>
            <w:r w:rsidRPr="109D8E8A">
              <w:rPr>
                <w:szCs w:val="22"/>
              </w:rPr>
              <w:t>Заполняется, если был указан в запросе</w:t>
            </w:r>
          </w:p>
        </w:tc>
      </w:tr>
      <w:tr w:rsidR="00E47F57" w:rsidRPr="00B9499D" w14:paraId="13940A97" w14:textId="77777777" w:rsidTr="007F05AD">
        <w:tc>
          <w:tcPr>
            <w:tcW w:w="1100" w:type="pct"/>
          </w:tcPr>
          <w:p w14:paraId="167A5425" w14:textId="77777777" w:rsidR="0097524B" w:rsidRPr="00B9499D" w:rsidRDefault="0097524B">
            <w:pPr>
              <w:pStyle w:val="GOSTTablenorm"/>
              <w:rPr>
                <w:szCs w:val="22"/>
              </w:rPr>
            </w:pPr>
            <w:r w:rsidRPr="00B9499D">
              <w:t>Результат выполнения операции</w:t>
            </w:r>
          </w:p>
        </w:tc>
        <w:tc>
          <w:tcPr>
            <w:tcW w:w="750" w:type="pct"/>
          </w:tcPr>
          <w:p w14:paraId="6DFABE0B" w14:textId="77777777" w:rsidR="0097524B" w:rsidRPr="00B9499D" w:rsidRDefault="0097524B">
            <w:pPr>
              <w:pStyle w:val="GOSTTablenorm"/>
              <w:rPr>
                <w:szCs w:val="22"/>
                <w:lang w:val="en-US"/>
              </w:rPr>
            </w:pPr>
            <w:r w:rsidRPr="00B9499D">
              <w:t>Result</w:t>
            </w:r>
          </w:p>
        </w:tc>
        <w:tc>
          <w:tcPr>
            <w:tcW w:w="500" w:type="pct"/>
          </w:tcPr>
          <w:p w14:paraId="4759AB73" w14:textId="77777777" w:rsidR="0097524B" w:rsidRPr="00B9499D" w:rsidRDefault="0097524B" w:rsidP="007F05AD">
            <w:pPr>
              <w:pStyle w:val="GOSTTablenorm"/>
              <w:rPr>
                <w:szCs w:val="22"/>
              </w:rPr>
            </w:pPr>
            <w:r w:rsidRPr="00B9499D">
              <w:rPr>
                <w:szCs w:val="22"/>
              </w:rPr>
              <w:t>Строка</w:t>
            </w:r>
          </w:p>
        </w:tc>
        <w:tc>
          <w:tcPr>
            <w:tcW w:w="300" w:type="pct"/>
          </w:tcPr>
          <w:p w14:paraId="56133391" w14:textId="77777777" w:rsidR="0097524B" w:rsidRPr="00B9499D" w:rsidRDefault="0097524B">
            <w:pPr>
              <w:pStyle w:val="GOSTTablenorm"/>
            </w:pPr>
            <w:r w:rsidRPr="00B9499D">
              <w:t>Да</w:t>
            </w:r>
          </w:p>
        </w:tc>
        <w:tc>
          <w:tcPr>
            <w:tcW w:w="315" w:type="pct"/>
          </w:tcPr>
          <w:p w14:paraId="39AE24E2" w14:textId="77777777" w:rsidR="0097524B" w:rsidRPr="00B9499D" w:rsidRDefault="0097524B">
            <w:pPr>
              <w:pStyle w:val="GOSTTablenorm"/>
            </w:pPr>
            <w:r w:rsidRPr="00B9499D">
              <w:t>=1</w:t>
            </w:r>
          </w:p>
        </w:tc>
        <w:tc>
          <w:tcPr>
            <w:tcW w:w="2085" w:type="pct"/>
          </w:tcPr>
          <w:p w14:paraId="68C9B875" w14:textId="77777777" w:rsidR="0097524B" w:rsidRPr="00B9499D" w:rsidRDefault="0097524B">
            <w:pPr>
              <w:pStyle w:val="GOSTTablenorm"/>
            </w:pPr>
            <w:r w:rsidRPr="00B9499D">
              <w:t>Передаются следующие значения:</w:t>
            </w:r>
          </w:p>
          <w:p w14:paraId="1DB64FDA" w14:textId="3DDDBBA2" w:rsidR="0097524B" w:rsidRPr="007F05AD" w:rsidRDefault="00E7112D" w:rsidP="007F05AD">
            <w:pPr>
              <w:pStyle w:val="GOSTTableListMark1"/>
            </w:pPr>
            <w:r>
              <w:t>«</w:t>
            </w:r>
            <w:r w:rsidR="0097524B" w:rsidRPr="36854D62">
              <w:rPr>
                <w:lang w:val="en-US"/>
              </w:rPr>
              <w:t>S</w:t>
            </w:r>
            <w:r>
              <w:t xml:space="preserve">» </w:t>
            </w:r>
            <w:r w:rsidR="0097524B" w:rsidRPr="007F05AD">
              <w:t xml:space="preserve">– </w:t>
            </w:r>
            <w:r w:rsidR="0097524B" w:rsidRPr="36854D62">
              <w:rPr>
                <w:lang w:val="en-US"/>
              </w:rPr>
              <w:t>SUCCESS</w:t>
            </w:r>
            <w:r w:rsidR="0097524B" w:rsidRPr="007F05AD">
              <w:t xml:space="preserve"> – </w:t>
            </w:r>
            <w:r w:rsidR="00E47F57">
              <w:t>у</w:t>
            </w:r>
            <w:r w:rsidR="00E47F57" w:rsidRPr="007F05AD">
              <w:t xml:space="preserve">спешное </w:t>
            </w:r>
            <w:r w:rsidR="0097524B" w:rsidRPr="007F05AD">
              <w:t>завершение</w:t>
            </w:r>
            <w:r>
              <w:t>;</w:t>
            </w:r>
          </w:p>
          <w:p w14:paraId="76220E85" w14:textId="65161B9C" w:rsidR="0097524B" w:rsidRPr="00E47F57" w:rsidRDefault="00E7112D" w:rsidP="00C64FB1">
            <w:pPr>
              <w:pStyle w:val="GOSTTableListMark1"/>
            </w:pPr>
            <w:r>
              <w:lastRenderedPageBreak/>
              <w:t>«</w:t>
            </w:r>
            <w:r w:rsidR="0097524B" w:rsidRPr="36854D62">
              <w:rPr>
                <w:lang w:val="en-US"/>
              </w:rPr>
              <w:t>E</w:t>
            </w:r>
            <w:r>
              <w:t>»</w:t>
            </w:r>
            <w:r w:rsidR="0097524B" w:rsidRPr="36854D62">
              <w:t xml:space="preserve"> – </w:t>
            </w:r>
            <w:r w:rsidR="0097524B" w:rsidRPr="36854D62">
              <w:rPr>
                <w:lang w:val="en-US"/>
              </w:rPr>
              <w:t>ERROR</w:t>
            </w:r>
            <w:r w:rsidR="0097524B" w:rsidRPr="36854D62">
              <w:t xml:space="preserve"> – </w:t>
            </w:r>
            <w:r w:rsidR="00E47F57">
              <w:t>н</w:t>
            </w:r>
            <w:r w:rsidR="00E47F57" w:rsidRPr="36854D62">
              <w:t>е</w:t>
            </w:r>
            <w:r w:rsidR="0097524B" w:rsidRPr="36854D62">
              <w:t>успешное завершение</w:t>
            </w:r>
          </w:p>
        </w:tc>
      </w:tr>
      <w:tr w:rsidR="00E47F57" w:rsidRPr="00B9499D" w14:paraId="71EF4E3C" w14:textId="77777777" w:rsidTr="007F05AD">
        <w:tc>
          <w:tcPr>
            <w:tcW w:w="1100" w:type="pct"/>
          </w:tcPr>
          <w:p w14:paraId="31670984" w14:textId="77777777" w:rsidR="0097524B" w:rsidRPr="00B9499D" w:rsidRDefault="0097524B">
            <w:pPr>
              <w:pStyle w:val="GOSTTablenorm"/>
            </w:pPr>
            <w:r w:rsidRPr="00B9499D">
              <w:lastRenderedPageBreak/>
              <w:t>Текст ошибки</w:t>
            </w:r>
          </w:p>
        </w:tc>
        <w:tc>
          <w:tcPr>
            <w:tcW w:w="750" w:type="pct"/>
          </w:tcPr>
          <w:p w14:paraId="58E4CB71" w14:textId="77777777" w:rsidR="0097524B" w:rsidRPr="00B9499D" w:rsidRDefault="0097524B">
            <w:pPr>
              <w:pStyle w:val="GOSTTablenorm"/>
              <w:rPr>
                <w:lang w:val="en-US"/>
              </w:rPr>
            </w:pPr>
            <w:r w:rsidRPr="00B9499D">
              <w:rPr>
                <w:lang w:val="en-US"/>
              </w:rPr>
              <w:t>ResultDescr</w:t>
            </w:r>
          </w:p>
        </w:tc>
        <w:tc>
          <w:tcPr>
            <w:tcW w:w="500" w:type="pct"/>
          </w:tcPr>
          <w:p w14:paraId="5C5D9A9F" w14:textId="77777777" w:rsidR="0097524B" w:rsidRPr="00B9499D" w:rsidRDefault="0097524B" w:rsidP="007F05AD">
            <w:pPr>
              <w:pStyle w:val="GOSTTablenorm"/>
              <w:rPr>
                <w:szCs w:val="22"/>
              </w:rPr>
            </w:pPr>
            <w:r w:rsidRPr="00B9499D">
              <w:rPr>
                <w:szCs w:val="22"/>
              </w:rPr>
              <w:t>Строка</w:t>
            </w:r>
          </w:p>
        </w:tc>
        <w:tc>
          <w:tcPr>
            <w:tcW w:w="300" w:type="pct"/>
          </w:tcPr>
          <w:p w14:paraId="0E01A72C" w14:textId="77777777" w:rsidR="0097524B" w:rsidRPr="00B9499D" w:rsidRDefault="0097524B">
            <w:pPr>
              <w:pStyle w:val="GOSTTablenorm"/>
            </w:pPr>
            <w:r w:rsidRPr="00B9499D">
              <w:t>Нет</w:t>
            </w:r>
          </w:p>
        </w:tc>
        <w:tc>
          <w:tcPr>
            <w:tcW w:w="315" w:type="pct"/>
          </w:tcPr>
          <w:p w14:paraId="7076FB8D" w14:textId="77777777" w:rsidR="0097524B" w:rsidRPr="00B9499D" w:rsidRDefault="0097524B">
            <w:pPr>
              <w:pStyle w:val="GOSTTablenorm"/>
            </w:pPr>
            <w:r w:rsidRPr="00B9499D">
              <w:rPr>
                <w:lang w:val="en-US"/>
              </w:rPr>
              <w:t>&lt;</w:t>
            </w:r>
            <w:r w:rsidRPr="00B9499D">
              <w:t>=2000</w:t>
            </w:r>
          </w:p>
        </w:tc>
        <w:tc>
          <w:tcPr>
            <w:tcW w:w="2085" w:type="pct"/>
          </w:tcPr>
          <w:p w14:paraId="1F9D55BF" w14:textId="6E0C10BC" w:rsidR="0097524B" w:rsidRPr="00B9499D" w:rsidRDefault="0097524B">
            <w:pPr>
              <w:pStyle w:val="GOSTTablenorm"/>
            </w:pPr>
            <w:r w:rsidRPr="00B9499D">
              <w:t>Текст ошибки, содержит развернутый текст ошибки (в Result передано значение, отличное от «</w:t>
            </w:r>
            <w:r w:rsidRPr="00B9499D">
              <w:rPr>
                <w:lang w:val="en-US"/>
              </w:rPr>
              <w:t>S</w:t>
            </w:r>
            <w:r w:rsidRPr="00B9499D">
              <w:t>»)</w:t>
            </w:r>
          </w:p>
        </w:tc>
      </w:tr>
      <w:tr w:rsidR="0097524B" w:rsidRPr="00B9499D" w14:paraId="07A3080F" w14:textId="77777777" w:rsidTr="007F05AD">
        <w:tc>
          <w:tcPr>
            <w:tcW w:w="500" w:type="pct"/>
            <w:gridSpan w:val="6"/>
          </w:tcPr>
          <w:p w14:paraId="04994970" w14:textId="77777777" w:rsidR="0097524B" w:rsidRPr="00B9499D" w:rsidRDefault="0097524B" w:rsidP="0097524B">
            <w:pPr>
              <w:pStyle w:val="GOSTTableHead"/>
            </w:pPr>
            <w:r w:rsidRPr="00B9499D">
              <w:t>Перечень параметров ответа (</w:t>
            </w:r>
            <w:r w:rsidRPr="00B9499D">
              <w:rPr>
                <w:szCs w:val="22"/>
                <w:lang w:val="en-US"/>
              </w:rPr>
              <w:t>document</w:t>
            </w:r>
            <w:r w:rsidRPr="00B9499D">
              <w:t>)</w:t>
            </w:r>
          </w:p>
        </w:tc>
      </w:tr>
      <w:tr w:rsidR="00E47F57" w:rsidRPr="00B9499D" w14:paraId="7E96AA89" w14:textId="77777777" w:rsidTr="007F05AD">
        <w:tc>
          <w:tcPr>
            <w:tcW w:w="1100" w:type="pct"/>
          </w:tcPr>
          <w:p w14:paraId="1478EE09" w14:textId="77777777" w:rsidR="00E47F57" w:rsidRPr="00141AE4" w:rsidRDefault="00E47F57">
            <w:pPr>
              <w:pStyle w:val="GOSTTablenorm"/>
              <w:rPr>
                <w:lang w:val="en-US"/>
              </w:rPr>
            </w:pPr>
            <w:r w:rsidRPr="00141AE4">
              <w:t>Номер текущей страницы</w:t>
            </w:r>
          </w:p>
        </w:tc>
        <w:tc>
          <w:tcPr>
            <w:tcW w:w="750" w:type="pct"/>
          </w:tcPr>
          <w:p w14:paraId="7E5086CA" w14:textId="77777777" w:rsidR="00E47F57" w:rsidRPr="00141AE4" w:rsidRDefault="00E47F57">
            <w:pPr>
              <w:pStyle w:val="GOSTTablenorm"/>
              <w:rPr>
                <w:lang w:val="en-US"/>
              </w:rPr>
            </w:pPr>
            <w:r w:rsidRPr="00141AE4">
              <w:rPr>
                <w:lang w:val="en-US"/>
              </w:rPr>
              <w:t>Page</w:t>
            </w:r>
          </w:p>
        </w:tc>
        <w:tc>
          <w:tcPr>
            <w:tcW w:w="500" w:type="pct"/>
          </w:tcPr>
          <w:p w14:paraId="724FE412" w14:textId="77777777" w:rsidR="00E47F57" w:rsidRPr="00141AE4" w:rsidRDefault="00E47F57" w:rsidP="007F05AD">
            <w:pPr>
              <w:pStyle w:val="GOSTTablenorm"/>
              <w:rPr>
                <w:lang w:val="en-US"/>
              </w:rPr>
            </w:pPr>
            <w:r w:rsidRPr="00141AE4">
              <w:t>Число</w:t>
            </w:r>
          </w:p>
        </w:tc>
        <w:tc>
          <w:tcPr>
            <w:tcW w:w="300" w:type="pct"/>
          </w:tcPr>
          <w:p w14:paraId="7DED8DEE" w14:textId="77777777" w:rsidR="00E47F57" w:rsidRPr="00141AE4" w:rsidRDefault="00E47F57">
            <w:pPr>
              <w:pStyle w:val="GOSTTablenorm"/>
              <w:rPr>
                <w:lang w:val="en-US"/>
              </w:rPr>
            </w:pPr>
            <w:r w:rsidRPr="00141AE4">
              <w:t>Нет</w:t>
            </w:r>
          </w:p>
        </w:tc>
        <w:tc>
          <w:tcPr>
            <w:tcW w:w="315" w:type="pct"/>
          </w:tcPr>
          <w:p w14:paraId="1D6AEC5B" w14:textId="77777777" w:rsidR="00E47F57" w:rsidRPr="00141AE4" w:rsidRDefault="00E47F57" w:rsidP="007F05AD">
            <w:pPr>
              <w:pStyle w:val="GOSTTablenorm"/>
              <w:rPr>
                <w:lang w:val="en-US"/>
              </w:rPr>
            </w:pPr>
            <w:r w:rsidRPr="00141AE4">
              <w:rPr>
                <w:lang w:val="en-US"/>
              </w:rPr>
              <w:t>&lt;=10</w:t>
            </w:r>
          </w:p>
        </w:tc>
        <w:tc>
          <w:tcPr>
            <w:tcW w:w="2085" w:type="pct"/>
          </w:tcPr>
          <w:p w14:paraId="29FA3381" w14:textId="2071272C" w:rsidR="00E47F57" w:rsidRPr="00141AE4" w:rsidRDefault="00E47F57">
            <w:pPr>
              <w:pStyle w:val="GOSTTablenorm"/>
            </w:pPr>
            <w:r w:rsidRPr="00141AE4">
              <w:t>Номер текущей страницы (натуральное число) при постраничном запросе</w:t>
            </w:r>
            <w:r w:rsidR="00521E13" w:rsidRPr="00141AE4">
              <w:t>. Обязательно для заполнения, если в запросе был задан параметр «Сдвиг по номеру страницы» (</w:t>
            </w:r>
            <w:r w:rsidR="00521E13" w:rsidRPr="00141AE4">
              <w:rPr>
                <w:lang w:val="en-US"/>
              </w:rPr>
              <w:t>Offset</w:t>
            </w:r>
            <w:r w:rsidR="00521E13" w:rsidRPr="00141AE4">
              <w:t>)</w:t>
            </w:r>
          </w:p>
        </w:tc>
      </w:tr>
      <w:tr w:rsidR="00E47F57" w:rsidRPr="00B9499D" w14:paraId="0B4715E8" w14:textId="77777777" w:rsidTr="007F05AD">
        <w:tc>
          <w:tcPr>
            <w:tcW w:w="1100" w:type="pct"/>
          </w:tcPr>
          <w:p w14:paraId="75193F54" w14:textId="77777777" w:rsidR="00E47F57" w:rsidRPr="00141AE4" w:rsidRDefault="00E47F57">
            <w:pPr>
              <w:pStyle w:val="GOSTTablenorm"/>
              <w:rPr>
                <w:lang w:val="en-US"/>
              </w:rPr>
            </w:pPr>
            <w:r w:rsidRPr="00141AE4">
              <w:t>Всего страниц</w:t>
            </w:r>
          </w:p>
        </w:tc>
        <w:tc>
          <w:tcPr>
            <w:tcW w:w="750" w:type="pct"/>
          </w:tcPr>
          <w:p w14:paraId="649F7991" w14:textId="77777777" w:rsidR="00E47F57" w:rsidRPr="00141AE4" w:rsidRDefault="00E47F57">
            <w:pPr>
              <w:pStyle w:val="GOSTTablenorm"/>
              <w:rPr>
                <w:lang w:val="en-US"/>
              </w:rPr>
            </w:pPr>
            <w:r w:rsidRPr="00141AE4">
              <w:rPr>
                <w:lang w:val="en-US"/>
              </w:rPr>
              <w:t>AllPages</w:t>
            </w:r>
          </w:p>
        </w:tc>
        <w:tc>
          <w:tcPr>
            <w:tcW w:w="500" w:type="pct"/>
          </w:tcPr>
          <w:p w14:paraId="550799D9" w14:textId="77777777" w:rsidR="00E47F57" w:rsidRPr="00141AE4" w:rsidRDefault="00E47F57" w:rsidP="007F05AD">
            <w:pPr>
              <w:pStyle w:val="GOSTTablenorm"/>
              <w:rPr>
                <w:lang w:val="en-US"/>
              </w:rPr>
            </w:pPr>
            <w:r w:rsidRPr="00141AE4">
              <w:t>Число</w:t>
            </w:r>
          </w:p>
        </w:tc>
        <w:tc>
          <w:tcPr>
            <w:tcW w:w="300" w:type="pct"/>
          </w:tcPr>
          <w:p w14:paraId="1FA6026F" w14:textId="77777777" w:rsidR="00E47F57" w:rsidRPr="00141AE4" w:rsidRDefault="00E47F57">
            <w:pPr>
              <w:pStyle w:val="GOSTTablenorm"/>
              <w:rPr>
                <w:lang w:val="en-US"/>
              </w:rPr>
            </w:pPr>
            <w:r w:rsidRPr="00141AE4">
              <w:t>Нет</w:t>
            </w:r>
          </w:p>
        </w:tc>
        <w:tc>
          <w:tcPr>
            <w:tcW w:w="315" w:type="pct"/>
          </w:tcPr>
          <w:p w14:paraId="3EB825AE" w14:textId="77777777" w:rsidR="00E47F57" w:rsidRPr="00141AE4" w:rsidRDefault="00E47F57" w:rsidP="007F05AD">
            <w:pPr>
              <w:pStyle w:val="GOSTTablenorm"/>
              <w:rPr>
                <w:lang w:val="en-US"/>
              </w:rPr>
            </w:pPr>
            <w:r w:rsidRPr="00141AE4">
              <w:rPr>
                <w:lang w:val="en-US"/>
              </w:rPr>
              <w:t>&lt;=10</w:t>
            </w:r>
          </w:p>
        </w:tc>
        <w:tc>
          <w:tcPr>
            <w:tcW w:w="2085" w:type="pct"/>
          </w:tcPr>
          <w:p w14:paraId="398A5762" w14:textId="55D37B88" w:rsidR="00E47F57" w:rsidRPr="00141AE4" w:rsidRDefault="00E47F57">
            <w:pPr>
              <w:pStyle w:val="GOSTTablenorm"/>
            </w:pPr>
            <w:r w:rsidRPr="00141AE4">
              <w:t>Общее количество страниц (натуральное число), рассчитанное с учетом заданного количества записей на странице (</w:t>
            </w:r>
            <w:r w:rsidRPr="00141AE4">
              <w:rPr>
                <w:lang w:val="en-US"/>
              </w:rPr>
              <w:t>Limit</w:t>
            </w:r>
            <w:r w:rsidRPr="00141AE4">
              <w:t>) при постраничном запросе</w:t>
            </w:r>
            <w:r w:rsidR="00521E13" w:rsidRPr="00141AE4">
              <w:t>. Обязательно для заполнения, если задан параметр «Сдвиг по номеру страницы» (</w:t>
            </w:r>
            <w:r w:rsidR="00521E13" w:rsidRPr="00141AE4">
              <w:rPr>
                <w:lang w:val="en-US"/>
              </w:rPr>
              <w:t>Offset</w:t>
            </w:r>
            <w:r w:rsidR="00521E13" w:rsidRPr="00141AE4">
              <w:t>)</w:t>
            </w:r>
          </w:p>
        </w:tc>
      </w:tr>
      <w:tr w:rsidR="00E47F57" w:rsidRPr="00B9499D" w14:paraId="18EA687D" w14:textId="77777777" w:rsidTr="007F05AD">
        <w:tc>
          <w:tcPr>
            <w:tcW w:w="1100" w:type="pct"/>
          </w:tcPr>
          <w:p w14:paraId="41202DD0" w14:textId="77777777" w:rsidR="0097524B" w:rsidRPr="007F05AD" w:rsidRDefault="0097524B">
            <w:pPr>
              <w:pStyle w:val="GOSTTablenorm"/>
              <w:rPr>
                <w:b/>
                <w:lang w:val="en-US"/>
              </w:rPr>
            </w:pPr>
            <w:r w:rsidRPr="007F05AD">
              <w:rPr>
                <w:b/>
                <w:lang w:val="en-US"/>
              </w:rPr>
              <w:t>Рассчитанные данные</w:t>
            </w:r>
          </w:p>
        </w:tc>
        <w:tc>
          <w:tcPr>
            <w:tcW w:w="750" w:type="pct"/>
          </w:tcPr>
          <w:p w14:paraId="0A8A57D0" w14:textId="77777777" w:rsidR="0097524B" w:rsidRPr="007F05AD" w:rsidRDefault="0097524B">
            <w:pPr>
              <w:pStyle w:val="GOSTTablenorm"/>
              <w:rPr>
                <w:b/>
                <w:lang w:val="en-US"/>
              </w:rPr>
            </w:pPr>
            <w:r w:rsidRPr="007F05AD">
              <w:rPr>
                <w:b/>
                <w:lang w:val="en-US"/>
              </w:rPr>
              <w:t>RespData</w:t>
            </w:r>
          </w:p>
        </w:tc>
        <w:tc>
          <w:tcPr>
            <w:tcW w:w="500" w:type="pct"/>
          </w:tcPr>
          <w:p w14:paraId="78577278" w14:textId="77777777" w:rsidR="0097524B" w:rsidRPr="00BF0000" w:rsidRDefault="0097524B" w:rsidP="007F05AD">
            <w:pPr>
              <w:pStyle w:val="GOSTTablenorm"/>
              <w:rPr>
                <w:lang w:val="en-US"/>
              </w:rPr>
            </w:pPr>
            <w:r w:rsidRPr="00BF0000">
              <w:rPr>
                <w:lang w:val="en-US"/>
              </w:rPr>
              <w:t>Массив</w:t>
            </w:r>
          </w:p>
        </w:tc>
        <w:tc>
          <w:tcPr>
            <w:tcW w:w="300" w:type="pct"/>
          </w:tcPr>
          <w:p w14:paraId="4DCF505E" w14:textId="77777777" w:rsidR="0097524B" w:rsidRPr="00BF0000" w:rsidRDefault="0097524B">
            <w:pPr>
              <w:pStyle w:val="GOSTTablenorm"/>
              <w:rPr>
                <w:lang w:val="en-US"/>
              </w:rPr>
            </w:pPr>
            <w:r w:rsidRPr="00BF0000">
              <w:rPr>
                <w:lang w:val="en-US"/>
              </w:rPr>
              <w:t>Нет</w:t>
            </w:r>
          </w:p>
        </w:tc>
        <w:tc>
          <w:tcPr>
            <w:tcW w:w="315" w:type="pct"/>
          </w:tcPr>
          <w:p w14:paraId="254AF9D8" w14:textId="77777777" w:rsidR="0097524B" w:rsidRPr="005C6376" w:rsidRDefault="0097524B" w:rsidP="007F05AD">
            <w:pPr>
              <w:pStyle w:val="GOSTTablenorm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085" w:type="pct"/>
          </w:tcPr>
          <w:p w14:paraId="485FA930" w14:textId="77777777" w:rsidR="0097524B" w:rsidRPr="005C6376" w:rsidRDefault="0097524B">
            <w:pPr>
              <w:pStyle w:val="GOSTTablenorm"/>
              <w:rPr>
                <w:lang w:val="en-US"/>
              </w:rPr>
            </w:pPr>
            <w:r w:rsidRPr="00BF0000">
              <w:rPr>
                <w:lang w:val="en-US"/>
              </w:rPr>
              <w:t>Рассчитанные данные</w:t>
            </w:r>
          </w:p>
        </w:tc>
      </w:tr>
      <w:tr w:rsidR="0097524B" w:rsidRPr="008B1B76" w14:paraId="56291AFD" w14:textId="77777777" w:rsidTr="007F05AD">
        <w:tc>
          <w:tcPr>
            <w:tcW w:w="500" w:type="pct"/>
            <w:gridSpan w:val="6"/>
          </w:tcPr>
          <w:p w14:paraId="73B732E9" w14:textId="77777777" w:rsidR="0097524B" w:rsidRPr="008B1B76" w:rsidRDefault="0097524B" w:rsidP="00E47F57">
            <w:pPr>
              <w:pStyle w:val="GOSTTablenorm"/>
              <w:jc w:val="center"/>
            </w:pPr>
            <w:r w:rsidRPr="00381A92">
              <w:rPr>
                <w:b/>
                <w:szCs w:val="22"/>
              </w:rPr>
              <w:t xml:space="preserve">Параметры, передаваемые в ответе, если в запросе параметр </w:t>
            </w:r>
            <w:r w:rsidRPr="00381A92">
              <w:rPr>
                <w:b/>
                <w:szCs w:val="22"/>
                <w:lang w:val="en-US"/>
              </w:rPr>
              <w:t>Documents</w:t>
            </w:r>
            <w:r w:rsidRPr="00381A92">
              <w:rPr>
                <w:b/>
                <w:szCs w:val="22"/>
              </w:rPr>
              <w:t xml:space="preserve"> = «</w:t>
            </w:r>
            <w:r>
              <w:rPr>
                <w:b/>
                <w:szCs w:val="22"/>
              </w:rPr>
              <w:t>1</w:t>
            </w:r>
            <w:r w:rsidRPr="00381A92">
              <w:rPr>
                <w:b/>
                <w:szCs w:val="22"/>
              </w:rPr>
              <w:t>»</w:t>
            </w:r>
            <w:r w:rsidR="000D04D7">
              <w:rPr>
                <w:b/>
                <w:szCs w:val="22"/>
              </w:rPr>
              <w:t xml:space="preserve"> и не заполнен параметр </w:t>
            </w:r>
            <w:r w:rsidR="000D04D7" w:rsidRPr="00051435">
              <w:rPr>
                <w:b/>
                <w:szCs w:val="22"/>
              </w:rPr>
              <w:t>SummaryOnlyShow</w:t>
            </w:r>
          </w:p>
        </w:tc>
      </w:tr>
      <w:tr w:rsidR="00E47F57" w:rsidRPr="00B9499D" w14:paraId="2F22AD33" w14:textId="77777777" w:rsidTr="007F05AD">
        <w:tc>
          <w:tcPr>
            <w:tcW w:w="1100" w:type="pct"/>
          </w:tcPr>
          <w:p w14:paraId="01FD4FFA" w14:textId="77777777" w:rsidR="0097524B" w:rsidRPr="008B1B76" w:rsidRDefault="0097524B">
            <w:pPr>
              <w:pStyle w:val="GOSTTablenorm"/>
            </w:pPr>
            <w:r w:rsidRPr="007E5A12">
              <w:t>GUID документа</w:t>
            </w:r>
            <w:r w:rsidR="001871C6">
              <w:t xml:space="preserve"> - основания</w:t>
            </w:r>
          </w:p>
        </w:tc>
        <w:tc>
          <w:tcPr>
            <w:tcW w:w="750" w:type="pct"/>
          </w:tcPr>
          <w:p w14:paraId="6DF1EB28" w14:textId="77777777" w:rsidR="0097524B" w:rsidRPr="008B1B76" w:rsidRDefault="0097524B">
            <w:pPr>
              <w:pStyle w:val="GOSTTablenorm"/>
              <w:rPr>
                <w:lang w:val="en-US"/>
              </w:rPr>
            </w:pPr>
            <w:r w:rsidRPr="007F05AD">
              <w:rPr>
                <w:b/>
                <w:lang w:val="en-US"/>
              </w:rPr>
              <w:t>RespData</w:t>
            </w:r>
            <w:r w:rsidRPr="007F05AD">
              <w:rPr>
                <w:b/>
              </w:rPr>
              <w:t>:</w:t>
            </w:r>
            <w:r w:rsidRPr="007E5A12">
              <w:rPr>
                <w:lang w:val="en-US"/>
              </w:rPr>
              <w:t>GUID</w:t>
            </w:r>
          </w:p>
        </w:tc>
        <w:tc>
          <w:tcPr>
            <w:tcW w:w="500" w:type="pct"/>
          </w:tcPr>
          <w:p w14:paraId="74D7465B" w14:textId="77777777" w:rsidR="0097524B" w:rsidRPr="004E5B92" w:rsidRDefault="0097524B" w:rsidP="007F05AD">
            <w:pPr>
              <w:pStyle w:val="GOSTTablenorm"/>
            </w:pPr>
            <w:r w:rsidRPr="007E5A12">
              <w:rPr>
                <w:lang w:val="en-US"/>
              </w:rPr>
              <w:t>GUID</w:t>
            </w:r>
          </w:p>
        </w:tc>
        <w:tc>
          <w:tcPr>
            <w:tcW w:w="300" w:type="pct"/>
          </w:tcPr>
          <w:p w14:paraId="01B30653" w14:textId="77777777" w:rsidR="0097524B" w:rsidRPr="008B1B76" w:rsidRDefault="0097524B">
            <w:pPr>
              <w:pStyle w:val="GOSTTablenorm"/>
            </w:pPr>
            <w:r w:rsidRPr="007E5A12">
              <w:t>Нет</w:t>
            </w:r>
          </w:p>
        </w:tc>
        <w:tc>
          <w:tcPr>
            <w:tcW w:w="315" w:type="pct"/>
          </w:tcPr>
          <w:p w14:paraId="4C065BF8" w14:textId="77777777" w:rsidR="0097524B" w:rsidRPr="004E5B92" w:rsidRDefault="0097524B" w:rsidP="007F05AD">
            <w:pPr>
              <w:pStyle w:val="GOSTTablenorm"/>
            </w:pPr>
            <w:r w:rsidRPr="007E5A12">
              <w:rPr>
                <w:lang w:val="en-US"/>
              </w:rPr>
              <w:t>=36</w:t>
            </w:r>
          </w:p>
        </w:tc>
        <w:tc>
          <w:tcPr>
            <w:tcW w:w="2085" w:type="pct"/>
          </w:tcPr>
          <w:p w14:paraId="2B030D51" w14:textId="77777777" w:rsidR="0097524B" w:rsidRPr="00B9499D" w:rsidRDefault="0097524B">
            <w:pPr>
              <w:pStyle w:val="GOSTTablenorm"/>
            </w:pPr>
            <w:r w:rsidRPr="007E5A12">
              <w:t>Уникальный идентификатор документа (с тире)</w:t>
            </w:r>
            <w:r w:rsidR="001871C6">
              <w:t xml:space="preserve">, </w:t>
            </w:r>
            <w:r w:rsidR="001871C6" w:rsidRPr="00742EB8">
              <w:t>на основании которого операция отражена в учете</w:t>
            </w:r>
          </w:p>
        </w:tc>
      </w:tr>
      <w:tr w:rsidR="00E47F57" w:rsidRPr="00B9499D" w14:paraId="799F6149" w14:textId="77777777" w:rsidTr="007F05AD">
        <w:tc>
          <w:tcPr>
            <w:tcW w:w="1100" w:type="pct"/>
          </w:tcPr>
          <w:p w14:paraId="605B5006" w14:textId="77777777" w:rsidR="0097524B" w:rsidRPr="005C6BDA" w:rsidRDefault="0097524B">
            <w:pPr>
              <w:pStyle w:val="GOSTTablenorm"/>
            </w:pPr>
            <w:r w:rsidRPr="007E5A12">
              <w:t>Тип документа</w:t>
            </w:r>
            <w:r w:rsidR="001871C6">
              <w:t xml:space="preserve"> - основания</w:t>
            </w:r>
          </w:p>
        </w:tc>
        <w:tc>
          <w:tcPr>
            <w:tcW w:w="750" w:type="pct"/>
          </w:tcPr>
          <w:p w14:paraId="2A19CF7F" w14:textId="77777777" w:rsidR="0097524B" w:rsidRPr="00273086" w:rsidRDefault="0097524B">
            <w:pPr>
              <w:pStyle w:val="GOSTTablenorm"/>
            </w:pPr>
            <w:r w:rsidRPr="007F05AD">
              <w:rPr>
                <w:b/>
                <w:lang w:val="en-US"/>
              </w:rPr>
              <w:t>RespData</w:t>
            </w:r>
            <w:r w:rsidRPr="007F05AD">
              <w:rPr>
                <w:b/>
              </w:rPr>
              <w:t>:</w:t>
            </w:r>
            <w:r w:rsidRPr="007E5A12">
              <w:rPr>
                <w:lang w:val="en-US"/>
              </w:rPr>
              <w:t>DocType</w:t>
            </w:r>
          </w:p>
        </w:tc>
        <w:tc>
          <w:tcPr>
            <w:tcW w:w="500" w:type="pct"/>
          </w:tcPr>
          <w:p w14:paraId="3B3A0265" w14:textId="77777777" w:rsidR="0097524B" w:rsidRPr="005C6BDA" w:rsidRDefault="0097524B" w:rsidP="007F05AD">
            <w:pPr>
              <w:pStyle w:val="GOSTTablenorm"/>
            </w:pPr>
            <w:r w:rsidRPr="007E5A12">
              <w:t>Строка</w:t>
            </w:r>
          </w:p>
        </w:tc>
        <w:tc>
          <w:tcPr>
            <w:tcW w:w="300" w:type="pct"/>
          </w:tcPr>
          <w:p w14:paraId="3B7AAC91" w14:textId="77777777" w:rsidR="0097524B" w:rsidRPr="00B9499D" w:rsidRDefault="0097524B" w:rsidP="007F05AD">
            <w:pPr>
              <w:pStyle w:val="GOSTTablenorm"/>
            </w:pPr>
            <w:r w:rsidRPr="007E5A12">
              <w:t>Нет</w:t>
            </w:r>
          </w:p>
        </w:tc>
        <w:tc>
          <w:tcPr>
            <w:tcW w:w="315" w:type="pct"/>
          </w:tcPr>
          <w:p w14:paraId="6C3B0247" w14:textId="77777777" w:rsidR="0097524B" w:rsidRPr="00B9499D" w:rsidRDefault="0097524B" w:rsidP="007F05AD">
            <w:pPr>
              <w:pStyle w:val="GOSTTablenorm"/>
            </w:pPr>
            <w:r w:rsidRPr="007E5A12">
              <w:t>&lt;=50</w:t>
            </w:r>
          </w:p>
        </w:tc>
        <w:tc>
          <w:tcPr>
            <w:tcW w:w="2085" w:type="pct"/>
          </w:tcPr>
          <w:p w14:paraId="2ED34233" w14:textId="474D2FE7" w:rsidR="0097524B" w:rsidRPr="00B9499D" w:rsidRDefault="0097524B" w:rsidP="0055312D">
            <w:pPr>
              <w:pStyle w:val="GOSTTablenorm"/>
            </w:pPr>
            <w:r w:rsidRPr="001871C6">
              <w:t>Тип документа</w:t>
            </w:r>
            <w:r w:rsidR="001871C6">
              <w:t xml:space="preserve"> </w:t>
            </w:r>
            <w:r w:rsidR="001871C6" w:rsidRPr="000F721C">
              <w:t>(заполняется в соответствии с</w:t>
            </w:r>
            <w:r w:rsidR="008258BA">
              <w:t xml:space="preserve"> </w:t>
            </w:r>
            <w:r w:rsidR="008258BA" w:rsidRPr="004E4A61">
              <w:t>таблицей 2 тома 1</w:t>
            </w:r>
            <w:r w:rsidR="001871C6" w:rsidRPr="000F721C">
              <w:t>),</w:t>
            </w:r>
            <w:r w:rsidR="001871C6" w:rsidRPr="00742EB8">
              <w:t xml:space="preserve"> на основании которого операция отражена в учете</w:t>
            </w:r>
          </w:p>
        </w:tc>
      </w:tr>
      <w:tr w:rsidR="00E47F57" w:rsidRPr="00B9499D" w14:paraId="6C484AC4" w14:textId="77777777" w:rsidTr="007F05AD">
        <w:tc>
          <w:tcPr>
            <w:tcW w:w="1100" w:type="pct"/>
          </w:tcPr>
          <w:p w14:paraId="726427A6" w14:textId="77777777" w:rsidR="0097524B" w:rsidRPr="00B9499D" w:rsidRDefault="0097524B">
            <w:pPr>
              <w:pStyle w:val="GOSTTablenorm"/>
            </w:pPr>
            <w:r w:rsidRPr="007E5A12">
              <w:t>Номер документа</w:t>
            </w:r>
            <w:r w:rsidR="001871C6">
              <w:t xml:space="preserve"> - основания</w:t>
            </w:r>
          </w:p>
        </w:tc>
        <w:tc>
          <w:tcPr>
            <w:tcW w:w="750" w:type="pct"/>
          </w:tcPr>
          <w:p w14:paraId="07520E82" w14:textId="77777777" w:rsidR="0097524B" w:rsidRPr="00B9499D" w:rsidRDefault="0097524B">
            <w:pPr>
              <w:pStyle w:val="GOSTTablenorm"/>
              <w:rPr>
                <w:lang w:val="en-US"/>
              </w:rPr>
            </w:pPr>
            <w:r w:rsidRPr="007F05AD">
              <w:rPr>
                <w:b/>
                <w:lang w:val="en-US"/>
              </w:rPr>
              <w:t>RespData</w:t>
            </w:r>
            <w:r w:rsidRPr="007F05AD">
              <w:rPr>
                <w:b/>
              </w:rPr>
              <w:t>:</w:t>
            </w:r>
            <w:r w:rsidRPr="007E5A12">
              <w:rPr>
                <w:lang w:val="en-US"/>
              </w:rPr>
              <w:t>DocNum</w:t>
            </w:r>
          </w:p>
        </w:tc>
        <w:tc>
          <w:tcPr>
            <w:tcW w:w="500" w:type="pct"/>
          </w:tcPr>
          <w:p w14:paraId="720346CC" w14:textId="77777777" w:rsidR="0097524B" w:rsidRPr="00B9499D" w:rsidRDefault="0097524B" w:rsidP="007F05AD">
            <w:pPr>
              <w:pStyle w:val="GOSTTablenorm"/>
            </w:pPr>
            <w:r w:rsidRPr="007E5A12">
              <w:t>Строка</w:t>
            </w:r>
          </w:p>
        </w:tc>
        <w:tc>
          <w:tcPr>
            <w:tcW w:w="300" w:type="pct"/>
          </w:tcPr>
          <w:p w14:paraId="02BFFB72" w14:textId="77777777" w:rsidR="0097524B" w:rsidRPr="00B9499D" w:rsidRDefault="0097524B" w:rsidP="007F05AD">
            <w:pPr>
              <w:pStyle w:val="GOSTTablenorm"/>
            </w:pPr>
            <w:r w:rsidRPr="007E5A12">
              <w:t>Нет</w:t>
            </w:r>
          </w:p>
        </w:tc>
        <w:tc>
          <w:tcPr>
            <w:tcW w:w="315" w:type="pct"/>
          </w:tcPr>
          <w:p w14:paraId="1A1DF74B" w14:textId="77777777" w:rsidR="0097524B" w:rsidRPr="001871C6" w:rsidRDefault="0097524B" w:rsidP="007F05AD">
            <w:pPr>
              <w:pStyle w:val="GOSTTablenorm"/>
            </w:pPr>
            <w:r w:rsidRPr="007E5A12">
              <w:t>&lt;=</w:t>
            </w:r>
            <w:r w:rsidR="001871C6">
              <w:t>50</w:t>
            </w:r>
          </w:p>
        </w:tc>
        <w:tc>
          <w:tcPr>
            <w:tcW w:w="2085" w:type="pct"/>
          </w:tcPr>
          <w:p w14:paraId="0AA4B88A" w14:textId="77777777" w:rsidR="0097524B" w:rsidRPr="00B9499D" w:rsidRDefault="0097524B">
            <w:pPr>
              <w:pStyle w:val="GOSTTablenorm"/>
            </w:pPr>
            <w:r w:rsidRPr="007E5A12">
              <w:t>Номер документа</w:t>
            </w:r>
            <w:r w:rsidR="001871C6">
              <w:t xml:space="preserve">, </w:t>
            </w:r>
            <w:r w:rsidR="001871C6" w:rsidRPr="00742EB8">
              <w:t>на основании которого операция отражена в учете</w:t>
            </w:r>
          </w:p>
        </w:tc>
      </w:tr>
      <w:tr w:rsidR="00E47F57" w:rsidRPr="00B9499D" w14:paraId="297CEF65" w14:textId="77777777" w:rsidTr="007F05AD">
        <w:tc>
          <w:tcPr>
            <w:tcW w:w="1100" w:type="pct"/>
          </w:tcPr>
          <w:p w14:paraId="2C6929BB" w14:textId="77777777" w:rsidR="0097524B" w:rsidRPr="00B9499D" w:rsidRDefault="0097524B">
            <w:pPr>
              <w:pStyle w:val="GOSTTablenorm"/>
            </w:pPr>
            <w:r w:rsidRPr="007E5A12">
              <w:t>Дата документа</w:t>
            </w:r>
            <w:r w:rsidR="001871C6">
              <w:t xml:space="preserve"> - основания</w:t>
            </w:r>
          </w:p>
        </w:tc>
        <w:tc>
          <w:tcPr>
            <w:tcW w:w="750" w:type="pct"/>
          </w:tcPr>
          <w:p w14:paraId="5972AD65" w14:textId="77777777" w:rsidR="0097524B" w:rsidRPr="00B9499D" w:rsidRDefault="0097524B">
            <w:pPr>
              <w:pStyle w:val="GOSTTablenorm"/>
            </w:pPr>
            <w:r w:rsidRPr="007F05AD">
              <w:rPr>
                <w:b/>
                <w:lang w:val="en-US"/>
              </w:rPr>
              <w:t>RespData</w:t>
            </w:r>
            <w:r w:rsidRPr="007F05AD">
              <w:rPr>
                <w:b/>
              </w:rPr>
              <w:t>:</w:t>
            </w:r>
            <w:r w:rsidRPr="007E5A12">
              <w:rPr>
                <w:lang w:val="en-US"/>
              </w:rPr>
              <w:t>DocDate</w:t>
            </w:r>
          </w:p>
        </w:tc>
        <w:tc>
          <w:tcPr>
            <w:tcW w:w="500" w:type="pct"/>
          </w:tcPr>
          <w:p w14:paraId="1F72D9F4" w14:textId="41B21B65" w:rsidR="0097524B" w:rsidRPr="00B9499D" w:rsidRDefault="0097524B" w:rsidP="007F05AD">
            <w:pPr>
              <w:pStyle w:val="GOSTTablenorm"/>
            </w:pPr>
            <w:r w:rsidRPr="007E5A12">
              <w:t>Дата</w:t>
            </w:r>
          </w:p>
        </w:tc>
        <w:tc>
          <w:tcPr>
            <w:tcW w:w="300" w:type="pct"/>
          </w:tcPr>
          <w:p w14:paraId="14202C73" w14:textId="77777777" w:rsidR="0097524B" w:rsidRPr="00B9499D" w:rsidRDefault="0097524B" w:rsidP="007F05AD">
            <w:pPr>
              <w:pStyle w:val="GOSTTablenorm"/>
            </w:pPr>
            <w:r w:rsidRPr="007E5A12">
              <w:t>Нет</w:t>
            </w:r>
          </w:p>
        </w:tc>
        <w:tc>
          <w:tcPr>
            <w:tcW w:w="315" w:type="pct"/>
          </w:tcPr>
          <w:p w14:paraId="31560435" w14:textId="6A8A681C" w:rsidR="0097524B" w:rsidRPr="00B9499D" w:rsidRDefault="0097524B" w:rsidP="007F05AD">
            <w:pPr>
              <w:pStyle w:val="GOSTTablenorm"/>
            </w:pPr>
          </w:p>
        </w:tc>
        <w:tc>
          <w:tcPr>
            <w:tcW w:w="2085" w:type="pct"/>
          </w:tcPr>
          <w:p w14:paraId="4BEC2338" w14:textId="77777777" w:rsidR="0097524B" w:rsidRPr="007E5A12" w:rsidRDefault="0097524B">
            <w:pPr>
              <w:pStyle w:val="GOSTTablenorm"/>
            </w:pPr>
            <w:r w:rsidRPr="007E5A12">
              <w:t>Дата документа</w:t>
            </w:r>
            <w:r w:rsidR="001871C6">
              <w:t xml:space="preserve">, </w:t>
            </w:r>
            <w:r w:rsidR="001871C6" w:rsidRPr="00742EB8">
              <w:t>на основании которого операция отражена в учете</w:t>
            </w:r>
            <w:r w:rsidR="001871C6">
              <w:t>.</w:t>
            </w:r>
          </w:p>
          <w:p w14:paraId="3D0FFD80" w14:textId="77777777" w:rsidR="0097524B" w:rsidRPr="00B9499D" w:rsidRDefault="0097524B">
            <w:pPr>
              <w:pStyle w:val="GOSTTablenorm"/>
            </w:pPr>
            <w:r w:rsidRPr="007E5A12">
              <w:t xml:space="preserve">Формат </w:t>
            </w:r>
            <w:r w:rsidRPr="007E5A12">
              <w:rPr>
                <w:lang w:val="en-US"/>
              </w:rPr>
              <w:t>YYYY</w:t>
            </w:r>
            <w:r w:rsidRPr="007E5A12">
              <w:t>-</w:t>
            </w:r>
            <w:r w:rsidRPr="007E5A12">
              <w:rPr>
                <w:lang w:val="en-US"/>
              </w:rPr>
              <w:t>MM</w:t>
            </w:r>
            <w:r w:rsidRPr="007E5A12">
              <w:t>-</w:t>
            </w:r>
            <w:r w:rsidRPr="007E5A12">
              <w:rPr>
                <w:lang w:val="en-US"/>
              </w:rPr>
              <w:t>DD</w:t>
            </w:r>
          </w:p>
        </w:tc>
      </w:tr>
      <w:tr w:rsidR="00E47F57" w:rsidRPr="00B9499D" w14:paraId="6B5BEDAC" w14:textId="77777777" w:rsidTr="007F05AD">
        <w:tc>
          <w:tcPr>
            <w:tcW w:w="1100" w:type="pct"/>
          </w:tcPr>
          <w:p w14:paraId="38F8ABA4" w14:textId="77777777" w:rsidR="0097524B" w:rsidRPr="007E5A12" w:rsidRDefault="0097524B">
            <w:pPr>
              <w:pStyle w:val="GOSTTablenorm"/>
            </w:pPr>
            <w:r w:rsidRPr="007E5A12">
              <w:t xml:space="preserve">Дата отражения </w:t>
            </w:r>
            <w:r w:rsidR="001871C6">
              <w:t xml:space="preserve">операции </w:t>
            </w:r>
            <w:r w:rsidRPr="007E5A12">
              <w:t>в учете</w:t>
            </w:r>
          </w:p>
        </w:tc>
        <w:tc>
          <w:tcPr>
            <w:tcW w:w="750" w:type="pct"/>
          </w:tcPr>
          <w:p w14:paraId="36DD8407" w14:textId="77777777" w:rsidR="0097524B" w:rsidRPr="007E5A12" w:rsidRDefault="0097524B">
            <w:pPr>
              <w:pStyle w:val="GOSTTablenorm"/>
            </w:pPr>
            <w:r w:rsidRPr="007F05AD">
              <w:rPr>
                <w:b/>
                <w:lang w:val="en-US"/>
              </w:rPr>
              <w:t>RespData</w:t>
            </w:r>
            <w:r w:rsidRPr="007F05AD">
              <w:rPr>
                <w:b/>
              </w:rPr>
              <w:t>:</w:t>
            </w:r>
            <w:r w:rsidRPr="007E5A12">
              <w:rPr>
                <w:lang w:val="en-US"/>
              </w:rPr>
              <w:t>SettlDate</w:t>
            </w:r>
          </w:p>
        </w:tc>
        <w:tc>
          <w:tcPr>
            <w:tcW w:w="500" w:type="pct"/>
          </w:tcPr>
          <w:p w14:paraId="6B1EC506" w14:textId="77777777" w:rsidR="0097524B" w:rsidRPr="007E5A12" w:rsidRDefault="0097524B">
            <w:pPr>
              <w:pStyle w:val="GOSTTablenorm"/>
            </w:pPr>
            <w:r w:rsidRPr="007E5A12">
              <w:t>Дата</w:t>
            </w:r>
            <w:r w:rsidRPr="007E5A12" w:rsidDel="00C45DFF">
              <w:t xml:space="preserve"> </w:t>
            </w:r>
          </w:p>
        </w:tc>
        <w:tc>
          <w:tcPr>
            <w:tcW w:w="300" w:type="pct"/>
          </w:tcPr>
          <w:p w14:paraId="16797822" w14:textId="77777777" w:rsidR="0097524B" w:rsidRPr="00B9499D" w:rsidRDefault="0097524B" w:rsidP="007F05AD">
            <w:pPr>
              <w:pStyle w:val="GOSTTablenorm"/>
            </w:pPr>
            <w:r w:rsidRPr="007E5A12">
              <w:t>Нет</w:t>
            </w:r>
          </w:p>
        </w:tc>
        <w:tc>
          <w:tcPr>
            <w:tcW w:w="315" w:type="pct"/>
          </w:tcPr>
          <w:p w14:paraId="4D027B0E" w14:textId="475B4604" w:rsidR="0097524B" w:rsidRPr="00B9499D" w:rsidRDefault="0097524B" w:rsidP="007F05AD">
            <w:pPr>
              <w:pStyle w:val="GOSTTablenorm"/>
            </w:pPr>
          </w:p>
        </w:tc>
        <w:tc>
          <w:tcPr>
            <w:tcW w:w="2085" w:type="pct"/>
          </w:tcPr>
          <w:p w14:paraId="7337A598" w14:textId="77777777" w:rsidR="0097524B" w:rsidRPr="007E5A12" w:rsidRDefault="0097524B">
            <w:pPr>
              <w:pStyle w:val="GOSTTablenorm"/>
            </w:pPr>
            <w:r w:rsidRPr="007E5A12">
              <w:t xml:space="preserve">Дата отражения </w:t>
            </w:r>
            <w:r w:rsidR="001871C6">
              <w:t xml:space="preserve">операции </w:t>
            </w:r>
            <w:r w:rsidRPr="007E5A12">
              <w:t>в учете</w:t>
            </w:r>
            <w:r w:rsidR="001871C6">
              <w:t>.</w:t>
            </w:r>
          </w:p>
          <w:p w14:paraId="38D8AC6F" w14:textId="77777777" w:rsidR="0097524B" w:rsidRPr="00B9499D" w:rsidRDefault="0097524B">
            <w:pPr>
              <w:pStyle w:val="GOSTTablenorm"/>
            </w:pPr>
            <w:r w:rsidRPr="007E5A12">
              <w:t xml:space="preserve">Формат </w:t>
            </w:r>
            <w:r w:rsidRPr="007E5A12">
              <w:rPr>
                <w:lang w:val="en-US"/>
              </w:rPr>
              <w:t>YYYY</w:t>
            </w:r>
            <w:r w:rsidRPr="007E5A12">
              <w:t>-</w:t>
            </w:r>
            <w:r w:rsidRPr="007E5A12">
              <w:rPr>
                <w:lang w:val="en-US"/>
              </w:rPr>
              <w:t>MM</w:t>
            </w:r>
            <w:r w:rsidRPr="007E5A12">
              <w:t>-</w:t>
            </w:r>
            <w:r w:rsidRPr="007E5A12">
              <w:rPr>
                <w:lang w:val="en-US"/>
              </w:rPr>
              <w:t>DD</w:t>
            </w:r>
          </w:p>
        </w:tc>
      </w:tr>
      <w:tr w:rsidR="00E47F57" w:rsidRPr="00B9499D" w14:paraId="4B90DD52" w14:textId="77777777" w:rsidTr="007F05AD">
        <w:tc>
          <w:tcPr>
            <w:tcW w:w="1100" w:type="pct"/>
          </w:tcPr>
          <w:p w14:paraId="40B9C709" w14:textId="77777777" w:rsidR="0097524B" w:rsidRPr="00B9499D" w:rsidRDefault="0097524B">
            <w:pPr>
              <w:pStyle w:val="GOSTTablenorm"/>
            </w:pPr>
            <w:r w:rsidRPr="00B9499D">
              <w:lastRenderedPageBreak/>
              <w:t>Дата ввода в действие</w:t>
            </w:r>
          </w:p>
        </w:tc>
        <w:tc>
          <w:tcPr>
            <w:tcW w:w="750" w:type="pct"/>
          </w:tcPr>
          <w:p w14:paraId="32157F4F" w14:textId="77777777" w:rsidR="0097524B" w:rsidRPr="00B9499D" w:rsidRDefault="0097524B">
            <w:pPr>
              <w:pStyle w:val="GOSTTablenorm"/>
              <w:rPr>
                <w:lang w:val="en-US"/>
              </w:rPr>
            </w:pPr>
            <w:r w:rsidRPr="007F05AD">
              <w:rPr>
                <w:b/>
                <w:lang w:val="en-US"/>
              </w:rPr>
              <w:t>RespData</w:t>
            </w:r>
            <w:r w:rsidRPr="007F05AD">
              <w:rPr>
                <w:b/>
              </w:rPr>
              <w:t>:</w:t>
            </w:r>
            <w:r w:rsidRPr="00B9499D">
              <w:rPr>
                <w:lang w:val="en-US"/>
              </w:rPr>
              <w:t>ActivDate</w:t>
            </w:r>
          </w:p>
        </w:tc>
        <w:tc>
          <w:tcPr>
            <w:tcW w:w="500" w:type="pct"/>
          </w:tcPr>
          <w:p w14:paraId="7DC1C7C5" w14:textId="77777777" w:rsidR="0097524B" w:rsidRPr="00B9499D" w:rsidRDefault="0097524B" w:rsidP="007F05AD">
            <w:pPr>
              <w:pStyle w:val="GOSTTablenorm"/>
            </w:pPr>
            <w:r w:rsidRPr="00B9499D">
              <w:t>Дата</w:t>
            </w:r>
          </w:p>
        </w:tc>
        <w:tc>
          <w:tcPr>
            <w:tcW w:w="300" w:type="pct"/>
          </w:tcPr>
          <w:p w14:paraId="0E19DB1D" w14:textId="77777777" w:rsidR="0097524B" w:rsidRPr="00B9499D" w:rsidRDefault="0097524B" w:rsidP="007F05AD">
            <w:pPr>
              <w:pStyle w:val="GOSTTablenorm"/>
            </w:pPr>
            <w:r w:rsidRPr="00B9499D">
              <w:t>Нет</w:t>
            </w:r>
          </w:p>
        </w:tc>
        <w:tc>
          <w:tcPr>
            <w:tcW w:w="315" w:type="pct"/>
          </w:tcPr>
          <w:p w14:paraId="10F79578" w14:textId="6E51C92D" w:rsidR="0097524B" w:rsidRPr="00B9499D" w:rsidRDefault="0097524B" w:rsidP="007F05AD">
            <w:pPr>
              <w:pStyle w:val="GOSTTablenorm"/>
            </w:pPr>
          </w:p>
        </w:tc>
        <w:tc>
          <w:tcPr>
            <w:tcW w:w="2085" w:type="pct"/>
          </w:tcPr>
          <w:p w14:paraId="052DDD56" w14:textId="77777777" w:rsidR="0097524B" w:rsidRPr="00B9499D" w:rsidRDefault="001871C6">
            <w:pPr>
              <w:pStyle w:val="GOSTTablenorm"/>
            </w:pPr>
            <w:r w:rsidRPr="109D8E8A">
              <w:t xml:space="preserve">Дата </w:t>
            </w:r>
            <w:r>
              <w:t>вступления в силу учетных данных.</w:t>
            </w:r>
            <w:r w:rsidR="0097524B" w:rsidRPr="00B9499D">
              <w:t xml:space="preserve">Формат </w:t>
            </w:r>
            <w:r w:rsidR="0097524B" w:rsidRPr="00B9499D">
              <w:rPr>
                <w:lang w:val="en-US"/>
              </w:rPr>
              <w:t>YYYY</w:t>
            </w:r>
            <w:r w:rsidR="0097524B" w:rsidRPr="00B9499D">
              <w:t>-</w:t>
            </w:r>
            <w:r w:rsidR="0097524B" w:rsidRPr="00B9499D">
              <w:rPr>
                <w:lang w:val="en-US"/>
              </w:rPr>
              <w:t>MM</w:t>
            </w:r>
            <w:r w:rsidR="0097524B" w:rsidRPr="00B9499D">
              <w:t>-</w:t>
            </w:r>
            <w:r w:rsidR="0097524B" w:rsidRPr="00B9499D">
              <w:rPr>
                <w:lang w:val="en-US"/>
              </w:rPr>
              <w:t>DD</w:t>
            </w:r>
          </w:p>
        </w:tc>
      </w:tr>
      <w:tr w:rsidR="0097524B" w:rsidRPr="00B9499D" w14:paraId="5939CFD7" w14:textId="77777777" w:rsidTr="007F05AD">
        <w:tc>
          <w:tcPr>
            <w:tcW w:w="500" w:type="pct"/>
            <w:gridSpan w:val="6"/>
          </w:tcPr>
          <w:p w14:paraId="0F876BA8" w14:textId="77777777" w:rsidR="0097524B" w:rsidRPr="00B9499D" w:rsidRDefault="0097524B" w:rsidP="0097524B">
            <w:pPr>
              <w:pStyle w:val="GOSTTablenorm"/>
              <w:jc w:val="center"/>
              <w:rPr>
                <w:szCs w:val="22"/>
              </w:rPr>
            </w:pPr>
            <w:r w:rsidRPr="00381A92">
              <w:rPr>
                <w:b/>
                <w:szCs w:val="22"/>
              </w:rPr>
              <w:t xml:space="preserve">Параметры, передаваемые в ответе всегда, независимо от значения параметра запроса </w:t>
            </w:r>
            <w:r w:rsidRPr="00381A92">
              <w:rPr>
                <w:b/>
                <w:szCs w:val="22"/>
                <w:lang w:val="en-US"/>
              </w:rPr>
              <w:t>Documents</w:t>
            </w:r>
          </w:p>
        </w:tc>
      </w:tr>
      <w:tr w:rsidR="00E47F57" w:rsidRPr="00B9499D" w14:paraId="66E8FE29" w14:textId="77777777" w:rsidTr="007F05AD">
        <w:tc>
          <w:tcPr>
            <w:tcW w:w="1100" w:type="pct"/>
          </w:tcPr>
          <w:p w14:paraId="19E753B5" w14:textId="77777777" w:rsidR="0097524B" w:rsidRPr="0055312D" w:rsidRDefault="0097524B">
            <w:pPr>
              <w:pStyle w:val="GOSTTablenorm"/>
              <w:rPr>
                <w:b/>
              </w:rPr>
            </w:pPr>
            <w:r w:rsidRPr="007F05AD">
              <w:rPr>
                <w:b/>
              </w:rPr>
              <w:t>Параметры отображения данных</w:t>
            </w:r>
          </w:p>
        </w:tc>
        <w:tc>
          <w:tcPr>
            <w:tcW w:w="750" w:type="pct"/>
          </w:tcPr>
          <w:p w14:paraId="5A83101B" w14:textId="77777777" w:rsidR="0097524B" w:rsidRPr="007F05AD" w:rsidRDefault="0097524B">
            <w:pPr>
              <w:pStyle w:val="GOSTTablenorm"/>
              <w:rPr>
                <w:b/>
              </w:rPr>
            </w:pPr>
            <w:r w:rsidRPr="007F05AD">
              <w:rPr>
                <w:b/>
              </w:rPr>
              <w:t>RespData:VisualParams</w:t>
            </w:r>
          </w:p>
        </w:tc>
        <w:tc>
          <w:tcPr>
            <w:tcW w:w="500" w:type="pct"/>
          </w:tcPr>
          <w:p w14:paraId="710DD557" w14:textId="77777777" w:rsidR="0097524B" w:rsidRPr="00E7112D" w:rsidRDefault="0097524B">
            <w:pPr>
              <w:pStyle w:val="GOSTTablenorm"/>
            </w:pPr>
            <w:r w:rsidRPr="00E7112D">
              <w:t>Массив</w:t>
            </w:r>
          </w:p>
        </w:tc>
        <w:tc>
          <w:tcPr>
            <w:tcW w:w="300" w:type="pct"/>
          </w:tcPr>
          <w:p w14:paraId="3ABE5C46" w14:textId="77777777" w:rsidR="0097524B" w:rsidRPr="00335858" w:rsidRDefault="0097524B" w:rsidP="007F05AD">
            <w:pPr>
              <w:pStyle w:val="GOSTTablenorm"/>
            </w:pPr>
            <w:r w:rsidRPr="00335858">
              <w:t>Нет</w:t>
            </w:r>
          </w:p>
        </w:tc>
        <w:tc>
          <w:tcPr>
            <w:tcW w:w="315" w:type="pct"/>
          </w:tcPr>
          <w:p w14:paraId="33E6B209" w14:textId="77777777" w:rsidR="0097524B" w:rsidRPr="00335858" w:rsidRDefault="0097524B" w:rsidP="007F05AD">
            <w:pPr>
              <w:pStyle w:val="GOSTTablenorm"/>
            </w:pPr>
            <w:r w:rsidRPr="007F05AD">
              <w:t>-</w:t>
            </w:r>
          </w:p>
        </w:tc>
        <w:tc>
          <w:tcPr>
            <w:tcW w:w="2085" w:type="pct"/>
          </w:tcPr>
          <w:p w14:paraId="3448DD7C" w14:textId="3333DB3F" w:rsidR="001871C6" w:rsidRPr="00E7112D" w:rsidRDefault="001871C6">
            <w:pPr>
              <w:pStyle w:val="GOSTTablenorm"/>
            </w:pPr>
            <w:r w:rsidRPr="00E7112D">
              <w:t>Если в запросе параметры отображения данных (</w:t>
            </w:r>
            <w:r w:rsidRPr="007F05AD">
              <w:t>VisualParams</w:t>
            </w:r>
            <w:r w:rsidRPr="00E7112D">
              <w:t>) заданы и признак расчета итоговой строки (</w:t>
            </w:r>
            <w:r w:rsidRPr="007F05AD">
              <w:t>SummaryOnlyShow</w:t>
            </w:r>
            <w:r w:rsidRPr="00E7112D">
              <w:t xml:space="preserve">) не заполнен, то передается </w:t>
            </w:r>
            <w:r w:rsidRPr="00E7112D">
              <w:rPr>
                <w:rFonts w:eastAsiaTheme="majorEastAsia"/>
              </w:rPr>
              <w:t>перечень аналитических признаков, указанных в запросе</w:t>
            </w:r>
            <w:r w:rsidRPr="00E7112D">
              <w:t xml:space="preserve">. </w:t>
            </w:r>
            <w:r w:rsidR="000D04D7" w:rsidRPr="00E7112D">
              <w:t>При Documents = 0 (необходимы только атрибуты счетов) аналитические признаки, не участвующие в расчете балансов (свойства записи учета), игнорируются в процессе обработки запроса в случае их указания в параметрах отображения (VisualParams).</w:t>
            </w:r>
          </w:p>
          <w:p w14:paraId="6A65AC32" w14:textId="77777777" w:rsidR="001871C6" w:rsidRPr="00E7112D" w:rsidRDefault="001871C6">
            <w:pPr>
              <w:pStyle w:val="GOSTTablenorm"/>
            </w:pPr>
            <w:r w:rsidRPr="00E7112D">
              <w:t>Если в запросе параметры отображения данных (</w:t>
            </w:r>
            <w:r w:rsidRPr="007F05AD">
              <w:t>VisualParams</w:t>
            </w:r>
            <w:r w:rsidRPr="00E7112D">
              <w:t>) не заданы и признак расчета итоговой строки (</w:t>
            </w:r>
            <w:r w:rsidRPr="007F05AD">
              <w:t>SummaryOnlyShow</w:t>
            </w:r>
            <w:r w:rsidRPr="00E7112D">
              <w:t xml:space="preserve">) не заполнен, то передаются аналитические признаки, входящие в структуру номера счета согласно настройкам </w:t>
            </w:r>
            <w:r w:rsidRPr="007F05AD">
              <w:t>SVAP</w:t>
            </w:r>
            <w:r w:rsidRPr="00E7112D">
              <w:t xml:space="preserve"> (для </w:t>
            </w:r>
            <w:r w:rsidRPr="007F05AD">
              <w:t>Documents</w:t>
            </w:r>
            <w:r w:rsidRPr="00E7112D">
              <w:t xml:space="preserve"> = «0»), или все аналитические признаки, зарегистрированные в </w:t>
            </w:r>
            <w:r w:rsidRPr="007F05AD">
              <w:t>SVAP</w:t>
            </w:r>
            <w:r w:rsidRPr="00E7112D">
              <w:t xml:space="preserve"> (для </w:t>
            </w:r>
            <w:r w:rsidRPr="007F05AD">
              <w:t>Documents</w:t>
            </w:r>
            <w:r w:rsidRPr="00E7112D">
              <w:t xml:space="preserve"> = «1»). Аналитический признак, не входящий в структуру номера счета, указывается в ответе в случае, если его значение не пусто.</w:t>
            </w:r>
          </w:p>
          <w:p w14:paraId="598BE54F" w14:textId="51261639" w:rsidR="001871C6" w:rsidRPr="00E7112D" w:rsidRDefault="001871C6">
            <w:pPr>
              <w:pStyle w:val="GOSTTablenorm"/>
            </w:pPr>
            <w:r w:rsidRPr="00E7112D">
              <w:t>Если в запросе заполнен признак расчета итоговой строки (</w:t>
            </w:r>
            <w:r w:rsidRPr="007F05AD">
              <w:t>SummaryOnlyShow</w:t>
            </w:r>
            <w:r w:rsidRPr="00E7112D">
              <w:t>), то в ответе параметры отображения данных не заполняются</w:t>
            </w:r>
          </w:p>
        </w:tc>
      </w:tr>
      <w:tr w:rsidR="00E47F57" w:rsidRPr="00B9499D" w14:paraId="09084C5B" w14:textId="77777777" w:rsidTr="007F05AD">
        <w:tc>
          <w:tcPr>
            <w:tcW w:w="1100" w:type="pct"/>
          </w:tcPr>
          <w:p w14:paraId="136B4B68" w14:textId="77777777" w:rsidR="0097524B" w:rsidRPr="00CF7429" w:rsidRDefault="0097524B">
            <w:pPr>
              <w:pStyle w:val="GOSTTablenorm"/>
            </w:pPr>
            <w:r w:rsidRPr="00CF7429">
              <w:t>Наименование аналитического признака</w:t>
            </w:r>
          </w:p>
        </w:tc>
        <w:tc>
          <w:tcPr>
            <w:tcW w:w="750" w:type="pct"/>
          </w:tcPr>
          <w:p w14:paraId="16388676" w14:textId="77777777" w:rsidR="0097524B" w:rsidRPr="007F05AD" w:rsidRDefault="0097524B">
            <w:pPr>
              <w:pStyle w:val="GOSTTablenorm"/>
            </w:pPr>
            <w:r w:rsidRPr="007F05AD">
              <w:rPr>
                <w:b/>
              </w:rPr>
              <w:t>RespData:VisualParams:</w:t>
            </w:r>
            <w:r w:rsidRPr="007F05AD">
              <w:t>param</w:t>
            </w:r>
          </w:p>
        </w:tc>
        <w:tc>
          <w:tcPr>
            <w:tcW w:w="500" w:type="pct"/>
          </w:tcPr>
          <w:p w14:paraId="118B20C1" w14:textId="77777777" w:rsidR="0097524B" w:rsidRPr="00CF7429" w:rsidRDefault="0097524B">
            <w:pPr>
              <w:pStyle w:val="GOSTTablenorm"/>
            </w:pPr>
            <w:r w:rsidRPr="00CF7429">
              <w:t>Строка</w:t>
            </w:r>
          </w:p>
        </w:tc>
        <w:tc>
          <w:tcPr>
            <w:tcW w:w="300" w:type="pct"/>
          </w:tcPr>
          <w:p w14:paraId="21745552" w14:textId="77777777" w:rsidR="0097524B" w:rsidRPr="00335858" w:rsidRDefault="0097524B" w:rsidP="007F05AD">
            <w:pPr>
              <w:pStyle w:val="GOSTTablenorm"/>
            </w:pPr>
            <w:r w:rsidRPr="00335858">
              <w:t>Нет</w:t>
            </w:r>
          </w:p>
        </w:tc>
        <w:tc>
          <w:tcPr>
            <w:tcW w:w="315" w:type="pct"/>
          </w:tcPr>
          <w:p w14:paraId="06F9F007" w14:textId="77777777" w:rsidR="0097524B" w:rsidRPr="007F05AD" w:rsidRDefault="0097524B" w:rsidP="007F05AD">
            <w:pPr>
              <w:pStyle w:val="GOSTTablenorm"/>
            </w:pPr>
            <w:r w:rsidRPr="007F05AD">
              <w:t>&lt;=100</w:t>
            </w:r>
          </w:p>
        </w:tc>
        <w:tc>
          <w:tcPr>
            <w:tcW w:w="2085" w:type="pct"/>
          </w:tcPr>
          <w:p w14:paraId="3D79E9BA" w14:textId="77777777" w:rsidR="0097524B" w:rsidRPr="00CF7429" w:rsidRDefault="0097524B">
            <w:pPr>
              <w:pStyle w:val="GOSTTablenorm"/>
            </w:pPr>
            <w:r w:rsidRPr="00CF7429">
              <w:t>Наименование аналитического признака</w:t>
            </w:r>
            <w:r w:rsidR="001871C6" w:rsidRPr="00CF7429">
              <w:t xml:space="preserve">. Указывается системное наименование в соответствии со справочником «Аналитические признаки» в </w:t>
            </w:r>
            <w:r w:rsidR="001871C6" w:rsidRPr="007F05AD">
              <w:t>SVAP</w:t>
            </w:r>
          </w:p>
        </w:tc>
      </w:tr>
      <w:tr w:rsidR="00E47F57" w:rsidRPr="00B9499D" w14:paraId="0883686D" w14:textId="77777777" w:rsidTr="007F05AD">
        <w:tc>
          <w:tcPr>
            <w:tcW w:w="1100" w:type="pct"/>
          </w:tcPr>
          <w:p w14:paraId="1E65F2FC" w14:textId="77777777" w:rsidR="0097524B" w:rsidRPr="00CF7429" w:rsidRDefault="0097524B">
            <w:pPr>
              <w:pStyle w:val="GOSTTablenorm"/>
            </w:pPr>
            <w:r w:rsidRPr="00CF7429">
              <w:t>Значение аналитического признака</w:t>
            </w:r>
          </w:p>
        </w:tc>
        <w:tc>
          <w:tcPr>
            <w:tcW w:w="750" w:type="pct"/>
          </w:tcPr>
          <w:p w14:paraId="482782AA" w14:textId="77777777" w:rsidR="0097524B" w:rsidRPr="00CF7429" w:rsidRDefault="0097524B">
            <w:pPr>
              <w:pStyle w:val="GOSTTablenorm"/>
            </w:pPr>
            <w:r w:rsidRPr="007F05AD">
              <w:rPr>
                <w:b/>
              </w:rPr>
              <w:t>RespData:VisualParams:</w:t>
            </w:r>
            <w:r w:rsidRPr="007F05AD">
              <w:t>value</w:t>
            </w:r>
          </w:p>
        </w:tc>
        <w:tc>
          <w:tcPr>
            <w:tcW w:w="500" w:type="pct"/>
          </w:tcPr>
          <w:p w14:paraId="2ECC9AC9" w14:textId="77777777" w:rsidR="0097524B" w:rsidRPr="00CF7429" w:rsidRDefault="0097524B">
            <w:pPr>
              <w:pStyle w:val="GOSTTablenorm"/>
            </w:pPr>
            <w:r w:rsidRPr="00CF7429">
              <w:t>Строка</w:t>
            </w:r>
          </w:p>
        </w:tc>
        <w:tc>
          <w:tcPr>
            <w:tcW w:w="300" w:type="pct"/>
          </w:tcPr>
          <w:p w14:paraId="7A5AE17D" w14:textId="77777777" w:rsidR="0097524B" w:rsidRPr="00335858" w:rsidRDefault="0097524B" w:rsidP="007F05AD">
            <w:pPr>
              <w:pStyle w:val="GOSTTablenorm"/>
            </w:pPr>
            <w:r w:rsidRPr="00335858">
              <w:t>Нет</w:t>
            </w:r>
          </w:p>
        </w:tc>
        <w:tc>
          <w:tcPr>
            <w:tcW w:w="315" w:type="pct"/>
          </w:tcPr>
          <w:p w14:paraId="0B897BC3" w14:textId="77777777" w:rsidR="0097524B" w:rsidRPr="00A60059" w:rsidRDefault="0097524B" w:rsidP="007F05AD">
            <w:pPr>
              <w:pStyle w:val="GOSTTablenorm"/>
            </w:pPr>
            <w:r w:rsidRPr="00A60059">
              <w:t>&lt;=1000</w:t>
            </w:r>
          </w:p>
        </w:tc>
        <w:tc>
          <w:tcPr>
            <w:tcW w:w="2085" w:type="pct"/>
          </w:tcPr>
          <w:p w14:paraId="345DAB5A" w14:textId="77777777" w:rsidR="0097524B" w:rsidRPr="00CF7429" w:rsidRDefault="0097524B">
            <w:pPr>
              <w:pStyle w:val="GOSTTablenorm"/>
            </w:pPr>
            <w:r w:rsidRPr="00CF7429">
              <w:t>Значение аналитического признака</w:t>
            </w:r>
            <w:r w:rsidR="001871C6" w:rsidRPr="00CF7429">
              <w:t xml:space="preserve">. </w:t>
            </w:r>
            <w:r w:rsidR="001871C6" w:rsidRPr="00CF7429">
              <w:rPr>
                <w:rFonts w:eastAsiaTheme="minorEastAsia"/>
              </w:rPr>
              <w:t xml:space="preserve">При отсутствии значения </w:t>
            </w:r>
            <w:r w:rsidR="001871C6" w:rsidRPr="00CF7429">
              <w:rPr>
                <w:rFonts w:eastAsiaTheme="minorHAnsi"/>
              </w:rPr>
              <w:t>аналитических признаков, входящих в структуру номера счета</w:t>
            </w:r>
            <w:r w:rsidR="001871C6" w:rsidRPr="00CF7429">
              <w:rPr>
                <w:rFonts w:eastAsiaTheme="minorEastAsia"/>
              </w:rPr>
              <w:t>, возвращается значение «-» (прочерк)</w:t>
            </w:r>
          </w:p>
        </w:tc>
      </w:tr>
      <w:tr w:rsidR="00E47F57" w:rsidRPr="00B9499D" w14:paraId="0008F0B6" w14:textId="77777777" w:rsidTr="007F05AD">
        <w:tc>
          <w:tcPr>
            <w:tcW w:w="1100" w:type="pct"/>
          </w:tcPr>
          <w:p w14:paraId="3449D113" w14:textId="77777777" w:rsidR="00E47F57" w:rsidRPr="00CF7429" w:rsidRDefault="00E47F57">
            <w:pPr>
              <w:pStyle w:val="GOSTTablenorm"/>
            </w:pPr>
            <w:r w:rsidRPr="00CF7429">
              <w:lastRenderedPageBreak/>
              <w:t>К</w:t>
            </w:r>
            <w:r w:rsidRPr="007F05AD">
              <w:t>од валюты</w:t>
            </w:r>
            <w:r w:rsidRPr="00CF7429">
              <w:t xml:space="preserve"> по ОКВ</w:t>
            </w:r>
          </w:p>
        </w:tc>
        <w:tc>
          <w:tcPr>
            <w:tcW w:w="750" w:type="pct"/>
          </w:tcPr>
          <w:p w14:paraId="0EE69794" w14:textId="77777777" w:rsidR="00E47F57" w:rsidRPr="007F05AD" w:rsidRDefault="00E47F57">
            <w:pPr>
              <w:pStyle w:val="GOSTTablenorm"/>
            </w:pPr>
            <w:r w:rsidRPr="007F05AD">
              <w:rPr>
                <w:b/>
              </w:rPr>
              <w:t>RespData:</w:t>
            </w:r>
            <w:r w:rsidRPr="007F05AD">
              <w:t>CurrencyCode</w:t>
            </w:r>
          </w:p>
        </w:tc>
        <w:tc>
          <w:tcPr>
            <w:tcW w:w="500" w:type="pct"/>
          </w:tcPr>
          <w:p w14:paraId="3F51BBCB" w14:textId="77777777" w:rsidR="00E47F57" w:rsidRPr="007F05AD" w:rsidRDefault="00E47F57" w:rsidP="007F05AD">
            <w:pPr>
              <w:pStyle w:val="GOSTTablenorm"/>
            </w:pPr>
            <w:r w:rsidRPr="007F05AD">
              <w:t>Строка</w:t>
            </w:r>
          </w:p>
        </w:tc>
        <w:tc>
          <w:tcPr>
            <w:tcW w:w="300" w:type="pct"/>
          </w:tcPr>
          <w:p w14:paraId="3D9E28F9" w14:textId="77777777" w:rsidR="00E47F57" w:rsidRPr="007F05AD" w:rsidRDefault="00E47F57" w:rsidP="007F05AD">
            <w:pPr>
              <w:pStyle w:val="GOSTTablenorm"/>
            </w:pPr>
            <w:r w:rsidRPr="007F05AD">
              <w:t>Нет</w:t>
            </w:r>
          </w:p>
        </w:tc>
        <w:tc>
          <w:tcPr>
            <w:tcW w:w="315" w:type="pct"/>
          </w:tcPr>
          <w:p w14:paraId="7796A435" w14:textId="77777777" w:rsidR="00E47F57" w:rsidRPr="007F05AD" w:rsidRDefault="00E47F57" w:rsidP="007F05AD">
            <w:pPr>
              <w:pStyle w:val="GOSTTablenorm"/>
            </w:pPr>
            <w:r w:rsidRPr="007F05AD">
              <w:t>=3</w:t>
            </w:r>
          </w:p>
        </w:tc>
        <w:tc>
          <w:tcPr>
            <w:tcW w:w="2085" w:type="pct"/>
          </w:tcPr>
          <w:p w14:paraId="69267798" w14:textId="77777777" w:rsidR="00E47F57" w:rsidRPr="00CF7429" w:rsidRDefault="00E47F57">
            <w:pPr>
              <w:pStyle w:val="GOSTTablenorm"/>
            </w:pPr>
            <w:r w:rsidRPr="00CF7429">
              <w:t>Цифровой код валюты по Общероссийскому классификатору валют.</w:t>
            </w:r>
          </w:p>
          <w:p w14:paraId="03C6E341" w14:textId="0CE4E153" w:rsidR="00E47F57" w:rsidRPr="00A60059" w:rsidRDefault="00E47F57" w:rsidP="007F05AD">
            <w:pPr>
              <w:pStyle w:val="GOSTTablenorm"/>
            </w:pPr>
            <w:r w:rsidRPr="00335858">
              <w:t>Заполняется, если в запросе параметр «Отображать код валюты» (CurrencyCodeShow) = 1</w:t>
            </w:r>
          </w:p>
        </w:tc>
      </w:tr>
      <w:tr w:rsidR="00E47F57" w:rsidRPr="007E5A12" w14:paraId="5072AA37" w14:textId="77777777" w:rsidTr="007F05AD">
        <w:tc>
          <w:tcPr>
            <w:tcW w:w="1100" w:type="pct"/>
          </w:tcPr>
          <w:p w14:paraId="72071D27" w14:textId="77777777" w:rsidR="0097524B" w:rsidRPr="007F05AD" w:rsidRDefault="0097524B">
            <w:pPr>
              <w:pStyle w:val="GOSTTablenorm"/>
              <w:rPr>
                <w:b/>
              </w:rPr>
            </w:pPr>
            <w:r w:rsidRPr="007F05AD">
              <w:rPr>
                <w:b/>
              </w:rPr>
              <w:t>Показатели состояния лицевого счета</w:t>
            </w:r>
          </w:p>
        </w:tc>
        <w:tc>
          <w:tcPr>
            <w:tcW w:w="750" w:type="pct"/>
          </w:tcPr>
          <w:p w14:paraId="15F6535D" w14:textId="77777777" w:rsidR="0097524B" w:rsidRPr="007F05AD" w:rsidRDefault="0097524B">
            <w:pPr>
              <w:pStyle w:val="GOSTTablenorm"/>
              <w:rPr>
                <w:b/>
              </w:rPr>
            </w:pPr>
            <w:r w:rsidRPr="007F05AD">
              <w:rPr>
                <w:b/>
              </w:rPr>
              <w:t>RespData:Indicators</w:t>
            </w:r>
          </w:p>
        </w:tc>
        <w:tc>
          <w:tcPr>
            <w:tcW w:w="500" w:type="pct"/>
          </w:tcPr>
          <w:p w14:paraId="25E8D128" w14:textId="77777777" w:rsidR="0097524B" w:rsidRPr="00335858" w:rsidRDefault="0097524B" w:rsidP="007F05AD">
            <w:pPr>
              <w:pStyle w:val="GOSTTablenorm"/>
            </w:pPr>
            <w:r w:rsidRPr="00335858">
              <w:t>Массив</w:t>
            </w:r>
          </w:p>
        </w:tc>
        <w:tc>
          <w:tcPr>
            <w:tcW w:w="300" w:type="pct"/>
          </w:tcPr>
          <w:p w14:paraId="6FACB21C" w14:textId="77777777" w:rsidR="0097524B" w:rsidRPr="00A60059" w:rsidRDefault="0097524B" w:rsidP="007F05AD">
            <w:pPr>
              <w:pStyle w:val="GOSTTablenorm"/>
            </w:pPr>
            <w:r w:rsidRPr="00A60059">
              <w:t>Да</w:t>
            </w:r>
          </w:p>
        </w:tc>
        <w:tc>
          <w:tcPr>
            <w:tcW w:w="315" w:type="pct"/>
          </w:tcPr>
          <w:p w14:paraId="4F39E06B" w14:textId="77777777" w:rsidR="0097524B" w:rsidRPr="00CF7429" w:rsidRDefault="0097524B">
            <w:pPr>
              <w:pStyle w:val="GOSTTablenorm"/>
            </w:pPr>
            <w:r w:rsidRPr="00CF7429">
              <w:t>-</w:t>
            </w:r>
          </w:p>
        </w:tc>
        <w:tc>
          <w:tcPr>
            <w:tcW w:w="2085" w:type="pct"/>
          </w:tcPr>
          <w:p w14:paraId="7A6359A3" w14:textId="2395C12D" w:rsidR="0097524B" w:rsidRPr="00CF7429" w:rsidRDefault="0097524B">
            <w:pPr>
              <w:pStyle w:val="GOSTTablenorm"/>
            </w:pPr>
            <w:r w:rsidRPr="00CF7429">
              <w:t>Массив рассчитанных значений показателей состояни</w:t>
            </w:r>
            <w:r w:rsidR="00207911" w:rsidRPr="00CF7429">
              <w:t>я</w:t>
            </w:r>
            <w:r w:rsidRPr="00CF7429">
              <w:t xml:space="preserve"> лицевого счета по комбинации аналитических признаков, указанных в парамтетрах отображения (</w:t>
            </w:r>
            <w:r w:rsidRPr="007F05AD">
              <w:t>VisualParams</w:t>
            </w:r>
            <w:r w:rsidRPr="00CF7429">
              <w:t xml:space="preserve">), и/или </w:t>
            </w:r>
            <w:r w:rsidR="001871C6" w:rsidRPr="00CF7429">
              <w:t xml:space="preserve">по </w:t>
            </w:r>
            <w:r w:rsidRPr="00CF7429">
              <w:t>ревизитам первичных документов (</w:t>
            </w:r>
            <w:r w:rsidR="001871C6" w:rsidRPr="00CF7429">
              <w:t xml:space="preserve">если в запросе </w:t>
            </w:r>
            <w:r w:rsidRPr="007F05AD">
              <w:t>Documents</w:t>
            </w:r>
            <w:r w:rsidRPr="00CF7429">
              <w:t xml:space="preserve"> = «1»)</w:t>
            </w:r>
          </w:p>
        </w:tc>
      </w:tr>
      <w:tr w:rsidR="00E47F57" w:rsidRPr="007E5A12" w14:paraId="293E6105" w14:textId="77777777" w:rsidTr="007F05AD">
        <w:tc>
          <w:tcPr>
            <w:tcW w:w="1100" w:type="pct"/>
          </w:tcPr>
          <w:p w14:paraId="59F8DE50" w14:textId="77777777" w:rsidR="0097524B" w:rsidRPr="00CF7429" w:rsidRDefault="0097524B">
            <w:pPr>
              <w:pStyle w:val="GOSTTablenorm"/>
            </w:pPr>
            <w:r w:rsidRPr="00CF7429">
              <w:t>Код показателя</w:t>
            </w:r>
          </w:p>
        </w:tc>
        <w:tc>
          <w:tcPr>
            <w:tcW w:w="750" w:type="pct"/>
          </w:tcPr>
          <w:p w14:paraId="3B759734" w14:textId="77777777" w:rsidR="0097524B" w:rsidRPr="007F05AD" w:rsidRDefault="0097524B">
            <w:pPr>
              <w:pStyle w:val="GOSTTablenorm"/>
            </w:pPr>
            <w:r w:rsidRPr="007F05AD">
              <w:rPr>
                <w:b/>
              </w:rPr>
              <w:t>RespData:Indicators:</w:t>
            </w:r>
            <w:r w:rsidR="001871C6" w:rsidRPr="007F05AD">
              <w:t>data</w:t>
            </w:r>
          </w:p>
        </w:tc>
        <w:tc>
          <w:tcPr>
            <w:tcW w:w="500" w:type="pct"/>
          </w:tcPr>
          <w:p w14:paraId="29366E33" w14:textId="77777777" w:rsidR="0097524B" w:rsidRPr="00335858" w:rsidRDefault="0097524B" w:rsidP="007F05AD">
            <w:pPr>
              <w:pStyle w:val="GOSTTablenorm"/>
            </w:pPr>
            <w:r w:rsidRPr="00335858">
              <w:t>Строка</w:t>
            </w:r>
          </w:p>
        </w:tc>
        <w:tc>
          <w:tcPr>
            <w:tcW w:w="300" w:type="pct"/>
          </w:tcPr>
          <w:p w14:paraId="282E58DF" w14:textId="77777777" w:rsidR="0097524B" w:rsidRPr="00A60059" w:rsidRDefault="0097524B" w:rsidP="007F05AD">
            <w:pPr>
              <w:pStyle w:val="GOSTTablenorm"/>
            </w:pPr>
            <w:r w:rsidRPr="00A60059">
              <w:t>Да</w:t>
            </w:r>
          </w:p>
        </w:tc>
        <w:tc>
          <w:tcPr>
            <w:tcW w:w="315" w:type="pct"/>
          </w:tcPr>
          <w:p w14:paraId="15141B49" w14:textId="77777777" w:rsidR="0097524B" w:rsidRPr="007F05AD" w:rsidRDefault="0097524B">
            <w:pPr>
              <w:pStyle w:val="GOSTTablenorm"/>
            </w:pPr>
            <w:r w:rsidRPr="007F05AD">
              <w:t>&lt;=10</w:t>
            </w:r>
          </w:p>
        </w:tc>
        <w:tc>
          <w:tcPr>
            <w:tcW w:w="2085" w:type="pct"/>
          </w:tcPr>
          <w:p w14:paraId="3F6782CE" w14:textId="77777777" w:rsidR="00207911" w:rsidRPr="00CF7429" w:rsidRDefault="00207911">
            <w:pPr>
              <w:pStyle w:val="GOSTTablenorm"/>
            </w:pPr>
            <w:r w:rsidRPr="00CF7429">
              <w:t>Код (идентификатор)</w:t>
            </w:r>
            <w:r w:rsidR="0097524B" w:rsidRPr="00CF7429">
              <w:t xml:space="preserve"> показателя </w:t>
            </w:r>
            <w:r w:rsidRPr="00CF7429">
              <w:t xml:space="preserve">состояния </w:t>
            </w:r>
            <w:r w:rsidR="0097524B" w:rsidRPr="00CF7429">
              <w:t>лицевого счета</w:t>
            </w:r>
            <w:r w:rsidRPr="00CF7429">
              <w:t>.</w:t>
            </w:r>
          </w:p>
          <w:p w14:paraId="0111F706" w14:textId="7BBD7706" w:rsidR="0097524B" w:rsidRPr="00CF7429" w:rsidRDefault="00207911">
            <w:pPr>
              <w:pStyle w:val="GOSTTablenorm"/>
            </w:pPr>
            <w:r w:rsidRPr="00CF7429">
              <w:t>Значение указывается</w:t>
            </w:r>
            <w:r w:rsidR="0097524B" w:rsidRPr="00CF7429">
              <w:t xml:space="preserve"> в формате </w:t>
            </w:r>
            <w:r w:rsidR="0097524B" w:rsidRPr="007F05AD">
              <w:t>DATA</w:t>
            </w:r>
            <w:r w:rsidR="0097524B" w:rsidRPr="00CF7429">
              <w:t>_</w:t>
            </w:r>
            <w:r w:rsidRPr="007F05AD">
              <w:t>i</w:t>
            </w:r>
            <w:r w:rsidR="0097524B" w:rsidRPr="00CF7429">
              <w:t xml:space="preserve">, где </w:t>
            </w:r>
            <w:r w:rsidRPr="007F05AD">
              <w:t>i</w:t>
            </w:r>
            <w:r w:rsidR="0097524B" w:rsidRPr="00CF7429">
              <w:t xml:space="preserve"> – </w:t>
            </w:r>
            <w:r w:rsidRPr="00CF7429">
              <w:t>код (</w:t>
            </w:r>
            <w:r w:rsidR="0097524B" w:rsidRPr="00CF7429">
              <w:t>идентификатор</w:t>
            </w:r>
            <w:r w:rsidRPr="00CF7429">
              <w:t>)</w:t>
            </w:r>
            <w:r w:rsidR="0097524B" w:rsidRPr="00CF7429">
              <w:t xml:space="preserve"> показателя состояние лицевого счета в соотвествии с </w:t>
            </w:r>
            <w:r w:rsidR="00CF7429" w:rsidRPr="00CF7429">
              <w:t xml:space="preserve">таблицей </w:t>
            </w:r>
            <w:r w:rsidR="00CF7429" w:rsidRPr="002B15ED">
              <w:fldChar w:fldCharType="begin"/>
            </w:r>
            <w:r w:rsidR="00CF7429" w:rsidRPr="00CF7429">
              <w:instrText xml:space="preserve"> REF _Ref156229777 \h </w:instrText>
            </w:r>
            <w:r w:rsidR="00CF7429">
              <w:instrText xml:space="preserve"> \* MERGEFORMAT </w:instrText>
            </w:r>
            <w:r w:rsidR="00CF7429" w:rsidRPr="002B15ED">
              <w:fldChar w:fldCharType="separate"/>
            </w:r>
            <w:r w:rsidR="00D84B4C">
              <w:t>6</w:t>
            </w:r>
            <w:r w:rsidR="00CF7429" w:rsidRPr="002B15ED">
              <w:fldChar w:fldCharType="end"/>
            </w:r>
          </w:p>
        </w:tc>
      </w:tr>
      <w:tr w:rsidR="00E47F57" w:rsidRPr="007E5A12" w14:paraId="7B4DDDB1" w14:textId="77777777" w:rsidTr="007F05AD">
        <w:tc>
          <w:tcPr>
            <w:tcW w:w="1100" w:type="pct"/>
          </w:tcPr>
          <w:p w14:paraId="591CCD5D" w14:textId="77777777" w:rsidR="0097524B" w:rsidRPr="00CF7429" w:rsidRDefault="0097524B">
            <w:pPr>
              <w:pStyle w:val="GOSTTablenorm"/>
            </w:pPr>
            <w:r w:rsidRPr="00CF7429">
              <w:t>Значение показателя</w:t>
            </w:r>
          </w:p>
        </w:tc>
        <w:tc>
          <w:tcPr>
            <w:tcW w:w="750" w:type="pct"/>
          </w:tcPr>
          <w:p w14:paraId="40FF583E" w14:textId="77777777" w:rsidR="0097524B" w:rsidRPr="00CF7429" w:rsidRDefault="0097524B">
            <w:pPr>
              <w:pStyle w:val="GOSTTablenorm"/>
            </w:pPr>
            <w:r w:rsidRPr="007F05AD">
              <w:rPr>
                <w:b/>
              </w:rPr>
              <w:t>RespData:Indicators:</w:t>
            </w:r>
            <w:r w:rsidRPr="007F05AD">
              <w:t>value</w:t>
            </w:r>
          </w:p>
        </w:tc>
        <w:tc>
          <w:tcPr>
            <w:tcW w:w="500" w:type="pct"/>
          </w:tcPr>
          <w:p w14:paraId="1EE91074" w14:textId="77777777" w:rsidR="0097524B" w:rsidRPr="00335858" w:rsidRDefault="0097524B" w:rsidP="007F05AD">
            <w:pPr>
              <w:pStyle w:val="GOSTTablenorm"/>
            </w:pPr>
            <w:r w:rsidRPr="00335858">
              <w:t>Сумма</w:t>
            </w:r>
          </w:p>
        </w:tc>
        <w:tc>
          <w:tcPr>
            <w:tcW w:w="300" w:type="pct"/>
          </w:tcPr>
          <w:p w14:paraId="6E28E204" w14:textId="77777777" w:rsidR="0097524B" w:rsidRPr="00A60059" w:rsidRDefault="0097524B" w:rsidP="007F05AD">
            <w:pPr>
              <w:pStyle w:val="GOSTTablenorm"/>
            </w:pPr>
            <w:r w:rsidRPr="00A60059">
              <w:t>Да</w:t>
            </w:r>
          </w:p>
        </w:tc>
        <w:tc>
          <w:tcPr>
            <w:tcW w:w="315" w:type="pct"/>
          </w:tcPr>
          <w:p w14:paraId="3173B647" w14:textId="4FBB3C2C" w:rsidR="0097524B" w:rsidRPr="00CF7429" w:rsidRDefault="0097524B">
            <w:pPr>
              <w:pStyle w:val="GOSTTablenorm"/>
            </w:pPr>
          </w:p>
        </w:tc>
        <w:tc>
          <w:tcPr>
            <w:tcW w:w="2085" w:type="pct"/>
          </w:tcPr>
          <w:p w14:paraId="3F24A154" w14:textId="77777777" w:rsidR="0097524B" w:rsidRPr="00CF7429" w:rsidRDefault="0097524B">
            <w:pPr>
              <w:pStyle w:val="GOSTTablenorm"/>
            </w:pPr>
            <w:r w:rsidRPr="00CF7429">
              <w:t>Сумма показателя состояния лицевого счета. Если оборот/остатки по счетам/записям учета, участвующим в расчете, отсуствуют, то п</w:t>
            </w:r>
            <w:r w:rsidR="00207911" w:rsidRPr="00CF7429">
              <w:t>а</w:t>
            </w:r>
            <w:r w:rsidRPr="00CF7429">
              <w:t>раметр заполняется нулевым значением (0.00)</w:t>
            </w:r>
          </w:p>
        </w:tc>
      </w:tr>
    </w:tbl>
    <w:p w14:paraId="753EC8C2" w14:textId="77777777" w:rsidR="00AB2587" w:rsidRPr="00E644A4" w:rsidRDefault="00AB2587">
      <w:pPr>
        <w:pStyle w:val="31"/>
      </w:pPr>
      <w:bookmarkStart w:id="1074" w:name="_Toc121319649"/>
      <w:bookmarkStart w:id="1075" w:name="_Toc202537615"/>
      <w:r w:rsidRPr="00E644A4">
        <w:t>Пример ответа</w:t>
      </w:r>
      <w:bookmarkEnd w:id="1074"/>
      <w:bookmarkEnd w:id="1075"/>
    </w:p>
    <w:p w14:paraId="1A95227F" w14:textId="361698F4" w:rsidR="008258BA" w:rsidRDefault="008258BA" w:rsidP="008258BA">
      <w:pPr>
        <w:pStyle w:val="GOSTScript"/>
      </w:pPr>
      <w:r>
        <w:t>{</w:t>
      </w:r>
    </w:p>
    <w:p w14:paraId="66591BAE" w14:textId="77777777" w:rsidR="008258BA" w:rsidRDefault="008258BA" w:rsidP="008258BA">
      <w:pPr>
        <w:pStyle w:val="GOSTScript"/>
      </w:pPr>
      <w:r>
        <w:tab/>
        <w:t>"header": {</w:t>
      </w:r>
    </w:p>
    <w:p w14:paraId="0387CF3C" w14:textId="77777777" w:rsidR="008258BA" w:rsidRDefault="008258BA" w:rsidP="008258BA">
      <w:pPr>
        <w:pStyle w:val="GOSTScript"/>
      </w:pPr>
      <w:r>
        <w:tab/>
      </w:r>
      <w:r>
        <w:tab/>
        <w:t>"Source": "EXP05",</w:t>
      </w:r>
    </w:p>
    <w:p w14:paraId="0C25EF4A" w14:textId="77777777" w:rsidR="008258BA" w:rsidRDefault="008258BA" w:rsidP="008258BA">
      <w:pPr>
        <w:pStyle w:val="GOSTScript"/>
      </w:pPr>
      <w:r>
        <w:tab/>
      </w:r>
      <w:r>
        <w:tab/>
        <w:t>"Receiver": "EXP05",</w:t>
      </w:r>
    </w:p>
    <w:p w14:paraId="2659B018" w14:textId="77777777" w:rsidR="008258BA" w:rsidRDefault="008258BA" w:rsidP="008258BA">
      <w:pPr>
        <w:pStyle w:val="GOSTScript"/>
      </w:pPr>
      <w:r>
        <w:tab/>
      </w:r>
      <w:r>
        <w:tab/>
        <w:t>"AnsDateTime": "2022-11-31 12:21:15",</w:t>
      </w:r>
    </w:p>
    <w:p w14:paraId="59C543C3" w14:textId="77777777" w:rsidR="008258BA" w:rsidRDefault="008258BA" w:rsidP="008258BA">
      <w:pPr>
        <w:pStyle w:val="GOSTScript"/>
      </w:pPr>
      <w:r>
        <w:tab/>
      </w:r>
      <w:r>
        <w:tab/>
        <w:t>"Version": "1.0",</w:t>
      </w:r>
    </w:p>
    <w:p w14:paraId="7FC56EC5" w14:textId="77777777" w:rsidR="008258BA" w:rsidRDefault="008258BA" w:rsidP="008258BA">
      <w:pPr>
        <w:pStyle w:val="GOSTScript"/>
      </w:pPr>
      <w:r>
        <w:tab/>
      </w:r>
      <w:r>
        <w:tab/>
        <w:t>"ReqGuid": "g5t4ce5d-1473-9737-903v-cfa72ba94f10",</w:t>
      </w:r>
    </w:p>
    <w:p w14:paraId="54378116" w14:textId="77777777" w:rsidR="008258BA" w:rsidRDefault="008258BA" w:rsidP="008258BA">
      <w:pPr>
        <w:pStyle w:val="GOSTScript"/>
      </w:pPr>
      <w:r>
        <w:tab/>
      </w:r>
      <w:r>
        <w:tab/>
        <w:t>"AnsGuid": "g5t4ce5d-1473-9737-903v-cfa72ba94f40",</w:t>
      </w:r>
    </w:p>
    <w:p w14:paraId="70601D34" w14:textId="77777777" w:rsidR="008258BA" w:rsidRDefault="008258BA" w:rsidP="008258BA">
      <w:pPr>
        <w:pStyle w:val="GOSTScript"/>
      </w:pPr>
      <w:r>
        <w:tab/>
      </w:r>
      <w:r>
        <w:tab/>
        <w:t>"DocGuid": "g5t4ce5d-1473-9737-903v-cfa72ba94f60",</w:t>
      </w:r>
    </w:p>
    <w:p w14:paraId="324D4987" w14:textId="77777777" w:rsidR="008258BA" w:rsidRDefault="008258BA" w:rsidP="008258BA">
      <w:pPr>
        <w:pStyle w:val="GOSTScript"/>
      </w:pPr>
      <w:r>
        <w:tab/>
      </w:r>
      <w:r>
        <w:tab/>
        <w:t>"Result": "S"</w:t>
      </w:r>
    </w:p>
    <w:p w14:paraId="5A0AA0C6" w14:textId="77777777" w:rsidR="008258BA" w:rsidRDefault="008258BA" w:rsidP="008258BA">
      <w:pPr>
        <w:pStyle w:val="GOSTScript"/>
      </w:pPr>
      <w:r>
        <w:tab/>
        <w:t>},</w:t>
      </w:r>
    </w:p>
    <w:p w14:paraId="64C6B8E0" w14:textId="77777777" w:rsidR="008258BA" w:rsidRDefault="008258BA" w:rsidP="008258BA">
      <w:pPr>
        <w:pStyle w:val="GOSTScript"/>
      </w:pPr>
      <w:r>
        <w:lastRenderedPageBreak/>
        <w:tab/>
        <w:t>"document": {</w:t>
      </w:r>
    </w:p>
    <w:p w14:paraId="36AF4743" w14:textId="77777777" w:rsidR="008258BA" w:rsidRDefault="008258BA" w:rsidP="008258BA">
      <w:pPr>
        <w:pStyle w:val="GOSTScript"/>
      </w:pPr>
      <w:r>
        <w:tab/>
      </w:r>
      <w:r>
        <w:tab/>
        <w:t>"Page": "2",</w:t>
      </w:r>
    </w:p>
    <w:p w14:paraId="7D4D9FAA" w14:textId="77777777" w:rsidR="008258BA" w:rsidRDefault="008258BA" w:rsidP="008258BA">
      <w:pPr>
        <w:pStyle w:val="GOSTScript"/>
      </w:pPr>
      <w:r>
        <w:tab/>
      </w:r>
      <w:r>
        <w:tab/>
        <w:t>"AllPages": "10",</w:t>
      </w:r>
    </w:p>
    <w:p w14:paraId="25F34428" w14:textId="77777777" w:rsidR="008258BA" w:rsidRDefault="008258BA" w:rsidP="008258BA">
      <w:pPr>
        <w:pStyle w:val="GOSTScript"/>
      </w:pPr>
      <w:r>
        <w:tab/>
      </w:r>
      <w:r>
        <w:tab/>
        <w:t>"RespData": [</w:t>
      </w:r>
    </w:p>
    <w:p w14:paraId="008A6EB4" w14:textId="77777777" w:rsidR="008258BA" w:rsidRDefault="008258BA" w:rsidP="008258BA">
      <w:pPr>
        <w:pStyle w:val="GOSTScript"/>
      </w:pPr>
      <w:r>
        <w:tab/>
      </w:r>
      <w:r>
        <w:tab/>
      </w:r>
      <w:r>
        <w:tab/>
        <w:t>{</w:t>
      </w:r>
    </w:p>
    <w:p w14:paraId="59C59D65" w14:textId="77777777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  <w:t>"GUID": "g5t4ce5d-1473-9737-903v-cfa72ba94f70",</w:t>
      </w:r>
    </w:p>
    <w:p w14:paraId="0D3419C4" w14:textId="77777777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  <w:t>"DocType": "MSC_ApplCashFlow",</w:t>
      </w:r>
    </w:p>
    <w:p w14:paraId="22CD2CA0" w14:textId="77777777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  <w:t>"DocNum": "00001",</w:t>
      </w:r>
    </w:p>
    <w:p w14:paraId="3435C759" w14:textId="77777777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  <w:t>"DocDate": "2022-11-24",</w:t>
      </w:r>
    </w:p>
    <w:p w14:paraId="0E2D7747" w14:textId="77777777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  <w:t>"SettlDate": "2022-11-24",</w:t>
      </w:r>
    </w:p>
    <w:p w14:paraId="01459F63" w14:textId="77777777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  <w:t>"ActivDate": "2022-11-24",</w:t>
      </w:r>
    </w:p>
    <w:p w14:paraId="67003C1B" w14:textId="26EBD8B9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  <w:t>"VisualParam</w:t>
      </w:r>
      <w:r w:rsidR="0055312D">
        <w:t>s</w:t>
      </w:r>
      <w:r>
        <w:t>": [</w:t>
      </w:r>
    </w:p>
    <w:p w14:paraId="0F0EB8EC" w14:textId="77777777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</w:r>
      <w:r>
        <w:tab/>
        <w:t>{</w:t>
      </w:r>
    </w:p>
    <w:p w14:paraId="42D8DDE5" w14:textId="77777777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</w:r>
      <w:r>
        <w:tab/>
      </w:r>
      <w:r>
        <w:tab/>
        <w:t>"param": "kbk",</w:t>
      </w:r>
    </w:p>
    <w:p w14:paraId="14C581D2" w14:textId="77777777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</w:r>
      <w:r>
        <w:tab/>
      </w:r>
      <w:r>
        <w:tab/>
        <w:t>"value": "-"</w:t>
      </w:r>
    </w:p>
    <w:p w14:paraId="781210C7" w14:textId="77777777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</w:r>
      <w:r>
        <w:tab/>
        <w:t>},</w:t>
      </w:r>
    </w:p>
    <w:p w14:paraId="681AAB09" w14:textId="77777777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</w:r>
      <w:r>
        <w:tab/>
        <w:t>{</w:t>
      </w:r>
    </w:p>
    <w:p w14:paraId="62206523" w14:textId="77777777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</w:r>
      <w:r>
        <w:tab/>
      </w:r>
      <w:r>
        <w:tab/>
        <w:t>"param": "targetCode",</w:t>
      </w:r>
    </w:p>
    <w:p w14:paraId="0FD4ED00" w14:textId="77777777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</w:r>
      <w:r>
        <w:tab/>
      </w:r>
      <w:r>
        <w:tab/>
        <w:t>"value": "0023"</w:t>
      </w:r>
    </w:p>
    <w:p w14:paraId="7694C115" w14:textId="77777777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</w:r>
      <w:r>
        <w:tab/>
        <w:t>}</w:t>
      </w:r>
    </w:p>
    <w:p w14:paraId="43C049A6" w14:textId="77777777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  <w:t>],</w:t>
      </w:r>
    </w:p>
    <w:p w14:paraId="42D64B6F" w14:textId="77777777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  <w:t>"Indicators": [</w:t>
      </w:r>
    </w:p>
    <w:p w14:paraId="3218AAE8" w14:textId="77777777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</w:r>
      <w:r>
        <w:tab/>
        <w:t>{</w:t>
      </w:r>
    </w:p>
    <w:p w14:paraId="776147FE" w14:textId="77777777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</w:r>
      <w:r>
        <w:tab/>
      </w:r>
      <w:r>
        <w:tab/>
        <w:t>"data": "DATA_2",</w:t>
      </w:r>
    </w:p>
    <w:p w14:paraId="6A13C093" w14:textId="6CA20EA7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</w:r>
      <w:r>
        <w:tab/>
      </w:r>
      <w:r>
        <w:tab/>
        <w:t>"value": 0.00</w:t>
      </w:r>
    </w:p>
    <w:p w14:paraId="12CFB76C" w14:textId="77777777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</w:r>
      <w:r>
        <w:tab/>
        <w:t>},</w:t>
      </w:r>
    </w:p>
    <w:p w14:paraId="45BC72EA" w14:textId="77777777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</w:r>
      <w:r>
        <w:tab/>
        <w:t>{</w:t>
      </w:r>
    </w:p>
    <w:p w14:paraId="69915C30" w14:textId="77777777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</w:r>
      <w:r>
        <w:tab/>
      </w:r>
      <w:r>
        <w:tab/>
        <w:t>"data": "DATA_4",</w:t>
      </w:r>
    </w:p>
    <w:p w14:paraId="088A8DD5" w14:textId="32040E15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</w:r>
      <w:r>
        <w:tab/>
      </w:r>
      <w:r>
        <w:tab/>
        <w:t>"value": 0.00</w:t>
      </w:r>
    </w:p>
    <w:p w14:paraId="466FE98A" w14:textId="77777777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</w:r>
      <w:r>
        <w:tab/>
        <w:t>},</w:t>
      </w:r>
    </w:p>
    <w:p w14:paraId="4E5F1FB5" w14:textId="77777777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</w:r>
      <w:r>
        <w:tab/>
        <w:t>{</w:t>
      </w:r>
    </w:p>
    <w:p w14:paraId="32505505" w14:textId="77777777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</w:r>
      <w:r>
        <w:tab/>
      </w:r>
      <w:r>
        <w:tab/>
        <w:t>"data": "DATA_7",</w:t>
      </w:r>
    </w:p>
    <w:p w14:paraId="4EDA7ABB" w14:textId="5DD44475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</w:r>
      <w:r>
        <w:tab/>
      </w:r>
      <w:r>
        <w:tab/>
        <w:t>"value": 0.00</w:t>
      </w:r>
    </w:p>
    <w:p w14:paraId="2EA33093" w14:textId="77777777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</w:r>
      <w:r>
        <w:tab/>
        <w:t>},</w:t>
      </w:r>
    </w:p>
    <w:p w14:paraId="458B4CAC" w14:textId="77777777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</w:r>
      <w:r>
        <w:tab/>
        <w:t>{</w:t>
      </w:r>
    </w:p>
    <w:p w14:paraId="0C093116" w14:textId="77777777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</w:r>
      <w:r>
        <w:tab/>
      </w:r>
      <w:r>
        <w:tab/>
        <w:t>"data": "DATA_8",</w:t>
      </w:r>
    </w:p>
    <w:p w14:paraId="57ACE139" w14:textId="4B69F6BE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</w:r>
      <w:r>
        <w:tab/>
      </w:r>
      <w:r>
        <w:tab/>
        <w:t>"value": 20.00</w:t>
      </w:r>
    </w:p>
    <w:p w14:paraId="1E492572" w14:textId="77777777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</w:r>
      <w:r>
        <w:tab/>
        <w:t>}</w:t>
      </w:r>
    </w:p>
    <w:p w14:paraId="772E42CE" w14:textId="77777777" w:rsidR="008258BA" w:rsidRDefault="008258BA" w:rsidP="008258BA">
      <w:pPr>
        <w:pStyle w:val="GOSTScript"/>
      </w:pPr>
      <w:r>
        <w:lastRenderedPageBreak/>
        <w:tab/>
      </w:r>
      <w:r>
        <w:tab/>
      </w:r>
      <w:r>
        <w:tab/>
      </w:r>
      <w:r>
        <w:tab/>
        <w:t>]</w:t>
      </w:r>
    </w:p>
    <w:p w14:paraId="44C5C21C" w14:textId="77777777" w:rsidR="008258BA" w:rsidRDefault="008258BA" w:rsidP="008258BA">
      <w:pPr>
        <w:pStyle w:val="GOSTScript"/>
      </w:pPr>
      <w:r>
        <w:tab/>
      </w:r>
      <w:r>
        <w:tab/>
      </w:r>
      <w:r>
        <w:tab/>
        <w:t>},</w:t>
      </w:r>
    </w:p>
    <w:p w14:paraId="71B48DF3" w14:textId="77777777" w:rsidR="008258BA" w:rsidRDefault="008258BA" w:rsidP="008258BA">
      <w:pPr>
        <w:pStyle w:val="GOSTScript"/>
      </w:pPr>
      <w:r>
        <w:tab/>
      </w:r>
      <w:r>
        <w:tab/>
      </w:r>
      <w:r>
        <w:tab/>
        <w:t>{</w:t>
      </w:r>
    </w:p>
    <w:p w14:paraId="36B6A50E" w14:textId="77777777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  <w:t>"GUID": "g5t4ce5d-1473-9737-903v-cfa72ba94f80",</w:t>
      </w:r>
    </w:p>
    <w:p w14:paraId="17E6D4A4" w14:textId="77777777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  <w:t>"DocType": "MSC_PAYM_ORDER_0401060",</w:t>
      </w:r>
    </w:p>
    <w:p w14:paraId="0D786728" w14:textId="77777777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  <w:t>"DocNum": "00002",</w:t>
      </w:r>
    </w:p>
    <w:p w14:paraId="5F1A1942" w14:textId="77777777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  <w:t>"DocDate": "2022-11-25",</w:t>
      </w:r>
    </w:p>
    <w:p w14:paraId="0747EDDE" w14:textId="77777777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  <w:t>"SettlDate": "2022-11-25",</w:t>
      </w:r>
    </w:p>
    <w:p w14:paraId="6D7D1EE9" w14:textId="77777777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  <w:t>"ActivDate": "2022-11-25",</w:t>
      </w:r>
    </w:p>
    <w:p w14:paraId="7417B27F" w14:textId="1EF9DFF2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  <w:t>"VisualParam</w:t>
      </w:r>
      <w:r w:rsidR="0055312D">
        <w:t>s</w:t>
      </w:r>
      <w:r>
        <w:t>": [</w:t>
      </w:r>
    </w:p>
    <w:p w14:paraId="4C27BB08" w14:textId="77777777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</w:r>
      <w:r>
        <w:tab/>
        <w:t>{</w:t>
      </w:r>
    </w:p>
    <w:p w14:paraId="2B3EF65A" w14:textId="77777777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</w:r>
      <w:r>
        <w:tab/>
      </w:r>
      <w:r>
        <w:tab/>
        <w:t>"param": "kbk",</w:t>
      </w:r>
    </w:p>
    <w:p w14:paraId="297DA95F" w14:textId="77777777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</w:r>
      <w:r>
        <w:tab/>
      </w:r>
      <w:r>
        <w:tab/>
        <w:t>"value": "32000000000000000610"</w:t>
      </w:r>
    </w:p>
    <w:p w14:paraId="54D770B6" w14:textId="77777777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</w:r>
      <w:r>
        <w:tab/>
        <w:t>},</w:t>
      </w:r>
    </w:p>
    <w:p w14:paraId="680BCFBB" w14:textId="77777777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</w:r>
      <w:r>
        <w:tab/>
        <w:t>{</w:t>
      </w:r>
    </w:p>
    <w:p w14:paraId="282D1C11" w14:textId="77777777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</w:r>
      <w:r>
        <w:tab/>
      </w:r>
      <w:r>
        <w:tab/>
        <w:t>"param": "targetCode",</w:t>
      </w:r>
    </w:p>
    <w:p w14:paraId="659A7790" w14:textId="77777777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</w:r>
      <w:r>
        <w:tab/>
      </w:r>
      <w:r>
        <w:tab/>
        <w:t>"value": "0023-01"</w:t>
      </w:r>
    </w:p>
    <w:p w14:paraId="71E9C2C6" w14:textId="77777777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</w:r>
      <w:r>
        <w:tab/>
        <w:t>}</w:t>
      </w:r>
    </w:p>
    <w:p w14:paraId="2FE2229D" w14:textId="77777777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  <w:t>],</w:t>
      </w:r>
    </w:p>
    <w:p w14:paraId="11569E1B" w14:textId="77777777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  <w:t>"Indicators": [</w:t>
      </w:r>
    </w:p>
    <w:p w14:paraId="42FC26B5" w14:textId="77777777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</w:r>
      <w:r>
        <w:tab/>
        <w:t>{</w:t>
      </w:r>
    </w:p>
    <w:p w14:paraId="5E65D0BC" w14:textId="77777777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</w:r>
      <w:r>
        <w:tab/>
      </w:r>
      <w:r>
        <w:tab/>
        <w:t>"data": "DATA_2",</w:t>
      </w:r>
    </w:p>
    <w:p w14:paraId="0305941E" w14:textId="3E75E570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</w:r>
      <w:r>
        <w:tab/>
      </w:r>
      <w:r>
        <w:tab/>
        <w:t>"value": 20.00</w:t>
      </w:r>
    </w:p>
    <w:p w14:paraId="080FF1E2" w14:textId="77777777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</w:r>
      <w:r>
        <w:tab/>
        <w:t>},</w:t>
      </w:r>
    </w:p>
    <w:p w14:paraId="66BF1A4F" w14:textId="77777777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</w:r>
      <w:r>
        <w:tab/>
        <w:t>{</w:t>
      </w:r>
    </w:p>
    <w:p w14:paraId="4C6123CD" w14:textId="77777777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</w:r>
      <w:r>
        <w:tab/>
      </w:r>
      <w:r>
        <w:tab/>
        <w:t>"data": "DATA_4",</w:t>
      </w:r>
    </w:p>
    <w:p w14:paraId="45A75B98" w14:textId="5EEC265B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</w:r>
      <w:r>
        <w:tab/>
      </w:r>
      <w:r>
        <w:tab/>
        <w:t>"value": 0.00</w:t>
      </w:r>
    </w:p>
    <w:p w14:paraId="4071B42E" w14:textId="77777777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</w:r>
      <w:r>
        <w:tab/>
        <w:t>},</w:t>
      </w:r>
    </w:p>
    <w:p w14:paraId="651A1A02" w14:textId="77777777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</w:r>
      <w:r>
        <w:tab/>
        <w:t>{</w:t>
      </w:r>
    </w:p>
    <w:p w14:paraId="35649BA3" w14:textId="77777777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</w:r>
      <w:r>
        <w:tab/>
      </w:r>
      <w:r>
        <w:tab/>
        <w:t>"data": "DATA_7",</w:t>
      </w:r>
    </w:p>
    <w:p w14:paraId="6FB39F0B" w14:textId="47414C51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</w:r>
      <w:r>
        <w:tab/>
      </w:r>
      <w:r>
        <w:tab/>
        <w:t>"value": -20.00</w:t>
      </w:r>
    </w:p>
    <w:p w14:paraId="58E9593D" w14:textId="77777777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</w:r>
      <w:r>
        <w:tab/>
        <w:t>},</w:t>
      </w:r>
    </w:p>
    <w:p w14:paraId="0B1156E6" w14:textId="77777777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</w:r>
      <w:r>
        <w:tab/>
        <w:t>{</w:t>
      </w:r>
    </w:p>
    <w:p w14:paraId="333F71F3" w14:textId="77777777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</w:r>
      <w:r>
        <w:tab/>
      </w:r>
      <w:r>
        <w:tab/>
        <w:t>"data": "DATA_8",</w:t>
      </w:r>
    </w:p>
    <w:p w14:paraId="24033A31" w14:textId="1BCAD40D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</w:r>
      <w:r>
        <w:tab/>
      </w:r>
      <w:r>
        <w:tab/>
        <w:t>"value": 0.00</w:t>
      </w:r>
    </w:p>
    <w:p w14:paraId="2ADC2525" w14:textId="77777777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</w:r>
      <w:r>
        <w:tab/>
        <w:t>}</w:t>
      </w:r>
    </w:p>
    <w:p w14:paraId="5A89D0E2" w14:textId="77777777" w:rsidR="008258BA" w:rsidRDefault="008258BA" w:rsidP="008258BA">
      <w:pPr>
        <w:pStyle w:val="GOSTScript"/>
      </w:pPr>
      <w:r>
        <w:tab/>
      </w:r>
      <w:r>
        <w:tab/>
      </w:r>
      <w:r>
        <w:tab/>
      </w:r>
      <w:r>
        <w:tab/>
        <w:t>]</w:t>
      </w:r>
    </w:p>
    <w:p w14:paraId="741F6323" w14:textId="77777777" w:rsidR="008258BA" w:rsidRDefault="008258BA" w:rsidP="008258BA">
      <w:pPr>
        <w:pStyle w:val="GOSTScript"/>
      </w:pPr>
      <w:r>
        <w:tab/>
      </w:r>
      <w:r>
        <w:tab/>
      </w:r>
      <w:r>
        <w:tab/>
        <w:t>}</w:t>
      </w:r>
    </w:p>
    <w:p w14:paraId="732B2B46" w14:textId="77777777" w:rsidR="008258BA" w:rsidRDefault="008258BA" w:rsidP="008258BA">
      <w:pPr>
        <w:pStyle w:val="GOSTScript"/>
      </w:pPr>
      <w:r>
        <w:lastRenderedPageBreak/>
        <w:tab/>
      </w:r>
      <w:r>
        <w:tab/>
        <w:t>]</w:t>
      </w:r>
    </w:p>
    <w:p w14:paraId="5A281C7B" w14:textId="77777777" w:rsidR="008258BA" w:rsidRDefault="008258BA" w:rsidP="008258BA">
      <w:pPr>
        <w:pStyle w:val="GOSTScript"/>
      </w:pPr>
      <w:r>
        <w:tab/>
        <w:t>}</w:t>
      </w:r>
    </w:p>
    <w:p w14:paraId="36F6C748" w14:textId="4FD984DB" w:rsidR="005316F4" w:rsidRPr="00C4380B" w:rsidRDefault="008258BA" w:rsidP="007F05AD">
      <w:pPr>
        <w:pStyle w:val="GOSTScript"/>
      </w:pPr>
      <w:r>
        <w:t>}</w:t>
      </w:r>
    </w:p>
    <w:p w14:paraId="3447E841" w14:textId="77777777" w:rsidR="00AB2587" w:rsidRPr="00886C7E" w:rsidRDefault="00AB2587" w:rsidP="00AB2587">
      <w:pPr>
        <w:pStyle w:val="GOSTNormal"/>
        <w:rPr>
          <w:lang w:val="en-US"/>
        </w:rPr>
      </w:pPr>
    </w:p>
    <w:bookmarkEnd w:id="218"/>
    <w:p w14:paraId="48CB3665" w14:textId="77777777" w:rsidR="00061D61" w:rsidRPr="00886C7E" w:rsidRDefault="00061D61">
      <w:pPr>
        <w:ind w:firstLine="0"/>
        <w:jc w:val="left"/>
        <w:rPr>
          <w:lang w:val="en-US"/>
        </w:rPr>
        <w:sectPr w:rsidR="00061D61" w:rsidRPr="00886C7E" w:rsidSect="007F05AD">
          <w:headerReference w:type="default" r:id="rId20"/>
          <w:footerReference w:type="default" r:id="rId21"/>
          <w:pgSz w:w="16838" w:h="11906" w:orient="landscape" w:code="9"/>
          <w:pgMar w:top="1701" w:right="567" w:bottom="567" w:left="567" w:header="1134" w:footer="284" w:gutter="0"/>
          <w:cols w:space="708"/>
          <w:docGrid w:linePitch="360"/>
        </w:sectPr>
      </w:pPr>
    </w:p>
    <w:bookmarkStart w:id="1076" w:name="_Toc121319651"/>
    <w:p w14:paraId="5A1DC718" w14:textId="699A3651" w:rsidR="008A60BF" w:rsidRPr="008A60BF" w:rsidRDefault="008A60BF" w:rsidP="007F05AD">
      <w:pPr>
        <w:pStyle w:val="a3"/>
      </w:pPr>
      <w:r>
        <w:lastRenderedPageBreak/>
        <w:fldChar w:fldCharType="begin"/>
      </w:r>
      <w:r>
        <w:instrText xml:space="preserve"> SEQ Приложение \* ARABIC </w:instrText>
      </w:r>
      <w:r>
        <w:fldChar w:fldCharType="separate"/>
      </w:r>
      <w:bookmarkStart w:id="1077" w:name="_Ref156229415"/>
      <w:bookmarkStart w:id="1078" w:name="_Toc202537616"/>
      <w:r w:rsidR="00D84B4C">
        <w:rPr>
          <w:noProof/>
        </w:rPr>
        <w:t>1</w:t>
      </w:r>
      <w:bookmarkEnd w:id="1077"/>
      <w:r>
        <w:fldChar w:fldCharType="end"/>
      </w:r>
      <w:r>
        <w:t xml:space="preserve">. </w:t>
      </w:r>
      <w:r w:rsidRPr="000B73D0">
        <w:t>ПЕРЕЧЕНЬ ПОКАЗАТЕЛЕЙ СОСТОЯНИЯ ЛИЦЕВЫХ СЧЕТОВ, РАССЧИТЫВАЕМЫХ В SVAP</w:t>
      </w:r>
      <w:r>
        <w:t xml:space="preserve"> ПО РЕЗУЛЬТАТАМ ОБРАБОТКИ ЗАПРОСОВ С ТИПОМ «</w:t>
      </w:r>
      <w:r>
        <w:rPr>
          <w:lang w:val="en-US"/>
        </w:rPr>
        <w:t>PA</w:t>
      </w:r>
      <w:r>
        <w:t>» И «</w:t>
      </w:r>
      <w:r>
        <w:rPr>
          <w:lang w:val="en-US"/>
        </w:rPr>
        <w:t>CONS</w:t>
      </w:r>
      <w:r>
        <w:t>»</w:t>
      </w:r>
      <w:bookmarkEnd w:id="1078"/>
    </w:p>
    <w:p w14:paraId="145B825E" w14:textId="2839968A" w:rsidR="00D8258B" w:rsidRDefault="00D8258B" w:rsidP="007F05AD">
      <w:pPr>
        <w:pStyle w:val="GOSTNormal"/>
      </w:pPr>
      <w:r>
        <w:t>Перечень показателей состояния лицев</w:t>
      </w:r>
      <w:r w:rsidR="004C62F6">
        <w:t>ых</w:t>
      </w:r>
      <w:r>
        <w:t xml:space="preserve"> счет</w:t>
      </w:r>
      <w:r w:rsidR="004C62F6">
        <w:t>ов</w:t>
      </w:r>
      <w:r>
        <w:t xml:space="preserve">, рассчитываемых в </w:t>
      </w:r>
      <w:r>
        <w:rPr>
          <w:lang w:val="en-US"/>
        </w:rPr>
        <w:t>SVAP</w:t>
      </w:r>
      <w:r>
        <w:t xml:space="preserve"> по запросам «Запрос </w:t>
      </w:r>
      <w:r w:rsidR="004C62F6">
        <w:t xml:space="preserve">расчета </w:t>
      </w:r>
      <w:r>
        <w:t xml:space="preserve">показателей состояния лицевых счетов» (тип </w:t>
      </w:r>
      <w:r>
        <w:rPr>
          <w:lang w:val="en-US"/>
        </w:rPr>
        <w:t>PA</w:t>
      </w:r>
      <w:r>
        <w:t xml:space="preserve">) и «Запрос расчета сводных данных по показателям состояния лицевых счетов» (тип </w:t>
      </w:r>
      <w:r>
        <w:rPr>
          <w:lang w:val="en-US"/>
        </w:rPr>
        <w:t>CONS</w:t>
      </w:r>
      <w:r>
        <w:t xml:space="preserve">), и алгоритм их расчета приведен в </w:t>
      </w:r>
      <w:r w:rsidR="00636B21">
        <w:t xml:space="preserve">таблице </w:t>
      </w:r>
      <w:r w:rsidR="00636B21">
        <w:fldChar w:fldCharType="begin"/>
      </w:r>
      <w:r w:rsidR="00636B21">
        <w:instrText xml:space="preserve"> REF _Ref156229777 \h </w:instrText>
      </w:r>
      <w:r w:rsidR="00636B21">
        <w:fldChar w:fldCharType="separate"/>
      </w:r>
      <w:r w:rsidR="00D84B4C">
        <w:rPr>
          <w:noProof/>
        </w:rPr>
        <w:t>6</w:t>
      </w:r>
      <w:r w:rsidR="00636B21">
        <w:fldChar w:fldCharType="end"/>
      </w:r>
      <w:r>
        <w:t>.</w:t>
      </w:r>
    </w:p>
    <w:p w14:paraId="74FF1483" w14:textId="4E805125" w:rsidR="00D8258B" w:rsidRDefault="00FD0B92" w:rsidP="007F05AD">
      <w:pPr>
        <w:pStyle w:val="GOSTNormal"/>
        <w:rPr>
          <w:ins w:id="1079" w:author="Сказецкая Наталья Камилевна" w:date="2025-09-10T20:01:00Z"/>
          <w:szCs w:val="22"/>
        </w:rPr>
      </w:pPr>
      <w:r>
        <w:t xml:space="preserve">При расчете показателей по операциям со средствами, поступающими во временное распоряжение получателей средств федерального бюджета, из алгоритма расчета исключаются записи учета, </w:t>
      </w:r>
      <w:r>
        <w:rPr>
          <w:szCs w:val="22"/>
        </w:rPr>
        <w:t xml:space="preserve">где в </w:t>
      </w:r>
      <w:r w:rsidRPr="000F5491">
        <w:rPr>
          <w:szCs w:val="22"/>
        </w:rPr>
        <w:t>аналитическ</w:t>
      </w:r>
      <w:r>
        <w:rPr>
          <w:szCs w:val="22"/>
        </w:rPr>
        <w:t>ом</w:t>
      </w:r>
      <w:r w:rsidRPr="000F5491">
        <w:rPr>
          <w:szCs w:val="22"/>
        </w:rPr>
        <w:t xml:space="preserve"> признак</w:t>
      </w:r>
      <w:r>
        <w:rPr>
          <w:szCs w:val="22"/>
        </w:rPr>
        <w:t>е</w:t>
      </w:r>
      <w:r w:rsidRPr="000F5491">
        <w:rPr>
          <w:szCs w:val="22"/>
        </w:rPr>
        <w:t xml:space="preserve"> «</w:t>
      </w:r>
      <w:r w:rsidRPr="00A14048">
        <w:rPr>
          <w:szCs w:val="22"/>
        </w:rPr>
        <w:t>ЗО</w:t>
      </w:r>
      <w:r w:rsidRPr="000F5491">
        <w:rPr>
          <w:szCs w:val="22"/>
        </w:rPr>
        <w:t>»</w:t>
      </w:r>
      <w:r>
        <w:rPr>
          <w:szCs w:val="22"/>
        </w:rPr>
        <w:t xml:space="preserve"> (</w:t>
      </w:r>
      <w:r w:rsidRPr="00A14048">
        <w:rPr>
          <w:szCs w:val="22"/>
        </w:rPr>
        <w:t>pzo</w:t>
      </w:r>
      <w:r w:rsidRPr="0076048A">
        <w:rPr>
          <w:szCs w:val="22"/>
        </w:rPr>
        <w:t xml:space="preserve">) </w:t>
      </w:r>
      <w:r>
        <w:rPr>
          <w:szCs w:val="22"/>
        </w:rPr>
        <w:t xml:space="preserve">указано значение </w:t>
      </w:r>
      <w:r w:rsidRPr="0076048A">
        <w:rPr>
          <w:szCs w:val="22"/>
        </w:rPr>
        <w:t>«ЗГ-ХХ»</w:t>
      </w:r>
      <w:r>
        <w:rPr>
          <w:szCs w:val="22"/>
        </w:rPr>
        <w:t xml:space="preserve">. </w:t>
      </w:r>
      <w:commentRangeStart w:id="1080"/>
      <w:r>
        <w:rPr>
          <w:szCs w:val="22"/>
        </w:rPr>
        <w:t xml:space="preserve">Обеспечивается на стороне </w:t>
      </w:r>
      <w:r>
        <w:t>ФП ГИИС ЭБ</w:t>
      </w:r>
      <w:commentRangeEnd w:id="1080"/>
      <w:r w:rsidR="008A7F76">
        <w:rPr>
          <w:rStyle w:val="affa"/>
          <w:sz w:val="24"/>
          <w:szCs w:val="20"/>
        </w:rPr>
        <w:commentReference w:id="1080"/>
      </w:r>
      <w:r>
        <w:t xml:space="preserve"> через указание в </w:t>
      </w:r>
      <w:r>
        <w:rPr>
          <w:szCs w:val="22"/>
        </w:rPr>
        <w:t>п</w:t>
      </w:r>
      <w:r w:rsidRPr="00B9499D">
        <w:rPr>
          <w:szCs w:val="22"/>
        </w:rPr>
        <w:t>араметр</w:t>
      </w:r>
      <w:r>
        <w:rPr>
          <w:szCs w:val="22"/>
        </w:rPr>
        <w:t>ах</w:t>
      </w:r>
      <w:r w:rsidRPr="00B9499D">
        <w:rPr>
          <w:szCs w:val="22"/>
        </w:rPr>
        <w:t xml:space="preserve"> отбора данных</w:t>
      </w:r>
      <w:r>
        <w:rPr>
          <w:szCs w:val="22"/>
        </w:rPr>
        <w:t xml:space="preserve"> (</w:t>
      </w:r>
      <w:r>
        <w:rPr>
          <w:szCs w:val="22"/>
          <w:lang w:val="en-US"/>
        </w:rPr>
        <w:t>Filter</w:t>
      </w:r>
      <w:r w:rsidRPr="00B9499D">
        <w:rPr>
          <w:szCs w:val="22"/>
          <w:lang w:val="en-US"/>
        </w:rPr>
        <w:t>Params</w:t>
      </w:r>
      <w:r>
        <w:rPr>
          <w:szCs w:val="22"/>
        </w:rPr>
        <w:t xml:space="preserve">) условия </w:t>
      </w:r>
      <w:r w:rsidRPr="00BF4368">
        <w:rPr>
          <w:szCs w:val="22"/>
        </w:rPr>
        <w:t>(</w:t>
      </w:r>
      <w:r>
        <w:rPr>
          <w:szCs w:val="22"/>
          <w:lang w:val="en-US"/>
        </w:rPr>
        <w:t>like</w:t>
      </w:r>
      <w:r w:rsidRPr="00BF4368">
        <w:rPr>
          <w:szCs w:val="22"/>
        </w:rPr>
        <w:t xml:space="preserve"> </w:t>
      </w:r>
      <w:r>
        <w:rPr>
          <w:szCs w:val="22"/>
          <w:lang w:val="en-US"/>
        </w:rPr>
        <w:t>not</w:t>
      </w:r>
      <w:r w:rsidRPr="00BF4368">
        <w:rPr>
          <w:szCs w:val="22"/>
        </w:rPr>
        <w:t xml:space="preserve"> </w:t>
      </w:r>
      <w:r>
        <w:rPr>
          <w:szCs w:val="22"/>
        </w:rPr>
        <w:t>«ЗГ-%») по аналитическому признаку «</w:t>
      </w:r>
      <w:r w:rsidRPr="00A14048">
        <w:rPr>
          <w:szCs w:val="22"/>
        </w:rPr>
        <w:t>pzo</w:t>
      </w:r>
      <w:r>
        <w:rPr>
          <w:szCs w:val="22"/>
        </w:rPr>
        <w:t>».</w:t>
      </w:r>
    </w:p>
    <w:p w14:paraId="2BB5C94A" w14:textId="1AAC31E6" w:rsidR="00104D57" w:rsidRDefault="00104D57" w:rsidP="007F05AD">
      <w:pPr>
        <w:pStyle w:val="GOSTNormal"/>
        <w:rPr>
          <w:ins w:id="1081" w:author="Сказецкая Наталья Камилевна" w:date="2025-09-10T20:01:00Z"/>
          <w:szCs w:val="22"/>
        </w:rPr>
      </w:pPr>
    </w:p>
    <w:p w14:paraId="5B030751" w14:textId="176879DC" w:rsidR="00104D57" w:rsidRPr="00104D57" w:rsidRDefault="00104D57" w:rsidP="00104D57">
      <w:pPr>
        <w:pStyle w:val="affe"/>
        <w:suppressAutoHyphens/>
        <w:rPr>
          <w:rFonts w:ascii="Times New Roman" w:hAnsi="Times New Roman" w:cs="Times New Roman"/>
        </w:rPr>
      </w:pPr>
      <w:ins w:id="1082" w:author="Сказецкая Наталья Камилевна" w:date="2025-09-10T20:01:00Z">
        <w:r w:rsidRPr="00104D57">
          <w:rPr>
            <w:rFonts w:ascii="Times New Roman" w:hAnsi="Times New Roman" w:cs="Times New Roman"/>
          </w:rPr>
          <w:t>Перечень показателей состояния лицевых счетов по операциям участников бюджетного процесса федерального уровня</w:t>
        </w:r>
      </w:ins>
    </w:p>
    <w:p w14:paraId="120EB9E6" w14:textId="32C06A3B" w:rsidR="00E644A4" w:rsidRDefault="00A94F53" w:rsidP="007F05AD">
      <w:pPr>
        <w:pStyle w:val="GOSTNameTable"/>
      </w:pPr>
      <w:r>
        <w:rPr>
          <w:noProof/>
        </w:rPr>
        <w:lastRenderedPageBreak/>
        <w:fldChar w:fldCharType="begin"/>
      </w:r>
      <w:r>
        <w:rPr>
          <w:noProof/>
        </w:rPr>
        <w:instrText xml:space="preserve"> SEQ Таблица \* ARABIC </w:instrText>
      </w:r>
      <w:r>
        <w:rPr>
          <w:noProof/>
        </w:rPr>
        <w:fldChar w:fldCharType="separate"/>
      </w:r>
      <w:bookmarkStart w:id="1083" w:name="_Ref156229777"/>
      <w:bookmarkStart w:id="1084" w:name="_Toc202537624"/>
      <w:r w:rsidR="00D84B4C">
        <w:rPr>
          <w:noProof/>
        </w:rPr>
        <w:t>6</w:t>
      </w:r>
      <w:bookmarkEnd w:id="1083"/>
      <w:r>
        <w:rPr>
          <w:noProof/>
        </w:rPr>
        <w:fldChar w:fldCharType="end"/>
      </w:r>
      <w:r w:rsidR="00E644A4">
        <w:t xml:space="preserve"> </w:t>
      </w:r>
      <w:r w:rsidR="00D84B4C">
        <w:t>–</w:t>
      </w:r>
      <w:r w:rsidR="00E644A4">
        <w:t xml:space="preserve"> </w:t>
      </w:r>
      <w:r w:rsidR="00E644A4" w:rsidRPr="00E34164">
        <w:t>Перечень показателей состояния лицевых счетов по операциям участников бюджетного процесса федерального уровня</w:t>
      </w:r>
      <w:bookmarkEnd w:id="1084"/>
    </w:p>
    <w:tbl>
      <w:tblPr>
        <w:tblStyle w:val="GOSTTable"/>
        <w:tblW w:w="5307" w:type="pct"/>
        <w:tblLayout w:type="fixed"/>
        <w:tblLook w:val="0760" w:firstRow="1" w:lastRow="1" w:firstColumn="0" w:lastColumn="1" w:noHBand="1" w:noVBand="1"/>
      </w:tblPr>
      <w:tblGrid>
        <w:gridCol w:w="415"/>
        <w:gridCol w:w="1985"/>
        <w:gridCol w:w="929"/>
        <w:gridCol w:w="930"/>
        <w:gridCol w:w="1203"/>
        <w:gridCol w:w="1136"/>
        <w:gridCol w:w="1003"/>
        <w:gridCol w:w="3688"/>
        <w:gridCol w:w="846"/>
        <w:gridCol w:w="710"/>
        <w:gridCol w:w="853"/>
        <w:gridCol w:w="710"/>
        <w:gridCol w:w="710"/>
        <w:gridCol w:w="710"/>
        <w:gridCol w:w="830"/>
      </w:tblGrid>
      <w:tr w:rsidR="00D45F66" w:rsidRPr="005E26C1" w14:paraId="656DC8FC" w14:textId="77777777" w:rsidTr="00D45F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1"/>
        </w:trPr>
        <w:tc>
          <w:tcPr>
            <w:tcW w:w="720" w:type="pct"/>
            <w:gridSpan w:val="2"/>
            <w:vMerge w:val="restart"/>
          </w:tcPr>
          <w:p w14:paraId="664461F2" w14:textId="3C603879" w:rsidR="00D45F66" w:rsidRPr="005E26C1" w:rsidRDefault="00D45F66" w:rsidP="00F32A64">
            <w:pPr>
              <w:pStyle w:val="GOSTTableHead"/>
              <w:rPr>
                <w:szCs w:val="22"/>
              </w:rPr>
            </w:pPr>
            <w:r w:rsidRPr="005E26C1">
              <w:rPr>
                <w:szCs w:val="22"/>
              </w:rPr>
              <w:t>Наименование</w:t>
            </w:r>
          </w:p>
        </w:tc>
        <w:tc>
          <w:tcPr>
            <w:tcW w:w="279" w:type="pct"/>
            <w:vMerge w:val="restart"/>
          </w:tcPr>
          <w:p w14:paraId="73B8F4E7" w14:textId="0BDB7F92" w:rsidR="00D45F66" w:rsidRPr="009A77F1" w:rsidRDefault="00D45F66" w:rsidP="00F32A64">
            <w:pPr>
              <w:pStyle w:val="GOSTTableHead"/>
              <w:rPr>
                <w:szCs w:val="22"/>
              </w:rPr>
            </w:pPr>
            <w:ins w:id="1085" w:author="Краснова Наталья EXP-332161" w:date="2026-03-19T16:42:00Z">
              <w:r>
                <w:rPr>
                  <w:szCs w:val="22"/>
                </w:rPr>
                <w:t xml:space="preserve">Организация, </w:t>
              </w:r>
            </w:ins>
            <w:ins w:id="1086" w:author="Краснова Наталья EXP-332161" w:date="2026-03-19T16:46:00Z">
              <w:r>
                <w:rPr>
                  <w:szCs w:val="22"/>
                </w:rPr>
                <w:t>ответственная за настройку показателя</w:t>
              </w:r>
            </w:ins>
            <w:ins w:id="1087" w:author="Краснова Наталья EXP-332161" w:date="2026-03-19T16:44:00Z">
              <w:r>
                <w:rPr>
                  <w:rStyle w:val="af4"/>
                  <w:szCs w:val="22"/>
                </w:rPr>
                <w:footnoteReference w:id="6"/>
              </w:r>
            </w:ins>
          </w:p>
        </w:tc>
        <w:tc>
          <w:tcPr>
            <w:tcW w:w="1282" w:type="pct"/>
            <w:gridSpan w:val="4"/>
          </w:tcPr>
          <w:p w14:paraId="686E62D8" w14:textId="5D8FE109" w:rsidR="00D45F66" w:rsidRPr="005E26C1" w:rsidRDefault="00D45F66" w:rsidP="00F32A64">
            <w:pPr>
              <w:pStyle w:val="GOSTTableHead"/>
              <w:rPr>
                <w:szCs w:val="22"/>
              </w:rPr>
            </w:pPr>
            <w:r w:rsidRPr="009A77F1">
              <w:rPr>
                <w:szCs w:val="22"/>
              </w:rPr>
              <w:t>Код (идентификатор)</w:t>
            </w:r>
          </w:p>
        </w:tc>
        <w:tc>
          <w:tcPr>
            <w:tcW w:w="1107" w:type="pct"/>
            <w:vMerge w:val="restart"/>
            <w:hideMark/>
          </w:tcPr>
          <w:p w14:paraId="6DD2E1D1" w14:textId="77777777" w:rsidR="00D45F66" w:rsidRPr="005E26C1" w:rsidRDefault="00D45F66" w:rsidP="00F32A64">
            <w:pPr>
              <w:pStyle w:val="GOSTTableHead"/>
              <w:rPr>
                <w:szCs w:val="22"/>
              </w:rPr>
            </w:pPr>
            <w:r w:rsidRPr="005E26C1">
              <w:rPr>
                <w:szCs w:val="22"/>
              </w:rPr>
              <w:t>Алгоритм расчета</w:t>
            </w:r>
          </w:p>
        </w:tc>
        <w:tc>
          <w:tcPr>
            <w:tcW w:w="254" w:type="pct"/>
            <w:vMerge w:val="restart"/>
          </w:tcPr>
          <w:p w14:paraId="4E2DF79A" w14:textId="4A1B53FD" w:rsidR="00D45F66" w:rsidRPr="005E26C1" w:rsidRDefault="00D45F66" w:rsidP="00F32A64">
            <w:pPr>
              <w:pStyle w:val="GOSTTableHead"/>
              <w:rPr>
                <w:szCs w:val="22"/>
              </w:rPr>
            </w:pPr>
            <w:r>
              <w:rPr>
                <w:szCs w:val="22"/>
              </w:rPr>
              <w:t>План счетов, по которому учтены операции</w:t>
            </w:r>
          </w:p>
        </w:tc>
        <w:tc>
          <w:tcPr>
            <w:tcW w:w="1358" w:type="pct"/>
            <w:gridSpan w:val="6"/>
            <w:vMerge w:val="restart"/>
          </w:tcPr>
          <w:p w14:paraId="54809F58" w14:textId="1CA6EBBC" w:rsidR="00D45F66" w:rsidRPr="005E26C1" w:rsidRDefault="00D45F66" w:rsidP="00F32A64">
            <w:pPr>
              <w:pStyle w:val="GOSTTableHead"/>
              <w:rPr>
                <w:szCs w:val="22"/>
              </w:rPr>
            </w:pPr>
            <w:r w:rsidRPr="005E26C1">
              <w:rPr>
                <w:szCs w:val="22"/>
              </w:rPr>
              <w:t>Применение</w:t>
            </w:r>
          </w:p>
        </w:tc>
      </w:tr>
      <w:tr w:rsidR="00D45F66" w:rsidRPr="005E26C1" w14:paraId="1C9850D6" w14:textId="77777777" w:rsidTr="00D45F66">
        <w:trPr>
          <w:trHeight w:val="341"/>
        </w:trPr>
        <w:tc>
          <w:tcPr>
            <w:tcW w:w="720" w:type="pct"/>
            <w:gridSpan w:val="2"/>
            <w:vMerge/>
          </w:tcPr>
          <w:p w14:paraId="32EEBEF7" w14:textId="77777777" w:rsidR="00D45F66" w:rsidRPr="005E26C1" w:rsidRDefault="00D45F66" w:rsidP="00AD6EDD">
            <w:pPr>
              <w:pStyle w:val="GOSTTableHead"/>
              <w:rPr>
                <w:szCs w:val="22"/>
              </w:rPr>
            </w:pPr>
          </w:p>
        </w:tc>
        <w:tc>
          <w:tcPr>
            <w:tcW w:w="279" w:type="pct"/>
            <w:vMerge/>
            <w:shd w:val="clear" w:color="auto" w:fill="E2E2E2"/>
          </w:tcPr>
          <w:p w14:paraId="7DCC3802" w14:textId="77777777" w:rsidR="00D45F66" w:rsidRDefault="00D45F66" w:rsidP="00AD6EDD">
            <w:pPr>
              <w:pStyle w:val="GOSTTableHead"/>
              <w:rPr>
                <w:szCs w:val="22"/>
              </w:rPr>
            </w:pPr>
          </w:p>
        </w:tc>
        <w:tc>
          <w:tcPr>
            <w:tcW w:w="279" w:type="pct"/>
            <w:shd w:val="clear" w:color="auto" w:fill="E2E2E2"/>
          </w:tcPr>
          <w:p w14:paraId="0E33E20E" w14:textId="19982B92" w:rsidR="00D45F66" w:rsidRDefault="00D45F66" w:rsidP="00AD6EDD">
            <w:pPr>
              <w:pStyle w:val="GOSTTableHead"/>
              <w:rPr>
                <w:szCs w:val="22"/>
              </w:rPr>
            </w:pPr>
            <w:r>
              <w:rPr>
                <w:szCs w:val="22"/>
              </w:rPr>
              <w:t>запрос</w:t>
            </w:r>
            <w:r w:rsidRPr="005E26C1">
              <w:rPr>
                <w:szCs w:val="22"/>
              </w:rPr>
              <w:t xml:space="preserve"> </w:t>
            </w:r>
            <w:r w:rsidRPr="00BD6543">
              <w:rPr>
                <w:szCs w:val="22"/>
              </w:rPr>
              <w:t>PA</w:t>
            </w:r>
          </w:p>
        </w:tc>
        <w:tc>
          <w:tcPr>
            <w:tcW w:w="1003" w:type="pct"/>
            <w:gridSpan w:val="3"/>
            <w:shd w:val="clear" w:color="auto" w:fill="E2E2E2"/>
          </w:tcPr>
          <w:p w14:paraId="6A460A55" w14:textId="6D486ABE" w:rsidR="00D45F66" w:rsidRPr="005E26C1" w:rsidRDefault="00D45F66" w:rsidP="00AD6EDD">
            <w:pPr>
              <w:pStyle w:val="GOSTTableHead"/>
              <w:rPr>
                <w:szCs w:val="22"/>
              </w:rPr>
            </w:pPr>
            <w:r>
              <w:rPr>
                <w:szCs w:val="22"/>
              </w:rPr>
              <w:t>запрос</w:t>
            </w:r>
            <w:r w:rsidRPr="005E26C1">
              <w:rPr>
                <w:szCs w:val="22"/>
              </w:rPr>
              <w:t xml:space="preserve"> </w:t>
            </w:r>
            <w:r w:rsidRPr="005E26C1">
              <w:rPr>
                <w:szCs w:val="22"/>
                <w:lang w:val="en-US"/>
              </w:rPr>
              <w:t>CONS</w:t>
            </w:r>
          </w:p>
        </w:tc>
        <w:tc>
          <w:tcPr>
            <w:tcW w:w="1107" w:type="pct"/>
            <w:vMerge/>
          </w:tcPr>
          <w:p w14:paraId="1C075FC2" w14:textId="77777777" w:rsidR="00D45F66" w:rsidRPr="005E26C1" w:rsidRDefault="00D45F66" w:rsidP="00AD6EDD">
            <w:pPr>
              <w:pStyle w:val="GOSTTableHead"/>
              <w:rPr>
                <w:szCs w:val="22"/>
              </w:rPr>
            </w:pPr>
          </w:p>
        </w:tc>
        <w:tc>
          <w:tcPr>
            <w:tcW w:w="254" w:type="pct"/>
            <w:vMerge/>
          </w:tcPr>
          <w:p w14:paraId="61F15923" w14:textId="77777777" w:rsidR="00D45F66" w:rsidRDefault="00D45F66" w:rsidP="00AD6EDD">
            <w:pPr>
              <w:pStyle w:val="GOSTTableHead"/>
              <w:rPr>
                <w:szCs w:val="22"/>
              </w:rPr>
            </w:pPr>
          </w:p>
        </w:tc>
        <w:tc>
          <w:tcPr>
            <w:tcW w:w="1358" w:type="pct"/>
            <w:gridSpan w:val="6"/>
            <w:vMerge/>
          </w:tcPr>
          <w:p w14:paraId="02F56E62" w14:textId="77777777" w:rsidR="00D45F66" w:rsidRPr="005E26C1" w:rsidRDefault="00D45F66" w:rsidP="00AD6EDD">
            <w:pPr>
              <w:pStyle w:val="GOSTTableHead"/>
              <w:rPr>
                <w:szCs w:val="22"/>
              </w:rPr>
            </w:pPr>
          </w:p>
        </w:tc>
      </w:tr>
      <w:tr w:rsidR="00D45F66" w:rsidRPr="005E26C1" w14:paraId="226D4DB3" w14:textId="77777777" w:rsidTr="00D45F66">
        <w:tc>
          <w:tcPr>
            <w:tcW w:w="720" w:type="pct"/>
            <w:gridSpan w:val="2"/>
            <w:vMerge/>
          </w:tcPr>
          <w:p w14:paraId="3FC45978" w14:textId="284209A2" w:rsidR="00D45F66" w:rsidRPr="005E26C1" w:rsidRDefault="00D45F66" w:rsidP="00AD6EDD">
            <w:pPr>
              <w:ind w:firstLine="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79" w:type="pct"/>
            <w:vMerge/>
            <w:shd w:val="clear" w:color="auto" w:fill="E2E2E2"/>
          </w:tcPr>
          <w:p w14:paraId="392E451B" w14:textId="77777777" w:rsidR="00D45F66" w:rsidRDefault="00D45F66" w:rsidP="00AD6EDD">
            <w:pPr>
              <w:pStyle w:val="GOSTTableHead"/>
              <w:rPr>
                <w:szCs w:val="22"/>
              </w:rPr>
            </w:pPr>
          </w:p>
        </w:tc>
        <w:tc>
          <w:tcPr>
            <w:tcW w:w="279" w:type="pct"/>
            <w:shd w:val="clear" w:color="auto" w:fill="E2E2E2"/>
          </w:tcPr>
          <w:p w14:paraId="32FC8406" w14:textId="1E8D98DE" w:rsidR="00D45F66" w:rsidDel="00BD6543" w:rsidRDefault="00D45F66" w:rsidP="00AD6EDD">
            <w:pPr>
              <w:pStyle w:val="GOSTTableHead"/>
            </w:pPr>
            <w:r>
              <w:rPr>
                <w:szCs w:val="22"/>
              </w:rPr>
              <w:t xml:space="preserve">вид отчета </w:t>
            </w:r>
            <w:r w:rsidRPr="00BD6543">
              <w:rPr>
                <w:szCs w:val="22"/>
              </w:rPr>
              <w:t>PA</w:t>
            </w:r>
            <w:r w:rsidRPr="00141AE4">
              <w:rPr>
                <w:szCs w:val="22"/>
              </w:rPr>
              <w:t>_</w:t>
            </w:r>
            <w:r w:rsidRPr="00BD6543">
              <w:rPr>
                <w:szCs w:val="22"/>
              </w:rPr>
              <w:t>SVR</w:t>
            </w:r>
            <w:r>
              <w:rPr>
                <w:szCs w:val="22"/>
              </w:rPr>
              <w:t xml:space="preserve"> </w:t>
            </w:r>
          </w:p>
        </w:tc>
        <w:tc>
          <w:tcPr>
            <w:tcW w:w="361" w:type="pct"/>
            <w:shd w:val="clear" w:color="auto" w:fill="E2E2E2"/>
          </w:tcPr>
          <w:p w14:paraId="5C71F091" w14:textId="77777777" w:rsidR="00D45F66" w:rsidRPr="00C377DA" w:rsidRDefault="00D45F66" w:rsidP="00AD6EDD">
            <w:pPr>
              <w:pStyle w:val="GOSTTableHead"/>
            </w:pPr>
            <w:r>
              <w:t>вид</w:t>
            </w:r>
            <w:r w:rsidRPr="00C377DA">
              <w:t xml:space="preserve"> </w:t>
            </w:r>
            <w:r>
              <w:t>отчета</w:t>
            </w:r>
            <w:r w:rsidRPr="00C377DA">
              <w:t xml:space="preserve"> </w:t>
            </w:r>
            <w:r>
              <w:rPr>
                <w:lang w:val="en-US"/>
              </w:rPr>
              <w:t>FAIP</w:t>
            </w:r>
            <w:r w:rsidRPr="00C377DA">
              <w:t>/</w:t>
            </w:r>
          </w:p>
          <w:p w14:paraId="791565D7" w14:textId="77777777" w:rsidR="00D45F66" w:rsidRDefault="00D45F66" w:rsidP="00AD6EDD">
            <w:pPr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KMI</w:t>
            </w:r>
            <w:r w:rsidRPr="00C377DA">
              <w:rPr>
                <w:b/>
                <w:bCs/>
                <w:sz w:val="22"/>
                <w:szCs w:val="22"/>
              </w:rPr>
              <w:t>/</w:t>
            </w:r>
          </w:p>
          <w:p w14:paraId="76F63545" w14:textId="02CA2638" w:rsidR="00D45F66" w:rsidRPr="00AD6EDD" w:rsidRDefault="00D45F66" w:rsidP="003C1A80">
            <w:pPr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BALBO</w:t>
            </w:r>
            <w:r w:rsidRPr="00AD6EDD">
              <w:rPr>
                <w:b/>
                <w:bCs/>
                <w:sz w:val="22"/>
                <w:szCs w:val="22"/>
              </w:rPr>
              <w:t>_</w:t>
            </w:r>
            <w:r>
              <w:rPr>
                <w:b/>
                <w:bCs/>
                <w:sz w:val="22"/>
                <w:szCs w:val="22"/>
                <w:lang w:val="en-US"/>
              </w:rPr>
              <w:t>GABS</w:t>
            </w:r>
          </w:p>
        </w:tc>
        <w:tc>
          <w:tcPr>
            <w:tcW w:w="341" w:type="pct"/>
            <w:shd w:val="clear" w:color="auto" w:fill="E2E2E2"/>
            <w:hideMark/>
          </w:tcPr>
          <w:p w14:paraId="73BCF94D" w14:textId="708308E3" w:rsidR="00D45F66" w:rsidRPr="00754F18" w:rsidRDefault="00D45F66" w:rsidP="00AD6EDD">
            <w:pPr>
              <w:pStyle w:val="GOSTTableHead"/>
              <w:rPr>
                <w:szCs w:val="22"/>
              </w:rPr>
            </w:pPr>
            <w:r>
              <w:rPr>
                <w:szCs w:val="22"/>
              </w:rPr>
              <w:t xml:space="preserve">вид отчета </w:t>
            </w:r>
            <w:r>
              <w:rPr>
                <w:szCs w:val="22"/>
                <w:lang w:val="en-US"/>
              </w:rPr>
              <w:t>PA</w:t>
            </w:r>
            <w:r w:rsidRPr="006F56D0">
              <w:rPr>
                <w:szCs w:val="22"/>
              </w:rPr>
              <w:t>_</w:t>
            </w:r>
            <w:r>
              <w:rPr>
                <w:szCs w:val="22"/>
                <w:lang w:val="en-US"/>
              </w:rPr>
              <w:t>GRBS</w:t>
            </w:r>
            <w:r w:rsidRPr="006F56D0">
              <w:rPr>
                <w:szCs w:val="22"/>
              </w:rPr>
              <w:t>/</w:t>
            </w:r>
            <w:r>
              <w:rPr>
                <w:szCs w:val="22"/>
                <w:lang w:val="en-US"/>
              </w:rPr>
              <w:t>PA</w:t>
            </w:r>
            <w:r w:rsidRPr="006F56D0">
              <w:rPr>
                <w:szCs w:val="22"/>
              </w:rPr>
              <w:t>_</w:t>
            </w:r>
            <w:r>
              <w:rPr>
                <w:szCs w:val="22"/>
                <w:lang w:val="en-US"/>
              </w:rPr>
              <w:t>GAIF</w:t>
            </w:r>
            <w:r w:rsidRPr="006F56D0">
              <w:rPr>
                <w:szCs w:val="22"/>
              </w:rPr>
              <w:t xml:space="preserve">/ </w:t>
            </w:r>
            <w:r>
              <w:rPr>
                <w:szCs w:val="22"/>
                <w:lang w:val="en-US"/>
              </w:rPr>
              <w:t>PA</w:t>
            </w:r>
            <w:r w:rsidRPr="00BB1327">
              <w:rPr>
                <w:szCs w:val="22"/>
              </w:rPr>
              <w:t>_</w:t>
            </w:r>
            <w:r>
              <w:rPr>
                <w:szCs w:val="22"/>
                <w:lang w:val="en-US"/>
              </w:rPr>
              <w:t>PBS</w:t>
            </w:r>
            <w:r>
              <w:rPr>
                <w:szCs w:val="22"/>
              </w:rPr>
              <w:t>/</w:t>
            </w:r>
            <w:r w:rsidRPr="006F56D0">
              <w:rPr>
                <w:szCs w:val="22"/>
              </w:rPr>
              <w:t xml:space="preserve"> </w:t>
            </w:r>
            <w:r>
              <w:rPr>
                <w:szCs w:val="22"/>
                <w:lang w:val="en-US"/>
              </w:rPr>
              <w:t>PA</w:t>
            </w:r>
            <w:r w:rsidRPr="00141AE4">
              <w:rPr>
                <w:szCs w:val="22"/>
              </w:rPr>
              <w:t>_</w:t>
            </w:r>
            <w:r>
              <w:rPr>
                <w:szCs w:val="22"/>
                <w:lang w:val="en-US"/>
              </w:rPr>
              <w:t>SVR</w:t>
            </w:r>
            <w:r>
              <w:rPr>
                <w:szCs w:val="22"/>
              </w:rPr>
              <w:t xml:space="preserve">/ </w:t>
            </w:r>
            <w:r>
              <w:rPr>
                <w:szCs w:val="22"/>
                <w:lang w:val="en-US"/>
              </w:rPr>
              <w:t>PA</w:t>
            </w:r>
            <w:r w:rsidRPr="006F56D0">
              <w:rPr>
                <w:szCs w:val="22"/>
              </w:rPr>
              <w:t>_</w:t>
            </w:r>
            <w:r>
              <w:rPr>
                <w:szCs w:val="22"/>
                <w:lang w:val="en-US"/>
              </w:rPr>
              <w:t>AIF</w:t>
            </w:r>
            <w:r w:rsidRPr="006F56D0">
              <w:rPr>
                <w:szCs w:val="22"/>
              </w:rPr>
              <w:t xml:space="preserve">/ </w:t>
            </w:r>
            <w:r>
              <w:rPr>
                <w:szCs w:val="22"/>
                <w:lang w:val="en-US"/>
              </w:rPr>
              <w:t>PA</w:t>
            </w:r>
            <w:r w:rsidRPr="006F56D0">
              <w:rPr>
                <w:szCs w:val="22"/>
              </w:rPr>
              <w:t>_</w:t>
            </w:r>
            <w:r>
              <w:rPr>
                <w:szCs w:val="22"/>
                <w:lang w:val="en-US"/>
              </w:rPr>
              <w:t>IPBS</w:t>
            </w:r>
          </w:p>
        </w:tc>
        <w:tc>
          <w:tcPr>
            <w:tcW w:w="301" w:type="pct"/>
            <w:shd w:val="clear" w:color="auto" w:fill="E2E2E2"/>
            <w:hideMark/>
          </w:tcPr>
          <w:p w14:paraId="3DBD406A" w14:textId="20A194DA" w:rsidR="00D45F66" w:rsidRPr="005E26C1" w:rsidRDefault="00D45F66" w:rsidP="00AD6EDD">
            <w:pPr>
              <w:pStyle w:val="GOSTTableHead"/>
              <w:rPr>
                <w:szCs w:val="22"/>
              </w:rPr>
            </w:pPr>
            <w:r>
              <w:rPr>
                <w:szCs w:val="22"/>
              </w:rPr>
              <w:t xml:space="preserve">вид отчета </w:t>
            </w:r>
            <w:r>
              <w:rPr>
                <w:szCs w:val="22"/>
                <w:lang w:val="en-US"/>
              </w:rPr>
              <w:t>EXP</w:t>
            </w:r>
            <w:r w:rsidRPr="006F56D0">
              <w:rPr>
                <w:szCs w:val="22"/>
              </w:rPr>
              <w:t>/</w:t>
            </w:r>
            <w:r>
              <w:rPr>
                <w:szCs w:val="22"/>
              </w:rPr>
              <w:t xml:space="preserve"> </w:t>
            </w:r>
            <w:r w:rsidRPr="006F56D0">
              <w:rPr>
                <w:szCs w:val="22"/>
                <w:lang w:val="en-US"/>
              </w:rPr>
              <w:t>SRC</w:t>
            </w:r>
            <w:r>
              <w:rPr>
                <w:szCs w:val="22"/>
              </w:rPr>
              <w:t>/</w:t>
            </w:r>
            <w:r w:rsidRPr="006F56D0">
              <w:rPr>
                <w:szCs w:val="22"/>
              </w:rPr>
              <w:t xml:space="preserve"> </w:t>
            </w:r>
            <w:r w:rsidRPr="00201A30">
              <w:rPr>
                <w:szCs w:val="22"/>
              </w:rPr>
              <w:t>TMP</w:t>
            </w:r>
          </w:p>
        </w:tc>
        <w:tc>
          <w:tcPr>
            <w:tcW w:w="1107" w:type="pct"/>
            <w:vMerge/>
            <w:shd w:val="clear" w:color="auto" w:fill="D9D9D9" w:themeFill="background1" w:themeFillShade="D9"/>
            <w:hideMark/>
          </w:tcPr>
          <w:p w14:paraId="205CF096" w14:textId="77777777" w:rsidR="00D45F66" w:rsidRPr="005E26C1" w:rsidRDefault="00D45F66" w:rsidP="00AD6EDD">
            <w:pPr>
              <w:ind w:firstLine="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54" w:type="pct"/>
            <w:vMerge/>
            <w:shd w:val="clear" w:color="auto" w:fill="E0E0E0"/>
          </w:tcPr>
          <w:p w14:paraId="2886684F" w14:textId="77777777" w:rsidR="00D45F66" w:rsidRPr="005E26C1" w:rsidRDefault="00D45F66" w:rsidP="00AD6EDD">
            <w:pPr>
              <w:pStyle w:val="GOSTTableHead"/>
              <w:rPr>
                <w:szCs w:val="22"/>
              </w:rPr>
            </w:pPr>
          </w:p>
        </w:tc>
        <w:tc>
          <w:tcPr>
            <w:tcW w:w="213" w:type="pct"/>
            <w:shd w:val="clear" w:color="auto" w:fill="E0E0E0"/>
          </w:tcPr>
          <w:p w14:paraId="475C72EB" w14:textId="77777777" w:rsidR="00D45F66" w:rsidRPr="005E26C1" w:rsidRDefault="00D45F66" w:rsidP="00AD6EDD">
            <w:pPr>
              <w:pStyle w:val="GOSTTableHead"/>
              <w:rPr>
                <w:szCs w:val="22"/>
              </w:rPr>
            </w:pPr>
            <w:r>
              <w:rPr>
                <w:szCs w:val="22"/>
              </w:rPr>
              <w:t>л/с с кодом 01</w:t>
            </w:r>
          </w:p>
        </w:tc>
        <w:tc>
          <w:tcPr>
            <w:tcW w:w="256" w:type="pct"/>
            <w:shd w:val="clear" w:color="auto" w:fill="E0E0E0"/>
          </w:tcPr>
          <w:p w14:paraId="40B18181" w14:textId="77777777" w:rsidR="00D45F66" w:rsidRPr="005E26C1" w:rsidRDefault="00D45F66" w:rsidP="00AD6EDD">
            <w:pPr>
              <w:pStyle w:val="GOSTTableHead"/>
              <w:rPr>
                <w:szCs w:val="22"/>
              </w:rPr>
            </w:pPr>
            <w:r>
              <w:rPr>
                <w:szCs w:val="22"/>
              </w:rPr>
              <w:t>л/с с кодом 06, 07</w:t>
            </w:r>
          </w:p>
        </w:tc>
        <w:tc>
          <w:tcPr>
            <w:tcW w:w="213" w:type="pct"/>
            <w:shd w:val="clear" w:color="auto" w:fill="E0E0E0"/>
          </w:tcPr>
          <w:p w14:paraId="74C20D6C" w14:textId="79932077" w:rsidR="00D45F66" w:rsidRPr="005E26C1" w:rsidRDefault="00D45F66" w:rsidP="00AD6EDD">
            <w:pPr>
              <w:pStyle w:val="GOSTTableHead"/>
              <w:rPr>
                <w:szCs w:val="22"/>
              </w:rPr>
            </w:pPr>
            <w:r>
              <w:rPr>
                <w:szCs w:val="22"/>
              </w:rPr>
              <w:t>л/с с кодом 03, 14</w:t>
            </w:r>
          </w:p>
        </w:tc>
        <w:tc>
          <w:tcPr>
            <w:tcW w:w="213" w:type="pct"/>
            <w:shd w:val="clear" w:color="auto" w:fill="E0E0E0"/>
            <w:hideMark/>
          </w:tcPr>
          <w:p w14:paraId="6C7324C2" w14:textId="3C163246" w:rsidR="00D45F66" w:rsidRPr="005E26C1" w:rsidRDefault="00D45F66" w:rsidP="00AD6EDD">
            <w:pPr>
              <w:pStyle w:val="GOSTTableHead"/>
              <w:rPr>
                <w:szCs w:val="22"/>
              </w:rPr>
            </w:pPr>
            <w:r w:rsidRPr="005E26C1">
              <w:rPr>
                <w:szCs w:val="22"/>
              </w:rPr>
              <w:t>л/с с кодом 05</w:t>
            </w:r>
          </w:p>
        </w:tc>
        <w:tc>
          <w:tcPr>
            <w:tcW w:w="213" w:type="pct"/>
            <w:shd w:val="clear" w:color="auto" w:fill="E0E0E0"/>
          </w:tcPr>
          <w:p w14:paraId="18562AA7" w14:textId="4805C443" w:rsidR="00D45F66" w:rsidRPr="002A1A30" w:rsidRDefault="00D45F66" w:rsidP="00AD6EDD">
            <w:pPr>
              <w:pStyle w:val="GOSTTableHead"/>
              <w:rPr>
                <w:szCs w:val="22"/>
              </w:rPr>
            </w:pPr>
            <w:r>
              <w:rPr>
                <w:szCs w:val="22"/>
              </w:rPr>
              <w:t>л/с с кодом 08, 09</w:t>
            </w:r>
          </w:p>
        </w:tc>
        <w:tc>
          <w:tcPr>
            <w:tcW w:w="249" w:type="pct"/>
            <w:shd w:val="clear" w:color="auto" w:fill="E0E0E0"/>
          </w:tcPr>
          <w:p w14:paraId="3CAF0C07" w14:textId="77777777" w:rsidR="00D45F66" w:rsidRDefault="00D45F66" w:rsidP="00AD6EDD">
            <w:pPr>
              <w:pStyle w:val="GOSTTableHead"/>
              <w:rPr>
                <w:szCs w:val="22"/>
              </w:rPr>
            </w:pPr>
            <w:r>
              <w:rPr>
                <w:szCs w:val="22"/>
              </w:rPr>
              <w:t>л/с с кодом 10</w:t>
            </w:r>
          </w:p>
        </w:tc>
      </w:tr>
      <w:tr w:rsidR="00D45F66" w:rsidRPr="005E26C1" w14:paraId="68CD14BB" w14:textId="77777777" w:rsidTr="00D45F66">
        <w:tc>
          <w:tcPr>
            <w:tcW w:w="125" w:type="pct"/>
          </w:tcPr>
          <w:p w14:paraId="72C9DA07" w14:textId="17C557F5" w:rsidR="00D45F66" w:rsidRPr="005E26C1" w:rsidRDefault="00D45F66" w:rsidP="00AD6EDD">
            <w:pPr>
              <w:pStyle w:val="GOSTTableNum"/>
            </w:pPr>
          </w:p>
        </w:tc>
        <w:tc>
          <w:tcPr>
            <w:tcW w:w="596" w:type="pct"/>
            <w:vMerge w:val="restart"/>
            <w:hideMark/>
          </w:tcPr>
          <w:p w14:paraId="564A87BF" w14:textId="4148C8C8" w:rsidR="00D45F66" w:rsidRPr="005E26C1" w:rsidRDefault="00D45F66" w:rsidP="00AD6EDD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Поступления</w:t>
            </w:r>
          </w:p>
        </w:tc>
        <w:tc>
          <w:tcPr>
            <w:tcW w:w="279" w:type="pct"/>
            <w:vMerge w:val="restart"/>
          </w:tcPr>
          <w:p w14:paraId="7983C762" w14:textId="74E5D7C7" w:rsidR="00D45F66" w:rsidRPr="005E26C1" w:rsidRDefault="00D45F66" w:rsidP="00AD6EDD">
            <w:pPr>
              <w:pStyle w:val="GOSTTablenorm"/>
              <w:rPr>
                <w:szCs w:val="22"/>
              </w:rPr>
            </w:pPr>
            <w:ins w:id="1093" w:author="Краснова Наталья EXP-332161" w:date="2026-03-19T16:46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67502302" w14:textId="3F1DE916" w:rsidR="00D45F66" w:rsidRDefault="00D45F66" w:rsidP="00AD6EDD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136</w:t>
            </w:r>
          </w:p>
        </w:tc>
        <w:tc>
          <w:tcPr>
            <w:tcW w:w="361" w:type="pct"/>
          </w:tcPr>
          <w:p w14:paraId="1F9C1006" w14:textId="1C6199A5" w:rsidR="00D45F66" w:rsidRPr="005E26C1" w:rsidRDefault="00D45F66" w:rsidP="00AD6EDD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  <w:hideMark/>
          </w:tcPr>
          <w:p w14:paraId="04467B50" w14:textId="6C0972FE" w:rsidR="00D45F66" w:rsidRPr="005E26C1" w:rsidRDefault="00D45F66" w:rsidP="00AD6EDD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  <w:hideMark/>
          </w:tcPr>
          <w:p w14:paraId="1EF56622" w14:textId="418D6CFD" w:rsidR="00D45F66" w:rsidRPr="005E26C1" w:rsidRDefault="00D45F66" w:rsidP="00AD6EDD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  <w:hideMark/>
          </w:tcPr>
          <w:p w14:paraId="475BF76D" w14:textId="6E942F7B" w:rsidR="00D45F66" w:rsidRPr="005E26C1" w:rsidRDefault="00D45F66" w:rsidP="00AD6EDD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Сумма поступлений средств на ЛС текущего финансового года.</w:t>
            </w:r>
          </w:p>
          <w:p w14:paraId="2E2FD89B" w14:textId="77777777" w:rsidR="00D45F66" w:rsidRPr="005E26C1" w:rsidRDefault="00D45F66" w:rsidP="00AD6EDD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7C957B23" w14:textId="14BAA364" w:rsidR="00D45F66" w:rsidRPr="005E26C1" w:rsidRDefault="00D45F66" w:rsidP="00AD6EDD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Оборот по Кт за отчетный период по показателям:</w:t>
            </w:r>
          </w:p>
          <w:p w14:paraId="0DA1DCD6" w14:textId="7BAA4E15" w:rsidR="00D45F66" w:rsidRPr="005E26C1" w:rsidRDefault="00D45F66" w:rsidP="00AD6EDD">
            <w:pPr>
              <w:pStyle w:val="GOSTTableListMark1"/>
            </w:pPr>
            <w:r w:rsidRPr="005E26C1">
              <w:t>ПОСТУПЛЕНИЯ_КУ</w:t>
            </w:r>
            <w:r>
              <w:t>,</w:t>
            </w:r>
          </w:p>
          <w:p w14:paraId="0CC129A3" w14:textId="12987764" w:rsidR="00D45F66" w:rsidRDefault="00D45F66" w:rsidP="00AD6EDD">
            <w:pPr>
              <w:pStyle w:val="GOSTTableListMark1"/>
            </w:pPr>
            <w:r w:rsidRPr="005E26C1">
              <w:t>ПОСТУПЛЕНИЯ_ВН</w:t>
            </w:r>
            <w:r>
              <w:t>,</w:t>
            </w:r>
          </w:p>
          <w:p w14:paraId="6D70EC79" w14:textId="208CE37C" w:rsidR="00D45F66" w:rsidRPr="0009278E" w:rsidRDefault="00D45F66" w:rsidP="00AD6EDD">
            <w:pPr>
              <w:pStyle w:val="GOSTTableListMark1"/>
            </w:pPr>
            <w:r w:rsidRPr="0009278E">
              <w:t>ПОСТ_РАСПР_Н</w:t>
            </w:r>
            <w:r>
              <w:t>,</w:t>
            </w:r>
          </w:p>
          <w:p w14:paraId="202CD4F2" w14:textId="5F2166F6" w:rsidR="00D45F66" w:rsidRPr="0009278E" w:rsidRDefault="00D45F66" w:rsidP="00AD6EDD">
            <w:pPr>
              <w:pStyle w:val="GOSTTableListMark1"/>
            </w:pPr>
            <w:r w:rsidRPr="0009278E">
              <w:t>ПОСТ_РАСПР_ВН</w:t>
            </w:r>
            <w:r>
              <w:t>,</w:t>
            </w:r>
          </w:p>
          <w:p w14:paraId="15A1BF9B" w14:textId="72F20C78" w:rsidR="00D45F66" w:rsidRPr="00FD0B92" w:rsidRDefault="00D45F66" w:rsidP="00AD6EDD">
            <w:pPr>
              <w:pStyle w:val="GOSTTableListMark1"/>
            </w:pPr>
            <w:r w:rsidRPr="009B4CB1">
              <w:t>КУРС_</w:t>
            </w:r>
            <w:r>
              <w:t>РАЗН_Н</w:t>
            </w:r>
          </w:p>
        </w:tc>
        <w:tc>
          <w:tcPr>
            <w:tcW w:w="254" w:type="pct"/>
            <w:vMerge w:val="restart"/>
          </w:tcPr>
          <w:p w14:paraId="79406A2F" w14:textId="77777777" w:rsidR="00D45F66" w:rsidRPr="005E26C1" w:rsidRDefault="00D45F66" w:rsidP="00AD6EDD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373674DA" w14:textId="1321098B" w:rsidR="00D45F66" w:rsidRPr="00F11F2D" w:rsidRDefault="00D45F66" w:rsidP="00AD6EDD">
            <w:pPr>
              <w:pStyle w:val="GOSTTablenorm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-</w:t>
            </w:r>
          </w:p>
        </w:tc>
        <w:tc>
          <w:tcPr>
            <w:tcW w:w="256" w:type="pct"/>
          </w:tcPr>
          <w:p w14:paraId="3F2D98B3" w14:textId="27A99B43" w:rsidR="00D45F66" w:rsidRPr="00F11F2D" w:rsidRDefault="00D45F66" w:rsidP="00AD6EDD">
            <w:pPr>
              <w:pStyle w:val="GOSTTablenorm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-</w:t>
            </w:r>
          </w:p>
        </w:tc>
        <w:tc>
          <w:tcPr>
            <w:tcW w:w="213" w:type="pct"/>
          </w:tcPr>
          <w:p w14:paraId="5347EC22" w14:textId="0369AB09" w:rsidR="00D45F66" w:rsidRPr="00F11F2D" w:rsidRDefault="00D45F66" w:rsidP="00AD6EDD">
            <w:pPr>
              <w:pStyle w:val="GOSTTablenorm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-</w:t>
            </w:r>
          </w:p>
        </w:tc>
        <w:tc>
          <w:tcPr>
            <w:tcW w:w="213" w:type="pct"/>
            <w:hideMark/>
          </w:tcPr>
          <w:p w14:paraId="093ABDC8" w14:textId="6313979E" w:rsidR="00D45F66" w:rsidRPr="007D4749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2D8F4493" w14:textId="699B0358" w:rsidR="00D45F66" w:rsidRPr="001620F3" w:rsidRDefault="00D45F66" w:rsidP="00AD6EDD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6C46879A" w14:textId="2520CBE4" w:rsidR="00D45F66" w:rsidRPr="00F11F2D" w:rsidRDefault="00D45F66" w:rsidP="00AD6EDD">
            <w:pPr>
              <w:pStyle w:val="GOSTTablenorm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-</w:t>
            </w:r>
          </w:p>
        </w:tc>
      </w:tr>
      <w:tr w:rsidR="00D45F66" w:rsidRPr="005E26C1" w14:paraId="2DB4C086" w14:textId="77777777" w:rsidTr="00D45F66">
        <w:tc>
          <w:tcPr>
            <w:tcW w:w="125" w:type="pct"/>
          </w:tcPr>
          <w:p w14:paraId="3F1AADCA" w14:textId="77777777" w:rsidR="00D45F66" w:rsidRPr="005E26C1" w:rsidRDefault="00D45F66" w:rsidP="001620F3">
            <w:pPr>
              <w:pStyle w:val="GOSTTableNum"/>
            </w:pPr>
          </w:p>
        </w:tc>
        <w:tc>
          <w:tcPr>
            <w:tcW w:w="596" w:type="pct"/>
            <w:vMerge/>
          </w:tcPr>
          <w:p w14:paraId="7D89EC9B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38520824" w14:textId="77777777" w:rsidR="00D45F66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2F46E86D" w14:textId="4F84E500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E4F69A6" w14:textId="42FA2B4D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5794ED27" w14:textId="6BE1813C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136</w:t>
            </w:r>
          </w:p>
        </w:tc>
        <w:tc>
          <w:tcPr>
            <w:tcW w:w="301" w:type="pct"/>
          </w:tcPr>
          <w:p w14:paraId="075AE7EF" w14:textId="125BEF42" w:rsidR="00D45F66" w:rsidRPr="005E26C1" w:rsidDel="004867F7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/>
          </w:tcPr>
          <w:p w14:paraId="45806B7B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54" w:type="pct"/>
            <w:vMerge/>
          </w:tcPr>
          <w:p w14:paraId="6AA8153D" w14:textId="77777777" w:rsidR="00D45F66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4D43B0E8" w14:textId="03B465E7" w:rsidR="00D45F66" w:rsidRDefault="00D45F66" w:rsidP="001620F3">
            <w:pPr>
              <w:pStyle w:val="GOSTTablenorm"/>
              <w:rPr>
                <w:szCs w:val="22"/>
                <w:lang w:val="en-US"/>
              </w:rPr>
            </w:pPr>
            <w:r w:rsidRPr="000253C9">
              <w:rPr>
                <w:szCs w:val="22"/>
                <w:lang w:val="en-US"/>
              </w:rPr>
              <w:t>-</w:t>
            </w:r>
          </w:p>
        </w:tc>
        <w:tc>
          <w:tcPr>
            <w:tcW w:w="256" w:type="pct"/>
          </w:tcPr>
          <w:p w14:paraId="38E695C4" w14:textId="3AB5F6B5" w:rsidR="00D45F66" w:rsidRDefault="00D45F66" w:rsidP="001620F3">
            <w:pPr>
              <w:pStyle w:val="GOSTTablenorm"/>
              <w:rPr>
                <w:szCs w:val="22"/>
                <w:lang w:val="en-US"/>
              </w:rPr>
            </w:pPr>
            <w:r w:rsidRPr="000253C9">
              <w:rPr>
                <w:szCs w:val="22"/>
                <w:lang w:val="en-US"/>
              </w:rPr>
              <w:t>-</w:t>
            </w:r>
          </w:p>
        </w:tc>
        <w:tc>
          <w:tcPr>
            <w:tcW w:w="213" w:type="pct"/>
          </w:tcPr>
          <w:p w14:paraId="010C3FBF" w14:textId="71C64289" w:rsidR="00D45F66" w:rsidRDefault="00D45F66" w:rsidP="001620F3">
            <w:pPr>
              <w:pStyle w:val="GOSTTablenorm"/>
              <w:rPr>
                <w:szCs w:val="22"/>
                <w:lang w:val="en-US"/>
              </w:rPr>
            </w:pPr>
            <w:r w:rsidRPr="000253C9">
              <w:rPr>
                <w:szCs w:val="22"/>
                <w:lang w:val="en-US"/>
              </w:rPr>
              <w:t>-</w:t>
            </w:r>
          </w:p>
        </w:tc>
        <w:tc>
          <w:tcPr>
            <w:tcW w:w="213" w:type="pct"/>
          </w:tcPr>
          <w:p w14:paraId="4DF63710" w14:textId="5DF3783B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0253C9">
              <w:rPr>
                <w:szCs w:val="22"/>
                <w:lang w:val="en-US"/>
              </w:rPr>
              <w:t>-</w:t>
            </w:r>
          </w:p>
        </w:tc>
        <w:tc>
          <w:tcPr>
            <w:tcW w:w="213" w:type="pct"/>
          </w:tcPr>
          <w:p w14:paraId="79AB2EE3" w14:textId="1E7D0E5E" w:rsidR="00D45F66" w:rsidRPr="001620F3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49" w:type="pct"/>
          </w:tcPr>
          <w:p w14:paraId="3732AA1C" w14:textId="7645205A" w:rsidR="00D45F66" w:rsidRDefault="00D45F66" w:rsidP="001620F3">
            <w:pPr>
              <w:pStyle w:val="GOSTTablenorm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-</w:t>
            </w:r>
          </w:p>
        </w:tc>
      </w:tr>
      <w:tr w:rsidR="00D45F66" w:rsidRPr="005E26C1" w14:paraId="725468FA" w14:textId="77777777" w:rsidTr="00D45F66">
        <w:tc>
          <w:tcPr>
            <w:tcW w:w="125" w:type="pct"/>
          </w:tcPr>
          <w:p w14:paraId="4165E923" w14:textId="77777777" w:rsidR="00D45F66" w:rsidRPr="005E26C1" w:rsidRDefault="00D45F66" w:rsidP="00AD6EDD">
            <w:pPr>
              <w:pStyle w:val="GOSTTableNum"/>
            </w:pPr>
          </w:p>
        </w:tc>
        <w:tc>
          <w:tcPr>
            <w:tcW w:w="596" w:type="pct"/>
            <w:vMerge/>
          </w:tcPr>
          <w:p w14:paraId="7DADAD84" w14:textId="77777777" w:rsidR="00D45F66" w:rsidRPr="005E26C1" w:rsidRDefault="00D45F66" w:rsidP="00AD6EDD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67C1E69E" w14:textId="77777777" w:rsidR="00D45F66" w:rsidRDefault="00D45F66" w:rsidP="00AD6EDD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4BEA6053" w14:textId="3E0F306F" w:rsidR="00D45F66" w:rsidRDefault="00D45F66" w:rsidP="00AD6EDD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CAF4901" w14:textId="085BFC4A" w:rsidR="00D45F66" w:rsidRDefault="00D45F66" w:rsidP="00AD6EDD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0AE69DF0" w14:textId="411F6695" w:rsidR="00D45F66" w:rsidRPr="005E26C1" w:rsidRDefault="00D45F66" w:rsidP="00AD6EDD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4C45B2C4" w14:textId="0BA18F07" w:rsidR="00D45F66" w:rsidRPr="005E26C1" w:rsidRDefault="00D45F66" w:rsidP="00AD6EDD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/>
          </w:tcPr>
          <w:p w14:paraId="28E7D3FC" w14:textId="77777777" w:rsidR="00D45F66" w:rsidRPr="005E26C1" w:rsidRDefault="00D45F66" w:rsidP="00AD6EDD">
            <w:pPr>
              <w:pStyle w:val="GOSTTablenorm"/>
              <w:rPr>
                <w:szCs w:val="22"/>
              </w:rPr>
            </w:pPr>
          </w:p>
        </w:tc>
        <w:tc>
          <w:tcPr>
            <w:tcW w:w="254" w:type="pct"/>
            <w:vMerge/>
          </w:tcPr>
          <w:p w14:paraId="60BC28A9" w14:textId="77777777" w:rsidR="00D45F66" w:rsidRDefault="00D45F66" w:rsidP="00AD6EDD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2D70CB7D" w14:textId="672AF12C" w:rsidR="00D45F66" w:rsidRDefault="00D45F66" w:rsidP="00AD6EDD">
            <w:pPr>
              <w:pStyle w:val="GOSTTablenorm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-</w:t>
            </w:r>
          </w:p>
        </w:tc>
        <w:tc>
          <w:tcPr>
            <w:tcW w:w="256" w:type="pct"/>
          </w:tcPr>
          <w:p w14:paraId="5B3B4A0F" w14:textId="75731F44" w:rsidR="00D45F66" w:rsidRDefault="00D45F66" w:rsidP="00AD6EDD">
            <w:pPr>
              <w:pStyle w:val="GOSTTablenorm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-</w:t>
            </w:r>
          </w:p>
        </w:tc>
        <w:tc>
          <w:tcPr>
            <w:tcW w:w="213" w:type="pct"/>
          </w:tcPr>
          <w:p w14:paraId="0C94FE83" w14:textId="5C835E53" w:rsidR="00D45F66" w:rsidRDefault="00D45F66" w:rsidP="00AD6EDD">
            <w:pPr>
              <w:pStyle w:val="GOSTTablenorm"/>
              <w:rPr>
                <w:szCs w:val="22"/>
                <w:lang w:val="en-US"/>
              </w:rPr>
            </w:pPr>
            <w:r w:rsidRPr="009730AE">
              <w:rPr>
                <w:szCs w:val="22"/>
                <w:lang w:val="en-US"/>
              </w:rPr>
              <w:t>-</w:t>
            </w:r>
          </w:p>
        </w:tc>
        <w:tc>
          <w:tcPr>
            <w:tcW w:w="213" w:type="pct"/>
          </w:tcPr>
          <w:p w14:paraId="4AF4B1FE" w14:textId="4FF8C381" w:rsidR="00D45F66" w:rsidRPr="005E26C1" w:rsidRDefault="00D45F66" w:rsidP="00AD6EDD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285D4547" w14:textId="77EFEE9F" w:rsidR="00D45F66" w:rsidRDefault="00D45F66" w:rsidP="00AD6EDD">
            <w:pPr>
              <w:pStyle w:val="GOSTTablenorm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-</w:t>
            </w:r>
          </w:p>
        </w:tc>
        <w:tc>
          <w:tcPr>
            <w:tcW w:w="249" w:type="pct"/>
          </w:tcPr>
          <w:p w14:paraId="1D376CC4" w14:textId="4AA24D1C" w:rsidR="00D45F66" w:rsidRDefault="00D45F66" w:rsidP="00AD6EDD">
            <w:pPr>
              <w:pStyle w:val="GOSTTablenorm"/>
              <w:rPr>
                <w:szCs w:val="22"/>
                <w:lang w:val="en-US"/>
              </w:rPr>
            </w:pPr>
            <w:r w:rsidRPr="00173C24">
              <w:rPr>
                <w:szCs w:val="22"/>
                <w:lang w:val="en-US"/>
              </w:rPr>
              <w:t>-</w:t>
            </w:r>
          </w:p>
        </w:tc>
      </w:tr>
      <w:tr w:rsidR="00D45F66" w:rsidRPr="005E26C1" w14:paraId="7AE95A23" w14:textId="77777777" w:rsidTr="00D45F66">
        <w:tc>
          <w:tcPr>
            <w:tcW w:w="125" w:type="pct"/>
          </w:tcPr>
          <w:p w14:paraId="0DD5628B" w14:textId="77777777" w:rsidR="00D45F66" w:rsidRPr="005E26C1" w:rsidRDefault="00D45F66" w:rsidP="00AD6EDD">
            <w:pPr>
              <w:pStyle w:val="GOSTTableNum"/>
            </w:pPr>
          </w:p>
        </w:tc>
        <w:tc>
          <w:tcPr>
            <w:tcW w:w="596" w:type="pct"/>
            <w:vMerge/>
          </w:tcPr>
          <w:p w14:paraId="4E3217C8" w14:textId="77777777" w:rsidR="00D45F66" w:rsidRPr="005E26C1" w:rsidRDefault="00D45F66" w:rsidP="00AD6EDD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1D6D5FF2" w14:textId="77777777" w:rsidR="00D45F66" w:rsidRDefault="00D45F66" w:rsidP="00AD6EDD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77CD4A90" w14:textId="14B92281" w:rsidR="00D45F66" w:rsidRDefault="00D45F66" w:rsidP="00AD6EDD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494B392" w14:textId="797E27E4" w:rsidR="00D45F66" w:rsidRDefault="00D45F66" w:rsidP="00AD6EDD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72C730B7" w14:textId="1B909444" w:rsidR="00D45F66" w:rsidRPr="005E26C1" w:rsidRDefault="00D45F66" w:rsidP="00AD6EDD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5EA4CD3F" w14:textId="69E7407E" w:rsidR="00D45F66" w:rsidRPr="005E26C1" w:rsidRDefault="00D45F66" w:rsidP="00AD6EDD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SRC</w:t>
            </w:r>
            <w:r>
              <w:rPr>
                <w:szCs w:val="22"/>
              </w:rPr>
              <w:t>: 86</w:t>
            </w:r>
          </w:p>
        </w:tc>
        <w:tc>
          <w:tcPr>
            <w:tcW w:w="1107" w:type="pct"/>
            <w:vMerge/>
          </w:tcPr>
          <w:p w14:paraId="7362D1F6" w14:textId="77777777" w:rsidR="00D45F66" w:rsidRPr="005E26C1" w:rsidRDefault="00D45F66" w:rsidP="00AD6EDD">
            <w:pPr>
              <w:pStyle w:val="GOSTTablenorm"/>
              <w:rPr>
                <w:szCs w:val="22"/>
              </w:rPr>
            </w:pPr>
          </w:p>
        </w:tc>
        <w:tc>
          <w:tcPr>
            <w:tcW w:w="254" w:type="pct"/>
            <w:vMerge/>
          </w:tcPr>
          <w:p w14:paraId="311DAFAC" w14:textId="77777777" w:rsidR="00D45F66" w:rsidRDefault="00D45F66" w:rsidP="00AD6EDD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5AE92323" w14:textId="4F75150C" w:rsidR="00D45F66" w:rsidRDefault="00D45F66" w:rsidP="00AD6EDD">
            <w:pPr>
              <w:pStyle w:val="GOSTTablenorm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-</w:t>
            </w:r>
          </w:p>
        </w:tc>
        <w:tc>
          <w:tcPr>
            <w:tcW w:w="256" w:type="pct"/>
          </w:tcPr>
          <w:p w14:paraId="3CF5E4C2" w14:textId="59B53A16" w:rsidR="00D45F66" w:rsidRDefault="00D45F66" w:rsidP="00AD6EDD">
            <w:pPr>
              <w:pStyle w:val="GOSTTablenorm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-</w:t>
            </w:r>
          </w:p>
        </w:tc>
        <w:tc>
          <w:tcPr>
            <w:tcW w:w="213" w:type="pct"/>
          </w:tcPr>
          <w:p w14:paraId="4055C7A9" w14:textId="188237D5" w:rsidR="00D45F66" w:rsidRDefault="00D45F66" w:rsidP="00AD6EDD">
            <w:pPr>
              <w:pStyle w:val="GOSTTablenorm"/>
              <w:rPr>
                <w:szCs w:val="22"/>
                <w:lang w:val="en-US"/>
              </w:rPr>
            </w:pPr>
            <w:r w:rsidRPr="009730AE">
              <w:rPr>
                <w:szCs w:val="22"/>
                <w:lang w:val="en-US"/>
              </w:rPr>
              <w:t>-</w:t>
            </w:r>
          </w:p>
        </w:tc>
        <w:tc>
          <w:tcPr>
            <w:tcW w:w="213" w:type="pct"/>
          </w:tcPr>
          <w:p w14:paraId="35D9686D" w14:textId="56A4B80D" w:rsidR="00D45F66" w:rsidRPr="005E26C1" w:rsidRDefault="00D45F66" w:rsidP="00AD6EDD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-</w:t>
            </w:r>
          </w:p>
        </w:tc>
        <w:tc>
          <w:tcPr>
            <w:tcW w:w="213" w:type="pct"/>
          </w:tcPr>
          <w:p w14:paraId="7087E2C1" w14:textId="0835A41E" w:rsidR="00D45F66" w:rsidRDefault="00D45F66" w:rsidP="00AD6EDD">
            <w:pPr>
              <w:pStyle w:val="GOSTTablenorm"/>
              <w:rPr>
                <w:szCs w:val="22"/>
                <w:lang w:val="en-US"/>
              </w:rPr>
            </w:pPr>
            <w:r>
              <w:t>+</w:t>
            </w:r>
          </w:p>
        </w:tc>
        <w:tc>
          <w:tcPr>
            <w:tcW w:w="249" w:type="pct"/>
          </w:tcPr>
          <w:p w14:paraId="2812F90E" w14:textId="0CE5BAC4" w:rsidR="00D45F66" w:rsidRDefault="00D45F66" w:rsidP="00AD6EDD">
            <w:pPr>
              <w:pStyle w:val="GOSTTablenorm"/>
              <w:rPr>
                <w:szCs w:val="22"/>
                <w:lang w:val="en-US"/>
              </w:rPr>
            </w:pPr>
            <w:r w:rsidRPr="00173C24">
              <w:rPr>
                <w:szCs w:val="22"/>
                <w:lang w:val="en-US"/>
              </w:rPr>
              <w:t>-</w:t>
            </w:r>
          </w:p>
        </w:tc>
      </w:tr>
      <w:tr w:rsidR="00D45F66" w:rsidRPr="005E26C1" w14:paraId="3795A9CC" w14:textId="77777777" w:rsidTr="00D45F66">
        <w:tc>
          <w:tcPr>
            <w:tcW w:w="125" w:type="pct"/>
          </w:tcPr>
          <w:p w14:paraId="4D2D0897" w14:textId="77777777" w:rsidR="00D45F66" w:rsidRPr="008A7F76" w:rsidRDefault="00D45F66" w:rsidP="00AD6EDD">
            <w:pPr>
              <w:pStyle w:val="GOSTTableNum"/>
            </w:pPr>
          </w:p>
        </w:tc>
        <w:tc>
          <w:tcPr>
            <w:tcW w:w="596" w:type="pct"/>
            <w:hideMark/>
          </w:tcPr>
          <w:p w14:paraId="1EA13875" w14:textId="5B734918" w:rsidR="00D45F66" w:rsidRPr="005E26C1" w:rsidRDefault="00D45F66" w:rsidP="00AD6EDD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Из них поступления ВКР</w:t>
            </w:r>
            <w:r>
              <w:rPr>
                <w:szCs w:val="22"/>
              </w:rPr>
              <w:t xml:space="preserve"> в рублях</w:t>
            </w:r>
          </w:p>
        </w:tc>
        <w:tc>
          <w:tcPr>
            <w:tcW w:w="279" w:type="pct"/>
          </w:tcPr>
          <w:p w14:paraId="7B6CC1AE" w14:textId="70204590" w:rsidR="00D45F66" w:rsidRPr="005E26C1" w:rsidRDefault="00D45F66" w:rsidP="00AD6EDD">
            <w:pPr>
              <w:pStyle w:val="GOSTTablenorm"/>
              <w:rPr>
                <w:szCs w:val="22"/>
              </w:rPr>
            </w:pPr>
            <w:ins w:id="1094" w:author="Краснова Наталья EXP-332161" w:date="2026-03-19T16:46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6E7977B3" w14:textId="0806796B" w:rsidR="00D45F66" w:rsidRDefault="00D45F66" w:rsidP="00AD6EDD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290</w:t>
            </w:r>
          </w:p>
        </w:tc>
        <w:tc>
          <w:tcPr>
            <w:tcW w:w="361" w:type="pct"/>
          </w:tcPr>
          <w:p w14:paraId="18D76E60" w14:textId="19B27684" w:rsidR="00D45F66" w:rsidRPr="005E26C1" w:rsidRDefault="00D45F66" w:rsidP="00AD6EDD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  <w:hideMark/>
          </w:tcPr>
          <w:p w14:paraId="29FF90E9" w14:textId="1AF10960" w:rsidR="00D45F66" w:rsidRPr="005E26C1" w:rsidRDefault="00D45F66" w:rsidP="00AD6EDD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290</w:t>
            </w:r>
          </w:p>
        </w:tc>
        <w:tc>
          <w:tcPr>
            <w:tcW w:w="301" w:type="pct"/>
            <w:hideMark/>
          </w:tcPr>
          <w:p w14:paraId="4C66FB28" w14:textId="393336F6" w:rsidR="00D45F66" w:rsidRPr="005E26C1" w:rsidRDefault="00D45F66" w:rsidP="00AD6EDD">
            <w:pPr>
              <w:pStyle w:val="GOSTTablenorm"/>
              <w:rPr>
                <w:szCs w:val="22"/>
              </w:rPr>
            </w:pPr>
            <w:r w:rsidRPr="00201A30">
              <w:rPr>
                <w:szCs w:val="22"/>
              </w:rPr>
              <w:t>TMP</w:t>
            </w:r>
            <w:r>
              <w:rPr>
                <w:szCs w:val="22"/>
              </w:rPr>
              <w:t xml:space="preserve">: </w:t>
            </w:r>
            <w:r w:rsidRPr="005E26C1">
              <w:rPr>
                <w:szCs w:val="22"/>
              </w:rPr>
              <w:t>5</w:t>
            </w:r>
          </w:p>
        </w:tc>
        <w:tc>
          <w:tcPr>
            <w:tcW w:w="1107" w:type="pct"/>
            <w:hideMark/>
          </w:tcPr>
          <w:p w14:paraId="25BE166F" w14:textId="47DCD534" w:rsidR="00D45F66" w:rsidRPr="005E26C1" w:rsidRDefault="00D45F66" w:rsidP="00AD6EDD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Сумма поступлений за счет возврата ранее произведенных выплат</w:t>
            </w:r>
            <w:r>
              <w:rPr>
                <w:szCs w:val="22"/>
              </w:rPr>
              <w:t xml:space="preserve"> по операциям в валюте РФ</w:t>
            </w:r>
            <w:r w:rsidRPr="005E26C1">
              <w:rPr>
                <w:szCs w:val="22"/>
              </w:rPr>
              <w:t>.</w:t>
            </w:r>
          </w:p>
          <w:p w14:paraId="086F5F31" w14:textId="77777777" w:rsidR="00D45F66" w:rsidRPr="005E26C1" w:rsidRDefault="00D45F66" w:rsidP="00AD6EDD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6B140A6C" w14:textId="77777777" w:rsidR="00D45F66" w:rsidRDefault="00D45F66" w:rsidP="00FB70B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lastRenderedPageBreak/>
              <w:t>Оборот по Кт за отчетный период по показателям ПОСТУПЛЕНИЯ_КУ, ПОСТУПЛЕНИЯ_ВН, где в аналитическом признаке «Код цели» (targetCode) указано значение, соответствующее маске ХХХХ-ХХ</w:t>
            </w:r>
            <w:r>
              <w:rPr>
                <w:szCs w:val="22"/>
              </w:rPr>
              <w:t xml:space="preserve">. </w:t>
            </w:r>
          </w:p>
          <w:p w14:paraId="33A39D7D" w14:textId="5FB77069" w:rsidR="00D45F66" w:rsidRPr="005E26C1" w:rsidRDefault="00D45F66" w:rsidP="00FB70BE">
            <w:pPr>
              <w:pStyle w:val="GOSTTablenorm"/>
              <w:rPr>
                <w:szCs w:val="22"/>
              </w:rPr>
            </w:pPr>
            <w:r w:rsidRPr="00FB70BE">
              <w:rPr>
                <w:szCs w:val="22"/>
              </w:rPr>
              <w:t xml:space="preserve">В расчете участвуют записи учета/счета, у которых код валюты операции имеет </w:t>
            </w:r>
            <w:r>
              <w:rPr>
                <w:szCs w:val="22"/>
              </w:rPr>
              <w:t>значение «643»</w:t>
            </w:r>
          </w:p>
        </w:tc>
        <w:tc>
          <w:tcPr>
            <w:tcW w:w="254" w:type="pct"/>
          </w:tcPr>
          <w:p w14:paraId="26DD9137" w14:textId="77777777" w:rsidR="00D45F66" w:rsidRPr="005E26C1" w:rsidRDefault="00D45F66" w:rsidP="00AD6EDD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1D18A56D" w14:textId="157CBD60" w:rsidR="00D45F66" w:rsidRPr="005E26C1" w:rsidRDefault="00D45F66" w:rsidP="00AD6EDD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558F1426" w14:textId="6D79D7C6" w:rsidR="00D45F66" w:rsidRPr="005E26C1" w:rsidRDefault="00D45F66" w:rsidP="00AD6EDD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6D04CF91" w14:textId="7657C734" w:rsidR="00D45F66" w:rsidRPr="005E26C1" w:rsidRDefault="00D45F66" w:rsidP="00AD6EDD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  <w:hideMark/>
          </w:tcPr>
          <w:p w14:paraId="6C9BDEBD" w14:textId="77777777" w:rsidR="00D45F66" w:rsidRPr="005E26C1" w:rsidRDefault="00D45F66" w:rsidP="00AD6EDD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32BCFC9C" w14:textId="3E906BF8" w:rsidR="00D45F66" w:rsidRPr="005E26C1" w:rsidRDefault="00D45F66" w:rsidP="00AD6EDD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49" w:type="pct"/>
          </w:tcPr>
          <w:p w14:paraId="1733C192" w14:textId="458AEA80" w:rsidR="00D45F66" w:rsidRDefault="00D45F66" w:rsidP="00AD6EDD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D45F66" w:rsidRPr="005E26C1" w14:paraId="45BAD83C" w14:textId="77777777" w:rsidTr="00D45F66">
        <w:tc>
          <w:tcPr>
            <w:tcW w:w="125" w:type="pct"/>
          </w:tcPr>
          <w:p w14:paraId="0B2AAFAD" w14:textId="77777777" w:rsidR="00D45F66" w:rsidRPr="008A7F76" w:rsidRDefault="00D45F66" w:rsidP="00AD6EDD">
            <w:pPr>
              <w:pStyle w:val="GOSTTableNum"/>
            </w:pPr>
          </w:p>
        </w:tc>
        <w:tc>
          <w:tcPr>
            <w:tcW w:w="596" w:type="pct"/>
            <w:vMerge w:val="restart"/>
            <w:hideMark/>
          </w:tcPr>
          <w:p w14:paraId="039FD3F3" w14:textId="2E9277F1" w:rsidR="00D45F66" w:rsidRPr="005E26C1" w:rsidRDefault="00D45F66" w:rsidP="00AD6EDD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Возврат поступлений</w:t>
            </w:r>
          </w:p>
        </w:tc>
        <w:tc>
          <w:tcPr>
            <w:tcW w:w="279" w:type="pct"/>
            <w:vMerge w:val="restart"/>
          </w:tcPr>
          <w:p w14:paraId="7377ACEA" w14:textId="6E1A5BCC" w:rsidR="00D45F66" w:rsidRPr="005E26C1" w:rsidRDefault="007111A8" w:rsidP="00AD6EDD">
            <w:pPr>
              <w:pStyle w:val="GOSTTablenorm"/>
              <w:rPr>
                <w:szCs w:val="22"/>
              </w:rPr>
            </w:pPr>
            <w:ins w:id="1095" w:author="Краснова Наталья EXP-332161" w:date="2026-03-19T17:44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10531639" w14:textId="164F18D0" w:rsidR="00D45F66" w:rsidRDefault="00D45F66" w:rsidP="00AD6EDD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137</w:t>
            </w:r>
          </w:p>
        </w:tc>
        <w:tc>
          <w:tcPr>
            <w:tcW w:w="361" w:type="pct"/>
          </w:tcPr>
          <w:p w14:paraId="199BFE58" w14:textId="44F1EE63" w:rsidR="00D45F66" w:rsidRPr="005E26C1" w:rsidRDefault="00D45F66" w:rsidP="00AD6EDD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  <w:hideMark/>
          </w:tcPr>
          <w:p w14:paraId="2592C6C7" w14:textId="798E02E5" w:rsidR="00D45F66" w:rsidRPr="005E26C1" w:rsidRDefault="00D45F66" w:rsidP="00AD6EDD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  <w:hideMark/>
          </w:tcPr>
          <w:p w14:paraId="0AE08E4C" w14:textId="4624E99B" w:rsidR="00D45F66" w:rsidRPr="005E26C1" w:rsidRDefault="00D45F66" w:rsidP="00AD6EDD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  <w:hideMark/>
          </w:tcPr>
          <w:p w14:paraId="63BFB074" w14:textId="6ECA3B22" w:rsidR="00D45F66" w:rsidRPr="005E26C1" w:rsidRDefault="00D45F66" w:rsidP="00AD6EDD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Сумма возвратов поступлений на ЛС в текущем финансовом году.</w:t>
            </w:r>
          </w:p>
          <w:p w14:paraId="4BE150D8" w14:textId="77777777" w:rsidR="00D45F66" w:rsidRPr="005E26C1" w:rsidRDefault="00D45F66" w:rsidP="00AD6EDD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1DE74E3B" w14:textId="6D3082F0" w:rsidR="00D45F66" w:rsidRPr="005E26C1" w:rsidRDefault="00D45F66" w:rsidP="00AD6EDD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Оборот по Дт за отчетный период по показателям:</w:t>
            </w:r>
          </w:p>
          <w:p w14:paraId="4DB0E627" w14:textId="436F91B5" w:rsidR="00D45F66" w:rsidRPr="005E26C1" w:rsidRDefault="00D45F66" w:rsidP="00AD6EDD">
            <w:pPr>
              <w:pStyle w:val="GOSTTableListMark1"/>
              <w:numPr>
                <w:ilvl w:val="0"/>
                <w:numId w:val="6"/>
              </w:numPr>
              <w:tabs>
                <w:tab w:val="num" w:pos="369"/>
              </w:tabs>
              <w:ind w:left="369"/>
              <w:rPr>
                <w:szCs w:val="22"/>
              </w:rPr>
            </w:pPr>
            <w:r w:rsidRPr="005E26C1">
              <w:rPr>
                <w:szCs w:val="22"/>
              </w:rPr>
              <w:t>ПОСТУПЛЕНИЯ_КУ</w:t>
            </w:r>
            <w:r>
              <w:rPr>
                <w:szCs w:val="22"/>
              </w:rPr>
              <w:t>,</w:t>
            </w:r>
          </w:p>
          <w:p w14:paraId="18784E48" w14:textId="426A05E7" w:rsidR="00D45F66" w:rsidRDefault="00D45F66" w:rsidP="00AD6EDD">
            <w:pPr>
              <w:pStyle w:val="GOSTTableListMark1"/>
              <w:numPr>
                <w:ilvl w:val="0"/>
                <w:numId w:val="6"/>
              </w:numPr>
              <w:tabs>
                <w:tab w:val="num" w:pos="369"/>
              </w:tabs>
              <w:ind w:left="369"/>
              <w:rPr>
                <w:szCs w:val="22"/>
              </w:rPr>
            </w:pPr>
            <w:r w:rsidRPr="005E26C1">
              <w:rPr>
                <w:szCs w:val="22"/>
              </w:rPr>
              <w:t>ПОСТУПЛЕНИЯ_ВН</w:t>
            </w:r>
            <w:r>
              <w:rPr>
                <w:szCs w:val="22"/>
              </w:rPr>
              <w:t>,</w:t>
            </w:r>
          </w:p>
          <w:p w14:paraId="1C3D5EFE" w14:textId="489E8063" w:rsidR="00D45F66" w:rsidRPr="0009278E" w:rsidRDefault="00D45F66" w:rsidP="00AD6EDD">
            <w:pPr>
              <w:pStyle w:val="GOSTTableListMark1"/>
              <w:numPr>
                <w:ilvl w:val="0"/>
                <w:numId w:val="6"/>
              </w:numPr>
              <w:tabs>
                <w:tab w:val="num" w:pos="369"/>
              </w:tabs>
              <w:ind w:left="369"/>
              <w:rPr>
                <w:szCs w:val="22"/>
              </w:rPr>
            </w:pPr>
            <w:r w:rsidRPr="0009278E">
              <w:rPr>
                <w:szCs w:val="22"/>
              </w:rPr>
              <w:t>ПОСТ_РАСПР_Н</w:t>
            </w:r>
            <w:r>
              <w:rPr>
                <w:szCs w:val="22"/>
              </w:rPr>
              <w:t>,</w:t>
            </w:r>
          </w:p>
          <w:p w14:paraId="167A5344" w14:textId="79720060" w:rsidR="00D45F66" w:rsidRPr="005E26C1" w:rsidRDefault="00D45F66" w:rsidP="00AD6EDD">
            <w:pPr>
              <w:pStyle w:val="GOSTTableListMark1"/>
              <w:numPr>
                <w:ilvl w:val="0"/>
                <w:numId w:val="6"/>
              </w:numPr>
              <w:tabs>
                <w:tab w:val="num" w:pos="369"/>
              </w:tabs>
              <w:ind w:left="369"/>
              <w:rPr>
                <w:szCs w:val="22"/>
              </w:rPr>
            </w:pPr>
            <w:r w:rsidRPr="0009278E">
              <w:rPr>
                <w:szCs w:val="22"/>
              </w:rPr>
              <w:t>ПОСТ_РАСПР_ВН</w:t>
            </w:r>
          </w:p>
        </w:tc>
        <w:tc>
          <w:tcPr>
            <w:tcW w:w="254" w:type="pct"/>
            <w:vMerge w:val="restart"/>
          </w:tcPr>
          <w:p w14:paraId="6DD91D29" w14:textId="77777777" w:rsidR="00D45F66" w:rsidRPr="005E26C1" w:rsidRDefault="00D45F66" w:rsidP="00AD6EDD">
            <w:pPr>
              <w:pStyle w:val="GOSTTablenorm"/>
              <w:rPr>
                <w:szCs w:val="22"/>
              </w:rPr>
            </w:pPr>
            <w:r w:rsidRPr="00D16254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3D409658" w14:textId="4C4145F6" w:rsidR="00D45F66" w:rsidRPr="005E26C1" w:rsidRDefault="00D45F66" w:rsidP="00AD6EDD">
            <w:pPr>
              <w:pStyle w:val="GOSTTablenorm"/>
              <w:rPr>
                <w:szCs w:val="22"/>
              </w:rPr>
            </w:pPr>
            <w:r w:rsidRPr="007055D1">
              <w:rPr>
                <w:szCs w:val="22"/>
              </w:rPr>
              <w:t>-</w:t>
            </w:r>
          </w:p>
        </w:tc>
        <w:tc>
          <w:tcPr>
            <w:tcW w:w="256" w:type="pct"/>
          </w:tcPr>
          <w:p w14:paraId="71D48FE6" w14:textId="7F25C368" w:rsidR="00D45F66" w:rsidRPr="005E26C1" w:rsidRDefault="00D45F66" w:rsidP="00AD6EDD">
            <w:pPr>
              <w:pStyle w:val="GOSTTablenorm"/>
              <w:rPr>
                <w:szCs w:val="22"/>
              </w:rPr>
            </w:pPr>
            <w:r w:rsidRPr="007055D1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02A153E8" w14:textId="66C67333" w:rsidR="00D45F66" w:rsidRPr="005E26C1" w:rsidRDefault="00D45F66" w:rsidP="00AD6EDD">
            <w:pPr>
              <w:pStyle w:val="GOSTTablenorm"/>
              <w:rPr>
                <w:szCs w:val="22"/>
              </w:rPr>
            </w:pPr>
            <w:r w:rsidRPr="007055D1">
              <w:rPr>
                <w:szCs w:val="22"/>
              </w:rPr>
              <w:t>-</w:t>
            </w:r>
          </w:p>
        </w:tc>
        <w:tc>
          <w:tcPr>
            <w:tcW w:w="213" w:type="pct"/>
            <w:hideMark/>
          </w:tcPr>
          <w:p w14:paraId="021CADBF" w14:textId="5F1CEFF9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2142304A" w14:textId="58120E17" w:rsidR="00D45F66" w:rsidRPr="005E26C1" w:rsidRDefault="00D45F66" w:rsidP="00AD6EDD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03433E54" w14:textId="30726F19" w:rsidR="00D45F66" w:rsidRDefault="00D45F66" w:rsidP="00AD6EDD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D45F66" w:rsidRPr="005E26C1" w14:paraId="4F972956" w14:textId="77777777" w:rsidTr="00D45F66">
        <w:tc>
          <w:tcPr>
            <w:tcW w:w="125" w:type="pct"/>
          </w:tcPr>
          <w:p w14:paraId="0ADC1A8A" w14:textId="77777777" w:rsidR="00D45F66" w:rsidRPr="008A7F76" w:rsidRDefault="00D45F66" w:rsidP="001620F3">
            <w:pPr>
              <w:pStyle w:val="GOSTTableNum"/>
            </w:pPr>
          </w:p>
        </w:tc>
        <w:tc>
          <w:tcPr>
            <w:tcW w:w="596" w:type="pct"/>
            <w:vMerge/>
          </w:tcPr>
          <w:p w14:paraId="38F2CF1D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74034DF2" w14:textId="77777777" w:rsidR="00D45F66" w:rsidRPr="00003989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5600611A" w14:textId="5131868A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0039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79A0CEB" w14:textId="587F4FD3" w:rsidR="00D45F66" w:rsidRDefault="00D45F66" w:rsidP="001620F3">
            <w:pPr>
              <w:pStyle w:val="GOSTTablenorm"/>
              <w:rPr>
                <w:szCs w:val="22"/>
              </w:rPr>
            </w:pPr>
            <w:r w:rsidRPr="00003989"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1BEE717C" w14:textId="7CB8C0BA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137</w:t>
            </w:r>
          </w:p>
        </w:tc>
        <w:tc>
          <w:tcPr>
            <w:tcW w:w="301" w:type="pct"/>
          </w:tcPr>
          <w:p w14:paraId="25845AEB" w14:textId="1D70073D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/>
          </w:tcPr>
          <w:p w14:paraId="61A0BE0A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54" w:type="pct"/>
            <w:vMerge/>
          </w:tcPr>
          <w:p w14:paraId="6EA76936" w14:textId="77777777" w:rsidR="00D45F66" w:rsidRPr="00D16254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277C25D1" w14:textId="2ED88EF2" w:rsidR="00D45F66" w:rsidRPr="007055D1" w:rsidRDefault="00D45F66" w:rsidP="001620F3">
            <w:pPr>
              <w:pStyle w:val="GOSTTablenorm"/>
              <w:rPr>
                <w:szCs w:val="22"/>
              </w:rPr>
            </w:pPr>
            <w:r w:rsidRPr="00A16D1D">
              <w:rPr>
                <w:szCs w:val="22"/>
              </w:rPr>
              <w:t>-</w:t>
            </w:r>
          </w:p>
        </w:tc>
        <w:tc>
          <w:tcPr>
            <w:tcW w:w="256" w:type="pct"/>
          </w:tcPr>
          <w:p w14:paraId="60C39DAA" w14:textId="44F09A94" w:rsidR="00D45F66" w:rsidRPr="007055D1" w:rsidRDefault="00D45F66" w:rsidP="001620F3">
            <w:pPr>
              <w:pStyle w:val="GOSTTablenorm"/>
              <w:rPr>
                <w:szCs w:val="22"/>
              </w:rPr>
            </w:pPr>
            <w:r w:rsidRPr="00A16D1D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4B845B53" w14:textId="5D66F03D" w:rsidR="00D45F66" w:rsidRPr="007055D1" w:rsidRDefault="00D45F66" w:rsidP="001620F3">
            <w:pPr>
              <w:pStyle w:val="GOSTTablenorm"/>
              <w:rPr>
                <w:szCs w:val="22"/>
              </w:rPr>
            </w:pPr>
            <w:r w:rsidRPr="00A16D1D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2FB04D74" w14:textId="511B3125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A16D1D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19982DDD" w14:textId="22A5F214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49" w:type="pct"/>
          </w:tcPr>
          <w:p w14:paraId="7E243F23" w14:textId="42DAA46C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D45F66" w:rsidRPr="005E26C1" w14:paraId="0E67D912" w14:textId="77777777" w:rsidTr="00D45F66">
        <w:tc>
          <w:tcPr>
            <w:tcW w:w="125" w:type="pct"/>
          </w:tcPr>
          <w:p w14:paraId="231EC8FB" w14:textId="77777777" w:rsidR="00D45F66" w:rsidRPr="008A7F76" w:rsidRDefault="00D45F66" w:rsidP="00AD6EDD">
            <w:pPr>
              <w:pStyle w:val="GOSTTableNum"/>
            </w:pPr>
          </w:p>
        </w:tc>
        <w:tc>
          <w:tcPr>
            <w:tcW w:w="596" w:type="pct"/>
            <w:vMerge/>
          </w:tcPr>
          <w:p w14:paraId="6F110B50" w14:textId="77777777" w:rsidR="00D45F66" w:rsidRPr="005E26C1" w:rsidRDefault="00D45F66" w:rsidP="00AD6EDD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44FE1F8A" w14:textId="77777777" w:rsidR="00D45F66" w:rsidRDefault="00D45F66" w:rsidP="00AD6EDD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2B82485C" w14:textId="3DD239BF" w:rsidR="00D45F66" w:rsidRDefault="00D45F66" w:rsidP="00AD6EDD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334EC38" w14:textId="5E883C68" w:rsidR="00D45F66" w:rsidRDefault="00D45F66" w:rsidP="00AD6EDD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7BEBFCDC" w14:textId="1079295F" w:rsidR="00D45F66" w:rsidRDefault="00D45F66" w:rsidP="00AD6EDD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27508D6B" w14:textId="25A75075" w:rsidR="00D45F66" w:rsidRDefault="00D45F66" w:rsidP="00AD6EDD">
            <w:pPr>
              <w:pStyle w:val="GOSTTablenorm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SRC</w:t>
            </w:r>
            <w:r>
              <w:rPr>
                <w:szCs w:val="22"/>
              </w:rPr>
              <w:t>: 87</w:t>
            </w:r>
          </w:p>
        </w:tc>
        <w:tc>
          <w:tcPr>
            <w:tcW w:w="1107" w:type="pct"/>
            <w:vMerge/>
          </w:tcPr>
          <w:p w14:paraId="584E0156" w14:textId="77777777" w:rsidR="00D45F66" w:rsidRPr="005E26C1" w:rsidRDefault="00D45F66" w:rsidP="00AD6EDD">
            <w:pPr>
              <w:pStyle w:val="GOSTTablenorm"/>
              <w:rPr>
                <w:szCs w:val="22"/>
              </w:rPr>
            </w:pPr>
          </w:p>
        </w:tc>
        <w:tc>
          <w:tcPr>
            <w:tcW w:w="254" w:type="pct"/>
            <w:vMerge/>
          </w:tcPr>
          <w:p w14:paraId="43961450" w14:textId="77777777" w:rsidR="00D45F66" w:rsidRPr="00D16254" w:rsidRDefault="00D45F66" w:rsidP="00AD6EDD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6F961342" w14:textId="6F19FC1C" w:rsidR="00D45F66" w:rsidRDefault="00D45F66" w:rsidP="00AD6EDD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56" w:type="pct"/>
          </w:tcPr>
          <w:p w14:paraId="6B6DAEC7" w14:textId="52E9B05D" w:rsidR="00D45F66" w:rsidRDefault="00D45F66" w:rsidP="00AD6EDD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69D70665" w14:textId="6A1FB2BB" w:rsidR="00D45F66" w:rsidRDefault="00D45F66" w:rsidP="00AD6EDD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791D4580" w14:textId="5D188CB2" w:rsidR="00D45F66" w:rsidRDefault="00D45F66" w:rsidP="00AD6EDD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73004685" w14:textId="11DA5D90" w:rsidR="00D45F66" w:rsidRDefault="00D45F66" w:rsidP="00AD6EDD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49" w:type="pct"/>
          </w:tcPr>
          <w:p w14:paraId="6C9E4271" w14:textId="01440913" w:rsidR="00D45F66" w:rsidRDefault="00D45F66" w:rsidP="00AD6EDD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D45F66" w:rsidRPr="005E26C1" w14:paraId="1187763E" w14:textId="77777777" w:rsidTr="00D45F66">
        <w:tc>
          <w:tcPr>
            <w:tcW w:w="125" w:type="pct"/>
          </w:tcPr>
          <w:p w14:paraId="0B6436AA" w14:textId="77777777" w:rsidR="00D45F66" w:rsidRPr="008A7F76" w:rsidRDefault="00D45F66" w:rsidP="00AD6EDD">
            <w:pPr>
              <w:pStyle w:val="GOSTTableNum"/>
            </w:pPr>
          </w:p>
        </w:tc>
        <w:tc>
          <w:tcPr>
            <w:tcW w:w="596" w:type="pct"/>
            <w:vMerge w:val="restart"/>
            <w:hideMark/>
          </w:tcPr>
          <w:p w14:paraId="2C0646B9" w14:textId="5B521704" w:rsidR="00D45F66" w:rsidRPr="005E26C1" w:rsidRDefault="00D45F66" w:rsidP="00AD6EDD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Поступления с учетом возвратов</w:t>
            </w:r>
          </w:p>
        </w:tc>
        <w:tc>
          <w:tcPr>
            <w:tcW w:w="279" w:type="pct"/>
            <w:vMerge w:val="restart"/>
          </w:tcPr>
          <w:p w14:paraId="00F062C0" w14:textId="77777777" w:rsidR="00D45F66" w:rsidRDefault="007111A8" w:rsidP="00AD6EDD">
            <w:pPr>
              <w:pStyle w:val="GOSTTablenorm"/>
              <w:rPr>
                <w:ins w:id="1096" w:author="Краснова Наталья EXP-332161" w:date="2026-03-19T17:44:00Z"/>
                <w:szCs w:val="22"/>
              </w:rPr>
            </w:pPr>
            <w:ins w:id="1097" w:author="Краснова Наталья EXP-332161" w:date="2026-03-19T17:44:00Z">
              <w:r>
                <w:rPr>
                  <w:szCs w:val="22"/>
                </w:rPr>
                <w:t>БПС</w:t>
              </w:r>
            </w:ins>
          </w:p>
          <w:p w14:paraId="5AE497D7" w14:textId="3DAF5D52" w:rsidR="007111A8" w:rsidRPr="005E26C1" w:rsidRDefault="007111A8" w:rsidP="00AD6EDD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767D1120" w14:textId="640CD217" w:rsidR="00D45F66" w:rsidRDefault="00D45F66" w:rsidP="00AD6EDD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lastRenderedPageBreak/>
              <w:t>52</w:t>
            </w:r>
          </w:p>
        </w:tc>
        <w:tc>
          <w:tcPr>
            <w:tcW w:w="361" w:type="pct"/>
          </w:tcPr>
          <w:p w14:paraId="4E95CAA0" w14:textId="401EBE73" w:rsidR="00D45F66" w:rsidRPr="005E26C1" w:rsidRDefault="00D45F66" w:rsidP="00AD6EDD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  <w:hideMark/>
          </w:tcPr>
          <w:p w14:paraId="07D3F848" w14:textId="47B36EC8" w:rsidR="00D45F66" w:rsidRPr="005E26C1" w:rsidRDefault="00D45F66" w:rsidP="00AD6EDD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  <w:hideMark/>
          </w:tcPr>
          <w:p w14:paraId="69E8AA29" w14:textId="49ADD41C" w:rsidR="00D45F66" w:rsidRPr="005E26C1" w:rsidRDefault="00D45F66" w:rsidP="00AD6EDD">
            <w:pPr>
              <w:pStyle w:val="GOSTTablenorm"/>
              <w:tabs>
                <w:tab w:val="left" w:pos="2219"/>
              </w:tabs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  <w:hideMark/>
          </w:tcPr>
          <w:p w14:paraId="1DD4D617" w14:textId="09292C63" w:rsidR="00D45F66" w:rsidRPr="005E26C1" w:rsidRDefault="00D45F66" w:rsidP="00AD6EDD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Сумма поступлений средств на ЛС текущего финансового года с учетом возвратов.</w:t>
            </w:r>
          </w:p>
          <w:p w14:paraId="0925F91D" w14:textId="77777777" w:rsidR="00D45F66" w:rsidRPr="005E26C1" w:rsidRDefault="00D45F66" w:rsidP="00AD6EDD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10D28F53" w14:textId="3D93239E" w:rsidR="00D45F66" w:rsidRPr="005E26C1" w:rsidRDefault="00D45F66" w:rsidP="00AD6EDD">
            <w:pPr>
              <w:pStyle w:val="GOSTTableListMark1"/>
              <w:numPr>
                <w:ilvl w:val="0"/>
                <w:numId w:val="0"/>
              </w:numPr>
              <w:ind w:left="113"/>
              <w:rPr>
                <w:szCs w:val="22"/>
              </w:rPr>
            </w:pPr>
            <w:r w:rsidRPr="005E26C1">
              <w:rPr>
                <w:szCs w:val="22"/>
              </w:rPr>
              <w:t>Баланс (Остаток по Кт = Оборот по Кт минус Оборот по Дт) на конец отчетного периода по показателям:</w:t>
            </w:r>
          </w:p>
          <w:p w14:paraId="78D1290F" w14:textId="780F3A82" w:rsidR="00D45F66" w:rsidRPr="005E26C1" w:rsidRDefault="00D45F66" w:rsidP="00AD6EDD">
            <w:pPr>
              <w:pStyle w:val="GOSTTableListMark1"/>
              <w:numPr>
                <w:ilvl w:val="0"/>
                <w:numId w:val="6"/>
              </w:numPr>
              <w:tabs>
                <w:tab w:val="num" w:pos="369"/>
              </w:tabs>
              <w:ind w:left="369"/>
              <w:rPr>
                <w:szCs w:val="22"/>
              </w:rPr>
            </w:pPr>
            <w:r w:rsidRPr="005E26C1">
              <w:rPr>
                <w:szCs w:val="22"/>
              </w:rPr>
              <w:t>ПОСТУПЛЕНИЯ_КУ</w:t>
            </w:r>
            <w:r>
              <w:rPr>
                <w:szCs w:val="22"/>
              </w:rPr>
              <w:t>,</w:t>
            </w:r>
          </w:p>
          <w:p w14:paraId="77A86F79" w14:textId="66FB4EAF" w:rsidR="00D45F66" w:rsidRDefault="00D45F66" w:rsidP="00AD6EDD">
            <w:pPr>
              <w:pStyle w:val="GOSTTableListMark1"/>
              <w:numPr>
                <w:ilvl w:val="0"/>
                <w:numId w:val="6"/>
              </w:numPr>
              <w:tabs>
                <w:tab w:val="num" w:pos="369"/>
              </w:tabs>
              <w:ind w:left="369"/>
              <w:rPr>
                <w:szCs w:val="22"/>
              </w:rPr>
            </w:pPr>
            <w:r w:rsidRPr="005E26C1">
              <w:rPr>
                <w:szCs w:val="22"/>
              </w:rPr>
              <w:t>ПОСТУПЛЕНИЯ_ВН</w:t>
            </w:r>
            <w:r>
              <w:rPr>
                <w:szCs w:val="22"/>
              </w:rPr>
              <w:t>,</w:t>
            </w:r>
          </w:p>
          <w:p w14:paraId="4B02593C" w14:textId="56EC20E8" w:rsidR="00D45F66" w:rsidRPr="0009278E" w:rsidRDefault="00D45F66" w:rsidP="00AD6EDD">
            <w:pPr>
              <w:pStyle w:val="GOSTTableListMark1"/>
              <w:numPr>
                <w:ilvl w:val="0"/>
                <w:numId w:val="6"/>
              </w:numPr>
              <w:tabs>
                <w:tab w:val="num" w:pos="369"/>
              </w:tabs>
              <w:ind w:left="369"/>
              <w:rPr>
                <w:szCs w:val="22"/>
              </w:rPr>
            </w:pPr>
            <w:r w:rsidRPr="0009278E">
              <w:rPr>
                <w:szCs w:val="22"/>
              </w:rPr>
              <w:t>ПОСТ_РАСПР_Н</w:t>
            </w:r>
            <w:r>
              <w:rPr>
                <w:szCs w:val="22"/>
              </w:rPr>
              <w:t>,</w:t>
            </w:r>
          </w:p>
          <w:p w14:paraId="408B07E7" w14:textId="74BE51CF" w:rsidR="00D45F66" w:rsidRDefault="00D45F66" w:rsidP="00AD6EDD">
            <w:pPr>
              <w:pStyle w:val="GOSTTableListMark1"/>
              <w:numPr>
                <w:ilvl w:val="0"/>
                <w:numId w:val="6"/>
              </w:numPr>
              <w:tabs>
                <w:tab w:val="num" w:pos="369"/>
              </w:tabs>
              <w:ind w:left="369"/>
              <w:rPr>
                <w:szCs w:val="22"/>
              </w:rPr>
            </w:pPr>
            <w:r w:rsidRPr="0009278E">
              <w:rPr>
                <w:szCs w:val="22"/>
              </w:rPr>
              <w:t>ПОСТ_РАСПР_ВН</w:t>
            </w:r>
          </w:p>
          <w:p w14:paraId="7E3CE695" w14:textId="35BF4ABE" w:rsidR="00D45F66" w:rsidRDefault="00D45F66" w:rsidP="00AD6EDD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плюс</w:t>
            </w:r>
          </w:p>
          <w:p w14:paraId="0B211059" w14:textId="73856FD3" w:rsidR="00D45F66" w:rsidRPr="005E26C1" w:rsidRDefault="00D45F66" w:rsidP="00AD6EDD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Оборот по К</w:t>
            </w:r>
            <w:r w:rsidRPr="005E26C1">
              <w:rPr>
                <w:szCs w:val="22"/>
              </w:rPr>
              <w:t>т за отчетный период по показател</w:t>
            </w:r>
            <w:r>
              <w:rPr>
                <w:szCs w:val="22"/>
              </w:rPr>
              <w:t xml:space="preserve">ю </w:t>
            </w:r>
            <w:r>
              <w:t>КУРС_РАЗН_Н</w:t>
            </w:r>
          </w:p>
        </w:tc>
        <w:tc>
          <w:tcPr>
            <w:tcW w:w="254" w:type="pct"/>
            <w:vMerge w:val="restart"/>
          </w:tcPr>
          <w:p w14:paraId="0E7CEF64" w14:textId="77777777" w:rsidR="00D45F66" w:rsidRPr="005E26C1" w:rsidRDefault="00D45F66" w:rsidP="00AD6EDD">
            <w:pPr>
              <w:pStyle w:val="GOSTTablenorm"/>
              <w:rPr>
                <w:szCs w:val="22"/>
              </w:rPr>
            </w:pPr>
            <w:r w:rsidRPr="00D16254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69F8869F" w14:textId="0A49D25F" w:rsidR="00D45F66" w:rsidRPr="00F11F2D" w:rsidRDefault="00D45F66" w:rsidP="00AD6EDD">
            <w:pPr>
              <w:pStyle w:val="GOSTTablenorm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-</w:t>
            </w:r>
          </w:p>
        </w:tc>
        <w:tc>
          <w:tcPr>
            <w:tcW w:w="256" w:type="pct"/>
          </w:tcPr>
          <w:p w14:paraId="7E5183E9" w14:textId="1E8C69C7" w:rsidR="00D45F66" w:rsidRPr="00F11F2D" w:rsidRDefault="00D45F66" w:rsidP="00AD6EDD">
            <w:pPr>
              <w:pStyle w:val="GOSTTablenorm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-</w:t>
            </w:r>
          </w:p>
        </w:tc>
        <w:tc>
          <w:tcPr>
            <w:tcW w:w="213" w:type="pct"/>
          </w:tcPr>
          <w:p w14:paraId="183E6F0B" w14:textId="5BBF7714" w:rsidR="00D45F66" w:rsidRPr="00F11F2D" w:rsidRDefault="00D45F66" w:rsidP="00AD6EDD">
            <w:pPr>
              <w:pStyle w:val="GOSTTablenorm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-</w:t>
            </w:r>
          </w:p>
        </w:tc>
        <w:tc>
          <w:tcPr>
            <w:tcW w:w="213" w:type="pct"/>
            <w:hideMark/>
          </w:tcPr>
          <w:p w14:paraId="2E36B3F7" w14:textId="16ABF639" w:rsidR="00D45F66" w:rsidRPr="005E26C1" w:rsidRDefault="00D45F66" w:rsidP="00AD6EDD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03A2E2B3" w14:textId="4A2198DA" w:rsidR="00D45F66" w:rsidRPr="005E26C1" w:rsidRDefault="00D45F66" w:rsidP="00AD6EDD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49" w:type="pct"/>
          </w:tcPr>
          <w:p w14:paraId="1ADFA9F2" w14:textId="05F1D1F1" w:rsidR="00D45F66" w:rsidRDefault="00D45F66" w:rsidP="00AD6EDD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D45F66" w:rsidRPr="005E26C1" w14:paraId="7484B3B0" w14:textId="77777777" w:rsidTr="00D45F66">
        <w:tc>
          <w:tcPr>
            <w:tcW w:w="125" w:type="pct"/>
          </w:tcPr>
          <w:p w14:paraId="1121AB1A" w14:textId="77777777" w:rsidR="00D45F66" w:rsidRPr="008A7F76" w:rsidRDefault="00D45F66" w:rsidP="001620F3">
            <w:pPr>
              <w:pStyle w:val="GOSTTableNum"/>
            </w:pPr>
          </w:p>
        </w:tc>
        <w:tc>
          <w:tcPr>
            <w:tcW w:w="596" w:type="pct"/>
            <w:vMerge/>
          </w:tcPr>
          <w:p w14:paraId="53ADB213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798C7DB9" w14:textId="77777777" w:rsidR="00D45F66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4995747E" w14:textId="0EA20AFE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5A2EDB4" w14:textId="5187BBA4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5685C365" w14:textId="2478F6AD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52</w:t>
            </w:r>
          </w:p>
        </w:tc>
        <w:tc>
          <w:tcPr>
            <w:tcW w:w="301" w:type="pct"/>
          </w:tcPr>
          <w:p w14:paraId="64A5CB96" w14:textId="114851A8" w:rsidR="00D45F66" w:rsidRDefault="00D45F66" w:rsidP="001620F3">
            <w:pPr>
              <w:pStyle w:val="GOSTTablenorm"/>
              <w:tabs>
                <w:tab w:val="left" w:pos="2219"/>
              </w:tabs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/>
          </w:tcPr>
          <w:p w14:paraId="478027C9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54" w:type="pct"/>
            <w:vMerge/>
          </w:tcPr>
          <w:p w14:paraId="1A83323F" w14:textId="77777777" w:rsidR="00D45F66" w:rsidRPr="00D16254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362B67C4" w14:textId="704B0ED7" w:rsidR="00D45F66" w:rsidRDefault="00D45F66" w:rsidP="001620F3">
            <w:pPr>
              <w:pStyle w:val="GOSTTablenorm"/>
              <w:rPr>
                <w:szCs w:val="22"/>
                <w:lang w:val="en-US"/>
              </w:rPr>
            </w:pPr>
            <w:r w:rsidRPr="007A74DB">
              <w:rPr>
                <w:szCs w:val="22"/>
              </w:rPr>
              <w:t>-</w:t>
            </w:r>
          </w:p>
        </w:tc>
        <w:tc>
          <w:tcPr>
            <w:tcW w:w="256" w:type="pct"/>
          </w:tcPr>
          <w:p w14:paraId="3A388B9E" w14:textId="0A854099" w:rsidR="00D45F66" w:rsidRDefault="00D45F66" w:rsidP="001620F3">
            <w:pPr>
              <w:pStyle w:val="GOSTTablenorm"/>
              <w:rPr>
                <w:szCs w:val="22"/>
                <w:lang w:val="en-US"/>
              </w:rPr>
            </w:pPr>
            <w:r w:rsidRPr="007A74DB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2650F5D4" w14:textId="350BF60A" w:rsidR="00D45F66" w:rsidRDefault="00D45F66" w:rsidP="001620F3">
            <w:pPr>
              <w:pStyle w:val="GOSTTablenorm"/>
              <w:rPr>
                <w:szCs w:val="22"/>
                <w:lang w:val="en-US"/>
              </w:rPr>
            </w:pPr>
            <w:r w:rsidRPr="007A74DB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0AF3A028" w14:textId="26EAA9E9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7A74DB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3F53E5B7" w14:textId="67638B05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49" w:type="pct"/>
          </w:tcPr>
          <w:p w14:paraId="10A06664" w14:textId="7B3B0F8A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D45F66" w:rsidRPr="005E26C1" w14:paraId="6EE05F60" w14:textId="77777777" w:rsidTr="00D45F66">
        <w:tc>
          <w:tcPr>
            <w:tcW w:w="125" w:type="pct"/>
          </w:tcPr>
          <w:p w14:paraId="6B1FFF2B" w14:textId="77777777" w:rsidR="00D45F66" w:rsidRPr="008A7F76" w:rsidRDefault="00D45F66" w:rsidP="00AD6EDD">
            <w:pPr>
              <w:pStyle w:val="GOSTTableNum"/>
            </w:pPr>
          </w:p>
        </w:tc>
        <w:tc>
          <w:tcPr>
            <w:tcW w:w="596" w:type="pct"/>
            <w:vMerge/>
          </w:tcPr>
          <w:p w14:paraId="458D08AF" w14:textId="77777777" w:rsidR="00D45F66" w:rsidRPr="005E26C1" w:rsidRDefault="00D45F66" w:rsidP="00AD6EDD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6E738DC9" w14:textId="77777777" w:rsidR="00D45F66" w:rsidRPr="009756A8" w:rsidRDefault="00D45F66" w:rsidP="00AD6EDD">
            <w:pPr>
              <w:pStyle w:val="GOSTTablenorm"/>
            </w:pPr>
          </w:p>
        </w:tc>
        <w:tc>
          <w:tcPr>
            <w:tcW w:w="279" w:type="pct"/>
          </w:tcPr>
          <w:p w14:paraId="1DD2F963" w14:textId="1DC01F0A" w:rsidR="00D45F66" w:rsidRDefault="00D45F66" w:rsidP="00AD6EDD">
            <w:pPr>
              <w:pStyle w:val="GOSTTablenorm"/>
            </w:pPr>
            <w:r w:rsidRPr="009756A8">
              <w:t>-</w:t>
            </w:r>
          </w:p>
        </w:tc>
        <w:tc>
          <w:tcPr>
            <w:tcW w:w="361" w:type="pct"/>
          </w:tcPr>
          <w:p w14:paraId="6D0FA881" w14:textId="3706E02D" w:rsidR="00D45F66" w:rsidRPr="009756A8" w:rsidRDefault="00D45F66" w:rsidP="00AD6EDD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4E930959" w14:textId="638B2B79" w:rsidR="00D45F66" w:rsidRPr="005E26C1" w:rsidRDefault="00D45F66" w:rsidP="00AD6EDD">
            <w:pPr>
              <w:pStyle w:val="GOSTTablenorm"/>
              <w:rPr>
                <w:szCs w:val="22"/>
              </w:rPr>
            </w:pPr>
            <w:r w:rsidRPr="009756A8">
              <w:t>-</w:t>
            </w:r>
          </w:p>
        </w:tc>
        <w:tc>
          <w:tcPr>
            <w:tcW w:w="301" w:type="pct"/>
          </w:tcPr>
          <w:p w14:paraId="79DA8B1F" w14:textId="52AFD8A4" w:rsidR="00D45F66" w:rsidRDefault="00D45F66" w:rsidP="00AD6EDD">
            <w:pPr>
              <w:pStyle w:val="GOSTTablenorm"/>
              <w:tabs>
                <w:tab w:val="left" w:pos="2219"/>
              </w:tabs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/>
          </w:tcPr>
          <w:p w14:paraId="501824C3" w14:textId="77777777" w:rsidR="00D45F66" w:rsidRPr="005E26C1" w:rsidRDefault="00D45F66" w:rsidP="00AD6EDD">
            <w:pPr>
              <w:pStyle w:val="GOSTTablenorm"/>
              <w:rPr>
                <w:szCs w:val="22"/>
              </w:rPr>
            </w:pPr>
          </w:p>
        </w:tc>
        <w:tc>
          <w:tcPr>
            <w:tcW w:w="254" w:type="pct"/>
            <w:vMerge/>
          </w:tcPr>
          <w:p w14:paraId="49473A76" w14:textId="77777777" w:rsidR="00D45F66" w:rsidRPr="00D16254" w:rsidRDefault="00D45F66" w:rsidP="00AD6EDD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4C9A90BE" w14:textId="6F8338DE" w:rsidR="00D45F66" w:rsidRDefault="00D45F66" w:rsidP="00AD6EDD">
            <w:pPr>
              <w:pStyle w:val="GOSTTablenorm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-</w:t>
            </w:r>
          </w:p>
        </w:tc>
        <w:tc>
          <w:tcPr>
            <w:tcW w:w="256" w:type="pct"/>
          </w:tcPr>
          <w:p w14:paraId="60AF94A0" w14:textId="1829852D" w:rsidR="00D45F66" w:rsidRDefault="00D45F66" w:rsidP="00AD6EDD">
            <w:pPr>
              <w:pStyle w:val="GOSTTablenorm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-</w:t>
            </w:r>
          </w:p>
        </w:tc>
        <w:tc>
          <w:tcPr>
            <w:tcW w:w="213" w:type="pct"/>
          </w:tcPr>
          <w:p w14:paraId="4AE5A287" w14:textId="0BE6D1D0" w:rsidR="00D45F66" w:rsidRDefault="00D45F66" w:rsidP="00AD6EDD">
            <w:pPr>
              <w:pStyle w:val="GOSTTablenorm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-</w:t>
            </w:r>
          </w:p>
        </w:tc>
        <w:tc>
          <w:tcPr>
            <w:tcW w:w="213" w:type="pct"/>
          </w:tcPr>
          <w:p w14:paraId="6698FE2A" w14:textId="3F16ED83" w:rsidR="00D45F66" w:rsidRPr="005E26C1" w:rsidRDefault="00D45F66" w:rsidP="00AD6EDD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165B8B65" w14:textId="2D4905AD" w:rsidR="00D45F66" w:rsidRDefault="00D45F66" w:rsidP="00AD6EDD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50FF5804" w14:textId="656B8A46" w:rsidR="00D45F66" w:rsidRDefault="00D45F66" w:rsidP="00AD6EDD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D45F66" w:rsidRPr="005E26C1" w14:paraId="47DC68CB" w14:textId="77777777" w:rsidTr="00D45F66">
        <w:tc>
          <w:tcPr>
            <w:tcW w:w="125" w:type="pct"/>
          </w:tcPr>
          <w:p w14:paraId="76007B07" w14:textId="77777777" w:rsidR="00D45F66" w:rsidRPr="008A7F76" w:rsidRDefault="00D45F66" w:rsidP="00AD6EDD">
            <w:pPr>
              <w:pStyle w:val="GOSTTableNum"/>
            </w:pPr>
          </w:p>
        </w:tc>
        <w:tc>
          <w:tcPr>
            <w:tcW w:w="596" w:type="pct"/>
            <w:vMerge/>
          </w:tcPr>
          <w:p w14:paraId="0B7CA352" w14:textId="77777777" w:rsidR="00D45F66" w:rsidRPr="005E26C1" w:rsidRDefault="00D45F66" w:rsidP="00AD6EDD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167DAA76" w14:textId="77777777" w:rsidR="00D45F66" w:rsidRPr="002C147C" w:rsidRDefault="00D45F66" w:rsidP="00AD6EDD">
            <w:pPr>
              <w:pStyle w:val="GOSTTablenorm"/>
            </w:pPr>
          </w:p>
        </w:tc>
        <w:tc>
          <w:tcPr>
            <w:tcW w:w="279" w:type="pct"/>
          </w:tcPr>
          <w:p w14:paraId="01EB78D1" w14:textId="621338FA" w:rsidR="00D45F66" w:rsidRDefault="00D45F66" w:rsidP="00AD6EDD">
            <w:pPr>
              <w:pStyle w:val="GOSTTablenorm"/>
            </w:pPr>
            <w:r w:rsidRPr="002C147C">
              <w:t>-</w:t>
            </w:r>
          </w:p>
        </w:tc>
        <w:tc>
          <w:tcPr>
            <w:tcW w:w="361" w:type="pct"/>
          </w:tcPr>
          <w:p w14:paraId="4AE7651D" w14:textId="41B6190A" w:rsidR="00D45F66" w:rsidRPr="002C147C" w:rsidRDefault="00D45F66" w:rsidP="00AD6EDD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47924A4B" w14:textId="0CC05E1E" w:rsidR="00D45F66" w:rsidRPr="005E26C1" w:rsidRDefault="00D45F66" w:rsidP="00AD6EDD">
            <w:pPr>
              <w:pStyle w:val="GOSTTablenorm"/>
              <w:rPr>
                <w:szCs w:val="22"/>
              </w:rPr>
            </w:pPr>
            <w:r w:rsidRPr="002C147C">
              <w:t>-</w:t>
            </w:r>
          </w:p>
        </w:tc>
        <w:tc>
          <w:tcPr>
            <w:tcW w:w="301" w:type="pct"/>
          </w:tcPr>
          <w:p w14:paraId="5239005A" w14:textId="7C4D0ACC" w:rsidR="00D45F66" w:rsidRPr="00201A30" w:rsidRDefault="00D45F66" w:rsidP="00AD6EDD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SRC</w:t>
            </w:r>
            <w:r>
              <w:rPr>
                <w:szCs w:val="22"/>
              </w:rPr>
              <w:t>: 85</w:t>
            </w:r>
          </w:p>
        </w:tc>
        <w:tc>
          <w:tcPr>
            <w:tcW w:w="1107" w:type="pct"/>
            <w:vMerge/>
          </w:tcPr>
          <w:p w14:paraId="6FCF661E" w14:textId="77777777" w:rsidR="00D45F66" w:rsidRPr="005E26C1" w:rsidRDefault="00D45F66" w:rsidP="00AD6EDD">
            <w:pPr>
              <w:pStyle w:val="GOSTTablenorm"/>
              <w:rPr>
                <w:szCs w:val="22"/>
              </w:rPr>
            </w:pPr>
          </w:p>
        </w:tc>
        <w:tc>
          <w:tcPr>
            <w:tcW w:w="254" w:type="pct"/>
            <w:vMerge/>
          </w:tcPr>
          <w:p w14:paraId="028D7C8C" w14:textId="77777777" w:rsidR="00D45F66" w:rsidRPr="00D16254" w:rsidRDefault="00D45F66" w:rsidP="00AD6EDD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08EFACDA" w14:textId="227D943F" w:rsidR="00D45F66" w:rsidRDefault="00D45F66" w:rsidP="00AD6EDD">
            <w:pPr>
              <w:pStyle w:val="GOSTTablenorm"/>
              <w:rPr>
                <w:szCs w:val="22"/>
                <w:lang w:val="en-US"/>
              </w:rPr>
            </w:pPr>
            <w:r w:rsidRPr="002C147C">
              <w:t>-</w:t>
            </w:r>
          </w:p>
        </w:tc>
        <w:tc>
          <w:tcPr>
            <w:tcW w:w="256" w:type="pct"/>
          </w:tcPr>
          <w:p w14:paraId="6DC6DE31" w14:textId="46ACF626" w:rsidR="00D45F66" w:rsidRDefault="00D45F66" w:rsidP="00AD6EDD">
            <w:pPr>
              <w:pStyle w:val="GOSTTablenorm"/>
              <w:rPr>
                <w:szCs w:val="22"/>
                <w:lang w:val="en-US"/>
              </w:rPr>
            </w:pPr>
            <w:r w:rsidRPr="002C147C">
              <w:t>-</w:t>
            </w:r>
          </w:p>
        </w:tc>
        <w:tc>
          <w:tcPr>
            <w:tcW w:w="213" w:type="pct"/>
          </w:tcPr>
          <w:p w14:paraId="0146FB13" w14:textId="746BF1A8" w:rsidR="00D45F66" w:rsidRDefault="00D45F66" w:rsidP="00AD6EDD">
            <w:pPr>
              <w:pStyle w:val="GOSTTablenorm"/>
              <w:rPr>
                <w:szCs w:val="22"/>
                <w:lang w:val="en-US"/>
              </w:rPr>
            </w:pPr>
            <w:r w:rsidRPr="002C147C">
              <w:t>-</w:t>
            </w:r>
          </w:p>
        </w:tc>
        <w:tc>
          <w:tcPr>
            <w:tcW w:w="213" w:type="pct"/>
          </w:tcPr>
          <w:p w14:paraId="1B1AC738" w14:textId="6C22C2C6" w:rsidR="00D45F66" w:rsidRPr="005E26C1" w:rsidRDefault="00D45F66" w:rsidP="00AD6EDD">
            <w:pPr>
              <w:pStyle w:val="GOSTTablenorm"/>
              <w:rPr>
                <w:szCs w:val="22"/>
              </w:rPr>
            </w:pPr>
            <w:r w:rsidRPr="002C147C">
              <w:t>-</w:t>
            </w:r>
          </w:p>
        </w:tc>
        <w:tc>
          <w:tcPr>
            <w:tcW w:w="213" w:type="pct"/>
          </w:tcPr>
          <w:p w14:paraId="6D59757A" w14:textId="0C9712CE" w:rsidR="00D45F66" w:rsidRDefault="00D45F66" w:rsidP="00AD6EDD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49" w:type="pct"/>
          </w:tcPr>
          <w:p w14:paraId="1BFCAF43" w14:textId="1AB91978" w:rsidR="00D45F66" w:rsidRDefault="00D45F66" w:rsidP="00AD6EDD">
            <w:pPr>
              <w:pStyle w:val="GOSTTablenorm"/>
              <w:rPr>
                <w:szCs w:val="22"/>
              </w:rPr>
            </w:pPr>
            <w:r>
              <w:t>-</w:t>
            </w:r>
          </w:p>
        </w:tc>
      </w:tr>
      <w:tr w:rsidR="00D45F66" w:rsidRPr="005E26C1" w14:paraId="04F1B4BA" w14:textId="77777777" w:rsidTr="00D45F66">
        <w:tc>
          <w:tcPr>
            <w:tcW w:w="125" w:type="pct"/>
          </w:tcPr>
          <w:p w14:paraId="5CF76E65" w14:textId="77777777" w:rsidR="00D45F66" w:rsidRPr="008A7F76" w:rsidRDefault="00D45F66" w:rsidP="00AD6EDD">
            <w:pPr>
              <w:pStyle w:val="GOSTTableNum"/>
            </w:pPr>
          </w:p>
        </w:tc>
        <w:tc>
          <w:tcPr>
            <w:tcW w:w="596" w:type="pct"/>
            <w:vMerge w:val="restart"/>
            <w:hideMark/>
          </w:tcPr>
          <w:p w14:paraId="14CFED63" w14:textId="7AC6A3F0" w:rsidR="00D45F66" w:rsidRPr="005E26C1" w:rsidRDefault="00D45F66" w:rsidP="00AD6EDD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Выплаты</w:t>
            </w:r>
          </w:p>
        </w:tc>
        <w:tc>
          <w:tcPr>
            <w:tcW w:w="279" w:type="pct"/>
            <w:vMerge w:val="restart"/>
          </w:tcPr>
          <w:p w14:paraId="3DB3ABF1" w14:textId="44433812" w:rsidR="00D45F66" w:rsidRPr="005E26C1" w:rsidRDefault="007111A8" w:rsidP="00AD6EDD">
            <w:pPr>
              <w:pStyle w:val="GOSTTablenorm"/>
              <w:rPr>
                <w:szCs w:val="22"/>
              </w:rPr>
            </w:pPr>
            <w:ins w:id="1098" w:author="Краснова Наталья EXP-332161" w:date="2026-03-19T17:44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6379B3CA" w14:textId="6E0129F6" w:rsidR="00D45F66" w:rsidRDefault="00D45F66" w:rsidP="00AD6EDD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134</w:t>
            </w:r>
          </w:p>
        </w:tc>
        <w:tc>
          <w:tcPr>
            <w:tcW w:w="361" w:type="pct"/>
          </w:tcPr>
          <w:p w14:paraId="7C1A21A9" w14:textId="418697C8" w:rsidR="00D45F66" w:rsidRPr="005E26C1" w:rsidRDefault="00D45F66" w:rsidP="00AD6EDD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  <w:hideMark/>
          </w:tcPr>
          <w:p w14:paraId="07D29FAC" w14:textId="6DA27D93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  <w:hideMark/>
          </w:tcPr>
          <w:p w14:paraId="36443F82" w14:textId="0DB85915" w:rsidR="00D45F66" w:rsidRPr="005E26C1" w:rsidRDefault="00D45F66" w:rsidP="00AD6EDD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  <w:hideMark/>
          </w:tcPr>
          <w:p w14:paraId="734536A4" w14:textId="4BE88A1F" w:rsidR="00D45F66" w:rsidRPr="005E26C1" w:rsidRDefault="00D45F66" w:rsidP="00AD6EDD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 xml:space="preserve">Сумма </w:t>
            </w:r>
            <w:r>
              <w:rPr>
                <w:szCs w:val="22"/>
              </w:rPr>
              <w:t>выплат</w:t>
            </w:r>
            <w:r w:rsidRPr="005E26C1">
              <w:rPr>
                <w:szCs w:val="22"/>
              </w:rPr>
              <w:t xml:space="preserve"> средств </w:t>
            </w:r>
            <w:r>
              <w:rPr>
                <w:szCs w:val="22"/>
              </w:rPr>
              <w:t>с ЛС текущего финансового года.</w:t>
            </w:r>
          </w:p>
          <w:p w14:paraId="414E184E" w14:textId="77777777" w:rsidR="00D45F66" w:rsidRPr="005E26C1" w:rsidRDefault="00D45F66" w:rsidP="00AD6EDD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6C07435F" w14:textId="1B7DB39F" w:rsidR="00D45F66" w:rsidRPr="005E26C1" w:rsidRDefault="00D45F66" w:rsidP="00AD6EDD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lastRenderedPageBreak/>
              <w:t>Оборот по Дт за отчетный период по показателям:</w:t>
            </w:r>
          </w:p>
          <w:p w14:paraId="6DB087F3" w14:textId="77777777" w:rsidR="00D45F66" w:rsidRPr="005E26C1" w:rsidRDefault="00D45F66" w:rsidP="00AD6EDD">
            <w:pPr>
              <w:pStyle w:val="GOSTTableListMark1"/>
              <w:numPr>
                <w:ilvl w:val="0"/>
                <w:numId w:val="6"/>
              </w:numPr>
              <w:tabs>
                <w:tab w:val="num" w:pos="369"/>
              </w:tabs>
              <w:ind w:left="369"/>
              <w:rPr>
                <w:szCs w:val="22"/>
              </w:rPr>
            </w:pPr>
            <w:r w:rsidRPr="005E26C1">
              <w:rPr>
                <w:szCs w:val="22"/>
              </w:rPr>
              <w:t>ВЫБЫТИЯ_КУ</w:t>
            </w:r>
          </w:p>
          <w:p w14:paraId="3D1CECB4" w14:textId="77777777" w:rsidR="00D45F66" w:rsidRDefault="00D45F66" w:rsidP="00AD6EDD">
            <w:pPr>
              <w:pStyle w:val="GOSTTableListMark1"/>
              <w:numPr>
                <w:ilvl w:val="0"/>
                <w:numId w:val="6"/>
              </w:numPr>
              <w:tabs>
                <w:tab w:val="num" w:pos="369"/>
              </w:tabs>
              <w:ind w:left="369"/>
              <w:rPr>
                <w:szCs w:val="22"/>
              </w:rPr>
            </w:pPr>
            <w:r w:rsidRPr="005E26C1">
              <w:rPr>
                <w:szCs w:val="22"/>
              </w:rPr>
              <w:t>ВЫБЫТИЯ_ВН</w:t>
            </w:r>
          </w:p>
          <w:p w14:paraId="285C599C" w14:textId="580BF9E8" w:rsidR="00D45F66" w:rsidRPr="005E26C1" w:rsidRDefault="00D45F66" w:rsidP="00AD6EDD">
            <w:pPr>
              <w:pStyle w:val="GOSTTableListMark1"/>
              <w:numPr>
                <w:ilvl w:val="0"/>
                <w:numId w:val="6"/>
              </w:numPr>
              <w:tabs>
                <w:tab w:val="num" w:pos="369"/>
              </w:tabs>
              <w:ind w:left="369"/>
              <w:rPr>
                <w:szCs w:val="22"/>
              </w:rPr>
            </w:pPr>
            <w:r>
              <w:t>КУРС_РАЗН_Н</w:t>
            </w:r>
          </w:p>
        </w:tc>
        <w:tc>
          <w:tcPr>
            <w:tcW w:w="254" w:type="pct"/>
            <w:vMerge w:val="restart"/>
          </w:tcPr>
          <w:p w14:paraId="79E67189" w14:textId="77777777" w:rsidR="00D45F66" w:rsidRPr="005E26C1" w:rsidRDefault="00D45F66" w:rsidP="00AD6EDD">
            <w:pPr>
              <w:pStyle w:val="GOSTTablenorm"/>
              <w:rPr>
                <w:szCs w:val="22"/>
              </w:rPr>
            </w:pPr>
            <w:r w:rsidRPr="00D16254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189E99FF" w14:textId="21C8E49B" w:rsidR="00D45F66" w:rsidRPr="005E26C1" w:rsidRDefault="00D45F66" w:rsidP="00AD6EDD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17867D9E" w14:textId="32F6DCC2" w:rsidR="00D45F66" w:rsidRPr="005E26C1" w:rsidRDefault="00D45F66" w:rsidP="00AD6EDD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1D8DCFCC" w14:textId="743E24A9" w:rsidR="00D45F66" w:rsidRPr="005E26C1" w:rsidRDefault="00D45F66" w:rsidP="00AD6EDD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  <w:hideMark/>
          </w:tcPr>
          <w:p w14:paraId="64697DD4" w14:textId="01AC6144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3E0D1B1D" w14:textId="0F1163C7" w:rsidR="00D45F66" w:rsidRPr="005E26C1" w:rsidRDefault="00D45F66" w:rsidP="00AD6EDD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17D5ECFF" w14:textId="292D90DA" w:rsidR="00D45F66" w:rsidRDefault="00D45F66" w:rsidP="00AD6EDD">
            <w:pPr>
              <w:pStyle w:val="GOSTTablenorm"/>
              <w:rPr>
                <w:szCs w:val="22"/>
              </w:rPr>
            </w:pPr>
            <w:r>
              <w:t>-</w:t>
            </w:r>
          </w:p>
        </w:tc>
      </w:tr>
      <w:tr w:rsidR="00D45F66" w:rsidRPr="005E26C1" w14:paraId="351AE10C" w14:textId="77777777" w:rsidTr="00D45F66">
        <w:tc>
          <w:tcPr>
            <w:tcW w:w="125" w:type="pct"/>
          </w:tcPr>
          <w:p w14:paraId="06781D56" w14:textId="77777777" w:rsidR="00D45F66" w:rsidRPr="008A7F76" w:rsidRDefault="00D45F66" w:rsidP="001620F3">
            <w:pPr>
              <w:pStyle w:val="GOSTTableNum"/>
            </w:pPr>
          </w:p>
        </w:tc>
        <w:tc>
          <w:tcPr>
            <w:tcW w:w="596" w:type="pct"/>
            <w:vMerge/>
          </w:tcPr>
          <w:p w14:paraId="490A22CA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6C7E1065" w14:textId="77777777" w:rsidR="00D45F66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24E58237" w14:textId="30D813D8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3C141DD" w14:textId="18FEE8D1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78087281" w14:textId="517CAEF1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134</w:t>
            </w:r>
          </w:p>
        </w:tc>
        <w:tc>
          <w:tcPr>
            <w:tcW w:w="301" w:type="pct"/>
          </w:tcPr>
          <w:p w14:paraId="771DBA0B" w14:textId="77777777" w:rsidR="00D45F66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1107" w:type="pct"/>
            <w:vMerge/>
          </w:tcPr>
          <w:p w14:paraId="4A772983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54" w:type="pct"/>
            <w:vMerge/>
          </w:tcPr>
          <w:p w14:paraId="5880679F" w14:textId="77777777" w:rsidR="00D45F66" w:rsidRPr="00D16254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51142137" w14:textId="3807B2A6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0C4B2EC0" w14:textId="1A5D5011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3B4D2137" w14:textId="08D553C7" w:rsidR="00D45F66" w:rsidRPr="00C74622" w:rsidRDefault="00D45F66" w:rsidP="001620F3">
            <w:pPr>
              <w:pStyle w:val="GOSTTablenorm"/>
              <w:rPr>
                <w:szCs w:val="22"/>
              </w:rPr>
            </w:pPr>
            <w:r w:rsidRPr="00C74622"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19000DEE" w14:textId="103370FD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322319DC" w14:textId="22D821FC" w:rsidR="00D45F66" w:rsidRPr="00C74622" w:rsidRDefault="00D45F66" w:rsidP="001620F3">
            <w:pPr>
              <w:pStyle w:val="GOSTTablenorm"/>
              <w:rPr>
                <w:szCs w:val="22"/>
              </w:rPr>
            </w:pPr>
            <w:r w:rsidRPr="00C74622">
              <w:rPr>
                <w:szCs w:val="22"/>
              </w:rPr>
              <w:t>+</w:t>
            </w:r>
          </w:p>
        </w:tc>
        <w:tc>
          <w:tcPr>
            <w:tcW w:w="249" w:type="pct"/>
          </w:tcPr>
          <w:p w14:paraId="07A3E1D2" w14:textId="589C7D03" w:rsidR="00D45F66" w:rsidRDefault="00D45F66" w:rsidP="001620F3">
            <w:pPr>
              <w:pStyle w:val="GOSTTablenorm"/>
            </w:pPr>
            <w:r>
              <w:t>+</w:t>
            </w:r>
          </w:p>
        </w:tc>
      </w:tr>
      <w:tr w:rsidR="00D45F66" w:rsidRPr="005E26C1" w14:paraId="1678CA13" w14:textId="77777777" w:rsidTr="00D45F66">
        <w:tc>
          <w:tcPr>
            <w:tcW w:w="125" w:type="pct"/>
          </w:tcPr>
          <w:p w14:paraId="04EC3614" w14:textId="77777777" w:rsidR="00D45F66" w:rsidRPr="008A7F76" w:rsidRDefault="00D45F66" w:rsidP="001620F3">
            <w:pPr>
              <w:pStyle w:val="GOSTTableNum"/>
            </w:pPr>
          </w:p>
        </w:tc>
        <w:tc>
          <w:tcPr>
            <w:tcW w:w="596" w:type="pct"/>
            <w:vMerge/>
          </w:tcPr>
          <w:p w14:paraId="74E35E60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502D24BC" w14:textId="77777777" w:rsidR="00D45F66" w:rsidRPr="00C37E9C" w:rsidRDefault="00D45F66" w:rsidP="001620F3">
            <w:pPr>
              <w:pStyle w:val="GOSTTablenorm"/>
            </w:pPr>
          </w:p>
        </w:tc>
        <w:tc>
          <w:tcPr>
            <w:tcW w:w="279" w:type="pct"/>
          </w:tcPr>
          <w:p w14:paraId="64C2BFB3" w14:textId="3B47E51C" w:rsidR="00D45F66" w:rsidRDefault="00D45F66" w:rsidP="001620F3">
            <w:pPr>
              <w:pStyle w:val="GOSTTablenorm"/>
            </w:pPr>
            <w:r w:rsidRPr="00C37E9C">
              <w:t>-</w:t>
            </w:r>
          </w:p>
        </w:tc>
        <w:tc>
          <w:tcPr>
            <w:tcW w:w="361" w:type="pct"/>
          </w:tcPr>
          <w:p w14:paraId="7E9119F3" w14:textId="4EF33EF3" w:rsidR="00D45F66" w:rsidRPr="00C37E9C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51A88328" w14:textId="118A37F3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C37E9C">
              <w:t>-</w:t>
            </w:r>
          </w:p>
        </w:tc>
        <w:tc>
          <w:tcPr>
            <w:tcW w:w="301" w:type="pct"/>
          </w:tcPr>
          <w:p w14:paraId="48BC8027" w14:textId="1122AC90" w:rsidR="00D45F66" w:rsidRDefault="00D45F66" w:rsidP="001620F3">
            <w:pPr>
              <w:pStyle w:val="GOSTTablenorm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255</w:t>
            </w:r>
          </w:p>
        </w:tc>
        <w:tc>
          <w:tcPr>
            <w:tcW w:w="1107" w:type="pct"/>
            <w:vMerge/>
          </w:tcPr>
          <w:p w14:paraId="028D4438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54" w:type="pct"/>
            <w:vMerge/>
          </w:tcPr>
          <w:p w14:paraId="007EC8FA" w14:textId="77777777" w:rsidR="00D45F66" w:rsidRPr="00D16254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1AF0CDE1" w14:textId="55EBBD8F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2316FDE9" w14:textId="16BC954C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44179DC9" w14:textId="215ACF40" w:rsidR="00D45F66" w:rsidRPr="00C74622" w:rsidRDefault="00D45F66" w:rsidP="00C64F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590D0AD0" w14:textId="0157A91E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6464A72D" w14:textId="28C37F20" w:rsidR="00D45F66" w:rsidRPr="00C74622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046E4C7B" w14:textId="23154C18" w:rsidR="00D45F66" w:rsidRDefault="00D45F66" w:rsidP="001620F3">
            <w:pPr>
              <w:pStyle w:val="GOSTTablenorm"/>
            </w:pPr>
            <w:r>
              <w:t>-</w:t>
            </w:r>
          </w:p>
        </w:tc>
      </w:tr>
      <w:tr w:rsidR="00D45F66" w:rsidRPr="005E26C1" w14:paraId="01E9A6D1" w14:textId="77777777" w:rsidTr="00D45F66">
        <w:tc>
          <w:tcPr>
            <w:tcW w:w="125" w:type="pct"/>
          </w:tcPr>
          <w:p w14:paraId="663227B1" w14:textId="77777777" w:rsidR="00D45F66" w:rsidRPr="008A7F76" w:rsidRDefault="00D45F66" w:rsidP="001620F3">
            <w:pPr>
              <w:pStyle w:val="GOSTTableNum"/>
            </w:pPr>
          </w:p>
        </w:tc>
        <w:tc>
          <w:tcPr>
            <w:tcW w:w="596" w:type="pct"/>
            <w:vMerge/>
          </w:tcPr>
          <w:p w14:paraId="2D29A2AB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3283A6A8" w14:textId="77777777" w:rsidR="00D45F66" w:rsidRPr="00C37E9C" w:rsidRDefault="00D45F66" w:rsidP="001620F3">
            <w:pPr>
              <w:pStyle w:val="GOSTTablenorm"/>
            </w:pPr>
          </w:p>
        </w:tc>
        <w:tc>
          <w:tcPr>
            <w:tcW w:w="279" w:type="pct"/>
          </w:tcPr>
          <w:p w14:paraId="4423E5A0" w14:textId="6EE717A9" w:rsidR="00D45F66" w:rsidRDefault="00D45F66" w:rsidP="001620F3">
            <w:pPr>
              <w:pStyle w:val="GOSTTablenorm"/>
            </w:pPr>
            <w:r w:rsidRPr="00C37E9C">
              <w:t>-</w:t>
            </w:r>
          </w:p>
        </w:tc>
        <w:tc>
          <w:tcPr>
            <w:tcW w:w="361" w:type="pct"/>
          </w:tcPr>
          <w:p w14:paraId="766D17CE" w14:textId="1E41248D" w:rsidR="00D45F66" w:rsidRPr="00C37E9C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31524D25" w14:textId="1F9D73B8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C37E9C">
              <w:t>-</w:t>
            </w:r>
          </w:p>
        </w:tc>
        <w:tc>
          <w:tcPr>
            <w:tcW w:w="301" w:type="pct"/>
          </w:tcPr>
          <w:p w14:paraId="3D6641CF" w14:textId="6F2BE56B" w:rsidR="00D45F66" w:rsidRDefault="00D45F66" w:rsidP="001620F3">
            <w:pPr>
              <w:pStyle w:val="GOSTTablenorm"/>
              <w:rPr>
                <w:szCs w:val="22"/>
                <w:lang w:val="en-US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/>
          </w:tcPr>
          <w:p w14:paraId="16F772FA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54" w:type="pct"/>
            <w:vMerge/>
          </w:tcPr>
          <w:p w14:paraId="2E028CF4" w14:textId="77777777" w:rsidR="00D45F66" w:rsidRPr="00D16254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32E645F5" w14:textId="3D6A626D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47168F43" w14:textId="354EB894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4782CD37" w14:textId="280BDC76" w:rsidR="00D45F66" w:rsidRPr="00C74622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00078296" w14:textId="020D2E50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3B297289" w14:textId="4F542D2A" w:rsidR="00D45F66" w:rsidRPr="00C74622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401BB488" w14:textId="6B55891C" w:rsidR="00D45F66" w:rsidRDefault="00D45F66" w:rsidP="001620F3">
            <w:pPr>
              <w:pStyle w:val="GOSTTablenorm"/>
            </w:pPr>
            <w:r>
              <w:t>-</w:t>
            </w:r>
          </w:p>
        </w:tc>
      </w:tr>
      <w:tr w:rsidR="00D45F66" w:rsidRPr="005E26C1" w14:paraId="6065A0DD" w14:textId="77777777" w:rsidTr="00D45F66">
        <w:tc>
          <w:tcPr>
            <w:tcW w:w="125" w:type="pct"/>
          </w:tcPr>
          <w:p w14:paraId="0032DB6D" w14:textId="77777777" w:rsidR="00D45F66" w:rsidRPr="008A7F76" w:rsidRDefault="00D45F66" w:rsidP="001620F3">
            <w:pPr>
              <w:pStyle w:val="GOSTTableNum"/>
            </w:pPr>
          </w:p>
        </w:tc>
        <w:tc>
          <w:tcPr>
            <w:tcW w:w="596" w:type="pct"/>
            <w:vMerge/>
          </w:tcPr>
          <w:p w14:paraId="3A1898E6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4F219F76" w14:textId="77777777" w:rsidR="00D45F66" w:rsidRPr="002C147C" w:rsidRDefault="00D45F66" w:rsidP="001620F3">
            <w:pPr>
              <w:pStyle w:val="GOSTTablenorm"/>
            </w:pPr>
          </w:p>
        </w:tc>
        <w:tc>
          <w:tcPr>
            <w:tcW w:w="279" w:type="pct"/>
          </w:tcPr>
          <w:p w14:paraId="4C1872E6" w14:textId="7F9D4309" w:rsidR="00D45F66" w:rsidRDefault="00D45F66" w:rsidP="001620F3">
            <w:pPr>
              <w:pStyle w:val="GOSTTablenorm"/>
            </w:pPr>
            <w:r w:rsidRPr="002C147C">
              <w:t>-</w:t>
            </w:r>
          </w:p>
        </w:tc>
        <w:tc>
          <w:tcPr>
            <w:tcW w:w="361" w:type="pct"/>
          </w:tcPr>
          <w:p w14:paraId="2CF9751A" w14:textId="302D1201" w:rsidR="00D45F66" w:rsidRPr="002C147C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5CAE8127" w14:textId="5237425B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2C147C">
              <w:t>-</w:t>
            </w:r>
          </w:p>
        </w:tc>
        <w:tc>
          <w:tcPr>
            <w:tcW w:w="301" w:type="pct"/>
          </w:tcPr>
          <w:p w14:paraId="2D9D95FA" w14:textId="7A42CE33" w:rsidR="00D45F66" w:rsidRDefault="00D45F66" w:rsidP="001620F3">
            <w:pPr>
              <w:pStyle w:val="GOSTTablenorm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284</w:t>
            </w:r>
          </w:p>
        </w:tc>
        <w:tc>
          <w:tcPr>
            <w:tcW w:w="1107" w:type="pct"/>
            <w:vMerge/>
          </w:tcPr>
          <w:p w14:paraId="118F6560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54" w:type="pct"/>
            <w:vMerge/>
          </w:tcPr>
          <w:p w14:paraId="4530C747" w14:textId="77777777" w:rsidR="00D45F66" w:rsidRPr="00D16254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7B59B97E" w14:textId="2B8BC7D5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3C2E1AA6" w14:textId="6755D89F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4FC12028" w14:textId="67C6F1C4" w:rsidR="00D45F66" w:rsidRPr="00C74622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3EFB6DCE" w14:textId="188474B9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4EB0586B" w14:textId="76F8AA35" w:rsidR="00D45F66" w:rsidRPr="00C74622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5E3CDFE1" w14:textId="2765190F" w:rsidR="00D45F66" w:rsidRDefault="00D45F66" w:rsidP="001620F3">
            <w:pPr>
              <w:pStyle w:val="GOSTTablenorm"/>
            </w:pPr>
            <w:r>
              <w:t>+</w:t>
            </w:r>
          </w:p>
        </w:tc>
      </w:tr>
      <w:tr w:rsidR="00D45F66" w:rsidRPr="005E26C1" w14:paraId="02A25D88" w14:textId="77777777" w:rsidTr="00D45F66">
        <w:tc>
          <w:tcPr>
            <w:tcW w:w="125" w:type="pct"/>
          </w:tcPr>
          <w:p w14:paraId="730E2228" w14:textId="77777777" w:rsidR="00D45F66" w:rsidRPr="008A7F76" w:rsidRDefault="00D45F66" w:rsidP="001620F3">
            <w:pPr>
              <w:pStyle w:val="GOSTTableNum"/>
            </w:pPr>
          </w:p>
        </w:tc>
        <w:tc>
          <w:tcPr>
            <w:tcW w:w="596" w:type="pct"/>
            <w:vMerge/>
          </w:tcPr>
          <w:p w14:paraId="004146FB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15688BB3" w14:textId="77777777" w:rsidR="00D45F66" w:rsidRPr="002C147C" w:rsidRDefault="00D45F66" w:rsidP="001620F3">
            <w:pPr>
              <w:pStyle w:val="GOSTTablenorm"/>
            </w:pPr>
          </w:p>
        </w:tc>
        <w:tc>
          <w:tcPr>
            <w:tcW w:w="279" w:type="pct"/>
          </w:tcPr>
          <w:p w14:paraId="5C62CFB4" w14:textId="57EF60FC" w:rsidR="00D45F66" w:rsidRDefault="00D45F66" w:rsidP="001620F3">
            <w:pPr>
              <w:pStyle w:val="GOSTTablenorm"/>
            </w:pPr>
            <w:r w:rsidRPr="002C147C">
              <w:t>-</w:t>
            </w:r>
          </w:p>
        </w:tc>
        <w:tc>
          <w:tcPr>
            <w:tcW w:w="361" w:type="pct"/>
          </w:tcPr>
          <w:p w14:paraId="2F7AC816" w14:textId="60FCC6C8" w:rsidR="00D45F66" w:rsidRPr="002C147C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634CB4C4" w14:textId="790E2A54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2C147C">
              <w:t>-</w:t>
            </w:r>
          </w:p>
        </w:tc>
        <w:tc>
          <w:tcPr>
            <w:tcW w:w="301" w:type="pct"/>
          </w:tcPr>
          <w:p w14:paraId="10BFBC24" w14:textId="6FED7C13" w:rsidR="00D45F66" w:rsidRDefault="00D45F66" w:rsidP="001620F3">
            <w:pPr>
              <w:pStyle w:val="GOSTTablenorm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SRC</w:t>
            </w:r>
            <w:r>
              <w:rPr>
                <w:szCs w:val="22"/>
              </w:rPr>
              <w:t>: 83</w:t>
            </w:r>
          </w:p>
        </w:tc>
        <w:tc>
          <w:tcPr>
            <w:tcW w:w="1107" w:type="pct"/>
            <w:vMerge/>
          </w:tcPr>
          <w:p w14:paraId="26A17963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54" w:type="pct"/>
            <w:vMerge/>
          </w:tcPr>
          <w:p w14:paraId="1BBA894F" w14:textId="77777777" w:rsidR="00D45F66" w:rsidRPr="00D16254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5E3253F8" w14:textId="08701FF8" w:rsidR="00D45F66" w:rsidRDefault="00D45F66" w:rsidP="001620F3">
            <w:pPr>
              <w:pStyle w:val="GOSTTablenorm"/>
            </w:pPr>
            <w:r w:rsidRPr="002C147C">
              <w:t>-</w:t>
            </w:r>
          </w:p>
        </w:tc>
        <w:tc>
          <w:tcPr>
            <w:tcW w:w="256" w:type="pct"/>
          </w:tcPr>
          <w:p w14:paraId="4BCC3ABE" w14:textId="50872FDB" w:rsidR="00D45F66" w:rsidRDefault="00D45F66" w:rsidP="001620F3">
            <w:pPr>
              <w:pStyle w:val="GOSTTablenorm"/>
            </w:pPr>
            <w:r w:rsidRPr="002C147C">
              <w:t>-</w:t>
            </w:r>
          </w:p>
        </w:tc>
        <w:tc>
          <w:tcPr>
            <w:tcW w:w="213" w:type="pct"/>
          </w:tcPr>
          <w:p w14:paraId="74F66935" w14:textId="6D43B853" w:rsidR="00D45F66" w:rsidRPr="00C74622" w:rsidRDefault="00D45F66" w:rsidP="001620F3">
            <w:pPr>
              <w:pStyle w:val="GOSTTablenorm"/>
              <w:rPr>
                <w:szCs w:val="22"/>
              </w:rPr>
            </w:pPr>
            <w:r w:rsidRPr="002C147C">
              <w:t>-</w:t>
            </w:r>
          </w:p>
        </w:tc>
        <w:tc>
          <w:tcPr>
            <w:tcW w:w="213" w:type="pct"/>
          </w:tcPr>
          <w:p w14:paraId="2C2EFC75" w14:textId="5A034B33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2C147C">
              <w:t>-</w:t>
            </w:r>
          </w:p>
        </w:tc>
        <w:tc>
          <w:tcPr>
            <w:tcW w:w="213" w:type="pct"/>
          </w:tcPr>
          <w:p w14:paraId="2197E50E" w14:textId="4B68D7E4" w:rsidR="00D45F66" w:rsidRPr="00C74622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49" w:type="pct"/>
          </w:tcPr>
          <w:p w14:paraId="5B3B07AD" w14:textId="102F230B" w:rsidR="00D45F66" w:rsidRDefault="00D45F66" w:rsidP="001620F3">
            <w:pPr>
              <w:pStyle w:val="GOSTTablenorm"/>
            </w:pPr>
            <w:r>
              <w:t>-</w:t>
            </w:r>
          </w:p>
        </w:tc>
      </w:tr>
      <w:tr w:rsidR="00D45F66" w:rsidRPr="005E26C1" w14:paraId="04148F44" w14:textId="77777777" w:rsidTr="00D45F66">
        <w:tc>
          <w:tcPr>
            <w:tcW w:w="125" w:type="pct"/>
          </w:tcPr>
          <w:p w14:paraId="5A2EC60F" w14:textId="77777777" w:rsidR="00D45F66" w:rsidRPr="008A7F76" w:rsidRDefault="00D45F66" w:rsidP="001620F3">
            <w:pPr>
              <w:pStyle w:val="GOSTTableNum"/>
            </w:pPr>
          </w:p>
        </w:tc>
        <w:tc>
          <w:tcPr>
            <w:tcW w:w="596" w:type="pct"/>
            <w:vMerge w:val="restart"/>
            <w:hideMark/>
          </w:tcPr>
          <w:p w14:paraId="47AEFEFD" w14:textId="5BD05DF8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Восстановление выплат</w:t>
            </w:r>
          </w:p>
        </w:tc>
        <w:tc>
          <w:tcPr>
            <w:tcW w:w="279" w:type="pct"/>
            <w:vMerge w:val="restart"/>
          </w:tcPr>
          <w:p w14:paraId="0BD717B9" w14:textId="5DC6BB09" w:rsidR="00D45F66" w:rsidRPr="005E26C1" w:rsidRDefault="007111A8" w:rsidP="001620F3">
            <w:pPr>
              <w:pStyle w:val="GOSTTablenorm"/>
              <w:rPr>
                <w:szCs w:val="22"/>
              </w:rPr>
            </w:pPr>
            <w:ins w:id="1099" w:author="Краснова Наталья EXP-332161" w:date="2026-03-19T17:44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53126B64" w14:textId="66C417EF" w:rsidR="00D45F66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135</w:t>
            </w:r>
          </w:p>
        </w:tc>
        <w:tc>
          <w:tcPr>
            <w:tcW w:w="361" w:type="pct"/>
          </w:tcPr>
          <w:p w14:paraId="7783997C" w14:textId="55C71F8E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  <w:hideMark/>
          </w:tcPr>
          <w:p w14:paraId="1F790B53" w14:textId="4EB67107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  <w:hideMark/>
          </w:tcPr>
          <w:p w14:paraId="01B439B6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  <w:hideMark/>
          </w:tcPr>
          <w:p w14:paraId="7A16A453" w14:textId="71330B78" w:rsidR="00D45F66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 xml:space="preserve">Сумма восстановления </w:t>
            </w:r>
            <w:r>
              <w:rPr>
                <w:szCs w:val="22"/>
              </w:rPr>
              <w:t>выплат</w:t>
            </w:r>
            <w:r w:rsidRPr="005E26C1">
              <w:rPr>
                <w:szCs w:val="22"/>
              </w:rPr>
              <w:t xml:space="preserve"> в текущем финансовом году.</w:t>
            </w:r>
          </w:p>
          <w:p w14:paraId="51AB009C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28434634" w14:textId="200BE4FE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Оборот по Кт за отчетный период по показателям:</w:t>
            </w:r>
          </w:p>
          <w:p w14:paraId="37E8F116" w14:textId="77777777" w:rsidR="00D45F66" w:rsidRPr="005E26C1" w:rsidRDefault="00D45F66" w:rsidP="001620F3">
            <w:pPr>
              <w:pStyle w:val="GOSTTableListMark1"/>
              <w:numPr>
                <w:ilvl w:val="0"/>
                <w:numId w:val="6"/>
              </w:numPr>
              <w:tabs>
                <w:tab w:val="num" w:pos="369"/>
              </w:tabs>
              <w:ind w:left="369"/>
              <w:rPr>
                <w:szCs w:val="22"/>
              </w:rPr>
            </w:pPr>
            <w:r w:rsidRPr="005E26C1">
              <w:rPr>
                <w:szCs w:val="22"/>
              </w:rPr>
              <w:t>ВЫБЫТИЯ_КУ</w:t>
            </w:r>
          </w:p>
          <w:p w14:paraId="7E75BBAB" w14:textId="77777777" w:rsidR="00D45F66" w:rsidRPr="005E26C1" w:rsidRDefault="00D45F66" w:rsidP="001620F3">
            <w:pPr>
              <w:pStyle w:val="GOSTTableListMark1"/>
              <w:numPr>
                <w:ilvl w:val="0"/>
                <w:numId w:val="6"/>
              </w:numPr>
              <w:tabs>
                <w:tab w:val="num" w:pos="369"/>
              </w:tabs>
              <w:ind w:left="369"/>
              <w:rPr>
                <w:szCs w:val="22"/>
              </w:rPr>
            </w:pPr>
            <w:r w:rsidRPr="005E26C1">
              <w:rPr>
                <w:szCs w:val="22"/>
              </w:rPr>
              <w:t>ВЫБЫТИЯ_ВН</w:t>
            </w:r>
          </w:p>
        </w:tc>
        <w:tc>
          <w:tcPr>
            <w:tcW w:w="254" w:type="pct"/>
            <w:vMerge w:val="restart"/>
          </w:tcPr>
          <w:p w14:paraId="05AD97CB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D16254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6FA50635" w14:textId="1EC0F912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28EC19B0" w14:textId="6C1FDFA8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04A2474A" w14:textId="481AFBB4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  <w:hideMark/>
          </w:tcPr>
          <w:p w14:paraId="609586E5" w14:textId="4D1C3183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6364F50D" w14:textId="4E36F0EC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3319E936" w14:textId="2CC560FB" w:rsidR="00D45F66" w:rsidRDefault="00D45F66" w:rsidP="001620F3">
            <w:pPr>
              <w:pStyle w:val="GOSTTablenorm"/>
              <w:rPr>
                <w:szCs w:val="22"/>
              </w:rPr>
            </w:pPr>
            <w:r>
              <w:t>-</w:t>
            </w:r>
          </w:p>
        </w:tc>
      </w:tr>
      <w:tr w:rsidR="00D45F66" w:rsidRPr="005E26C1" w14:paraId="36BAF898" w14:textId="77777777" w:rsidTr="00D45F66">
        <w:tc>
          <w:tcPr>
            <w:tcW w:w="125" w:type="pct"/>
          </w:tcPr>
          <w:p w14:paraId="228A6B52" w14:textId="77777777" w:rsidR="00D45F66" w:rsidRPr="008A7F76" w:rsidRDefault="00D45F66" w:rsidP="001620F3">
            <w:pPr>
              <w:pStyle w:val="GOSTTableNum"/>
            </w:pPr>
          </w:p>
        </w:tc>
        <w:tc>
          <w:tcPr>
            <w:tcW w:w="596" w:type="pct"/>
            <w:vMerge/>
          </w:tcPr>
          <w:p w14:paraId="3343DB97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3CF63100" w14:textId="77777777" w:rsidR="00D45F66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4D4C0F8A" w14:textId="55B5DD43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9FCF93F" w14:textId="49E3E6B7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78F2D71A" w14:textId="41FE4117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135</w:t>
            </w:r>
          </w:p>
        </w:tc>
        <w:tc>
          <w:tcPr>
            <w:tcW w:w="301" w:type="pct"/>
          </w:tcPr>
          <w:p w14:paraId="1732EBF8" w14:textId="0310C50B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/>
          </w:tcPr>
          <w:p w14:paraId="179355C0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54" w:type="pct"/>
            <w:vMerge/>
          </w:tcPr>
          <w:p w14:paraId="0A4D5343" w14:textId="77777777" w:rsidR="00D45F66" w:rsidRPr="00D16254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537FE0C5" w14:textId="6611C368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6BDEBE94" w14:textId="52825EBF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5B422BE0" w14:textId="6E79A9CA" w:rsidR="00D45F66" w:rsidRPr="00C74622" w:rsidRDefault="00D45F66" w:rsidP="001620F3">
            <w:pPr>
              <w:pStyle w:val="GOSTTablenorm"/>
              <w:rPr>
                <w:szCs w:val="22"/>
              </w:rPr>
            </w:pPr>
            <w:r w:rsidRPr="00C74622"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149A10D0" w14:textId="17C0DB55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7583A645" w14:textId="08EEB613" w:rsidR="00D45F66" w:rsidRPr="00C74622" w:rsidRDefault="00D45F66" w:rsidP="001620F3">
            <w:pPr>
              <w:pStyle w:val="GOSTTablenorm"/>
              <w:rPr>
                <w:szCs w:val="22"/>
              </w:rPr>
            </w:pPr>
            <w:r w:rsidRPr="00C74622">
              <w:rPr>
                <w:szCs w:val="22"/>
              </w:rPr>
              <w:t>+</w:t>
            </w:r>
          </w:p>
        </w:tc>
        <w:tc>
          <w:tcPr>
            <w:tcW w:w="249" w:type="pct"/>
          </w:tcPr>
          <w:p w14:paraId="568E936F" w14:textId="48CBB432" w:rsidR="00D45F66" w:rsidRDefault="00D45F66" w:rsidP="001620F3">
            <w:pPr>
              <w:pStyle w:val="GOSTTablenorm"/>
            </w:pPr>
            <w:r>
              <w:t>+</w:t>
            </w:r>
          </w:p>
        </w:tc>
      </w:tr>
      <w:tr w:rsidR="00D45F66" w:rsidRPr="005E26C1" w14:paraId="3F9C1FED" w14:textId="77777777" w:rsidTr="00D45F66">
        <w:tc>
          <w:tcPr>
            <w:tcW w:w="125" w:type="pct"/>
          </w:tcPr>
          <w:p w14:paraId="2C11DEA8" w14:textId="77777777" w:rsidR="00D45F66" w:rsidRPr="008A7F76" w:rsidRDefault="00D45F66" w:rsidP="001620F3">
            <w:pPr>
              <w:pStyle w:val="GOSTTableNum"/>
            </w:pPr>
          </w:p>
        </w:tc>
        <w:tc>
          <w:tcPr>
            <w:tcW w:w="596" w:type="pct"/>
            <w:vMerge/>
          </w:tcPr>
          <w:p w14:paraId="44979E1C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05D2146B" w14:textId="77777777" w:rsidR="00D45F66" w:rsidRPr="00463EF6" w:rsidRDefault="00D45F66" w:rsidP="001620F3">
            <w:pPr>
              <w:pStyle w:val="GOSTTablenorm"/>
            </w:pPr>
          </w:p>
        </w:tc>
        <w:tc>
          <w:tcPr>
            <w:tcW w:w="279" w:type="pct"/>
          </w:tcPr>
          <w:p w14:paraId="4151574A" w14:textId="4BC2A8C9" w:rsidR="00D45F66" w:rsidRDefault="00D45F66" w:rsidP="001620F3">
            <w:pPr>
              <w:pStyle w:val="GOSTTablenorm"/>
            </w:pPr>
            <w:r w:rsidRPr="00463EF6">
              <w:t>-</w:t>
            </w:r>
          </w:p>
        </w:tc>
        <w:tc>
          <w:tcPr>
            <w:tcW w:w="361" w:type="pct"/>
          </w:tcPr>
          <w:p w14:paraId="47A2D147" w14:textId="04AECF3F" w:rsidR="00D45F66" w:rsidRPr="00463EF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0799722A" w14:textId="0EA41413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463EF6">
              <w:t>-</w:t>
            </w:r>
          </w:p>
        </w:tc>
        <w:tc>
          <w:tcPr>
            <w:tcW w:w="301" w:type="pct"/>
          </w:tcPr>
          <w:p w14:paraId="24BD6E81" w14:textId="14647E22" w:rsidR="00D45F66" w:rsidRPr="0008384D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256</w:t>
            </w:r>
          </w:p>
        </w:tc>
        <w:tc>
          <w:tcPr>
            <w:tcW w:w="1107" w:type="pct"/>
            <w:vMerge/>
          </w:tcPr>
          <w:p w14:paraId="12451C04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54" w:type="pct"/>
            <w:vMerge/>
          </w:tcPr>
          <w:p w14:paraId="00506E12" w14:textId="77777777" w:rsidR="00D45F66" w:rsidRPr="00D16254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289B46E3" w14:textId="0D6E3F6C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67FB3B98" w14:textId="2FA21DAE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C2A293C" w14:textId="4A261CAA" w:rsidR="00D45F66" w:rsidRPr="00C74622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687CB5AA" w14:textId="3F4A0F72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135236EB" w14:textId="09D0F55F" w:rsidR="00D45F66" w:rsidRPr="00C74622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54118806" w14:textId="29209FA2" w:rsidR="00D45F66" w:rsidRDefault="00D45F66" w:rsidP="001620F3">
            <w:pPr>
              <w:pStyle w:val="GOSTTablenorm"/>
            </w:pPr>
            <w:r>
              <w:t>-</w:t>
            </w:r>
          </w:p>
        </w:tc>
      </w:tr>
      <w:tr w:rsidR="00D45F66" w:rsidRPr="005E26C1" w14:paraId="45DD99F4" w14:textId="77777777" w:rsidTr="00D45F66">
        <w:tc>
          <w:tcPr>
            <w:tcW w:w="125" w:type="pct"/>
          </w:tcPr>
          <w:p w14:paraId="106D75D3" w14:textId="77777777" w:rsidR="00D45F66" w:rsidRPr="008A7F76" w:rsidRDefault="00D45F66" w:rsidP="001620F3">
            <w:pPr>
              <w:pStyle w:val="GOSTTableNum"/>
            </w:pPr>
          </w:p>
        </w:tc>
        <w:tc>
          <w:tcPr>
            <w:tcW w:w="596" w:type="pct"/>
            <w:vMerge/>
          </w:tcPr>
          <w:p w14:paraId="524DC830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50479B12" w14:textId="77777777" w:rsidR="00D45F66" w:rsidRPr="00463EF6" w:rsidRDefault="00D45F66" w:rsidP="001620F3">
            <w:pPr>
              <w:pStyle w:val="GOSTTablenorm"/>
            </w:pPr>
          </w:p>
        </w:tc>
        <w:tc>
          <w:tcPr>
            <w:tcW w:w="279" w:type="pct"/>
          </w:tcPr>
          <w:p w14:paraId="3D4E6401" w14:textId="676607D6" w:rsidR="00D45F66" w:rsidRDefault="00D45F66" w:rsidP="001620F3">
            <w:pPr>
              <w:pStyle w:val="GOSTTablenorm"/>
            </w:pPr>
            <w:r w:rsidRPr="00463EF6">
              <w:t>-</w:t>
            </w:r>
          </w:p>
        </w:tc>
        <w:tc>
          <w:tcPr>
            <w:tcW w:w="361" w:type="pct"/>
          </w:tcPr>
          <w:p w14:paraId="512DBCB9" w14:textId="688E7C96" w:rsidR="00D45F66" w:rsidRPr="00463EF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0D05BD8C" w14:textId="4C43695C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463EF6">
              <w:t>-</w:t>
            </w:r>
          </w:p>
        </w:tc>
        <w:tc>
          <w:tcPr>
            <w:tcW w:w="301" w:type="pct"/>
          </w:tcPr>
          <w:p w14:paraId="30454AC0" w14:textId="792787A8" w:rsidR="00D45F66" w:rsidRPr="0008384D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SRC</w:t>
            </w:r>
            <w:r>
              <w:rPr>
                <w:szCs w:val="22"/>
              </w:rPr>
              <w:t>: 84</w:t>
            </w:r>
          </w:p>
        </w:tc>
        <w:tc>
          <w:tcPr>
            <w:tcW w:w="1107" w:type="pct"/>
            <w:vMerge/>
          </w:tcPr>
          <w:p w14:paraId="6D5165A3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54" w:type="pct"/>
            <w:vMerge/>
          </w:tcPr>
          <w:p w14:paraId="66B51FC4" w14:textId="77777777" w:rsidR="00D45F66" w:rsidRPr="00D16254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4D907E4A" w14:textId="50618352" w:rsidR="00D45F66" w:rsidRDefault="00D45F66" w:rsidP="001620F3">
            <w:pPr>
              <w:pStyle w:val="GOSTTablenorm"/>
            </w:pPr>
            <w:r w:rsidRPr="002C147C">
              <w:t>-</w:t>
            </w:r>
          </w:p>
        </w:tc>
        <w:tc>
          <w:tcPr>
            <w:tcW w:w="256" w:type="pct"/>
          </w:tcPr>
          <w:p w14:paraId="3B49BFCA" w14:textId="47F7B502" w:rsidR="00D45F66" w:rsidRDefault="00D45F66" w:rsidP="001620F3">
            <w:pPr>
              <w:pStyle w:val="GOSTTablenorm"/>
            </w:pPr>
            <w:r w:rsidRPr="002C147C">
              <w:t>-</w:t>
            </w:r>
          </w:p>
        </w:tc>
        <w:tc>
          <w:tcPr>
            <w:tcW w:w="213" w:type="pct"/>
          </w:tcPr>
          <w:p w14:paraId="174F793C" w14:textId="04E7EDDD" w:rsidR="00D45F66" w:rsidRPr="00C74622" w:rsidRDefault="00D45F66" w:rsidP="001620F3">
            <w:pPr>
              <w:pStyle w:val="GOSTTablenorm"/>
              <w:rPr>
                <w:szCs w:val="22"/>
              </w:rPr>
            </w:pPr>
            <w:r w:rsidRPr="002C147C">
              <w:t>-</w:t>
            </w:r>
          </w:p>
        </w:tc>
        <w:tc>
          <w:tcPr>
            <w:tcW w:w="213" w:type="pct"/>
          </w:tcPr>
          <w:p w14:paraId="5EEAA5E5" w14:textId="509CEC7C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2C147C">
              <w:t>-</w:t>
            </w:r>
          </w:p>
        </w:tc>
        <w:tc>
          <w:tcPr>
            <w:tcW w:w="213" w:type="pct"/>
          </w:tcPr>
          <w:p w14:paraId="6AEB3DBF" w14:textId="2F29298A" w:rsidR="00D45F66" w:rsidRPr="00C74622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49" w:type="pct"/>
          </w:tcPr>
          <w:p w14:paraId="5DACB661" w14:textId="592B5A77" w:rsidR="00D45F66" w:rsidRDefault="00D45F66" w:rsidP="001620F3">
            <w:pPr>
              <w:pStyle w:val="GOSTTablenorm"/>
            </w:pPr>
            <w:r>
              <w:t>-</w:t>
            </w:r>
          </w:p>
        </w:tc>
      </w:tr>
      <w:tr w:rsidR="00D45F66" w:rsidRPr="005E26C1" w14:paraId="0824A113" w14:textId="77777777" w:rsidTr="00D45F66">
        <w:tc>
          <w:tcPr>
            <w:tcW w:w="125" w:type="pct"/>
          </w:tcPr>
          <w:p w14:paraId="7C07BEF7" w14:textId="77777777" w:rsidR="00D45F66" w:rsidRPr="008A7F76" w:rsidRDefault="00D45F66" w:rsidP="001620F3">
            <w:pPr>
              <w:pStyle w:val="GOSTTableNum"/>
            </w:pPr>
          </w:p>
        </w:tc>
        <w:tc>
          <w:tcPr>
            <w:tcW w:w="596" w:type="pct"/>
            <w:vMerge/>
          </w:tcPr>
          <w:p w14:paraId="5035FDA5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4A9B199D" w14:textId="77777777" w:rsidR="00D45F66" w:rsidRPr="00463EF6" w:rsidRDefault="00D45F66" w:rsidP="001620F3">
            <w:pPr>
              <w:pStyle w:val="GOSTTablenorm"/>
            </w:pPr>
          </w:p>
        </w:tc>
        <w:tc>
          <w:tcPr>
            <w:tcW w:w="279" w:type="pct"/>
          </w:tcPr>
          <w:p w14:paraId="79623540" w14:textId="6614E4D1" w:rsidR="00D45F66" w:rsidRDefault="00D45F66" w:rsidP="001620F3">
            <w:pPr>
              <w:pStyle w:val="GOSTTablenorm"/>
            </w:pPr>
            <w:r w:rsidRPr="00463EF6">
              <w:t>-</w:t>
            </w:r>
          </w:p>
        </w:tc>
        <w:tc>
          <w:tcPr>
            <w:tcW w:w="361" w:type="pct"/>
          </w:tcPr>
          <w:p w14:paraId="42418D51" w14:textId="035F4838" w:rsidR="00D45F66" w:rsidRPr="00463EF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42507CC8" w14:textId="62ADD7ED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463EF6">
              <w:t>-</w:t>
            </w:r>
          </w:p>
        </w:tc>
        <w:tc>
          <w:tcPr>
            <w:tcW w:w="301" w:type="pct"/>
          </w:tcPr>
          <w:p w14:paraId="24CFD654" w14:textId="18D8855A" w:rsidR="00D45F66" w:rsidRPr="0008384D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285</w:t>
            </w:r>
          </w:p>
        </w:tc>
        <w:tc>
          <w:tcPr>
            <w:tcW w:w="1107" w:type="pct"/>
            <w:vMerge/>
          </w:tcPr>
          <w:p w14:paraId="545E2DE7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54" w:type="pct"/>
            <w:vMerge/>
          </w:tcPr>
          <w:p w14:paraId="3C13EB82" w14:textId="77777777" w:rsidR="00D45F66" w:rsidRPr="00D16254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633EA5FA" w14:textId="35F0F3BF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75725A28" w14:textId="65071E68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3EF9B7C7" w14:textId="78FD5866" w:rsidR="00D45F66" w:rsidRPr="00C74622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0D0C21E4" w14:textId="5CFE3236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257CDE14" w14:textId="10BD661F" w:rsidR="00D45F66" w:rsidRPr="00C74622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42606C39" w14:textId="77427208" w:rsidR="00D45F66" w:rsidRDefault="00D45F66" w:rsidP="001620F3">
            <w:pPr>
              <w:pStyle w:val="GOSTTablenorm"/>
            </w:pPr>
            <w:r>
              <w:t>+</w:t>
            </w:r>
          </w:p>
        </w:tc>
      </w:tr>
      <w:tr w:rsidR="00D45F66" w:rsidRPr="005E26C1" w14:paraId="2F41DEB6" w14:textId="77777777" w:rsidTr="00D45F66">
        <w:tc>
          <w:tcPr>
            <w:tcW w:w="125" w:type="pct"/>
          </w:tcPr>
          <w:p w14:paraId="3D6DFC59" w14:textId="77777777" w:rsidR="00D45F66" w:rsidRPr="008A7F76" w:rsidRDefault="00D45F66" w:rsidP="001620F3">
            <w:pPr>
              <w:pStyle w:val="GOSTTableNum"/>
            </w:pPr>
          </w:p>
        </w:tc>
        <w:tc>
          <w:tcPr>
            <w:tcW w:w="596" w:type="pct"/>
            <w:vMerge w:val="restart"/>
            <w:hideMark/>
          </w:tcPr>
          <w:p w14:paraId="23C8E498" w14:textId="7A1D7225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Кассовые выплаты с учетом восстановления</w:t>
            </w:r>
          </w:p>
        </w:tc>
        <w:tc>
          <w:tcPr>
            <w:tcW w:w="279" w:type="pct"/>
            <w:vMerge w:val="restart"/>
          </w:tcPr>
          <w:p w14:paraId="1C7BC60C" w14:textId="40FF54DE" w:rsidR="00D45F66" w:rsidRPr="005E26C1" w:rsidRDefault="007111A8" w:rsidP="001620F3">
            <w:pPr>
              <w:pStyle w:val="GOSTTablenorm"/>
              <w:rPr>
                <w:szCs w:val="22"/>
              </w:rPr>
            </w:pPr>
            <w:ins w:id="1100" w:author="Краснова Наталья EXP-332161" w:date="2026-03-19T17:44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27FC6040" w14:textId="3B328742" w:rsidR="00D45F66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53</w:t>
            </w:r>
          </w:p>
        </w:tc>
        <w:tc>
          <w:tcPr>
            <w:tcW w:w="361" w:type="pct"/>
          </w:tcPr>
          <w:p w14:paraId="47663392" w14:textId="47A1DF32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  <w:hideMark/>
          </w:tcPr>
          <w:p w14:paraId="6CF65A3B" w14:textId="2B264F75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  <w:hideMark/>
          </w:tcPr>
          <w:p w14:paraId="41F0806C" w14:textId="77C2FFE9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  <w:hideMark/>
          </w:tcPr>
          <w:p w14:paraId="427B73CB" w14:textId="13E885A2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 xml:space="preserve">Сумма </w:t>
            </w:r>
            <w:r>
              <w:rPr>
                <w:szCs w:val="22"/>
              </w:rPr>
              <w:t>выплат</w:t>
            </w:r>
            <w:r w:rsidRPr="005E26C1">
              <w:rPr>
                <w:szCs w:val="22"/>
              </w:rPr>
              <w:t xml:space="preserve"> средств с ЛС текущего финансового года с учетом восстановления </w:t>
            </w:r>
            <w:r>
              <w:rPr>
                <w:szCs w:val="22"/>
              </w:rPr>
              <w:t>выплат</w:t>
            </w:r>
            <w:r w:rsidRPr="005E26C1">
              <w:rPr>
                <w:szCs w:val="22"/>
              </w:rPr>
              <w:t>.</w:t>
            </w:r>
          </w:p>
          <w:p w14:paraId="1516144E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lastRenderedPageBreak/>
              <w:t>Расчет по сумме в валюте учета (в рублях).</w:t>
            </w:r>
          </w:p>
          <w:p w14:paraId="0B15BAD9" w14:textId="138273B9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 xml:space="preserve">Баланс (Остаток по Дт = Оборот по Дт минус Оборот по Кт) на конец отчетного периода по показателям: </w:t>
            </w:r>
          </w:p>
          <w:p w14:paraId="5BADC762" w14:textId="77777777" w:rsidR="00D45F66" w:rsidRPr="005E26C1" w:rsidRDefault="00D45F66" w:rsidP="001620F3">
            <w:pPr>
              <w:pStyle w:val="GOSTTableListMark1"/>
              <w:numPr>
                <w:ilvl w:val="0"/>
                <w:numId w:val="6"/>
              </w:numPr>
              <w:tabs>
                <w:tab w:val="num" w:pos="369"/>
              </w:tabs>
              <w:ind w:left="369"/>
              <w:rPr>
                <w:szCs w:val="22"/>
              </w:rPr>
            </w:pPr>
            <w:r w:rsidRPr="005E26C1">
              <w:rPr>
                <w:szCs w:val="22"/>
              </w:rPr>
              <w:t>ВЫБЫТИЯ_КУ</w:t>
            </w:r>
          </w:p>
          <w:p w14:paraId="701B94C0" w14:textId="77777777" w:rsidR="00D45F66" w:rsidRDefault="00D45F66" w:rsidP="001620F3">
            <w:pPr>
              <w:pStyle w:val="GOSTTableListMark1"/>
              <w:numPr>
                <w:ilvl w:val="0"/>
                <w:numId w:val="6"/>
              </w:numPr>
              <w:tabs>
                <w:tab w:val="num" w:pos="369"/>
              </w:tabs>
              <w:ind w:left="369"/>
              <w:rPr>
                <w:szCs w:val="22"/>
              </w:rPr>
            </w:pPr>
            <w:r w:rsidRPr="005E26C1">
              <w:rPr>
                <w:szCs w:val="22"/>
              </w:rPr>
              <w:t>ВЫБЫТИЯ_ВН</w:t>
            </w:r>
          </w:p>
          <w:p w14:paraId="673AD1DC" w14:textId="02CDA225" w:rsidR="00D45F66" w:rsidRDefault="00D45F66" w:rsidP="001620F3">
            <w:pPr>
              <w:pStyle w:val="GOSTTableListMark1"/>
              <w:numPr>
                <w:ilvl w:val="0"/>
                <w:numId w:val="0"/>
              </w:numPr>
              <w:ind w:left="142"/>
              <w:rPr>
                <w:szCs w:val="22"/>
              </w:rPr>
            </w:pPr>
            <w:r>
              <w:rPr>
                <w:szCs w:val="22"/>
              </w:rPr>
              <w:t>плюс</w:t>
            </w:r>
          </w:p>
          <w:p w14:paraId="34C6EF6A" w14:textId="1D41A38D" w:rsidR="00D45F66" w:rsidRPr="005E26C1" w:rsidRDefault="00D45F66" w:rsidP="001620F3">
            <w:pPr>
              <w:pStyle w:val="GOSTTableListMark1"/>
              <w:numPr>
                <w:ilvl w:val="0"/>
                <w:numId w:val="0"/>
              </w:numPr>
              <w:ind w:left="142"/>
              <w:rPr>
                <w:szCs w:val="22"/>
              </w:rPr>
            </w:pPr>
            <w:r>
              <w:t>Оборот по Д</w:t>
            </w:r>
            <w:r w:rsidRPr="001D7F7A">
              <w:t xml:space="preserve">т </w:t>
            </w:r>
            <w:r w:rsidRPr="005E26C1">
              <w:rPr>
                <w:szCs w:val="22"/>
              </w:rPr>
              <w:t>за отчетный период</w:t>
            </w:r>
            <w:r w:rsidRPr="001D7F7A">
              <w:t xml:space="preserve"> по</w:t>
            </w:r>
            <w:r>
              <w:t xml:space="preserve"> показателю КУРС_РАЗН_Н</w:t>
            </w:r>
          </w:p>
        </w:tc>
        <w:tc>
          <w:tcPr>
            <w:tcW w:w="254" w:type="pct"/>
            <w:vMerge w:val="restart"/>
          </w:tcPr>
          <w:p w14:paraId="4EDB962A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D16254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591CAF3C" w14:textId="2291284B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3C7B72CE" w14:textId="35C38C0E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66F012CA" w14:textId="0EE087A2" w:rsidR="00D45F66" w:rsidRPr="005E26C1" w:rsidRDefault="00D45F66" w:rsidP="00C64F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  <w:hideMark/>
          </w:tcPr>
          <w:p w14:paraId="230DB3F0" w14:textId="59B6A93A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5FBCCEE2" w14:textId="56BFFA3D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6959A5FE" w14:textId="1DEFCC55" w:rsidR="00D45F66" w:rsidRDefault="00D45F66" w:rsidP="001620F3">
            <w:pPr>
              <w:pStyle w:val="GOSTTablenorm"/>
              <w:rPr>
                <w:szCs w:val="22"/>
              </w:rPr>
            </w:pPr>
            <w:r>
              <w:t>-</w:t>
            </w:r>
          </w:p>
        </w:tc>
      </w:tr>
      <w:tr w:rsidR="00D45F66" w:rsidRPr="005E26C1" w14:paraId="1AE385A7" w14:textId="77777777" w:rsidTr="00D45F66">
        <w:tc>
          <w:tcPr>
            <w:tcW w:w="125" w:type="pct"/>
          </w:tcPr>
          <w:p w14:paraId="614539F4" w14:textId="77777777" w:rsidR="00D45F66" w:rsidRPr="008A7F76" w:rsidRDefault="00D45F66" w:rsidP="001620F3">
            <w:pPr>
              <w:pStyle w:val="GOSTTableNum"/>
            </w:pPr>
          </w:p>
        </w:tc>
        <w:tc>
          <w:tcPr>
            <w:tcW w:w="596" w:type="pct"/>
            <w:vMerge/>
          </w:tcPr>
          <w:p w14:paraId="37CD3E20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0F093805" w14:textId="77777777" w:rsidR="00D45F66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57D52E76" w14:textId="53697062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86440BB" w14:textId="3948FE8B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291413F0" w14:textId="715804CD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53</w:t>
            </w:r>
          </w:p>
        </w:tc>
        <w:tc>
          <w:tcPr>
            <w:tcW w:w="301" w:type="pct"/>
          </w:tcPr>
          <w:p w14:paraId="024D950A" w14:textId="67906AB4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/>
          </w:tcPr>
          <w:p w14:paraId="755B529B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54" w:type="pct"/>
            <w:vMerge/>
          </w:tcPr>
          <w:p w14:paraId="4B7D0A6F" w14:textId="77777777" w:rsidR="00D45F66" w:rsidRPr="00D16254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17061420" w14:textId="6135399F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5F3ED442" w14:textId="51F07050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0861D081" w14:textId="101187F4" w:rsidR="00D45F66" w:rsidRPr="00C74622" w:rsidRDefault="00D45F66" w:rsidP="001620F3">
            <w:pPr>
              <w:pStyle w:val="GOSTTablenorm"/>
              <w:rPr>
                <w:szCs w:val="22"/>
              </w:rPr>
            </w:pPr>
            <w:r w:rsidRPr="00C74622"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2B88A740" w14:textId="4270FB24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3485198B" w14:textId="1562CDB8" w:rsidR="00D45F66" w:rsidRPr="00C74622" w:rsidRDefault="00D45F66" w:rsidP="001620F3">
            <w:pPr>
              <w:pStyle w:val="GOSTTablenorm"/>
              <w:rPr>
                <w:szCs w:val="22"/>
              </w:rPr>
            </w:pPr>
            <w:r w:rsidRPr="00C74622">
              <w:rPr>
                <w:szCs w:val="22"/>
              </w:rPr>
              <w:t>+</w:t>
            </w:r>
          </w:p>
        </w:tc>
        <w:tc>
          <w:tcPr>
            <w:tcW w:w="249" w:type="pct"/>
          </w:tcPr>
          <w:p w14:paraId="7131B46C" w14:textId="0A7AB8F4" w:rsidR="00D45F66" w:rsidRDefault="00D45F66" w:rsidP="001620F3">
            <w:pPr>
              <w:pStyle w:val="GOSTTablenorm"/>
            </w:pPr>
            <w:r>
              <w:t>+</w:t>
            </w:r>
          </w:p>
        </w:tc>
      </w:tr>
      <w:tr w:rsidR="00D45F66" w:rsidRPr="005E26C1" w14:paraId="4DA27B70" w14:textId="77777777" w:rsidTr="00D45F66">
        <w:tc>
          <w:tcPr>
            <w:tcW w:w="125" w:type="pct"/>
          </w:tcPr>
          <w:p w14:paraId="242E1ACD" w14:textId="77777777" w:rsidR="00D45F66" w:rsidRPr="008A7F76" w:rsidRDefault="00D45F66" w:rsidP="001620F3">
            <w:pPr>
              <w:pStyle w:val="GOSTTableNum"/>
            </w:pPr>
          </w:p>
        </w:tc>
        <w:tc>
          <w:tcPr>
            <w:tcW w:w="596" w:type="pct"/>
            <w:vMerge/>
          </w:tcPr>
          <w:p w14:paraId="17C6F926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549037AC" w14:textId="77777777" w:rsidR="00D45F66" w:rsidRPr="00B07CF0" w:rsidRDefault="00D45F66" w:rsidP="001620F3">
            <w:pPr>
              <w:pStyle w:val="GOSTTablenorm"/>
            </w:pPr>
          </w:p>
        </w:tc>
        <w:tc>
          <w:tcPr>
            <w:tcW w:w="279" w:type="pct"/>
          </w:tcPr>
          <w:p w14:paraId="1C27B202" w14:textId="6FB6D82D" w:rsidR="00D45F66" w:rsidRDefault="00D45F66" w:rsidP="001620F3">
            <w:pPr>
              <w:pStyle w:val="GOSTTablenorm"/>
            </w:pPr>
            <w:r w:rsidRPr="00B07CF0">
              <w:t>-</w:t>
            </w:r>
          </w:p>
        </w:tc>
        <w:tc>
          <w:tcPr>
            <w:tcW w:w="361" w:type="pct"/>
          </w:tcPr>
          <w:p w14:paraId="30556F01" w14:textId="18053DFC" w:rsidR="00D45F66" w:rsidRPr="00B07CF0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4750F601" w14:textId="36D54F71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B07CF0">
              <w:t>-</w:t>
            </w:r>
          </w:p>
        </w:tc>
        <w:tc>
          <w:tcPr>
            <w:tcW w:w="301" w:type="pct"/>
          </w:tcPr>
          <w:p w14:paraId="07FA5DFB" w14:textId="49DB35E0" w:rsidR="00D45F66" w:rsidRPr="00E326CA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254</w:t>
            </w:r>
          </w:p>
        </w:tc>
        <w:tc>
          <w:tcPr>
            <w:tcW w:w="1107" w:type="pct"/>
            <w:vMerge/>
          </w:tcPr>
          <w:p w14:paraId="2AF422F4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54" w:type="pct"/>
            <w:vMerge/>
          </w:tcPr>
          <w:p w14:paraId="72EDAA07" w14:textId="77777777" w:rsidR="00D45F66" w:rsidRPr="00D16254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22A0C202" w14:textId="647FA266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0C3F9D1F" w14:textId="27DAFC3C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7F7B724B" w14:textId="657BB5D0" w:rsidR="00D45F66" w:rsidRPr="00C74622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3DDCA4C0" w14:textId="63E65174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54A93D2E" w14:textId="63A66755" w:rsidR="00D45F66" w:rsidRPr="00C74622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7B9CE8F8" w14:textId="39C8E1B2" w:rsidR="00D45F66" w:rsidRDefault="00D45F66" w:rsidP="001620F3">
            <w:pPr>
              <w:pStyle w:val="GOSTTablenorm"/>
            </w:pPr>
            <w:r>
              <w:t>-</w:t>
            </w:r>
          </w:p>
        </w:tc>
      </w:tr>
      <w:tr w:rsidR="00D45F66" w:rsidRPr="005E26C1" w14:paraId="2F8FD27A" w14:textId="77777777" w:rsidTr="00D45F66">
        <w:tc>
          <w:tcPr>
            <w:tcW w:w="125" w:type="pct"/>
          </w:tcPr>
          <w:p w14:paraId="19B42B2F" w14:textId="77777777" w:rsidR="00D45F66" w:rsidRPr="008A7F76" w:rsidRDefault="00D45F66" w:rsidP="001620F3">
            <w:pPr>
              <w:pStyle w:val="GOSTTableNum"/>
            </w:pPr>
          </w:p>
        </w:tc>
        <w:tc>
          <w:tcPr>
            <w:tcW w:w="596" w:type="pct"/>
            <w:vMerge/>
          </w:tcPr>
          <w:p w14:paraId="2FE95815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1DAE6EAF" w14:textId="77777777" w:rsidR="00D45F66" w:rsidRPr="00B07CF0" w:rsidRDefault="00D45F66" w:rsidP="001620F3">
            <w:pPr>
              <w:pStyle w:val="GOSTTablenorm"/>
            </w:pPr>
          </w:p>
        </w:tc>
        <w:tc>
          <w:tcPr>
            <w:tcW w:w="279" w:type="pct"/>
          </w:tcPr>
          <w:p w14:paraId="1692E559" w14:textId="3BB4AF1B" w:rsidR="00D45F66" w:rsidRDefault="00D45F66" w:rsidP="001620F3">
            <w:pPr>
              <w:pStyle w:val="GOSTTablenorm"/>
            </w:pPr>
            <w:r w:rsidRPr="00B07CF0">
              <w:t>-</w:t>
            </w:r>
          </w:p>
        </w:tc>
        <w:tc>
          <w:tcPr>
            <w:tcW w:w="361" w:type="pct"/>
          </w:tcPr>
          <w:p w14:paraId="313701B2" w14:textId="39E4B8D0" w:rsidR="00D45F66" w:rsidRPr="00B07CF0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25E4E556" w14:textId="589041BE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B07CF0">
              <w:t>-</w:t>
            </w:r>
          </w:p>
        </w:tc>
        <w:tc>
          <w:tcPr>
            <w:tcW w:w="301" w:type="pct"/>
          </w:tcPr>
          <w:p w14:paraId="593EE790" w14:textId="4903E5B1" w:rsidR="00D45F66" w:rsidRDefault="00D45F66" w:rsidP="001620F3">
            <w:pPr>
              <w:pStyle w:val="GOSTTablenorm"/>
              <w:rPr>
                <w:szCs w:val="22"/>
                <w:lang w:val="en-US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/>
          </w:tcPr>
          <w:p w14:paraId="5D46588D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54" w:type="pct"/>
            <w:vMerge/>
          </w:tcPr>
          <w:p w14:paraId="6EBFFFDF" w14:textId="77777777" w:rsidR="00D45F66" w:rsidRPr="00D16254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56C8085E" w14:textId="1BC4BA33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52F5EFD0" w14:textId="6528032D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3FFDED75" w14:textId="4B0ECE95" w:rsidR="00D45F66" w:rsidRPr="00C74622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0B8B74C1" w14:textId="358F9676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000ABC07" w14:textId="3DC1D9C0" w:rsidR="00D45F66" w:rsidRPr="00C74622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36DBF697" w14:textId="50CB6C7F" w:rsidR="00D45F66" w:rsidRDefault="00D45F66" w:rsidP="001620F3">
            <w:pPr>
              <w:pStyle w:val="GOSTTablenorm"/>
            </w:pPr>
            <w:r>
              <w:t>-</w:t>
            </w:r>
          </w:p>
        </w:tc>
      </w:tr>
      <w:tr w:rsidR="00D45F66" w:rsidRPr="005E26C1" w14:paraId="742AF723" w14:textId="77777777" w:rsidTr="00D45F66">
        <w:tc>
          <w:tcPr>
            <w:tcW w:w="125" w:type="pct"/>
          </w:tcPr>
          <w:p w14:paraId="09B590FE" w14:textId="77777777" w:rsidR="00D45F66" w:rsidRPr="008A7F76" w:rsidRDefault="00D45F66" w:rsidP="001620F3">
            <w:pPr>
              <w:pStyle w:val="GOSTTableNum"/>
            </w:pPr>
          </w:p>
        </w:tc>
        <w:tc>
          <w:tcPr>
            <w:tcW w:w="596" w:type="pct"/>
            <w:vMerge/>
          </w:tcPr>
          <w:p w14:paraId="15881866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6A28D1C0" w14:textId="77777777" w:rsidR="00D45F66" w:rsidRPr="00B07CF0" w:rsidRDefault="00D45F66" w:rsidP="001620F3">
            <w:pPr>
              <w:pStyle w:val="GOSTTablenorm"/>
            </w:pPr>
          </w:p>
        </w:tc>
        <w:tc>
          <w:tcPr>
            <w:tcW w:w="279" w:type="pct"/>
          </w:tcPr>
          <w:p w14:paraId="589A4627" w14:textId="47D8FB2D" w:rsidR="00D45F66" w:rsidRDefault="00D45F66" w:rsidP="001620F3">
            <w:pPr>
              <w:pStyle w:val="GOSTTablenorm"/>
            </w:pPr>
            <w:r w:rsidRPr="00B07CF0">
              <w:t>-</w:t>
            </w:r>
          </w:p>
        </w:tc>
        <w:tc>
          <w:tcPr>
            <w:tcW w:w="361" w:type="pct"/>
          </w:tcPr>
          <w:p w14:paraId="55667C5F" w14:textId="1C753C62" w:rsidR="00D45F66" w:rsidRPr="00B07CF0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211CB668" w14:textId="2648E42E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B07CF0">
              <w:t>-</w:t>
            </w:r>
          </w:p>
        </w:tc>
        <w:tc>
          <w:tcPr>
            <w:tcW w:w="301" w:type="pct"/>
          </w:tcPr>
          <w:p w14:paraId="658E73D8" w14:textId="52DBDAB2" w:rsidR="00D45F66" w:rsidRPr="00E326CA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283</w:t>
            </w:r>
          </w:p>
        </w:tc>
        <w:tc>
          <w:tcPr>
            <w:tcW w:w="1107" w:type="pct"/>
            <w:vMerge/>
          </w:tcPr>
          <w:p w14:paraId="24FF0AEC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54" w:type="pct"/>
            <w:vMerge/>
          </w:tcPr>
          <w:p w14:paraId="6752D753" w14:textId="77777777" w:rsidR="00D45F66" w:rsidRPr="00D16254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701B71F4" w14:textId="50DE3C12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67EF7F92" w14:textId="78B36EDA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69FDED76" w14:textId="16B0AC1D" w:rsidR="00D45F66" w:rsidRPr="00C74622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4D8BB783" w14:textId="12C7A563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040BE8CC" w14:textId="10207A12" w:rsidR="00D45F66" w:rsidRPr="00C74622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57EE832B" w14:textId="48F7B35E" w:rsidR="00D45F66" w:rsidRDefault="00D45F66" w:rsidP="001620F3">
            <w:pPr>
              <w:pStyle w:val="GOSTTablenorm"/>
            </w:pPr>
            <w:r>
              <w:rPr>
                <w:szCs w:val="22"/>
              </w:rPr>
              <w:t>+</w:t>
            </w:r>
          </w:p>
        </w:tc>
      </w:tr>
      <w:tr w:rsidR="00D45F66" w:rsidRPr="005E26C1" w14:paraId="3D79DD93" w14:textId="77777777" w:rsidTr="00D45F66">
        <w:tc>
          <w:tcPr>
            <w:tcW w:w="125" w:type="pct"/>
          </w:tcPr>
          <w:p w14:paraId="50AD38BE" w14:textId="77777777" w:rsidR="00D45F66" w:rsidRPr="008A7F76" w:rsidRDefault="00D45F66" w:rsidP="001620F3">
            <w:pPr>
              <w:pStyle w:val="GOSTTableNum"/>
            </w:pPr>
          </w:p>
        </w:tc>
        <w:tc>
          <w:tcPr>
            <w:tcW w:w="596" w:type="pct"/>
            <w:vMerge/>
          </w:tcPr>
          <w:p w14:paraId="2066A146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147FB426" w14:textId="77777777" w:rsidR="00D45F66" w:rsidRPr="00B07CF0" w:rsidRDefault="00D45F66" w:rsidP="001620F3">
            <w:pPr>
              <w:pStyle w:val="GOSTTablenorm"/>
            </w:pPr>
          </w:p>
        </w:tc>
        <w:tc>
          <w:tcPr>
            <w:tcW w:w="279" w:type="pct"/>
          </w:tcPr>
          <w:p w14:paraId="6C48ADE6" w14:textId="3B039BE0" w:rsidR="00D45F66" w:rsidRDefault="00D45F66" w:rsidP="001620F3">
            <w:pPr>
              <w:pStyle w:val="GOSTTablenorm"/>
            </w:pPr>
            <w:r w:rsidRPr="00B07CF0">
              <w:t>-</w:t>
            </w:r>
          </w:p>
        </w:tc>
        <w:tc>
          <w:tcPr>
            <w:tcW w:w="361" w:type="pct"/>
          </w:tcPr>
          <w:p w14:paraId="345846F2" w14:textId="31823C1B" w:rsidR="00D45F66" w:rsidRPr="00B07CF0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1C45C283" w14:textId="57BE232D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B07CF0">
              <w:t>-</w:t>
            </w:r>
          </w:p>
        </w:tc>
        <w:tc>
          <w:tcPr>
            <w:tcW w:w="301" w:type="pct"/>
          </w:tcPr>
          <w:p w14:paraId="3B43EB64" w14:textId="55FD76E2" w:rsidR="00D45F66" w:rsidRPr="00E326CA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SRC</w:t>
            </w:r>
            <w:r>
              <w:rPr>
                <w:szCs w:val="22"/>
              </w:rPr>
              <w:t>: 82</w:t>
            </w:r>
          </w:p>
        </w:tc>
        <w:tc>
          <w:tcPr>
            <w:tcW w:w="1107" w:type="pct"/>
            <w:vMerge/>
          </w:tcPr>
          <w:p w14:paraId="37AA1FF7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54" w:type="pct"/>
            <w:vMerge/>
          </w:tcPr>
          <w:p w14:paraId="149908E5" w14:textId="77777777" w:rsidR="00D45F66" w:rsidRPr="00D16254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4DF6FB94" w14:textId="6A36AA94" w:rsidR="00D45F66" w:rsidRDefault="00D45F66" w:rsidP="001620F3">
            <w:pPr>
              <w:pStyle w:val="GOSTTablenorm"/>
            </w:pPr>
            <w:r w:rsidRPr="002C147C">
              <w:t>-</w:t>
            </w:r>
          </w:p>
        </w:tc>
        <w:tc>
          <w:tcPr>
            <w:tcW w:w="256" w:type="pct"/>
          </w:tcPr>
          <w:p w14:paraId="171E340F" w14:textId="4E3AEB66" w:rsidR="00D45F66" w:rsidRDefault="00D45F66" w:rsidP="001620F3">
            <w:pPr>
              <w:pStyle w:val="GOSTTablenorm"/>
            </w:pPr>
            <w:r w:rsidRPr="002C147C">
              <w:t>-</w:t>
            </w:r>
          </w:p>
        </w:tc>
        <w:tc>
          <w:tcPr>
            <w:tcW w:w="213" w:type="pct"/>
          </w:tcPr>
          <w:p w14:paraId="7CBFEE60" w14:textId="456576A8" w:rsidR="00D45F66" w:rsidRPr="00C74622" w:rsidRDefault="00D45F66" w:rsidP="001620F3">
            <w:pPr>
              <w:pStyle w:val="GOSTTablenorm"/>
              <w:rPr>
                <w:szCs w:val="22"/>
              </w:rPr>
            </w:pPr>
            <w:r w:rsidRPr="002C147C">
              <w:t>-</w:t>
            </w:r>
          </w:p>
        </w:tc>
        <w:tc>
          <w:tcPr>
            <w:tcW w:w="213" w:type="pct"/>
          </w:tcPr>
          <w:p w14:paraId="6A28CB4A" w14:textId="6085D343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2C147C">
              <w:t>-</w:t>
            </w:r>
          </w:p>
        </w:tc>
        <w:tc>
          <w:tcPr>
            <w:tcW w:w="213" w:type="pct"/>
          </w:tcPr>
          <w:p w14:paraId="3A0BBDCF" w14:textId="2AD8B8EE" w:rsidR="00D45F66" w:rsidRPr="00C74622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49" w:type="pct"/>
          </w:tcPr>
          <w:p w14:paraId="6F7D8590" w14:textId="278C3EDF" w:rsidR="00D45F66" w:rsidRDefault="00D45F66" w:rsidP="001620F3">
            <w:pPr>
              <w:pStyle w:val="GOSTTablenorm"/>
            </w:pPr>
            <w:r>
              <w:t>-</w:t>
            </w:r>
          </w:p>
        </w:tc>
      </w:tr>
      <w:tr w:rsidR="00D45F66" w:rsidRPr="005E26C1" w14:paraId="4D67DCDA" w14:textId="77777777" w:rsidTr="00D45F66">
        <w:tc>
          <w:tcPr>
            <w:tcW w:w="125" w:type="pct"/>
          </w:tcPr>
          <w:p w14:paraId="34F46DDB" w14:textId="77777777" w:rsidR="00D45F66" w:rsidRPr="008A7F76" w:rsidRDefault="00D45F66" w:rsidP="001620F3">
            <w:pPr>
              <w:pStyle w:val="GOSTTableNum"/>
            </w:pPr>
          </w:p>
        </w:tc>
        <w:tc>
          <w:tcPr>
            <w:tcW w:w="596" w:type="pct"/>
            <w:vMerge/>
          </w:tcPr>
          <w:p w14:paraId="20274AB2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5859DBEA" w14:textId="77777777" w:rsidR="00D45F66" w:rsidRDefault="00D45F66" w:rsidP="001620F3">
            <w:pPr>
              <w:pStyle w:val="GOSTTablenorm"/>
            </w:pPr>
          </w:p>
        </w:tc>
        <w:tc>
          <w:tcPr>
            <w:tcW w:w="279" w:type="pct"/>
          </w:tcPr>
          <w:p w14:paraId="4528E7AD" w14:textId="022ECC22" w:rsidR="00D45F66" w:rsidRDefault="00D45F66" w:rsidP="001620F3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361" w:type="pct"/>
          </w:tcPr>
          <w:p w14:paraId="204BA1E1" w14:textId="3B444572" w:rsidR="00D45F66" w:rsidRPr="00C36630" w:rsidRDefault="00D45F66" w:rsidP="001620F3">
            <w:pPr>
              <w:pStyle w:val="GOSTTablenorm"/>
            </w:pPr>
            <w:r>
              <w:rPr>
                <w:lang w:val="en-US"/>
              </w:rPr>
              <w:t>FAIP</w:t>
            </w:r>
            <w:r>
              <w:t>: 42</w:t>
            </w:r>
          </w:p>
          <w:p w14:paraId="1E6943DE" w14:textId="543D0342" w:rsidR="00D45F66" w:rsidRPr="00B07CF0" w:rsidRDefault="00D45F66" w:rsidP="001620F3">
            <w:pPr>
              <w:pStyle w:val="GOSTTablenorm"/>
            </w:pPr>
            <w:r>
              <w:rPr>
                <w:lang w:val="en-US"/>
              </w:rPr>
              <w:t>KMI</w:t>
            </w:r>
            <w:r>
              <w:t xml:space="preserve"> :42</w:t>
            </w:r>
          </w:p>
        </w:tc>
        <w:tc>
          <w:tcPr>
            <w:tcW w:w="341" w:type="pct"/>
          </w:tcPr>
          <w:p w14:paraId="475D4DC6" w14:textId="72CE8B31" w:rsidR="00D45F66" w:rsidRPr="00B07CF0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617D929F" w14:textId="78BEBCDA" w:rsidR="00D45F66" w:rsidRPr="002A1D23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/>
          </w:tcPr>
          <w:p w14:paraId="296EDAF8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54" w:type="pct"/>
            <w:vMerge/>
          </w:tcPr>
          <w:p w14:paraId="1CD32394" w14:textId="77777777" w:rsidR="00D45F66" w:rsidRPr="00D16254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6B08A32E" w14:textId="532E6E75" w:rsidR="00D45F66" w:rsidRPr="002C147C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45690150" w14:textId="37505C77" w:rsidR="00D45F66" w:rsidRPr="002C147C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68643F97" w14:textId="6209F521" w:rsidR="00D45F66" w:rsidRPr="002C147C" w:rsidRDefault="00D45F66" w:rsidP="001620F3">
            <w:pPr>
              <w:pStyle w:val="GOSTTablenorm"/>
            </w:pPr>
            <w:r>
              <w:t>+</w:t>
            </w:r>
          </w:p>
        </w:tc>
        <w:tc>
          <w:tcPr>
            <w:tcW w:w="213" w:type="pct"/>
          </w:tcPr>
          <w:p w14:paraId="68E8626A" w14:textId="20F81288" w:rsidR="00D45F66" w:rsidRPr="002C147C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36145F30" w14:textId="67EBA1F4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469496BE" w14:textId="55B0F078" w:rsidR="00D45F66" w:rsidRDefault="00D45F66" w:rsidP="001620F3">
            <w:pPr>
              <w:pStyle w:val="GOSTTablenorm"/>
            </w:pPr>
            <w:r>
              <w:t>-</w:t>
            </w:r>
          </w:p>
        </w:tc>
      </w:tr>
      <w:tr w:rsidR="00D45F66" w:rsidRPr="005E26C1" w14:paraId="7EB53739" w14:textId="77777777" w:rsidTr="00D45F66">
        <w:tc>
          <w:tcPr>
            <w:tcW w:w="125" w:type="pct"/>
          </w:tcPr>
          <w:p w14:paraId="4ACCE242" w14:textId="77777777" w:rsidR="00D45F66" w:rsidRPr="008A7F76" w:rsidRDefault="00D45F66" w:rsidP="001620F3">
            <w:pPr>
              <w:pStyle w:val="GOSTTableNum"/>
            </w:pPr>
          </w:p>
        </w:tc>
        <w:tc>
          <w:tcPr>
            <w:tcW w:w="596" w:type="pct"/>
            <w:hideMark/>
          </w:tcPr>
          <w:p w14:paraId="0D09B301" w14:textId="181C7942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Остаток средств на начало года</w:t>
            </w:r>
            <w:r>
              <w:rPr>
                <w:szCs w:val="22"/>
              </w:rPr>
              <w:t xml:space="preserve"> в рублях</w:t>
            </w:r>
          </w:p>
        </w:tc>
        <w:tc>
          <w:tcPr>
            <w:tcW w:w="279" w:type="pct"/>
          </w:tcPr>
          <w:p w14:paraId="320368B7" w14:textId="384F13CD" w:rsidR="00D45F66" w:rsidRDefault="007111A8" w:rsidP="001620F3">
            <w:pPr>
              <w:pStyle w:val="GOSTTablenorm"/>
              <w:rPr>
                <w:szCs w:val="22"/>
              </w:rPr>
            </w:pPr>
            <w:ins w:id="1101" w:author="Краснова Наталья EXP-332161" w:date="2026-03-19T17:44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137D10C6" w14:textId="0A567642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64</w:t>
            </w:r>
          </w:p>
        </w:tc>
        <w:tc>
          <w:tcPr>
            <w:tcW w:w="361" w:type="pct"/>
          </w:tcPr>
          <w:p w14:paraId="442FA997" w14:textId="4D4CB9B4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  <w:hideMark/>
          </w:tcPr>
          <w:p w14:paraId="4824DA65" w14:textId="75187460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64</w:t>
            </w:r>
          </w:p>
        </w:tc>
        <w:tc>
          <w:tcPr>
            <w:tcW w:w="301" w:type="pct"/>
            <w:hideMark/>
          </w:tcPr>
          <w:p w14:paraId="48DB34E6" w14:textId="5C3B88CC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201A30">
              <w:rPr>
                <w:szCs w:val="22"/>
              </w:rPr>
              <w:t>TMP</w:t>
            </w:r>
            <w:r>
              <w:rPr>
                <w:szCs w:val="22"/>
              </w:rPr>
              <w:t xml:space="preserve">: </w:t>
            </w:r>
            <w:r w:rsidRPr="005E26C1">
              <w:rPr>
                <w:szCs w:val="22"/>
              </w:rPr>
              <w:t>6</w:t>
            </w:r>
          </w:p>
        </w:tc>
        <w:tc>
          <w:tcPr>
            <w:tcW w:w="1107" w:type="pct"/>
            <w:hideMark/>
          </w:tcPr>
          <w:p w14:paraId="1C893E16" w14:textId="4CBD297D" w:rsidR="00D45F66" w:rsidRPr="005E26C1" w:rsidRDefault="00D45F66" w:rsidP="001620F3">
            <w:pPr>
              <w:pStyle w:val="GOSTTablenorm"/>
              <w:rPr>
                <w:color w:val="000000"/>
                <w:szCs w:val="22"/>
              </w:rPr>
            </w:pPr>
            <w:r w:rsidRPr="005E26C1">
              <w:rPr>
                <w:color w:val="000000"/>
                <w:szCs w:val="22"/>
              </w:rPr>
              <w:t>Сумма остатка средств на ЛС на начало года, рассчитанная по показателям, предназначенным для отражения в отчетности по ЛС</w:t>
            </w:r>
            <w:r>
              <w:rPr>
                <w:color w:val="000000"/>
                <w:szCs w:val="22"/>
              </w:rPr>
              <w:t xml:space="preserve"> </w:t>
            </w:r>
            <w:r>
              <w:rPr>
                <w:szCs w:val="22"/>
              </w:rPr>
              <w:t>по операциям в валюте РФ</w:t>
            </w:r>
            <w:r w:rsidRPr="005E26C1">
              <w:rPr>
                <w:color w:val="000000"/>
                <w:szCs w:val="22"/>
              </w:rPr>
              <w:t>.</w:t>
            </w:r>
          </w:p>
          <w:p w14:paraId="581FA65C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513E057E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Баланс (Остаток по Кт = Оборот по Кт минус Оборот по Дт) на конец отчетного периода по показателям:</w:t>
            </w:r>
          </w:p>
          <w:p w14:paraId="53658618" w14:textId="70C362E3" w:rsidR="00D45F66" w:rsidRPr="005E26C1" w:rsidRDefault="00D45F66" w:rsidP="001620F3">
            <w:pPr>
              <w:pStyle w:val="GOSTTableListMark1"/>
              <w:numPr>
                <w:ilvl w:val="0"/>
                <w:numId w:val="6"/>
              </w:numPr>
              <w:tabs>
                <w:tab w:val="num" w:pos="369"/>
              </w:tabs>
              <w:ind w:left="369"/>
              <w:rPr>
                <w:szCs w:val="22"/>
              </w:rPr>
            </w:pPr>
            <w:r w:rsidRPr="005E26C1">
              <w:rPr>
                <w:szCs w:val="22"/>
              </w:rPr>
              <w:lastRenderedPageBreak/>
              <w:t>РЕЗ_ПРШ_ПЕР_Н</w:t>
            </w:r>
          </w:p>
          <w:p w14:paraId="735D54C3" w14:textId="46356FB3" w:rsidR="00D45F66" w:rsidRDefault="00D45F66" w:rsidP="001620F3">
            <w:pPr>
              <w:pStyle w:val="GOSTTableListMark1"/>
              <w:numPr>
                <w:ilvl w:val="0"/>
                <w:numId w:val="6"/>
              </w:numPr>
              <w:tabs>
                <w:tab w:val="num" w:pos="369"/>
              </w:tabs>
              <w:ind w:left="369"/>
              <w:rPr>
                <w:szCs w:val="22"/>
              </w:rPr>
            </w:pPr>
            <w:r w:rsidRPr="005E26C1">
              <w:rPr>
                <w:szCs w:val="22"/>
              </w:rPr>
              <w:t>РЕЗ_ПРШ_ПЕР_ВН</w:t>
            </w:r>
            <w:r>
              <w:rPr>
                <w:szCs w:val="22"/>
              </w:rPr>
              <w:t>.</w:t>
            </w:r>
          </w:p>
          <w:p w14:paraId="78D61FF5" w14:textId="3726771A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FB70BE">
              <w:rPr>
                <w:szCs w:val="22"/>
              </w:rPr>
              <w:t>В расчете участвуют записи учета/счета, у которых код валюты операции имеет</w:t>
            </w:r>
            <w:r w:rsidRPr="008102F4" w:rsidDel="009912A3">
              <w:rPr>
                <w:szCs w:val="22"/>
              </w:rPr>
              <w:t xml:space="preserve"> </w:t>
            </w:r>
            <w:r>
              <w:rPr>
                <w:szCs w:val="22"/>
              </w:rPr>
              <w:t>значение «643»</w:t>
            </w:r>
          </w:p>
        </w:tc>
        <w:tc>
          <w:tcPr>
            <w:tcW w:w="254" w:type="pct"/>
          </w:tcPr>
          <w:p w14:paraId="4994E0A8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D16254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6F7B612C" w14:textId="7375BB6D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6B4BD483" w14:textId="06A43166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5724856C" w14:textId="6407BFA3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  <w:hideMark/>
          </w:tcPr>
          <w:p w14:paraId="2F1F665D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62A6C75D" w14:textId="79E486D3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49" w:type="pct"/>
          </w:tcPr>
          <w:p w14:paraId="333B22DD" w14:textId="4F154F2D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D45F66" w:rsidRPr="005E26C1" w14:paraId="63B7BCE2" w14:textId="77777777" w:rsidTr="00D45F66">
        <w:tc>
          <w:tcPr>
            <w:tcW w:w="125" w:type="pct"/>
          </w:tcPr>
          <w:p w14:paraId="6D7C46DF" w14:textId="77777777" w:rsidR="00D45F66" w:rsidRPr="008A7F76" w:rsidRDefault="00D45F66" w:rsidP="001620F3">
            <w:pPr>
              <w:pStyle w:val="GOSTTableNum"/>
            </w:pPr>
          </w:p>
        </w:tc>
        <w:tc>
          <w:tcPr>
            <w:tcW w:w="596" w:type="pct"/>
            <w:hideMark/>
          </w:tcPr>
          <w:p w14:paraId="091475BA" w14:textId="43EBFBF2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Остаток средств</w:t>
            </w:r>
            <w:r>
              <w:rPr>
                <w:szCs w:val="22"/>
              </w:rPr>
              <w:t xml:space="preserve"> в рублях </w:t>
            </w:r>
          </w:p>
        </w:tc>
        <w:tc>
          <w:tcPr>
            <w:tcW w:w="279" w:type="pct"/>
          </w:tcPr>
          <w:p w14:paraId="530C178A" w14:textId="698605B8" w:rsidR="00D45F66" w:rsidRPr="005E26C1" w:rsidRDefault="007111A8" w:rsidP="001620F3">
            <w:pPr>
              <w:pStyle w:val="GOSTTablenorm"/>
              <w:rPr>
                <w:szCs w:val="22"/>
              </w:rPr>
            </w:pPr>
            <w:ins w:id="1102" w:author="Краснова Наталья EXP-332161" w:date="2026-03-19T17:44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5873B9BC" w14:textId="47D50ACC" w:rsidR="00D45F66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54</w:t>
            </w:r>
          </w:p>
        </w:tc>
        <w:tc>
          <w:tcPr>
            <w:tcW w:w="361" w:type="pct"/>
          </w:tcPr>
          <w:p w14:paraId="092CBA4D" w14:textId="3FF9425D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  <w:hideMark/>
          </w:tcPr>
          <w:p w14:paraId="70F52953" w14:textId="694D8BEA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54</w:t>
            </w:r>
          </w:p>
        </w:tc>
        <w:tc>
          <w:tcPr>
            <w:tcW w:w="301" w:type="pct"/>
            <w:hideMark/>
          </w:tcPr>
          <w:p w14:paraId="083F3D4E" w14:textId="3AEFA914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201A30">
              <w:rPr>
                <w:szCs w:val="22"/>
              </w:rPr>
              <w:t>TMP</w:t>
            </w:r>
            <w:r>
              <w:rPr>
                <w:szCs w:val="22"/>
              </w:rPr>
              <w:t xml:space="preserve">: </w:t>
            </w:r>
            <w:r w:rsidRPr="005E26C1">
              <w:rPr>
                <w:szCs w:val="22"/>
              </w:rPr>
              <w:t>7</w:t>
            </w:r>
          </w:p>
        </w:tc>
        <w:tc>
          <w:tcPr>
            <w:tcW w:w="1107" w:type="pct"/>
            <w:hideMark/>
          </w:tcPr>
          <w:p w14:paraId="7D1F9F64" w14:textId="02671FF7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Сумма остатка средств на ЛС по кассовым операциям, рассчитанная по показателям, предназначенным для отражения в отчетности по ЛС</w:t>
            </w:r>
            <w:r>
              <w:rPr>
                <w:szCs w:val="22"/>
              </w:rPr>
              <w:t xml:space="preserve"> по операциям в валюте РФ</w:t>
            </w:r>
            <w:r w:rsidRPr="005E26C1">
              <w:rPr>
                <w:szCs w:val="22"/>
              </w:rPr>
              <w:t>, как общая сумма остатка на начало года и разности поступлений и выбытий текущего года.</w:t>
            </w:r>
          </w:p>
          <w:p w14:paraId="4132B929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51F64138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Вычисляется по формуле:</w:t>
            </w:r>
          </w:p>
          <w:p w14:paraId="154A77FF" w14:textId="77777777" w:rsidR="00D45F66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Баланс (Остаток по Кт = Оборот по Кт минус Оборот по Дт) на конец отчетного периода по показателям</w:t>
            </w:r>
            <w:r>
              <w:rPr>
                <w:szCs w:val="22"/>
              </w:rPr>
              <w:t>:</w:t>
            </w:r>
          </w:p>
          <w:p w14:paraId="1299424C" w14:textId="77777777" w:rsidR="00D45F66" w:rsidRDefault="00D45F66" w:rsidP="001620F3">
            <w:pPr>
              <w:pStyle w:val="GOSTTableListMark1"/>
            </w:pPr>
            <w:r w:rsidRPr="005E26C1">
              <w:t>РЕЗ_ПРШ_ПЕР_Н,</w:t>
            </w:r>
          </w:p>
          <w:p w14:paraId="6F30EDB0" w14:textId="1C912B03" w:rsidR="00D45F66" w:rsidRPr="005E26C1" w:rsidRDefault="00D45F66" w:rsidP="001620F3">
            <w:pPr>
              <w:pStyle w:val="GOSTTableListMark1"/>
            </w:pPr>
            <w:r w:rsidRPr="005E26C1">
              <w:lastRenderedPageBreak/>
              <w:t>РЕЗ_ПРШ_ПЕР_ВН</w:t>
            </w:r>
          </w:p>
          <w:p w14:paraId="431B6BCD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плюс</w:t>
            </w:r>
          </w:p>
          <w:p w14:paraId="133802C0" w14:textId="76131197" w:rsidR="00D45F66" w:rsidRDefault="00D45F66" w:rsidP="001620F3">
            <w:pPr>
              <w:pStyle w:val="GOSTTablenorm"/>
              <w:ind w:left="0"/>
              <w:rPr>
                <w:szCs w:val="22"/>
              </w:rPr>
            </w:pPr>
            <w:r w:rsidRPr="005E26C1">
              <w:rPr>
                <w:szCs w:val="22"/>
              </w:rPr>
              <w:t>Баланс (Остаток по Кт = Оборот по Кт минус Оборот по Дт) на конец отчетного периода по показателям</w:t>
            </w:r>
            <w:r>
              <w:rPr>
                <w:szCs w:val="22"/>
              </w:rPr>
              <w:t>:</w:t>
            </w:r>
          </w:p>
          <w:p w14:paraId="00043BD8" w14:textId="66CE4462" w:rsidR="00D45F66" w:rsidRDefault="00D45F66" w:rsidP="001620F3">
            <w:pPr>
              <w:pStyle w:val="GOSTTableListMark1"/>
              <w:rPr>
                <w:rStyle w:val="GOSTTableListMark10"/>
                <w:szCs w:val="22"/>
              </w:rPr>
            </w:pPr>
            <w:r w:rsidRPr="005E26C1">
              <w:rPr>
                <w:rStyle w:val="GOSTTableListMark10"/>
                <w:szCs w:val="22"/>
              </w:rPr>
              <w:t>ПОСТУПЛЕНИЯ_КУ,</w:t>
            </w:r>
          </w:p>
          <w:p w14:paraId="0E0382D9" w14:textId="319431FA" w:rsidR="00D45F66" w:rsidRPr="005E26C1" w:rsidRDefault="00D45F66" w:rsidP="001620F3">
            <w:pPr>
              <w:pStyle w:val="GOSTTableListMark1"/>
              <w:rPr>
                <w:rStyle w:val="GOSTTableListMark10"/>
                <w:szCs w:val="22"/>
              </w:rPr>
            </w:pPr>
            <w:r w:rsidRPr="005E26C1">
              <w:rPr>
                <w:rStyle w:val="GOSTTableListMark10"/>
                <w:szCs w:val="22"/>
              </w:rPr>
              <w:t>ПОСТУПЛЕНИЯ_ВН</w:t>
            </w:r>
          </w:p>
          <w:p w14:paraId="37BF7D79" w14:textId="0C583B62" w:rsidR="00D45F66" w:rsidRPr="005E26C1" w:rsidRDefault="00D45F66" w:rsidP="001620F3">
            <w:pPr>
              <w:pStyle w:val="GOSTTablenorm"/>
              <w:rPr>
                <w:rStyle w:val="GOSTTableListMark10"/>
                <w:szCs w:val="22"/>
              </w:rPr>
            </w:pPr>
            <w:r w:rsidRPr="005E26C1">
              <w:rPr>
                <w:rStyle w:val="GOSTTableListMark10"/>
                <w:szCs w:val="22"/>
              </w:rPr>
              <w:t>минус</w:t>
            </w:r>
          </w:p>
          <w:p w14:paraId="655F5C00" w14:textId="77777777" w:rsidR="00D45F66" w:rsidRDefault="00D45F66" w:rsidP="001620F3">
            <w:pPr>
              <w:pStyle w:val="GOSTTablenorm"/>
              <w:rPr>
                <w:rStyle w:val="GOSTTableListMark10"/>
                <w:szCs w:val="22"/>
              </w:rPr>
            </w:pPr>
            <w:r w:rsidRPr="005E26C1">
              <w:rPr>
                <w:rStyle w:val="GOSTTableListMark10"/>
                <w:szCs w:val="22"/>
              </w:rPr>
              <w:t>Баланс (Остаток по Дт = Оборот по Дт минус Оборот по Кт) на конец отчетного периода по показателям</w:t>
            </w:r>
            <w:r>
              <w:rPr>
                <w:rStyle w:val="GOSTTableListMark10"/>
                <w:szCs w:val="22"/>
              </w:rPr>
              <w:t>:</w:t>
            </w:r>
          </w:p>
          <w:p w14:paraId="070B3A3F" w14:textId="77777777" w:rsidR="00D45F66" w:rsidRDefault="00D45F66" w:rsidP="001620F3">
            <w:pPr>
              <w:pStyle w:val="GOSTTableListMark1"/>
              <w:rPr>
                <w:rStyle w:val="GOSTTableListMark10"/>
                <w:szCs w:val="22"/>
              </w:rPr>
            </w:pPr>
            <w:r w:rsidRPr="005E26C1">
              <w:rPr>
                <w:rStyle w:val="GOSTTableListMark10"/>
                <w:szCs w:val="22"/>
              </w:rPr>
              <w:t>ВЫБЫТИЯ_КУ,</w:t>
            </w:r>
          </w:p>
          <w:p w14:paraId="455CA2D4" w14:textId="7652FC19" w:rsidR="00D45F66" w:rsidRPr="009B4CDB" w:rsidRDefault="00D45F66" w:rsidP="001620F3">
            <w:pPr>
              <w:pStyle w:val="GOSTTableListMark1"/>
              <w:rPr>
                <w:rStyle w:val="GOSTTableListMark10"/>
              </w:rPr>
            </w:pPr>
            <w:r w:rsidRPr="005E26C1">
              <w:rPr>
                <w:rStyle w:val="GOSTTableListMark10"/>
                <w:szCs w:val="22"/>
              </w:rPr>
              <w:t>ВЫБЫТИЯ_ВН</w:t>
            </w:r>
            <w:r>
              <w:rPr>
                <w:rStyle w:val="GOSTTableListMark10"/>
                <w:szCs w:val="22"/>
              </w:rPr>
              <w:t>.</w:t>
            </w:r>
          </w:p>
          <w:p w14:paraId="483D5F1A" w14:textId="33CCDAEA" w:rsidR="00D45F66" w:rsidRPr="005E26C1" w:rsidRDefault="00D45F66" w:rsidP="00857CE5">
            <w:pPr>
              <w:pStyle w:val="GOSTTablenorm"/>
            </w:pPr>
            <w:r>
              <w:rPr>
                <w:rStyle w:val="GOSTTableListMark10"/>
              </w:rPr>
              <w:t xml:space="preserve">В расчете участвуют </w:t>
            </w:r>
            <w:r w:rsidRPr="00FB70BE">
              <w:rPr>
                <w:szCs w:val="22"/>
              </w:rPr>
              <w:t>записи учета/счета, у которых код валюты операции имеет</w:t>
            </w:r>
            <w:r w:rsidDel="00857CE5">
              <w:rPr>
                <w:rStyle w:val="GOSTTableListMark10"/>
              </w:rPr>
              <w:t xml:space="preserve"> </w:t>
            </w:r>
            <w:r w:rsidRPr="009B4CDB">
              <w:rPr>
                <w:rStyle w:val="GOSTTableListMark10"/>
              </w:rPr>
              <w:t>значение «643»</w:t>
            </w:r>
          </w:p>
        </w:tc>
        <w:tc>
          <w:tcPr>
            <w:tcW w:w="254" w:type="pct"/>
          </w:tcPr>
          <w:p w14:paraId="7576419B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D16254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54BFDD5B" w14:textId="5381A7E1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5F9BC43F" w14:textId="30123EC0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75C49D12" w14:textId="765CB5F6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  <w:hideMark/>
          </w:tcPr>
          <w:p w14:paraId="12CAA2DE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02D6E4B6" w14:textId="2B1C503B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49" w:type="pct"/>
          </w:tcPr>
          <w:p w14:paraId="0910C73A" w14:textId="783EBE92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D45F66" w:rsidRPr="005E26C1" w14:paraId="7E49DF85" w14:textId="77777777" w:rsidTr="00D45F66">
        <w:tc>
          <w:tcPr>
            <w:tcW w:w="125" w:type="pct"/>
          </w:tcPr>
          <w:p w14:paraId="4E4BADC8" w14:textId="77777777" w:rsidR="00D45F66" w:rsidRPr="008A7F76" w:rsidRDefault="00D45F66" w:rsidP="001620F3">
            <w:pPr>
              <w:pStyle w:val="GOSTTableNum"/>
            </w:pPr>
          </w:p>
        </w:tc>
        <w:tc>
          <w:tcPr>
            <w:tcW w:w="596" w:type="pct"/>
            <w:hideMark/>
          </w:tcPr>
          <w:p w14:paraId="1AD61F82" w14:textId="6A185713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Остаток средств (контрольный)</w:t>
            </w:r>
            <w:r>
              <w:rPr>
                <w:szCs w:val="22"/>
              </w:rPr>
              <w:t xml:space="preserve"> в рублях</w:t>
            </w:r>
          </w:p>
        </w:tc>
        <w:tc>
          <w:tcPr>
            <w:tcW w:w="279" w:type="pct"/>
          </w:tcPr>
          <w:p w14:paraId="3B19D9AC" w14:textId="4E8EB160" w:rsidR="00D45F66" w:rsidRPr="005E26C1" w:rsidRDefault="007111A8" w:rsidP="001620F3">
            <w:pPr>
              <w:pStyle w:val="GOSTTablenorm"/>
              <w:rPr>
                <w:szCs w:val="22"/>
              </w:rPr>
            </w:pPr>
            <w:ins w:id="1103" w:author="Краснова Наталья EXP-332161" w:date="2026-03-19T17:44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7837ABEE" w14:textId="11EFE466" w:rsidR="00D45F66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55</w:t>
            </w:r>
          </w:p>
        </w:tc>
        <w:tc>
          <w:tcPr>
            <w:tcW w:w="361" w:type="pct"/>
          </w:tcPr>
          <w:p w14:paraId="09D212D1" w14:textId="6AA933DE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  <w:hideMark/>
          </w:tcPr>
          <w:p w14:paraId="23837A9F" w14:textId="22DED343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55</w:t>
            </w:r>
          </w:p>
        </w:tc>
        <w:tc>
          <w:tcPr>
            <w:tcW w:w="301" w:type="pct"/>
            <w:hideMark/>
          </w:tcPr>
          <w:p w14:paraId="0603E8AD" w14:textId="6A4C551B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201A30">
              <w:rPr>
                <w:szCs w:val="22"/>
              </w:rPr>
              <w:t>TMP</w:t>
            </w:r>
            <w:r>
              <w:rPr>
                <w:szCs w:val="22"/>
              </w:rPr>
              <w:t xml:space="preserve">: </w:t>
            </w:r>
            <w:r w:rsidRPr="005E26C1">
              <w:rPr>
                <w:szCs w:val="22"/>
              </w:rPr>
              <w:t>8</w:t>
            </w:r>
          </w:p>
        </w:tc>
        <w:tc>
          <w:tcPr>
            <w:tcW w:w="1107" w:type="pct"/>
            <w:hideMark/>
          </w:tcPr>
          <w:p w14:paraId="5F01F030" w14:textId="7F4D8B50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 xml:space="preserve">Сумма остатка средств на ЛС, рассчитанная по контрольным показателям, предназначенным для резервирования денежных средств на ЛС при </w:t>
            </w:r>
            <w:r w:rsidRPr="005E26C1">
              <w:rPr>
                <w:szCs w:val="22"/>
              </w:rPr>
              <w:lastRenderedPageBreak/>
              <w:t>проверке платежных документов</w:t>
            </w:r>
            <w:r>
              <w:rPr>
                <w:szCs w:val="22"/>
              </w:rPr>
              <w:t xml:space="preserve"> по операциям в валюте РФ</w:t>
            </w:r>
            <w:r w:rsidRPr="005E26C1">
              <w:rPr>
                <w:szCs w:val="22"/>
              </w:rPr>
              <w:t>.</w:t>
            </w:r>
          </w:p>
          <w:p w14:paraId="68685C3E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06A7AB91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Баланс (Остаток по Кт = Оборот по Кт минус Оборот по Дт) на конец отчетного периода по показателю СРЕД</w:t>
            </w:r>
          </w:p>
        </w:tc>
        <w:tc>
          <w:tcPr>
            <w:tcW w:w="254" w:type="pct"/>
          </w:tcPr>
          <w:p w14:paraId="696D8282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2934B535" w14:textId="26C7049F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66186F05" w14:textId="3C0914F0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5267F891" w14:textId="43751879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  <w:hideMark/>
          </w:tcPr>
          <w:p w14:paraId="79B7C623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1A392966" w14:textId="4A363D06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49" w:type="pct"/>
          </w:tcPr>
          <w:p w14:paraId="1DF5EB20" w14:textId="1DCFDE15" w:rsidR="00D45F66" w:rsidRDefault="00D45F66" w:rsidP="001620F3">
            <w:pPr>
              <w:pStyle w:val="GOSTTablenorm"/>
              <w:rPr>
                <w:szCs w:val="22"/>
              </w:rPr>
            </w:pPr>
            <w:r>
              <w:t>-</w:t>
            </w:r>
          </w:p>
        </w:tc>
      </w:tr>
      <w:tr w:rsidR="00D45F66" w:rsidRPr="005E26C1" w14:paraId="6926D90C" w14:textId="77777777" w:rsidTr="00D45F66">
        <w:tc>
          <w:tcPr>
            <w:tcW w:w="125" w:type="pct"/>
          </w:tcPr>
          <w:p w14:paraId="2B8605EA" w14:textId="77777777" w:rsidR="00D45F66" w:rsidRPr="008A7F76" w:rsidRDefault="00D45F66" w:rsidP="001620F3">
            <w:pPr>
              <w:pStyle w:val="GOSTTableNum"/>
            </w:pPr>
          </w:p>
        </w:tc>
        <w:tc>
          <w:tcPr>
            <w:tcW w:w="596" w:type="pct"/>
          </w:tcPr>
          <w:p w14:paraId="4F9DA272" w14:textId="601913F6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A935BE">
              <w:t>Поступления с учетом возвратов в рублях</w:t>
            </w:r>
          </w:p>
        </w:tc>
        <w:tc>
          <w:tcPr>
            <w:tcW w:w="279" w:type="pct"/>
          </w:tcPr>
          <w:p w14:paraId="17142652" w14:textId="5AE9BD53" w:rsidR="00D45F66" w:rsidRDefault="007111A8" w:rsidP="001620F3">
            <w:pPr>
              <w:pStyle w:val="GOSTTablenorm"/>
              <w:rPr>
                <w:szCs w:val="22"/>
              </w:rPr>
            </w:pPr>
            <w:ins w:id="1104" w:author="Краснова Наталья EXP-332161" w:date="2026-03-19T17:44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439D579E" w14:textId="69C0734C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9050652" w14:textId="0ACBB2F7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40D03A40" w14:textId="734F61B0" w:rsidR="00D45F66" w:rsidRPr="005E26C1" w:rsidDel="009B4CDB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291</w:t>
            </w:r>
          </w:p>
        </w:tc>
        <w:tc>
          <w:tcPr>
            <w:tcW w:w="301" w:type="pct"/>
          </w:tcPr>
          <w:p w14:paraId="0F578783" w14:textId="0E517FA9" w:rsidR="00D45F66" w:rsidRPr="00201A30" w:rsidRDefault="00D45F66" w:rsidP="001620F3">
            <w:pPr>
              <w:pStyle w:val="GOSTTablenorm"/>
              <w:rPr>
                <w:szCs w:val="22"/>
              </w:rPr>
            </w:pPr>
            <w:r w:rsidRPr="00201A30">
              <w:rPr>
                <w:szCs w:val="22"/>
              </w:rPr>
              <w:t>TMP</w:t>
            </w:r>
            <w:r>
              <w:rPr>
                <w:szCs w:val="22"/>
              </w:rPr>
              <w:t>: 3</w:t>
            </w:r>
          </w:p>
        </w:tc>
        <w:tc>
          <w:tcPr>
            <w:tcW w:w="1107" w:type="pct"/>
          </w:tcPr>
          <w:p w14:paraId="064912F5" w14:textId="30FC8C18" w:rsidR="00D45F66" w:rsidRDefault="00D45F66" w:rsidP="001620F3">
            <w:pPr>
              <w:pStyle w:val="GOSTTablenorm"/>
            </w:pPr>
            <w:r>
              <w:t>Сумма поступлений средств на ЛС текущего финансового года с учетом возвратов по операциям в валюте РФ.</w:t>
            </w:r>
          </w:p>
          <w:p w14:paraId="508E8118" w14:textId="67D821C2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05FB521C" w14:textId="77777777" w:rsidR="00D45F66" w:rsidRPr="005E26C1" w:rsidRDefault="00D45F66" w:rsidP="001620F3">
            <w:pPr>
              <w:pStyle w:val="GOSTTableListMark1"/>
              <w:numPr>
                <w:ilvl w:val="0"/>
                <w:numId w:val="0"/>
              </w:numPr>
              <w:ind w:left="113"/>
              <w:rPr>
                <w:szCs w:val="22"/>
              </w:rPr>
            </w:pPr>
            <w:r w:rsidRPr="005E26C1">
              <w:rPr>
                <w:szCs w:val="22"/>
              </w:rPr>
              <w:t>Баланс (Остаток по Кт = Оборот по Кт минус Оборот по Дт) на конец отчетного периода по показателям:</w:t>
            </w:r>
          </w:p>
          <w:p w14:paraId="1589AE3A" w14:textId="77777777" w:rsidR="00D45F66" w:rsidRPr="005E26C1" w:rsidRDefault="00D45F66" w:rsidP="001620F3">
            <w:pPr>
              <w:pStyle w:val="GOSTTableListMark1"/>
              <w:numPr>
                <w:ilvl w:val="0"/>
                <w:numId w:val="6"/>
              </w:numPr>
              <w:tabs>
                <w:tab w:val="num" w:pos="369"/>
              </w:tabs>
              <w:ind w:left="369"/>
              <w:rPr>
                <w:szCs w:val="22"/>
              </w:rPr>
            </w:pPr>
            <w:r w:rsidRPr="005E26C1">
              <w:rPr>
                <w:szCs w:val="22"/>
              </w:rPr>
              <w:t>ПОСТУПЛЕНИЯ_КУ</w:t>
            </w:r>
            <w:r>
              <w:rPr>
                <w:szCs w:val="22"/>
              </w:rPr>
              <w:t>,</w:t>
            </w:r>
          </w:p>
          <w:p w14:paraId="5DEDA76F" w14:textId="595B7779" w:rsidR="00D45F66" w:rsidRPr="008102F4" w:rsidRDefault="00D45F66" w:rsidP="001620F3">
            <w:pPr>
              <w:pStyle w:val="GOSTTableListMark1"/>
              <w:numPr>
                <w:ilvl w:val="0"/>
                <w:numId w:val="6"/>
              </w:numPr>
              <w:tabs>
                <w:tab w:val="num" w:pos="369"/>
              </w:tabs>
            </w:pPr>
            <w:r w:rsidRPr="008102F4">
              <w:rPr>
                <w:szCs w:val="22"/>
              </w:rPr>
              <w:t>ПОСТУПЛЕНИЯ_ВН</w:t>
            </w:r>
            <w:r>
              <w:rPr>
                <w:szCs w:val="22"/>
              </w:rPr>
              <w:t>.</w:t>
            </w:r>
            <w:r w:rsidRPr="008102F4">
              <w:rPr>
                <w:szCs w:val="22"/>
              </w:rPr>
              <w:t xml:space="preserve"> </w:t>
            </w:r>
          </w:p>
          <w:p w14:paraId="2BF67366" w14:textId="66932F34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FB70BE">
              <w:rPr>
                <w:szCs w:val="22"/>
              </w:rPr>
              <w:lastRenderedPageBreak/>
              <w:t>В расчете участвуют записи учета/счета, у которых код валюты операции имеет</w:t>
            </w:r>
            <w:r w:rsidRPr="008102F4" w:rsidDel="00857CE5">
              <w:rPr>
                <w:szCs w:val="22"/>
              </w:rPr>
              <w:t xml:space="preserve"> </w:t>
            </w:r>
            <w:r>
              <w:rPr>
                <w:szCs w:val="22"/>
              </w:rPr>
              <w:t>значение «643»</w:t>
            </w:r>
          </w:p>
        </w:tc>
        <w:tc>
          <w:tcPr>
            <w:tcW w:w="254" w:type="pct"/>
          </w:tcPr>
          <w:p w14:paraId="28B5DC7C" w14:textId="2966008B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63D83F03" w14:textId="492F9BAE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79F6383E" w14:textId="42742B1E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75D8A0C6" w14:textId="7DA6ED9E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129CCEAF" w14:textId="07F6D0CB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24B1C1B4" w14:textId="22B4C21B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5260DDB9" w14:textId="0B874ECB" w:rsidR="00D45F66" w:rsidRDefault="00D45F66" w:rsidP="001620F3">
            <w:pPr>
              <w:pStyle w:val="GOSTTablenorm"/>
            </w:pPr>
            <w:r>
              <w:t>-</w:t>
            </w:r>
          </w:p>
        </w:tc>
      </w:tr>
      <w:tr w:rsidR="00D45F66" w:rsidRPr="005E26C1" w14:paraId="2CBBC7A5" w14:textId="77777777" w:rsidTr="00D45F66">
        <w:tc>
          <w:tcPr>
            <w:tcW w:w="125" w:type="pct"/>
          </w:tcPr>
          <w:p w14:paraId="4AA57729" w14:textId="77777777" w:rsidR="00D45F66" w:rsidRPr="008A7F76" w:rsidRDefault="00D45F66" w:rsidP="001620F3">
            <w:pPr>
              <w:pStyle w:val="GOSTTableNum"/>
            </w:pPr>
          </w:p>
        </w:tc>
        <w:tc>
          <w:tcPr>
            <w:tcW w:w="596" w:type="pct"/>
          </w:tcPr>
          <w:p w14:paraId="48D94BF1" w14:textId="0C351698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A935BE">
              <w:t>Поступления в рублях</w:t>
            </w:r>
          </w:p>
        </w:tc>
        <w:tc>
          <w:tcPr>
            <w:tcW w:w="279" w:type="pct"/>
          </w:tcPr>
          <w:p w14:paraId="00F4E8C0" w14:textId="07E6215A" w:rsidR="00D45F66" w:rsidRDefault="007111A8" w:rsidP="001620F3">
            <w:pPr>
              <w:pStyle w:val="GOSTTablenorm"/>
              <w:rPr>
                <w:szCs w:val="22"/>
              </w:rPr>
            </w:pPr>
            <w:ins w:id="1105" w:author="Краснова Наталья EXP-332161" w:date="2026-03-19T17:44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09800E7C" w14:textId="7B0EC6FE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5D4FD20" w14:textId="0637107C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66FFA6D0" w14:textId="2C3AE0B0" w:rsidR="00D45F66" w:rsidRPr="005E26C1" w:rsidDel="009B4CDB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292</w:t>
            </w:r>
          </w:p>
        </w:tc>
        <w:tc>
          <w:tcPr>
            <w:tcW w:w="301" w:type="pct"/>
          </w:tcPr>
          <w:p w14:paraId="78AF72DE" w14:textId="0F1636C7" w:rsidR="00D45F66" w:rsidRPr="00201A30" w:rsidRDefault="00D45F66" w:rsidP="001620F3">
            <w:pPr>
              <w:pStyle w:val="GOSTTablenorm"/>
              <w:rPr>
                <w:szCs w:val="22"/>
              </w:rPr>
            </w:pPr>
            <w:r w:rsidRPr="00201A30">
              <w:rPr>
                <w:szCs w:val="22"/>
              </w:rPr>
              <w:t>TMP</w:t>
            </w:r>
            <w:r>
              <w:rPr>
                <w:szCs w:val="22"/>
              </w:rPr>
              <w:t>: 4</w:t>
            </w:r>
          </w:p>
        </w:tc>
        <w:tc>
          <w:tcPr>
            <w:tcW w:w="1107" w:type="pct"/>
          </w:tcPr>
          <w:p w14:paraId="5B2CCD25" w14:textId="4D2522DC" w:rsidR="00D45F66" w:rsidRDefault="00D45F66" w:rsidP="001620F3">
            <w:pPr>
              <w:pStyle w:val="GOSTTablenorm"/>
            </w:pPr>
            <w:r w:rsidRPr="005E26C1">
              <w:rPr>
                <w:szCs w:val="22"/>
              </w:rPr>
              <w:t>Сумма поступлений средств на ЛС текущего финансового года</w:t>
            </w:r>
            <w:r>
              <w:rPr>
                <w:szCs w:val="22"/>
              </w:rPr>
              <w:t xml:space="preserve"> </w:t>
            </w:r>
            <w:r>
              <w:t>по операциям в валюте РФ.</w:t>
            </w:r>
          </w:p>
          <w:p w14:paraId="36B4B7D3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4DFCFB35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Оборот по Кт за отчетный период по показателям:</w:t>
            </w:r>
          </w:p>
          <w:p w14:paraId="7D3E0D1F" w14:textId="77777777" w:rsidR="00D45F66" w:rsidRPr="005E26C1" w:rsidRDefault="00D45F66" w:rsidP="001620F3">
            <w:pPr>
              <w:pStyle w:val="GOSTTableListMark1"/>
              <w:numPr>
                <w:ilvl w:val="0"/>
                <w:numId w:val="1"/>
              </w:numPr>
            </w:pPr>
            <w:r w:rsidRPr="005E26C1">
              <w:t>ПОСТУПЛЕНИЯ_КУ</w:t>
            </w:r>
            <w:r>
              <w:t>,</w:t>
            </w:r>
          </w:p>
          <w:p w14:paraId="508A5B8B" w14:textId="3786DA33" w:rsidR="00D45F66" w:rsidRDefault="00D45F66" w:rsidP="001620F3">
            <w:pPr>
              <w:pStyle w:val="GOSTTableListMark1"/>
              <w:numPr>
                <w:ilvl w:val="0"/>
                <w:numId w:val="1"/>
              </w:numPr>
            </w:pPr>
            <w:r w:rsidRPr="005E26C1">
              <w:t>ПОСТУПЛЕНИЯ_ВН</w:t>
            </w:r>
            <w:r>
              <w:t>.</w:t>
            </w:r>
          </w:p>
          <w:p w14:paraId="7DD6B1C5" w14:textId="6F1F891A" w:rsidR="00D45F66" w:rsidRPr="005E26C1" w:rsidRDefault="00D45F66" w:rsidP="00940091">
            <w:pPr>
              <w:pStyle w:val="GOSTTablenorm"/>
              <w:rPr>
                <w:szCs w:val="22"/>
              </w:rPr>
            </w:pPr>
            <w:r w:rsidRPr="00FB70BE">
              <w:rPr>
                <w:szCs w:val="22"/>
              </w:rPr>
              <w:t>В расчете участвуют записи учета/счета, у которых код валюты операции имеет</w:t>
            </w:r>
            <w:r w:rsidRPr="008102F4" w:rsidDel="00857CE5">
              <w:rPr>
                <w:szCs w:val="22"/>
              </w:rPr>
              <w:t xml:space="preserve"> </w:t>
            </w:r>
            <w:r>
              <w:rPr>
                <w:szCs w:val="22"/>
              </w:rPr>
              <w:t>значение «643»</w:t>
            </w:r>
          </w:p>
        </w:tc>
        <w:tc>
          <w:tcPr>
            <w:tcW w:w="254" w:type="pct"/>
          </w:tcPr>
          <w:p w14:paraId="306ECDF9" w14:textId="451F02BF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25E0A998" w14:textId="51B9461B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36D6E16B" w14:textId="4BC36927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6C929E5C" w14:textId="22A5D3DD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4FD21D1E" w14:textId="4EBD7ED4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4AB3DEBD" w14:textId="56B77809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7174E681" w14:textId="5784D61F" w:rsidR="00D45F66" w:rsidRDefault="00D45F66" w:rsidP="001620F3">
            <w:pPr>
              <w:pStyle w:val="GOSTTablenorm"/>
            </w:pPr>
            <w:r>
              <w:t>-</w:t>
            </w:r>
          </w:p>
        </w:tc>
      </w:tr>
      <w:tr w:rsidR="00D45F66" w:rsidRPr="005E26C1" w14:paraId="3E71C67C" w14:textId="77777777" w:rsidTr="00D45F66">
        <w:tc>
          <w:tcPr>
            <w:tcW w:w="125" w:type="pct"/>
          </w:tcPr>
          <w:p w14:paraId="02E63521" w14:textId="77777777" w:rsidR="00D45F66" w:rsidRPr="008A7F76" w:rsidRDefault="00D45F66" w:rsidP="001620F3">
            <w:pPr>
              <w:pStyle w:val="GOSTTableNum"/>
            </w:pPr>
          </w:p>
        </w:tc>
        <w:tc>
          <w:tcPr>
            <w:tcW w:w="596" w:type="pct"/>
          </w:tcPr>
          <w:p w14:paraId="5490E3B1" w14:textId="5282A251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A935BE">
              <w:t>Поступления в иностранной валюте</w:t>
            </w:r>
          </w:p>
        </w:tc>
        <w:tc>
          <w:tcPr>
            <w:tcW w:w="279" w:type="pct"/>
          </w:tcPr>
          <w:p w14:paraId="4955583E" w14:textId="7B5C1C1F" w:rsidR="00D45F66" w:rsidRDefault="007111A8" w:rsidP="001620F3">
            <w:pPr>
              <w:pStyle w:val="GOSTTablenorm"/>
              <w:rPr>
                <w:szCs w:val="22"/>
              </w:rPr>
            </w:pPr>
            <w:ins w:id="1106" w:author="Краснова Наталья EXP-332161" w:date="2026-03-19T17:44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0EA14EBD" w14:textId="4E91C592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B5B245C" w14:textId="10B86FAF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428E94B8" w14:textId="5FA4D20D" w:rsidR="00D45F66" w:rsidRPr="005E26C1" w:rsidDel="009B4CDB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293</w:t>
            </w:r>
          </w:p>
        </w:tc>
        <w:tc>
          <w:tcPr>
            <w:tcW w:w="301" w:type="pct"/>
          </w:tcPr>
          <w:p w14:paraId="72EC32A1" w14:textId="7E4BB3BE" w:rsidR="00D45F66" w:rsidRPr="00201A30" w:rsidRDefault="00D45F66" w:rsidP="001620F3">
            <w:pPr>
              <w:pStyle w:val="GOSTTablenorm"/>
              <w:rPr>
                <w:szCs w:val="22"/>
              </w:rPr>
            </w:pPr>
            <w:r w:rsidRPr="00201A30">
              <w:rPr>
                <w:szCs w:val="22"/>
              </w:rPr>
              <w:t>TMP</w:t>
            </w:r>
            <w:r>
              <w:rPr>
                <w:szCs w:val="22"/>
              </w:rPr>
              <w:t>: 11</w:t>
            </w:r>
          </w:p>
        </w:tc>
        <w:tc>
          <w:tcPr>
            <w:tcW w:w="1107" w:type="pct"/>
          </w:tcPr>
          <w:p w14:paraId="592676EB" w14:textId="4C996C40" w:rsidR="00D45F66" w:rsidRDefault="00D45F66" w:rsidP="001620F3">
            <w:pPr>
              <w:pStyle w:val="GOSTTablenorm"/>
            </w:pPr>
            <w:r w:rsidRPr="005E26C1">
              <w:rPr>
                <w:szCs w:val="22"/>
              </w:rPr>
              <w:t>Сумма поступлений средств на ЛС текущего финансового года</w:t>
            </w:r>
            <w:r>
              <w:rPr>
                <w:szCs w:val="22"/>
              </w:rPr>
              <w:t xml:space="preserve"> </w:t>
            </w:r>
            <w:r>
              <w:t xml:space="preserve">по операциям в иностранной валюте </w:t>
            </w:r>
            <w:r w:rsidRPr="001C011F">
              <w:t>(</w:t>
            </w:r>
            <w:r>
              <w:t>в валюте операции</w:t>
            </w:r>
            <w:r w:rsidRPr="001C011F">
              <w:t>)</w:t>
            </w:r>
            <w:r>
              <w:t>.</w:t>
            </w:r>
          </w:p>
          <w:p w14:paraId="0D655453" w14:textId="2EB330B5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</w:t>
            </w:r>
            <w:r>
              <w:rPr>
                <w:szCs w:val="22"/>
              </w:rPr>
              <w:t xml:space="preserve"> операции</w:t>
            </w:r>
            <w:r w:rsidRPr="005E26C1">
              <w:rPr>
                <w:szCs w:val="22"/>
              </w:rPr>
              <w:t>.</w:t>
            </w:r>
          </w:p>
          <w:p w14:paraId="0360B951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lastRenderedPageBreak/>
              <w:t>Оборот по Кт за отчетный период по показателям:</w:t>
            </w:r>
          </w:p>
          <w:p w14:paraId="30B1FEA4" w14:textId="77777777" w:rsidR="00D45F66" w:rsidRPr="005E26C1" w:rsidRDefault="00D45F66" w:rsidP="001620F3">
            <w:pPr>
              <w:pStyle w:val="GOSTTableListMark1"/>
              <w:numPr>
                <w:ilvl w:val="0"/>
                <w:numId w:val="1"/>
              </w:numPr>
            </w:pPr>
            <w:r w:rsidRPr="005E26C1">
              <w:t>ПОСТУПЛЕНИЯ_КУ</w:t>
            </w:r>
            <w:r>
              <w:t>,</w:t>
            </w:r>
          </w:p>
          <w:p w14:paraId="3782A57B" w14:textId="2B606D1E" w:rsidR="00D45F66" w:rsidRDefault="00D45F66" w:rsidP="001620F3">
            <w:pPr>
              <w:pStyle w:val="GOSTTableListMark1"/>
              <w:numPr>
                <w:ilvl w:val="0"/>
                <w:numId w:val="1"/>
              </w:numPr>
            </w:pPr>
            <w:r w:rsidRPr="005E26C1">
              <w:t>ПОСТУПЛЕНИЯ_ВН</w:t>
            </w:r>
          </w:p>
          <w:p w14:paraId="6A5F37E2" w14:textId="4B0E3622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FB70BE">
              <w:rPr>
                <w:szCs w:val="22"/>
              </w:rPr>
              <w:t>В расчете участвуют записи учета/счета, у которых код валюты операции имеет</w:t>
            </w:r>
            <w:r>
              <w:rPr>
                <w:szCs w:val="22"/>
              </w:rPr>
              <w:t xml:space="preserve"> значение, отличное от «643»</w:t>
            </w:r>
          </w:p>
        </w:tc>
        <w:tc>
          <w:tcPr>
            <w:tcW w:w="254" w:type="pct"/>
          </w:tcPr>
          <w:p w14:paraId="61EFBA6F" w14:textId="1E174FD6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44D00C4A" w14:textId="7F5E7FC8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7C745629" w14:textId="675920F4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161A5696" w14:textId="61520FDF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0B787D5B" w14:textId="2437D90C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286DBCC4" w14:textId="0D8E5E94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14EF613B" w14:textId="29CF169A" w:rsidR="00D45F66" w:rsidRDefault="00D45F66" w:rsidP="001620F3">
            <w:pPr>
              <w:pStyle w:val="GOSTTablenorm"/>
            </w:pPr>
            <w:r>
              <w:t>-</w:t>
            </w:r>
          </w:p>
        </w:tc>
      </w:tr>
      <w:tr w:rsidR="00D45F66" w:rsidRPr="005E26C1" w14:paraId="7D960B53" w14:textId="77777777" w:rsidTr="00D45F66">
        <w:tc>
          <w:tcPr>
            <w:tcW w:w="125" w:type="pct"/>
          </w:tcPr>
          <w:p w14:paraId="2D520776" w14:textId="77777777" w:rsidR="00D45F66" w:rsidRPr="008A7F76" w:rsidRDefault="00D45F66" w:rsidP="001620F3">
            <w:pPr>
              <w:pStyle w:val="GOSTTableNum"/>
            </w:pPr>
          </w:p>
        </w:tc>
        <w:tc>
          <w:tcPr>
            <w:tcW w:w="596" w:type="pct"/>
          </w:tcPr>
          <w:p w14:paraId="3EF505D8" w14:textId="1A50AB09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A935BE">
              <w:t>Поступления в иностранной валюте (в рублевом эквиваленте)</w:t>
            </w:r>
          </w:p>
        </w:tc>
        <w:tc>
          <w:tcPr>
            <w:tcW w:w="279" w:type="pct"/>
          </w:tcPr>
          <w:p w14:paraId="79CB49B4" w14:textId="6BCACA64" w:rsidR="00D45F66" w:rsidRDefault="007111A8" w:rsidP="001620F3">
            <w:pPr>
              <w:pStyle w:val="GOSTTablenorm"/>
              <w:rPr>
                <w:szCs w:val="22"/>
              </w:rPr>
            </w:pPr>
            <w:ins w:id="1107" w:author="Краснова Наталья EXP-332161" w:date="2026-03-19T17:44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575582A6" w14:textId="6A271E88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FF62137" w14:textId="5D566B0C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6065109F" w14:textId="02D249EE" w:rsidR="00D45F66" w:rsidRPr="005E26C1" w:rsidDel="009B4CDB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294</w:t>
            </w:r>
          </w:p>
        </w:tc>
        <w:tc>
          <w:tcPr>
            <w:tcW w:w="301" w:type="pct"/>
          </w:tcPr>
          <w:p w14:paraId="203B9535" w14:textId="7204B376" w:rsidR="00D45F66" w:rsidRPr="00201A30" w:rsidRDefault="00D45F66" w:rsidP="001620F3">
            <w:pPr>
              <w:pStyle w:val="GOSTTablenorm"/>
              <w:rPr>
                <w:szCs w:val="22"/>
              </w:rPr>
            </w:pPr>
            <w:r w:rsidRPr="00201A30">
              <w:rPr>
                <w:szCs w:val="22"/>
              </w:rPr>
              <w:t>TMP</w:t>
            </w:r>
            <w:r>
              <w:rPr>
                <w:szCs w:val="22"/>
              </w:rPr>
              <w:t>: 12</w:t>
            </w:r>
          </w:p>
        </w:tc>
        <w:tc>
          <w:tcPr>
            <w:tcW w:w="1107" w:type="pct"/>
          </w:tcPr>
          <w:p w14:paraId="68220DDD" w14:textId="1FA7BCB0" w:rsidR="00D45F66" w:rsidRDefault="00D45F66" w:rsidP="001620F3">
            <w:pPr>
              <w:pStyle w:val="GOSTTablenorm"/>
            </w:pPr>
            <w:r w:rsidRPr="005E26C1">
              <w:rPr>
                <w:szCs w:val="22"/>
              </w:rPr>
              <w:t>Сумма поступлений средств на ЛС текущего финансового года</w:t>
            </w:r>
            <w:r>
              <w:rPr>
                <w:szCs w:val="22"/>
              </w:rPr>
              <w:t xml:space="preserve"> </w:t>
            </w:r>
            <w:r>
              <w:t xml:space="preserve">по операциям в иностранной валюте </w:t>
            </w:r>
            <w:r w:rsidRPr="001C011F">
              <w:t>(</w:t>
            </w:r>
            <w:r>
              <w:t>в рублевом эквиваленте</w:t>
            </w:r>
            <w:r w:rsidRPr="001C011F">
              <w:t>)</w:t>
            </w:r>
            <w:r>
              <w:t>.</w:t>
            </w:r>
          </w:p>
          <w:p w14:paraId="7103F5FF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400124BC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Оборот по Кт за отчетный период по показателям:</w:t>
            </w:r>
          </w:p>
          <w:p w14:paraId="06EB05C2" w14:textId="77777777" w:rsidR="00D45F66" w:rsidRPr="005E26C1" w:rsidRDefault="00D45F66" w:rsidP="001620F3">
            <w:pPr>
              <w:pStyle w:val="GOSTTableListMark1"/>
              <w:numPr>
                <w:ilvl w:val="0"/>
                <w:numId w:val="1"/>
              </w:numPr>
            </w:pPr>
            <w:r w:rsidRPr="005E26C1">
              <w:t>ПОСТУПЛЕНИЯ_КУ</w:t>
            </w:r>
            <w:r>
              <w:t>,</w:t>
            </w:r>
          </w:p>
          <w:p w14:paraId="0148A591" w14:textId="77777777" w:rsidR="00D45F66" w:rsidRDefault="00D45F66" w:rsidP="001620F3">
            <w:pPr>
              <w:pStyle w:val="GOSTTableListMark1"/>
              <w:numPr>
                <w:ilvl w:val="0"/>
                <w:numId w:val="1"/>
              </w:numPr>
            </w:pPr>
            <w:r w:rsidRPr="005E26C1">
              <w:t>ПОСТУПЛЕНИЯ_ВН</w:t>
            </w:r>
            <w:r>
              <w:t>,</w:t>
            </w:r>
          </w:p>
          <w:p w14:paraId="5B046718" w14:textId="7B3F9F53" w:rsidR="00D45F66" w:rsidRDefault="00D45F66" w:rsidP="001620F3">
            <w:pPr>
              <w:pStyle w:val="GOSTTableListMark1"/>
              <w:numPr>
                <w:ilvl w:val="0"/>
                <w:numId w:val="1"/>
              </w:numPr>
            </w:pPr>
            <w:r>
              <w:t>ПОСТ_КУРС_РАЗН.</w:t>
            </w:r>
          </w:p>
          <w:p w14:paraId="28D7C5E2" w14:textId="4DF0B990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FB70BE">
              <w:rPr>
                <w:szCs w:val="22"/>
              </w:rPr>
              <w:lastRenderedPageBreak/>
              <w:t>В расчете участвуют записи учета/счета, у которых код валюты операции имеет</w:t>
            </w:r>
            <w:r>
              <w:rPr>
                <w:szCs w:val="22"/>
              </w:rPr>
              <w:t xml:space="preserve"> значение, отличное от «643»</w:t>
            </w:r>
          </w:p>
        </w:tc>
        <w:tc>
          <w:tcPr>
            <w:tcW w:w="254" w:type="pct"/>
          </w:tcPr>
          <w:p w14:paraId="78CF2858" w14:textId="08A2ECB0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3E4BAF7B" w14:textId="6D5ECE23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7897D0BB" w14:textId="69170960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732F87F9" w14:textId="33CFA109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018046FC" w14:textId="3F61A518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312FD7D6" w14:textId="200766DB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1377FF9E" w14:textId="5701B0EE" w:rsidR="00D45F66" w:rsidRDefault="00D45F66" w:rsidP="001620F3">
            <w:pPr>
              <w:pStyle w:val="GOSTTablenorm"/>
            </w:pPr>
            <w:r>
              <w:t>-</w:t>
            </w:r>
          </w:p>
        </w:tc>
      </w:tr>
      <w:tr w:rsidR="00D45F66" w:rsidRPr="005E26C1" w14:paraId="6D7BD349" w14:textId="77777777" w:rsidTr="00D45F66">
        <w:tc>
          <w:tcPr>
            <w:tcW w:w="125" w:type="pct"/>
          </w:tcPr>
          <w:p w14:paraId="337779E7" w14:textId="77777777" w:rsidR="00D45F66" w:rsidRPr="008A7F76" w:rsidRDefault="00D45F66" w:rsidP="001620F3">
            <w:pPr>
              <w:pStyle w:val="GOSTTableNum"/>
            </w:pPr>
          </w:p>
        </w:tc>
        <w:tc>
          <w:tcPr>
            <w:tcW w:w="596" w:type="pct"/>
          </w:tcPr>
          <w:p w14:paraId="098C6C76" w14:textId="1A598923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A935BE">
              <w:t>Из них поступления ВКР</w:t>
            </w:r>
            <w:r>
              <w:t xml:space="preserve"> </w:t>
            </w:r>
            <w:r w:rsidRPr="00A935BE">
              <w:t>в иностранной валюте</w:t>
            </w:r>
          </w:p>
        </w:tc>
        <w:tc>
          <w:tcPr>
            <w:tcW w:w="279" w:type="pct"/>
          </w:tcPr>
          <w:p w14:paraId="13658773" w14:textId="6B674F08" w:rsidR="00D45F66" w:rsidRDefault="007111A8" w:rsidP="001620F3">
            <w:pPr>
              <w:pStyle w:val="GOSTTablenorm"/>
              <w:rPr>
                <w:szCs w:val="22"/>
              </w:rPr>
            </w:pPr>
            <w:ins w:id="1108" w:author="Краснова Наталья EXP-332161" w:date="2026-03-19T17:44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4603B8A2" w14:textId="06D779BA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70583A2" w14:textId="06820B9A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6997AAA7" w14:textId="4EA4970E" w:rsidR="00D45F66" w:rsidRPr="005E26C1" w:rsidDel="009B4CDB" w:rsidRDefault="00D45F66" w:rsidP="001620F3">
            <w:pPr>
              <w:pStyle w:val="GOSTTablenorm"/>
              <w:rPr>
                <w:szCs w:val="22"/>
              </w:rPr>
            </w:pPr>
            <w:r>
              <w:t>295</w:t>
            </w:r>
          </w:p>
        </w:tc>
        <w:tc>
          <w:tcPr>
            <w:tcW w:w="301" w:type="pct"/>
          </w:tcPr>
          <w:p w14:paraId="7A7AA979" w14:textId="0FCC57FC" w:rsidR="00D45F66" w:rsidRPr="00201A30" w:rsidRDefault="00D45F66" w:rsidP="001620F3">
            <w:pPr>
              <w:pStyle w:val="GOSTTablenorm"/>
              <w:rPr>
                <w:szCs w:val="22"/>
              </w:rPr>
            </w:pPr>
            <w:r w:rsidRPr="00201A30">
              <w:rPr>
                <w:szCs w:val="22"/>
              </w:rPr>
              <w:t>TMP</w:t>
            </w:r>
            <w:r>
              <w:rPr>
                <w:szCs w:val="22"/>
              </w:rPr>
              <w:t>: 13-</w:t>
            </w:r>
          </w:p>
        </w:tc>
        <w:tc>
          <w:tcPr>
            <w:tcW w:w="1107" w:type="pct"/>
          </w:tcPr>
          <w:p w14:paraId="4429BAE4" w14:textId="7FEDF3E4" w:rsidR="00D45F66" w:rsidRDefault="00D45F66" w:rsidP="001620F3">
            <w:pPr>
              <w:pStyle w:val="GOSTTablenorm"/>
            </w:pPr>
            <w:r>
              <w:t xml:space="preserve">Сумма поступлений за счет возврата кассового расхода по операциям в иностранной валюте </w:t>
            </w:r>
            <w:r w:rsidRPr="001C011F">
              <w:t>(</w:t>
            </w:r>
            <w:r>
              <w:t>в валюте операции</w:t>
            </w:r>
            <w:r w:rsidRPr="001C011F">
              <w:t>)</w:t>
            </w:r>
            <w:r>
              <w:t>.</w:t>
            </w:r>
          </w:p>
          <w:p w14:paraId="64AB15FF" w14:textId="6E048C3B" w:rsidR="00D45F66" w:rsidRDefault="00D45F66" w:rsidP="001620F3">
            <w:pPr>
              <w:pStyle w:val="GOSTTablenorm"/>
            </w:pPr>
            <w:r w:rsidRPr="005E26C1">
              <w:rPr>
                <w:szCs w:val="22"/>
              </w:rPr>
              <w:t>Расчет по сумме в валюте</w:t>
            </w:r>
            <w:r>
              <w:rPr>
                <w:szCs w:val="22"/>
              </w:rPr>
              <w:t xml:space="preserve"> операции.</w:t>
            </w:r>
          </w:p>
          <w:p w14:paraId="1141B610" w14:textId="77777777" w:rsidR="00D45F66" w:rsidRDefault="00D45F66" w:rsidP="001620F3">
            <w:pPr>
              <w:pStyle w:val="GOSTTablenorm"/>
            </w:pPr>
            <w:r w:rsidRPr="001D7F7A">
              <w:t>Оборот по Кт по показателям</w:t>
            </w:r>
            <w:r>
              <w:t>:</w:t>
            </w:r>
          </w:p>
          <w:p w14:paraId="1DEE7715" w14:textId="77777777" w:rsidR="00D45F66" w:rsidRDefault="00D45F66" w:rsidP="001620F3">
            <w:pPr>
              <w:pStyle w:val="GOSTTableListMark1"/>
              <w:numPr>
                <w:ilvl w:val="0"/>
                <w:numId w:val="1"/>
              </w:numPr>
            </w:pPr>
            <w:r>
              <w:t>ПОСТУПЛЕНИЯ_КУ,</w:t>
            </w:r>
          </w:p>
          <w:p w14:paraId="2E974676" w14:textId="09108D47" w:rsidR="00D45F66" w:rsidRDefault="00D45F66" w:rsidP="001620F3">
            <w:pPr>
              <w:pStyle w:val="GOSTTableListMark1"/>
              <w:numPr>
                <w:ilvl w:val="0"/>
                <w:numId w:val="1"/>
              </w:numPr>
            </w:pPr>
            <w:r>
              <w:t>П</w:t>
            </w:r>
            <w:r w:rsidRPr="001D7F7A">
              <w:t>ОСТУПЛЕНИЯ_ВН</w:t>
            </w:r>
            <w:r>
              <w:t xml:space="preserve">, </w:t>
            </w:r>
          </w:p>
          <w:p w14:paraId="12475E3D" w14:textId="77777777" w:rsidR="00D45F66" w:rsidRDefault="00D45F66" w:rsidP="001620F3">
            <w:pPr>
              <w:pStyle w:val="GOSTTablenorm"/>
              <w:rPr>
                <w:szCs w:val="22"/>
              </w:rPr>
            </w:pPr>
            <w:r>
              <w:t xml:space="preserve">где </w:t>
            </w:r>
            <w:r w:rsidRPr="005E26C1">
              <w:rPr>
                <w:szCs w:val="22"/>
              </w:rPr>
              <w:t>в аналитическом признаке «Код цели» (targetCode) указано значение, соответствующее маске ХХХХ-ХХ</w:t>
            </w:r>
            <w:r>
              <w:rPr>
                <w:szCs w:val="22"/>
              </w:rPr>
              <w:t>.</w:t>
            </w:r>
          </w:p>
          <w:p w14:paraId="4EC47ADF" w14:textId="13763485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FB70BE">
              <w:rPr>
                <w:szCs w:val="22"/>
              </w:rPr>
              <w:t>В расчете участвуют записи учета/счета, у которых код валюты операции имеет</w:t>
            </w:r>
            <w:r w:rsidRPr="001C011F">
              <w:rPr>
                <w:szCs w:val="22"/>
              </w:rPr>
              <w:t xml:space="preserve"> </w:t>
            </w:r>
            <w:r>
              <w:rPr>
                <w:szCs w:val="22"/>
              </w:rPr>
              <w:t>значение, отличное от «643»</w:t>
            </w:r>
          </w:p>
        </w:tc>
        <w:tc>
          <w:tcPr>
            <w:tcW w:w="254" w:type="pct"/>
          </w:tcPr>
          <w:p w14:paraId="62AA96D9" w14:textId="76ED7E56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4569FADE" w14:textId="1014AE51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0DC9F00B" w14:textId="047023AF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170A7DDC" w14:textId="5D15A446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088B2CAE" w14:textId="224BF802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5E3DB4D3" w14:textId="577631C0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004EE38A" w14:textId="6C5F8876" w:rsidR="00D45F66" w:rsidRDefault="00D45F66" w:rsidP="001620F3">
            <w:pPr>
              <w:pStyle w:val="GOSTTablenorm"/>
            </w:pPr>
            <w:r>
              <w:t>-</w:t>
            </w:r>
          </w:p>
        </w:tc>
      </w:tr>
      <w:tr w:rsidR="00D45F66" w:rsidRPr="005E26C1" w14:paraId="2AAED0CA" w14:textId="77777777" w:rsidTr="00D45F66">
        <w:tc>
          <w:tcPr>
            <w:tcW w:w="125" w:type="pct"/>
          </w:tcPr>
          <w:p w14:paraId="686BB73C" w14:textId="77777777" w:rsidR="00D45F66" w:rsidRPr="008A7F76" w:rsidRDefault="00D45F66" w:rsidP="001620F3">
            <w:pPr>
              <w:pStyle w:val="GOSTTableNum"/>
            </w:pPr>
          </w:p>
        </w:tc>
        <w:tc>
          <w:tcPr>
            <w:tcW w:w="596" w:type="pct"/>
          </w:tcPr>
          <w:p w14:paraId="07617003" w14:textId="0F2DCC76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A935BE">
              <w:t>Из них поступления ВКР в иностранной валюте (в рублевом эквиваленте)</w:t>
            </w:r>
          </w:p>
        </w:tc>
        <w:tc>
          <w:tcPr>
            <w:tcW w:w="279" w:type="pct"/>
          </w:tcPr>
          <w:p w14:paraId="50BDEB2B" w14:textId="3A0FA51B" w:rsidR="00D45F66" w:rsidRDefault="007111A8" w:rsidP="001620F3">
            <w:pPr>
              <w:pStyle w:val="GOSTTablenorm"/>
              <w:rPr>
                <w:szCs w:val="22"/>
              </w:rPr>
            </w:pPr>
            <w:ins w:id="1109" w:author="Краснова Наталья EXP-332161" w:date="2026-03-19T17:44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7C40F7C9" w14:textId="390A0711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DAFEAFF" w14:textId="17CF06B4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50D70044" w14:textId="684F2D3A" w:rsidR="00D45F66" w:rsidRPr="005E26C1" w:rsidDel="009B4CDB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296</w:t>
            </w:r>
          </w:p>
        </w:tc>
        <w:tc>
          <w:tcPr>
            <w:tcW w:w="301" w:type="pct"/>
          </w:tcPr>
          <w:p w14:paraId="6332236B" w14:textId="4F78D49D" w:rsidR="00D45F66" w:rsidRPr="00201A30" w:rsidRDefault="00D45F66" w:rsidP="001620F3">
            <w:pPr>
              <w:pStyle w:val="GOSTTablenorm"/>
              <w:rPr>
                <w:szCs w:val="22"/>
              </w:rPr>
            </w:pPr>
            <w:r w:rsidRPr="00201A30">
              <w:rPr>
                <w:szCs w:val="22"/>
              </w:rPr>
              <w:t>TMP</w:t>
            </w:r>
            <w:r>
              <w:rPr>
                <w:szCs w:val="22"/>
              </w:rPr>
              <w:t>: 14</w:t>
            </w:r>
          </w:p>
        </w:tc>
        <w:tc>
          <w:tcPr>
            <w:tcW w:w="1107" w:type="pct"/>
          </w:tcPr>
          <w:p w14:paraId="3920B2C6" w14:textId="665F9737" w:rsidR="00D45F66" w:rsidRDefault="00D45F66" w:rsidP="001620F3">
            <w:pPr>
              <w:pStyle w:val="GOSTTablenorm"/>
            </w:pPr>
            <w:r>
              <w:t xml:space="preserve">Сумма поступлений за счет возврата кассового расхода по операциям в иностранной валюте </w:t>
            </w:r>
            <w:r w:rsidRPr="001C011F">
              <w:t>(</w:t>
            </w:r>
            <w:r>
              <w:t>в рублевом эквиваленте</w:t>
            </w:r>
            <w:r w:rsidRPr="001C011F">
              <w:t>)</w:t>
            </w:r>
            <w:r>
              <w:t>.</w:t>
            </w:r>
          </w:p>
          <w:p w14:paraId="2460BC97" w14:textId="77777777" w:rsidR="00D45F66" w:rsidRDefault="00D45F66" w:rsidP="001620F3">
            <w:pPr>
              <w:pStyle w:val="GOSTTablenorm"/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78A2D7A4" w14:textId="77777777" w:rsidR="00D45F66" w:rsidRDefault="00D45F66" w:rsidP="001620F3">
            <w:pPr>
              <w:pStyle w:val="GOSTTablenorm"/>
            </w:pPr>
            <w:r w:rsidRPr="001D7F7A">
              <w:t>Оборот по Кт по показателям</w:t>
            </w:r>
            <w:r>
              <w:t>:</w:t>
            </w:r>
          </w:p>
          <w:p w14:paraId="3FC56F14" w14:textId="77777777" w:rsidR="00D45F66" w:rsidRDefault="00D45F66" w:rsidP="001620F3">
            <w:pPr>
              <w:pStyle w:val="GOSTTableListMark1"/>
              <w:numPr>
                <w:ilvl w:val="0"/>
                <w:numId w:val="1"/>
              </w:numPr>
            </w:pPr>
            <w:r>
              <w:t>ПОСТУПЛЕНИЯ_КУ,</w:t>
            </w:r>
          </w:p>
          <w:p w14:paraId="76B246C7" w14:textId="4B7BF5EE" w:rsidR="00D45F66" w:rsidRDefault="00D45F66" w:rsidP="001620F3">
            <w:pPr>
              <w:pStyle w:val="GOSTTableListMark1"/>
              <w:numPr>
                <w:ilvl w:val="0"/>
                <w:numId w:val="1"/>
              </w:numPr>
            </w:pPr>
            <w:r>
              <w:t>П</w:t>
            </w:r>
            <w:r w:rsidRPr="001D7F7A">
              <w:t>ОСТУПЛЕНИЯ_ВН</w:t>
            </w:r>
            <w:r>
              <w:t xml:space="preserve">, </w:t>
            </w:r>
          </w:p>
          <w:p w14:paraId="29A1BE0C" w14:textId="77777777" w:rsidR="00D45F66" w:rsidRDefault="00D45F66" w:rsidP="001620F3">
            <w:pPr>
              <w:pStyle w:val="GOSTTablenorm"/>
              <w:rPr>
                <w:szCs w:val="22"/>
              </w:rPr>
            </w:pPr>
            <w:r>
              <w:t xml:space="preserve">где </w:t>
            </w:r>
            <w:r w:rsidRPr="005E26C1">
              <w:rPr>
                <w:szCs w:val="22"/>
              </w:rPr>
              <w:t>в аналитическом признаке «Код цели» (targetCode) указано значение, соответствующее маске ХХХХ-ХХ</w:t>
            </w:r>
            <w:r>
              <w:rPr>
                <w:szCs w:val="22"/>
              </w:rPr>
              <w:t>.</w:t>
            </w:r>
          </w:p>
          <w:p w14:paraId="15859D3C" w14:textId="3459931C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FB70BE">
              <w:rPr>
                <w:szCs w:val="22"/>
              </w:rPr>
              <w:t>В расчете участвуют записи учета/счета, у которых код валюты операции имеет</w:t>
            </w:r>
            <w:r>
              <w:rPr>
                <w:szCs w:val="22"/>
              </w:rPr>
              <w:t xml:space="preserve"> значение, отличное от «643»</w:t>
            </w:r>
          </w:p>
        </w:tc>
        <w:tc>
          <w:tcPr>
            <w:tcW w:w="254" w:type="pct"/>
          </w:tcPr>
          <w:p w14:paraId="41EDC6B6" w14:textId="2802FE6B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59ED0BA2" w14:textId="15E729E9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75E425AF" w14:textId="603F9DB8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4C8690A0" w14:textId="03928007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6167333F" w14:textId="26463A67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4F25F205" w14:textId="6F3B3B2F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7DC28680" w14:textId="4E5A7C00" w:rsidR="00D45F66" w:rsidRDefault="00D45F66" w:rsidP="001620F3">
            <w:pPr>
              <w:pStyle w:val="GOSTTablenorm"/>
            </w:pPr>
            <w:r>
              <w:t>-</w:t>
            </w:r>
          </w:p>
        </w:tc>
      </w:tr>
      <w:tr w:rsidR="00D45F66" w:rsidRPr="005E26C1" w14:paraId="5F8004C6" w14:textId="77777777" w:rsidTr="00D45F66">
        <w:tc>
          <w:tcPr>
            <w:tcW w:w="125" w:type="pct"/>
          </w:tcPr>
          <w:p w14:paraId="674BAD55" w14:textId="77777777" w:rsidR="00D45F66" w:rsidRPr="008A7F76" w:rsidRDefault="00D45F66" w:rsidP="001620F3">
            <w:pPr>
              <w:pStyle w:val="GOSTTableNum"/>
            </w:pPr>
          </w:p>
        </w:tc>
        <w:tc>
          <w:tcPr>
            <w:tcW w:w="596" w:type="pct"/>
          </w:tcPr>
          <w:p w14:paraId="5D45970E" w14:textId="053EAE5C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612AF4">
              <w:t>Возврат поступлений в рублях</w:t>
            </w:r>
          </w:p>
        </w:tc>
        <w:tc>
          <w:tcPr>
            <w:tcW w:w="279" w:type="pct"/>
          </w:tcPr>
          <w:p w14:paraId="426E798B" w14:textId="547B972B" w:rsidR="00D45F66" w:rsidRDefault="007111A8" w:rsidP="001620F3">
            <w:pPr>
              <w:pStyle w:val="GOSTTablenorm"/>
              <w:rPr>
                <w:szCs w:val="22"/>
              </w:rPr>
            </w:pPr>
            <w:ins w:id="1110" w:author="Краснова Наталья EXP-332161" w:date="2026-03-19T17:44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2E23F4FA" w14:textId="20F3C237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D8344F0" w14:textId="636ED666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5FF8A4A5" w14:textId="73EC3F9E" w:rsidR="00D45F66" w:rsidRPr="005E26C1" w:rsidDel="009B4CDB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297</w:t>
            </w:r>
          </w:p>
        </w:tc>
        <w:tc>
          <w:tcPr>
            <w:tcW w:w="301" w:type="pct"/>
          </w:tcPr>
          <w:p w14:paraId="60D138B6" w14:textId="090B2BD7" w:rsidR="00D45F66" w:rsidRPr="00201A30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</w:tcPr>
          <w:p w14:paraId="4FAF6982" w14:textId="248C585E" w:rsidR="00D45F66" w:rsidRDefault="00D45F66" w:rsidP="001620F3">
            <w:pPr>
              <w:pStyle w:val="GOSTTablenorm"/>
            </w:pPr>
            <w:r>
              <w:t>Сумма возвратов поступлений на ЛС в текущем финансовом году по операциям в валюте РФ.</w:t>
            </w:r>
          </w:p>
          <w:p w14:paraId="3389B108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lastRenderedPageBreak/>
              <w:t>Расчет по сумме в валюте учета (в рублях).</w:t>
            </w:r>
          </w:p>
          <w:p w14:paraId="30A1D663" w14:textId="77777777" w:rsidR="00D45F66" w:rsidRDefault="00D45F66" w:rsidP="001620F3">
            <w:pPr>
              <w:pStyle w:val="GOSTTablenorm"/>
            </w:pPr>
            <w:r w:rsidRPr="001D7F7A">
              <w:t>Оборот по Дт по показателям</w:t>
            </w:r>
            <w:r>
              <w:t>:</w:t>
            </w:r>
          </w:p>
          <w:p w14:paraId="67BD820B" w14:textId="77777777" w:rsidR="00D45F66" w:rsidRDefault="00D45F66" w:rsidP="001620F3">
            <w:pPr>
              <w:pStyle w:val="GOSTTableListMark1"/>
              <w:numPr>
                <w:ilvl w:val="0"/>
                <w:numId w:val="1"/>
              </w:numPr>
            </w:pPr>
            <w:r>
              <w:t>ПОСТУПЛЕНИЯ_КУ,</w:t>
            </w:r>
          </w:p>
          <w:p w14:paraId="4635BC35" w14:textId="3511E395" w:rsidR="00D45F66" w:rsidRDefault="00D45F66" w:rsidP="001620F3">
            <w:pPr>
              <w:pStyle w:val="GOSTTableListMark1"/>
              <w:numPr>
                <w:ilvl w:val="0"/>
                <w:numId w:val="1"/>
              </w:numPr>
            </w:pPr>
            <w:r>
              <w:t>ПО</w:t>
            </w:r>
            <w:r w:rsidRPr="001D7F7A">
              <w:t>СТУПЛЕНИЯ_ВН</w:t>
            </w:r>
            <w:r>
              <w:t xml:space="preserve">. </w:t>
            </w:r>
          </w:p>
          <w:p w14:paraId="55799819" w14:textId="3DF62171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FB70BE">
              <w:rPr>
                <w:szCs w:val="22"/>
              </w:rPr>
              <w:t>В расчете участвуют записи учета/счета, у которых код валюты операции имеет</w:t>
            </w:r>
            <w:r>
              <w:rPr>
                <w:szCs w:val="22"/>
              </w:rPr>
              <w:t xml:space="preserve"> значение «643»</w:t>
            </w:r>
          </w:p>
        </w:tc>
        <w:tc>
          <w:tcPr>
            <w:tcW w:w="254" w:type="pct"/>
          </w:tcPr>
          <w:p w14:paraId="34CCEC32" w14:textId="0053E4A5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348E1055" w14:textId="2D773CD9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4915625F" w14:textId="52661F6F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546BBA04" w14:textId="32D0BBF1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43CC0DAF" w14:textId="0CC6E57E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0635D170" w14:textId="455EDD8D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59B06783" w14:textId="63664EB3" w:rsidR="00D45F66" w:rsidRDefault="00D45F66" w:rsidP="001620F3">
            <w:pPr>
              <w:pStyle w:val="GOSTTablenorm"/>
            </w:pPr>
            <w:r>
              <w:t>-</w:t>
            </w:r>
          </w:p>
        </w:tc>
      </w:tr>
      <w:tr w:rsidR="00D45F66" w:rsidRPr="005E26C1" w14:paraId="5A786384" w14:textId="77777777" w:rsidTr="00D45F66">
        <w:tc>
          <w:tcPr>
            <w:tcW w:w="125" w:type="pct"/>
          </w:tcPr>
          <w:p w14:paraId="1F136BCC" w14:textId="77777777" w:rsidR="00D45F66" w:rsidRPr="008A7F76" w:rsidRDefault="00D45F66" w:rsidP="001620F3">
            <w:pPr>
              <w:pStyle w:val="GOSTTableNum"/>
            </w:pPr>
          </w:p>
        </w:tc>
        <w:tc>
          <w:tcPr>
            <w:tcW w:w="596" w:type="pct"/>
          </w:tcPr>
          <w:p w14:paraId="471B2B54" w14:textId="3DDCCBE4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612AF4">
              <w:t>Кассовые выплаты с учётом восстановления в рублях</w:t>
            </w:r>
          </w:p>
        </w:tc>
        <w:tc>
          <w:tcPr>
            <w:tcW w:w="279" w:type="pct"/>
          </w:tcPr>
          <w:p w14:paraId="74DD102E" w14:textId="173E1BA9" w:rsidR="00D45F66" w:rsidRDefault="007111A8" w:rsidP="001620F3">
            <w:pPr>
              <w:pStyle w:val="GOSTTablenorm"/>
              <w:rPr>
                <w:szCs w:val="22"/>
              </w:rPr>
            </w:pPr>
            <w:ins w:id="1111" w:author="Краснова Наталья EXP-332161" w:date="2026-03-19T17:44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429B0C5F" w14:textId="2339A0DD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2D23ECF" w14:textId="3479E034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46C054DB" w14:textId="618C7270" w:rsidR="00D45F66" w:rsidRPr="005E26C1" w:rsidDel="009B4CDB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298</w:t>
            </w:r>
          </w:p>
        </w:tc>
        <w:tc>
          <w:tcPr>
            <w:tcW w:w="301" w:type="pct"/>
          </w:tcPr>
          <w:p w14:paraId="5B841E3D" w14:textId="38429D0B" w:rsidR="00D45F66" w:rsidRPr="00201A30" w:rsidRDefault="00D45F66" w:rsidP="001620F3">
            <w:pPr>
              <w:pStyle w:val="GOSTTablenorm"/>
              <w:rPr>
                <w:szCs w:val="22"/>
              </w:rPr>
            </w:pPr>
            <w:r w:rsidRPr="00201A30">
              <w:rPr>
                <w:szCs w:val="22"/>
              </w:rPr>
              <w:t>TMP</w:t>
            </w:r>
            <w:r>
              <w:rPr>
                <w:szCs w:val="22"/>
              </w:rPr>
              <w:t>: 1</w:t>
            </w:r>
          </w:p>
        </w:tc>
        <w:tc>
          <w:tcPr>
            <w:tcW w:w="1107" w:type="pct"/>
          </w:tcPr>
          <w:p w14:paraId="3DAE6395" w14:textId="48BC8C1F" w:rsidR="00D45F66" w:rsidRDefault="00D45F66" w:rsidP="001620F3">
            <w:pPr>
              <w:pStyle w:val="GOSTTablenorm"/>
            </w:pPr>
            <w:r>
              <w:t>Сумма выбытий средств с ЛС текущего финансового года с учетом восстановления кассового расхода по операциям в валюте РФ.</w:t>
            </w:r>
          </w:p>
          <w:p w14:paraId="364D3EDA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4C70F5AE" w14:textId="554B755A" w:rsidR="00D45F66" w:rsidRPr="008E560B" w:rsidRDefault="00D45F66" w:rsidP="001620F3">
            <w:pPr>
              <w:pStyle w:val="GOSTTablenorm"/>
            </w:pPr>
            <w:r>
              <w:rPr>
                <w:rFonts w:eastAsia="Calibri"/>
              </w:rPr>
              <w:t>О</w:t>
            </w:r>
            <w:r>
              <w:t>тражается баланс (остаток по Д</w:t>
            </w:r>
            <w:r w:rsidRPr="008E560B">
              <w:t>т</w:t>
            </w:r>
            <w:r>
              <w:t xml:space="preserve"> </w:t>
            </w:r>
            <w:r>
              <w:rPr>
                <w:szCs w:val="22"/>
              </w:rPr>
              <w:t>= Оборот по Дт минус Оборот по К</w:t>
            </w:r>
            <w:r w:rsidRPr="005E26C1">
              <w:rPr>
                <w:szCs w:val="22"/>
              </w:rPr>
              <w:t>т</w:t>
            </w:r>
            <w:r w:rsidRPr="008E560B">
              <w:t>) по показателям</w:t>
            </w:r>
            <w:r>
              <w:t>:</w:t>
            </w:r>
          </w:p>
          <w:p w14:paraId="248DEECD" w14:textId="77777777" w:rsidR="00D45F66" w:rsidRPr="008E560B" w:rsidRDefault="00D45F66" w:rsidP="001620F3">
            <w:pPr>
              <w:pStyle w:val="GOSTTableListMark1"/>
              <w:numPr>
                <w:ilvl w:val="0"/>
                <w:numId w:val="1"/>
              </w:numPr>
            </w:pPr>
            <w:r>
              <w:t>ВЫБЫТИЯ</w:t>
            </w:r>
            <w:r w:rsidRPr="008E560B">
              <w:t>_</w:t>
            </w:r>
            <w:r>
              <w:t>КУ,</w:t>
            </w:r>
          </w:p>
          <w:p w14:paraId="0188D3D7" w14:textId="266DC598" w:rsidR="00D45F66" w:rsidRDefault="00D45F66" w:rsidP="001620F3">
            <w:pPr>
              <w:pStyle w:val="GOSTTableListMark1"/>
              <w:numPr>
                <w:ilvl w:val="0"/>
                <w:numId w:val="1"/>
              </w:numPr>
            </w:pPr>
            <w:r>
              <w:t>ВЫБЫТИЯ</w:t>
            </w:r>
            <w:r w:rsidRPr="008E560B">
              <w:t>_</w:t>
            </w:r>
            <w:r>
              <w:t xml:space="preserve">ВН. </w:t>
            </w:r>
          </w:p>
          <w:p w14:paraId="7688EB57" w14:textId="66B9B4BE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FB70BE">
              <w:rPr>
                <w:szCs w:val="22"/>
              </w:rPr>
              <w:lastRenderedPageBreak/>
              <w:t>В расчете участвуют записи учета/счета, у которых код валюты операции имеет</w:t>
            </w:r>
            <w:r w:rsidRPr="006E4F8B">
              <w:rPr>
                <w:szCs w:val="22"/>
              </w:rPr>
              <w:t xml:space="preserve"> </w:t>
            </w:r>
            <w:r>
              <w:rPr>
                <w:szCs w:val="22"/>
              </w:rPr>
              <w:t>значение «643»</w:t>
            </w:r>
          </w:p>
        </w:tc>
        <w:tc>
          <w:tcPr>
            <w:tcW w:w="254" w:type="pct"/>
          </w:tcPr>
          <w:p w14:paraId="7DB958FF" w14:textId="66E6191E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4A981A29" w14:textId="245E89EA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4830638C" w14:textId="59DD8CB4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0367C4BC" w14:textId="236BC629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3EF30FBA" w14:textId="789DD487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0DAF2B97" w14:textId="59EF43BD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1427EB3E" w14:textId="4B069DE0" w:rsidR="00D45F66" w:rsidRDefault="00D45F66" w:rsidP="001620F3">
            <w:pPr>
              <w:pStyle w:val="GOSTTablenorm"/>
            </w:pPr>
            <w:r>
              <w:t>-</w:t>
            </w:r>
          </w:p>
        </w:tc>
      </w:tr>
      <w:tr w:rsidR="00D45F66" w:rsidRPr="005E26C1" w14:paraId="426DCD5F" w14:textId="77777777" w:rsidTr="00D45F66">
        <w:tc>
          <w:tcPr>
            <w:tcW w:w="125" w:type="pct"/>
          </w:tcPr>
          <w:p w14:paraId="1B660CE8" w14:textId="77777777" w:rsidR="00D45F66" w:rsidRPr="008A7F76" w:rsidRDefault="00D45F66" w:rsidP="001620F3">
            <w:pPr>
              <w:pStyle w:val="GOSTTableNum"/>
            </w:pPr>
          </w:p>
        </w:tc>
        <w:tc>
          <w:tcPr>
            <w:tcW w:w="596" w:type="pct"/>
          </w:tcPr>
          <w:p w14:paraId="3509EBBC" w14:textId="734A901C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612AF4">
              <w:t>Кассовые выплаты в рублях</w:t>
            </w:r>
          </w:p>
        </w:tc>
        <w:tc>
          <w:tcPr>
            <w:tcW w:w="279" w:type="pct"/>
          </w:tcPr>
          <w:p w14:paraId="48F44597" w14:textId="11B14B37" w:rsidR="00D45F66" w:rsidRDefault="007111A8" w:rsidP="001620F3">
            <w:pPr>
              <w:pStyle w:val="GOSTTablenorm"/>
              <w:rPr>
                <w:szCs w:val="22"/>
              </w:rPr>
            </w:pPr>
            <w:ins w:id="1112" w:author="Краснова Наталья EXP-332161" w:date="2026-03-19T17:44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329C838C" w14:textId="5FC2A301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BA46734" w14:textId="51367E6A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4D182F46" w14:textId="3F5A2FA9" w:rsidR="00D45F66" w:rsidRPr="005E26C1" w:rsidDel="009B4CDB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299</w:t>
            </w:r>
          </w:p>
        </w:tc>
        <w:tc>
          <w:tcPr>
            <w:tcW w:w="301" w:type="pct"/>
          </w:tcPr>
          <w:p w14:paraId="33DA7429" w14:textId="38AD9E1F" w:rsidR="00D45F66" w:rsidRPr="00201A30" w:rsidRDefault="00D45F66" w:rsidP="001620F3">
            <w:pPr>
              <w:pStyle w:val="GOSTTablenorm"/>
              <w:rPr>
                <w:szCs w:val="22"/>
              </w:rPr>
            </w:pPr>
            <w:r w:rsidRPr="00201A30">
              <w:rPr>
                <w:szCs w:val="22"/>
              </w:rPr>
              <w:t>TMP</w:t>
            </w:r>
            <w:r>
              <w:rPr>
                <w:szCs w:val="22"/>
              </w:rPr>
              <w:t>: 2</w:t>
            </w:r>
          </w:p>
        </w:tc>
        <w:tc>
          <w:tcPr>
            <w:tcW w:w="1107" w:type="pct"/>
          </w:tcPr>
          <w:p w14:paraId="4F6035E2" w14:textId="5454EEE2" w:rsidR="00D45F66" w:rsidRDefault="00D45F66" w:rsidP="001620F3">
            <w:pPr>
              <w:pStyle w:val="GOSTTablenorm"/>
            </w:pPr>
            <w:r>
              <w:t>Сумма выбытий средств с ЛС текущего финансового года по операциям в валюте РФ.</w:t>
            </w:r>
          </w:p>
          <w:p w14:paraId="2B362CA1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585AE851" w14:textId="77777777" w:rsidR="00D45F66" w:rsidRPr="008E560B" w:rsidRDefault="00D45F66" w:rsidP="001620F3">
            <w:pPr>
              <w:pStyle w:val="GOSTTablenorm"/>
            </w:pPr>
            <w:r>
              <w:rPr>
                <w:rFonts w:eastAsia="Calibri"/>
              </w:rPr>
              <w:t>О</w:t>
            </w:r>
            <w:r>
              <w:t>тражается оборот по Д</w:t>
            </w:r>
            <w:r w:rsidRPr="008E560B">
              <w:t>т по показателям</w:t>
            </w:r>
            <w:r>
              <w:t>:</w:t>
            </w:r>
          </w:p>
          <w:p w14:paraId="328F3E5F" w14:textId="77777777" w:rsidR="00D45F66" w:rsidRPr="008E560B" w:rsidRDefault="00D45F66" w:rsidP="001620F3">
            <w:pPr>
              <w:pStyle w:val="GOSTTableListMark1"/>
              <w:numPr>
                <w:ilvl w:val="0"/>
                <w:numId w:val="1"/>
              </w:numPr>
            </w:pPr>
            <w:r>
              <w:t>ВЫБЫТИЯ</w:t>
            </w:r>
            <w:r w:rsidRPr="008E560B">
              <w:t>_</w:t>
            </w:r>
            <w:r>
              <w:t>КУ,</w:t>
            </w:r>
          </w:p>
          <w:p w14:paraId="0F2AB3AB" w14:textId="51AE8D75" w:rsidR="00D45F66" w:rsidRDefault="00D45F66" w:rsidP="001620F3">
            <w:pPr>
              <w:pStyle w:val="GOSTTableListMark1"/>
              <w:numPr>
                <w:ilvl w:val="0"/>
                <w:numId w:val="1"/>
              </w:numPr>
            </w:pPr>
            <w:r>
              <w:t>ВЫБЫТИЯ</w:t>
            </w:r>
            <w:r w:rsidRPr="008E560B">
              <w:t>_</w:t>
            </w:r>
            <w:r>
              <w:t xml:space="preserve">ВН. </w:t>
            </w:r>
          </w:p>
          <w:p w14:paraId="5EA719AA" w14:textId="404D9EDF" w:rsidR="00D45F66" w:rsidRPr="00EA003E" w:rsidRDefault="00D45F66" w:rsidP="001620F3">
            <w:pPr>
              <w:pStyle w:val="GOSTTablenorm"/>
            </w:pPr>
            <w:r w:rsidRPr="00FB70BE">
              <w:rPr>
                <w:szCs w:val="22"/>
              </w:rPr>
              <w:t>В расчете участвуют записи учета/счета, у которых код валюты операции имеет</w:t>
            </w:r>
            <w:r w:rsidRPr="006E4F8B">
              <w:rPr>
                <w:szCs w:val="22"/>
              </w:rPr>
              <w:t xml:space="preserve"> </w:t>
            </w:r>
            <w:r>
              <w:rPr>
                <w:szCs w:val="22"/>
              </w:rPr>
              <w:t>значение «643»</w:t>
            </w:r>
          </w:p>
        </w:tc>
        <w:tc>
          <w:tcPr>
            <w:tcW w:w="254" w:type="pct"/>
          </w:tcPr>
          <w:p w14:paraId="4B90879E" w14:textId="57E369A6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02AF91B8" w14:textId="4A58E5E3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2475E0BD" w14:textId="4F781479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593B8289" w14:textId="4CB64C15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5B0BA460" w14:textId="0891B193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68ADD236" w14:textId="5856161D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6F664B90" w14:textId="799B3BD6" w:rsidR="00D45F66" w:rsidRDefault="00D45F66" w:rsidP="001620F3">
            <w:pPr>
              <w:pStyle w:val="GOSTTablenorm"/>
            </w:pPr>
            <w:r>
              <w:t>-</w:t>
            </w:r>
          </w:p>
        </w:tc>
      </w:tr>
      <w:tr w:rsidR="00D45F66" w:rsidRPr="005E26C1" w14:paraId="3278B3F3" w14:textId="77777777" w:rsidTr="00D45F66">
        <w:tc>
          <w:tcPr>
            <w:tcW w:w="125" w:type="pct"/>
          </w:tcPr>
          <w:p w14:paraId="6B4B2C3F" w14:textId="77777777" w:rsidR="00D45F66" w:rsidRPr="008A7F76" w:rsidRDefault="00D45F66" w:rsidP="001620F3">
            <w:pPr>
              <w:pStyle w:val="GOSTTableNum"/>
            </w:pPr>
          </w:p>
        </w:tc>
        <w:tc>
          <w:tcPr>
            <w:tcW w:w="596" w:type="pct"/>
          </w:tcPr>
          <w:p w14:paraId="3DED6D3D" w14:textId="7AFA74E4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A53F89">
              <w:t>Кассовые выплаты в иностранной валюте</w:t>
            </w:r>
          </w:p>
        </w:tc>
        <w:tc>
          <w:tcPr>
            <w:tcW w:w="279" w:type="pct"/>
          </w:tcPr>
          <w:p w14:paraId="52F0B3B5" w14:textId="32D7C7B9" w:rsidR="00D45F66" w:rsidRDefault="007111A8" w:rsidP="001620F3">
            <w:pPr>
              <w:pStyle w:val="GOSTTablenorm"/>
              <w:rPr>
                <w:szCs w:val="22"/>
              </w:rPr>
            </w:pPr>
            <w:ins w:id="1113" w:author="Краснова Наталья EXP-332161" w:date="2026-03-19T17:44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00C03802" w14:textId="5E1E7EBB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281E295" w14:textId="396F5FEF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7BDE5F58" w14:textId="180410BE" w:rsidR="00D45F66" w:rsidRPr="005E26C1" w:rsidDel="009B4CDB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300</w:t>
            </w:r>
          </w:p>
        </w:tc>
        <w:tc>
          <w:tcPr>
            <w:tcW w:w="301" w:type="pct"/>
          </w:tcPr>
          <w:p w14:paraId="1CFC9E7E" w14:textId="56A3101A" w:rsidR="00D45F66" w:rsidRPr="00201A30" w:rsidRDefault="00D45F66" w:rsidP="001620F3">
            <w:pPr>
              <w:pStyle w:val="GOSTTablenorm"/>
              <w:rPr>
                <w:szCs w:val="22"/>
              </w:rPr>
            </w:pPr>
            <w:r w:rsidRPr="00201A30">
              <w:rPr>
                <w:szCs w:val="22"/>
              </w:rPr>
              <w:t>TMP</w:t>
            </w:r>
            <w:r>
              <w:rPr>
                <w:szCs w:val="22"/>
              </w:rPr>
              <w:t>: 9</w:t>
            </w:r>
          </w:p>
        </w:tc>
        <w:tc>
          <w:tcPr>
            <w:tcW w:w="1107" w:type="pct"/>
          </w:tcPr>
          <w:p w14:paraId="25159C6E" w14:textId="507DEF86" w:rsidR="00D45F66" w:rsidRDefault="00D45F66" w:rsidP="001620F3">
            <w:pPr>
              <w:pStyle w:val="GOSTTablenorm"/>
              <w:rPr>
                <w:szCs w:val="22"/>
              </w:rPr>
            </w:pPr>
            <w:r>
              <w:t>Сумма выбытий средств с ЛС текущего финансового года по операциям в иностранной валюте (</w:t>
            </w:r>
            <w:r w:rsidRPr="005E26C1">
              <w:rPr>
                <w:szCs w:val="22"/>
              </w:rPr>
              <w:t>в валюте</w:t>
            </w:r>
            <w:r>
              <w:rPr>
                <w:szCs w:val="22"/>
              </w:rPr>
              <w:t xml:space="preserve"> </w:t>
            </w:r>
            <w:r>
              <w:t>операции)</w:t>
            </w:r>
            <w:r>
              <w:rPr>
                <w:szCs w:val="22"/>
              </w:rPr>
              <w:t>.</w:t>
            </w:r>
          </w:p>
          <w:p w14:paraId="2DC95D57" w14:textId="53BBD409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</w:t>
            </w:r>
            <w:r>
              <w:rPr>
                <w:szCs w:val="22"/>
              </w:rPr>
              <w:t xml:space="preserve"> операции</w:t>
            </w:r>
            <w:r w:rsidRPr="005E26C1">
              <w:rPr>
                <w:szCs w:val="22"/>
              </w:rPr>
              <w:t>.</w:t>
            </w:r>
          </w:p>
          <w:p w14:paraId="210E9D63" w14:textId="77777777" w:rsidR="00D45F66" w:rsidRPr="008E560B" w:rsidRDefault="00D45F66" w:rsidP="001620F3">
            <w:pPr>
              <w:pStyle w:val="GOSTTablenorm"/>
            </w:pPr>
            <w:r>
              <w:rPr>
                <w:rFonts w:eastAsia="Calibri"/>
              </w:rPr>
              <w:lastRenderedPageBreak/>
              <w:t>О</w:t>
            </w:r>
            <w:r>
              <w:t>тражается оборот по Д</w:t>
            </w:r>
            <w:r w:rsidRPr="008E560B">
              <w:t>т по показателям</w:t>
            </w:r>
            <w:r>
              <w:t>:</w:t>
            </w:r>
          </w:p>
          <w:p w14:paraId="48B89D15" w14:textId="77777777" w:rsidR="00D45F66" w:rsidRPr="008E560B" w:rsidRDefault="00D45F66" w:rsidP="001620F3">
            <w:pPr>
              <w:pStyle w:val="GOSTTableListMark1"/>
              <w:numPr>
                <w:ilvl w:val="0"/>
                <w:numId w:val="1"/>
              </w:numPr>
            </w:pPr>
            <w:r>
              <w:t>ВЫБЫТИЯ</w:t>
            </w:r>
            <w:r w:rsidRPr="008E560B">
              <w:t>_</w:t>
            </w:r>
            <w:r>
              <w:t>КУ,</w:t>
            </w:r>
          </w:p>
          <w:p w14:paraId="4FB1EF79" w14:textId="67C232E9" w:rsidR="00D45F66" w:rsidRDefault="00D45F66" w:rsidP="001620F3">
            <w:pPr>
              <w:pStyle w:val="GOSTTableListMark1"/>
              <w:numPr>
                <w:ilvl w:val="0"/>
                <w:numId w:val="1"/>
              </w:numPr>
            </w:pPr>
            <w:r>
              <w:t>ВЫБЫТИЯ</w:t>
            </w:r>
            <w:r w:rsidRPr="008E560B">
              <w:t>_</w:t>
            </w:r>
            <w:r>
              <w:t xml:space="preserve">ВН. </w:t>
            </w:r>
          </w:p>
          <w:p w14:paraId="2259146D" w14:textId="186073E5" w:rsidR="00D45F66" w:rsidRPr="00D5229B" w:rsidRDefault="00D45F66" w:rsidP="001620F3">
            <w:pPr>
              <w:pStyle w:val="GOSTTablenorm"/>
            </w:pPr>
            <w:r w:rsidRPr="00FB70BE">
              <w:rPr>
                <w:szCs w:val="22"/>
              </w:rPr>
              <w:t>В расчете участвуют записи учета/счета, у которых код валюты операции имеет</w:t>
            </w:r>
            <w:r>
              <w:rPr>
                <w:szCs w:val="22"/>
              </w:rPr>
              <w:t xml:space="preserve"> значение, отличное от «643»</w:t>
            </w:r>
          </w:p>
        </w:tc>
        <w:tc>
          <w:tcPr>
            <w:tcW w:w="254" w:type="pct"/>
          </w:tcPr>
          <w:p w14:paraId="4E716C78" w14:textId="535370C2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705B0D62" w14:textId="4319B198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701D67FA" w14:textId="4BBEFC5E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332AD9EE" w14:textId="78E48E6B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0DF75FE6" w14:textId="73388AC4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6626A543" w14:textId="5B30709F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739EE9B5" w14:textId="6C5D617F" w:rsidR="00D45F66" w:rsidRDefault="00D45F66" w:rsidP="001620F3">
            <w:pPr>
              <w:pStyle w:val="GOSTTablenorm"/>
            </w:pPr>
            <w:r>
              <w:t>-</w:t>
            </w:r>
          </w:p>
        </w:tc>
      </w:tr>
      <w:tr w:rsidR="00D45F66" w:rsidRPr="005E26C1" w14:paraId="118A2A30" w14:textId="77777777" w:rsidTr="00D45F66">
        <w:tc>
          <w:tcPr>
            <w:tcW w:w="125" w:type="pct"/>
          </w:tcPr>
          <w:p w14:paraId="1EDC5C46" w14:textId="77777777" w:rsidR="00D45F66" w:rsidRPr="008A7F76" w:rsidRDefault="00D45F66" w:rsidP="001620F3">
            <w:pPr>
              <w:pStyle w:val="GOSTTableNum"/>
            </w:pPr>
          </w:p>
        </w:tc>
        <w:tc>
          <w:tcPr>
            <w:tcW w:w="596" w:type="pct"/>
          </w:tcPr>
          <w:p w14:paraId="06CCA035" w14:textId="26C1B2F3" w:rsidR="00D45F66" w:rsidRPr="005E26C1" w:rsidRDefault="00D45F66" w:rsidP="00940091">
            <w:pPr>
              <w:pStyle w:val="GOSTTablenorm"/>
              <w:rPr>
                <w:szCs w:val="22"/>
              </w:rPr>
            </w:pPr>
            <w:r w:rsidRPr="00A53F89">
              <w:t>Кассовые выплаты в ино</w:t>
            </w:r>
            <w:r>
              <w:t xml:space="preserve">странной валюте </w:t>
            </w:r>
            <w:r w:rsidRPr="00A53F89">
              <w:t>(в рублевом эквиваленте)</w:t>
            </w:r>
          </w:p>
        </w:tc>
        <w:tc>
          <w:tcPr>
            <w:tcW w:w="279" w:type="pct"/>
          </w:tcPr>
          <w:p w14:paraId="4B0CD2FF" w14:textId="333A05F0" w:rsidR="00D45F66" w:rsidRDefault="007111A8" w:rsidP="001620F3">
            <w:pPr>
              <w:pStyle w:val="GOSTTablenorm"/>
              <w:rPr>
                <w:szCs w:val="22"/>
              </w:rPr>
            </w:pPr>
            <w:ins w:id="1114" w:author="Краснова Наталья EXP-332161" w:date="2026-03-19T17:44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2439FE44" w14:textId="772B168B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9853A38" w14:textId="69315295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17175522" w14:textId="35DA358A" w:rsidR="00D45F66" w:rsidRPr="005E26C1" w:rsidDel="009B4CDB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301</w:t>
            </w:r>
          </w:p>
        </w:tc>
        <w:tc>
          <w:tcPr>
            <w:tcW w:w="301" w:type="pct"/>
          </w:tcPr>
          <w:p w14:paraId="7529A435" w14:textId="434A34CE" w:rsidR="00D45F66" w:rsidRPr="00201A30" w:rsidRDefault="00D45F66" w:rsidP="001620F3">
            <w:pPr>
              <w:pStyle w:val="GOSTTablenorm"/>
              <w:rPr>
                <w:szCs w:val="22"/>
              </w:rPr>
            </w:pPr>
            <w:r w:rsidRPr="00201A30">
              <w:rPr>
                <w:szCs w:val="22"/>
              </w:rPr>
              <w:t>TMP</w:t>
            </w:r>
            <w:r>
              <w:rPr>
                <w:szCs w:val="22"/>
              </w:rPr>
              <w:t>: 10</w:t>
            </w:r>
          </w:p>
        </w:tc>
        <w:tc>
          <w:tcPr>
            <w:tcW w:w="1107" w:type="pct"/>
          </w:tcPr>
          <w:p w14:paraId="594D8A8E" w14:textId="0CB4A16C" w:rsidR="00D45F66" w:rsidRDefault="00D45F66" w:rsidP="001620F3">
            <w:pPr>
              <w:pStyle w:val="GOSTTablenorm"/>
              <w:rPr>
                <w:szCs w:val="22"/>
              </w:rPr>
            </w:pPr>
            <w:r>
              <w:t xml:space="preserve">Сумма выбытий средств с ЛС текущего финансового года по операциям </w:t>
            </w:r>
            <w:r w:rsidRPr="005E26C1">
              <w:rPr>
                <w:szCs w:val="22"/>
              </w:rPr>
              <w:t xml:space="preserve">в </w:t>
            </w:r>
            <w:r>
              <w:rPr>
                <w:szCs w:val="22"/>
              </w:rPr>
              <w:t xml:space="preserve">иностранной </w:t>
            </w:r>
            <w:r w:rsidRPr="005E26C1">
              <w:rPr>
                <w:szCs w:val="22"/>
              </w:rPr>
              <w:t>валюте</w:t>
            </w:r>
            <w:r>
              <w:rPr>
                <w:szCs w:val="22"/>
              </w:rPr>
              <w:t xml:space="preserve"> (в рублевом эквиваленте).</w:t>
            </w:r>
          </w:p>
          <w:p w14:paraId="6D3908A0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 xml:space="preserve">Расчет по сумме </w:t>
            </w:r>
            <w:r>
              <w:rPr>
                <w:szCs w:val="22"/>
              </w:rPr>
              <w:t>в валюте учета (в рублях)</w:t>
            </w:r>
            <w:r w:rsidRPr="005E26C1">
              <w:rPr>
                <w:szCs w:val="22"/>
              </w:rPr>
              <w:t>.</w:t>
            </w:r>
          </w:p>
          <w:p w14:paraId="400CC974" w14:textId="77777777" w:rsidR="00D45F66" w:rsidRPr="008E560B" w:rsidRDefault="00D45F66" w:rsidP="001620F3">
            <w:pPr>
              <w:pStyle w:val="GOSTTablenorm"/>
            </w:pPr>
            <w:r>
              <w:rPr>
                <w:rFonts w:eastAsia="Calibri"/>
              </w:rPr>
              <w:t>О</w:t>
            </w:r>
            <w:r>
              <w:t>тражается оборот по Д</w:t>
            </w:r>
            <w:r w:rsidRPr="008E560B">
              <w:t>т по показателям</w:t>
            </w:r>
            <w:r>
              <w:t>:</w:t>
            </w:r>
          </w:p>
          <w:p w14:paraId="45992D33" w14:textId="77777777" w:rsidR="00D45F66" w:rsidRPr="008E560B" w:rsidRDefault="00D45F66" w:rsidP="001620F3">
            <w:pPr>
              <w:pStyle w:val="GOSTTableListMark1"/>
              <w:numPr>
                <w:ilvl w:val="0"/>
                <w:numId w:val="1"/>
              </w:numPr>
            </w:pPr>
            <w:r>
              <w:t>ВЫБЫТИЯ</w:t>
            </w:r>
            <w:r w:rsidRPr="008E560B">
              <w:t>_</w:t>
            </w:r>
            <w:r>
              <w:t>КУ,</w:t>
            </w:r>
          </w:p>
          <w:p w14:paraId="2067D100" w14:textId="77777777" w:rsidR="00D45F66" w:rsidRDefault="00D45F66" w:rsidP="001620F3">
            <w:pPr>
              <w:pStyle w:val="GOSTTableListMark1"/>
              <w:numPr>
                <w:ilvl w:val="0"/>
                <w:numId w:val="1"/>
              </w:numPr>
            </w:pPr>
            <w:r>
              <w:t>ВЫБЫТИЯ</w:t>
            </w:r>
            <w:r w:rsidRPr="008E560B">
              <w:t>_</w:t>
            </w:r>
            <w:r>
              <w:t>ВН,</w:t>
            </w:r>
          </w:p>
          <w:p w14:paraId="77EB5D31" w14:textId="474AE72A" w:rsidR="00D45F66" w:rsidRDefault="00D45F66" w:rsidP="001620F3">
            <w:pPr>
              <w:pStyle w:val="GOSTTableListMark1"/>
              <w:numPr>
                <w:ilvl w:val="0"/>
                <w:numId w:val="1"/>
              </w:numPr>
            </w:pPr>
            <w:r>
              <w:t xml:space="preserve">ВЫБ_КУРС_РАЗН. </w:t>
            </w:r>
          </w:p>
          <w:p w14:paraId="598D818F" w14:textId="3FCB22BA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FB70BE">
              <w:rPr>
                <w:szCs w:val="22"/>
              </w:rPr>
              <w:lastRenderedPageBreak/>
              <w:t>В расчете участвуют записи учета/счета, у которых код валюты операции имеет</w:t>
            </w:r>
            <w:r>
              <w:rPr>
                <w:szCs w:val="22"/>
              </w:rPr>
              <w:t xml:space="preserve"> значение, отличное от «643»</w:t>
            </w:r>
          </w:p>
        </w:tc>
        <w:tc>
          <w:tcPr>
            <w:tcW w:w="254" w:type="pct"/>
          </w:tcPr>
          <w:p w14:paraId="24B031FA" w14:textId="557227E4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167A144C" w14:textId="17713F41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64695E3B" w14:textId="6E9469E4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3950E73C" w14:textId="4EAF4265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6FC3AE8D" w14:textId="3492EC31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410C5B8C" w14:textId="037BE2EE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1220DB4F" w14:textId="42BD70BE" w:rsidR="00D45F66" w:rsidRDefault="00D45F66" w:rsidP="001620F3">
            <w:pPr>
              <w:pStyle w:val="GOSTTablenorm"/>
            </w:pPr>
            <w:r>
              <w:t>-</w:t>
            </w:r>
          </w:p>
        </w:tc>
      </w:tr>
      <w:tr w:rsidR="00D45F66" w:rsidRPr="005E26C1" w14:paraId="54674C2C" w14:textId="77777777" w:rsidTr="00D45F66">
        <w:tc>
          <w:tcPr>
            <w:tcW w:w="125" w:type="pct"/>
          </w:tcPr>
          <w:p w14:paraId="79FB24E7" w14:textId="77777777" w:rsidR="00D45F66" w:rsidRPr="008A7F76" w:rsidRDefault="00D45F66" w:rsidP="001620F3">
            <w:pPr>
              <w:pStyle w:val="GOSTTableNum"/>
            </w:pPr>
          </w:p>
        </w:tc>
        <w:tc>
          <w:tcPr>
            <w:tcW w:w="596" w:type="pct"/>
          </w:tcPr>
          <w:p w14:paraId="32C3AC47" w14:textId="7739F13A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A53F89">
              <w:t>Остаток средств на начало года в иностранной валюте</w:t>
            </w:r>
          </w:p>
        </w:tc>
        <w:tc>
          <w:tcPr>
            <w:tcW w:w="279" w:type="pct"/>
          </w:tcPr>
          <w:p w14:paraId="261DA9DA" w14:textId="4D0DB0F7" w:rsidR="00D45F66" w:rsidRDefault="007111A8" w:rsidP="001620F3">
            <w:pPr>
              <w:pStyle w:val="GOSTTablenorm"/>
              <w:rPr>
                <w:szCs w:val="22"/>
              </w:rPr>
            </w:pPr>
            <w:ins w:id="1115" w:author="Краснова Наталья EXP-332161" w:date="2026-03-19T17:44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66CF222F" w14:textId="46076E42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2ABE69E" w14:textId="53906DBF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67BAE847" w14:textId="386619CF" w:rsidR="00D45F66" w:rsidRPr="005E26C1" w:rsidDel="009B4CDB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303</w:t>
            </w:r>
          </w:p>
        </w:tc>
        <w:tc>
          <w:tcPr>
            <w:tcW w:w="301" w:type="pct"/>
          </w:tcPr>
          <w:p w14:paraId="086DE46E" w14:textId="10B67A4C" w:rsidR="00D45F66" w:rsidRPr="00201A30" w:rsidRDefault="00D45F66" w:rsidP="001620F3">
            <w:pPr>
              <w:pStyle w:val="GOSTTablenorm"/>
              <w:rPr>
                <w:szCs w:val="22"/>
              </w:rPr>
            </w:pPr>
            <w:r w:rsidRPr="00201A30">
              <w:rPr>
                <w:szCs w:val="22"/>
              </w:rPr>
              <w:t>TMP</w:t>
            </w:r>
            <w:r>
              <w:rPr>
                <w:szCs w:val="22"/>
              </w:rPr>
              <w:t>: 15</w:t>
            </w:r>
          </w:p>
        </w:tc>
        <w:tc>
          <w:tcPr>
            <w:tcW w:w="1107" w:type="pct"/>
          </w:tcPr>
          <w:p w14:paraId="30B65749" w14:textId="0F329D0A" w:rsidR="00D45F66" w:rsidRDefault="00D45F66" w:rsidP="001620F3">
            <w:pPr>
              <w:pStyle w:val="GOSTTablenorm"/>
            </w:pPr>
            <w:r>
              <w:t xml:space="preserve">Сумма остатка средств на ЛС на начало года, рассчитанная по показателям, предназначенным для отражения в отчетности по ЛС по операциям </w:t>
            </w:r>
            <w:r w:rsidRPr="005E26C1">
              <w:rPr>
                <w:szCs w:val="22"/>
              </w:rPr>
              <w:t xml:space="preserve">в </w:t>
            </w:r>
            <w:r>
              <w:rPr>
                <w:szCs w:val="22"/>
              </w:rPr>
              <w:t xml:space="preserve">иностранной </w:t>
            </w:r>
            <w:r w:rsidRPr="005E26C1">
              <w:rPr>
                <w:szCs w:val="22"/>
              </w:rPr>
              <w:t>валюте</w:t>
            </w:r>
            <w:r>
              <w:rPr>
                <w:szCs w:val="22"/>
              </w:rPr>
              <w:t xml:space="preserve"> (</w:t>
            </w:r>
            <w:r>
              <w:t>в валюте операции).</w:t>
            </w:r>
          </w:p>
          <w:p w14:paraId="19FD3D7A" w14:textId="6E3254A1" w:rsidR="00D45F66" w:rsidRDefault="00D45F66" w:rsidP="001620F3">
            <w:pPr>
              <w:pStyle w:val="GOSTTablenorm"/>
            </w:pPr>
            <w:r w:rsidRPr="005E26C1">
              <w:rPr>
                <w:szCs w:val="22"/>
              </w:rPr>
              <w:t>Расчет по сумме в валюте</w:t>
            </w:r>
            <w:r>
              <w:rPr>
                <w:szCs w:val="22"/>
              </w:rPr>
              <w:t xml:space="preserve"> операции.</w:t>
            </w:r>
          </w:p>
          <w:p w14:paraId="232C2C84" w14:textId="77777777" w:rsidR="00D45F66" w:rsidRDefault="00D45F66" w:rsidP="001620F3">
            <w:pPr>
              <w:pStyle w:val="GOSTTablenorm"/>
            </w:pPr>
            <w:r>
              <w:t>Вычисляется по формуле:</w:t>
            </w:r>
          </w:p>
          <w:p w14:paraId="67A90269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Баланс (Остаток по Кт = Оборот по Кт минус Оборот по Дт) на конец отчетного периода по показателям:</w:t>
            </w:r>
          </w:p>
          <w:p w14:paraId="59CE76F2" w14:textId="77777777" w:rsidR="00D45F66" w:rsidRPr="005E26C1" w:rsidRDefault="00D45F66" w:rsidP="001620F3">
            <w:pPr>
              <w:pStyle w:val="GOSTTableListMark1"/>
              <w:numPr>
                <w:ilvl w:val="0"/>
                <w:numId w:val="6"/>
              </w:numPr>
              <w:tabs>
                <w:tab w:val="num" w:pos="369"/>
              </w:tabs>
              <w:ind w:left="369"/>
              <w:rPr>
                <w:szCs w:val="22"/>
              </w:rPr>
            </w:pPr>
            <w:r w:rsidRPr="005E26C1">
              <w:rPr>
                <w:szCs w:val="22"/>
              </w:rPr>
              <w:t>РЕЗ_ПРШ_ПЕР_Н</w:t>
            </w:r>
          </w:p>
          <w:p w14:paraId="60B604F8" w14:textId="1BE58E37" w:rsidR="00D45F66" w:rsidRDefault="00D45F66" w:rsidP="001620F3">
            <w:pPr>
              <w:pStyle w:val="GOSTTableListMark1"/>
              <w:numPr>
                <w:ilvl w:val="0"/>
                <w:numId w:val="6"/>
              </w:numPr>
              <w:tabs>
                <w:tab w:val="num" w:pos="369"/>
              </w:tabs>
              <w:ind w:left="369"/>
              <w:rPr>
                <w:szCs w:val="22"/>
              </w:rPr>
            </w:pPr>
            <w:r w:rsidRPr="005E26C1">
              <w:rPr>
                <w:szCs w:val="22"/>
              </w:rPr>
              <w:t>РЕЗ_ПРШ_ПЕР_ВН</w:t>
            </w:r>
            <w:r>
              <w:rPr>
                <w:szCs w:val="22"/>
              </w:rPr>
              <w:t>.</w:t>
            </w:r>
          </w:p>
          <w:p w14:paraId="7AE1145E" w14:textId="65FFD84D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FB70BE">
              <w:rPr>
                <w:szCs w:val="22"/>
              </w:rPr>
              <w:t xml:space="preserve">В расчете участвуют записи учета/счета, у которых код валюты </w:t>
            </w:r>
            <w:r w:rsidRPr="00FB70BE">
              <w:rPr>
                <w:szCs w:val="22"/>
              </w:rPr>
              <w:lastRenderedPageBreak/>
              <w:t>операции имеет</w:t>
            </w:r>
            <w:r>
              <w:rPr>
                <w:szCs w:val="22"/>
              </w:rPr>
              <w:t xml:space="preserve"> значение, отличное от «643»</w:t>
            </w:r>
          </w:p>
        </w:tc>
        <w:tc>
          <w:tcPr>
            <w:tcW w:w="254" w:type="pct"/>
          </w:tcPr>
          <w:p w14:paraId="27D75422" w14:textId="4B0DD40A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0AC36B1B" w14:textId="6C8C5FB8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05F09A9E" w14:textId="6040F8BF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7A684E86" w14:textId="3793AE99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0E99748D" w14:textId="379DFD0C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30190117" w14:textId="43018A8E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4A4BAE37" w14:textId="2D2D3138" w:rsidR="00D45F66" w:rsidRDefault="00D45F66" w:rsidP="001620F3">
            <w:pPr>
              <w:pStyle w:val="GOSTTablenorm"/>
            </w:pPr>
            <w:r>
              <w:t>-</w:t>
            </w:r>
          </w:p>
        </w:tc>
      </w:tr>
      <w:tr w:rsidR="00D45F66" w:rsidRPr="005E26C1" w14:paraId="33162AED" w14:textId="77777777" w:rsidTr="00D45F66">
        <w:tc>
          <w:tcPr>
            <w:tcW w:w="125" w:type="pct"/>
          </w:tcPr>
          <w:p w14:paraId="21ADA70B" w14:textId="77777777" w:rsidR="00D45F66" w:rsidRPr="008A7F76" w:rsidRDefault="00D45F66" w:rsidP="001620F3">
            <w:pPr>
              <w:pStyle w:val="GOSTTableNum"/>
            </w:pPr>
          </w:p>
        </w:tc>
        <w:tc>
          <w:tcPr>
            <w:tcW w:w="596" w:type="pct"/>
          </w:tcPr>
          <w:p w14:paraId="1DEE0E11" w14:textId="712867E5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A53F89">
              <w:t>Остаток средств на начало года в иностранной валюте (в рублевом эквиваленте)</w:t>
            </w:r>
          </w:p>
        </w:tc>
        <w:tc>
          <w:tcPr>
            <w:tcW w:w="279" w:type="pct"/>
          </w:tcPr>
          <w:p w14:paraId="24420584" w14:textId="4533BC1E" w:rsidR="00D45F66" w:rsidRDefault="007111A8" w:rsidP="001620F3">
            <w:pPr>
              <w:pStyle w:val="GOSTTablenorm"/>
              <w:rPr>
                <w:szCs w:val="22"/>
              </w:rPr>
            </w:pPr>
            <w:ins w:id="1116" w:author="Краснова Наталья EXP-332161" w:date="2026-03-19T17:44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6ABAC91F" w14:textId="5B09DBCC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57F56E1" w14:textId="335F5132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6134F3EA" w14:textId="03DB3094" w:rsidR="00D45F66" w:rsidRPr="005E26C1" w:rsidDel="009B4CDB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304</w:t>
            </w:r>
          </w:p>
        </w:tc>
        <w:tc>
          <w:tcPr>
            <w:tcW w:w="301" w:type="pct"/>
          </w:tcPr>
          <w:p w14:paraId="477E53B7" w14:textId="67C6F8C5" w:rsidR="00D45F66" w:rsidRPr="00201A30" w:rsidRDefault="00D45F66" w:rsidP="001620F3">
            <w:pPr>
              <w:pStyle w:val="GOSTTablenorm"/>
              <w:rPr>
                <w:szCs w:val="22"/>
              </w:rPr>
            </w:pPr>
            <w:r w:rsidRPr="00201A30">
              <w:rPr>
                <w:szCs w:val="22"/>
              </w:rPr>
              <w:t>TMP</w:t>
            </w:r>
            <w:r>
              <w:rPr>
                <w:szCs w:val="22"/>
              </w:rPr>
              <w:t>: 16</w:t>
            </w:r>
          </w:p>
        </w:tc>
        <w:tc>
          <w:tcPr>
            <w:tcW w:w="1107" w:type="pct"/>
          </w:tcPr>
          <w:p w14:paraId="64B1C4B9" w14:textId="5F1A03ED" w:rsidR="00D45F66" w:rsidRDefault="00D45F66" w:rsidP="001620F3">
            <w:pPr>
              <w:pStyle w:val="GOSTTablenorm"/>
            </w:pPr>
            <w:r>
              <w:t>Сумма остатка средств на ЛС на начало года, рассчитанная по показателям, предназначенным для отражения в отчетности по ЛС по операциям в иностранной валюте (в рублевом эквиваленте).</w:t>
            </w:r>
          </w:p>
          <w:p w14:paraId="58BB7A45" w14:textId="77777777" w:rsidR="00D45F66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 xml:space="preserve">Расчет по сумме </w:t>
            </w:r>
            <w:r>
              <w:rPr>
                <w:szCs w:val="22"/>
              </w:rPr>
              <w:t>в валюте учета (в рублях)</w:t>
            </w:r>
            <w:r w:rsidRPr="005E26C1">
              <w:rPr>
                <w:szCs w:val="22"/>
              </w:rPr>
              <w:t>.</w:t>
            </w:r>
          </w:p>
          <w:p w14:paraId="05A77CAB" w14:textId="77777777" w:rsidR="00D45F66" w:rsidRDefault="00D45F66" w:rsidP="001620F3">
            <w:pPr>
              <w:pStyle w:val="GOSTTablenorm"/>
            </w:pPr>
            <w:r>
              <w:t>Вычисляется по формуле:</w:t>
            </w:r>
          </w:p>
          <w:p w14:paraId="05664D78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Баланс (Остаток по Кт = Оборот по Кт минус Оборот по Дт) на конец отчетного периода по показателям:</w:t>
            </w:r>
          </w:p>
          <w:p w14:paraId="40B6A18D" w14:textId="77777777" w:rsidR="00D45F66" w:rsidRPr="005E26C1" w:rsidRDefault="00D45F66" w:rsidP="001620F3">
            <w:pPr>
              <w:pStyle w:val="GOSTTableListMark1"/>
              <w:numPr>
                <w:ilvl w:val="0"/>
                <w:numId w:val="6"/>
              </w:numPr>
              <w:tabs>
                <w:tab w:val="num" w:pos="369"/>
              </w:tabs>
              <w:ind w:left="369"/>
              <w:rPr>
                <w:szCs w:val="22"/>
              </w:rPr>
            </w:pPr>
            <w:r w:rsidRPr="005E26C1">
              <w:rPr>
                <w:szCs w:val="22"/>
              </w:rPr>
              <w:t>РЕЗ_ПРШ_ПЕР_Н</w:t>
            </w:r>
          </w:p>
          <w:p w14:paraId="39607777" w14:textId="231A021A" w:rsidR="00D45F66" w:rsidRDefault="00D45F66" w:rsidP="001620F3">
            <w:pPr>
              <w:pStyle w:val="GOSTTableListMark1"/>
              <w:numPr>
                <w:ilvl w:val="0"/>
                <w:numId w:val="6"/>
              </w:numPr>
              <w:tabs>
                <w:tab w:val="num" w:pos="369"/>
              </w:tabs>
              <w:ind w:left="369"/>
              <w:rPr>
                <w:szCs w:val="22"/>
              </w:rPr>
            </w:pPr>
            <w:r w:rsidRPr="005E26C1">
              <w:rPr>
                <w:szCs w:val="22"/>
              </w:rPr>
              <w:t>РЕЗ_ПРШ_ПЕР_ВН</w:t>
            </w:r>
            <w:r>
              <w:rPr>
                <w:szCs w:val="22"/>
              </w:rPr>
              <w:t>.</w:t>
            </w:r>
          </w:p>
          <w:p w14:paraId="545E690C" w14:textId="4CEF5911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FB70BE">
              <w:rPr>
                <w:szCs w:val="22"/>
              </w:rPr>
              <w:t>В расчете участвуют записи учета/счета, у которых код валюты операции имеет</w:t>
            </w:r>
            <w:r>
              <w:rPr>
                <w:szCs w:val="22"/>
              </w:rPr>
              <w:t xml:space="preserve"> значение, отличное от «643»</w:t>
            </w:r>
          </w:p>
        </w:tc>
        <w:tc>
          <w:tcPr>
            <w:tcW w:w="254" w:type="pct"/>
          </w:tcPr>
          <w:p w14:paraId="44F0DBD5" w14:textId="7F76636F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672E587D" w14:textId="7BD1A1EA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780592A4" w14:textId="343D934E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08D7989D" w14:textId="3948F692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52067C67" w14:textId="3F2813B5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5DDF4C30" w14:textId="7F88EA54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5A7AC64C" w14:textId="4292A814" w:rsidR="00D45F66" w:rsidRDefault="00D45F66" w:rsidP="001620F3">
            <w:pPr>
              <w:pStyle w:val="GOSTTablenorm"/>
            </w:pPr>
            <w:r>
              <w:t>-</w:t>
            </w:r>
          </w:p>
        </w:tc>
      </w:tr>
      <w:tr w:rsidR="00D45F66" w:rsidRPr="005E26C1" w14:paraId="1047C7D9" w14:textId="77777777" w:rsidTr="00D45F66">
        <w:tc>
          <w:tcPr>
            <w:tcW w:w="125" w:type="pct"/>
          </w:tcPr>
          <w:p w14:paraId="2549BD1F" w14:textId="77777777" w:rsidR="00D45F66" w:rsidRPr="008A7F76" w:rsidRDefault="00D45F66" w:rsidP="001620F3">
            <w:pPr>
              <w:pStyle w:val="GOSTTableNum"/>
            </w:pPr>
          </w:p>
        </w:tc>
        <w:tc>
          <w:tcPr>
            <w:tcW w:w="596" w:type="pct"/>
          </w:tcPr>
          <w:p w14:paraId="18E915AC" w14:textId="415EEEBB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A53F89">
              <w:t>Остаток средств в иностранной валюте</w:t>
            </w:r>
          </w:p>
        </w:tc>
        <w:tc>
          <w:tcPr>
            <w:tcW w:w="279" w:type="pct"/>
          </w:tcPr>
          <w:p w14:paraId="3AFD4F40" w14:textId="57B6523A" w:rsidR="00D45F66" w:rsidRDefault="007111A8" w:rsidP="001620F3">
            <w:pPr>
              <w:pStyle w:val="GOSTTablenorm"/>
              <w:rPr>
                <w:szCs w:val="22"/>
              </w:rPr>
            </w:pPr>
            <w:ins w:id="1117" w:author="Краснова Наталья EXP-332161" w:date="2026-03-19T17:45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37CAB7A5" w14:textId="13DA5BB8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D3C7A2E" w14:textId="1AC2A1ED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1428423B" w14:textId="39FAC87C" w:rsidR="00D45F66" w:rsidRPr="005E26C1" w:rsidDel="009B4CDB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305</w:t>
            </w:r>
          </w:p>
        </w:tc>
        <w:tc>
          <w:tcPr>
            <w:tcW w:w="301" w:type="pct"/>
          </w:tcPr>
          <w:p w14:paraId="67818D4D" w14:textId="1D4F3EB3" w:rsidR="00D45F66" w:rsidRPr="00201A30" w:rsidRDefault="00D45F66" w:rsidP="001620F3">
            <w:pPr>
              <w:pStyle w:val="GOSTTablenorm"/>
              <w:rPr>
                <w:szCs w:val="22"/>
              </w:rPr>
            </w:pPr>
            <w:r w:rsidRPr="00201A30">
              <w:rPr>
                <w:szCs w:val="22"/>
              </w:rPr>
              <w:t>TMP</w:t>
            </w:r>
            <w:r>
              <w:rPr>
                <w:szCs w:val="22"/>
              </w:rPr>
              <w:t>: 17</w:t>
            </w:r>
          </w:p>
        </w:tc>
        <w:tc>
          <w:tcPr>
            <w:tcW w:w="1107" w:type="pct"/>
          </w:tcPr>
          <w:p w14:paraId="4B890DF4" w14:textId="70618605" w:rsidR="00D45F66" w:rsidRDefault="00D45F66" w:rsidP="001620F3">
            <w:pPr>
              <w:pStyle w:val="GOSTTablenorm"/>
            </w:pPr>
            <w:r>
              <w:t xml:space="preserve">Сумма остатка средств на ЛС по кассовым операциям, рассчитанная по показателям, предназначенным для отражения в отчетности по ЛС операций </w:t>
            </w:r>
            <w:r w:rsidRPr="005E26C1">
              <w:rPr>
                <w:szCs w:val="22"/>
              </w:rPr>
              <w:t xml:space="preserve">в </w:t>
            </w:r>
            <w:r>
              <w:rPr>
                <w:szCs w:val="22"/>
              </w:rPr>
              <w:t xml:space="preserve">иностранной </w:t>
            </w:r>
            <w:r w:rsidRPr="005E26C1">
              <w:rPr>
                <w:szCs w:val="22"/>
              </w:rPr>
              <w:t>валюте</w:t>
            </w:r>
            <w:r>
              <w:rPr>
                <w:szCs w:val="22"/>
              </w:rPr>
              <w:t xml:space="preserve"> (</w:t>
            </w:r>
            <w:r>
              <w:t>в валюте операции).</w:t>
            </w:r>
          </w:p>
          <w:p w14:paraId="569B96FC" w14:textId="5F02C713" w:rsidR="00D45F66" w:rsidRDefault="00D45F66" w:rsidP="001620F3">
            <w:pPr>
              <w:pStyle w:val="GOSTTablenorm"/>
            </w:pPr>
            <w:r>
              <w:t>Вычисляется как общая сумма остатка на начало года и разности поступлений и выбытий текущего года.</w:t>
            </w:r>
          </w:p>
          <w:p w14:paraId="4FF32A9C" w14:textId="3D6E0E7C" w:rsidR="00D45F66" w:rsidRDefault="00D45F66" w:rsidP="001620F3">
            <w:pPr>
              <w:pStyle w:val="GOSTTablenorm"/>
            </w:pPr>
            <w:r>
              <w:rPr>
                <w:szCs w:val="22"/>
              </w:rPr>
              <w:t xml:space="preserve">Расчет </w:t>
            </w:r>
            <w:r w:rsidRPr="005E26C1">
              <w:rPr>
                <w:szCs w:val="22"/>
              </w:rPr>
              <w:t>по сумме в валюте</w:t>
            </w:r>
            <w:r>
              <w:rPr>
                <w:szCs w:val="22"/>
              </w:rPr>
              <w:t xml:space="preserve"> операции.</w:t>
            </w:r>
          </w:p>
          <w:p w14:paraId="438E3C9A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Вычисляется по формуле:</w:t>
            </w:r>
          </w:p>
          <w:p w14:paraId="42B7C7A5" w14:textId="77777777" w:rsidR="00D45F66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Баланс (Остаток по Кт = Оборот по Кт минус Оборот по Дт) на конец отчетного периода по показателям</w:t>
            </w:r>
            <w:r>
              <w:rPr>
                <w:szCs w:val="22"/>
              </w:rPr>
              <w:t>:</w:t>
            </w:r>
          </w:p>
          <w:p w14:paraId="1F72EDC5" w14:textId="77777777" w:rsidR="00D45F66" w:rsidRDefault="00D45F66" w:rsidP="001620F3">
            <w:pPr>
              <w:pStyle w:val="GOSTTableListMark1"/>
            </w:pPr>
            <w:r w:rsidRPr="005E26C1">
              <w:t>РЕЗ_ПРШ_ПЕР_Н,</w:t>
            </w:r>
          </w:p>
          <w:p w14:paraId="17185677" w14:textId="77777777" w:rsidR="00D45F66" w:rsidRPr="005E26C1" w:rsidRDefault="00D45F66" w:rsidP="001620F3">
            <w:pPr>
              <w:pStyle w:val="GOSTTableListMark1"/>
            </w:pPr>
            <w:r w:rsidRPr="005E26C1">
              <w:t>РЕЗ_ПРШ_ПЕР_ВН</w:t>
            </w:r>
          </w:p>
          <w:p w14:paraId="1BB9DA0A" w14:textId="77777777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плюс</w:t>
            </w:r>
          </w:p>
          <w:p w14:paraId="43EE7E0F" w14:textId="77777777" w:rsidR="00D45F66" w:rsidRPr="006E4F8B" w:rsidRDefault="00D45F66" w:rsidP="006E4F8B">
            <w:pPr>
              <w:pStyle w:val="GOSTTablenorm"/>
              <w:rPr>
                <w:rStyle w:val="GOSTTableListMark10"/>
              </w:rPr>
            </w:pPr>
            <w:r w:rsidRPr="006E4F8B">
              <w:rPr>
                <w:rStyle w:val="GOSTTableListMark10"/>
              </w:rPr>
              <w:t>Баланс (Остаток по Кт = Оборот по Кт минус Оборот по Дт) на конец отчетного периода по показателям:</w:t>
            </w:r>
          </w:p>
          <w:p w14:paraId="2F66E9C8" w14:textId="77777777" w:rsidR="00D45F66" w:rsidRDefault="00D45F66" w:rsidP="001620F3">
            <w:pPr>
              <w:pStyle w:val="GOSTTableListMark1"/>
              <w:rPr>
                <w:rStyle w:val="GOSTTableListMark10"/>
                <w:szCs w:val="22"/>
              </w:rPr>
            </w:pPr>
            <w:r w:rsidRPr="005E26C1">
              <w:rPr>
                <w:rStyle w:val="GOSTTableListMark10"/>
                <w:szCs w:val="22"/>
              </w:rPr>
              <w:t>ПОСТУПЛЕНИЯ_КУ,</w:t>
            </w:r>
          </w:p>
          <w:p w14:paraId="1A235974" w14:textId="77777777" w:rsidR="00D45F66" w:rsidRPr="005E26C1" w:rsidRDefault="00D45F66" w:rsidP="001620F3">
            <w:pPr>
              <w:pStyle w:val="GOSTTableListMark1"/>
              <w:rPr>
                <w:rStyle w:val="GOSTTableListMark10"/>
                <w:szCs w:val="22"/>
              </w:rPr>
            </w:pPr>
            <w:r w:rsidRPr="005E26C1">
              <w:rPr>
                <w:rStyle w:val="GOSTTableListMark10"/>
                <w:szCs w:val="22"/>
              </w:rPr>
              <w:lastRenderedPageBreak/>
              <w:t>ПОСТУПЛЕНИЯ_ВН</w:t>
            </w:r>
          </w:p>
          <w:p w14:paraId="592B68AB" w14:textId="77777777" w:rsidR="00D45F66" w:rsidRPr="005E26C1" w:rsidRDefault="00D45F66" w:rsidP="001620F3">
            <w:pPr>
              <w:pStyle w:val="GOSTTablenorm"/>
              <w:rPr>
                <w:rStyle w:val="GOSTTableListMark10"/>
                <w:szCs w:val="22"/>
              </w:rPr>
            </w:pPr>
            <w:r w:rsidRPr="005E26C1">
              <w:rPr>
                <w:rStyle w:val="GOSTTableListMark10"/>
                <w:szCs w:val="22"/>
              </w:rPr>
              <w:t>минус</w:t>
            </w:r>
          </w:p>
          <w:p w14:paraId="715B446E" w14:textId="77777777" w:rsidR="00D45F66" w:rsidRDefault="00D45F66" w:rsidP="001620F3">
            <w:pPr>
              <w:pStyle w:val="GOSTTablenorm"/>
              <w:rPr>
                <w:rStyle w:val="GOSTTableListMark10"/>
                <w:szCs w:val="22"/>
              </w:rPr>
            </w:pPr>
            <w:r w:rsidRPr="005E26C1">
              <w:rPr>
                <w:rStyle w:val="GOSTTableListMark10"/>
                <w:szCs w:val="22"/>
              </w:rPr>
              <w:t>Баланс (Остаток по Дт = Оборот по Дт минус Оборот по Кт) на конец отчетного периода по показателям</w:t>
            </w:r>
            <w:r>
              <w:rPr>
                <w:rStyle w:val="GOSTTableListMark10"/>
                <w:szCs w:val="22"/>
              </w:rPr>
              <w:t>:</w:t>
            </w:r>
          </w:p>
          <w:p w14:paraId="555D27C5" w14:textId="77777777" w:rsidR="00D45F66" w:rsidRDefault="00D45F66" w:rsidP="001620F3">
            <w:pPr>
              <w:pStyle w:val="GOSTTableListMark1"/>
              <w:rPr>
                <w:rStyle w:val="GOSTTableListMark10"/>
                <w:szCs w:val="22"/>
              </w:rPr>
            </w:pPr>
            <w:r w:rsidRPr="005E26C1">
              <w:rPr>
                <w:rStyle w:val="GOSTTableListMark10"/>
                <w:szCs w:val="22"/>
              </w:rPr>
              <w:t>ВЫБЫТИЯ_КУ,</w:t>
            </w:r>
          </w:p>
          <w:p w14:paraId="71CB9B7D" w14:textId="0448434D" w:rsidR="00D45F66" w:rsidRPr="009B4CDB" w:rsidRDefault="00D45F66" w:rsidP="001620F3">
            <w:pPr>
              <w:pStyle w:val="GOSTTableListMark1"/>
              <w:rPr>
                <w:rStyle w:val="GOSTTableListMark10"/>
              </w:rPr>
            </w:pPr>
            <w:r w:rsidRPr="005E26C1">
              <w:rPr>
                <w:rStyle w:val="GOSTTableListMark10"/>
                <w:szCs w:val="22"/>
              </w:rPr>
              <w:t>ВЫБЫТИЯ_ВН</w:t>
            </w:r>
            <w:r>
              <w:rPr>
                <w:rStyle w:val="GOSTTableListMark10"/>
                <w:szCs w:val="22"/>
              </w:rPr>
              <w:t>.</w:t>
            </w:r>
          </w:p>
          <w:p w14:paraId="7016A1D4" w14:textId="0F8434EE" w:rsidR="00D45F66" w:rsidRPr="005E26C1" w:rsidRDefault="00D45F66" w:rsidP="00857CE5">
            <w:pPr>
              <w:pStyle w:val="GOSTTablenorm"/>
              <w:rPr>
                <w:szCs w:val="22"/>
              </w:rPr>
            </w:pPr>
            <w:r>
              <w:rPr>
                <w:rStyle w:val="GOSTTableListMark10"/>
              </w:rPr>
              <w:t xml:space="preserve">В расчете участвуют </w:t>
            </w:r>
            <w:r w:rsidRPr="00FB70BE">
              <w:rPr>
                <w:szCs w:val="22"/>
              </w:rPr>
              <w:t>записи учета/счета, у которых код валюты операции имеет</w:t>
            </w:r>
            <w:r w:rsidRPr="009B4CDB">
              <w:rPr>
                <w:rStyle w:val="GOSTTableListMark10"/>
              </w:rPr>
              <w:t xml:space="preserve"> значение</w:t>
            </w:r>
            <w:r>
              <w:rPr>
                <w:rStyle w:val="GOSTTableListMark10"/>
              </w:rPr>
              <w:t>,</w:t>
            </w:r>
            <w:r w:rsidRPr="009B4CDB">
              <w:rPr>
                <w:rStyle w:val="GOSTTableListMark10"/>
              </w:rPr>
              <w:t xml:space="preserve"> </w:t>
            </w:r>
            <w:r>
              <w:rPr>
                <w:rStyle w:val="GOSTTableListMark10"/>
              </w:rPr>
              <w:t xml:space="preserve">отличное от </w:t>
            </w:r>
            <w:r w:rsidRPr="009B4CDB">
              <w:rPr>
                <w:rStyle w:val="GOSTTableListMark10"/>
              </w:rPr>
              <w:t>«643»</w:t>
            </w:r>
          </w:p>
        </w:tc>
        <w:tc>
          <w:tcPr>
            <w:tcW w:w="254" w:type="pct"/>
          </w:tcPr>
          <w:p w14:paraId="2F4B4092" w14:textId="4E1E30C3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74F8F2EF" w14:textId="77417B8F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0D8CA91F" w14:textId="262E0B2C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6840CC1F" w14:textId="4F6F51F4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18E3B481" w14:textId="7CA7D59A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72907A46" w14:textId="4DBA7E97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2BAFBF39" w14:textId="06973443" w:rsidR="00D45F66" w:rsidRDefault="00D45F66" w:rsidP="001620F3">
            <w:pPr>
              <w:pStyle w:val="GOSTTablenorm"/>
            </w:pPr>
            <w:r>
              <w:t>-</w:t>
            </w:r>
          </w:p>
        </w:tc>
      </w:tr>
      <w:tr w:rsidR="00D45F66" w:rsidRPr="005E26C1" w14:paraId="038CF493" w14:textId="77777777" w:rsidTr="00D45F66">
        <w:tc>
          <w:tcPr>
            <w:tcW w:w="125" w:type="pct"/>
          </w:tcPr>
          <w:p w14:paraId="27BEE419" w14:textId="77777777" w:rsidR="00D45F66" w:rsidRPr="008A7F76" w:rsidRDefault="00D45F66" w:rsidP="001620F3">
            <w:pPr>
              <w:pStyle w:val="GOSTTableNum"/>
            </w:pPr>
          </w:p>
        </w:tc>
        <w:tc>
          <w:tcPr>
            <w:tcW w:w="596" w:type="pct"/>
          </w:tcPr>
          <w:p w14:paraId="61414E93" w14:textId="21495B99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A53F89">
              <w:t>Остаток средств в иностранной валюте (в рублевом эквиваленте)</w:t>
            </w:r>
          </w:p>
        </w:tc>
        <w:tc>
          <w:tcPr>
            <w:tcW w:w="279" w:type="pct"/>
          </w:tcPr>
          <w:p w14:paraId="0CA0931E" w14:textId="0D55B6C7" w:rsidR="00D45F66" w:rsidRDefault="004E716C" w:rsidP="001620F3">
            <w:pPr>
              <w:pStyle w:val="GOSTTablenorm"/>
              <w:rPr>
                <w:szCs w:val="22"/>
              </w:rPr>
            </w:pPr>
            <w:ins w:id="1118" w:author="Краснова Наталья EXP-332161" w:date="2026-03-19T17:45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0D40D0D0" w14:textId="22D626F0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A4BC873" w14:textId="76F417C5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7855DA16" w14:textId="3216B0BA" w:rsidR="00D45F66" w:rsidRPr="005E26C1" w:rsidDel="009B4CDB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306</w:t>
            </w:r>
          </w:p>
        </w:tc>
        <w:tc>
          <w:tcPr>
            <w:tcW w:w="301" w:type="pct"/>
          </w:tcPr>
          <w:p w14:paraId="109C76EE" w14:textId="5D43A777" w:rsidR="00D45F66" w:rsidRPr="00201A30" w:rsidRDefault="00D45F66" w:rsidP="001620F3">
            <w:pPr>
              <w:pStyle w:val="GOSTTablenorm"/>
              <w:rPr>
                <w:szCs w:val="22"/>
              </w:rPr>
            </w:pPr>
            <w:r w:rsidRPr="00201A30">
              <w:rPr>
                <w:szCs w:val="22"/>
              </w:rPr>
              <w:t>TMP</w:t>
            </w:r>
            <w:r>
              <w:rPr>
                <w:szCs w:val="22"/>
              </w:rPr>
              <w:t>: 18</w:t>
            </w:r>
          </w:p>
        </w:tc>
        <w:tc>
          <w:tcPr>
            <w:tcW w:w="1107" w:type="pct"/>
          </w:tcPr>
          <w:p w14:paraId="3094F898" w14:textId="20E2D0AE" w:rsidR="00D45F66" w:rsidRDefault="00D45F66" w:rsidP="001620F3">
            <w:pPr>
              <w:pStyle w:val="GOSTTablenorm"/>
            </w:pPr>
            <w:r>
              <w:t>Сумма остатка средств на ЛС по кассовым операциям, рассчитанная по показателям, предназначенным для отражения в отчетности по ЛС операций в иностранной валюте (в рублевом эквиваленте).</w:t>
            </w:r>
          </w:p>
          <w:p w14:paraId="0CDE921D" w14:textId="77777777" w:rsidR="00D45F66" w:rsidRDefault="00D45F66" w:rsidP="001620F3">
            <w:pPr>
              <w:pStyle w:val="GOSTTablenorm"/>
            </w:pPr>
            <w:r>
              <w:t>Вычисляется как общая сумма остатка на начало года и разности поступлений и выбытий текущего года.</w:t>
            </w:r>
          </w:p>
          <w:p w14:paraId="3F648C12" w14:textId="77777777" w:rsidR="00D45F66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lastRenderedPageBreak/>
              <w:t xml:space="preserve">Расчет по сумме </w:t>
            </w:r>
            <w:r>
              <w:rPr>
                <w:szCs w:val="22"/>
              </w:rPr>
              <w:t>в валюте учета (в рублях)</w:t>
            </w:r>
            <w:r w:rsidRPr="005E26C1">
              <w:rPr>
                <w:szCs w:val="22"/>
              </w:rPr>
              <w:t>.</w:t>
            </w:r>
          </w:p>
          <w:p w14:paraId="0F5E5B7E" w14:textId="77777777" w:rsidR="00D45F66" w:rsidRDefault="00D45F66" w:rsidP="001620F3">
            <w:pPr>
              <w:pStyle w:val="GOSTTablenorm"/>
            </w:pPr>
            <w:r>
              <w:t>Вычисляется по формуле:</w:t>
            </w:r>
          </w:p>
          <w:p w14:paraId="623A675C" w14:textId="4D05098C" w:rsidR="00D45F66" w:rsidRDefault="00D45F66" w:rsidP="001620F3">
            <w:pPr>
              <w:pStyle w:val="GOSTTablenorm"/>
            </w:pPr>
            <w:r>
              <w:t xml:space="preserve">Баланс (остаток по Кт </w:t>
            </w:r>
            <w:r w:rsidRPr="005E26C1">
              <w:rPr>
                <w:szCs w:val="22"/>
              </w:rPr>
              <w:t>= Оборот по Кт минус Оборот по Дт</w:t>
            </w:r>
            <w:r>
              <w:t>) по показателям:</w:t>
            </w:r>
          </w:p>
          <w:p w14:paraId="537827E1" w14:textId="3F58EF82" w:rsidR="00D45F66" w:rsidRPr="009A77F1" w:rsidRDefault="00D45F66" w:rsidP="001620F3">
            <w:pPr>
              <w:pStyle w:val="GOSTTableListMark1"/>
              <w:rPr>
                <w:rStyle w:val="GOSTTableListMark10"/>
                <w:szCs w:val="22"/>
              </w:rPr>
            </w:pPr>
            <w:r>
              <w:rPr>
                <w:rStyle w:val="GOSTTableListMark10"/>
                <w:szCs w:val="22"/>
              </w:rPr>
              <w:t>РЕЗ_ПРШ_ПЕР_Н,</w:t>
            </w:r>
          </w:p>
          <w:p w14:paraId="263EBE10" w14:textId="6A5D44ED" w:rsidR="00D45F66" w:rsidRPr="009A77F1" w:rsidRDefault="00D45F66" w:rsidP="001620F3">
            <w:pPr>
              <w:pStyle w:val="GOSTTableListMark1"/>
              <w:rPr>
                <w:rStyle w:val="GOSTTableListMark10"/>
                <w:szCs w:val="22"/>
              </w:rPr>
            </w:pPr>
            <w:r>
              <w:rPr>
                <w:rStyle w:val="GOSTTableListMark10"/>
                <w:szCs w:val="22"/>
              </w:rPr>
              <w:t>РЕЗ_ПРШ_ПЕР_ВН</w:t>
            </w:r>
          </w:p>
          <w:p w14:paraId="500E2090" w14:textId="77777777" w:rsidR="00D45F66" w:rsidRDefault="00D45F66" w:rsidP="001620F3">
            <w:pPr>
              <w:pStyle w:val="GOSTTablenorm"/>
            </w:pPr>
            <w:r>
              <w:t>плюс</w:t>
            </w:r>
          </w:p>
          <w:p w14:paraId="0BE37578" w14:textId="7B0282B8" w:rsidR="00D45F66" w:rsidRDefault="00D45F66" w:rsidP="001620F3">
            <w:pPr>
              <w:pStyle w:val="GOSTTablenorm"/>
            </w:pPr>
            <w:r>
              <w:t xml:space="preserve">Баланс (остаток по Кт </w:t>
            </w:r>
            <w:r w:rsidRPr="005E26C1">
              <w:rPr>
                <w:szCs w:val="22"/>
              </w:rPr>
              <w:t>= Оборот по Кт минус Оборот по Дт</w:t>
            </w:r>
            <w:r>
              <w:t xml:space="preserve">) по показателям: </w:t>
            </w:r>
          </w:p>
          <w:p w14:paraId="54162D2F" w14:textId="7ADDACE2" w:rsidR="00D45F66" w:rsidRPr="009A77F1" w:rsidRDefault="00D45F66" w:rsidP="001620F3">
            <w:pPr>
              <w:pStyle w:val="GOSTTableListMark1"/>
              <w:rPr>
                <w:rStyle w:val="GOSTTableListMark10"/>
                <w:szCs w:val="22"/>
              </w:rPr>
            </w:pPr>
            <w:r>
              <w:rPr>
                <w:rStyle w:val="GOSTTableListMark10"/>
                <w:szCs w:val="22"/>
              </w:rPr>
              <w:t>ПОСТУПЛЕНИЯ_КУ,</w:t>
            </w:r>
          </w:p>
          <w:p w14:paraId="40C2C2DA" w14:textId="319C1179" w:rsidR="00D45F66" w:rsidRPr="009A77F1" w:rsidRDefault="00D45F66" w:rsidP="001620F3">
            <w:pPr>
              <w:pStyle w:val="GOSTTableListMark1"/>
              <w:rPr>
                <w:rStyle w:val="GOSTTableListMark10"/>
                <w:szCs w:val="22"/>
              </w:rPr>
            </w:pPr>
            <w:r>
              <w:rPr>
                <w:rStyle w:val="GOSTTableListMark10"/>
                <w:szCs w:val="22"/>
              </w:rPr>
              <w:t>ПОСТУПЛЕНИЯ_ВН,</w:t>
            </w:r>
          </w:p>
          <w:p w14:paraId="4904095B" w14:textId="79800EC0" w:rsidR="00D45F66" w:rsidRPr="009A77F1" w:rsidRDefault="00D45F66" w:rsidP="001620F3">
            <w:pPr>
              <w:pStyle w:val="GOSTTableListMark1"/>
              <w:rPr>
                <w:rStyle w:val="GOSTTableListMark10"/>
                <w:szCs w:val="22"/>
              </w:rPr>
            </w:pPr>
            <w:r w:rsidRPr="009A77F1">
              <w:rPr>
                <w:rStyle w:val="GOSTTableListMark10"/>
                <w:szCs w:val="22"/>
              </w:rPr>
              <w:t>ПОСТ_КУРС_РАЗН</w:t>
            </w:r>
          </w:p>
          <w:p w14:paraId="3AE7C81E" w14:textId="69D5CD77" w:rsidR="00D45F66" w:rsidRDefault="00D45F66" w:rsidP="001620F3">
            <w:pPr>
              <w:pStyle w:val="GOSTTablenorm"/>
            </w:pPr>
            <w:r>
              <w:t>минус</w:t>
            </w:r>
          </w:p>
          <w:p w14:paraId="6ADB081A" w14:textId="763538C8" w:rsidR="00D45F66" w:rsidRDefault="00D45F66" w:rsidP="001620F3">
            <w:pPr>
              <w:pStyle w:val="GOSTTablenorm"/>
            </w:pPr>
            <w:r>
              <w:t xml:space="preserve">Баланс (остаток по Дт = </w:t>
            </w:r>
            <w:r w:rsidRPr="005E26C1">
              <w:rPr>
                <w:rStyle w:val="GOSTTableListMark10"/>
                <w:szCs w:val="22"/>
              </w:rPr>
              <w:t>Оборот по Дт минус Оборот по Кт</w:t>
            </w:r>
            <w:r>
              <w:t xml:space="preserve">) по показателям: </w:t>
            </w:r>
          </w:p>
          <w:p w14:paraId="20B4C8E7" w14:textId="6593C337" w:rsidR="00D45F66" w:rsidRPr="009A77F1" w:rsidRDefault="00D45F66" w:rsidP="001620F3">
            <w:pPr>
              <w:pStyle w:val="GOSTTableListMark1"/>
              <w:rPr>
                <w:rStyle w:val="GOSTTableListMark10"/>
                <w:szCs w:val="22"/>
              </w:rPr>
            </w:pPr>
            <w:r>
              <w:rPr>
                <w:rStyle w:val="GOSTTableListMark10"/>
                <w:szCs w:val="22"/>
              </w:rPr>
              <w:t>ВЫБЫТИЯ_КУ,</w:t>
            </w:r>
          </w:p>
          <w:p w14:paraId="105A4328" w14:textId="5A9014D3" w:rsidR="00D45F66" w:rsidRPr="009A77F1" w:rsidRDefault="00D45F66" w:rsidP="001620F3">
            <w:pPr>
              <w:pStyle w:val="GOSTTableListMark1"/>
              <w:rPr>
                <w:rStyle w:val="GOSTTableListMark10"/>
                <w:szCs w:val="22"/>
              </w:rPr>
            </w:pPr>
            <w:r w:rsidRPr="009A77F1">
              <w:rPr>
                <w:rStyle w:val="GOSTTableListMark10"/>
                <w:szCs w:val="22"/>
              </w:rPr>
              <w:t>ВЫБЫТИЯ _ВН.,</w:t>
            </w:r>
          </w:p>
          <w:p w14:paraId="75E61640" w14:textId="77777777" w:rsidR="00D45F66" w:rsidRPr="009A77F1" w:rsidRDefault="00D45F66" w:rsidP="001620F3">
            <w:pPr>
              <w:pStyle w:val="GOSTTableListMark1"/>
              <w:rPr>
                <w:szCs w:val="22"/>
              </w:rPr>
            </w:pPr>
            <w:r w:rsidRPr="009A77F1">
              <w:rPr>
                <w:rStyle w:val="GOSTTableListMark10"/>
                <w:szCs w:val="22"/>
              </w:rPr>
              <w:t>ВЫБ_КУРС_РАЗН</w:t>
            </w:r>
            <w:r>
              <w:t>.</w:t>
            </w:r>
          </w:p>
          <w:p w14:paraId="5D8B4287" w14:textId="40E38D4A" w:rsidR="00D45F66" w:rsidRPr="005E26C1" w:rsidRDefault="00D45F66" w:rsidP="00857CE5">
            <w:pPr>
              <w:pStyle w:val="GOSTTableListMark1"/>
              <w:numPr>
                <w:ilvl w:val="0"/>
                <w:numId w:val="0"/>
              </w:numPr>
              <w:ind w:left="113"/>
              <w:rPr>
                <w:szCs w:val="22"/>
              </w:rPr>
            </w:pPr>
            <w:r>
              <w:rPr>
                <w:rStyle w:val="GOSTTableListMark10"/>
              </w:rPr>
              <w:lastRenderedPageBreak/>
              <w:t xml:space="preserve">В расчете участвуют </w:t>
            </w:r>
            <w:r w:rsidRPr="00FB70BE">
              <w:rPr>
                <w:szCs w:val="22"/>
              </w:rPr>
              <w:t>записи учета/счета, у которых код валюты операции имеет</w:t>
            </w:r>
            <w:r w:rsidRPr="009B4CDB">
              <w:rPr>
                <w:rStyle w:val="GOSTTableListMark10"/>
              </w:rPr>
              <w:t xml:space="preserve"> значение</w:t>
            </w:r>
            <w:r>
              <w:rPr>
                <w:rStyle w:val="GOSTTableListMark10"/>
              </w:rPr>
              <w:t>,</w:t>
            </w:r>
            <w:r w:rsidRPr="009B4CDB">
              <w:rPr>
                <w:rStyle w:val="GOSTTableListMark10"/>
              </w:rPr>
              <w:t xml:space="preserve"> </w:t>
            </w:r>
            <w:r>
              <w:rPr>
                <w:rStyle w:val="GOSTTableListMark10"/>
              </w:rPr>
              <w:t xml:space="preserve">отличное от </w:t>
            </w:r>
            <w:r w:rsidRPr="009B4CDB">
              <w:rPr>
                <w:rStyle w:val="GOSTTableListMark10"/>
              </w:rPr>
              <w:t>«643»</w:t>
            </w:r>
          </w:p>
        </w:tc>
        <w:tc>
          <w:tcPr>
            <w:tcW w:w="254" w:type="pct"/>
          </w:tcPr>
          <w:p w14:paraId="42842C7B" w14:textId="28E68D7E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63AB32B0" w14:textId="2FCEF6A3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39C47922" w14:textId="31D89937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4167D61B" w14:textId="5D7AB031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478DB1F5" w14:textId="46C62024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21F0F047" w14:textId="39CBE4D6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333E9954" w14:textId="5E16C4D3" w:rsidR="00D45F66" w:rsidRDefault="00D45F66" w:rsidP="001620F3">
            <w:pPr>
              <w:pStyle w:val="GOSTTablenorm"/>
            </w:pPr>
            <w:r>
              <w:t>-</w:t>
            </w:r>
          </w:p>
        </w:tc>
      </w:tr>
      <w:tr w:rsidR="00D45F66" w:rsidRPr="005E26C1" w14:paraId="34ABCC54" w14:textId="77777777" w:rsidTr="00D45F66">
        <w:tc>
          <w:tcPr>
            <w:tcW w:w="125" w:type="pct"/>
          </w:tcPr>
          <w:p w14:paraId="0675063D" w14:textId="77777777" w:rsidR="00D45F66" w:rsidRPr="008A7F76" w:rsidRDefault="00D45F66" w:rsidP="001620F3">
            <w:pPr>
              <w:pStyle w:val="GOSTTableNum"/>
            </w:pPr>
          </w:p>
        </w:tc>
        <w:tc>
          <w:tcPr>
            <w:tcW w:w="596" w:type="pct"/>
          </w:tcPr>
          <w:p w14:paraId="527D0EDA" w14:textId="3AD074FB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A53F89">
              <w:t>Остаток средств (контрольный) в иностранной валюте</w:t>
            </w:r>
          </w:p>
        </w:tc>
        <w:tc>
          <w:tcPr>
            <w:tcW w:w="279" w:type="pct"/>
          </w:tcPr>
          <w:p w14:paraId="20D6CFC2" w14:textId="34EBF3E2" w:rsidR="00D45F66" w:rsidRDefault="004E716C" w:rsidP="001620F3">
            <w:pPr>
              <w:pStyle w:val="GOSTTablenorm"/>
              <w:rPr>
                <w:szCs w:val="22"/>
              </w:rPr>
            </w:pPr>
            <w:ins w:id="1119" w:author="Краснова Наталья EXP-332161" w:date="2026-03-19T17:45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6F211D94" w14:textId="073895C8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6993168" w14:textId="0A9772F0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7E0938B8" w14:textId="2406296B" w:rsidR="00D45F66" w:rsidRPr="005E26C1" w:rsidDel="009B4CDB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307</w:t>
            </w:r>
          </w:p>
        </w:tc>
        <w:tc>
          <w:tcPr>
            <w:tcW w:w="301" w:type="pct"/>
          </w:tcPr>
          <w:p w14:paraId="42D1F829" w14:textId="7E7CAE50" w:rsidR="00D45F66" w:rsidRPr="00201A30" w:rsidRDefault="00D45F66" w:rsidP="001620F3">
            <w:pPr>
              <w:pStyle w:val="GOSTTablenorm"/>
              <w:rPr>
                <w:szCs w:val="22"/>
              </w:rPr>
            </w:pPr>
            <w:r w:rsidRPr="00201A30">
              <w:rPr>
                <w:szCs w:val="22"/>
              </w:rPr>
              <w:t>TMP</w:t>
            </w:r>
            <w:r>
              <w:rPr>
                <w:szCs w:val="22"/>
              </w:rPr>
              <w:t>: 19</w:t>
            </w:r>
          </w:p>
        </w:tc>
        <w:tc>
          <w:tcPr>
            <w:tcW w:w="1107" w:type="pct"/>
          </w:tcPr>
          <w:p w14:paraId="4A88B19B" w14:textId="065C3476" w:rsidR="00D45F66" w:rsidRDefault="00D45F66" w:rsidP="001620F3">
            <w:pPr>
              <w:pStyle w:val="GOSTTablenorm"/>
              <w:rPr>
                <w:szCs w:val="22"/>
              </w:rPr>
            </w:pPr>
            <w:r>
              <w:t xml:space="preserve">Сумма остатка средств на ЛС по кассовым операциям, рассчитанная по контрольным показателям, предназначенным для резервирования средств на ЛС при проверке платежных документов по операциям </w:t>
            </w:r>
            <w:r w:rsidRPr="005E26C1">
              <w:rPr>
                <w:szCs w:val="22"/>
              </w:rPr>
              <w:t xml:space="preserve">в </w:t>
            </w:r>
            <w:r>
              <w:rPr>
                <w:szCs w:val="22"/>
              </w:rPr>
              <w:t xml:space="preserve">иностранной </w:t>
            </w:r>
            <w:r w:rsidRPr="005E26C1">
              <w:rPr>
                <w:szCs w:val="22"/>
              </w:rPr>
              <w:t>валюте</w:t>
            </w:r>
            <w:r>
              <w:rPr>
                <w:szCs w:val="22"/>
              </w:rPr>
              <w:t xml:space="preserve"> (</w:t>
            </w:r>
            <w:r>
              <w:t>в валюте операции).</w:t>
            </w:r>
          </w:p>
          <w:p w14:paraId="39EF29AC" w14:textId="22D08BD1" w:rsidR="00D45F66" w:rsidRDefault="00D45F66" w:rsidP="001620F3">
            <w:pPr>
              <w:pStyle w:val="GOSTTablenorm"/>
            </w:pPr>
            <w:r>
              <w:rPr>
                <w:szCs w:val="22"/>
              </w:rPr>
              <w:t xml:space="preserve">Расчет </w:t>
            </w:r>
            <w:r w:rsidRPr="005E26C1">
              <w:rPr>
                <w:szCs w:val="22"/>
              </w:rPr>
              <w:t>по сумме в валюте</w:t>
            </w:r>
            <w:r>
              <w:rPr>
                <w:szCs w:val="22"/>
              </w:rPr>
              <w:t xml:space="preserve"> операции.</w:t>
            </w:r>
          </w:p>
          <w:p w14:paraId="0C2A068D" w14:textId="61309D65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112ABB">
              <w:t>Отражается баланс (остаток по Кт</w:t>
            </w:r>
            <w:r>
              <w:t xml:space="preserve"> </w:t>
            </w:r>
            <w:r w:rsidRPr="005E26C1">
              <w:rPr>
                <w:szCs w:val="22"/>
              </w:rPr>
              <w:t>= Оборот по Кт минус Оборот по Дт</w:t>
            </w:r>
            <w:r w:rsidRPr="00112ABB">
              <w:t>) по показателю СРЕД</w:t>
            </w:r>
            <w:r>
              <w:t>_ВАЛ</w:t>
            </w:r>
          </w:p>
        </w:tc>
        <w:tc>
          <w:tcPr>
            <w:tcW w:w="254" w:type="pct"/>
          </w:tcPr>
          <w:p w14:paraId="434A17E7" w14:textId="1ABDCFBD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0C83DA1A" w14:textId="7ED744F9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3952E17A" w14:textId="237E07F5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3BA0CA7B" w14:textId="35041374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2849D43" w14:textId="786B0D9F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5491DF3E" w14:textId="3DF68DB7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7B2E276F" w14:textId="36A7702F" w:rsidR="00D45F66" w:rsidRDefault="00D45F66" w:rsidP="001620F3">
            <w:pPr>
              <w:pStyle w:val="GOSTTablenorm"/>
            </w:pPr>
            <w:r>
              <w:t>-</w:t>
            </w:r>
          </w:p>
        </w:tc>
      </w:tr>
      <w:tr w:rsidR="00D45F66" w:rsidRPr="005E26C1" w14:paraId="6AF7B81E" w14:textId="77777777" w:rsidTr="00D45F66">
        <w:tc>
          <w:tcPr>
            <w:tcW w:w="125" w:type="pct"/>
          </w:tcPr>
          <w:p w14:paraId="3E34ED5F" w14:textId="77777777" w:rsidR="00D45F66" w:rsidRPr="008A7F76" w:rsidRDefault="00D45F66" w:rsidP="00754F18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7310FAA8" w14:textId="5A5FDEAE" w:rsidR="00D45F66" w:rsidRPr="005E26C1" w:rsidRDefault="00D45F66" w:rsidP="00754F18">
            <w:pPr>
              <w:pStyle w:val="GOSTTablenorm"/>
              <w:rPr>
                <w:szCs w:val="22"/>
              </w:rPr>
            </w:pPr>
            <w:r w:rsidRPr="000F290B">
              <w:rPr>
                <w:szCs w:val="22"/>
              </w:rPr>
              <w:t>БА утвержденные ГРБС, ГАИФ на текущий финансовый год</w:t>
            </w:r>
          </w:p>
        </w:tc>
        <w:tc>
          <w:tcPr>
            <w:tcW w:w="279" w:type="pct"/>
            <w:vMerge w:val="restart"/>
          </w:tcPr>
          <w:p w14:paraId="7DEC30BD" w14:textId="003393EE" w:rsidR="00D45F66" w:rsidRPr="000D5187" w:rsidRDefault="004E716C" w:rsidP="00754F18">
            <w:pPr>
              <w:pStyle w:val="GOSTTablenorm"/>
              <w:rPr>
                <w:szCs w:val="22"/>
              </w:rPr>
            </w:pPr>
            <w:ins w:id="1120" w:author="Краснова Наталья EXP-332161" w:date="2026-03-19T17:45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02A0816B" w14:textId="6BECFE7F" w:rsidR="00D45F66" w:rsidDel="006946B1" w:rsidRDefault="00D45F66" w:rsidP="00754F18">
            <w:pPr>
              <w:pStyle w:val="GOSTTablenorm"/>
            </w:pPr>
            <w:r w:rsidRPr="000D5187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F76A40E" w14:textId="35908BE5" w:rsidR="00D45F66" w:rsidRPr="006946B1" w:rsidRDefault="00D45F66" w:rsidP="00754F18">
            <w:pPr>
              <w:pStyle w:val="GOSTTablenorm"/>
              <w:rPr>
                <w:lang w:val="en-US"/>
              </w:rPr>
            </w:pPr>
            <w:r>
              <w:rPr>
                <w:lang w:val="en-US"/>
              </w:rPr>
              <w:t>BALBO_GABS</w:t>
            </w:r>
            <w:r>
              <w:t>:</w:t>
            </w:r>
            <w:r>
              <w:rPr>
                <w:lang w:val="en-US"/>
              </w:rPr>
              <w:t xml:space="preserve"> 1</w:t>
            </w:r>
          </w:p>
        </w:tc>
        <w:tc>
          <w:tcPr>
            <w:tcW w:w="341" w:type="pct"/>
          </w:tcPr>
          <w:p w14:paraId="6D6CFD48" w14:textId="5B2898B1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166</w:t>
            </w:r>
          </w:p>
        </w:tc>
        <w:tc>
          <w:tcPr>
            <w:tcW w:w="301" w:type="pct"/>
          </w:tcPr>
          <w:p w14:paraId="093DB5E9" w14:textId="626839B9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1F785DC6" w14:textId="77777777" w:rsidR="00D45F66" w:rsidRDefault="00D45F66" w:rsidP="00754F18">
            <w:pPr>
              <w:pStyle w:val="GOSTTablenorm"/>
              <w:rPr>
                <w:rFonts w:eastAsia="Calibri"/>
                <w:szCs w:val="22"/>
              </w:rPr>
            </w:pPr>
            <w:r w:rsidRPr="004A1C8C">
              <w:rPr>
                <w:rFonts w:eastAsia="Calibri"/>
                <w:szCs w:val="22"/>
              </w:rPr>
              <w:t xml:space="preserve">Сумма БА, утвержденных Минфином России </w:t>
            </w:r>
            <w:r>
              <w:rPr>
                <w:rFonts w:eastAsia="Calibri"/>
                <w:szCs w:val="22"/>
              </w:rPr>
              <w:t xml:space="preserve">на текущий финансовый год </w:t>
            </w:r>
            <w:r w:rsidRPr="004A1C8C">
              <w:rPr>
                <w:rFonts w:eastAsia="Calibri"/>
                <w:szCs w:val="22"/>
              </w:rPr>
              <w:t>для ГРБС, ГАИФ</w:t>
            </w:r>
            <w:r>
              <w:rPr>
                <w:rFonts w:eastAsia="Calibri"/>
                <w:szCs w:val="22"/>
              </w:rPr>
              <w:t>.</w:t>
            </w:r>
          </w:p>
          <w:p w14:paraId="67B23C42" w14:textId="77777777" w:rsidR="00D45F66" w:rsidRDefault="00D45F66" w:rsidP="00754F18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1D06AB8F" w14:textId="2390E7D2" w:rsidR="00D45F66" w:rsidRPr="005E26C1" w:rsidRDefault="00D45F66" w:rsidP="00754F18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 xml:space="preserve">Оборот по Кт за </w:t>
            </w:r>
            <w:r>
              <w:rPr>
                <w:szCs w:val="22"/>
              </w:rPr>
              <w:t xml:space="preserve">отчетный период по показателю </w:t>
            </w:r>
            <w:r>
              <w:t>БА_УТВ_ГРБС_1</w:t>
            </w:r>
          </w:p>
        </w:tc>
        <w:tc>
          <w:tcPr>
            <w:tcW w:w="254" w:type="pct"/>
            <w:vMerge w:val="restart"/>
          </w:tcPr>
          <w:p w14:paraId="23F04B5E" w14:textId="77777777" w:rsidR="00D45F66" w:rsidRDefault="00D45F66" w:rsidP="00754F18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54881463" w14:textId="77777777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56" w:type="pct"/>
          </w:tcPr>
          <w:p w14:paraId="0382FF7F" w14:textId="77777777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13" w:type="pct"/>
          </w:tcPr>
          <w:p w14:paraId="53906355" w14:textId="77777777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653F968F" w14:textId="77777777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537FCE41" w14:textId="77777777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49" w:type="pct"/>
          </w:tcPr>
          <w:p w14:paraId="69187970" w14:textId="77777777" w:rsidR="00D45F66" w:rsidRDefault="00D45F66" w:rsidP="00754F18">
            <w:pPr>
              <w:pStyle w:val="GOSTTablenorm"/>
              <w:rPr>
                <w:szCs w:val="22"/>
              </w:rPr>
            </w:pPr>
            <w:r>
              <w:t>-</w:t>
            </w:r>
          </w:p>
        </w:tc>
      </w:tr>
      <w:tr w:rsidR="00D45F66" w:rsidRPr="005E26C1" w14:paraId="7C52881B" w14:textId="77777777" w:rsidTr="00D45F66">
        <w:tc>
          <w:tcPr>
            <w:tcW w:w="125" w:type="pct"/>
          </w:tcPr>
          <w:p w14:paraId="35CFC3CF" w14:textId="77777777" w:rsidR="00D45F66" w:rsidRPr="008A7F76" w:rsidRDefault="00D45F66" w:rsidP="00754F18">
            <w:pPr>
              <w:pStyle w:val="GOSTTableNum"/>
            </w:pPr>
          </w:p>
        </w:tc>
        <w:tc>
          <w:tcPr>
            <w:tcW w:w="596" w:type="pct"/>
            <w:vMerge/>
          </w:tcPr>
          <w:p w14:paraId="7E97AF5E" w14:textId="77777777" w:rsidR="00D45F66" w:rsidRPr="000F290B" w:rsidRDefault="00D45F66" w:rsidP="00754F18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2977E772" w14:textId="77777777" w:rsidR="00D45F66" w:rsidRPr="000D5187" w:rsidRDefault="00D45F66" w:rsidP="00754F18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06F11A4B" w14:textId="6916C45C" w:rsidR="00D45F66" w:rsidRDefault="00D45F66" w:rsidP="00754F18">
            <w:pPr>
              <w:pStyle w:val="GOSTTablenorm"/>
            </w:pPr>
            <w:r w:rsidRPr="000D5187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CDC59C1" w14:textId="02564F02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1C2F9AD1" w14:textId="45807A30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69530C87" w14:textId="4897E6FC" w:rsidR="00D45F66" w:rsidRDefault="00D45F66" w:rsidP="00754F18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1</w:t>
            </w:r>
          </w:p>
        </w:tc>
        <w:tc>
          <w:tcPr>
            <w:tcW w:w="1107" w:type="pct"/>
            <w:vMerge/>
          </w:tcPr>
          <w:p w14:paraId="3214979F" w14:textId="77777777" w:rsidR="00D45F66" w:rsidRPr="004A1C8C" w:rsidRDefault="00D45F66" w:rsidP="00754F18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5B097CE9" w14:textId="77777777" w:rsidR="00D45F66" w:rsidRDefault="00D45F66" w:rsidP="00754F18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1609E1CB" w14:textId="6F07142F" w:rsidR="00D45F66" w:rsidRDefault="00D45F66" w:rsidP="00754F18">
            <w:pPr>
              <w:pStyle w:val="GOSTTablenorm"/>
            </w:pPr>
            <w:r>
              <w:t>+ ГРБС</w:t>
            </w:r>
          </w:p>
        </w:tc>
        <w:tc>
          <w:tcPr>
            <w:tcW w:w="256" w:type="pct"/>
          </w:tcPr>
          <w:p w14:paraId="1427F8D9" w14:textId="7D9E37BF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5C8256FA" w14:textId="39CD9126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0F4F8CDD" w14:textId="1E4634E6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79DBBE2B" w14:textId="06682A15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7E1B6730" w14:textId="652328E4" w:rsidR="00D45F66" w:rsidRDefault="00D45F66" w:rsidP="00754F18">
            <w:pPr>
              <w:pStyle w:val="GOSTTablenorm"/>
            </w:pPr>
            <w:r>
              <w:t>-</w:t>
            </w:r>
          </w:p>
        </w:tc>
      </w:tr>
      <w:tr w:rsidR="00D45F66" w:rsidRPr="005E26C1" w14:paraId="319D1044" w14:textId="77777777" w:rsidTr="00D45F66">
        <w:tc>
          <w:tcPr>
            <w:tcW w:w="125" w:type="pct"/>
          </w:tcPr>
          <w:p w14:paraId="25A96AB3" w14:textId="77777777" w:rsidR="00D45F66" w:rsidRPr="008A7F76" w:rsidRDefault="00D45F66" w:rsidP="00754F18">
            <w:pPr>
              <w:pStyle w:val="GOSTTableNum"/>
            </w:pPr>
          </w:p>
        </w:tc>
        <w:tc>
          <w:tcPr>
            <w:tcW w:w="596" w:type="pct"/>
            <w:vMerge/>
          </w:tcPr>
          <w:p w14:paraId="6F6F25CC" w14:textId="77777777" w:rsidR="00D45F66" w:rsidRPr="000F290B" w:rsidRDefault="00D45F66" w:rsidP="00754F18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543F5FDD" w14:textId="77777777" w:rsidR="00D45F66" w:rsidRPr="000D5187" w:rsidRDefault="00D45F66" w:rsidP="00754F18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5BE2CEE4" w14:textId="77F6DB13" w:rsidR="00D45F66" w:rsidRDefault="00D45F66" w:rsidP="00754F18">
            <w:pPr>
              <w:pStyle w:val="GOSTTablenorm"/>
            </w:pPr>
            <w:r w:rsidRPr="000D5187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BC2C3D6" w14:textId="6A8A6F75" w:rsidR="00D45F66" w:rsidRPr="00E870E7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1609FBF9" w14:textId="5C6C248B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1814327C" w14:textId="48AE0AF1" w:rsidR="00D45F66" w:rsidRDefault="00D45F66" w:rsidP="00754F18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SRC</w:t>
            </w:r>
            <w:r>
              <w:rPr>
                <w:szCs w:val="22"/>
              </w:rPr>
              <w:t>: 1</w:t>
            </w:r>
          </w:p>
        </w:tc>
        <w:tc>
          <w:tcPr>
            <w:tcW w:w="1107" w:type="pct"/>
            <w:vMerge/>
          </w:tcPr>
          <w:p w14:paraId="59E18D45" w14:textId="77777777" w:rsidR="00D45F66" w:rsidRPr="004A1C8C" w:rsidRDefault="00D45F66" w:rsidP="00754F18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3CF5822F" w14:textId="77777777" w:rsidR="00D45F66" w:rsidRDefault="00D45F66" w:rsidP="00754F18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3190110D" w14:textId="1536B852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7EEB009A" w14:textId="7FD50447" w:rsidR="00D45F66" w:rsidRDefault="00D45F66" w:rsidP="00754F18">
            <w:pPr>
              <w:pStyle w:val="GOSTTablenorm"/>
            </w:pPr>
            <w:r>
              <w:t>+ ГАИФ</w:t>
            </w:r>
          </w:p>
        </w:tc>
        <w:tc>
          <w:tcPr>
            <w:tcW w:w="213" w:type="pct"/>
          </w:tcPr>
          <w:p w14:paraId="18830ED5" w14:textId="68DB2DD8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76DCB0A8" w14:textId="23550C7C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0B720E7A" w14:textId="5E0BE3A1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31A21219" w14:textId="60764C0F" w:rsidR="00D45F66" w:rsidRDefault="00D45F66" w:rsidP="00754F18">
            <w:pPr>
              <w:pStyle w:val="GOSTTablenorm"/>
            </w:pPr>
            <w:r>
              <w:t>-</w:t>
            </w:r>
          </w:p>
        </w:tc>
      </w:tr>
      <w:tr w:rsidR="00D45F66" w:rsidRPr="005E26C1" w14:paraId="10EB30A4" w14:textId="77777777" w:rsidTr="00D45F66">
        <w:tc>
          <w:tcPr>
            <w:tcW w:w="125" w:type="pct"/>
          </w:tcPr>
          <w:p w14:paraId="3720FCD7" w14:textId="77777777" w:rsidR="00D45F66" w:rsidRPr="008A7F76" w:rsidRDefault="00D45F66" w:rsidP="00754F18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3C5F4F75" w14:textId="1E38B6F0" w:rsidR="00D45F66" w:rsidRPr="005E26C1" w:rsidRDefault="00D45F66" w:rsidP="00754F18">
            <w:pPr>
              <w:pStyle w:val="GOSTTablenorm"/>
              <w:rPr>
                <w:szCs w:val="22"/>
              </w:rPr>
            </w:pPr>
            <w:r w:rsidRPr="000F290B">
              <w:rPr>
                <w:szCs w:val="22"/>
              </w:rPr>
              <w:t>БА утвержденные ГРБС, ГАИФ на первый год планового период</w:t>
            </w:r>
            <w:r>
              <w:rPr>
                <w:szCs w:val="22"/>
              </w:rPr>
              <w:t>а</w:t>
            </w:r>
          </w:p>
        </w:tc>
        <w:tc>
          <w:tcPr>
            <w:tcW w:w="279" w:type="pct"/>
            <w:vMerge w:val="restart"/>
          </w:tcPr>
          <w:p w14:paraId="1C5F98F9" w14:textId="103016BC" w:rsidR="00D45F66" w:rsidRPr="000D5187" w:rsidRDefault="004E716C" w:rsidP="00754F18">
            <w:pPr>
              <w:pStyle w:val="GOSTTablenorm"/>
              <w:rPr>
                <w:szCs w:val="22"/>
              </w:rPr>
            </w:pPr>
            <w:ins w:id="1121" w:author="Краснова Наталья EXP-332161" w:date="2026-03-19T17:45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4329F3AF" w14:textId="1E4D73C9" w:rsidR="00D45F66" w:rsidRPr="00754F18" w:rsidRDefault="00D45F66" w:rsidP="00754F18">
            <w:pPr>
              <w:pStyle w:val="GOSTTablenorm"/>
            </w:pPr>
            <w:r w:rsidRPr="000D5187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4E2E636" w14:textId="4421B5E6" w:rsidR="00D45F66" w:rsidRDefault="00D45F66" w:rsidP="00754F18">
            <w:pPr>
              <w:pStyle w:val="GOSTTablenorm"/>
            </w:pPr>
            <w:r>
              <w:rPr>
                <w:lang w:val="en-US"/>
              </w:rPr>
              <w:t>BALBO_GABS</w:t>
            </w:r>
            <w:r>
              <w:t>:</w:t>
            </w:r>
            <w:r>
              <w:rPr>
                <w:lang w:val="en-US"/>
              </w:rPr>
              <w:t xml:space="preserve"> 2</w:t>
            </w:r>
          </w:p>
        </w:tc>
        <w:tc>
          <w:tcPr>
            <w:tcW w:w="341" w:type="pct"/>
          </w:tcPr>
          <w:p w14:paraId="2F781F62" w14:textId="39DFAC54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167</w:t>
            </w:r>
          </w:p>
        </w:tc>
        <w:tc>
          <w:tcPr>
            <w:tcW w:w="301" w:type="pct"/>
          </w:tcPr>
          <w:p w14:paraId="2E58D150" w14:textId="537B686A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2062B452" w14:textId="77777777" w:rsidR="00D45F66" w:rsidRDefault="00D45F66" w:rsidP="00754F18">
            <w:pPr>
              <w:pStyle w:val="GOSTTablenorm"/>
              <w:rPr>
                <w:rFonts w:eastAsia="Calibri"/>
                <w:szCs w:val="22"/>
              </w:rPr>
            </w:pPr>
            <w:r w:rsidRPr="007F27F4">
              <w:rPr>
                <w:rFonts w:eastAsia="Calibri"/>
                <w:szCs w:val="22"/>
              </w:rPr>
              <w:t xml:space="preserve">Сумма БА, утвержденных Минфином России на </w:t>
            </w:r>
            <w:r>
              <w:rPr>
                <w:rFonts w:eastAsia="Calibri"/>
                <w:szCs w:val="22"/>
              </w:rPr>
              <w:t>первый</w:t>
            </w:r>
            <w:r w:rsidRPr="007F27F4">
              <w:rPr>
                <w:rFonts w:eastAsia="Calibri"/>
                <w:szCs w:val="22"/>
              </w:rPr>
              <w:t xml:space="preserve"> год </w:t>
            </w:r>
            <w:r>
              <w:rPr>
                <w:rFonts w:eastAsia="Calibri"/>
                <w:szCs w:val="22"/>
              </w:rPr>
              <w:t xml:space="preserve">планового периода </w:t>
            </w:r>
            <w:r w:rsidRPr="007F27F4">
              <w:rPr>
                <w:rFonts w:eastAsia="Calibri"/>
                <w:szCs w:val="22"/>
              </w:rPr>
              <w:t>для ГРБС, ГАИФ</w:t>
            </w:r>
            <w:r>
              <w:rPr>
                <w:rFonts w:eastAsia="Calibri"/>
                <w:szCs w:val="22"/>
              </w:rPr>
              <w:t>.</w:t>
            </w:r>
          </w:p>
          <w:p w14:paraId="05AC617E" w14:textId="77777777" w:rsidR="00D45F66" w:rsidRDefault="00D45F66" w:rsidP="00754F18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3E8B5CF0" w14:textId="3C305844" w:rsidR="00D45F66" w:rsidRPr="005E26C1" w:rsidRDefault="00D45F66" w:rsidP="00754F18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 xml:space="preserve">Оборот по Кт за </w:t>
            </w:r>
            <w:r>
              <w:rPr>
                <w:szCs w:val="22"/>
              </w:rPr>
              <w:t xml:space="preserve">отчетный период по показателю </w:t>
            </w:r>
            <w:r>
              <w:t>БА_УТВ_ГРБС_2</w:t>
            </w:r>
          </w:p>
        </w:tc>
        <w:tc>
          <w:tcPr>
            <w:tcW w:w="254" w:type="pct"/>
            <w:vMerge w:val="restart"/>
          </w:tcPr>
          <w:p w14:paraId="0379328A" w14:textId="77777777" w:rsidR="00D45F66" w:rsidRDefault="00D45F66" w:rsidP="00754F18">
            <w:pPr>
              <w:pStyle w:val="GOSTTablenorm"/>
              <w:rPr>
                <w:szCs w:val="22"/>
              </w:rPr>
            </w:pPr>
            <w:r w:rsidRPr="009B6E94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5B949952" w14:textId="19CC6199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56" w:type="pct"/>
          </w:tcPr>
          <w:p w14:paraId="6ECAB9AD" w14:textId="50C8E985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13" w:type="pct"/>
          </w:tcPr>
          <w:p w14:paraId="72420859" w14:textId="46B38356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6A472AC0" w14:textId="6FC242EC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474001A9" w14:textId="0A8E38EC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49" w:type="pct"/>
          </w:tcPr>
          <w:p w14:paraId="7D8C782C" w14:textId="0D2A597B" w:rsidR="00D45F66" w:rsidRDefault="00D45F66" w:rsidP="00754F18">
            <w:pPr>
              <w:pStyle w:val="GOSTTablenorm"/>
              <w:rPr>
                <w:szCs w:val="22"/>
              </w:rPr>
            </w:pPr>
            <w:r>
              <w:t>-</w:t>
            </w:r>
          </w:p>
        </w:tc>
      </w:tr>
      <w:tr w:rsidR="00D45F66" w:rsidRPr="005E26C1" w14:paraId="108D8E77" w14:textId="77777777" w:rsidTr="00D45F66">
        <w:tc>
          <w:tcPr>
            <w:tcW w:w="125" w:type="pct"/>
          </w:tcPr>
          <w:p w14:paraId="024BD745" w14:textId="77777777" w:rsidR="00D45F66" w:rsidRPr="008A7F76" w:rsidRDefault="00D45F66" w:rsidP="00754F18">
            <w:pPr>
              <w:pStyle w:val="GOSTTableNum"/>
            </w:pPr>
          </w:p>
        </w:tc>
        <w:tc>
          <w:tcPr>
            <w:tcW w:w="596" w:type="pct"/>
            <w:vMerge/>
          </w:tcPr>
          <w:p w14:paraId="328E1103" w14:textId="77777777" w:rsidR="00D45F66" w:rsidRPr="000F290B" w:rsidRDefault="00D45F66" w:rsidP="00754F18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2E0AEF5B" w14:textId="77777777" w:rsidR="00D45F66" w:rsidRPr="000D5187" w:rsidRDefault="00D45F66" w:rsidP="00754F18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469FA45E" w14:textId="1A7C4FB7" w:rsidR="00D45F66" w:rsidRDefault="00D45F66" w:rsidP="00754F18">
            <w:pPr>
              <w:pStyle w:val="GOSTTablenorm"/>
            </w:pPr>
            <w:r w:rsidRPr="000D5187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0D6644A" w14:textId="546982E5" w:rsidR="00D45F66" w:rsidRPr="00514144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0F2F7A9C" w14:textId="1FA67B56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2B7F66F9" w14:textId="11DDA307" w:rsidR="00D45F66" w:rsidRDefault="00D45F66" w:rsidP="00754F18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2</w:t>
            </w:r>
          </w:p>
        </w:tc>
        <w:tc>
          <w:tcPr>
            <w:tcW w:w="1107" w:type="pct"/>
            <w:vMerge/>
          </w:tcPr>
          <w:p w14:paraId="519E300E" w14:textId="77777777" w:rsidR="00D45F66" w:rsidRPr="007F27F4" w:rsidRDefault="00D45F66" w:rsidP="00754F18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3CA65B82" w14:textId="77777777" w:rsidR="00D45F66" w:rsidRPr="009B6E94" w:rsidRDefault="00D45F66" w:rsidP="00754F18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55115C92" w14:textId="6BE8DCD5" w:rsidR="00D45F66" w:rsidRDefault="00D45F66" w:rsidP="00754F18">
            <w:pPr>
              <w:pStyle w:val="GOSTTablenorm"/>
            </w:pPr>
            <w:r>
              <w:t>+ ГРБС</w:t>
            </w:r>
          </w:p>
        </w:tc>
        <w:tc>
          <w:tcPr>
            <w:tcW w:w="256" w:type="pct"/>
          </w:tcPr>
          <w:p w14:paraId="16193EC8" w14:textId="5F6CC97E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618A4E27" w14:textId="6B7AD930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11E523A9" w14:textId="62EAEE49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1E95B6AE" w14:textId="69C45D6E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708DF219" w14:textId="2D4128EB" w:rsidR="00D45F66" w:rsidRDefault="00D45F66" w:rsidP="00754F18">
            <w:pPr>
              <w:pStyle w:val="GOSTTablenorm"/>
            </w:pPr>
            <w:r>
              <w:t>-</w:t>
            </w:r>
          </w:p>
        </w:tc>
      </w:tr>
      <w:tr w:rsidR="00D45F66" w:rsidRPr="005E26C1" w14:paraId="20F06F3B" w14:textId="77777777" w:rsidTr="00D45F66">
        <w:tc>
          <w:tcPr>
            <w:tcW w:w="125" w:type="pct"/>
          </w:tcPr>
          <w:p w14:paraId="0575CE00" w14:textId="77777777" w:rsidR="00D45F66" w:rsidRPr="008A7F76" w:rsidRDefault="00D45F66" w:rsidP="00754F18">
            <w:pPr>
              <w:pStyle w:val="GOSTTableNum"/>
            </w:pPr>
          </w:p>
        </w:tc>
        <w:tc>
          <w:tcPr>
            <w:tcW w:w="596" w:type="pct"/>
            <w:vMerge/>
          </w:tcPr>
          <w:p w14:paraId="136C959E" w14:textId="77777777" w:rsidR="00D45F66" w:rsidRPr="000F290B" w:rsidRDefault="00D45F66" w:rsidP="00754F18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6A1CD4CC" w14:textId="77777777" w:rsidR="00D45F66" w:rsidRPr="000D5187" w:rsidRDefault="00D45F66" w:rsidP="00754F18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21AA3283" w14:textId="748D41A9" w:rsidR="00D45F66" w:rsidRDefault="00D45F66" w:rsidP="00754F18">
            <w:pPr>
              <w:pStyle w:val="GOSTTablenorm"/>
            </w:pPr>
            <w:r w:rsidRPr="000D5187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C0AE5BB" w14:textId="75719691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47B48A0B" w14:textId="4BD240C0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742091F3" w14:textId="3341D29D" w:rsidR="00D45F66" w:rsidRDefault="00D45F66" w:rsidP="00754F18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SRC</w:t>
            </w:r>
            <w:r>
              <w:rPr>
                <w:szCs w:val="22"/>
              </w:rPr>
              <w:t>: 2</w:t>
            </w:r>
          </w:p>
        </w:tc>
        <w:tc>
          <w:tcPr>
            <w:tcW w:w="1107" w:type="pct"/>
            <w:vMerge/>
          </w:tcPr>
          <w:p w14:paraId="208BFBD5" w14:textId="77777777" w:rsidR="00D45F66" w:rsidRPr="007F27F4" w:rsidRDefault="00D45F66" w:rsidP="00754F18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3548EB3A" w14:textId="77777777" w:rsidR="00D45F66" w:rsidRPr="009B6E94" w:rsidRDefault="00D45F66" w:rsidP="00754F18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4974E989" w14:textId="3985F13E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253001F7" w14:textId="6284B4F5" w:rsidR="00D45F66" w:rsidRDefault="00D45F66" w:rsidP="00754F18">
            <w:pPr>
              <w:pStyle w:val="GOSTTablenorm"/>
            </w:pPr>
            <w:r>
              <w:t>+ ГАИФ</w:t>
            </w:r>
          </w:p>
        </w:tc>
        <w:tc>
          <w:tcPr>
            <w:tcW w:w="213" w:type="pct"/>
          </w:tcPr>
          <w:p w14:paraId="3DC8285D" w14:textId="181F0841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42C14423" w14:textId="798C52A4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0B5FD014" w14:textId="174B6427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75BE4F2D" w14:textId="424DE856" w:rsidR="00D45F66" w:rsidRDefault="00D45F66" w:rsidP="00754F18">
            <w:pPr>
              <w:pStyle w:val="GOSTTablenorm"/>
            </w:pPr>
            <w:r>
              <w:t>-</w:t>
            </w:r>
          </w:p>
        </w:tc>
      </w:tr>
      <w:tr w:rsidR="00D45F66" w:rsidRPr="005E26C1" w14:paraId="13DD8A09" w14:textId="77777777" w:rsidTr="00D45F66">
        <w:tc>
          <w:tcPr>
            <w:tcW w:w="125" w:type="pct"/>
          </w:tcPr>
          <w:p w14:paraId="53586F74" w14:textId="77777777" w:rsidR="00D45F66" w:rsidRPr="008A7F76" w:rsidRDefault="00D45F66" w:rsidP="00754F18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29B5B269" w14:textId="52C8AD68" w:rsidR="00D45F66" w:rsidRPr="005E26C1" w:rsidRDefault="00D45F66" w:rsidP="00754F18">
            <w:pPr>
              <w:pStyle w:val="GOSTTablenorm"/>
              <w:rPr>
                <w:szCs w:val="22"/>
              </w:rPr>
            </w:pPr>
            <w:r w:rsidRPr="000F290B">
              <w:rPr>
                <w:szCs w:val="22"/>
              </w:rPr>
              <w:t>БА утвержденные ГРБС, ГАИФ на второй год планового период</w:t>
            </w:r>
            <w:r>
              <w:rPr>
                <w:szCs w:val="22"/>
              </w:rPr>
              <w:t>а</w:t>
            </w:r>
          </w:p>
        </w:tc>
        <w:tc>
          <w:tcPr>
            <w:tcW w:w="279" w:type="pct"/>
            <w:vMerge w:val="restart"/>
          </w:tcPr>
          <w:p w14:paraId="3349F491" w14:textId="0D059625" w:rsidR="00D45F66" w:rsidRPr="00F70908" w:rsidRDefault="004E716C" w:rsidP="00754F18">
            <w:pPr>
              <w:pStyle w:val="GOSTTablenorm"/>
              <w:rPr>
                <w:szCs w:val="22"/>
              </w:rPr>
            </w:pPr>
            <w:ins w:id="1122" w:author="Краснова Наталья EXP-332161" w:date="2026-03-19T17:45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27FCE992" w14:textId="6F1C7F3B" w:rsidR="00D45F66" w:rsidRPr="00754F18" w:rsidRDefault="00D45F66" w:rsidP="00754F18">
            <w:pPr>
              <w:pStyle w:val="GOSTTablenorm"/>
            </w:pPr>
            <w:r w:rsidRPr="00F70908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8A78078" w14:textId="6ECF7E0E" w:rsidR="00D45F66" w:rsidRDefault="00D45F66" w:rsidP="00754F18">
            <w:pPr>
              <w:pStyle w:val="GOSTTablenorm"/>
            </w:pPr>
            <w:r>
              <w:rPr>
                <w:lang w:val="en-US"/>
              </w:rPr>
              <w:t>BALBO_GABS</w:t>
            </w:r>
            <w:r>
              <w:t>:</w:t>
            </w:r>
            <w:r>
              <w:rPr>
                <w:lang w:val="en-US"/>
              </w:rPr>
              <w:t xml:space="preserve"> 3</w:t>
            </w:r>
          </w:p>
        </w:tc>
        <w:tc>
          <w:tcPr>
            <w:tcW w:w="341" w:type="pct"/>
          </w:tcPr>
          <w:p w14:paraId="3A8A2DC7" w14:textId="291C2AED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168</w:t>
            </w:r>
          </w:p>
        </w:tc>
        <w:tc>
          <w:tcPr>
            <w:tcW w:w="301" w:type="pct"/>
          </w:tcPr>
          <w:p w14:paraId="620AF7A5" w14:textId="0820EC4A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68213A3F" w14:textId="77777777" w:rsidR="00D45F66" w:rsidRDefault="00D45F66" w:rsidP="00754F18">
            <w:pPr>
              <w:pStyle w:val="GOSTTablenorm"/>
              <w:rPr>
                <w:rFonts w:eastAsia="Calibri"/>
                <w:szCs w:val="22"/>
              </w:rPr>
            </w:pPr>
            <w:r w:rsidRPr="007F27F4">
              <w:rPr>
                <w:rFonts w:eastAsia="Calibri"/>
                <w:szCs w:val="22"/>
              </w:rPr>
              <w:t xml:space="preserve">Сумма БА, утвержденных Минфином России на </w:t>
            </w:r>
            <w:r>
              <w:rPr>
                <w:rFonts w:eastAsia="Calibri"/>
                <w:szCs w:val="22"/>
              </w:rPr>
              <w:t>второй</w:t>
            </w:r>
            <w:r w:rsidRPr="007F27F4">
              <w:rPr>
                <w:rFonts w:eastAsia="Calibri"/>
                <w:szCs w:val="22"/>
              </w:rPr>
              <w:t xml:space="preserve"> год </w:t>
            </w:r>
            <w:r>
              <w:rPr>
                <w:rFonts w:eastAsia="Calibri"/>
                <w:szCs w:val="22"/>
              </w:rPr>
              <w:t xml:space="preserve">планового периода </w:t>
            </w:r>
            <w:r w:rsidRPr="007F27F4">
              <w:rPr>
                <w:rFonts w:eastAsia="Calibri"/>
                <w:szCs w:val="22"/>
              </w:rPr>
              <w:t>для ГРБС, ГАИФ</w:t>
            </w:r>
            <w:r>
              <w:rPr>
                <w:rFonts w:eastAsia="Calibri"/>
                <w:szCs w:val="22"/>
              </w:rPr>
              <w:t>.</w:t>
            </w:r>
          </w:p>
          <w:p w14:paraId="5DC480C4" w14:textId="77777777" w:rsidR="00D45F66" w:rsidRDefault="00D45F66" w:rsidP="00754F18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lastRenderedPageBreak/>
              <w:t>Расчет по сумме в валюте учета (в рублях).</w:t>
            </w:r>
          </w:p>
          <w:p w14:paraId="7089A252" w14:textId="3DA624F4" w:rsidR="00D45F66" w:rsidRPr="005E26C1" w:rsidRDefault="00D45F66" w:rsidP="00754F18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Оборот по Кт за</w:t>
            </w:r>
            <w:r>
              <w:rPr>
                <w:szCs w:val="22"/>
              </w:rPr>
              <w:t xml:space="preserve"> отчетный период по показателю </w:t>
            </w:r>
            <w:r>
              <w:t>БА_УТВ_ГРБС_3</w:t>
            </w:r>
          </w:p>
        </w:tc>
        <w:tc>
          <w:tcPr>
            <w:tcW w:w="254" w:type="pct"/>
            <w:vMerge w:val="restart"/>
          </w:tcPr>
          <w:p w14:paraId="6B250CC3" w14:textId="77777777" w:rsidR="00D45F66" w:rsidRDefault="00D45F66" w:rsidP="00754F18">
            <w:pPr>
              <w:pStyle w:val="GOSTTablenorm"/>
              <w:rPr>
                <w:szCs w:val="22"/>
              </w:rPr>
            </w:pPr>
            <w:r w:rsidRPr="009B6E94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0767811D" w14:textId="1FC3A578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56" w:type="pct"/>
          </w:tcPr>
          <w:p w14:paraId="28D0FB25" w14:textId="2FAFC217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13" w:type="pct"/>
          </w:tcPr>
          <w:p w14:paraId="743F8A76" w14:textId="04B5A980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44AFD0C5" w14:textId="48344F5E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27E8F1CE" w14:textId="19D5A803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49" w:type="pct"/>
          </w:tcPr>
          <w:p w14:paraId="2E913651" w14:textId="349B2CEB" w:rsidR="00D45F66" w:rsidRDefault="00D45F66" w:rsidP="00754F18">
            <w:pPr>
              <w:pStyle w:val="GOSTTablenorm"/>
              <w:rPr>
                <w:szCs w:val="22"/>
              </w:rPr>
            </w:pPr>
            <w:r>
              <w:t>-</w:t>
            </w:r>
          </w:p>
        </w:tc>
      </w:tr>
      <w:tr w:rsidR="00D45F66" w:rsidRPr="005E26C1" w14:paraId="1F5831DC" w14:textId="77777777" w:rsidTr="00D45F66">
        <w:tc>
          <w:tcPr>
            <w:tcW w:w="125" w:type="pct"/>
          </w:tcPr>
          <w:p w14:paraId="729114CD" w14:textId="77777777" w:rsidR="00D45F66" w:rsidRPr="008A7F76" w:rsidRDefault="00D45F66" w:rsidP="00754F18">
            <w:pPr>
              <w:pStyle w:val="GOSTTableNum"/>
            </w:pPr>
          </w:p>
        </w:tc>
        <w:tc>
          <w:tcPr>
            <w:tcW w:w="596" w:type="pct"/>
            <w:vMerge/>
          </w:tcPr>
          <w:p w14:paraId="42D7E2AD" w14:textId="77777777" w:rsidR="00D45F66" w:rsidRPr="000F290B" w:rsidRDefault="00D45F66" w:rsidP="00754F18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034FEC75" w14:textId="77777777" w:rsidR="00D45F66" w:rsidRPr="00F70908" w:rsidRDefault="00D45F66" w:rsidP="00754F18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1100636F" w14:textId="37383B83" w:rsidR="00D45F66" w:rsidRDefault="00D45F66" w:rsidP="00754F18">
            <w:pPr>
              <w:pStyle w:val="GOSTTablenorm"/>
            </w:pPr>
            <w:r w:rsidRPr="00F70908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B0F963C" w14:textId="6A69A83C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6F1FD765" w14:textId="0CF8422E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339721A6" w14:textId="6A6D1803" w:rsidR="00D45F66" w:rsidRDefault="00D45F66" w:rsidP="00754F18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3</w:t>
            </w:r>
          </w:p>
        </w:tc>
        <w:tc>
          <w:tcPr>
            <w:tcW w:w="1107" w:type="pct"/>
            <w:vMerge/>
          </w:tcPr>
          <w:p w14:paraId="47F29CC5" w14:textId="77777777" w:rsidR="00D45F66" w:rsidRPr="007F27F4" w:rsidRDefault="00D45F66" w:rsidP="00754F18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417505A3" w14:textId="77777777" w:rsidR="00D45F66" w:rsidRPr="009B6E94" w:rsidRDefault="00D45F66" w:rsidP="00754F18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41661069" w14:textId="5AED84AD" w:rsidR="00D45F66" w:rsidRDefault="00D45F66" w:rsidP="00754F18">
            <w:pPr>
              <w:pStyle w:val="GOSTTablenorm"/>
            </w:pPr>
            <w:r>
              <w:t>+ ГРБС</w:t>
            </w:r>
          </w:p>
        </w:tc>
        <w:tc>
          <w:tcPr>
            <w:tcW w:w="256" w:type="pct"/>
          </w:tcPr>
          <w:p w14:paraId="03906FF4" w14:textId="6507B909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57239504" w14:textId="74528674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0B18AF32" w14:textId="1CFCF778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4D05C47D" w14:textId="2FAE7CA7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714FD982" w14:textId="53F0E623" w:rsidR="00D45F66" w:rsidRDefault="00D45F66" w:rsidP="00754F18">
            <w:pPr>
              <w:pStyle w:val="GOSTTablenorm"/>
            </w:pPr>
            <w:r>
              <w:t>-</w:t>
            </w:r>
          </w:p>
        </w:tc>
      </w:tr>
      <w:tr w:rsidR="00D45F66" w:rsidRPr="005E26C1" w14:paraId="2F499113" w14:textId="77777777" w:rsidTr="00D45F66">
        <w:tc>
          <w:tcPr>
            <w:tcW w:w="125" w:type="pct"/>
          </w:tcPr>
          <w:p w14:paraId="028D2206" w14:textId="77777777" w:rsidR="00D45F66" w:rsidRPr="008A7F76" w:rsidRDefault="00D45F66" w:rsidP="00754F18">
            <w:pPr>
              <w:pStyle w:val="GOSTTableNum"/>
            </w:pPr>
          </w:p>
        </w:tc>
        <w:tc>
          <w:tcPr>
            <w:tcW w:w="596" w:type="pct"/>
            <w:vMerge/>
          </w:tcPr>
          <w:p w14:paraId="7B5EF9CC" w14:textId="77777777" w:rsidR="00D45F66" w:rsidRPr="000F290B" w:rsidRDefault="00D45F66" w:rsidP="00754F18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1F25FE4B" w14:textId="77777777" w:rsidR="00D45F66" w:rsidRPr="00F70908" w:rsidRDefault="00D45F66" w:rsidP="00754F18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4F771EE7" w14:textId="2C2EEC24" w:rsidR="00D45F66" w:rsidRDefault="00D45F66" w:rsidP="00754F18">
            <w:pPr>
              <w:pStyle w:val="GOSTTablenorm"/>
            </w:pPr>
            <w:r w:rsidRPr="00F70908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8A61AA8" w14:textId="56F350FF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05A1FB1B" w14:textId="10034621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322AE5E5" w14:textId="4DD0F852" w:rsidR="00D45F66" w:rsidRDefault="00D45F66" w:rsidP="00754F18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SRC</w:t>
            </w:r>
            <w:r>
              <w:rPr>
                <w:szCs w:val="22"/>
              </w:rPr>
              <w:t>: 3</w:t>
            </w:r>
          </w:p>
        </w:tc>
        <w:tc>
          <w:tcPr>
            <w:tcW w:w="1107" w:type="pct"/>
            <w:vMerge/>
          </w:tcPr>
          <w:p w14:paraId="32C246AD" w14:textId="77777777" w:rsidR="00D45F66" w:rsidRPr="007F27F4" w:rsidRDefault="00D45F66" w:rsidP="00754F18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621E356F" w14:textId="77777777" w:rsidR="00D45F66" w:rsidRPr="009B6E94" w:rsidRDefault="00D45F66" w:rsidP="00754F18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3BF4D451" w14:textId="2745EAC6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3A81FDF8" w14:textId="404C708B" w:rsidR="00D45F66" w:rsidRDefault="00D45F66" w:rsidP="00754F18">
            <w:pPr>
              <w:pStyle w:val="GOSTTablenorm"/>
            </w:pPr>
            <w:r>
              <w:t>+ ГАИФ</w:t>
            </w:r>
          </w:p>
        </w:tc>
        <w:tc>
          <w:tcPr>
            <w:tcW w:w="213" w:type="pct"/>
          </w:tcPr>
          <w:p w14:paraId="27F8E511" w14:textId="4F864A54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12788C14" w14:textId="6DDE5D71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35A29902" w14:textId="06B3AB98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39D4AEFA" w14:textId="35CA9D4B" w:rsidR="00D45F66" w:rsidRDefault="00D45F66" w:rsidP="00754F18">
            <w:pPr>
              <w:pStyle w:val="GOSTTablenorm"/>
            </w:pPr>
            <w:r>
              <w:t>-</w:t>
            </w:r>
          </w:p>
        </w:tc>
      </w:tr>
      <w:tr w:rsidR="00D45F66" w:rsidRPr="005E26C1" w14:paraId="75966E7A" w14:textId="77777777" w:rsidTr="00D45F66">
        <w:tc>
          <w:tcPr>
            <w:tcW w:w="125" w:type="pct"/>
          </w:tcPr>
          <w:p w14:paraId="7FBC090C" w14:textId="77777777" w:rsidR="00D45F66" w:rsidRPr="008A7F76" w:rsidRDefault="00D45F66" w:rsidP="00754F18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35052F1F" w14:textId="1BCC6526" w:rsidR="00D45F66" w:rsidRPr="005E26C1" w:rsidRDefault="00D45F66" w:rsidP="00754F18">
            <w:pPr>
              <w:pStyle w:val="GOSTTablenorm"/>
              <w:rPr>
                <w:szCs w:val="22"/>
              </w:rPr>
            </w:pPr>
            <w:r w:rsidRPr="00422B9D">
              <w:rPr>
                <w:szCs w:val="22"/>
              </w:rPr>
              <w:t>БА утвержденные ГРБС, ГАИФ</w:t>
            </w:r>
            <w:r>
              <w:rPr>
                <w:szCs w:val="22"/>
              </w:rPr>
              <w:t xml:space="preserve"> на третий год планового периода</w:t>
            </w:r>
          </w:p>
        </w:tc>
        <w:tc>
          <w:tcPr>
            <w:tcW w:w="279" w:type="pct"/>
            <w:vMerge w:val="restart"/>
          </w:tcPr>
          <w:p w14:paraId="070E23C4" w14:textId="30D658D0" w:rsidR="00D45F66" w:rsidRPr="00F70908" w:rsidRDefault="004E716C" w:rsidP="00754F18">
            <w:pPr>
              <w:pStyle w:val="GOSTTablenorm"/>
              <w:rPr>
                <w:szCs w:val="22"/>
              </w:rPr>
            </w:pPr>
            <w:ins w:id="1123" w:author="Краснова Наталья EXP-332161" w:date="2026-03-19T17:45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3E966EF6" w14:textId="0F994C3B" w:rsidR="00D45F66" w:rsidRPr="00754F18" w:rsidRDefault="00D45F66" w:rsidP="00754F18">
            <w:pPr>
              <w:pStyle w:val="GOSTTablenorm"/>
            </w:pPr>
            <w:r w:rsidRPr="00F70908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FC965CF" w14:textId="541371C3" w:rsidR="00D45F66" w:rsidRDefault="00D45F66" w:rsidP="0049000E">
            <w:pPr>
              <w:pStyle w:val="GOSTTablenorm"/>
            </w:pPr>
            <w:r>
              <w:rPr>
                <w:lang w:val="en-US"/>
              </w:rPr>
              <w:t>BALBO_GABS</w:t>
            </w:r>
            <w:r>
              <w:t>:</w:t>
            </w:r>
            <w:r>
              <w:rPr>
                <w:lang w:val="en-US"/>
              </w:rPr>
              <w:t xml:space="preserve"> 4</w:t>
            </w:r>
          </w:p>
        </w:tc>
        <w:tc>
          <w:tcPr>
            <w:tcW w:w="341" w:type="pct"/>
          </w:tcPr>
          <w:p w14:paraId="22ED866A" w14:textId="4759817D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169</w:t>
            </w:r>
          </w:p>
        </w:tc>
        <w:tc>
          <w:tcPr>
            <w:tcW w:w="301" w:type="pct"/>
          </w:tcPr>
          <w:p w14:paraId="0D4A554C" w14:textId="40618E2A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3FE2867A" w14:textId="77777777" w:rsidR="00D45F66" w:rsidRDefault="00D45F66" w:rsidP="00754F18">
            <w:pPr>
              <w:pStyle w:val="GOSTTablenorm"/>
              <w:rPr>
                <w:rFonts w:eastAsia="Calibri"/>
                <w:szCs w:val="22"/>
              </w:rPr>
            </w:pPr>
            <w:r w:rsidRPr="007F27F4">
              <w:rPr>
                <w:rFonts w:eastAsia="Calibri"/>
                <w:szCs w:val="22"/>
              </w:rPr>
              <w:t xml:space="preserve">Сумма БА, утвержденных Минфином России на </w:t>
            </w:r>
            <w:r>
              <w:rPr>
                <w:rFonts w:eastAsia="Calibri"/>
                <w:szCs w:val="22"/>
              </w:rPr>
              <w:t>третий</w:t>
            </w:r>
            <w:r w:rsidRPr="007F27F4">
              <w:rPr>
                <w:rFonts w:eastAsia="Calibri"/>
                <w:szCs w:val="22"/>
              </w:rPr>
              <w:t xml:space="preserve"> год </w:t>
            </w:r>
            <w:r>
              <w:rPr>
                <w:rFonts w:eastAsia="Calibri"/>
                <w:szCs w:val="22"/>
              </w:rPr>
              <w:t xml:space="preserve">планового периода </w:t>
            </w:r>
            <w:r w:rsidRPr="007F27F4">
              <w:rPr>
                <w:rFonts w:eastAsia="Calibri"/>
                <w:szCs w:val="22"/>
              </w:rPr>
              <w:t>для ГРБС, ГАИФ</w:t>
            </w:r>
            <w:r>
              <w:rPr>
                <w:rFonts w:eastAsia="Calibri"/>
                <w:szCs w:val="22"/>
              </w:rPr>
              <w:t>.</w:t>
            </w:r>
          </w:p>
          <w:p w14:paraId="704DCE5C" w14:textId="77777777" w:rsidR="00D45F66" w:rsidRDefault="00D45F66" w:rsidP="00754F18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3A9854D7" w14:textId="46DC6220" w:rsidR="00D45F66" w:rsidRPr="005E26C1" w:rsidRDefault="00D45F66" w:rsidP="00754F18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 xml:space="preserve">Оборот по Кт за </w:t>
            </w:r>
            <w:r>
              <w:rPr>
                <w:szCs w:val="22"/>
              </w:rPr>
              <w:t xml:space="preserve">отчетный период по показателю </w:t>
            </w:r>
            <w:r>
              <w:t>БА_УТВ_ГРБС_4</w:t>
            </w:r>
          </w:p>
        </w:tc>
        <w:tc>
          <w:tcPr>
            <w:tcW w:w="254" w:type="pct"/>
            <w:vMerge w:val="restart"/>
          </w:tcPr>
          <w:p w14:paraId="00FB8F5B" w14:textId="77777777" w:rsidR="00D45F66" w:rsidRDefault="00D45F66" w:rsidP="00754F18">
            <w:pPr>
              <w:pStyle w:val="GOSTTablenorm"/>
              <w:rPr>
                <w:szCs w:val="22"/>
              </w:rPr>
            </w:pPr>
            <w:r w:rsidRPr="009B6E94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4DB741F7" w14:textId="232910B9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56" w:type="pct"/>
          </w:tcPr>
          <w:p w14:paraId="0A6A8B82" w14:textId="79735388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13" w:type="pct"/>
          </w:tcPr>
          <w:p w14:paraId="3476B2F3" w14:textId="58588FCD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48BBDB02" w14:textId="58918E01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69CDC78C" w14:textId="630190BB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49" w:type="pct"/>
          </w:tcPr>
          <w:p w14:paraId="166D2E50" w14:textId="4E1A4401" w:rsidR="00D45F66" w:rsidRDefault="00D45F66" w:rsidP="00754F18">
            <w:pPr>
              <w:pStyle w:val="GOSTTablenorm"/>
              <w:rPr>
                <w:szCs w:val="22"/>
              </w:rPr>
            </w:pPr>
            <w:r>
              <w:t>-</w:t>
            </w:r>
          </w:p>
        </w:tc>
      </w:tr>
      <w:tr w:rsidR="00D45F66" w:rsidRPr="005E26C1" w14:paraId="6A3FFC03" w14:textId="77777777" w:rsidTr="00D45F66">
        <w:tc>
          <w:tcPr>
            <w:tcW w:w="125" w:type="pct"/>
          </w:tcPr>
          <w:p w14:paraId="402DD9E8" w14:textId="77777777" w:rsidR="00D45F66" w:rsidRPr="008A7F76" w:rsidRDefault="00D45F66" w:rsidP="001620F3">
            <w:pPr>
              <w:pStyle w:val="GOSTTableNum"/>
            </w:pPr>
          </w:p>
        </w:tc>
        <w:tc>
          <w:tcPr>
            <w:tcW w:w="596" w:type="pct"/>
            <w:vMerge/>
          </w:tcPr>
          <w:p w14:paraId="3A0D79F0" w14:textId="77777777" w:rsidR="00D45F66" w:rsidRPr="00422B9D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4FF4BF68" w14:textId="77777777" w:rsidR="00D45F66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1FB53D8E" w14:textId="447ECFC0" w:rsidR="00D45F66" w:rsidRDefault="00D45F66" w:rsidP="001620F3">
            <w:pPr>
              <w:pStyle w:val="GOSTTablenorm"/>
            </w:pPr>
            <w:r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06FD746" w14:textId="08A83B9F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320BD22B" w14:textId="7C53A863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0A8A7745" w14:textId="0BBC4EC8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4</w:t>
            </w:r>
          </w:p>
        </w:tc>
        <w:tc>
          <w:tcPr>
            <w:tcW w:w="1107" w:type="pct"/>
            <w:vMerge/>
          </w:tcPr>
          <w:p w14:paraId="7D0E35A7" w14:textId="77777777" w:rsidR="00D45F66" w:rsidRPr="007F27F4" w:rsidRDefault="00D45F66" w:rsidP="001620F3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252D5296" w14:textId="77777777" w:rsidR="00D45F66" w:rsidRPr="009B6E94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56C61557" w14:textId="54B95855" w:rsidR="00D45F66" w:rsidRDefault="00D45F66" w:rsidP="001620F3">
            <w:pPr>
              <w:pStyle w:val="GOSTTablenorm"/>
            </w:pPr>
            <w:r>
              <w:t>+ ГРБС</w:t>
            </w:r>
          </w:p>
        </w:tc>
        <w:tc>
          <w:tcPr>
            <w:tcW w:w="256" w:type="pct"/>
          </w:tcPr>
          <w:p w14:paraId="082D8413" w14:textId="657E9C5A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55307BBB" w14:textId="454122FA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4007A2EE" w14:textId="6EE7BB71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000250D1" w14:textId="4B0ECA19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73E318EC" w14:textId="116BF83A" w:rsidR="00D45F66" w:rsidRDefault="00D45F66" w:rsidP="001620F3">
            <w:pPr>
              <w:pStyle w:val="GOSTTablenorm"/>
            </w:pPr>
            <w:r>
              <w:t>-</w:t>
            </w:r>
          </w:p>
        </w:tc>
      </w:tr>
      <w:tr w:rsidR="00D45F66" w:rsidRPr="005E26C1" w14:paraId="069BBBE8" w14:textId="77777777" w:rsidTr="00D45F66">
        <w:tc>
          <w:tcPr>
            <w:tcW w:w="125" w:type="pct"/>
          </w:tcPr>
          <w:p w14:paraId="641B1770" w14:textId="77777777" w:rsidR="00D45F66" w:rsidRPr="008A7F76" w:rsidRDefault="00D45F66" w:rsidP="001620F3">
            <w:pPr>
              <w:pStyle w:val="GOSTTableNum"/>
            </w:pPr>
          </w:p>
        </w:tc>
        <w:tc>
          <w:tcPr>
            <w:tcW w:w="596" w:type="pct"/>
            <w:vMerge/>
          </w:tcPr>
          <w:p w14:paraId="7E5F0AB6" w14:textId="77777777" w:rsidR="00D45F66" w:rsidRPr="00422B9D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27C67C6D" w14:textId="77777777" w:rsidR="00D45F66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378690EB" w14:textId="7B5FDDA2" w:rsidR="00D45F66" w:rsidRDefault="00D45F66" w:rsidP="001620F3">
            <w:pPr>
              <w:pStyle w:val="GOSTTablenorm"/>
            </w:pPr>
            <w:r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C798D90" w14:textId="070720EB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1F2ADEF5" w14:textId="4DA27544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4AB813C7" w14:textId="70914706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SRC</w:t>
            </w:r>
            <w:r>
              <w:rPr>
                <w:szCs w:val="22"/>
              </w:rPr>
              <w:t>: 4</w:t>
            </w:r>
          </w:p>
        </w:tc>
        <w:tc>
          <w:tcPr>
            <w:tcW w:w="1107" w:type="pct"/>
            <w:vMerge/>
          </w:tcPr>
          <w:p w14:paraId="12DB8AAB" w14:textId="77777777" w:rsidR="00D45F66" w:rsidRPr="007F27F4" w:rsidRDefault="00D45F66" w:rsidP="001620F3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0B637FA4" w14:textId="77777777" w:rsidR="00D45F66" w:rsidRPr="009B6E94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03246EEE" w14:textId="119B873E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27C0445A" w14:textId="16A00422" w:rsidR="00D45F66" w:rsidRDefault="00D45F66" w:rsidP="001620F3">
            <w:pPr>
              <w:pStyle w:val="GOSTTablenorm"/>
            </w:pPr>
            <w:r>
              <w:t>+ ГАИФ</w:t>
            </w:r>
          </w:p>
        </w:tc>
        <w:tc>
          <w:tcPr>
            <w:tcW w:w="213" w:type="pct"/>
          </w:tcPr>
          <w:p w14:paraId="160B0AC4" w14:textId="13CB3F15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40A8B20F" w14:textId="773FBAFA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2C3AD69" w14:textId="62F50B6B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47E06551" w14:textId="6DC3F8C9" w:rsidR="00D45F66" w:rsidRDefault="00D45F66" w:rsidP="001620F3">
            <w:pPr>
              <w:pStyle w:val="GOSTTablenorm"/>
            </w:pPr>
            <w:r>
              <w:t>-</w:t>
            </w:r>
          </w:p>
        </w:tc>
      </w:tr>
      <w:tr w:rsidR="00D45F66" w:rsidRPr="005E26C1" w14:paraId="3845074E" w14:textId="77777777" w:rsidTr="00D45F66">
        <w:tc>
          <w:tcPr>
            <w:tcW w:w="125" w:type="pct"/>
          </w:tcPr>
          <w:p w14:paraId="7574912C" w14:textId="77777777" w:rsidR="00D45F66" w:rsidRPr="008A7F76" w:rsidRDefault="00D45F66" w:rsidP="001620F3">
            <w:pPr>
              <w:pStyle w:val="GOSTTableNum"/>
            </w:pPr>
          </w:p>
        </w:tc>
        <w:tc>
          <w:tcPr>
            <w:tcW w:w="596" w:type="pct"/>
          </w:tcPr>
          <w:p w14:paraId="27194019" w14:textId="1A68E785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422B9D">
              <w:rPr>
                <w:szCs w:val="22"/>
              </w:rPr>
              <w:t xml:space="preserve">БА по </w:t>
            </w:r>
            <w:r>
              <w:rPr>
                <w:szCs w:val="22"/>
              </w:rPr>
              <w:t>ОКС</w:t>
            </w:r>
            <w:r w:rsidRPr="00422B9D">
              <w:rPr>
                <w:szCs w:val="22"/>
              </w:rPr>
              <w:t xml:space="preserve"> утвержденные ГРБС</w:t>
            </w:r>
            <w:r w:rsidRPr="00400F70">
              <w:rPr>
                <w:szCs w:val="22"/>
              </w:rPr>
              <w:t xml:space="preserve"> на текущий финансовый год</w:t>
            </w:r>
          </w:p>
        </w:tc>
        <w:tc>
          <w:tcPr>
            <w:tcW w:w="279" w:type="pct"/>
          </w:tcPr>
          <w:p w14:paraId="0D7A7E63" w14:textId="7CD38029" w:rsidR="00D45F66" w:rsidRDefault="004E716C" w:rsidP="001620F3">
            <w:pPr>
              <w:pStyle w:val="GOSTTablenorm"/>
              <w:rPr>
                <w:szCs w:val="22"/>
              </w:rPr>
            </w:pPr>
            <w:ins w:id="1124" w:author="Краснова Наталья EXP-332161" w:date="2026-03-19T17:45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7C284765" w14:textId="04A01CB8" w:rsidR="00D45F66" w:rsidRPr="00754F18" w:rsidRDefault="00D45F66" w:rsidP="001620F3">
            <w:pPr>
              <w:pStyle w:val="GOSTTablenorm"/>
            </w:pPr>
            <w:r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26AE722" w14:textId="40724E07" w:rsidR="00D45F66" w:rsidRDefault="00D45F66" w:rsidP="001620F3">
            <w:pPr>
              <w:pStyle w:val="GOSTTablenorm"/>
            </w:pPr>
            <w:r>
              <w:rPr>
                <w:lang w:val="en-US"/>
              </w:rPr>
              <w:t>FAIP</w:t>
            </w:r>
            <w:r>
              <w:t>/</w:t>
            </w:r>
            <w:r>
              <w:rPr>
                <w:lang w:val="en-US"/>
              </w:rPr>
              <w:t>KMI</w:t>
            </w:r>
            <w:r>
              <w:t>: 1</w:t>
            </w:r>
          </w:p>
        </w:tc>
        <w:tc>
          <w:tcPr>
            <w:tcW w:w="341" w:type="pct"/>
          </w:tcPr>
          <w:p w14:paraId="0EBCC9A4" w14:textId="0E38C1AE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170</w:t>
            </w:r>
          </w:p>
        </w:tc>
        <w:tc>
          <w:tcPr>
            <w:tcW w:w="301" w:type="pct"/>
          </w:tcPr>
          <w:p w14:paraId="7B9041C9" w14:textId="7475CECB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5</w:t>
            </w:r>
          </w:p>
        </w:tc>
        <w:tc>
          <w:tcPr>
            <w:tcW w:w="1107" w:type="pct"/>
          </w:tcPr>
          <w:p w14:paraId="3B38A0F1" w14:textId="77777777" w:rsidR="00D45F66" w:rsidRDefault="00D45F66" w:rsidP="001620F3">
            <w:pPr>
              <w:pStyle w:val="GOSTTablenorm"/>
              <w:rPr>
                <w:szCs w:val="22"/>
              </w:rPr>
            </w:pPr>
            <w:r w:rsidRPr="004A1C8C">
              <w:rPr>
                <w:rFonts w:eastAsia="Calibri"/>
                <w:szCs w:val="22"/>
              </w:rPr>
              <w:t>Сумма БА, утвержденных в бюджете д</w:t>
            </w:r>
            <w:r>
              <w:rPr>
                <w:rFonts w:eastAsia="Calibri"/>
                <w:szCs w:val="22"/>
              </w:rPr>
              <w:t xml:space="preserve">ля ГРБС </w:t>
            </w:r>
            <w:r w:rsidRPr="000F290B">
              <w:rPr>
                <w:rFonts w:eastAsia="Calibri"/>
                <w:szCs w:val="22"/>
              </w:rPr>
              <w:t>на осуществление капитальных вложений по объектам капитального строительства, недвижимого имущества, мероприятиям (укрупненным инвестиционным проектам)</w:t>
            </w:r>
            <w:r w:rsidRPr="0032185C">
              <w:rPr>
                <w:rFonts w:eastAsia="Calibri"/>
                <w:szCs w:val="22"/>
              </w:rPr>
              <w:t xml:space="preserve"> </w:t>
            </w:r>
            <w:r w:rsidRPr="00400F70">
              <w:rPr>
                <w:szCs w:val="22"/>
              </w:rPr>
              <w:t>на текущий финансовый год</w:t>
            </w:r>
            <w:r>
              <w:rPr>
                <w:szCs w:val="22"/>
              </w:rPr>
              <w:t>.</w:t>
            </w:r>
          </w:p>
          <w:p w14:paraId="43CFD934" w14:textId="77777777" w:rsidR="00D45F66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6838B879" w14:textId="6ACAA3EA" w:rsidR="00D45F66" w:rsidRPr="0032185C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lastRenderedPageBreak/>
              <w:t xml:space="preserve">Оборот по Кт за </w:t>
            </w:r>
            <w:r>
              <w:rPr>
                <w:szCs w:val="22"/>
              </w:rPr>
              <w:t xml:space="preserve">отчетный период по показателю </w:t>
            </w:r>
            <w:r w:rsidRPr="004A1C8C">
              <w:rPr>
                <w:szCs w:val="22"/>
              </w:rPr>
              <w:t>БА</w:t>
            </w:r>
            <w:r w:rsidRPr="004A1C8C">
              <w:rPr>
                <w:szCs w:val="22"/>
                <w:lang w:val="en-US"/>
              </w:rPr>
              <w:t>_</w:t>
            </w:r>
            <w:r w:rsidRPr="004A1C8C">
              <w:rPr>
                <w:szCs w:val="22"/>
              </w:rPr>
              <w:t>ФАИП</w:t>
            </w:r>
            <w:r>
              <w:rPr>
                <w:szCs w:val="22"/>
                <w:lang w:val="en-US"/>
              </w:rPr>
              <w:t>_1</w:t>
            </w:r>
          </w:p>
        </w:tc>
        <w:tc>
          <w:tcPr>
            <w:tcW w:w="254" w:type="pct"/>
          </w:tcPr>
          <w:p w14:paraId="6309EEEB" w14:textId="7CBC058D" w:rsidR="00D45F66" w:rsidRDefault="00D45F66" w:rsidP="001620F3">
            <w:pPr>
              <w:pStyle w:val="GOSTTablenorm"/>
              <w:rPr>
                <w:szCs w:val="22"/>
              </w:rPr>
            </w:pPr>
            <w:r w:rsidRPr="00FB1E85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0F1F9BF8" w14:textId="5214059F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  <w:r>
              <w:rPr>
                <w:szCs w:val="22"/>
              </w:rPr>
              <w:t xml:space="preserve"> </w:t>
            </w:r>
            <w:r>
              <w:t>ГРБС</w:t>
            </w:r>
          </w:p>
        </w:tc>
        <w:tc>
          <w:tcPr>
            <w:tcW w:w="256" w:type="pct"/>
          </w:tcPr>
          <w:p w14:paraId="4AAF3077" w14:textId="70DEDE8E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3DE327FD" w14:textId="310CE8EB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4E81D7D2" w14:textId="5750589C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664174FE" w14:textId="40643F53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49" w:type="pct"/>
          </w:tcPr>
          <w:p w14:paraId="78322F14" w14:textId="60DE2725" w:rsidR="00D45F66" w:rsidRDefault="00D45F66" w:rsidP="001620F3">
            <w:pPr>
              <w:pStyle w:val="GOSTTablenorm"/>
              <w:rPr>
                <w:szCs w:val="22"/>
              </w:rPr>
            </w:pPr>
            <w:r>
              <w:t>-</w:t>
            </w:r>
          </w:p>
        </w:tc>
      </w:tr>
      <w:tr w:rsidR="00D45F66" w:rsidRPr="005E26C1" w14:paraId="6CE4339A" w14:textId="77777777" w:rsidTr="00D45F66">
        <w:tc>
          <w:tcPr>
            <w:tcW w:w="125" w:type="pct"/>
          </w:tcPr>
          <w:p w14:paraId="4F6F1E88" w14:textId="77777777" w:rsidR="00D45F66" w:rsidRPr="008A7F76" w:rsidRDefault="00D45F66" w:rsidP="00754F18">
            <w:pPr>
              <w:pStyle w:val="GOSTTableNum"/>
            </w:pPr>
          </w:p>
        </w:tc>
        <w:tc>
          <w:tcPr>
            <w:tcW w:w="596" w:type="pct"/>
          </w:tcPr>
          <w:p w14:paraId="2492A3A9" w14:textId="491BEEAA" w:rsidR="00D45F66" w:rsidRPr="005E26C1" w:rsidRDefault="00D45F66" w:rsidP="00754F18">
            <w:pPr>
              <w:pStyle w:val="GOSTTablenorm"/>
              <w:rPr>
                <w:szCs w:val="22"/>
              </w:rPr>
            </w:pPr>
            <w:r w:rsidRPr="000F290B">
              <w:rPr>
                <w:szCs w:val="22"/>
              </w:rPr>
              <w:t xml:space="preserve">БА по </w:t>
            </w:r>
            <w:r>
              <w:rPr>
                <w:szCs w:val="22"/>
              </w:rPr>
              <w:t>ОКС</w:t>
            </w:r>
            <w:r w:rsidRPr="000F290B">
              <w:rPr>
                <w:szCs w:val="22"/>
              </w:rPr>
              <w:t xml:space="preserve"> утвержденные ГРБС</w:t>
            </w:r>
            <w:r>
              <w:rPr>
                <w:szCs w:val="22"/>
              </w:rPr>
              <w:t xml:space="preserve"> на первый год планового периода</w:t>
            </w:r>
          </w:p>
        </w:tc>
        <w:tc>
          <w:tcPr>
            <w:tcW w:w="279" w:type="pct"/>
          </w:tcPr>
          <w:p w14:paraId="10D571A8" w14:textId="25FF44C2" w:rsidR="00D45F66" w:rsidRPr="00D02C80" w:rsidRDefault="004E716C" w:rsidP="00754F18">
            <w:pPr>
              <w:pStyle w:val="GOSTTablenorm"/>
              <w:rPr>
                <w:szCs w:val="22"/>
              </w:rPr>
            </w:pPr>
            <w:ins w:id="1125" w:author="Краснова Наталья EXP-332161" w:date="2026-03-19T17:45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4F8D1DD2" w14:textId="2F4F50A4" w:rsidR="00D45F66" w:rsidRPr="00754F18" w:rsidRDefault="00D45F66" w:rsidP="00754F18">
            <w:pPr>
              <w:pStyle w:val="GOSTTablenorm"/>
            </w:pPr>
            <w:r w:rsidRPr="00D02C8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6D14907" w14:textId="3047DA44" w:rsidR="00D45F66" w:rsidRDefault="00D45F66" w:rsidP="00754F18">
            <w:pPr>
              <w:pStyle w:val="GOSTTablenorm"/>
            </w:pPr>
            <w:r>
              <w:rPr>
                <w:lang w:val="en-US"/>
              </w:rPr>
              <w:t>FAIP</w:t>
            </w:r>
            <w:r>
              <w:t>/</w:t>
            </w:r>
            <w:r>
              <w:rPr>
                <w:lang w:val="en-US"/>
              </w:rPr>
              <w:t>KMI</w:t>
            </w:r>
            <w:r>
              <w:t>: 2</w:t>
            </w:r>
          </w:p>
        </w:tc>
        <w:tc>
          <w:tcPr>
            <w:tcW w:w="341" w:type="pct"/>
          </w:tcPr>
          <w:p w14:paraId="289D5B18" w14:textId="4A31E2A9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171</w:t>
            </w:r>
          </w:p>
        </w:tc>
        <w:tc>
          <w:tcPr>
            <w:tcW w:w="301" w:type="pct"/>
          </w:tcPr>
          <w:p w14:paraId="37BC733F" w14:textId="6AE3D732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6</w:t>
            </w:r>
          </w:p>
        </w:tc>
        <w:tc>
          <w:tcPr>
            <w:tcW w:w="1107" w:type="pct"/>
          </w:tcPr>
          <w:p w14:paraId="1F832BE9" w14:textId="5A8F24CD" w:rsidR="00D45F66" w:rsidRDefault="00D45F66" w:rsidP="00754F18">
            <w:pPr>
              <w:pStyle w:val="GOSTTablenorm"/>
              <w:rPr>
                <w:szCs w:val="22"/>
              </w:rPr>
            </w:pPr>
            <w:r w:rsidRPr="004A1C8C">
              <w:rPr>
                <w:rFonts w:eastAsia="Calibri"/>
                <w:szCs w:val="22"/>
              </w:rPr>
              <w:t>Сумма БА, утвержденных в бюджете д</w:t>
            </w:r>
            <w:r>
              <w:rPr>
                <w:rFonts w:eastAsia="Calibri"/>
                <w:szCs w:val="22"/>
              </w:rPr>
              <w:t xml:space="preserve">ля ГРБС </w:t>
            </w:r>
            <w:r w:rsidRPr="000F290B">
              <w:rPr>
                <w:rFonts w:eastAsia="Calibri"/>
                <w:szCs w:val="22"/>
              </w:rPr>
              <w:t>на осуществление капитальных вложений по объектам капитального строительства, недвижимого имущества, мероприятиям (укрупненным инвестиционным проектам)</w:t>
            </w:r>
            <w:r w:rsidRPr="0032185C">
              <w:rPr>
                <w:rFonts w:eastAsia="Calibri"/>
                <w:szCs w:val="22"/>
              </w:rPr>
              <w:t xml:space="preserve"> </w:t>
            </w:r>
            <w:r w:rsidRPr="000F290B">
              <w:rPr>
                <w:szCs w:val="22"/>
              </w:rPr>
              <w:t>на первый год планового период</w:t>
            </w:r>
            <w:r>
              <w:rPr>
                <w:szCs w:val="22"/>
              </w:rPr>
              <w:t>а.</w:t>
            </w:r>
          </w:p>
          <w:p w14:paraId="06384644" w14:textId="77777777" w:rsidR="00D45F66" w:rsidRDefault="00D45F66" w:rsidP="00754F18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539E1552" w14:textId="49588E09" w:rsidR="00D45F66" w:rsidRPr="005E26C1" w:rsidRDefault="00D45F66" w:rsidP="00754F18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 xml:space="preserve">Оборот по Кт за </w:t>
            </w:r>
            <w:r>
              <w:rPr>
                <w:szCs w:val="22"/>
              </w:rPr>
              <w:t xml:space="preserve">отчетный период по показателю </w:t>
            </w:r>
            <w:r w:rsidRPr="004A1C8C">
              <w:rPr>
                <w:szCs w:val="22"/>
              </w:rPr>
              <w:t>БА</w:t>
            </w:r>
            <w:r w:rsidRPr="004A1C8C">
              <w:rPr>
                <w:szCs w:val="22"/>
                <w:lang w:val="en-US"/>
              </w:rPr>
              <w:t>_</w:t>
            </w:r>
            <w:r w:rsidRPr="004A1C8C">
              <w:rPr>
                <w:szCs w:val="22"/>
              </w:rPr>
              <w:t>ФАИП</w:t>
            </w:r>
            <w:r>
              <w:rPr>
                <w:szCs w:val="22"/>
                <w:lang w:val="en-US"/>
              </w:rPr>
              <w:t>_2</w:t>
            </w:r>
          </w:p>
        </w:tc>
        <w:tc>
          <w:tcPr>
            <w:tcW w:w="254" w:type="pct"/>
          </w:tcPr>
          <w:p w14:paraId="72A4D808" w14:textId="542DE77C" w:rsidR="00D45F66" w:rsidRDefault="00D45F66" w:rsidP="00754F18">
            <w:pPr>
              <w:pStyle w:val="GOSTTablenorm"/>
              <w:rPr>
                <w:szCs w:val="22"/>
              </w:rPr>
            </w:pPr>
            <w:r w:rsidRPr="00FB1E85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3900A4AA" w14:textId="2F0975FE" w:rsidR="00D45F66" w:rsidRPr="005E26C1" w:rsidRDefault="00D45F66" w:rsidP="00754F18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  <w:r>
              <w:rPr>
                <w:szCs w:val="22"/>
              </w:rPr>
              <w:t xml:space="preserve"> </w:t>
            </w:r>
            <w:r>
              <w:t>ГРБС</w:t>
            </w:r>
          </w:p>
        </w:tc>
        <w:tc>
          <w:tcPr>
            <w:tcW w:w="256" w:type="pct"/>
          </w:tcPr>
          <w:p w14:paraId="68B9EE0A" w14:textId="3E3A3CC8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3FEDDF22" w14:textId="5B3A9DE5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2395EB9A" w14:textId="72C840D7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497C3B07" w14:textId="076C7278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49" w:type="pct"/>
          </w:tcPr>
          <w:p w14:paraId="3DF14B58" w14:textId="66700A88" w:rsidR="00D45F66" w:rsidRDefault="00D45F66" w:rsidP="00754F18">
            <w:pPr>
              <w:pStyle w:val="GOSTTablenorm"/>
              <w:rPr>
                <w:szCs w:val="22"/>
              </w:rPr>
            </w:pPr>
            <w:r>
              <w:t>-</w:t>
            </w:r>
          </w:p>
        </w:tc>
      </w:tr>
      <w:tr w:rsidR="00D45F66" w:rsidRPr="005E26C1" w14:paraId="7F90AEE1" w14:textId="77777777" w:rsidTr="00D45F66">
        <w:tc>
          <w:tcPr>
            <w:tcW w:w="125" w:type="pct"/>
          </w:tcPr>
          <w:p w14:paraId="2CF36F35" w14:textId="77777777" w:rsidR="00D45F66" w:rsidRPr="008A7F76" w:rsidRDefault="00D45F66" w:rsidP="00754F18">
            <w:pPr>
              <w:pStyle w:val="GOSTTableNum"/>
            </w:pPr>
          </w:p>
        </w:tc>
        <w:tc>
          <w:tcPr>
            <w:tcW w:w="596" w:type="pct"/>
          </w:tcPr>
          <w:p w14:paraId="6B26674E" w14:textId="0C68F15F" w:rsidR="00D45F66" w:rsidRPr="005E26C1" w:rsidRDefault="00D45F66" w:rsidP="00754F18">
            <w:pPr>
              <w:pStyle w:val="GOSTTablenorm"/>
              <w:rPr>
                <w:szCs w:val="22"/>
              </w:rPr>
            </w:pPr>
            <w:r w:rsidRPr="000F290B">
              <w:rPr>
                <w:szCs w:val="22"/>
              </w:rPr>
              <w:t xml:space="preserve">БА по </w:t>
            </w:r>
            <w:r>
              <w:rPr>
                <w:szCs w:val="22"/>
              </w:rPr>
              <w:t>ОКС</w:t>
            </w:r>
            <w:r w:rsidRPr="000F290B">
              <w:rPr>
                <w:szCs w:val="22"/>
              </w:rPr>
              <w:t xml:space="preserve"> утвержденные ГРБС</w:t>
            </w:r>
            <w:r>
              <w:rPr>
                <w:szCs w:val="22"/>
              </w:rPr>
              <w:t xml:space="preserve"> на второй год планового периода</w:t>
            </w:r>
          </w:p>
        </w:tc>
        <w:tc>
          <w:tcPr>
            <w:tcW w:w="279" w:type="pct"/>
          </w:tcPr>
          <w:p w14:paraId="33B2140D" w14:textId="5D797218" w:rsidR="00D45F66" w:rsidRPr="00D02C80" w:rsidRDefault="004E716C" w:rsidP="00754F18">
            <w:pPr>
              <w:pStyle w:val="GOSTTablenorm"/>
              <w:rPr>
                <w:szCs w:val="22"/>
              </w:rPr>
            </w:pPr>
            <w:ins w:id="1126" w:author="Краснова Наталья EXP-332161" w:date="2026-03-19T17:45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575B1DD6" w14:textId="6775F7D8" w:rsidR="00D45F66" w:rsidRPr="00754F18" w:rsidRDefault="00D45F66" w:rsidP="00754F18">
            <w:pPr>
              <w:pStyle w:val="GOSTTablenorm"/>
            </w:pPr>
            <w:r w:rsidRPr="00D02C8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A1AB482" w14:textId="73BDE730" w:rsidR="00D45F66" w:rsidRDefault="00D45F66" w:rsidP="00754F18">
            <w:pPr>
              <w:pStyle w:val="GOSTTablenorm"/>
            </w:pPr>
            <w:r>
              <w:rPr>
                <w:lang w:val="en-US"/>
              </w:rPr>
              <w:t>FAIP</w:t>
            </w:r>
            <w:r>
              <w:t>/</w:t>
            </w:r>
            <w:r>
              <w:rPr>
                <w:lang w:val="en-US"/>
              </w:rPr>
              <w:t>KMI</w:t>
            </w:r>
            <w:r>
              <w:t>: 3</w:t>
            </w:r>
          </w:p>
        </w:tc>
        <w:tc>
          <w:tcPr>
            <w:tcW w:w="341" w:type="pct"/>
          </w:tcPr>
          <w:p w14:paraId="3B5619D1" w14:textId="55EB975D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172</w:t>
            </w:r>
          </w:p>
        </w:tc>
        <w:tc>
          <w:tcPr>
            <w:tcW w:w="301" w:type="pct"/>
          </w:tcPr>
          <w:p w14:paraId="712931C7" w14:textId="7C3C74E6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7</w:t>
            </w:r>
          </w:p>
        </w:tc>
        <w:tc>
          <w:tcPr>
            <w:tcW w:w="1107" w:type="pct"/>
          </w:tcPr>
          <w:p w14:paraId="347EAE22" w14:textId="383AA3F0" w:rsidR="00D45F66" w:rsidRDefault="00D45F66" w:rsidP="00754F18">
            <w:pPr>
              <w:pStyle w:val="GOSTTablenorm"/>
              <w:rPr>
                <w:szCs w:val="22"/>
              </w:rPr>
            </w:pPr>
            <w:r w:rsidRPr="004A1C8C">
              <w:rPr>
                <w:rFonts w:eastAsia="Calibri"/>
                <w:szCs w:val="22"/>
              </w:rPr>
              <w:t>Сумма БА, утвержденных в бюджете д</w:t>
            </w:r>
            <w:r>
              <w:rPr>
                <w:rFonts w:eastAsia="Calibri"/>
                <w:szCs w:val="22"/>
              </w:rPr>
              <w:t xml:space="preserve">ля ГРБС </w:t>
            </w:r>
            <w:r w:rsidRPr="000F290B">
              <w:rPr>
                <w:rFonts w:eastAsia="Calibri"/>
                <w:szCs w:val="22"/>
              </w:rPr>
              <w:t xml:space="preserve">на осуществление капитальных вложений по объектам капитального строительства, недвижимого имущества, мероприятиям </w:t>
            </w:r>
            <w:r w:rsidRPr="000F290B">
              <w:rPr>
                <w:rFonts w:eastAsia="Calibri"/>
                <w:szCs w:val="22"/>
              </w:rPr>
              <w:lastRenderedPageBreak/>
              <w:t>(укрупненным инвестиционным проектам)</w:t>
            </w:r>
            <w:r w:rsidRPr="0032185C">
              <w:rPr>
                <w:rFonts w:eastAsia="Calibri"/>
                <w:szCs w:val="22"/>
              </w:rPr>
              <w:t xml:space="preserve"> </w:t>
            </w:r>
            <w:r w:rsidRPr="000F290B">
              <w:rPr>
                <w:szCs w:val="22"/>
              </w:rPr>
              <w:t xml:space="preserve">на </w:t>
            </w:r>
            <w:r>
              <w:rPr>
                <w:szCs w:val="22"/>
              </w:rPr>
              <w:t>второй год планового периода.</w:t>
            </w:r>
          </w:p>
          <w:p w14:paraId="7AEB19CD" w14:textId="77777777" w:rsidR="00D45F66" w:rsidRDefault="00D45F66" w:rsidP="00754F18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54678ABD" w14:textId="2B13013C" w:rsidR="00D45F66" w:rsidRPr="005E26C1" w:rsidRDefault="00D45F66" w:rsidP="00754F18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 xml:space="preserve">Оборот по Кт за </w:t>
            </w:r>
            <w:r>
              <w:rPr>
                <w:szCs w:val="22"/>
              </w:rPr>
              <w:t xml:space="preserve">отчетный период по показателю </w:t>
            </w:r>
            <w:r w:rsidRPr="004A1C8C">
              <w:rPr>
                <w:szCs w:val="22"/>
              </w:rPr>
              <w:t>БА</w:t>
            </w:r>
            <w:r w:rsidRPr="004A1C8C">
              <w:rPr>
                <w:szCs w:val="22"/>
                <w:lang w:val="en-US"/>
              </w:rPr>
              <w:t>_</w:t>
            </w:r>
            <w:r w:rsidRPr="004A1C8C">
              <w:rPr>
                <w:szCs w:val="22"/>
              </w:rPr>
              <w:t>ФАИП</w:t>
            </w:r>
            <w:r>
              <w:rPr>
                <w:szCs w:val="22"/>
                <w:lang w:val="en-US"/>
              </w:rPr>
              <w:t>_3</w:t>
            </w:r>
          </w:p>
        </w:tc>
        <w:tc>
          <w:tcPr>
            <w:tcW w:w="254" w:type="pct"/>
          </w:tcPr>
          <w:p w14:paraId="234260C9" w14:textId="0016643B" w:rsidR="00D45F66" w:rsidRDefault="00D45F66" w:rsidP="00754F18">
            <w:pPr>
              <w:pStyle w:val="GOSTTablenorm"/>
              <w:rPr>
                <w:szCs w:val="22"/>
              </w:rPr>
            </w:pPr>
            <w:r w:rsidRPr="00FB1E85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4487B69E" w14:textId="190932D8" w:rsidR="00D45F66" w:rsidRPr="005E26C1" w:rsidRDefault="00D45F66" w:rsidP="00754F18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  <w:r>
              <w:rPr>
                <w:szCs w:val="22"/>
              </w:rPr>
              <w:t xml:space="preserve"> </w:t>
            </w:r>
            <w:r>
              <w:t>ГРБС</w:t>
            </w:r>
          </w:p>
        </w:tc>
        <w:tc>
          <w:tcPr>
            <w:tcW w:w="256" w:type="pct"/>
          </w:tcPr>
          <w:p w14:paraId="25759CB3" w14:textId="036C4739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2C093594" w14:textId="6BF501B0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78592B3B" w14:textId="314EAEAE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0FDC66AE" w14:textId="329018DC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49" w:type="pct"/>
          </w:tcPr>
          <w:p w14:paraId="155BD896" w14:textId="5D168CFB" w:rsidR="00D45F66" w:rsidRDefault="00D45F66" w:rsidP="00754F18">
            <w:pPr>
              <w:pStyle w:val="GOSTTablenorm"/>
              <w:rPr>
                <w:szCs w:val="22"/>
              </w:rPr>
            </w:pPr>
            <w:r>
              <w:t>-</w:t>
            </w:r>
          </w:p>
        </w:tc>
      </w:tr>
      <w:tr w:rsidR="00D45F66" w:rsidRPr="005E26C1" w14:paraId="54CA9D11" w14:textId="77777777" w:rsidTr="00D45F66">
        <w:tc>
          <w:tcPr>
            <w:tcW w:w="125" w:type="pct"/>
          </w:tcPr>
          <w:p w14:paraId="5CC4112A" w14:textId="77777777" w:rsidR="00D45F66" w:rsidRPr="008A7F76" w:rsidRDefault="00D45F66" w:rsidP="001620F3">
            <w:pPr>
              <w:pStyle w:val="GOSTTableNum"/>
            </w:pPr>
          </w:p>
        </w:tc>
        <w:tc>
          <w:tcPr>
            <w:tcW w:w="596" w:type="pct"/>
          </w:tcPr>
          <w:p w14:paraId="16976C65" w14:textId="0822268C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0F290B">
              <w:rPr>
                <w:szCs w:val="22"/>
              </w:rPr>
              <w:t xml:space="preserve">БА по </w:t>
            </w:r>
            <w:r>
              <w:rPr>
                <w:szCs w:val="22"/>
              </w:rPr>
              <w:t>ОКС</w:t>
            </w:r>
            <w:r w:rsidRPr="000F290B">
              <w:rPr>
                <w:szCs w:val="22"/>
              </w:rPr>
              <w:t xml:space="preserve"> утвержденные ГРБС</w:t>
            </w:r>
            <w:r>
              <w:rPr>
                <w:szCs w:val="22"/>
              </w:rPr>
              <w:t xml:space="preserve"> на третий год планового периода</w:t>
            </w:r>
          </w:p>
        </w:tc>
        <w:tc>
          <w:tcPr>
            <w:tcW w:w="279" w:type="pct"/>
          </w:tcPr>
          <w:p w14:paraId="1E51AB20" w14:textId="5AAB25E4" w:rsidR="00D45F66" w:rsidRDefault="004E716C" w:rsidP="001620F3">
            <w:pPr>
              <w:pStyle w:val="GOSTTablenorm"/>
              <w:rPr>
                <w:szCs w:val="22"/>
              </w:rPr>
            </w:pPr>
            <w:ins w:id="1127" w:author="Краснова Наталья EXP-332161" w:date="2026-03-19T17:45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27489BC3" w14:textId="51B816DB" w:rsidR="00D45F66" w:rsidRPr="00754F18" w:rsidRDefault="00D45F66" w:rsidP="001620F3">
            <w:pPr>
              <w:pStyle w:val="GOSTTablenorm"/>
            </w:pPr>
            <w:r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5F99F51" w14:textId="5D948F41" w:rsidR="00D45F66" w:rsidRDefault="00D45F66" w:rsidP="001620F3">
            <w:pPr>
              <w:pStyle w:val="GOSTTablenorm"/>
            </w:pPr>
            <w:r>
              <w:rPr>
                <w:lang w:val="en-US"/>
              </w:rPr>
              <w:t>FAIP</w:t>
            </w:r>
            <w:r>
              <w:t>/</w:t>
            </w:r>
            <w:r>
              <w:rPr>
                <w:lang w:val="en-US"/>
              </w:rPr>
              <w:t>KMI</w:t>
            </w:r>
            <w:r>
              <w:t>: 4</w:t>
            </w:r>
          </w:p>
        </w:tc>
        <w:tc>
          <w:tcPr>
            <w:tcW w:w="341" w:type="pct"/>
          </w:tcPr>
          <w:p w14:paraId="4A260D39" w14:textId="7D8BC460" w:rsidR="00D45F66" w:rsidRPr="005E26C1" w:rsidRDefault="00D45F66" w:rsidP="001620F3">
            <w:pPr>
              <w:pStyle w:val="GOSTTablenorm"/>
            </w:pPr>
            <w:r>
              <w:t>173</w:t>
            </w:r>
          </w:p>
        </w:tc>
        <w:tc>
          <w:tcPr>
            <w:tcW w:w="301" w:type="pct"/>
          </w:tcPr>
          <w:p w14:paraId="30D615D4" w14:textId="08CF1B25" w:rsidR="00D45F66" w:rsidRPr="005E26C1" w:rsidRDefault="00D45F66" w:rsidP="001620F3">
            <w:pPr>
              <w:pStyle w:val="GOSTTablenorm"/>
            </w:pPr>
            <w:r>
              <w:rPr>
                <w:lang w:val="en-US"/>
              </w:rPr>
              <w:t>EXP</w:t>
            </w:r>
            <w:r>
              <w:t>: 8</w:t>
            </w:r>
          </w:p>
        </w:tc>
        <w:tc>
          <w:tcPr>
            <w:tcW w:w="1107" w:type="pct"/>
          </w:tcPr>
          <w:p w14:paraId="3FCDA743" w14:textId="7FCDC40D" w:rsidR="00D45F66" w:rsidRDefault="00D45F66" w:rsidP="001620F3">
            <w:pPr>
              <w:pStyle w:val="GOSTTablenorm"/>
              <w:rPr>
                <w:szCs w:val="22"/>
              </w:rPr>
            </w:pPr>
            <w:r w:rsidRPr="004A1C8C">
              <w:rPr>
                <w:rFonts w:eastAsia="Calibri"/>
                <w:szCs w:val="22"/>
              </w:rPr>
              <w:t>Сумма БА, утвержденных в бюджете д</w:t>
            </w:r>
            <w:r>
              <w:rPr>
                <w:rFonts w:eastAsia="Calibri"/>
                <w:szCs w:val="22"/>
              </w:rPr>
              <w:t xml:space="preserve">ля ГРБС </w:t>
            </w:r>
            <w:r w:rsidRPr="000F290B">
              <w:rPr>
                <w:rFonts w:eastAsia="Calibri"/>
                <w:szCs w:val="22"/>
              </w:rPr>
              <w:t>на осуществление капитальных вложений по объектам капитального строительства, недвижимого имущества, мероприятиям (укрупненным инвестиционным проектам)</w:t>
            </w:r>
            <w:r w:rsidRPr="0032185C">
              <w:rPr>
                <w:rFonts w:eastAsia="Calibri"/>
                <w:szCs w:val="22"/>
              </w:rPr>
              <w:t xml:space="preserve"> </w:t>
            </w:r>
            <w:r w:rsidRPr="000F290B">
              <w:rPr>
                <w:szCs w:val="22"/>
              </w:rPr>
              <w:t xml:space="preserve">на </w:t>
            </w:r>
            <w:r>
              <w:rPr>
                <w:szCs w:val="22"/>
              </w:rPr>
              <w:t>третий год планового периода.</w:t>
            </w:r>
          </w:p>
          <w:p w14:paraId="4F968E94" w14:textId="77777777" w:rsidR="00D45F66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201042DB" w14:textId="12507D76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 xml:space="preserve">Оборот по Кт за </w:t>
            </w:r>
            <w:r>
              <w:rPr>
                <w:szCs w:val="22"/>
              </w:rPr>
              <w:t xml:space="preserve">отчетный период по показателю </w:t>
            </w:r>
            <w:r w:rsidRPr="004A1C8C">
              <w:rPr>
                <w:szCs w:val="22"/>
              </w:rPr>
              <w:t>БА</w:t>
            </w:r>
            <w:r w:rsidRPr="004A1C8C">
              <w:rPr>
                <w:szCs w:val="22"/>
                <w:lang w:val="en-US"/>
              </w:rPr>
              <w:t>_</w:t>
            </w:r>
            <w:r w:rsidRPr="004A1C8C">
              <w:rPr>
                <w:szCs w:val="22"/>
              </w:rPr>
              <w:t>ФАИП</w:t>
            </w:r>
            <w:r>
              <w:rPr>
                <w:szCs w:val="22"/>
                <w:lang w:val="en-US"/>
              </w:rPr>
              <w:t>_4</w:t>
            </w:r>
          </w:p>
        </w:tc>
        <w:tc>
          <w:tcPr>
            <w:tcW w:w="254" w:type="pct"/>
          </w:tcPr>
          <w:p w14:paraId="2AE1810F" w14:textId="760FD949" w:rsidR="00D45F66" w:rsidRDefault="00D45F66" w:rsidP="001620F3">
            <w:pPr>
              <w:pStyle w:val="GOSTTablenorm"/>
              <w:rPr>
                <w:szCs w:val="22"/>
              </w:rPr>
            </w:pPr>
            <w:r w:rsidRPr="00FB1E85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2820EA74" w14:textId="0061B703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  <w:r>
              <w:rPr>
                <w:szCs w:val="22"/>
              </w:rPr>
              <w:t xml:space="preserve"> </w:t>
            </w:r>
            <w:r>
              <w:t>ГРБС</w:t>
            </w:r>
          </w:p>
        </w:tc>
        <w:tc>
          <w:tcPr>
            <w:tcW w:w="256" w:type="pct"/>
          </w:tcPr>
          <w:p w14:paraId="11CF1AFE" w14:textId="2D8C7747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514B3440" w14:textId="00C8BD22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4D205B02" w14:textId="300C68C4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6D503ACF" w14:textId="671BEF82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49" w:type="pct"/>
          </w:tcPr>
          <w:p w14:paraId="39ED044C" w14:textId="35C03E6F" w:rsidR="00D45F66" w:rsidRDefault="00D45F66" w:rsidP="001620F3">
            <w:pPr>
              <w:pStyle w:val="GOSTTablenorm"/>
              <w:rPr>
                <w:szCs w:val="22"/>
              </w:rPr>
            </w:pPr>
            <w:r>
              <w:t>-</w:t>
            </w:r>
          </w:p>
        </w:tc>
      </w:tr>
      <w:tr w:rsidR="00D45F66" w:rsidRPr="005E26C1" w14:paraId="36635BC7" w14:textId="77777777" w:rsidTr="00D45F66">
        <w:tc>
          <w:tcPr>
            <w:tcW w:w="125" w:type="pct"/>
          </w:tcPr>
          <w:p w14:paraId="11A4B0DB" w14:textId="77777777" w:rsidR="00D45F66" w:rsidRPr="008A7F76" w:rsidRDefault="00D45F66" w:rsidP="00754F18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148BC696" w14:textId="4F3F2FF8" w:rsidR="00D45F66" w:rsidRPr="005E26C1" w:rsidRDefault="00D45F66" w:rsidP="00754F18">
            <w:pPr>
              <w:pStyle w:val="GOSTTablenorm"/>
              <w:rPr>
                <w:szCs w:val="22"/>
              </w:rPr>
            </w:pPr>
            <w:r w:rsidRPr="000F290B">
              <w:rPr>
                <w:rFonts w:eastAsia="Calibri"/>
                <w:szCs w:val="22"/>
              </w:rPr>
              <w:t xml:space="preserve">БА к доведению ГРБС, ГАИФ </w:t>
            </w:r>
            <w:r w:rsidRPr="000F290B">
              <w:rPr>
                <w:szCs w:val="22"/>
              </w:rPr>
              <w:t>на текущий финансовый год</w:t>
            </w:r>
          </w:p>
        </w:tc>
        <w:tc>
          <w:tcPr>
            <w:tcW w:w="279" w:type="pct"/>
            <w:vMerge w:val="restart"/>
          </w:tcPr>
          <w:p w14:paraId="37705F72" w14:textId="24ABE3EC" w:rsidR="00D45F66" w:rsidRPr="00490EDD" w:rsidRDefault="004E716C" w:rsidP="00754F18">
            <w:pPr>
              <w:pStyle w:val="GOSTTablenorm"/>
              <w:rPr>
                <w:szCs w:val="22"/>
              </w:rPr>
            </w:pPr>
            <w:ins w:id="1128" w:author="Краснова Наталья EXP-332161" w:date="2026-03-19T17:45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4E1672B2" w14:textId="3E1E9CC1" w:rsidR="00D45F66" w:rsidRDefault="00D45F66" w:rsidP="00754F18">
            <w:pPr>
              <w:pStyle w:val="GOSTTablenorm"/>
            </w:pPr>
            <w:r w:rsidRPr="00490EDD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9864F7F" w14:textId="278C57F1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514E2AE1" w14:textId="0461DDCA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174</w:t>
            </w:r>
          </w:p>
        </w:tc>
        <w:tc>
          <w:tcPr>
            <w:tcW w:w="301" w:type="pct"/>
          </w:tcPr>
          <w:p w14:paraId="3ECFD108" w14:textId="4BC7F026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</w:tcPr>
          <w:p w14:paraId="49CAF802" w14:textId="77777777" w:rsidR="00D45F66" w:rsidRDefault="00D45F66" w:rsidP="00754F18">
            <w:pPr>
              <w:pStyle w:val="GOSTTablenorm"/>
              <w:rPr>
                <w:rFonts w:eastAsia="Calibri"/>
                <w:szCs w:val="22"/>
              </w:rPr>
            </w:pPr>
            <w:r w:rsidRPr="004A1C8C">
              <w:rPr>
                <w:rFonts w:eastAsia="Calibri"/>
                <w:szCs w:val="22"/>
              </w:rPr>
              <w:t>Величина разности БА</w:t>
            </w:r>
            <w:r>
              <w:rPr>
                <w:rFonts w:eastAsia="Calibri"/>
                <w:szCs w:val="22"/>
              </w:rPr>
              <w:t xml:space="preserve"> </w:t>
            </w:r>
            <w:r w:rsidRPr="000F290B">
              <w:rPr>
                <w:szCs w:val="22"/>
              </w:rPr>
              <w:t>на текущий финансовый год</w:t>
            </w:r>
            <w:r w:rsidRPr="004A1C8C">
              <w:rPr>
                <w:rFonts w:eastAsia="Calibri"/>
                <w:szCs w:val="22"/>
              </w:rPr>
              <w:t>, утвержденных Минфином России для ГРБС, ГАИФ, и БА, доведенных ФК до ГРБС, ГАИФ</w:t>
            </w:r>
            <w:r>
              <w:rPr>
                <w:rFonts w:eastAsia="Calibri"/>
                <w:szCs w:val="22"/>
              </w:rPr>
              <w:t>.</w:t>
            </w:r>
          </w:p>
          <w:p w14:paraId="441B65C9" w14:textId="77777777" w:rsidR="00D45F66" w:rsidRDefault="00D45F66" w:rsidP="00754F18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4592EAD6" w14:textId="06BD3143" w:rsidR="00D45F66" w:rsidRPr="005E26C1" w:rsidRDefault="00D45F66" w:rsidP="00754F18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 xml:space="preserve">Баланс (Остаток по Кт = Оборот по Кт минус Оборот по Дт) на конец отчетного периода по показателю </w:t>
            </w:r>
            <w:r>
              <w:t>БА_УТВ_ГРБС_1</w:t>
            </w:r>
          </w:p>
        </w:tc>
        <w:tc>
          <w:tcPr>
            <w:tcW w:w="254" w:type="pct"/>
            <w:vMerge w:val="restart"/>
          </w:tcPr>
          <w:p w14:paraId="3047DFCC" w14:textId="1D637020" w:rsidR="00D45F66" w:rsidRDefault="00D45F66" w:rsidP="00754F18">
            <w:pPr>
              <w:pStyle w:val="GOSTTablenorm"/>
              <w:rPr>
                <w:szCs w:val="22"/>
              </w:rPr>
            </w:pPr>
            <w:r w:rsidRPr="00AA3FAD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50615699" w14:textId="4383192B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56" w:type="pct"/>
          </w:tcPr>
          <w:p w14:paraId="4143FBFB" w14:textId="17695659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13" w:type="pct"/>
          </w:tcPr>
          <w:p w14:paraId="6826A233" w14:textId="3F225200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2D296C73" w14:textId="22B09049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29323D2A" w14:textId="6A9C0287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49" w:type="pct"/>
          </w:tcPr>
          <w:p w14:paraId="07612F61" w14:textId="7E19F637" w:rsidR="00D45F66" w:rsidRDefault="00D45F66" w:rsidP="00754F18">
            <w:pPr>
              <w:pStyle w:val="GOSTTablenorm"/>
              <w:rPr>
                <w:szCs w:val="22"/>
              </w:rPr>
            </w:pPr>
            <w:r>
              <w:t>-</w:t>
            </w:r>
          </w:p>
        </w:tc>
      </w:tr>
      <w:tr w:rsidR="00D45F66" w:rsidRPr="005E26C1" w14:paraId="398E0B34" w14:textId="77777777" w:rsidTr="00D45F66">
        <w:tc>
          <w:tcPr>
            <w:tcW w:w="125" w:type="pct"/>
          </w:tcPr>
          <w:p w14:paraId="242B792F" w14:textId="77777777" w:rsidR="00D45F66" w:rsidRPr="008A7F76" w:rsidRDefault="00D45F66" w:rsidP="00754F18">
            <w:pPr>
              <w:pStyle w:val="GOSTTableNum"/>
            </w:pPr>
          </w:p>
        </w:tc>
        <w:tc>
          <w:tcPr>
            <w:tcW w:w="596" w:type="pct"/>
            <w:vMerge/>
          </w:tcPr>
          <w:p w14:paraId="32D4D4AB" w14:textId="77777777" w:rsidR="00D45F66" w:rsidRPr="000F290B" w:rsidRDefault="00D45F66" w:rsidP="00754F18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79" w:type="pct"/>
            <w:vMerge/>
          </w:tcPr>
          <w:p w14:paraId="445AFE75" w14:textId="77777777" w:rsidR="00D45F66" w:rsidRPr="00490EDD" w:rsidRDefault="00D45F66" w:rsidP="00754F18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45E459A4" w14:textId="6D0A6F41" w:rsidR="00D45F66" w:rsidRDefault="00D45F66" w:rsidP="00754F18">
            <w:pPr>
              <w:pStyle w:val="GOSTTablenorm"/>
              <w:rPr>
                <w:szCs w:val="22"/>
              </w:rPr>
            </w:pPr>
            <w:r w:rsidRPr="00490EDD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410F6B5" w14:textId="4E3AEEB4" w:rsidR="00D45F66" w:rsidRPr="00B67762" w:rsidRDefault="00D45F66" w:rsidP="00754F18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29EF80BC" w14:textId="70A48F0E" w:rsidR="00D45F66" w:rsidRDefault="00D45F66" w:rsidP="00754F18">
            <w:pPr>
              <w:pStyle w:val="GOSTTablenorm"/>
            </w:pPr>
            <w:r w:rsidRPr="00B67762"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642A7341" w14:textId="35395201" w:rsidR="00D45F66" w:rsidRDefault="00D45F66" w:rsidP="00754F18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9</w:t>
            </w:r>
          </w:p>
        </w:tc>
        <w:tc>
          <w:tcPr>
            <w:tcW w:w="1107" w:type="pct"/>
          </w:tcPr>
          <w:p w14:paraId="4B945EFA" w14:textId="77777777" w:rsidR="00D45F66" w:rsidRPr="004A1C8C" w:rsidRDefault="00D45F66" w:rsidP="00754F18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160C78E9" w14:textId="77777777" w:rsidR="00D45F66" w:rsidRPr="00AA3FAD" w:rsidRDefault="00D45F66" w:rsidP="00754F18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77873F2F" w14:textId="2554DF75" w:rsidR="00D45F66" w:rsidRDefault="00D45F66" w:rsidP="00754F18">
            <w:pPr>
              <w:pStyle w:val="GOSTTablenorm"/>
            </w:pPr>
            <w:r>
              <w:t>+ ГРБС</w:t>
            </w:r>
          </w:p>
        </w:tc>
        <w:tc>
          <w:tcPr>
            <w:tcW w:w="256" w:type="pct"/>
          </w:tcPr>
          <w:p w14:paraId="1A8FE54A" w14:textId="440D4DAA" w:rsidR="00D45F66" w:rsidRDefault="00D45F66" w:rsidP="00754F18">
            <w:pPr>
              <w:pStyle w:val="GOSTTablenorm"/>
            </w:pPr>
            <w:r w:rsidRPr="00BB47C0">
              <w:t>-</w:t>
            </w:r>
          </w:p>
        </w:tc>
        <w:tc>
          <w:tcPr>
            <w:tcW w:w="213" w:type="pct"/>
          </w:tcPr>
          <w:p w14:paraId="1D5BFB10" w14:textId="4D695B82" w:rsidR="00D45F66" w:rsidRDefault="00D45F66" w:rsidP="00754F18">
            <w:pPr>
              <w:pStyle w:val="GOSTTablenorm"/>
            </w:pPr>
            <w:r w:rsidRPr="00BB47C0">
              <w:t>-</w:t>
            </w:r>
          </w:p>
        </w:tc>
        <w:tc>
          <w:tcPr>
            <w:tcW w:w="213" w:type="pct"/>
          </w:tcPr>
          <w:p w14:paraId="6CBB4A9C" w14:textId="5DE86184" w:rsidR="00D45F66" w:rsidRDefault="00D45F66" w:rsidP="00754F18">
            <w:pPr>
              <w:pStyle w:val="GOSTTablenorm"/>
            </w:pPr>
            <w:r w:rsidRPr="00BB47C0">
              <w:t>-</w:t>
            </w:r>
          </w:p>
        </w:tc>
        <w:tc>
          <w:tcPr>
            <w:tcW w:w="213" w:type="pct"/>
          </w:tcPr>
          <w:p w14:paraId="682A2C8B" w14:textId="36F1F63F" w:rsidR="00D45F66" w:rsidRDefault="00D45F66" w:rsidP="00754F18">
            <w:pPr>
              <w:pStyle w:val="GOSTTablenorm"/>
            </w:pPr>
            <w:r w:rsidRPr="00BB47C0">
              <w:t>-</w:t>
            </w:r>
          </w:p>
        </w:tc>
        <w:tc>
          <w:tcPr>
            <w:tcW w:w="249" w:type="pct"/>
          </w:tcPr>
          <w:p w14:paraId="34FBC3A9" w14:textId="7B809AF0" w:rsidR="00D45F66" w:rsidRDefault="00D45F66" w:rsidP="00754F18">
            <w:pPr>
              <w:pStyle w:val="GOSTTablenorm"/>
            </w:pPr>
            <w:r>
              <w:t>-</w:t>
            </w:r>
          </w:p>
        </w:tc>
      </w:tr>
      <w:tr w:rsidR="00D45F66" w:rsidRPr="005E26C1" w14:paraId="32818F14" w14:textId="77777777" w:rsidTr="00D45F66">
        <w:tc>
          <w:tcPr>
            <w:tcW w:w="125" w:type="pct"/>
          </w:tcPr>
          <w:p w14:paraId="1C91BAAA" w14:textId="77777777" w:rsidR="00D45F66" w:rsidRPr="008A7F76" w:rsidRDefault="00D45F66" w:rsidP="00754F18">
            <w:pPr>
              <w:pStyle w:val="GOSTTableNum"/>
            </w:pPr>
          </w:p>
        </w:tc>
        <w:tc>
          <w:tcPr>
            <w:tcW w:w="596" w:type="pct"/>
            <w:vMerge/>
          </w:tcPr>
          <w:p w14:paraId="1DB2DA49" w14:textId="77777777" w:rsidR="00D45F66" w:rsidRPr="000F290B" w:rsidRDefault="00D45F66" w:rsidP="00754F18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79" w:type="pct"/>
            <w:vMerge/>
          </w:tcPr>
          <w:p w14:paraId="54507680" w14:textId="77777777" w:rsidR="00D45F66" w:rsidRPr="00490EDD" w:rsidRDefault="00D45F66" w:rsidP="00754F18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60643140" w14:textId="71E0B36E" w:rsidR="00D45F66" w:rsidRDefault="00D45F66" w:rsidP="00754F18">
            <w:pPr>
              <w:pStyle w:val="GOSTTablenorm"/>
              <w:rPr>
                <w:szCs w:val="22"/>
              </w:rPr>
            </w:pPr>
            <w:r w:rsidRPr="00490EDD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B4B946A" w14:textId="644FB1C8" w:rsidR="00D45F66" w:rsidRPr="00B67762" w:rsidRDefault="00D45F66" w:rsidP="00754F18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716CE3C8" w14:textId="49D569E0" w:rsidR="00D45F66" w:rsidRDefault="00D45F66" w:rsidP="00754F18">
            <w:pPr>
              <w:pStyle w:val="GOSTTablenorm"/>
            </w:pPr>
            <w:r w:rsidRPr="00B67762"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796B5182" w14:textId="66F4A0C4" w:rsidR="00D45F66" w:rsidRDefault="00D45F66" w:rsidP="00754F18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SRC</w:t>
            </w:r>
            <w:r>
              <w:rPr>
                <w:szCs w:val="22"/>
              </w:rPr>
              <w:t>: 5</w:t>
            </w:r>
          </w:p>
        </w:tc>
        <w:tc>
          <w:tcPr>
            <w:tcW w:w="1107" w:type="pct"/>
          </w:tcPr>
          <w:p w14:paraId="2522F11F" w14:textId="77777777" w:rsidR="00D45F66" w:rsidRPr="004A1C8C" w:rsidRDefault="00D45F66" w:rsidP="00754F18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488906B5" w14:textId="77777777" w:rsidR="00D45F66" w:rsidRPr="00AA3FAD" w:rsidRDefault="00D45F66" w:rsidP="00754F18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4BD31C6E" w14:textId="651D3818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7CF67728" w14:textId="2CFDDBF1" w:rsidR="00D45F66" w:rsidRDefault="00D45F66" w:rsidP="00754F18">
            <w:pPr>
              <w:pStyle w:val="GOSTTablenorm"/>
            </w:pPr>
            <w:r>
              <w:t>+ ГАИФ</w:t>
            </w:r>
          </w:p>
        </w:tc>
        <w:tc>
          <w:tcPr>
            <w:tcW w:w="213" w:type="pct"/>
          </w:tcPr>
          <w:p w14:paraId="16463983" w14:textId="21EB839F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1F19135C" w14:textId="632520C8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0086FD0" w14:textId="22679770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7EB64BA9" w14:textId="7B29640C" w:rsidR="00D45F66" w:rsidRDefault="00D45F66" w:rsidP="00754F18">
            <w:pPr>
              <w:pStyle w:val="GOSTTablenorm"/>
            </w:pPr>
            <w:r>
              <w:t>-</w:t>
            </w:r>
          </w:p>
        </w:tc>
      </w:tr>
      <w:tr w:rsidR="00D45F66" w:rsidRPr="005E26C1" w14:paraId="27450060" w14:textId="77777777" w:rsidTr="00D45F66">
        <w:tc>
          <w:tcPr>
            <w:tcW w:w="125" w:type="pct"/>
          </w:tcPr>
          <w:p w14:paraId="7DA1DFC8" w14:textId="77777777" w:rsidR="00D45F66" w:rsidRPr="008A7F76" w:rsidRDefault="00D45F66" w:rsidP="00754F18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3DF9E52B" w14:textId="0DE83420" w:rsidR="00D45F66" w:rsidRPr="005E26C1" w:rsidRDefault="00D45F66" w:rsidP="00754F18">
            <w:pPr>
              <w:pStyle w:val="GOSTTablenorm"/>
              <w:rPr>
                <w:szCs w:val="22"/>
              </w:rPr>
            </w:pPr>
            <w:r w:rsidRPr="000F290B">
              <w:rPr>
                <w:rFonts w:eastAsia="Calibri"/>
                <w:szCs w:val="22"/>
              </w:rPr>
              <w:t xml:space="preserve">БА к доведению ГРБС, ГАИФ </w:t>
            </w:r>
            <w:r w:rsidRPr="000F290B">
              <w:rPr>
                <w:szCs w:val="22"/>
              </w:rPr>
              <w:t xml:space="preserve">на </w:t>
            </w:r>
            <w:r w:rsidRPr="000F290B">
              <w:rPr>
                <w:szCs w:val="22"/>
              </w:rPr>
              <w:lastRenderedPageBreak/>
              <w:t>первый год планового периода</w:t>
            </w:r>
          </w:p>
        </w:tc>
        <w:tc>
          <w:tcPr>
            <w:tcW w:w="279" w:type="pct"/>
            <w:vMerge w:val="restart"/>
          </w:tcPr>
          <w:p w14:paraId="5BC16311" w14:textId="0A932BEE" w:rsidR="00D45F66" w:rsidRPr="00490EDD" w:rsidRDefault="004E716C" w:rsidP="00754F18">
            <w:pPr>
              <w:pStyle w:val="GOSTTablenorm"/>
              <w:rPr>
                <w:szCs w:val="22"/>
              </w:rPr>
            </w:pPr>
            <w:ins w:id="1129" w:author="Краснова Наталья EXP-332161" w:date="2026-03-19T17:45:00Z">
              <w:r>
                <w:rPr>
                  <w:szCs w:val="22"/>
                </w:rPr>
                <w:lastRenderedPageBreak/>
                <w:t>БПС</w:t>
              </w:r>
            </w:ins>
          </w:p>
        </w:tc>
        <w:tc>
          <w:tcPr>
            <w:tcW w:w="279" w:type="pct"/>
          </w:tcPr>
          <w:p w14:paraId="01A312AE" w14:textId="2DDEE9F0" w:rsidR="00D45F66" w:rsidRDefault="00D45F66" w:rsidP="00754F18">
            <w:pPr>
              <w:pStyle w:val="GOSTTablenorm"/>
            </w:pPr>
            <w:r w:rsidRPr="00490EDD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9118CEF" w14:textId="7EC25E28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36D965C2" w14:textId="3D895869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175</w:t>
            </w:r>
          </w:p>
        </w:tc>
        <w:tc>
          <w:tcPr>
            <w:tcW w:w="301" w:type="pct"/>
          </w:tcPr>
          <w:p w14:paraId="4D2193B9" w14:textId="7997AB0F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4289F520" w14:textId="0395599F" w:rsidR="00D45F66" w:rsidRDefault="00D45F66" w:rsidP="00754F18">
            <w:pPr>
              <w:pStyle w:val="GOSTTablenorm"/>
              <w:rPr>
                <w:rFonts w:eastAsia="Calibri"/>
                <w:szCs w:val="22"/>
              </w:rPr>
            </w:pPr>
            <w:r w:rsidRPr="004A1C8C">
              <w:rPr>
                <w:rFonts w:eastAsia="Calibri"/>
                <w:szCs w:val="22"/>
              </w:rPr>
              <w:t>Величина разности БА</w:t>
            </w:r>
            <w:r>
              <w:rPr>
                <w:rFonts w:eastAsia="Calibri"/>
                <w:szCs w:val="22"/>
              </w:rPr>
              <w:t xml:space="preserve"> </w:t>
            </w:r>
            <w:r w:rsidRPr="000F290B">
              <w:rPr>
                <w:szCs w:val="22"/>
              </w:rPr>
              <w:t>на первый год планового периода</w:t>
            </w:r>
            <w:r w:rsidRPr="004A1C8C">
              <w:rPr>
                <w:rFonts w:eastAsia="Calibri"/>
                <w:szCs w:val="22"/>
              </w:rPr>
              <w:t xml:space="preserve">, утвержденных Минфином России для ГРБС, ГАИФ, </w:t>
            </w:r>
            <w:r w:rsidRPr="004A1C8C">
              <w:rPr>
                <w:rFonts w:eastAsia="Calibri"/>
                <w:szCs w:val="22"/>
              </w:rPr>
              <w:lastRenderedPageBreak/>
              <w:t>и БА, доведенных ФК до ГРБС, ГАИФ</w:t>
            </w:r>
            <w:r>
              <w:rPr>
                <w:rFonts w:eastAsia="Calibri"/>
                <w:szCs w:val="22"/>
              </w:rPr>
              <w:t>.</w:t>
            </w:r>
          </w:p>
          <w:p w14:paraId="418DA830" w14:textId="77777777" w:rsidR="00D45F66" w:rsidRDefault="00D45F66" w:rsidP="00754F18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1C2D0EA7" w14:textId="510D94AA" w:rsidR="00D45F66" w:rsidRPr="005E26C1" w:rsidRDefault="00D45F66" w:rsidP="00754F18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 xml:space="preserve">Баланс (Остаток по Кт = Оборот по Кт минус Оборот по Дт) на конец отчетного периода по показателю </w:t>
            </w:r>
            <w:r>
              <w:t>БА_УТВ_ГРБС_2</w:t>
            </w:r>
          </w:p>
        </w:tc>
        <w:tc>
          <w:tcPr>
            <w:tcW w:w="254" w:type="pct"/>
            <w:vMerge w:val="restart"/>
          </w:tcPr>
          <w:p w14:paraId="0797EC78" w14:textId="0AD1406A" w:rsidR="00D45F66" w:rsidRDefault="00D45F66" w:rsidP="00754F18">
            <w:pPr>
              <w:pStyle w:val="GOSTTablenorm"/>
              <w:rPr>
                <w:szCs w:val="22"/>
              </w:rPr>
            </w:pPr>
            <w:r w:rsidRPr="00AA3FAD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6A577C3A" w14:textId="1FDC577B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56" w:type="pct"/>
          </w:tcPr>
          <w:p w14:paraId="3945A599" w14:textId="6314C52D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13" w:type="pct"/>
          </w:tcPr>
          <w:p w14:paraId="3FEEA0F8" w14:textId="2EDD31BB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40A22163" w14:textId="76C9995D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26E79DE5" w14:textId="2F0D7B19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49" w:type="pct"/>
          </w:tcPr>
          <w:p w14:paraId="1EA1263F" w14:textId="333840BB" w:rsidR="00D45F66" w:rsidRDefault="00D45F66" w:rsidP="00754F18">
            <w:pPr>
              <w:pStyle w:val="GOSTTablenorm"/>
              <w:rPr>
                <w:szCs w:val="22"/>
              </w:rPr>
            </w:pPr>
            <w:r>
              <w:t>-</w:t>
            </w:r>
          </w:p>
        </w:tc>
      </w:tr>
      <w:tr w:rsidR="00D45F66" w:rsidRPr="005E26C1" w14:paraId="3744EC31" w14:textId="77777777" w:rsidTr="00D45F66">
        <w:tc>
          <w:tcPr>
            <w:tcW w:w="125" w:type="pct"/>
          </w:tcPr>
          <w:p w14:paraId="1C292020" w14:textId="77777777" w:rsidR="00D45F66" w:rsidRPr="008A7F76" w:rsidRDefault="00D45F66" w:rsidP="00754F18">
            <w:pPr>
              <w:pStyle w:val="GOSTTableNum"/>
            </w:pPr>
          </w:p>
        </w:tc>
        <w:tc>
          <w:tcPr>
            <w:tcW w:w="596" w:type="pct"/>
            <w:vMerge/>
          </w:tcPr>
          <w:p w14:paraId="70C22744" w14:textId="77777777" w:rsidR="00D45F66" w:rsidRPr="000F290B" w:rsidRDefault="00D45F66" w:rsidP="00754F18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79" w:type="pct"/>
            <w:vMerge/>
          </w:tcPr>
          <w:p w14:paraId="6B7FBD08" w14:textId="77777777" w:rsidR="00D45F66" w:rsidRPr="00490EDD" w:rsidRDefault="00D45F66" w:rsidP="00754F18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550B4093" w14:textId="25027CF0" w:rsidR="00D45F66" w:rsidRDefault="00D45F66" w:rsidP="00754F18">
            <w:pPr>
              <w:pStyle w:val="GOSTTablenorm"/>
              <w:rPr>
                <w:szCs w:val="22"/>
              </w:rPr>
            </w:pPr>
            <w:r w:rsidRPr="00490EDD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D9A4944" w14:textId="68105149" w:rsidR="00D45F66" w:rsidRPr="00B67762" w:rsidRDefault="00D45F66" w:rsidP="00754F18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63694C05" w14:textId="11589008" w:rsidR="00D45F66" w:rsidRDefault="00D45F66" w:rsidP="00754F18">
            <w:pPr>
              <w:pStyle w:val="GOSTTablenorm"/>
            </w:pPr>
            <w:r w:rsidRPr="00B67762"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59964072" w14:textId="3515BE53" w:rsidR="00D45F66" w:rsidRDefault="00D45F66" w:rsidP="00754F18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10</w:t>
            </w:r>
          </w:p>
        </w:tc>
        <w:tc>
          <w:tcPr>
            <w:tcW w:w="1107" w:type="pct"/>
            <w:vMerge/>
          </w:tcPr>
          <w:p w14:paraId="74332D14" w14:textId="77777777" w:rsidR="00D45F66" w:rsidRPr="004A1C8C" w:rsidRDefault="00D45F66" w:rsidP="00754F18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6A554609" w14:textId="77777777" w:rsidR="00D45F66" w:rsidRPr="00AA3FAD" w:rsidRDefault="00D45F66" w:rsidP="00754F18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646CA527" w14:textId="1976B6AD" w:rsidR="00D45F66" w:rsidRDefault="00D45F66" w:rsidP="00754F18">
            <w:pPr>
              <w:pStyle w:val="GOSTTablenorm"/>
            </w:pPr>
            <w:r>
              <w:t>+ ГРБС</w:t>
            </w:r>
          </w:p>
        </w:tc>
        <w:tc>
          <w:tcPr>
            <w:tcW w:w="256" w:type="pct"/>
          </w:tcPr>
          <w:p w14:paraId="3708B9DC" w14:textId="7A4ACA3C" w:rsidR="00D45F66" w:rsidRDefault="00D45F66" w:rsidP="00754F18">
            <w:pPr>
              <w:pStyle w:val="GOSTTablenorm"/>
            </w:pPr>
            <w:r w:rsidRPr="00BB47C0">
              <w:t>-</w:t>
            </w:r>
          </w:p>
        </w:tc>
        <w:tc>
          <w:tcPr>
            <w:tcW w:w="213" w:type="pct"/>
          </w:tcPr>
          <w:p w14:paraId="64CF0DF4" w14:textId="223D5343" w:rsidR="00D45F66" w:rsidRDefault="00D45F66" w:rsidP="00754F18">
            <w:pPr>
              <w:pStyle w:val="GOSTTablenorm"/>
            </w:pPr>
            <w:r w:rsidRPr="00BB47C0">
              <w:t>-</w:t>
            </w:r>
          </w:p>
        </w:tc>
        <w:tc>
          <w:tcPr>
            <w:tcW w:w="213" w:type="pct"/>
          </w:tcPr>
          <w:p w14:paraId="76572C18" w14:textId="25B007BC" w:rsidR="00D45F66" w:rsidRDefault="00D45F66" w:rsidP="00754F18">
            <w:pPr>
              <w:pStyle w:val="GOSTTablenorm"/>
            </w:pPr>
            <w:r w:rsidRPr="00BB47C0">
              <w:t>-</w:t>
            </w:r>
          </w:p>
        </w:tc>
        <w:tc>
          <w:tcPr>
            <w:tcW w:w="213" w:type="pct"/>
          </w:tcPr>
          <w:p w14:paraId="0943887D" w14:textId="6D257B54" w:rsidR="00D45F66" w:rsidRDefault="00D45F66" w:rsidP="00754F18">
            <w:pPr>
              <w:pStyle w:val="GOSTTablenorm"/>
            </w:pPr>
            <w:r w:rsidRPr="00BB47C0">
              <w:t>-</w:t>
            </w:r>
          </w:p>
        </w:tc>
        <w:tc>
          <w:tcPr>
            <w:tcW w:w="249" w:type="pct"/>
          </w:tcPr>
          <w:p w14:paraId="7ED7C8F2" w14:textId="51F94305" w:rsidR="00D45F66" w:rsidRDefault="00D45F66" w:rsidP="00754F18">
            <w:pPr>
              <w:pStyle w:val="GOSTTablenorm"/>
            </w:pPr>
            <w:r>
              <w:t>-</w:t>
            </w:r>
          </w:p>
        </w:tc>
      </w:tr>
      <w:tr w:rsidR="00D45F66" w:rsidRPr="005E26C1" w14:paraId="2C56EB61" w14:textId="77777777" w:rsidTr="00D45F66">
        <w:tc>
          <w:tcPr>
            <w:tcW w:w="125" w:type="pct"/>
          </w:tcPr>
          <w:p w14:paraId="5309FD1C" w14:textId="77777777" w:rsidR="00D45F66" w:rsidRPr="008A7F76" w:rsidRDefault="00D45F66" w:rsidP="00754F18">
            <w:pPr>
              <w:pStyle w:val="GOSTTableNum"/>
            </w:pPr>
          </w:p>
        </w:tc>
        <w:tc>
          <w:tcPr>
            <w:tcW w:w="596" w:type="pct"/>
            <w:vMerge/>
          </w:tcPr>
          <w:p w14:paraId="413FEB7F" w14:textId="77777777" w:rsidR="00D45F66" w:rsidRPr="000F290B" w:rsidRDefault="00D45F66" w:rsidP="00754F18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79" w:type="pct"/>
            <w:vMerge/>
          </w:tcPr>
          <w:p w14:paraId="3F2DA322" w14:textId="77777777" w:rsidR="00D45F66" w:rsidRPr="00490EDD" w:rsidRDefault="00D45F66" w:rsidP="00754F18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7AB29CDF" w14:textId="1E83BE70" w:rsidR="00D45F66" w:rsidRDefault="00D45F66" w:rsidP="00754F18">
            <w:pPr>
              <w:pStyle w:val="GOSTTablenorm"/>
              <w:rPr>
                <w:szCs w:val="22"/>
              </w:rPr>
            </w:pPr>
            <w:r w:rsidRPr="00490EDD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87DD644" w14:textId="2BB931A7" w:rsidR="00D45F66" w:rsidRPr="00B67762" w:rsidRDefault="00D45F66" w:rsidP="00754F18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4C3A4D30" w14:textId="72F97EAE" w:rsidR="00D45F66" w:rsidRDefault="00D45F66" w:rsidP="00754F18">
            <w:pPr>
              <w:pStyle w:val="GOSTTablenorm"/>
            </w:pPr>
            <w:r w:rsidRPr="00B67762"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73B01369" w14:textId="58C139BC" w:rsidR="00D45F66" w:rsidRDefault="00D45F66" w:rsidP="00754F18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SRC</w:t>
            </w:r>
            <w:r>
              <w:rPr>
                <w:szCs w:val="22"/>
              </w:rPr>
              <w:t>: 6</w:t>
            </w:r>
          </w:p>
        </w:tc>
        <w:tc>
          <w:tcPr>
            <w:tcW w:w="1107" w:type="pct"/>
            <w:vMerge/>
          </w:tcPr>
          <w:p w14:paraId="44E58F57" w14:textId="77777777" w:rsidR="00D45F66" w:rsidRPr="004A1C8C" w:rsidRDefault="00D45F66" w:rsidP="00754F18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35B8E189" w14:textId="77777777" w:rsidR="00D45F66" w:rsidRPr="00AA3FAD" w:rsidRDefault="00D45F66" w:rsidP="00754F18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10B111F3" w14:textId="44803714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740A4E32" w14:textId="05CDC81F" w:rsidR="00D45F66" w:rsidRDefault="00D45F66" w:rsidP="00754F18">
            <w:pPr>
              <w:pStyle w:val="GOSTTablenorm"/>
            </w:pPr>
            <w:r>
              <w:t>+ ГАИФ</w:t>
            </w:r>
          </w:p>
        </w:tc>
        <w:tc>
          <w:tcPr>
            <w:tcW w:w="213" w:type="pct"/>
          </w:tcPr>
          <w:p w14:paraId="4A66D9D6" w14:textId="4282F62C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66BFC261" w14:textId="352AD691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6590E2B2" w14:textId="477657AF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0255B03E" w14:textId="220EBAB4" w:rsidR="00D45F66" w:rsidRDefault="00D45F66" w:rsidP="00754F18">
            <w:pPr>
              <w:pStyle w:val="GOSTTablenorm"/>
            </w:pPr>
            <w:r>
              <w:t>-</w:t>
            </w:r>
          </w:p>
        </w:tc>
      </w:tr>
      <w:tr w:rsidR="00D45F66" w:rsidRPr="005E26C1" w14:paraId="4079429F" w14:textId="77777777" w:rsidTr="00D45F66">
        <w:tc>
          <w:tcPr>
            <w:tcW w:w="125" w:type="pct"/>
          </w:tcPr>
          <w:p w14:paraId="60B3FFE9" w14:textId="77777777" w:rsidR="00D45F66" w:rsidRPr="008A7F76" w:rsidRDefault="00D45F66" w:rsidP="00754F18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132B93BB" w14:textId="7B3FFF34" w:rsidR="00D45F66" w:rsidRPr="005E26C1" w:rsidRDefault="00D45F66" w:rsidP="00754F18">
            <w:pPr>
              <w:pStyle w:val="GOSTTablenorm"/>
              <w:rPr>
                <w:szCs w:val="22"/>
              </w:rPr>
            </w:pPr>
            <w:r w:rsidRPr="000F290B">
              <w:rPr>
                <w:rFonts w:eastAsia="Calibri"/>
                <w:szCs w:val="22"/>
              </w:rPr>
              <w:t xml:space="preserve">БА к доведению ГРБС, ГАИФ </w:t>
            </w:r>
            <w:r w:rsidRPr="000F290B">
              <w:rPr>
                <w:szCs w:val="22"/>
              </w:rPr>
              <w:t>на второй год планового периода</w:t>
            </w:r>
          </w:p>
        </w:tc>
        <w:tc>
          <w:tcPr>
            <w:tcW w:w="279" w:type="pct"/>
            <w:vMerge w:val="restart"/>
          </w:tcPr>
          <w:p w14:paraId="0204C1BF" w14:textId="3F5CED52" w:rsidR="00D45F66" w:rsidRPr="00490EDD" w:rsidRDefault="004E716C" w:rsidP="00754F18">
            <w:pPr>
              <w:pStyle w:val="GOSTTablenorm"/>
              <w:rPr>
                <w:szCs w:val="22"/>
              </w:rPr>
            </w:pPr>
            <w:ins w:id="1130" w:author="Краснова Наталья EXP-332161" w:date="2026-03-19T17:45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7325EE37" w14:textId="54D81E06" w:rsidR="00D45F66" w:rsidRDefault="00D45F66" w:rsidP="00754F18">
            <w:pPr>
              <w:pStyle w:val="GOSTTablenorm"/>
            </w:pPr>
            <w:r w:rsidRPr="00490EDD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AB3038F" w14:textId="3139029C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09CF1CF7" w14:textId="3E91CEB0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176</w:t>
            </w:r>
          </w:p>
        </w:tc>
        <w:tc>
          <w:tcPr>
            <w:tcW w:w="301" w:type="pct"/>
          </w:tcPr>
          <w:p w14:paraId="6996F3C3" w14:textId="4A8A5B6E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12E58257" w14:textId="51FBAAD4" w:rsidR="00D45F66" w:rsidRDefault="00D45F66" w:rsidP="00754F18">
            <w:pPr>
              <w:pStyle w:val="GOSTTablenorm"/>
              <w:rPr>
                <w:rFonts w:eastAsia="Calibri"/>
                <w:szCs w:val="22"/>
              </w:rPr>
            </w:pPr>
            <w:r w:rsidRPr="004A1C8C">
              <w:rPr>
                <w:rFonts w:eastAsia="Calibri"/>
                <w:szCs w:val="22"/>
              </w:rPr>
              <w:t>Величина разности БА</w:t>
            </w:r>
            <w:r>
              <w:rPr>
                <w:rFonts w:eastAsia="Calibri"/>
                <w:szCs w:val="22"/>
              </w:rPr>
              <w:t xml:space="preserve"> </w:t>
            </w:r>
            <w:r w:rsidRPr="000F290B">
              <w:rPr>
                <w:szCs w:val="22"/>
              </w:rPr>
              <w:t xml:space="preserve">на </w:t>
            </w:r>
            <w:r>
              <w:rPr>
                <w:szCs w:val="22"/>
              </w:rPr>
              <w:t>второй</w:t>
            </w:r>
            <w:r w:rsidRPr="000F290B">
              <w:rPr>
                <w:szCs w:val="22"/>
              </w:rPr>
              <w:t xml:space="preserve"> год планового периода</w:t>
            </w:r>
            <w:r w:rsidRPr="004A1C8C">
              <w:rPr>
                <w:rFonts w:eastAsia="Calibri"/>
                <w:szCs w:val="22"/>
              </w:rPr>
              <w:t>, утвержденных Минфином России для ГРБС, ГАИФ, и БА, доведенных ФК до ГРБС, ГАИФ</w:t>
            </w:r>
            <w:r>
              <w:rPr>
                <w:rFonts w:eastAsia="Calibri"/>
                <w:szCs w:val="22"/>
              </w:rPr>
              <w:t>.</w:t>
            </w:r>
          </w:p>
          <w:p w14:paraId="09C60F96" w14:textId="77777777" w:rsidR="00D45F66" w:rsidRDefault="00D45F66" w:rsidP="00754F18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5F127D58" w14:textId="56114EAD" w:rsidR="00D45F66" w:rsidRPr="005E26C1" w:rsidRDefault="00D45F66" w:rsidP="00754F18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 xml:space="preserve">Баланс (Остаток по Кт = Оборот по Кт минус Оборот по Дт) на конец отчетного периода по показателю </w:t>
            </w:r>
            <w:r>
              <w:t>БА_УТВ_ГРБС_3</w:t>
            </w:r>
          </w:p>
        </w:tc>
        <w:tc>
          <w:tcPr>
            <w:tcW w:w="254" w:type="pct"/>
            <w:vMerge w:val="restart"/>
          </w:tcPr>
          <w:p w14:paraId="635F7C52" w14:textId="18A0CC3F" w:rsidR="00D45F66" w:rsidRDefault="00D45F66" w:rsidP="00754F18">
            <w:pPr>
              <w:pStyle w:val="GOSTTablenorm"/>
              <w:rPr>
                <w:szCs w:val="22"/>
              </w:rPr>
            </w:pPr>
            <w:r w:rsidRPr="00AA3FAD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61315072" w14:textId="101806D3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56" w:type="pct"/>
          </w:tcPr>
          <w:p w14:paraId="3BE80C84" w14:textId="04CA8BAC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13" w:type="pct"/>
          </w:tcPr>
          <w:p w14:paraId="5034FB65" w14:textId="695CEFBE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1B9D2A8F" w14:textId="2D6636F3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777673C2" w14:textId="4556C378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49" w:type="pct"/>
          </w:tcPr>
          <w:p w14:paraId="1643C214" w14:textId="2C95BF77" w:rsidR="00D45F66" w:rsidRDefault="00D45F66" w:rsidP="00754F18">
            <w:pPr>
              <w:pStyle w:val="GOSTTablenorm"/>
              <w:rPr>
                <w:szCs w:val="22"/>
              </w:rPr>
            </w:pPr>
            <w:r>
              <w:t>-</w:t>
            </w:r>
          </w:p>
        </w:tc>
      </w:tr>
      <w:tr w:rsidR="00D45F66" w:rsidRPr="005E26C1" w14:paraId="390F1C95" w14:textId="77777777" w:rsidTr="00D45F66">
        <w:trPr>
          <w:trHeight w:val="27"/>
        </w:trPr>
        <w:tc>
          <w:tcPr>
            <w:tcW w:w="125" w:type="pct"/>
          </w:tcPr>
          <w:p w14:paraId="74B47FCB" w14:textId="77777777" w:rsidR="00D45F66" w:rsidRPr="008A7F76" w:rsidRDefault="00D45F66" w:rsidP="00754F18">
            <w:pPr>
              <w:pStyle w:val="GOSTTableNum"/>
            </w:pPr>
          </w:p>
        </w:tc>
        <w:tc>
          <w:tcPr>
            <w:tcW w:w="596" w:type="pct"/>
            <w:vMerge/>
          </w:tcPr>
          <w:p w14:paraId="4B97898E" w14:textId="77777777" w:rsidR="00D45F66" w:rsidRPr="000F290B" w:rsidRDefault="00D45F66" w:rsidP="00754F18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79" w:type="pct"/>
            <w:vMerge/>
          </w:tcPr>
          <w:p w14:paraId="328CA359" w14:textId="77777777" w:rsidR="00D45F66" w:rsidRPr="00490EDD" w:rsidRDefault="00D45F66" w:rsidP="00754F18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11C88011" w14:textId="0B896FA4" w:rsidR="00D45F66" w:rsidRDefault="00D45F66" w:rsidP="00754F18">
            <w:pPr>
              <w:pStyle w:val="GOSTTablenorm"/>
            </w:pPr>
            <w:r w:rsidRPr="00490EDD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0B56F04" w14:textId="1130A221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0F84DB57" w14:textId="409C8C0C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76DF4868" w14:textId="58E4A7C8" w:rsidR="00D45F66" w:rsidRDefault="00D45F66" w:rsidP="00754F18">
            <w:pPr>
              <w:pStyle w:val="GOSTTablenorm"/>
              <w:rPr>
                <w:szCs w:val="22"/>
              </w:rPr>
            </w:pPr>
            <w:r w:rsidRPr="004704CD">
              <w:rPr>
                <w:szCs w:val="22"/>
                <w:lang w:val="en-US"/>
              </w:rPr>
              <w:t>EXP</w:t>
            </w:r>
            <w:r w:rsidRPr="004704CD">
              <w:rPr>
                <w:szCs w:val="22"/>
              </w:rPr>
              <w:t>:</w:t>
            </w:r>
            <w:r>
              <w:rPr>
                <w:szCs w:val="22"/>
              </w:rPr>
              <w:t xml:space="preserve"> 11</w:t>
            </w:r>
          </w:p>
        </w:tc>
        <w:tc>
          <w:tcPr>
            <w:tcW w:w="1107" w:type="pct"/>
            <w:vMerge/>
          </w:tcPr>
          <w:p w14:paraId="6EE9B9A3" w14:textId="77777777" w:rsidR="00D45F66" w:rsidRPr="004A1C8C" w:rsidRDefault="00D45F66" w:rsidP="00754F18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178385CC" w14:textId="77777777" w:rsidR="00D45F66" w:rsidRPr="00AA3FAD" w:rsidRDefault="00D45F66" w:rsidP="00754F18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2BB0A606" w14:textId="010C9168" w:rsidR="00D45F66" w:rsidRDefault="00D45F66" w:rsidP="00754F18">
            <w:pPr>
              <w:pStyle w:val="GOSTTablenorm"/>
            </w:pPr>
            <w:r>
              <w:t>+ ГРБС</w:t>
            </w:r>
          </w:p>
        </w:tc>
        <w:tc>
          <w:tcPr>
            <w:tcW w:w="256" w:type="pct"/>
          </w:tcPr>
          <w:p w14:paraId="32DDEF86" w14:textId="5A32ECD1" w:rsidR="00D45F66" w:rsidRDefault="00D45F66" w:rsidP="00754F18">
            <w:pPr>
              <w:pStyle w:val="GOSTTablenorm"/>
            </w:pPr>
            <w:r w:rsidRPr="00BB47C0">
              <w:t>-</w:t>
            </w:r>
          </w:p>
        </w:tc>
        <w:tc>
          <w:tcPr>
            <w:tcW w:w="213" w:type="pct"/>
          </w:tcPr>
          <w:p w14:paraId="073ABC21" w14:textId="6EB3E3F1" w:rsidR="00D45F66" w:rsidRDefault="00D45F66" w:rsidP="00754F18">
            <w:pPr>
              <w:pStyle w:val="GOSTTablenorm"/>
            </w:pPr>
            <w:r w:rsidRPr="00BB47C0">
              <w:t>-</w:t>
            </w:r>
          </w:p>
        </w:tc>
        <w:tc>
          <w:tcPr>
            <w:tcW w:w="213" w:type="pct"/>
          </w:tcPr>
          <w:p w14:paraId="734FE64C" w14:textId="063C8DF0" w:rsidR="00D45F66" w:rsidRDefault="00D45F66" w:rsidP="00754F18">
            <w:pPr>
              <w:pStyle w:val="GOSTTablenorm"/>
            </w:pPr>
            <w:r w:rsidRPr="00BB47C0">
              <w:t>-</w:t>
            </w:r>
          </w:p>
        </w:tc>
        <w:tc>
          <w:tcPr>
            <w:tcW w:w="213" w:type="pct"/>
          </w:tcPr>
          <w:p w14:paraId="5B42E72C" w14:textId="5C1DED8D" w:rsidR="00D45F66" w:rsidRDefault="00D45F66" w:rsidP="00754F18">
            <w:pPr>
              <w:pStyle w:val="GOSTTablenorm"/>
            </w:pPr>
            <w:r w:rsidRPr="00BB47C0">
              <w:t>-</w:t>
            </w:r>
          </w:p>
        </w:tc>
        <w:tc>
          <w:tcPr>
            <w:tcW w:w="249" w:type="pct"/>
          </w:tcPr>
          <w:p w14:paraId="30AB5CAD" w14:textId="032F315D" w:rsidR="00D45F66" w:rsidRDefault="00D45F66" w:rsidP="00754F18">
            <w:pPr>
              <w:pStyle w:val="GOSTTablenorm"/>
            </w:pPr>
            <w:r>
              <w:t>-</w:t>
            </w:r>
          </w:p>
        </w:tc>
      </w:tr>
      <w:tr w:rsidR="00D45F66" w:rsidRPr="005E26C1" w14:paraId="04F7698B" w14:textId="77777777" w:rsidTr="00D45F66">
        <w:tc>
          <w:tcPr>
            <w:tcW w:w="125" w:type="pct"/>
          </w:tcPr>
          <w:p w14:paraId="50BE0CF9" w14:textId="77777777" w:rsidR="00D45F66" w:rsidRPr="008A7F76" w:rsidRDefault="00D45F66" w:rsidP="00754F18">
            <w:pPr>
              <w:pStyle w:val="GOSTTableNum"/>
            </w:pPr>
          </w:p>
        </w:tc>
        <w:tc>
          <w:tcPr>
            <w:tcW w:w="596" w:type="pct"/>
            <w:vMerge/>
          </w:tcPr>
          <w:p w14:paraId="260495BC" w14:textId="77777777" w:rsidR="00D45F66" w:rsidRPr="000F290B" w:rsidRDefault="00D45F66" w:rsidP="00754F18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79" w:type="pct"/>
            <w:vMerge/>
          </w:tcPr>
          <w:p w14:paraId="77F53EA1" w14:textId="77777777" w:rsidR="00D45F66" w:rsidRPr="00490EDD" w:rsidRDefault="00D45F66" w:rsidP="00754F18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3157CB6F" w14:textId="586363B7" w:rsidR="00D45F66" w:rsidRDefault="00D45F66" w:rsidP="00754F18">
            <w:pPr>
              <w:pStyle w:val="GOSTTablenorm"/>
            </w:pPr>
            <w:r w:rsidRPr="00490EDD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21A89E9" w14:textId="53E5C8DE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18F108A5" w14:textId="5B70D14E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71E55005" w14:textId="67D59A8D" w:rsidR="00D45F66" w:rsidRDefault="00D45F66" w:rsidP="00754F18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SRC</w:t>
            </w:r>
            <w:r>
              <w:rPr>
                <w:szCs w:val="22"/>
              </w:rPr>
              <w:t>: 7</w:t>
            </w:r>
          </w:p>
        </w:tc>
        <w:tc>
          <w:tcPr>
            <w:tcW w:w="1107" w:type="pct"/>
            <w:vMerge/>
          </w:tcPr>
          <w:p w14:paraId="053BC4DC" w14:textId="77777777" w:rsidR="00D45F66" w:rsidRPr="004A1C8C" w:rsidRDefault="00D45F66" w:rsidP="00754F18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60FBD4E8" w14:textId="77777777" w:rsidR="00D45F66" w:rsidRPr="00AA3FAD" w:rsidRDefault="00D45F66" w:rsidP="00754F18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3823AFD5" w14:textId="05E4EAF0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4C1D5944" w14:textId="3A15A133" w:rsidR="00D45F66" w:rsidRDefault="00D45F66" w:rsidP="00754F18">
            <w:pPr>
              <w:pStyle w:val="GOSTTablenorm"/>
            </w:pPr>
            <w:r>
              <w:t>+ ГАИФ</w:t>
            </w:r>
          </w:p>
        </w:tc>
        <w:tc>
          <w:tcPr>
            <w:tcW w:w="213" w:type="pct"/>
          </w:tcPr>
          <w:p w14:paraId="1CF66C35" w14:textId="6AD5FB37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34A1F350" w14:textId="2E135715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44001788" w14:textId="37007BE6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5293A395" w14:textId="289DF408" w:rsidR="00D45F66" w:rsidRDefault="00D45F66" w:rsidP="00754F18">
            <w:pPr>
              <w:pStyle w:val="GOSTTablenorm"/>
            </w:pPr>
            <w:r>
              <w:t>-</w:t>
            </w:r>
          </w:p>
        </w:tc>
      </w:tr>
      <w:tr w:rsidR="00D45F66" w:rsidRPr="005E26C1" w14:paraId="5B67E174" w14:textId="77777777" w:rsidTr="00D45F66">
        <w:tc>
          <w:tcPr>
            <w:tcW w:w="125" w:type="pct"/>
          </w:tcPr>
          <w:p w14:paraId="2538E56F" w14:textId="77777777" w:rsidR="00D45F66" w:rsidRPr="008A7F76" w:rsidRDefault="00D45F66" w:rsidP="00754F18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19C28C68" w14:textId="29DF3177" w:rsidR="00D45F66" w:rsidRPr="005E26C1" w:rsidRDefault="00D45F66" w:rsidP="00754F18">
            <w:pPr>
              <w:pStyle w:val="GOSTTablenorm"/>
              <w:rPr>
                <w:szCs w:val="22"/>
              </w:rPr>
            </w:pPr>
            <w:r w:rsidRPr="000F290B">
              <w:rPr>
                <w:rFonts w:eastAsia="Calibri"/>
                <w:szCs w:val="22"/>
              </w:rPr>
              <w:t xml:space="preserve">БА к доведению ГРБС, ГАИФ </w:t>
            </w:r>
            <w:r w:rsidRPr="000F290B">
              <w:rPr>
                <w:szCs w:val="22"/>
              </w:rPr>
              <w:t>на третий год планового периода</w:t>
            </w:r>
          </w:p>
        </w:tc>
        <w:tc>
          <w:tcPr>
            <w:tcW w:w="279" w:type="pct"/>
            <w:vMerge w:val="restart"/>
          </w:tcPr>
          <w:p w14:paraId="77A6E96D" w14:textId="6F154EDF" w:rsidR="00D45F66" w:rsidRPr="00490EDD" w:rsidRDefault="004E716C" w:rsidP="00754F18">
            <w:pPr>
              <w:pStyle w:val="GOSTTablenorm"/>
              <w:rPr>
                <w:szCs w:val="22"/>
              </w:rPr>
            </w:pPr>
            <w:ins w:id="1131" w:author="Краснова Наталья EXP-332161" w:date="2026-03-19T17:45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57B3FACD" w14:textId="1670923D" w:rsidR="00D45F66" w:rsidRDefault="00D45F66" w:rsidP="00754F18">
            <w:pPr>
              <w:pStyle w:val="GOSTTablenorm"/>
            </w:pPr>
            <w:r w:rsidRPr="00490EDD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2EEC0E0" w14:textId="1024328D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57913A03" w14:textId="1F296AB1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177</w:t>
            </w:r>
          </w:p>
        </w:tc>
        <w:tc>
          <w:tcPr>
            <w:tcW w:w="301" w:type="pct"/>
          </w:tcPr>
          <w:p w14:paraId="796B62D2" w14:textId="38E263E7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480525E0" w14:textId="5235D8A5" w:rsidR="00D45F66" w:rsidRDefault="00D45F66" w:rsidP="00754F18">
            <w:pPr>
              <w:pStyle w:val="GOSTTablenorm"/>
              <w:rPr>
                <w:rFonts w:eastAsia="Calibri"/>
                <w:szCs w:val="22"/>
              </w:rPr>
            </w:pPr>
            <w:r w:rsidRPr="004A1C8C">
              <w:rPr>
                <w:rFonts w:eastAsia="Calibri"/>
                <w:szCs w:val="22"/>
              </w:rPr>
              <w:t>Величина разности БА</w:t>
            </w:r>
            <w:r>
              <w:rPr>
                <w:rFonts w:eastAsia="Calibri"/>
                <w:szCs w:val="22"/>
              </w:rPr>
              <w:t xml:space="preserve"> </w:t>
            </w:r>
            <w:r w:rsidRPr="000F290B">
              <w:rPr>
                <w:szCs w:val="22"/>
              </w:rPr>
              <w:t xml:space="preserve">на </w:t>
            </w:r>
            <w:r>
              <w:rPr>
                <w:szCs w:val="22"/>
              </w:rPr>
              <w:t>третий</w:t>
            </w:r>
            <w:r w:rsidRPr="000F290B">
              <w:rPr>
                <w:szCs w:val="22"/>
              </w:rPr>
              <w:t xml:space="preserve"> год планового периода</w:t>
            </w:r>
            <w:r w:rsidRPr="004A1C8C">
              <w:rPr>
                <w:rFonts w:eastAsia="Calibri"/>
                <w:szCs w:val="22"/>
              </w:rPr>
              <w:t>, утвержденных Минфином России для ГРБС, ГАИФ, и БА, доведенных ФК до ГРБС, ГАИФ</w:t>
            </w:r>
            <w:r>
              <w:rPr>
                <w:rFonts w:eastAsia="Calibri"/>
                <w:szCs w:val="22"/>
              </w:rPr>
              <w:t>.</w:t>
            </w:r>
          </w:p>
          <w:p w14:paraId="088AD58D" w14:textId="77777777" w:rsidR="00D45F66" w:rsidRDefault="00D45F66" w:rsidP="00754F18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27BB1B69" w14:textId="06093B71" w:rsidR="00D45F66" w:rsidRPr="005E26C1" w:rsidRDefault="00D45F66" w:rsidP="00754F18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 xml:space="preserve">Баланс (Остаток по Кт = Оборот по Кт минус Оборот по Дт) на конец отчетного периода по показателю </w:t>
            </w:r>
            <w:r>
              <w:t>БА_УТВ_ГРБС_4</w:t>
            </w:r>
          </w:p>
        </w:tc>
        <w:tc>
          <w:tcPr>
            <w:tcW w:w="254" w:type="pct"/>
            <w:vMerge w:val="restart"/>
          </w:tcPr>
          <w:p w14:paraId="50174E34" w14:textId="6BC84707" w:rsidR="00D45F66" w:rsidRDefault="00D45F66" w:rsidP="00754F18">
            <w:pPr>
              <w:pStyle w:val="GOSTTablenorm"/>
              <w:rPr>
                <w:szCs w:val="22"/>
              </w:rPr>
            </w:pPr>
            <w:r w:rsidRPr="00AA3FAD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29201089" w14:textId="07DF0F27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56" w:type="pct"/>
          </w:tcPr>
          <w:p w14:paraId="4E2723F9" w14:textId="1354F342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13" w:type="pct"/>
          </w:tcPr>
          <w:p w14:paraId="4E9BD6E1" w14:textId="3D04E545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4B8F6442" w14:textId="7FDC6E0A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57060EBE" w14:textId="46767E01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49" w:type="pct"/>
          </w:tcPr>
          <w:p w14:paraId="1E7075E7" w14:textId="4ACCB651" w:rsidR="00D45F66" w:rsidRDefault="00D45F66" w:rsidP="00754F18">
            <w:pPr>
              <w:pStyle w:val="GOSTTablenorm"/>
              <w:rPr>
                <w:szCs w:val="22"/>
              </w:rPr>
            </w:pPr>
            <w:r>
              <w:t>-</w:t>
            </w:r>
          </w:p>
        </w:tc>
      </w:tr>
      <w:tr w:rsidR="00D45F66" w:rsidRPr="005E26C1" w14:paraId="1E2FFF70" w14:textId="77777777" w:rsidTr="00D45F66">
        <w:tc>
          <w:tcPr>
            <w:tcW w:w="125" w:type="pct"/>
          </w:tcPr>
          <w:p w14:paraId="287E78A2" w14:textId="77777777" w:rsidR="00D45F66" w:rsidRPr="008A7F76" w:rsidRDefault="00D45F66" w:rsidP="00754F18">
            <w:pPr>
              <w:pStyle w:val="GOSTTableNum"/>
            </w:pPr>
          </w:p>
        </w:tc>
        <w:tc>
          <w:tcPr>
            <w:tcW w:w="596" w:type="pct"/>
            <w:vMerge/>
          </w:tcPr>
          <w:p w14:paraId="16E698B3" w14:textId="77777777" w:rsidR="00D45F66" w:rsidRPr="000F290B" w:rsidRDefault="00D45F66" w:rsidP="00754F18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79" w:type="pct"/>
            <w:vMerge/>
          </w:tcPr>
          <w:p w14:paraId="50A911A2" w14:textId="77777777" w:rsidR="00D45F66" w:rsidRPr="00490EDD" w:rsidRDefault="00D45F66" w:rsidP="00754F18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35712C1A" w14:textId="5955EE70" w:rsidR="00D45F66" w:rsidRDefault="00D45F66" w:rsidP="00754F18">
            <w:pPr>
              <w:pStyle w:val="GOSTTablenorm"/>
            </w:pPr>
            <w:r w:rsidRPr="00490EDD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B1507B0" w14:textId="2EA9716D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277CC732" w14:textId="6C6A0A2B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78F29D88" w14:textId="4B11A023" w:rsidR="00D45F66" w:rsidRDefault="00D45F66" w:rsidP="00754F18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12</w:t>
            </w:r>
          </w:p>
        </w:tc>
        <w:tc>
          <w:tcPr>
            <w:tcW w:w="1107" w:type="pct"/>
            <w:vMerge/>
          </w:tcPr>
          <w:p w14:paraId="0E92587B" w14:textId="77777777" w:rsidR="00D45F66" w:rsidRPr="004A1C8C" w:rsidRDefault="00D45F66" w:rsidP="00754F18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1F5913B8" w14:textId="77777777" w:rsidR="00D45F66" w:rsidRPr="00AA3FAD" w:rsidRDefault="00D45F66" w:rsidP="00754F18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375633B0" w14:textId="5907E41C" w:rsidR="00D45F66" w:rsidRDefault="00D45F66" w:rsidP="00754F18">
            <w:pPr>
              <w:pStyle w:val="GOSTTablenorm"/>
            </w:pPr>
            <w:r>
              <w:t>+ ГРБС</w:t>
            </w:r>
          </w:p>
        </w:tc>
        <w:tc>
          <w:tcPr>
            <w:tcW w:w="256" w:type="pct"/>
          </w:tcPr>
          <w:p w14:paraId="0109C979" w14:textId="1EC6E914" w:rsidR="00D45F66" w:rsidRDefault="00D45F66" w:rsidP="00754F18">
            <w:pPr>
              <w:pStyle w:val="GOSTTablenorm"/>
            </w:pPr>
            <w:r w:rsidRPr="00BB47C0">
              <w:t>-</w:t>
            </w:r>
          </w:p>
        </w:tc>
        <w:tc>
          <w:tcPr>
            <w:tcW w:w="213" w:type="pct"/>
          </w:tcPr>
          <w:p w14:paraId="6F82D4F6" w14:textId="4FE8751D" w:rsidR="00D45F66" w:rsidRDefault="00D45F66" w:rsidP="00754F18">
            <w:pPr>
              <w:pStyle w:val="GOSTTablenorm"/>
            </w:pPr>
            <w:r w:rsidRPr="00BB47C0">
              <w:t>-</w:t>
            </w:r>
          </w:p>
        </w:tc>
        <w:tc>
          <w:tcPr>
            <w:tcW w:w="213" w:type="pct"/>
          </w:tcPr>
          <w:p w14:paraId="0930CF71" w14:textId="23E1B300" w:rsidR="00D45F66" w:rsidRDefault="00D45F66" w:rsidP="00754F18">
            <w:pPr>
              <w:pStyle w:val="GOSTTablenorm"/>
            </w:pPr>
            <w:r w:rsidRPr="00BB47C0">
              <w:t>-</w:t>
            </w:r>
          </w:p>
        </w:tc>
        <w:tc>
          <w:tcPr>
            <w:tcW w:w="213" w:type="pct"/>
          </w:tcPr>
          <w:p w14:paraId="3092DA9F" w14:textId="249CDC32" w:rsidR="00D45F66" w:rsidRDefault="00D45F66" w:rsidP="00754F18">
            <w:pPr>
              <w:pStyle w:val="GOSTTablenorm"/>
            </w:pPr>
            <w:r w:rsidRPr="00BB47C0">
              <w:t>-</w:t>
            </w:r>
          </w:p>
        </w:tc>
        <w:tc>
          <w:tcPr>
            <w:tcW w:w="249" w:type="pct"/>
          </w:tcPr>
          <w:p w14:paraId="0CD9E4ED" w14:textId="30B831CC" w:rsidR="00D45F66" w:rsidRDefault="00D45F66" w:rsidP="00754F18">
            <w:pPr>
              <w:pStyle w:val="GOSTTablenorm"/>
            </w:pPr>
            <w:r>
              <w:t>-</w:t>
            </w:r>
          </w:p>
        </w:tc>
      </w:tr>
      <w:tr w:rsidR="00D45F66" w:rsidRPr="005E26C1" w14:paraId="5F13026A" w14:textId="77777777" w:rsidTr="00D45F66">
        <w:tc>
          <w:tcPr>
            <w:tcW w:w="125" w:type="pct"/>
          </w:tcPr>
          <w:p w14:paraId="2998A53B" w14:textId="77777777" w:rsidR="00D45F66" w:rsidRPr="008A7F76" w:rsidRDefault="00D45F66" w:rsidP="00754F18">
            <w:pPr>
              <w:pStyle w:val="GOSTTableNum"/>
            </w:pPr>
          </w:p>
        </w:tc>
        <w:tc>
          <w:tcPr>
            <w:tcW w:w="596" w:type="pct"/>
            <w:vMerge/>
          </w:tcPr>
          <w:p w14:paraId="60079A07" w14:textId="77777777" w:rsidR="00D45F66" w:rsidRPr="000F290B" w:rsidRDefault="00D45F66" w:rsidP="00754F18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79" w:type="pct"/>
            <w:vMerge/>
          </w:tcPr>
          <w:p w14:paraId="501F6BEE" w14:textId="77777777" w:rsidR="00D45F66" w:rsidRPr="00490EDD" w:rsidRDefault="00D45F66" w:rsidP="00754F18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44F584A6" w14:textId="0116509E" w:rsidR="00D45F66" w:rsidRDefault="00D45F66" w:rsidP="00754F18">
            <w:pPr>
              <w:pStyle w:val="GOSTTablenorm"/>
            </w:pPr>
            <w:r w:rsidRPr="00490EDD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9E4C21F" w14:textId="51B5C28D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1EACF754" w14:textId="30D4AC5A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6C9923DC" w14:textId="27607010" w:rsidR="00D45F66" w:rsidRDefault="00D45F66" w:rsidP="00754F18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SRC</w:t>
            </w:r>
            <w:r>
              <w:rPr>
                <w:szCs w:val="22"/>
              </w:rPr>
              <w:t>: 8</w:t>
            </w:r>
          </w:p>
        </w:tc>
        <w:tc>
          <w:tcPr>
            <w:tcW w:w="1107" w:type="pct"/>
            <w:vMerge/>
          </w:tcPr>
          <w:p w14:paraId="4A01A0AA" w14:textId="77777777" w:rsidR="00D45F66" w:rsidRPr="004A1C8C" w:rsidRDefault="00D45F66" w:rsidP="00754F18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3B7D6968" w14:textId="77777777" w:rsidR="00D45F66" w:rsidRPr="00AA3FAD" w:rsidRDefault="00D45F66" w:rsidP="00754F18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554197D7" w14:textId="5687695A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506B03DF" w14:textId="23E177A4" w:rsidR="00D45F66" w:rsidRDefault="00D45F66" w:rsidP="00754F18">
            <w:pPr>
              <w:pStyle w:val="GOSTTablenorm"/>
            </w:pPr>
            <w:r>
              <w:t>+ ГАИФ</w:t>
            </w:r>
          </w:p>
        </w:tc>
        <w:tc>
          <w:tcPr>
            <w:tcW w:w="213" w:type="pct"/>
          </w:tcPr>
          <w:p w14:paraId="34806A03" w14:textId="1BB78F2B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3D6FD36D" w14:textId="6BFC2E20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060ECA61" w14:textId="448262BB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00768D2F" w14:textId="5912895B" w:rsidR="00D45F66" w:rsidRDefault="00D45F66" w:rsidP="00754F18">
            <w:pPr>
              <w:pStyle w:val="GOSTTablenorm"/>
            </w:pPr>
            <w:r>
              <w:t>-</w:t>
            </w:r>
          </w:p>
        </w:tc>
      </w:tr>
      <w:tr w:rsidR="00D45F66" w:rsidRPr="005E26C1" w14:paraId="1BBAD42A" w14:textId="77777777" w:rsidTr="00D45F66">
        <w:tc>
          <w:tcPr>
            <w:tcW w:w="125" w:type="pct"/>
          </w:tcPr>
          <w:p w14:paraId="69B1C427" w14:textId="77777777" w:rsidR="00D45F66" w:rsidRPr="008A7F76" w:rsidRDefault="00D45F66" w:rsidP="00754F18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2FBDB968" w14:textId="7D76F7BA" w:rsidR="00D45F66" w:rsidRPr="005E26C1" w:rsidRDefault="00D45F66" w:rsidP="00754F18">
            <w:pPr>
              <w:pStyle w:val="GOSTTablenorm"/>
              <w:rPr>
                <w:szCs w:val="22"/>
              </w:rPr>
            </w:pPr>
            <w:r w:rsidRPr="000F290B">
              <w:rPr>
                <w:szCs w:val="22"/>
              </w:rPr>
              <w:t>БА доведенные ГРБС, ГАИФ на текущий финансовый год</w:t>
            </w:r>
          </w:p>
        </w:tc>
        <w:tc>
          <w:tcPr>
            <w:tcW w:w="279" w:type="pct"/>
            <w:vMerge w:val="restart"/>
          </w:tcPr>
          <w:p w14:paraId="1DD24B6E" w14:textId="724C2D1C" w:rsidR="00D45F66" w:rsidRPr="00490EDD" w:rsidRDefault="004E716C" w:rsidP="00754F18">
            <w:pPr>
              <w:pStyle w:val="GOSTTablenorm"/>
              <w:rPr>
                <w:szCs w:val="22"/>
              </w:rPr>
            </w:pPr>
            <w:ins w:id="1132" w:author="Краснова Наталья EXP-332161" w:date="2026-03-19T17:45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72204FB1" w14:textId="607C5B95" w:rsidR="00D45F66" w:rsidDel="00F3217E" w:rsidRDefault="00D45F66" w:rsidP="00754F18">
            <w:pPr>
              <w:pStyle w:val="GOSTTablenorm"/>
            </w:pPr>
            <w:r w:rsidRPr="00490EDD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4E76962" w14:textId="39040406" w:rsidR="00D45F66" w:rsidRPr="00F3217E" w:rsidRDefault="00D45F66" w:rsidP="00754F18">
            <w:pPr>
              <w:pStyle w:val="GOSTTablenorm"/>
            </w:pPr>
            <w:r>
              <w:rPr>
                <w:lang w:val="en-US"/>
              </w:rPr>
              <w:t>BALBO_GABS</w:t>
            </w:r>
            <w:r>
              <w:t xml:space="preserve">: </w:t>
            </w:r>
            <w:commentRangeStart w:id="1133"/>
            <w:r>
              <w:t>5, 57</w:t>
            </w:r>
            <w:commentRangeEnd w:id="1133"/>
            <w:r w:rsidRPr="00F3217E">
              <w:rPr>
                <w:rStyle w:val="affa"/>
                <w:sz w:val="22"/>
                <w:szCs w:val="20"/>
              </w:rPr>
              <w:commentReference w:id="1133"/>
            </w:r>
          </w:p>
        </w:tc>
        <w:tc>
          <w:tcPr>
            <w:tcW w:w="341" w:type="pct"/>
          </w:tcPr>
          <w:p w14:paraId="1C7EA41A" w14:textId="07F81FC4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178</w:t>
            </w:r>
          </w:p>
        </w:tc>
        <w:tc>
          <w:tcPr>
            <w:tcW w:w="301" w:type="pct"/>
          </w:tcPr>
          <w:p w14:paraId="416A3158" w14:textId="601F5FB2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790E7163" w14:textId="77777777" w:rsidR="00D45F66" w:rsidRDefault="00D45F66" w:rsidP="00754F18">
            <w:pPr>
              <w:pStyle w:val="GOSTTablenorm"/>
              <w:rPr>
                <w:szCs w:val="22"/>
              </w:rPr>
            </w:pPr>
            <w:r w:rsidRPr="004A1C8C">
              <w:rPr>
                <w:rFonts w:eastAsia="Calibri"/>
                <w:szCs w:val="22"/>
              </w:rPr>
              <w:t>Сумма БА, доведенных ФК до ГРБС, ГАИФ</w:t>
            </w:r>
            <w:r>
              <w:rPr>
                <w:rFonts w:eastAsia="Calibri"/>
                <w:szCs w:val="22"/>
              </w:rPr>
              <w:t xml:space="preserve"> </w:t>
            </w:r>
            <w:r w:rsidRPr="000F290B">
              <w:rPr>
                <w:szCs w:val="22"/>
              </w:rPr>
              <w:t>на текущий финансовый год</w:t>
            </w:r>
            <w:r>
              <w:rPr>
                <w:szCs w:val="22"/>
              </w:rPr>
              <w:t>.</w:t>
            </w:r>
          </w:p>
          <w:p w14:paraId="0290A3CE" w14:textId="77777777" w:rsidR="00D45F66" w:rsidRDefault="00D45F66" w:rsidP="00754F18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569B49A5" w14:textId="479F4C3B" w:rsidR="00D45F66" w:rsidRDefault="00D45F66" w:rsidP="00754F18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 xml:space="preserve">Оборот по Кт за </w:t>
            </w:r>
            <w:r>
              <w:rPr>
                <w:szCs w:val="22"/>
              </w:rPr>
              <w:t>отчетный период по показателям:</w:t>
            </w:r>
          </w:p>
          <w:p w14:paraId="5982C2B4" w14:textId="2D9FAABA" w:rsidR="00D45F66" w:rsidRDefault="00D45F66" w:rsidP="00754F18">
            <w:pPr>
              <w:pStyle w:val="GOSTTableListMark1"/>
            </w:pPr>
            <w:r>
              <w:t>БА_ГАБС_1,</w:t>
            </w:r>
          </w:p>
          <w:p w14:paraId="21F3C3C7" w14:textId="5AC88427" w:rsidR="00D45F66" w:rsidRPr="005E26C1" w:rsidRDefault="00D45F66" w:rsidP="00754F18">
            <w:pPr>
              <w:pStyle w:val="GOSTTableListMark1"/>
              <w:rPr>
                <w:szCs w:val="22"/>
              </w:rPr>
            </w:pPr>
            <w:r>
              <w:t>БА_ГАБС_СВЗ_1</w:t>
            </w:r>
          </w:p>
        </w:tc>
        <w:tc>
          <w:tcPr>
            <w:tcW w:w="254" w:type="pct"/>
            <w:vMerge w:val="restart"/>
          </w:tcPr>
          <w:p w14:paraId="1FAA75B9" w14:textId="7D59D5F2" w:rsidR="00D45F66" w:rsidRDefault="00D45F66" w:rsidP="00754F18">
            <w:pPr>
              <w:pStyle w:val="GOSTTablenorm"/>
              <w:rPr>
                <w:szCs w:val="22"/>
              </w:rPr>
            </w:pPr>
            <w:r w:rsidRPr="00AA3FAD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6972F82C" w14:textId="368B8D03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56" w:type="pct"/>
          </w:tcPr>
          <w:p w14:paraId="7AA79223" w14:textId="22AD8C73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13" w:type="pct"/>
          </w:tcPr>
          <w:p w14:paraId="099E46F9" w14:textId="76F1E1E1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1815747C" w14:textId="3873673B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0A226B1A" w14:textId="3E4C0AE4" w:rsidR="00D45F66" w:rsidRPr="005E26C1" w:rsidRDefault="00D45F66" w:rsidP="00754F18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49" w:type="pct"/>
          </w:tcPr>
          <w:p w14:paraId="657384CF" w14:textId="064A991C" w:rsidR="00D45F66" w:rsidRDefault="00D45F66" w:rsidP="00754F18">
            <w:pPr>
              <w:pStyle w:val="GOSTTablenorm"/>
              <w:rPr>
                <w:szCs w:val="22"/>
              </w:rPr>
            </w:pPr>
            <w:r>
              <w:t>-</w:t>
            </w:r>
          </w:p>
        </w:tc>
      </w:tr>
      <w:tr w:rsidR="00D45F66" w:rsidRPr="005E26C1" w14:paraId="4733BA20" w14:textId="77777777" w:rsidTr="00D45F66">
        <w:tc>
          <w:tcPr>
            <w:tcW w:w="125" w:type="pct"/>
          </w:tcPr>
          <w:p w14:paraId="455EEBAC" w14:textId="77777777" w:rsidR="00D45F66" w:rsidRPr="008A7F76" w:rsidRDefault="00D45F66" w:rsidP="00754F18">
            <w:pPr>
              <w:pStyle w:val="GOSTTableNum"/>
            </w:pPr>
          </w:p>
        </w:tc>
        <w:tc>
          <w:tcPr>
            <w:tcW w:w="596" w:type="pct"/>
            <w:vMerge/>
          </w:tcPr>
          <w:p w14:paraId="6583FECC" w14:textId="77777777" w:rsidR="00D45F66" w:rsidRPr="000F290B" w:rsidRDefault="00D45F66" w:rsidP="00754F18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6F07587D" w14:textId="77777777" w:rsidR="00D45F66" w:rsidRPr="00490EDD" w:rsidRDefault="00D45F66" w:rsidP="00754F18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3B814D83" w14:textId="27A48ECF" w:rsidR="00D45F66" w:rsidDel="00F3217E" w:rsidRDefault="00D45F66" w:rsidP="00754F18">
            <w:pPr>
              <w:pStyle w:val="GOSTTablenorm"/>
              <w:rPr>
                <w:lang w:val="en-US"/>
              </w:rPr>
            </w:pPr>
            <w:r w:rsidRPr="00490EDD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6E111BC" w14:textId="40FBE03C" w:rsidR="00D45F66" w:rsidRPr="00170EC3" w:rsidRDefault="00D45F66" w:rsidP="00754F18">
            <w:pPr>
              <w:pStyle w:val="GOSTTablenorm"/>
            </w:pPr>
          </w:p>
        </w:tc>
        <w:tc>
          <w:tcPr>
            <w:tcW w:w="341" w:type="pct"/>
          </w:tcPr>
          <w:p w14:paraId="13D2C5BC" w14:textId="4CC2C3DF" w:rsidR="00D45F66" w:rsidRDefault="00D45F66" w:rsidP="00754F18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17F866CF" w14:textId="61C08AFF" w:rsidR="00D45F66" w:rsidRDefault="00D45F66" w:rsidP="00754F18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13</w:t>
            </w:r>
          </w:p>
        </w:tc>
        <w:tc>
          <w:tcPr>
            <w:tcW w:w="1107" w:type="pct"/>
            <w:vMerge/>
          </w:tcPr>
          <w:p w14:paraId="2F8CDECE" w14:textId="77777777" w:rsidR="00D45F66" w:rsidRPr="004A1C8C" w:rsidRDefault="00D45F66" w:rsidP="00754F18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4A4C42E0" w14:textId="77777777" w:rsidR="00D45F66" w:rsidRPr="00AA3FAD" w:rsidRDefault="00D45F66" w:rsidP="00754F18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6AAE747F" w14:textId="6DAB4138" w:rsidR="00D45F66" w:rsidRDefault="00D45F66" w:rsidP="00754F18">
            <w:pPr>
              <w:pStyle w:val="GOSTTablenorm"/>
            </w:pPr>
            <w:r>
              <w:t>+ ГРБС</w:t>
            </w:r>
          </w:p>
        </w:tc>
        <w:tc>
          <w:tcPr>
            <w:tcW w:w="256" w:type="pct"/>
          </w:tcPr>
          <w:p w14:paraId="41B82645" w14:textId="5DF1E9B8" w:rsidR="00D45F66" w:rsidRDefault="00D45F66" w:rsidP="00754F18">
            <w:pPr>
              <w:pStyle w:val="GOSTTablenorm"/>
            </w:pPr>
            <w:r w:rsidRPr="00BB47C0">
              <w:t>-</w:t>
            </w:r>
          </w:p>
        </w:tc>
        <w:tc>
          <w:tcPr>
            <w:tcW w:w="213" w:type="pct"/>
          </w:tcPr>
          <w:p w14:paraId="50A101C1" w14:textId="24A012BC" w:rsidR="00D45F66" w:rsidRDefault="00D45F66" w:rsidP="00754F18">
            <w:pPr>
              <w:pStyle w:val="GOSTTablenorm"/>
            </w:pPr>
            <w:r w:rsidRPr="00BB47C0">
              <w:t>-</w:t>
            </w:r>
          </w:p>
        </w:tc>
        <w:tc>
          <w:tcPr>
            <w:tcW w:w="213" w:type="pct"/>
          </w:tcPr>
          <w:p w14:paraId="4BCD170A" w14:textId="2BFB7670" w:rsidR="00D45F66" w:rsidRDefault="00D45F66" w:rsidP="00754F18">
            <w:pPr>
              <w:pStyle w:val="GOSTTablenorm"/>
            </w:pPr>
            <w:r w:rsidRPr="00BB47C0">
              <w:t>-</w:t>
            </w:r>
          </w:p>
        </w:tc>
        <w:tc>
          <w:tcPr>
            <w:tcW w:w="213" w:type="pct"/>
          </w:tcPr>
          <w:p w14:paraId="15F9B0E1" w14:textId="68FB6CBE" w:rsidR="00D45F66" w:rsidRDefault="00D45F66" w:rsidP="00754F18">
            <w:pPr>
              <w:pStyle w:val="GOSTTablenorm"/>
            </w:pPr>
            <w:r w:rsidRPr="00BB47C0">
              <w:t>-</w:t>
            </w:r>
          </w:p>
        </w:tc>
        <w:tc>
          <w:tcPr>
            <w:tcW w:w="249" w:type="pct"/>
          </w:tcPr>
          <w:p w14:paraId="27035DD7" w14:textId="1087AEDC" w:rsidR="00D45F66" w:rsidRDefault="00D45F66" w:rsidP="00754F18">
            <w:pPr>
              <w:pStyle w:val="GOSTTablenorm"/>
            </w:pPr>
            <w:r>
              <w:t>-</w:t>
            </w:r>
          </w:p>
        </w:tc>
      </w:tr>
      <w:tr w:rsidR="00D45F66" w:rsidRPr="005E26C1" w14:paraId="7BE72FE3" w14:textId="77777777" w:rsidTr="00D45F66">
        <w:tc>
          <w:tcPr>
            <w:tcW w:w="125" w:type="pct"/>
          </w:tcPr>
          <w:p w14:paraId="6B15BFD0" w14:textId="77777777" w:rsidR="00D45F66" w:rsidRPr="008A7F76" w:rsidRDefault="00D45F66" w:rsidP="001620F3">
            <w:pPr>
              <w:pStyle w:val="GOSTTableNum"/>
            </w:pPr>
          </w:p>
        </w:tc>
        <w:tc>
          <w:tcPr>
            <w:tcW w:w="596" w:type="pct"/>
            <w:vMerge/>
          </w:tcPr>
          <w:p w14:paraId="3C6C767D" w14:textId="77777777" w:rsidR="00D45F66" w:rsidRPr="000F290B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69C23B75" w14:textId="77777777" w:rsidR="00D45F66" w:rsidDel="00F3217E" w:rsidRDefault="00D45F66" w:rsidP="001620F3">
            <w:pPr>
              <w:pStyle w:val="GOSTTablenorm"/>
              <w:rPr>
                <w:lang w:val="en-US"/>
              </w:rPr>
            </w:pPr>
          </w:p>
        </w:tc>
        <w:tc>
          <w:tcPr>
            <w:tcW w:w="279" w:type="pct"/>
          </w:tcPr>
          <w:p w14:paraId="691496EF" w14:textId="07DAA395" w:rsidR="00D45F66" w:rsidDel="00F3217E" w:rsidRDefault="00D45F66" w:rsidP="001620F3">
            <w:pPr>
              <w:pStyle w:val="GOSTTablenorm"/>
              <w:rPr>
                <w:lang w:val="en-US"/>
              </w:rPr>
            </w:pPr>
          </w:p>
        </w:tc>
        <w:tc>
          <w:tcPr>
            <w:tcW w:w="361" w:type="pct"/>
          </w:tcPr>
          <w:p w14:paraId="30A785CD" w14:textId="7C526F62" w:rsidR="00D45F66" w:rsidRDefault="00D45F66" w:rsidP="001620F3">
            <w:pPr>
              <w:pStyle w:val="GOSTTablenorm"/>
            </w:pPr>
          </w:p>
        </w:tc>
        <w:tc>
          <w:tcPr>
            <w:tcW w:w="341" w:type="pct"/>
          </w:tcPr>
          <w:p w14:paraId="280A70DA" w14:textId="63723D53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33983410" w14:textId="65877125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SRC</w:t>
            </w:r>
            <w:r>
              <w:rPr>
                <w:szCs w:val="22"/>
              </w:rPr>
              <w:t>: 9</w:t>
            </w:r>
          </w:p>
        </w:tc>
        <w:tc>
          <w:tcPr>
            <w:tcW w:w="1107" w:type="pct"/>
            <w:vMerge/>
          </w:tcPr>
          <w:p w14:paraId="71120D9F" w14:textId="77777777" w:rsidR="00D45F66" w:rsidRPr="004A1C8C" w:rsidRDefault="00D45F66" w:rsidP="001620F3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5CA1755C" w14:textId="77777777" w:rsidR="00D45F66" w:rsidRPr="00AA3FAD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39203A24" w14:textId="0F6C881E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24634A40" w14:textId="51AE91C2" w:rsidR="00D45F66" w:rsidRDefault="00D45F66" w:rsidP="001620F3">
            <w:pPr>
              <w:pStyle w:val="GOSTTablenorm"/>
            </w:pPr>
            <w:r>
              <w:t>+ ГАИФ</w:t>
            </w:r>
          </w:p>
        </w:tc>
        <w:tc>
          <w:tcPr>
            <w:tcW w:w="213" w:type="pct"/>
          </w:tcPr>
          <w:p w14:paraId="1024448E" w14:textId="311A956C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5A66C41E" w14:textId="63E310D2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337E8625" w14:textId="19093829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17ED0BB7" w14:textId="11BC37A4" w:rsidR="00D45F66" w:rsidRDefault="00D45F66" w:rsidP="001620F3">
            <w:pPr>
              <w:pStyle w:val="GOSTTablenorm"/>
            </w:pPr>
            <w:r>
              <w:t>-</w:t>
            </w:r>
          </w:p>
        </w:tc>
      </w:tr>
      <w:tr w:rsidR="00D45F66" w:rsidRPr="005E26C1" w14:paraId="3EA4A37E" w14:textId="77777777" w:rsidTr="00D45F66">
        <w:tc>
          <w:tcPr>
            <w:tcW w:w="125" w:type="pct"/>
          </w:tcPr>
          <w:p w14:paraId="322AF71E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15020E89" w14:textId="36808CBD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0F290B">
              <w:rPr>
                <w:szCs w:val="22"/>
              </w:rPr>
              <w:t>БА доведенные ГРБС, ГАИФ на первый год планового периода</w:t>
            </w:r>
          </w:p>
        </w:tc>
        <w:tc>
          <w:tcPr>
            <w:tcW w:w="279" w:type="pct"/>
            <w:vMerge w:val="restart"/>
          </w:tcPr>
          <w:p w14:paraId="6CA7C42A" w14:textId="00813AEA" w:rsidR="00D45F66" w:rsidRPr="003565DE" w:rsidRDefault="004E716C" w:rsidP="0011427E">
            <w:pPr>
              <w:pStyle w:val="GOSTTablenorm"/>
              <w:rPr>
                <w:szCs w:val="22"/>
              </w:rPr>
            </w:pPr>
            <w:ins w:id="1134" w:author="Краснова Наталья EXP-332161" w:date="2026-03-19T17:45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5539996F" w14:textId="5B6FD769" w:rsidR="00D45F66" w:rsidRPr="00754F18" w:rsidRDefault="00D45F66" w:rsidP="0011427E">
            <w:pPr>
              <w:pStyle w:val="GOSTTablenorm"/>
            </w:pPr>
            <w:r w:rsidRPr="003565DE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9BF2EDD" w14:textId="01880581" w:rsidR="00D45F66" w:rsidRDefault="00D45F66" w:rsidP="0011427E">
            <w:pPr>
              <w:pStyle w:val="GOSTTablenorm"/>
            </w:pPr>
            <w:r>
              <w:rPr>
                <w:lang w:val="en-US"/>
              </w:rPr>
              <w:t>BALBO_GABS</w:t>
            </w:r>
            <w:r>
              <w:t>: 6, 58</w:t>
            </w:r>
          </w:p>
        </w:tc>
        <w:tc>
          <w:tcPr>
            <w:tcW w:w="341" w:type="pct"/>
          </w:tcPr>
          <w:p w14:paraId="0AF456B8" w14:textId="25C4CB7D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179</w:t>
            </w:r>
          </w:p>
        </w:tc>
        <w:tc>
          <w:tcPr>
            <w:tcW w:w="301" w:type="pct"/>
          </w:tcPr>
          <w:p w14:paraId="5AAF861E" w14:textId="2EA71425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44529CA8" w14:textId="06D5F895" w:rsidR="00D45F66" w:rsidRDefault="00D45F66" w:rsidP="0011427E">
            <w:pPr>
              <w:pStyle w:val="GOSTTablenorm"/>
              <w:rPr>
                <w:szCs w:val="22"/>
              </w:rPr>
            </w:pPr>
            <w:r w:rsidRPr="004A1C8C">
              <w:rPr>
                <w:rFonts w:eastAsia="Calibri"/>
                <w:szCs w:val="22"/>
              </w:rPr>
              <w:t>Сумма БА, доведенных ФК до ГРБС, ГАИФ</w:t>
            </w:r>
            <w:r>
              <w:rPr>
                <w:rFonts w:eastAsia="Calibri"/>
                <w:szCs w:val="22"/>
              </w:rPr>
              <w:t xml:space="preserve"> </w:t>
            </w:r>
            <w:r w:rsidRPr="000F290B">
              <w:rPr>
                <w:szCs w:val="22"/>
              </w:rPr>
              <w:t>на первый год планового периода</w:t>
            </w:r>
            <w:r>
              <w:rPr>
                <w:szCs w:val="22"/>
              </w:rPr>
              <w:t>.</w:t>
            </w:r>
          </w:p>
          <w:p w14:paraId="3050A430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20B78009" w14:textId="23E3F4B4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 xml:space="preserve">Оборот по Кт за </w:t>
            </w:r>
            <w:r>
              <w:rPr>
                <w:szCs w:val="22"/>
              </w:rPr>
              <w:t>отчетный период по показателям:</w:t>
            </w:r>
          </w:p>
          <w:p w14:paraId="3AB78E65" w14:textId="005A5D77" w:rsidR="00D45F66" w:rsidRDefault="00D45F66" w:rsidP="0011427E">
            <w:pPr>
              <w:pStyle w:val="GOSTTableListMark1"/>
            </w:pPr>
            <w:r>
              <w:t>БА_ГАБС_2,</w:t>
            </w:r>
          </w:p>
          <w:p w14:paraId="1AB90C5C" w14:textId="634E6F0F" w:rsidR="00D45F66" w:rsidRPr="005E26C1" w:rsidRDefault="00D45F66" w:rsidP="0011427E">
            <w:pPr>
              <w:pStyle w:val="GOSTTableListMark1"/>
              <w:rPr>
                <w:szCs w:val="22"/>
              </w:rPr>
            </w:pPr>
            <w:r>
              <w:t>БА_ГАБС_СВЗ_2</w:t>
            </w:r>
          </w:p>
        </w:tc>
        <w:tc>
          <w:tcPr>
            <w:tcW w:w="254" w:type="pct"/>
            <w:vMerge w:val="restart"/>
          </w:tcPr>
          <w:p w14:paraId="481BE8A2" w14:textId="7A718F3C" w:rsidR="00D45F66" w:rsidRDefault="00D45F66" w:rsidP="0011427E">
            <w:pPr>
              <w:pStyle w:val="GOSTTablenorm"/>
              <w:rPr>
                <w:szCs w:val="22"/>
              </w:rPr>
            </w:pPr>
            <w:r w:rsidRPr="00AA3FAD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71B86611" w14:textId="0FB80EC2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56" w:type="pct"/>
          </w:tcPr>
          <w:p w14:paraId="4A308480" w14:textId="231AF0A2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13" w:type="pct"/>
          </w:tcPr>
          <w:p w14:paraId="4257F2C0" w14:textId="5B8E4D9E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430877D5" w14:textId="7D448D46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36E9F62E" w14:textId="49EC9F54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49" w:type="pct"/>
          </w:tcPr>
          <w:p w14:paraId="48960758" w14:textId="15A93EBF" w:rsidR="00D45F66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</w:tr>
      <w:tr w:rsidR="00D45F66" w:rsidRPr="005E26C1" w14:paraId="4D2CC3B5" w14:textId="77777777" w:rsidTr="00D45F66">
        <w:tc>
          <w:tcPr>
            <w:tcW w:w="125" w:type="pct"/>
          </w:tcPr>
          <w:p w14:paraId="5BFD7D48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26BC1697" w14:textId="77777777" w:rsidR="00D45F66" w:rsidRPr="000F290B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319672E5" w14:textId="77777777" w:rsidR="00D45F66" w:rsidRPr="003565DE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6EA6CFAD" w14:textId="7B1D641C" w:rsidR="00D45F66" w:rsidDel="00F3217E" w:rsidRDefault="00D45F66" w:rsidP="0011427E">
            <w:pPr>
              <w:pStyle w:val="GOSTTablenorm"/>
              <w:rPr>
                <w:lang w:val="en-US"/>
              </w:rPr>
            </w:pPr>
            <w:r w:rsidRPr="003565DE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6C08BAE" w14:textId="676135AF" w:rsidR="00D45F66" w:rsidRDefault="00D45F66" w:rsidP="0011427E">
            <w:pPr>
              <w:pStyle w:val="GOSTTablenorm"/>
              <w:ind w:left="0"/>
            </w:pPr>
          </w:p>
        </w:tc>
        <w:tc>
          <w:tcPr>
            <w:tcW w:w="341" w:type="pct"/>
          </w:tcPr>
          <w:p w14:paraId="18BB53C2" w14:textId="06758D76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6588F617" w14:textId="44EE79AB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14</w:t>
            </w:r>
          </w:p>
        </w:tc>
        <w:tc>
          <w:tcPr>
            <w:tcW w:w="1107" w:type="pct"/>
            <w:vMerge/>
          </w:tcPr>
          <w:p w14:paraId="5255CE89" w14:textId="77777777" w:rsidR="00D45F66" w:rsidRPr="004A1C8C" w:rsidRDefault="00D45F66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40E1331D" w14:textId="77777777" w:rsidR="00D45F66" w:rsidRPr="00AA3FAD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1A72B51B" w14:textId="24B00F53" w:rsidR="00D45F66" w:rsidRDefault="00D45F66" w:rsidP="0011427E">
            <w:pPr>
              <w:pStyle w:val="GOSTTablenorm"/>
            </w:pPr>
            <w:r>
              <w:t>+ ГРБС</w:t>
            </w:r>
          </w:p>
        </w:tc>
        <w:tc>
          <w:tcPr>
            <w:tcW w:w="256" w:type="pct"/>
          </w:tcPr>
          <w:p w14:paraId="3D9A90EB" w14:textId="11489A61" w:rsidR="00D45F66" w:rsidRDefault="00D45F66" w:rsidP="0011427E">
            <w:pPr>
              <w:pStyle w:val="GOSTTablenorm"/>
            </w:pPr>
            <w:r w:rsidRPr="00BB47C0">
              <w:t>-</w:t>
            </w:r>
          </w:p>
        </w:tc>
        <w:tc>
          <w:tcPr>
            <w:tcW w:w="213" w:type="pct"/>
          </w:tcPr>
          <w:p w14:paraId="6DB6657B" w14:textId="295729B2" w:rsidR="00D45F66" w:rsidRDefault="00D45F66" w:rsidP="0011427E">
            <w:pPr>
              <w:pStyle w:val="GOSTTablenorm"/>
            </w:pPr>
            <w:r w:rsidRPr="00BB47C0">
              <w:t>-</w:t>
            </w:r>
          </w:p>
        </w:tc>
        <w:tc>
          <w:tcPr>
            <w:tcW w:w="213" w:type="pct"/>
          </w:tcPr>
          <w:p w14:paraId="095FFEEC" w14:textId="0FE75CD2" w:rsidR="00D45F66" w:rsidRDefault="00D45F66" w:rsidP="0011427E">
            <w:pPr>
              <w:pStyle w:val="GOSTTablenorm"/>
            </w:pPr>
            <w:r w:rsidRPr="00BB47C0">
              <w:t>-</w:t>
            </w:r>
          </w:p>
        </w:tc>
        <w:tc>
          <w:tcPr>
            <w:tcW w:w="213" w:type="pct"/>
          </w:tcPr>
          <w:p w14:paraId="42C3521D" w14:textId="39E09EE2" w:rsidR="00D45F66" w:rsidRDefault="00D45F66" w:rsidP="0011427E">
            <w:pPr>
              <w:pStyle w:val="GOSTTablenorm"/>
            </w:pPr>
            <w:r w:rsidRPr="00BB47C0">
              <w:t>-</w:t>
            </w:r>
          </w:p>
        </w:tc>
        <w:tc>
          <w:tcPr>
            <w:tcW w:w="249" w:type="pct"/>
          </w:tcPr>
          <w:p w14:paraId="5A320D15" w14:textId="793C1F96" w:rsidR="00D45F66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03EC815E" w14:textId="77777777" w:rsidTr="00D45F66">
        <w:tc>
          <w:tcPr>
            <w:tcW w:w="125" w:type="pct"/>
          </w:tcPr>
          <w:p w14:paraId="20E18941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075B3951" w14:textId="77777777" w:rsidR="00D45F66" w:rsidRPr="000F290B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0858428D" w14:textId="77777777" w:rsidR="00D45F66" w:rsidRPr="003565DE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3377FA95" w14:textId="73C2843E" w:rsidR="00D45F66" w:rsidDel="00F3217E" w:rsidRDefault="00D45F66" w:rsidP="0011427E">
            <w:pPr>
              <w:pStyle w:val="GOSTTablenorm"/>
              <w:rPr>
                <w:lang w:val="en-US"/>
              </w:rPr>
            </w:pPr>
            <w:r w:rsidRPr="003565DE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CEA09D2" w14:textId="41EF2513" w:rsidR="00D45F66" w:rsidRDefault="00D45F66" w:rsidP="0011427E">
            <w:pPr>
              <w:pStyle w:val="GOSTTablenorm"/>
            </w:pPr>
          </w:p>
        </w:tc>
        <w:tc>
          <w:tcPr>
            <w:tcW w:w="341" w:type="pct"/>
          </w:tcPr>
          <w:p w14:paraId="51B27C77" w14:textId="03BB8BAC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475DC93B" w14:textId="723A9B59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SRC</w:t>
            </w:r>
            <w:r>
              <w:rPr>
                <w:szCs w:val="22"/>
              </w:rPr>
              <w:t>: 10</w:t>
            </w:r>
          </w:p>
        </w:tc>
        <w:tc>
          <w:tcPr>
            <w:tcW w:w="1107" w:type="pct"/>
            <w:vMerge/>
          </w:tcPr>
          <w:p w14:paraId="73FDBAC4" w14:textId="77777777" w:rsidR="00D45F66" w:rsidRPr="004A1C8C" w:rsidRDefault="00D45F66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67F2E557" w14:textId="77777777" w:rsidR="00D45F66" w:rsidRPr="00AA3FAD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6C55296C" w14:textId="2A88683F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1A2306E1" w14:textId="4E1406E3" w:rsidR="00D45F66" w:rsidRDefault="00D45F66" w:rsidP="0011427E">
            <w:pPr>
              <w:pStyle w:val="GOSTTablenorm"/>
            </w:pPr>
            <w:r>
              <w:t>+ ГАИФ</w:t>
            </w:r>
          </w:p>
        </w:tc>
        <w:tc>
          <w:tcPr>
            <w:tcW w:w="213" w:type="pct"/>
          </w:tcPr>
          <w:p w14:paraId="4CCB95EB" w14:textId="71590FAC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39432A58" w14:textId="00BB3831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60BC40DE" w14:textId="29676946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311168C1" w14:textId="7F3E621E" w:rsidR="00D45F66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06911C4F" w14:textId="77777777" w:rsidTr="00D45F66">
        <w:tc>
          <w:tcPr>
            <w:tcW w:w="125" w:type="pct"/>
          </w:tcPr>
          <w:p w14:paraId="67105D2D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3255F033" w14:textId="30A37C0F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0F290B">
              <w:rPr>
                <w:szCs w:val="22"/>
              </w:rPr>
              <w:t>БА доведенные ГРБС, ГАИФ на второй год планового периода</w:t>
            </w:r>
          </w:p>
        </w:tc>
        <w:tc>
          <w:tcPr>
            <w:tcW w:w="279" w:type="pct"/>
            <w:vMerge w:val="restart"/>
          </w:tcPr>
          <w:p w14:paraId="703FF713" w14:textId="043A3BF2" w:rsidR="00D45F66" w:rsidRPr="003565DE" w:rsidRDefault="004E716C" w:rsidP="0011427E">
            <w:pPr>
              <w:pStyle w:val="GOSTTablenorm"/>
              <w:rPr>
                <w:szCs w:val="22"/>
              </w:rPr>
            </w:pPr>
            <w:ins w:id="1135" w:author="Краснова Наталья EXP-332161" w:date="2026-03-19T17:45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3269BEE5" w14:textId="3CFDD0CC" w:rsidR="00D45F66" w:rsidRPr="0011427E" w:rsidRDefault="00D45F66" w:rsidP="0011427E">
            <w:pPr>
              <w:pStyle w:val="GOSTTablenorm"/>
            </w:pPr>
            <w:r w:rsidRPr="003565DE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FC3B56B" w14:textId="0E6E10A3" w:rsidR="00D45F66" w:rsidRDefault="00D45F66" w:rsidP="0011427E">
            <w:pPr>
              <w:pStyle w:val="GOSTTablenorm"/>
            </w:pPr>
            <w:r>
              <w:rPr>
                <w:lang w:val="en-US"/>
              </w:rPr>
              <w:t>BALBO_GABS</w:t>
            </w:r>
            <w:r>
              <w:t>: 7, 59</w:t>
            </w:r>
          </w:p>
        </w:tc>
        <w:tc>
          <w:tcPr>
            <w:tcW w:w="341" w:type="pct"/>
          </w:tcPr>
          <w:p w14:paraId="25ECA2C1" w14:textId="498789F1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180</w:t>
            </w:r>
          </w:p>
        </w:tc>
        <w:tc>
          <w:tcPr>
            <w:tcW w:w="301" w:type="pct"/>
          </w:tcPr>
          <w:p w14:paraId="022C91DF" w14:textId="5ABC992B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49F2EE9A" w14:textId="64B6AA2A" w:rsidR="00D45F66" w:rsidRDefault="00D45F66" w:rsidP="0011427E">
            <w:pPr>
              <w:pStyle w:val="GOSTTablenorm"/>
              <w:rPr>
                <w:szCs w:val="22"/>
              </w:rPr>
            </w:pPr>
            <w:r w:rsidRPr="004A1C8C">
              <w:rPr>
                <w:rFonts w:eastAsia="Calibri"/>
                <w:szCs w:val="22"/>
              </w:rPr>
              <w:t>Сумма БА, доведенных ФК до ГРБС, ГАИФ</w:t>
            </w:r>
            <w:r>
              <w:rPr>
                <w:rFonts w:eastAsia="Calibri"/>
                <w:szCs w:val="22"/>
              </w:rPr>
              <w:t xml:space="preserve"> </w:t>
            </w:r>
            <w:r w:rsidRPr="000F290B">
              <w:rPr>
                <w:szCs w:val="22"/>
              </w:rPr>
              <w:t xml:space="preserve">на </w:t>
            </w:r>
            <w:r>
              <w:rPr>
                <w:szCs w:val="22"/>
              </w:rPr>
              <w:t>второй</w:t>
            </w:r>
            <w:r w:rsidRPr="000F290B">
              <w:rPr>
                <w:szCs w:val="22"/>
              </w:rPr>
              <w:t xml:space="preserve"> год планового периода</w:t>
            </w:r>
            <w:r>
              <w:rPr>
                <w:szCs w:val="22"/>
              </w:rPr>
              <w:t>.</w:t>
            </w:r>
          </w:p>
          <w:p w14:paraId="07B87027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49B3325A" w14:textId="1FFF9BE9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 xml:space="preserve">Оборот по Кт за </w:t>
            </w:r>
            <w:r>
              <w:rPr>
                <w:szCs w:val="22"/>
              </w:rPr>
              <w:t>отчетный период по показателям:</w:t>
            </w:r>
          </w:p>
          <w:p w14:paraId="7A9F8AA5" w14:textId="764F844B" w:rsidR="00D45F66" w:rsidRDefault="00D45F66" w:rsidP="0011427E">
            <w:pPr>
              <w:pStyle w:val="GOSTTableListMark1"/>
            </w:pPr>
            <w:r>
              <w:t>БА_ГАБС_3,</w:t>
            </w:r>
          </w:p>
          <w:p w14:paraId="02E4BDA1" w14:textId="354632B1" w:rsidR="00D45F66" w:rsidRPr="005E26C1" w:rsidRDefault="00D45F66" w:rsidP="0011427E">
            <w:pPr>
              <w:pStyle w:val="GOSTTableListMark1"/>
              <w:rPr>
                <w:szCs w:val="22"/>
              </w:rPr>
            </w:pPr>
            <w:r>
              <w:t>БА_ГАБС_СВЗ_3</w:t>
            </w:r>
          </w:p>
        </w:tc>
        <w:tc>
          <w:tcPr>
            <w:tcW w:w="254" w:type="pct"/>
            <w:vMerge w:val="restart"/>
          </w:tcPr>
          <w:p w14:paraId="1C4B8403" w14:textId="7190E768" w:rsidR="00D45F66" w:rsidRDefault="00D45F66" w:rsidP="0011427E">
            <w:pPr>
              <w:pStyle w:val="GOSTTablenorm"/>
              <w:rPr>
                <w:szCs w:val="22"/>
              </w:rPr>
            </w:pPr>
            <w:r w:rsidRPr="00AA3FAD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18142C3F" w14:textId="69BC1225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56" w:type="pct"/>
          </w:tcPr>
          <w:p w14:paraId="58F231D2" w14:textId="6F10F2B9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13" w:type="pct"/>
          </w:tcPr>
          <w:p w14:paraId="5E6E2353" w14:textId="783CA8E0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424DFF6B" w14:textId="4A279B60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454C84A9" w14:textId="6C809168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49" w:type="pct"/>
          </w:tcPr>
          <w:p w14:paraId="238A2A9A" w14:textId="1B573353" w:rsidR="00D45F66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</w:tr>
      <w:tr w:rsidR="00D45F66" w:rsidRPr="005E26C1" w14:paraId="26D24DDB" w14:textId="77777777" w:rsidTr="00D45F66">
        <w:tc>
          <w:tcPr>
            <w:tcW w:w="125" w:type="pct"/>
          </w:tcPr>
          <w:p w14:paraId="3042106C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717CDC25" w14:textId="77777777" w:rsidR="00D45F66" w:rsidRPr="000F290B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6E7FE2D9" w14:textId="77777777" w:rsidR="00D45F66" w:rsidRPr="003565DE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646BAB3D" w14:textId="60F6935B" w:rsidR="00D45F66" w:rsidDel="00F3217E" w:rsidRDefault="00D45F66" w:rsidP="0011427E">
            <w:pPr>
              <w:pStyle w:val="GOSTTablenorm"/>
              <w:rPr>
                <w:lang w:val="en-US"/>
              </w:rPr>
            </w:pPr>
            <w:r w:rsidRPr="003565DE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BA0D3A3" w14:textId="0214B43E" w:rsidR="00D45F66" w:rsidRDefault="00D45F66" w:rsidP="0011427E">
            <w:pPr>
              <w:pStyle w:val="GOSTTablenorm"/>
            </w:pPr>
          </w:p>
        </w:tc>
        <w:tc>
          <w:tcPr>
            <w:tcW w:w="341" w:type="pct"/>
          </w:tcPr>
          <w:p w14:paraId="5E165A45" w14:textId="4213C607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1A91F963" w14:textId="2D594E36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15</w:t>
            </w:r>
          </w:p>
        </w:tc>
        <w:tc>
          <w:tcPr>
            <w:tcW w:w="1107" w:type="pct"/>
            <w:vMerge/>
          </w:tcPr>
          <w:p w14:paraId="6D190927" w14:textId="77777777" w:rsidR="00D45F66" w:rsidRPr="004A1C8C" w:rsidRDefault="00D45F66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7481143A" w14:textId="77777777" w:rsidR="00D45F66" w:rsidRPr="00AA3FAD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16F1E70A" w14:textId="7E29DE24" w:rsidR="00D45F66" w:rsidRDefault="00D45F66" w:rsidP="0011427E">
            <w:pPr>
              <w:pStyle w:val="GOSTTablenorm"/>
            </w:pPr>
            <w:r>
              <w:t>+ ГРБС</w:t>
            </w:r>
          </w:p>
        </w:tc>
        <w:tc>
          <w:tcPr>
            <w:tcW w:w="256" w:type="pct"/>
          </w:tcPr>
          <w:p w14:paraId="593928BF" w14:textId="273BF8A0" w:rsidR="00D45F66" w:rsidRDefault="00D45F66" w:rsidP="0011427E">
            <w:pPr>
              <w:pStyle w:val="GOSTTablenorm"/>
            </w:pPr>
            <w:r w:rsidRPr="00BB47C0">
              <w:t>-</w:t>
            </w:r>
          </w:p>
        </w:tc>
        <w:tc>
          <w:tcPr>
            <w:tcW w:w="213" w:type="pct"/>
          </w:tcPr>
          <w:p w14:paraId="00DD177C" w14:textId="42BDDB2E" w:rsidR="00D45F66" w:rsidRDefault="00D45F66" w:rsidP="0011427E">
            <w:pPr>
              <w:pStyle w:val="GOSTTablenorm"/>
            </w:pPr>
            <w:r w:rsidRPr="00BB47C0">
              <w:t>-</w:t>
            </w:r>
          </w:p>
        </w:tc>
        <w:tc>
          <w:tcPr>
            <w:tcW w:w="213" w:type="pct"/>
          </w:tcPr>
          <w:p w14:paraId="3CDA9955" w14:textId="088E5160" w:rsidR="00D45F66" w:rsidRDefault="00D45F66" w:rsidP="0011427E">
            <w:pPr>
              <w:pStyle w:val="GOSTTablenorm"/>
            </w:pPr>
            <w:r w:rsidRPr="00BB47C0">
              <w:t>-</w:t>
            </w:r>
          </w:p>
        </w:tc>
        <w:tc>
          <w:tcPr>
            <w:tcW w:w="213" w:type="pct"/>
          </w:tcPr>
          <w:p w14:paraId="29392EF1" w14:textId="56D4854C" w:rsidR="00D45F66" w:rsidRDefault="00D45F66" w:rsidP="0011427E">
            <w:pPr>
              <w:pStyle w:val="GOSTTablenorm"/>
            </w:pPr>
            <w:r w:rsidRPr="00BB47C0">
              <w:t>-</w:t>
            </w:r>
          </w:p>
        </w:tc>
        <w:tc>
          <w:tcPr>
            <w:tcW w:w="249" w:type="pct"/>
          </w:tcPr>
          <w:p w14:paraId="11CAA96C" w14:textId="320AA201" w:rsidR="00D45F66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0148EBB4" w14:textId="77777777" w:rsidTr="00D45F66">
        <w:tc>
          <w:tcPr>
            <w:tcW w:w="125" w:type="pct"/>
          </w:tcPr>
          <w:p w14:paraId="59BCCF11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3B60A5AE" w14:textId="77777777" w:rsidR="00D45F66" w:rsidRPr="000F290B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023F7FFF" w14:textId="77777777" w:rsidR="00D45F66" w:rsidRPr="003565DE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24B0CAB2" w14:textId="3B2E820A" w:rsidR="00D45F66" w:rsidDel="00F3217E" w:rsidRDefault="00D45F66" w:rsidP="0011427E">
            <w:pPr>
              <w:pStyle w:val="GOSTTablenorm"/>
              <w:rPr>
                <w:lang w:val="en-US"/>
              </w:rPr>
            </w:pPr>
            <w:r w:rsidRPr="003565DE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44584EA" w14:textId="6F0872F8" w:rsidR="00D45F66" w:rsidRDefault="00D45F66" w:rsidP="0011427E">
            <w:pPr>
              <w:pStyle w:val="GOSTTablenorm"/>
            </w:pPr>
          </w:p>
        </w:tc>
        <w:tc>
          <w:tcPr>
            <w:tcW w:w="341" w:type="pct"/>
          </w:tcPr>
          <w:p w14:paraId="05C0CA46" w14:textId="33E3C691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501C8C89" w14:textId="70120B0C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SRC</w:t>
            </w:r>
            <w:r>
              <w:rPr>
                <w:szCs w:val="22"/>
              </w:rPr>
              <w:t>: 11</w:t>
            </w:r>
          </w:p>
        </w:tc>
        <w:tc>
          <w:tcPr>
            <w:tcW w:w="1107" w:type="pct"/>
            <w:vMerge/>
          </w:tcPr>
          <w:p w14:paraId="72484AF1" w14:textId="77777777" w:rsidR="00D45F66" w:rsidRPr="004A1C8C" w:rsidRDefault="00D45F66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5A700453" w14:textId="77777777" w:rsidR="00D45F66" w:rsidRPr="00AA3FAD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1662B8E6" w14:textId="586F5AEF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645C13BD" w14:textId="4300583E" w:rsidR="00D45F66" w:rsidRDefault="00D45F66" w:rsidP="0011427E">
            <w:pPr>
              <w:pStyle w:val="GOSTTablenorm"/>
            </w:pPr>
            <w:r>
              <w:t>+ ГАИФ</w:t>
            </w:r>
          </w:p>
        </w:tc>
        <w:tc>
          <w:tcPr>
            <w:tcW w:w="213" w:type="pct"/>
          </w:tcPr>
          <w:p w14:paraId="3B6E1EBD" w14:textId="7F461F0E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0A9E13C7" w14:textId="402268CD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6D6967F9" w14:textId="031B5F1C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7FC69B83" w14:textId="4C1C7875" w:rsidR="00D45F66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5FEEADBF" w14:textId="77777777" w:rsidTr="00D45F66">
        <w:tc>
          <w:tcPr>
            <w:tcW w:w="125" w:type="pct"/>
          </w:tcPr>
          <w:p w14:paraId="41F00A4F" w14:textId="77777777" w:rsidR="00D45F66" w:rsidRPr="008A7F76" w:rsidRDefault="00D45F66" w:rsidP="001620F3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35C311B4" w14:textId="135B8107" w:rsidR="00D45F66" w:rsidRPr="005E26C1" w:rsidRDefault="00D45F66" w:rsidP="001620F3">
            <w:pPr>
              <w:pStyle w:val="GOSTTablenorm"/>
              <w:rPr>
                <w:szCs w:val="22"/>
              </w:rPr>
            </w:pPr>
            <w:r w:rsidRPr="000F290B">
              <w:rPr>
                <w:szCs w:val="22"/>
              </w:rPr>
              <w:t xml:space="preserve">БА доведенные ГРБС, ГАИФ на </w:t>
            </w:r>
            <w:r w:rsidRPr="000F290B">
              <w:rPr>
                <w:szCs w:val="22"/>
              </w:rPr>
              <w:lastRenderedPageBreak/>
              <w:t>третий год планового периода</w:t>
            </w:r>
          </w:p>
        </w:tc>
        <w:tc>
          <w:tcPr>
            <w:tcW w:w="279" w:type="pct"/>
            <w:vMerge w:val="restart"/>
          </w:tcPr>
          <w:p w14:paraId="6E63204E" w14:textId="51ADA6D3" w:rsidR="00D45F66" w:rsidRDefault="004E716C" w:rsidP="001620F3">
            <w:pPr>
              <w:pStyle w:val="GOSTTablenorm"/>
              <w:rPr>
                <w:szCs w:val="22"/>
              </w:rPr>
            </w:pPr>
            <w:ins w:id="1136" w:author="Краснова Наталья EXP-332161" w:date="2026-03-19T17:45:00Z">
              <w:r>
                <w:rPr>
                  <w:szCs w:val="22"/>
                </w:rPr>
                <w:lastRenderedPageBreak/>
                <w:t>БПС</w:t>
              </w:r>
            </w:ins>
          </w:p>
        </w:tc>
        <w:tc>
          <w:tcPr>
            <w:tcW w:w="279" w:type="pct"/>
          </w:tcPr>
          <w:p w14:paraId="5B5707D3" w14:textId="591DFC41" w:rsidR="00D45F66" w:rsidRPr="0011427E" w:rsidRDefault="00D45F66" w:rsidP="001620F3">
            <w:pPr>
              <w:pStyle w:val="GOSTTablenorm"/>
            </w:pPr>
            <w:r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F0CB703" w14:textId="322F96FF" w:rsidR="00D45F66" w:rsidRDefault="00D45F66" w:rsidP="001620F3">
            <w:pPr>
              <w:pStyle w:val="GOSTTablenorm"/>
            </w:pPr>
            <w:r>
              <w:rPr>
                <w:lang w:val="en-US"/>
              </w:rPr>
              <w:t>BALBO_GABS</w:t>
            </w:r>
            <w:r>
              <w:t>: 8, 60</w:t>
            </w:r>
          </w:p>
        </w:tc>
        <w:tc>
          <w:tcPr>
            <w:tcW w:w="341" w:type="pct"/>
          </w:tcPr>
          <w:p w14:paraId="178AF059" w14:textId="3A08CF7D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t>181</w:t>
            </w:r>
          </w:p>
        </w:tc>
        <w:tc>
          <w:tcPr>
            <w:tcW w:w="301" w:type="pct"/>
          </w:tcPr>
          <w:p w14:paraId="48334486" w14:textId="104CFCA3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63E26ADC" w14:textId="6E7F8EE3" w:rsidR="00D45F66" w:rsidRDefault="00D45F66" w:rsidP="001620F3">
            <w:pPr>
              <w:pStyle w:val="GOSTTablenorm"/>
              <w:rPr>
                <w:szCs w:val="22"/>
              </w:rPr>
            </w:pPr>
            <w:r w:rsidRPr="004A1C8C">
              <w:rPr>
                <w:rFonts w:eastAsia="Calibri"/>
                <w:szCs w:val="22"/>
              </w:rPr>
              <w:t>Сумма БА, доведенных ФК до ГРБС, ГАИФ</w:t>
            </w:r>
            <w:r>
              <w:rPr>
                <w:rFonts w:eastAsia="Calibri"/>
                <w:szCs w:val="22"/>
              </w:rPr>
              <w:t xml:space="preserve"> </w:t>
            </w:r>
            <w:r w:rsidRPr="000F290B">
              <w:rPr>
                <w:szCs w:val="22"/>
              </w:rPr>
              <w:t xml:space="preserve">на </w:t>
            </w:r>
            <w:r>
              <w:rPr>
                <w:szCs w:val="22"/>
              </w:rPr>
              <w:t>третий</w:t>
            </w:r>
            <w:r w:rsidRPr="000F290B">
              <w:rPr>
                <w:szCs w:val="22"/>
              </w:rPr>
              <w:t xml:space="preserve"> год планового периода</w:t>
            </w:r>
            <w:r>
              <w:rPr>
                <w:szCs w:val="22"/>
              </w:rPr>
              <w:t>.</w:t>
            </w:r>
          </w:p>
          <w:p w14:paraId="002A708A" w14:textId="77777777" w:rsidR="00D45F66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772BFFD9" w14:textId="4EB72CD8" w:rsidR="00D45F66" w:rsidRDefault="00D45F66" w:rsidP="001620F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 xml:space="preserve">Оборот по Кт за </w:t>
            </w:r>
            <w:r>
              <w:rPr>
                <w:szCs w:val="22"/>
              </w:rPr>
              <w:t>отчетный период по показателям:</w:t>
            </w:r>
          </w:p>
          <w:p w14:paraId="6E031DFE" w14:textId="086AA505" w:rsidR="00D45F66" w:rsidRDefault="00D45F66" w:rsidP="001620F3">
            <w:pPr>
              <w:pStyle w:val="GOSTTableListMark1"/>
            </w:pPr>
            <w:r>
              <w:t>БА_ГАБС_4,</w:t>
            </w:r>
          </w:p>
          <w:p w14:paraId="71D89960" w14:textId="3E74044B" w:rsidR="00D45F66" w:rsidRPr="005E26C1" w:rsidRDefault="00D45F66" w:rsidP="001620F3">
            <w:pPr>
              <w:pStyle w:val="GOSTTableListMark1"/>
              <w:rPr>
                <w:szCs w:val="22"/>
              </w:rPr>
            </w:pPr>
            <w:r>
              <w:t>БА_ГАБС_СВЗ_4</w:t>
            </w:r>
          </w:p>
        </w:tc>
        <w:tc>
          <w:tcPr>
            <w:tcW w:w="254" w:type="pct"/>
            <w:vMerge w:val="restart"/>
          </w:tcPr>
          <w:p w14:paraId="1D80E9C5" w14:textId="5F0A6F4D" w:rsidR="00D45F66" w:rsidRDefault="00D45F66" w:rsidP="001620F3">
            <w:pPr>
              <w:pStyle w:val="GOSTTablenorm"/>
              <w:rPr>
                <w:szCs w:val="22"/>
              </w:rPr>
            </w:pPr>
            <w:r w:rsidRPr="00AA3FAD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7594E1A3" w14:textId="2FD4D2F4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56" w:type="pct"/>
          </w:tcPr>
          <w:p w14:paraId="6BA11775" w14:textId="12ADAD37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13" w:type="pct"/>
          </w:tcPr>
          <w:p w14:paraId="1E0DDD6A" w14:textId="2BDAD0E7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14F3F35E" w14:textId="048CF10F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6DCC180A" w14:textId="2E087656" w:rsidR="00D45F66" w:rsidRPr="005E26C1" w:rsidRDefault="00D45F66" w:rsidP="001620F3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49" w:type="pct"/>
          </w:tcPr>
          <w:p w14:paraId="49C32EFE" w14:textId="15B08953" w:rsidR="00D45F66" w:rsidRDefault="00D45F66" w:rsidP="001620F3">
            <w:pPr>
              <w:pStyle w:val="GOSTTablenorm"/>
              <w:rPr>
                <w:szCs w:val="22"/>
              </w:rPr>
            </w:pPr>
            <w:r>
              <w:t>-</w:t>
            </w:r>
          </w:p>
        </w:tc>
      </w:tr>
      <w:tr w:rsidR="00D45F66" w:rsidRPr="005E26C1" w14:paraId="404F5637" w14:textId="77777777" w:rsidTr="00D45F66">
        <w:tc>
          <w:tcPr>
            <w:tcW w:w="125" w:type="pct"/>
          </w:tcPr>
          <w:p w14:paraId="186EDC0C" w14:textId="77777777" w:rsidR="00D45F66" w:rsidRPr="008A7F76" w:rsidRDefault="00D45F66" w:rsidP="001620F3">
            <w:pPr>
              <w:pStyle w:val="GOSTTableNum"/>
            </w:pPr>
          </w:p>
        </w:tc>
        <w:tc>
          <w:tcPr>
            <w:tcW w:w="596" w:type="pct"/>
            <w:vMerge/>
          </w:tcPr>
          <w:p w14:paraId="6FFC775F" w14:textId="77777777" w:rsidR="00D45F66" w:rsidRPr="000F290B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56491FEA" w14:textId="77777777" w:rsidR="00D45F66" w:rsidDel="00F3217E" w:rsidRDefault="00D45F66" w:rsidP="001620F3">
            <w:pPr>
              <w:pStyle w:val="GOSTTablenorm"/>
              <w:rPr>
                <w:lang w:val="en-US"/>
              </w:rPr>
            </w:pPr>
          </w:p>
        </w:tc>
        <w:tc>
          <w:tcPr>
            <w:tcW w:w="279" w:type="pct"/>
          </w:tcPr>
          <w:p w14:paraId="47E6C44B" w14:textId="6BDB473F" w:rsidR="00D45F66" w:rsidDel="00F3217E" w:rsidRDefault="00D45F66" w:rsidP="001620F3">
            <w:pPr>
              <w:pStyle w:val="GOSTTablenorm"/>
              <w:rPr>
                <w:lang w:val="en-US"/>
              </w:rPr>
            </w:pPr>
          </w:p>
        </w:tc>
        <w:tc>
          <w:tcPr>
            <w:tcW w:w="361" w:type="pct"/>
          </w:tcPr>
          <w:p w14:paraId="1B31E446" w14:textId="445876B4" w:rsidR="00D45F66" w:rsidRDefault="00D45F66" w:rsidP="001620F3">
            <w:pPr>
              <w:pStyle w:val="GOSTTablenorm"/>
            </w:pPr>
          </w:p>
        </w:tc>
        <w:tc>
          <w:tcPr>
            <w:tcW w:w="341" w:type="pct"/>
          </w:tcPr>
          <w:p w14:paraId="437C6E7F" w14:textId="25D5EEAB" w:rsidR="00D45F66" w:rsidRDefault="00D45F66" w:rsidP="001620F3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17A7E910" w14:textId="224E87D7" w:rsidR="00D45F66" w:rsidRDefault="00D45F66" w:rsidP="001620F3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16</w:t>
            </w:r>
          </w:p>
        </w:tc>
        <w:tc>
          <w:tcPr>
            <w:tcW w:w="1107" w:type="pct"/>
            <w:vMerge/>
          </w:tcPr>
          <w:p w14:paraId="1FA4C602" w14:textId="77777777" w:rsidR="00D45F66" w:rsidRPr="004A1C8C" w:rsidRDefault="00D45F66" w:rsidP="001620F3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0F4D013D" w14:textId="77777777" w:rsidR="00D45F66" w:rsidRPr="00AA3FAD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183531B7" w14:textId="46B4AAF3" w:rsidR="00D45F66" w:rsidRDefault="00D45F66" w:rsidP="001620F3">
            <w:pPr>
              <w:pStyle w:val="GOSTTablenorm"/>
            </w:pPr>
            <w:r>
              <w:t>+ ГРБС</w:t>
            </w:r>
          </w:p>
        </w:tc>
        <w:tc>
          <w:tcPr>
            <w:tcW w:w="256" w:type="pct"/>
          </w:tcPr>
          <w:p w14:paraId="4BC107EE" w14:textId="1C0F00B9" w:rsidR="00D45F66" w:rsidRDefault="00D45F66" w:rsidP="001620F3">
            <w:pPr>
              <w:pStyle w:val="GOSTTablenorm"/>
            </w:pPr>
            <w:r w:rsidRPr="00BB47C0">
              <w:t>-</w:t>
            </w:r>
          </w:p>
        </w:tc>
        <w:tc>
          <w:tcPr>
            <w:tcW w:w="213" w:type="pct"/>
          </w:tcPr>
          <w:p w14:paraId="475A161E" w14:textId="069B87E3" w:rsidR="00D45F66" w:rsidRDefault="00D45F66" w:rsidP="001620F3">
            <w:pPr>
              <w:pStyle w:val="GOSTTablenorm"/>
            </w:pPr>
            <w:r w:rsidRPr="00BB47C0">
              <w:t>-</w:t>
            </w:r>
          </w:p>
        </w:tc>
        <w:tc>
          <w:tcPr>
            <w:tcW w:w="213" w:type="pct"/>
          </w:tcPr>
          <w:p w14:paraId="660F62E0" w14:textId="17B8B84E" w:rsidR="00D45F66" w:rsidRDefault="00D45F66" w:rsidP="001620F3">
            <w:pPr>
              <w:pStyle w:val="GOSTTablenorm"/>
            </w:pPr>
            <w:r w:rsidRPr="00BB47C0">
              <w:t>-</w:t>
            </w:r>
          </w:p>
        </w:tc>
        <w:tc>
          <w:tcPr>
            <w:tcW w:w="213" w:type="pct"/>
          </w:tcPr>
          <w:p w14:paraId="77510D61" w14:textId="24833B97" w:rsidR="00D45F66" w:rsidRDefault="00D45F66" w:rsidP="001620F3">
            <w:pPr>
              <w:pStyle w:val="GOSTTablenorm"/>
            </w:pPr>
            <w:r w:rsidRPr="00BB47C0">
              <w:t>-</w:t>
            </w:r>
          </w:p>
        </w:tc>
        <w:tc>
          <w:tcPr>
            <w:tcW w:w="249" w:type="pct"/>
          </w:tcPr>
          <w:p w14:paraId="7B7B328D" w14:textId="5991CC9F" w:rsidR="00D45F66" w:rsidRDefault="00D45F66" w:rsidP="001620F3">
            <w:pPr>
              <w:pStyle w:val="GOSTTablenorm"/>
            </w:pPr>
            <w:r>
              <w:t>-</w:t>
            </w:r>
          </w:p>
        </w:tc>
      </w:tr>
      <w:tr w:rsidR="00D45F66" w:rsidRPr="005E26C1" w14:paraId="58084B7E" w14:textId="77777777" w:rsidTr="00D45F66">
        <w:tc>
          <w:tcPr>
            <w:tcW w:w="125" w:type="pct"/>
          </w:tcPr>
          <w:p w14:paraId="40D09854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1D70B7F1" w14:textId="77777777" w:rsidR="00D45F66" w:rsidRPr="000F290B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77720EE9" w14:textId="77777777" w:rsidR="00D45F66" w:rsidRPr="00124B7F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16D628E1" w14:textId="4E5A40BA" w:rsidR="00D45F66" w:rsidDel="00F3217E" w:rsidRDefault="00D45F66" w:rsidP="0011427E">
            <w:pPr>
              <w:pStyle w:val="GOSTTablenorm"/>
              <w:rPr>
                <w:lang w:val="en-US"/>
              </w:rPr>
            </w:pPr>
            <w:r w:rsidRPr="00124B7F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1D40C14" w14:textId="644CA340" w:rsidR="00D45F66" w:rsidRDefault="00D45F66" w:rsidP="0011427E">
            <w:pPr>
              <w:pStyle w:val="GOSTTablenorm"/>
            </w:pPr>
          </w:p>
        </w:tc>
        <w:tc>
          <w:tcPr>
            <w:tcW w:w="341" w:type="pct"/>
          </w:tcPr>
          <w:p w14:paraId="084D61D6" w14:textId="640F1636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1BAEF495" w14:textId="12DC1305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SRC</w:t>
            </w:r>
            <w:r>
              <w:rPr>
                <w:szCs w:val="22"/>
              </w:rPr>
              <w:t>: 12</w:t>
            </w:r>
          </w:p>
        </w:tc>
        <w:tc>
          <w:tcPr>
            <w:tcW w:w="1107" w:type="pct"/>
            <w:vMerge/>
          </w:tcPr>
          <w:p w14:paraId="21E9C78E" w14:textId="77777777" w:rsidR="00D45F66" w:rsidRPr="004A1C8C" w:rsidRDefault="00D45F66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20995ABE" w14:textId="77777777" w:rsidR="00D45F66" w:rsidRPr="00AA3FAD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363B01CB" w14:textId="25377B54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10C08943" w14:textId="5C83067A" w:rsidR="00D45F66" w:rsidRDefault="00D45F66" w:rsidP="0011427E">
            <w:pPr>
              <w:pStyle w:val="GOSTTablenorm"/>
            </w:pPr>
            <w:r>
              <w:t>+ ГАИФ</w:t>
            </w:r>
          </w:p>
        </w:tc>
        <w:tc>
          <w:tcPr>
            <w:tcW w:w="213" w:type="pct"/>
          </w:tcPr>
          <w:p w14:paraId="455E91E0" w14:textId="299C62AB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580F239A" w14:textId="6F82069F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57D5B3FE" w14:textId="6A44ED0F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3C670A70" w14:textId="7147367B" w:rsidR="00D45F66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3BE7CDAF" w14:textId="77777777" w:rsidTr="00D45F66">
        <w:tc>
          <w:tcPr>
            <w:tcW w:w="125" w:type="pct"/>
          </w:tcPr>
          <w:p w14:paraId="11D3B5A2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2596F065" w14:textId="254BB932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0F290B">
              <w:t>БА доведенные ГАИФ за счет связанных иностранных кредитов</w:t>
            </w:r>
            <w:r w:rsidRPr="000F290B">
              <w:rPr>
                <w:szCs w:val="22"/>
              </w:rPr>
              <w:t xml:space="preserve"> на текущий финансовый год</w:t>
            </w:r>
          </w:p>
        </w:tc>
        <w:tc>
          <w:tcPr>
            <w:tcW w:w="279" w:type="pct"/>
          </w:tcPr>
          <w:p w14:paraId="06BB9C04" w14:textId="26C2733B" w:rsidR="00D45F66" w:rsidRPr="00124B7F" w:rsidRDefault="004E716C" w:rsidP="0011427E">
            <w:pPr>
              <w:pStyle w:val="GOSTTablenorm"/>
              <w:rPr>
                <w:szCs w:val="22"/>
              </w:rPr>
            </w:pPr>
            <w:ins w:id="1137" w:author="Краснова Наталья EXP-332161" w:date="2026-03-19T17:46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43B1B1ED" w14:textId="6DB2FDB3" w:rsidR="00D45F66" w:rsidRDefault="00D45F66" w:rsidP="0011427E">
            <w:pPr>
              <w:pStyle w:val="GOSTTablenorm"/>
            </w:pPr>
            <w:r w:rsidRPr="00124B7F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B61F2F8" w14:textId="30EB087F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2A911647" w14:textId="2EE03BC6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182</w:t>
            </w:r>
          </w:p>
        </w:tc>
        <w:tc>
          <w:tcPr>
            <w:tcW w:w="301" w:type="pct"/>
          </w:tcPr>
          <w:p w14:paraId="1B10757E" w14:textId="0A50D92F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SRC</w:t>
            </w:r>
            <w:r>
              <w:rPr>
                <w:szCs w:val="22"/>
              </w:rPr>
              <w:t>: 13</w:t>
            </w:r>
          </w:p>
        </w:tc>
        <w:tc>
          <w:tcPr>
            <w:tcW w:w="1107" w:type="pct"/>
          </w:tcPr>
          <w:p w14:paraId="0F97E488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4A1C8C">
              <w:rPr>
                <w:rFonts w:eastAsia="Calibri"/>
                <w:szCs w:val="22"/>
              </w:rPr>
              <w:t>Сумма БА</w:t>
            </w:r>
            <w:r>
              <w:rPr>
                <w:rFonts w:eastAsia="Calibri"/>
                <w:szCs w:val="22"/>
              </w:rPr>
              <w:t xml:space="preserve"> за счет связанных иностранных кредитов</w:t>
            </w:r>
            <w:r w:rsidRPr="004A1C8C">
              <w:rPr>
                <w:rFonts w:eastAsia="Calibri"/>
                <w:szCs w:val="22"/>
              </w:rPr>
              <w:t>, доведенных ФК до ГАИФ</w:t>
            </w:r>
            <w:r>
              <w:rPr>
                <w:rFonts w:eastAsia="Calibri"/>
                <w:szCs w:val="22"/>
              </w:rPr>
              <w:t xml:space="preserve"> </w:t>
            </w:r>
            <w:r w:rsidRPr="000F290B">
              <w:rPr>
                <w:szCs w:val="22"/>
              </w:rPr>
              <w:t>на текущий финансовый год</w:t>
            </w:r>
            <w:r>
              <w:rPr>
                <w:szCs w:val="22"/>
              </w:rPr>
              <w:t>.</w:t>
            </w:r>
          </w:p>
          <w:p w14:paraId="17DBE5CD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61781220" w14:textId="35796A08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 xml:space="preserve">Оборот по Кт за </w:t>
            </w:r>
            <w:r>
              <w:rPr>
                <w:szCs w:val="22"/>
              </w:rPr>
              <w:t xml:space="preserve">отчетный период по показателю </w:t>
            </w:r>
            <w:r>
              <w:t>БА_ГАБС_СВЗ_1</w:t>
            </w:r>
          </w:p>
        </w:tc>
        <w:tc>
          <w:tcPr>
            <w:tcW w:w="254" w:type="pct"/>
          </w:tcPr>
          <w:p w14:paraId="565C4E09" w14:textId="2E5CB3D1" w:rsidR="00D45F66" w:rsidRDefault="00D45F66" w:rsidP="0011427E">
            <w:pPr>
              <w:pStyle w:val="GOSTTablenorm"/>
              <w:rPr>
                <w:szCs w:val="22"/>
              </w:rPr>
            </w:pPr>
            <w:r w:rsidRPr="00AA3FAD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2E2A8524" w14:textId="0E5DDE0F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30426FB3" w14:textId="4900CA63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+ ГАИФ</w:t>
            </w:r>
          </w:p>
        </w:tc>
        <w:tc>
          <w:tcPr>
            <w:tcW w:w="213" w:type="pct"/>
          </w:tcPr>
          <w:p w14:paraId="7FC3F3A6" w14:textId="57DFFEED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1B672E67" w14:textId="71D7EE88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606BEC13" w14:textId="4B58132D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49" w:type="pct"/>
          </w:tcPr>
          <w:p w14:paraId="274C79C2" w14:textId="39B697F6" w:rsidR="00D45F66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</w:tr>
      <w:tr w:rsidR="00D45F66" w:rsidRPr="005E26C1" w14:paraId="2AE47E7D" w14:textId="77777777" w:rsidTr="00D45F66">
        <w:tc>
          <w:tcPr>
            <w:tcW w:w="125" w:type="pct"/>
          </w:tcPr>
          <w:p w14:paraId="4CD187ED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3F762563" w14:textId="768728CF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0F290B">
              <w:t>БА доведенные ГАИФ за счет свя</w:t>
            </w:r>
            <w:r w:rsidRPr="000F290B">
              <w:lastRenderedPageBreak/>
              <w:t>занных иностранных кредитов</w:t>
            </w:r>
            <w:r w:rsidRPr="000F290B">
              <w:rPr>
                <w:szCs w:val="22"/>
              </w:rPr>
              <w:t xml:space="preserve"> на первый год планового периода</w:t>
            </w:r>
          </w:p>
        </w:tc>
        <w:tc>
          <w:tcPr>
            <w:tcW w:w="279" w:type="pct"/>
          </w:tcPr>
          <w:p w14:paraId="15F4E916" w14:textId="3492F53A" w:rsidR="00D45F66" w:rsidRPr="00C1074B" w:rsidRDefault="004E716C" w:rsidP="0011427E">
            <w:pPr>
              <w:pStyle w:val="GOSTTablenorm"/>
              <w:rPr>
                <w:szCs w:val="22"/>
              </w:rPr>
            </w:pPr>
            <w:ins w:id="1138" w:author="Краснова Наталья EXP-332161" w:date="2026-03-19T17:46:00Z">
              <w:r>
                <w:rPr>
                  <w:szCs w:val="22"/>
                </w:rPr>
                <w:lastRenderedPageBreak/>
                <w:t>БПС</w:t>
              </w:r>
            </w:ins>
          </w:p>
        </w:tc>
        <w:tc>
          <w:tcPr>
            <w:tcW w:w="279" w:type="pct"/>
          </w:tcPr>
          <w:p w14:paraId="0BC4ED43" w14:textId="665CECCA" w:rsidR="00D45F66" w:rsidRDefault="00D45F66" w:rsidP="0011427E">
            <w:pPr>
              <w:pStyle w:val="GOSTTablenorm"/>
            </w:pPr>
            <w:r w:rsidRPr="00C1074B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8D43F54" w14:textId="13039702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32851411" w14:textId="27B2FE58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183</w:t>
            </w:r>
          </w:p>
        </w:tc>
        <w:tc>
          <w:tcPr>
            <w:tcW w:w="301" w:type="pct"/>
          </w:tcPr>
          <w:p w14:paraId="365FA67E" w14:textId="67DAFDBF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SRC</w:t>
            </w:r>
            <w:r>
              <w:rPr>
                <w:szCs w:val="22"/>
              </w:rPr>
              <w:t>: 14</w:t>
            </w:r>
          </w:p>
        </w:tc>
        <w:tc>
          <w:tcPr>
            <w:tcW w:w="1107" w:type="pct"/>
          </w:tcPr>
          <w:p w14:paraId="5BE0943A" w14:textId="3FBC4280" w:rsidR="00D45F66" w:rsidRDefault="00D45F66" w:rsidP="0011427E">
            <w:pPr>
              <w:pStyle w:val="GOSTTablenorm"/>
              <w:rPr>
                <w:szCs w:val="22"/>
              </w:rPr>
            </w:pPr>
            <w:r w:rsidRPr="004A1C8C">
              <w:rPr>
                <w:rFonts w:eastAsia="Calibri"/>
                <w:szCs w:val="22"/>
              </w:rPr>
              <w:t>Сумма БА</w:t>
            </w:r>
            <w:r>
              <w:rPr>
                <w:rFonts w:eastAsia="Calibri"/>
                <w:szCs w:val="22"/>
              </w:rPr>
              <w:t xml:space="preserve"> за счет связанных иностранных кредитов</w:t>
            </w:r>
            <w:r w:rsidRPr="004A1C8C">
              <w:rPr>
                <w:rFonts w:eastAsia="Calibri"/>
                <w:szCs w:val="22"/>
              </w:rPr>
              <w:t xml:space="preserve">, доведенных ФК </w:t>
            </w:r>
            <w:r w:rsidRPr="004A1C8C">
              <w:rPr>
                <w:rFonts w:eastAsia="Calibri"/>
                <w:szCs w:val="22"/>
              </w:rPr>
              <w:lastRenderedPageBreak/>
              <w:t>до ГАИФ</w:t>
            </w:r>
            <w:r>
              <w:rPr>
                <w:rFonts w:eastAsia="Calibri"/>
                <w:szCs w:val="22"/>
              </w:rPr>
              <w:t xml:space="preserve"> </w:t>
            </w:r>
            <w:r w:rsidRPr="000F290B">
              <w:rPr>
                <w:szCs w:val="22"/>
              </w:rPr>
              <w:t>на первый год планового периода</w:t>
            </w:r>
            <w:r>
              <w:rPr>
                <w:szCs w:val="22"/>
              </w:rPr>
              <w:t>.</w:t>
            </w:r>
          </w:p>
          <w:p w14:paraId="51A34B89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0E831335" w14:textId="0A79D306" w:rsidR="00D45F66" w:rsidRPr="00504D52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 xml:space="preserve">Оборот по Кт за </w:t>
            </w:r>
            <w:r>
              <w:rPr>
                <w:szCs w:val="22"/>
              </w:rPr>
              <w:t xml:space="preserve">отчетный период по показателю </w:t>
            </w:r>
            <w:r>
              <w:t>БА_ГАБС_СВЗ_2</w:t>
            </w:r>
          </w:p>
        </w:tc>
        <w:tc>
          <w:tcPr>
            <w:tcW w:w="254" w:type="pct"/>
          </w:tcPr>
          <w:p w14:paraId="55848D27" w14:textId="356B2069" w:rsidR="00D45F66" w:rsidRDefault="00D45F66" w:rsidP="0011427E">
            <w:pPr>
              <w:pStyle w:val="GOSTTablenorm"/>
              <w:rPr>
                <w:szCs w:val="22"/>
              </w:rPr>
            </w:pPr>
            <w:r w:rsidRPr="00AA3FAD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5927F426" w14:textId="05AFF998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6CCE2D9E" w14:textId="63C495BB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+ ГАИФ</w:t>
            </w:r>
          </w:p>
        </w:tc>
        <w:tc>
          <w:tcPr>
            <w:tcW w:w="213" w:type="pct"/>
          </w:tcPr>
          <w:p w14:paraId="3CB9021B" w14:textId="3026532F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20929B74" w14:textId="6A35B1F9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33627C38" w14:textId="0864CDA0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49" w:type="pct"/>
          </w:tcPr>
          <w:p w14:paraId="64444A55" w14:textId="5FC7E66D" w:rsidR="00D45F66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</w:tr>
      <w:tr w:rsidR="00D45F66" w:rsidRPr="005E26C1" w14:paraId="4912403E" w14:textId="77777777" w:rsidTr="00D45F66">
        <w:tc>
          <w:tcPr>
            <w:tcW w:w="125" w:type="pct"/>
          </w:tcPr>
          <w:p w14:paraId="658A932B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34204F6A" w14:textId="3307031F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0F290B">
              <w:t>БА доведенные ГАИФ за счет связанных иностранных кредитов</w:t>
            </w:r>
            <w:r w:rsidRPr="000F290B">
              <w:rPr>
                <w:szCs w:val="22"/>
              </w:rPr>
              <w:t xml:space="preserve"> на второй год планового периода</w:t>
            </w:r>
          </w:p>
        </w:tc>
        <w:tc>
          <w:tcPr>
            <w:tcW w:w="279" w:type="pct"/>
          </w:tcPr>
          <w:p w14:paraId="36574767" w14:textId="03E8887E" w:rsidR="00D45F66" w:rsidRPr="00C1074B" w:rsidRDefault="004E716C" w:rsidP="0011427E">
            <w:pPr>
              <w:pStyle w:val="GOSTTablenorm"/>
              <w:rPr>
                <w:szCs w:val="22"/>
              </w:rPr>
            </w:pPr>
            <w:ins w:id="1139" w:author="Краснова Наталья EXP-332161" w:date="2026-03-19T17:46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494FBC5A" w14:textId="6F9EB373" w:rsidR="00D45F66" w:rsidRDefault="00D45F66" w:rsidP="0011427E">
            <w:pPr>
              <w:pStyle w:val="GOSTTablenorm"/>
            </w:pPr>
            <w:r w:rsidRPr="00C1074B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5610974" w14:textId="1CCEEC66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569358F1" w14:textId="218E2653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184</w:t>
            </w:r>
          </w:p>
        </w:tc>
        <w:tc>
          <w:tcPr>
            <w:tcW w:w="301" w:type="pct"/>
          </w:tcPr>
          <w:p w14:paraId="6DC801AB" w14:textId="7AECA816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SRC</w:t>
            </w:r>
            <w:r>
              <w:rPr>
                <w:szCs w:val="22"/>
              </w:rPr>
              <w:t>: 15</w:t>
            </w:r>
          </w:p>
        </w:tc>
        <w:tc>
          <w:tcPr>
            <w:tcW w:w="1107" w:type="pct"/>
          </w:tcPr>
          <w:p w14:paraId="12681616" w14:textId="4FA38297" w:rsidR="00D45F66" w:rsidRDefault="00D45F66" w:rsidP="0011427E">
            <w:pPr>
              <w:pStyle w:val="GOSTTablenorm"/>
              <w:rPr>
                <w:szCs w:val="22"/>
              </w:rPr>
            </w:pPr>
            <w:r w:rsidRPr="004A1C8C">
              <w:rPr>
                <w:rFonts w:eastAsia="Calibri"/>
                <w:szCs w:val="22"/>
              </w:rPr>
              <w:t>Сумма БА</w:t>
            </w:r>
            <w:r>
              <w:rPr>
                <w:rFonts w:eastAsia="Calibri"/>
                <w:szCs w:val="22"/>
              </w:rPr>
              <w:t xml:space="preserve"> за счет связанных иностранных кредитов</w:t>
            </w:r>
            <w:r w:rsidRPr="004A1C8C">
              <w:rPr>
                <w:rFonts w:eastAsia="Calibri"/>
                <w:szCs w:val="22"/>
              </w:rPr>
              <w:t>, доведенных ФК до ГАИФ</w:t>
            </w:r>
            <w:r>
              <w:rPr>
                <w:rFonts w:eastAsia="Calibri"/>
                <w:szCs w:val="22"/>
              </w:rPr>
              <w:t xml:space="preserve"> </w:t>
            </w:r>
            <w:r w:rsidRPr="000F290B">
              <w:rPr>
                <w:szCs w:val="22"/>
              </w:rPr>
              <w:t xml:space="preserve">на </w:t>
            </w:r>
            <w:r>
              <w:rPr>
                <w:szCs w:val="22"/>
              </w:rPr>
              <w:t>второй</w:t>
            </w:r>
            <w:r w:rsidRPr="000F290B">
              <w:rPr>
                <w:szCs w:val="22"/>
              </w:rPr>
              <w:t xml:space="preserve"> год планового периода</w:t>
            </w:r>
            <w:r>
              <w:rPr>
                <w:szCs w:val="22"/>
              </w:rPr>
              <w:t>.</w:t>
            </w:r>
          </w:p>
          <w:p w14:paraId="3E24166B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2CF50172" w14:textId="0D6A9425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 xml:space="preserve">Оборот по Кт за </w:t>
            </w:r>
            <w:r>
              <w:rPr>
                <w:szCs w:val="22"/>
              </w:rPr>
              <w:t xml:space="preserve">отчетный период по показателю </w:t>
            </w:r>
            <w:r>
              <w:t>БА_ГАБС_СВЗ_3</w:t>
            </w:r>
          </w:p>
        </w:tc>
        <w:tc>
          <w:tcPr>
            <w:tcW w:w="254" w:type="pct"/>
          </w:tcPr>
          <w:p w14:paraId="4E4543DC" w14:textId="69C71A8F" w:rsidR="00D45F66" w:rsidRDefault="00D45F66" w:rsidP="0011427E">
            <w:pPr>
              <w:pStyle w:val="GOSTTablenorm"/>
              <w:rPr>
                <w:szCs w:val="22"/>
              </w:rPr>
            </w:pPr>
            <w:r w:rsidRPr="00AA3FAD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524939C5" w14:textId="0274C007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5E3A1527" w14:textId="30376668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+ ГАИФ</w:t>
            </w:r>
          </w:p>
        </w:tc>
        <w:tc>
          <w:tcPr>
            <w:tcW w:w="213" w:type="pct"/>
          </w:tcPr>
          <w:p w14:paraId="754A6A28" w14:textId="58C9138F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42D77D70" w14:textId="35003A8E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5FF403BB" w14:textId="64D318C0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49" w:type="pct"/>
          </w:tcPr>
          <w:p w14:paraId="2F40192B" w14:textId="11695C50" w:rsidR="00D45F66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</w:tr>
      <w:tr w:rsidR="00D45F66" w:rsidRPr="005E26C1" w14:paraId="7706D73B" w14:textId="77777777" w:rsidTr="00D45F66">
        <w:tc>
          <w:tcPr>
            <w:tcW w:w="125" w:type="pct"/>
          </w:tcPr>
          <w:p w14:paraId="06D5E52B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4B360AAF" w14:textId="22291502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0F290B">
              <w:t>БА доведенные ГАИФ за счет связанных иностранных кредитов</w:t>
            </w:r>
            <w:r w:rsidRPr="000F290B">
              <w:rPr>
                <w:szCs w:val="22"/>
              </w:rPr>
              <w:t xml:space="preserve"> на третий год планового периода</w:t>
            </w:r>
          </w:p>
        </w:tc>
        <w:tc>
          <w:tcPr>
            <w:tcW w:w="279" w:type="pct"/>
          </w:tcPr>
          <w:p w14:paraId="37509A3D" w14:textId="3133E299" w:rsidR="00D45F66" w:rsidRPr="003E3A20" w:rsidRDefault="004E716C" w:rsidP="0011427E">
            <w:pPr>
              <w:pStyle w:val="GOSTTablenorm"/>
              <w:rPr>
                <w:szCs w:val="22"/>
              </w:rPr>
            </w:pPr>
            <w:ins w:id="1140" w:author="Краснова Наталья EXP-332161" w:date="2026-03-19T17:46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0E27F015" w14:textId="4D5B0160" w:rsidR="00D45F66" w:rsidRDefault="00D45F66" w:rsidP="0011427E">
            <w:pPr>
              <w:pStyle w:val="GOSTTablenorm"/>
            </w:pPr>
            <w:r w:rsidRPr="003E3A2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8ECAA83" w14:textId="12F9A47C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7344C31F" w14:textId="56B49609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185</w:t>
            </w:r>
          </w:p>
        </w:tc>
        <w:tc>
          <w:tcPr>
            <w:tcW w:w="301" w:type="pct"/>
          </w:tcPr>
          <w:p w14:paraId="2FFE7D84" w14:textId="6C744774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SRC</w:t>
            </w:r>
            <w:r>
              <w:rPr>
                <w:szCs w:val="22"/>
              </w:rPr>
              <w:t>: 16</w:t>
            </w:r>
          </w:p>
        </w:tc>
        <w:tc>
          <w:tcPr>
            <w:tcW w:w="1107" w:type="pct"/>
          </w:tcPr>
          <w:p w14:paraId="34B18542" w14:textId="13EB443A" w:rsidR="00D45F66" w:rsidRDefault="00D45F66" w:rsidP="0011427E">
            <w:pPr>
              <w:pStyle w:val="GOSTTablenorm"/>
              <w:rPr>
                <w:szCs w:val="22"/>
              </w:rPr>
            </w:pPr>
            <w:r w:rsidRPr="004A1C8C">
              <w:rPr>
                <w:rFonts w:eastAsia="Calibri"/>
                <w:szCs w:val="22"/>
              </w:rPr>
              <w:t>Сумма БА</w:t>
            </w:r>
            <w:r>
              <w:rPr>
                <w:rFonts w:eastAsia="Calibri"/>
                <w:szCs w:val="22"/>
              </w:rPr>
              <w:t xml:space="preserve"> за счет связанных иностранных кредитов</w:t>
            </w:r>
            <w:r w:rsidRPr="004A1C8C">
              <w:rPr>
                <w:rFonts w:eastAsia="Calibri"/>
                <w:szCs w:val="22"/>
              </w:rPr>
              <w:t>, доведенных ФК до ГАИФ</w:t>
            </w:r>
            <w:r>
              <w:rPr>
                <w:rFonts w:eastAsia="Calibri"/>
                <w:szCs w:val="22"/>
              </w:rPr>
              <w:t xml:space="preserve"> </w:t>
            </w:r>
            <w:r w:rsidRPr="000F290B">
              <w:rPr>
                <w:szCs w:val="22"/>
              </w:rPr>
              <w:t xml:space="preserve">на </w:t>
            </w:r>
            <w:r>
              <w:rPr>
                <w:szCs w:val="22"/>
              </w:rPr>
              <w:t>третий</w:t>
            </w:r>
            <w:r w:rsidRPr="000F290B">
              <w:rPr>
                <w:szCs w:val="22"/>
              </w:rPr>
              <w:t xml:space="preserve"> год планового периода</w:t>
            </w:r>
            <w:r>
              <w:rPr>
                <w:szCs w:val="22"/>
              </w:rPr>
              <w:t>.</w:t>
            </w:r>
          </w:p>
          <w:p w14:paraId="195210C4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5121F12A" w14:textId="0F23437E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lastRenderedPageBreak/>
              <w:t xml:space="preserve">Оборот по Кт за </w:t>
            </w:r>
            <w:r>
              <w:rPr>
                <w:szCs w:val="22"/>
              </w:rPr>
              <w:t xml:space="preserve">отчетный период по показателю </w:t>
            </w:r>
            <w:r>
              <w:t>БА_ГАБС_СВЗ_4</w:t>
            </w:r>
          </w:p>
        </w:tc>
        <w:tc>
          <w:tcPr>
            <w:tcW w:w="254" w:type="pct"/>
          </w:tcPr>
          <w:p w14:paraId="1E2DCBA6" w14:textId="1652C58E" w:rsidR="00D45F66" w:rsidRDefault="00D45F66" w:rsidP="0011427E">
            <w:pPr>
              <w:pStyle w:val="GOSTTablenorm"/>
              <w:rPr>
                <w:szCs w:val="22"/>
              </w:rPr>
            </w:pPr>
            <w:r w:rsidRPr="00AA3FAD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5DEA6EA7" w14:textId="1B58736B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05A3E439" w14:textId="01F9F597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+ ГАИФ</w:t>
            </w:r>
          </w:p>
        </w:tc>
        <w:tc>
          <w:tcPr>
            <w:tcW w:w="213" w:type="pct"/>
          </w:tcPr>
          <w:p w14:paraId="7B77133A" w14:textId="4D4FA209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2229A4F0" w14:textId="03080A44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32A9513F" w14:textId="667E81C2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49" w:type="pct"/>
          </w:tcPr>
          <w:p w14:paraId="249EB15C" w14:textId="1E44CC05" w:rsidR="00D45F66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</w:tr>
      <w:tr w:rsidR="00D45F66" w:rsidRPr="005E26C1" w14:paraId="5AC2D9C3" w14:textId="77777777" w:rsidTr="00D45F66">
        <w:tc>
          <w:tcPr>
            <w:tcW w:w="125" w:type="pct"/>
          </w:tcPr>
          <w:p w14:paraId="6B317281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5C7BF735" w14:textId="3DAB2DE1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8E560B">
              <w:rPr>
                <w:rFonts w:eastAsia="Calibri"/>
              </w:rPr>
              <w:t>БА доведенные</w:t>
            </w:r>
            <w:r>
              <w:rPr>
                <w:rFonts w:eastAsia="Calibri"/>
              </w:rPr>
              <w:t xml:space="preserve"> на текущий финансовый год</w:t>
            </w:r>
          </w:p>
        </w:tc>
        <w:tc>
          <w:tcPr>
            <w:tcW w:w="279" w:type="pct"/>
            <w:vMerge w:val="restart"/>
          </w:tcPr>
          <w:p w14:paraId="0C0F3DCC" w14:textId="4BE4AE23" w:rsidR="00D45F66" w:rsidRPr="003E3A20" w:rsidRDefault="004E716C" w:rsidP="0011427E">
            <w:pPr>
              <w:pStyle w:val="GOSTTablenorm"/>
              <w:rPr>
                <w:szCs w:val="22"/>
              </w:rPr>
            </w:pPr>
            <w:ins w:id="1141" w:author="Краснова Наталья EXP-332161" w:date="2026-03-19T17:46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74B3958C" w14:textId="2A39F240" w:rsidR="00D45F66" w:rsidRDefault="00D45F66" w:rsidP="0011427E">
            <w:pPr>
              <w:pStyle w:val="GOSTTablenorm"/>
            </w:pPr>
            <w:r w:rsidRPr="003E3A2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E1CE17B" w14:textId="2D321099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1AC78100" w14:textId="5A565C39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65</w:t>
            </w:r>
          </w:p>
        </w:tc>
        <w:tc>
          <w:tcPr>
            <w:tcW w:w="301" w:type="pct"/>
          </w:tcPr>
          <w:p w14:paraId="72ACA12F" w14:textId="19949DEB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621FBD81" w14:textId="06BF9CA4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8E560B">
              <w:rPr>
                <w:rFonts w:eastAsia="Calibri"/>
              </w:rPr>
              <w:t xml:space="preserve">Сумма БА, доведенных </w:t>
            </w:r>
            <w:r>
              <w:rPr>
                <w:rFonts w:eastAsia="Calibri"/>
              </w:rPr>
              <w:t>на текущий финансовый год</w:t>
            </w:r>
            <w:r w:rsidRPr="008E560B">
              <w:rPr>
                <w:rFonts w:eastAsia="Calibri"/>
              </w:rPr>
              <w:t xml:space="preserve"> до РБС, уполномоченного АИФ, ПБС, ИПБС, АИФ через </w:t>
            </w:r>
            <w:r>
              <w:rPr>
                <w:rFonts w:eastAsia="Calibri"/>
              </w:rPr>
              <w:t>Т</w:t>
            </w:r>
            <w:r w:rsidRPr="008E560B">
              <w:rPr>
                <w:rFonts w:eastAsia="Calibri"/>
              </w:rPr>
              <w:t>ОФК</w:t>
            </w:r>
            <w:r>
              <w:rPr>
                <w:rFonts w:eastAsia="Calibri"/>
              </w:rPr>
              <w:t>.</w:t>
            </w:r>
          </w:p>
          <w:p w14:paraId="56934D7B" w14:textId="7725F693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7A9D7F57" w14:textId="66868C01" w:rsidR="00D45F66" w:rsidRDefault="00D45F66" w:rsidP="0011427E">
            <w:pPr>
              <w:pStyle w:val="GOSTTablenorm"/>
              <w:rPr>
                <w:rFonts w:eastAsia="Calibri"/>
              </w:rPr>
            </w:pPr>
            <w:r>
              <w:rPr>
                <w:rFonts w:eastAsia="Calibri"/>
              </w:rPr>
              <w:t xml:space="preserve">Оборот по Кт </w:t>
            </w:r>
            <w:r w:rsidRPr="005E26C1">
              <w:rPr>
                <w:szCs w:val="22"/>
              </w:rPr>
              <w:t xml:space="preserve">за отчетный период </w:t>
            </w:r>
            <w:r>
              <w:rPr>
                <w:rFonts w:eastAsia="Calibri"/>
              </w:rPr>
              <w:t>по показателям:</w:t>
            </w:r>
          </w:p>
          <w:p w14:paraId="072B3042" w14:textId="2BB641AE" w:rsidR="00D45F66" w:rsidRDefault="00D45F66" w:rsidP="0011427E">
            <w:pPr>
              <w:pStyle w:val="GOSTTableListMark1"/>
              <w:rPr>
                <w:rFonts w:eastAsia="Calibri"/>
              </w:rPr>
            </w:pPr>
            <w:r>
              <w:rPr>
                <w:rFonts w:eastAsia="Calibri"/>
              </w:rPr>
              <w:t>БА_РБС_1,</w:t>
            </w:r>
          </w:p>
          <w:p w14:paraId="1EE70D00" w14:textId="3337FCE6" w:rsidR="00D45F66" w:rsidRPr="00D60396" w:rsidRDefault="00D45F66" w:rsidP="0011427E">
            <w:pPr>
              <w:pStyle w:val="GOSTTableListMark1"/>
              <w:rPr>
                <w:rFonts w:eastAsia="Calibri"/>
              </w:rPr>
            </w:pPr>
            <w:r>
              <w:rPr>
                <w:rFonts w:eastAsia="Calibri"/>
                <w:szCs w:val="22"/>
              </w:rPr>
              <w:t>БА_</w:t>
            </w:r>
            <w:r w:rsidRPr="00D60396">
              <w:rPr>
                <w:rFonts w:eastAsia="Calibri"/>
              </w:rPr>
              <w:t>РБС_СВЗ_1,</w:t>
            </w:r>
          </w:p>
          <w:p w14:paraId="20EA753F" w14:textId="1D846E34" w:rsidR="00D45F66" w:rsidRPr="008E560B" w:rsidRDefault="00D45F66" w:rsidP="0011427E">
            <w:pPr>
              <w:pStyle w:val="GOSTTableListMark1"/>
              <w:rPr>
                <w:rFonts w:eastAsia="Calibri"/>
              </w:rPr>
            </w:pPr>
            <w:r w:rsidRPr="00D60396">
              <w:rPr>
                <w:rFonts w:eastAsia="Calibri"/>
              </w:rPr>
              <w:t>БА_РБС_ВАЛ_1,</w:t>
            </w:r>
          </w:p>
          <w:p w14:paraId="5DA0A6DC" w14:textId="1EF0520D" w:rsidR="00D45F66" w:rsidRPr="00D60396" w:rsidRDefault="00D45F66" w:rsidP="0011427E">
            <w:pPr>
              <w:pStyle w:val="GOSTTableListMark1"/>
              <w:rPr>
                <w:rFonts w:eastAsia="Calibri"/>
              </w:rPr>
            </w:pPr>
            <w:r w:rsidRPr="00D60396">
              <w:rPr>
                <w:rFonts w:eastAsia="Calibri"/>
              </w:rPr>
              <w:t>БА_ПБС_1,</w:t>
            </w:r>
          </w:p>
          <w:p w14:paraId="772E2FDE" w14:textId="2A502C87" w:rsidR="00D45F66" w:rsidRPr="00D60396" w:rsidRDefault="00D45F66" w:rsidP="0011427E">
            <w:pPr>
              <w:pStyle w:val="GOSTTableListMark1"/>
              <w:rPr>
                <w:rFonts w:eastAsia="Calibri"/>
              </w:rPr>
            </w:pPr>
            <w:r w:rsidRPr="00D60396">
              <w:rPr>
                <w:rFonts w:eastAsia="Calibri"/>
              </w:rPr>
              <w:t>БА_ПБС_ВАЛ_1,</w:t>
            </w:r>
          </w:p>
          <w:p w14:paraId="63B06D27" w14:textId="12DC8313" w:rsidR="00D45F66" w:rsidRPr="005E26C1" w:rsidRDefault="00D45F66" w:rsidP="0011427E">
            <w:pPr>
              <w:pStyle w:val="GOSTTableListMark1"/>
              <w:rPr>
                <w:szCs w:val="22"/>
              </w:rPr>
            </w:pPr>
            <w:r w:rsidRPr="00335858">
              <w:rPr>
                <w:rFonts w:eastAsia="Calibri"/>
              </w:rPr>
              <w:t>БА_ПБС_СВЗ_1</w:t>
            </w:r>
          </w:p>
        </w:tc>
        <w:tc>
          <w:tcPr>
            <w:tcW w:w="254" w:type="pct"/>
            <w:vMerge w:val="restart"/>
          </w:tcPr>
          <w:p w14:paraId="02584C5C" w14:textId="007197C1" w:rsidR="00D45F66" w:rsidRDefault="00D45F66" w:rsidP="0011427E">
            <w:pPr>
              <w:pStyle w:val="GOSTTablenorm"/>
              <w:rPr>
                <w:szCs w:val="22"/>
              </w:rPr>
            </w:pPr>
            <w:r w:rsidRPr="00AA3FAD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10761B13" w14:textId="48761B23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4E5407">
              <w:t>+</w:t>
            </w:r>
          </w:p>
        </w:tc>
        <w:tc>
          <w:tcPr>
            <w:tcW w:w="256" w:type="pct"/>
          </w:tcPr>
          <w:p w14:paraId="1DF95D7B" w14:textId="75FBF1BE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4E5407">
              <w:t>+</w:t>
            </w:r>
          </w:p>
        </w:tc>
        <w:tc>
          <w:tcPr>
            <w:tcW w:w="213" w:type="pct"/>
          </w:tcPr>
          <w:p w14:paraId="0283FD4C" w14:textId="5D7609AC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13" w:type="pct"/>
          </w:tcPr>
          <w:p w14:paraId="1C98F646" w14:textId="145DEADF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332C8E9C" w14:textId="72082940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49" w:type="pct"/>
          </w:tcPr>
          <w:p w14:paraId="4F67C379" w14:textId="3E237DF4" w:rsidR="00D45F66" w:rsidRDefault="00D45F66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</w:tr>
      <w:tr w:rsidR="00D45F66" w:rsidRPr="005E26C1" w14:paraId="16EC47C3" w14:textId="77777777" w:rsidTr="00D45F66">
        <w:tc>
          <w:tcPr>
            <w:tcW w:w="125" w:type="pct"/>
          </w:tcPr>
          <w:p w14:paraId="157DBFF9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143A8312" w14:textId="77777777" w:rsidR="00D45F66" w:rsidRPr="008E560B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79" w:type="pct"/>
            <w:vMerge/>
          </w:tcPr>
          <w:p w14:paraId="1FC051AF" w14:textId="77777777" w:rsidR="00D45F66" w:rsidRPr="003E3A20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5E54D57A" w14:textId="3FC26598" w:rsidR="00D45F66" w:rsidRDefault="00D45F66" w:rsidP="0011427E">
            <w:pPr>
              <w:pStyle w:val="GOSTTablenorm"/>
              <w:rPr>
                <w:szCs w:val="22"/>
              </w:rPr>
            </w:pPr>
            <w:r w:rsidRPr="003E3A2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F092217" w14:textId="287CFF24" w:rsidR="00D45F66" w:rsidRPr="00B66E68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23C30FF0" w14:textId="7502FF4D" w:rsidR="00D45F66" w:rsidRDefault="00D45F66" w:rsidP="0011427E">
            <w:pPr>
              <w:pStyle w:val="GOSTTablenorm"/>
            </w:pPr>
            <w:r w:rsidRPr="00B66E68"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0D472379" w14:textId="5C3A8C75" w:rsidR="00D45F66" w:rsidRDefault="00D45F66" w:rsidP="0011427E">
            <w:pPr>
              <w:pStyle w:val="GOSTTablenorm"/>
              <w:rPr>
                <w:lang w:val="en-US"/>
              </w:rPr>
            </w:pPr>
            <w:r>
              <w:rPr>
                <w:lang w:val="en-US"/>
              </w:rPr>
              <w:t>EXP</w:t>
            </w:r>
            <w:r>
              <w:t>: 99</w:t>
            </w:r>
          </w:p>
        </w:tc>
        <w:tc>
          <w:tcPr>
            <w:tcW w:w="1107" w:type="pct"/>
            <w:vMerge/>
          </w:tcPr>
          <w:p w14:paraId="7D289A67" w14:textId="77777777" w:rsidR="00D45F66" w:rsidRPr="008E560B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19B867E1" w14:textId="77777777" w:rsidR="00D45F66" w:rsidRPr="00AA3FAD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049D25E6" w14:textId="77777777" w:rsidR="00D45F66" w:rsidRDefault="00D45F66" w:rsidP="0011427E">
            <w:pPr>
              <w:pStyle w:val="GOSTTablenorm"/>
            </w:pPr>
            <w:r>
              <w:t xml:space="preserve">+ </w:t>
            </w:r>
          </w:p>
          <w:p w14:paraId="5275E7BF" w14:textId="38CBFC5C" w:rsidR="00D45F66" w:rsidRPr="004E5407" w:rsidRDefault="00D45F66" w:rsidP="0011427E">
            <w:pPr>
              <w:pStyle w:val="GOSTTablenorm"/>
            </w:pPr>
            <w:r>
              <w:t>РБС</w:t>
            </w:r>
          </w:p>
        </w:tc>
        <w:tc>
          <w:tcPr>
            <w:tcW w:w="256" w:type="pct"/>
          </w:tcPr>
          <w:p w14:paraId="10486F65" w14:textId="2BEDD776" w:rsidR="00D45F66" w:rsidRPr="004E5407" w:rsidRDefault="00D45F66" w:rsidP="0011427E">
            <w:pPr>
              <w:pStyle w:val="GOSTTablenorm"/>
            </w:pPr>
            <w:r w:rsidRPr="0058578C">
              <w:t>-</w:t>
            </w:r>
          </w:p>
        </w:tc>
        <w:tc>
          <w:tcPr>
            <w:tcW w:w="213" w:type="pct"/>
          </w:tcPr>
          <w:p w14:paraId="45E62379" w14:textId="5E6F8908" w:rsidR="00D45F66" w:rsidRDefault="00D45F66" w:rsidP="0011427E">
            <w:pPr>
              <w:pStyle w:val="GOSTTablenorm"/>
            </w:pPr>
            <w:r w:rsidRPr="0058578C">
              <w:t>-</w:t>
            </w:r>
          </w:p>
        </w:tc>
        <w:tc>
          <w:tcPr>
            <w:tcW w:w="213" w:type="pct"/>
          </w:tcPr>
          <w:p w14:paraId="28EBB220" w14:textId="77E8D676" w:rsidR="00D45F66" w:rsidRDefault="00D45F66" w:rsidP="0011427E">
            <w:pPr>
              <w:pStyle w:val="GOSTTablenorm"/>
            </w:pPr>
            <w:r w:rsidRPr="0058578C">
              <w:t>-</w:t>
            </w:r>
          </w:p>
        </w:tc>
        <w:tc>
          <w:tcPr>
            <w:tcW w:w="213" w:type="pct"/>
          </w:tcPr>
          <w:p w14:paraId="751D2EF1" w14:textId="3A7875E9" w:rsidR="00D45F66" w:rsidRDefault="00D45F66" w:rsidP="0011427E">
            <w:pPr>
              <w:pStyle w:val="GOSTTablenorm"/>
            </w:pPr>
            <w:r w:rsidRPr="0058578C">
              <w:t>-</w:t>
            </w:r>
          </w:p>
        </w:tc>
        <w:tc>
          <w:tcPr>
            <w:tcW w:w="249" w:type="pct"/>
          </w:tcPr>
          <w:p w14:paraId="7B9ED207" w14:textId="3A504E07" w:rsidR="00D45F66" w:rsidRDefault="00D45F66" w:rsidP="0011427E">
            <w:pPr>
              <w:pStyle w:val="GOSTTablenorm"/>
            </w:pPr>
            <w:r w:rsidRPr="0058578C">
              <w:t>-</w:t>
            </w:r>
          </w:p>
        </w:tc>
      </w:tr>
      <w:tr w:rsidR="00D45F66" w:rsidRPr="005E26C1" w14:paraId="2A2F4DE9" w14:textId="77777777" w:rsidTr="00D45F66">
        <w:tc>
          <w:tcPr>
            <w:tcW w:w="125" w:type="pct"/>
          </w:tcPr>
          <w:p w14:paraId="107B666D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691518A5" w14:textId="77777777" w:rsidR="00D45F66" w:rsidRPr="008E560B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79" w:type="pct"/>
            <w:vMerge/>
          </w:tcPr>
          <w:p w14:paraId="1D3AFC33" w14:textId="77777777" w:rsidR="00D45F66" w:rsidRPr="003E3A20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34F0C389" w14:textId="300A7BC5" w:rsidR="00D45F66" w:rsidRDefault="00D45F66" w:rsidP="0011427E">
            <w:pPr>
              <w:pStyle w:val="GOSTTablenorm"/>
              <w:rPr>
                <w:szCs w:val="22"/>
              </w:rPr>
            </w:pPr>
            <w:r w:rsidRPr="003E3A2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F43E642" w14:textId="778E9B82" w:rsidR="00D45F66" w:rsidRPr="00B66E68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695F62DB" w14:textId="6C6D7C3B" w:rsidR="00D45F66" w:rsidRDefault="00D45F66" w:rsidP="0011427E">
            <w:pPr>
              <w:pStyle w:val="GOSTTablenorm"/>
            </w:pPr>
            <w:r w:rsidRPr="00B66E68"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0B606180" w14:textId="7484AFE9" w:rsidR="00D45F66" w:rsidRDefault="00D45F66" w:rsidP="0011427E">
            <w:pPr>
              <w:pStyle w:val="GOSTTablenorm"/>
              <w:rPr>
                <w:lang w:val="en-US"/>
              </w:rPr>
            </w:pPr>
            <w:r>
              <w:rPr>
                <w:lang w:val="en-US"/>
              </w:rPr>
              <w:t>EXP</w:t>
            </w:r>
            <w:r>
              <w:t>: 165</w:t>
            </w:r>
          </w:p>
        </w:tc>
        <w:tc>
          <w:tcPr>
            <w:tcW w:w="1107" w:type="pct"/>
            <w:vMerge/>
          </w:tcPr>
          <w:p w14:paraId="0B891B3C" w14:textId="77777777" w:rsidR="00D45F66" w:rsidRPr="008E560B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25E674F6" w14:textId="77777777" w:rsidR="00D45F66" w:rsidRPr="00AA3FAD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1521C2A2" w14:textId="40986257" w:rsidR="00D45F66" w:rsidRPr="004E5407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4B347C58" w14:textId="31017F52" w:rsidR="00D45F66" w:rsidRPr="004E5407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37931E5A" w14:textId="60FA8A60" w:rsidR="00D45F66" w:rsidRDefault="00D45F66" w:rsidP="0011427E">
            <w:pPr>
              <w:pStyle w:val="GOSTTablenorm"/>
            </w:pPr>
            <w:r>
              <w:t>+</w:t>
            </w:r>
          </w:p>
        </w:tc>
        <w:tc>
          <w:tcPr>
            <w:tcW w:w="213" w:type="pct"/>
          </w:tcPr>
          <w:p w14:paraId="22002921" w14:textId="008B8CA7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7B36A6EF" w14:textId="42DD837B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7AAF17C1" w14:textId="78F99EFE" w:rsidR="00D45F66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7E18F172" w14:textId="77777777" w:rsidTr="00D45F66">
        <w:tc>
          <w:tcPr>
            <w:tcW w:w="125" w:type="pct"/>
          </w:tcPr>
          <w:p w14:paraId="1B0CAF21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50A7492C" w14:textId="77777777" w:rsidR="00D45F66" w:rsidRPr="008E560B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79" w:type="pct"/>
            <w:vMerge/>
          </w:tcPr>
          <w:p w14:paraId="7D972118" w14:textId="77777777" w:rsidR="00D45F66" w:rsidRPr="0029240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391D852C" w14:textId="7AE9FCE0" w:rsidR="00D45F66" w:rsidRDefault="00D45F66" w:rsidP="0011427E">
            <w:pPr>
              <w:pStyle w:val="GOSTTablenorm"/>
              <w:rPr>
                <w:szCs w:val="22"/>
              </w:rPr>
            </w:pPr>
            <w:r w:rsidRPr="0029240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A74D8C5" w14:textId="138A3B9C" w:rsidR="00D45F66" w:rsidRPr="00B66E68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3CAF0210" w14:textId="2AE55183" w:rsidR="00D45F66" w:rsidRDefault="00D45F66" w:rsidP="0011427E">
            <w:pPr>
              <w:pStyle w:val="GOSTTablenorm"/>
            </w:pPr>
            <w:r w:rsidRPr="00B66E68"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20EEFAED" w14:textId="173DA3D7" w:rsidR="00D45F66" w:rsidRDefault="00D45F66" w:rsidP="0011427E">
            <w:pPr>
              <w:pStyle w:val="GOSTTablenorm"/>
              <w:rPr>
                <w:lang w:val="en-US"/>
              </w:rPr>
            </w:pPr>
            <w:r>
              <w:rPr>
                <w:lang w:val="en-US"/>
              </w:rPr>
              <w:t>EXP</w:t>
            </w:r>
            <w:r>
              <w:t xml:space="preserve">: </w:t>
            </w:r>
            <w:r>
              <w:rPr>
                <w:rFonts w:eastAsia="Calibri"/>
                <w:szCs w:val="22"/>
              </w:rPr>
              <w:t>264</w:t>
            </w:r>
          </w:p>
        </w:tc>
        <w:tc>
          <w:tcPr>
            <w:tcW w:w="1107" w:type="pct"/>
            <w:vMerge/>
          </w:tcPr>
          <w:p w14:paraId="0B1D2B25" w14:textId="77777777" w:rsidR="00D45F66" w:rsidRPr="008E560B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790CE422" w14:textId="77777777" w:rsidR="00D45F66" w:rsidRPr="00AA3FAD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7E98E74E" w14:textId="686D308E" w:rsidR="00D45F66" w:rsidRPr="004E5407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4AEE9E63" w14:textId="283D2232" w:rsidR="00D45F66" w:rsidRPr="004E5407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3F3F09F7" w14:textId="29488924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706E25F0" w14:textId="5DAB4D00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4CB266E4" w14:textId="7CBFBDFD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732218A9" w14:textId="47FC2799" w:rsidR="00D45F66" w:rsidRDefault="00D45F66" w:rsidP="0011427E">
            <w:pPr>
              <w:pStyle w:val="GOSTTablenorm"/>
            </w:pPr>
            <w:r>
              <w:t>+</w:t>
            </w:r>
          </w:p>
        </w:tc>
      </w:tr>
      <w:tr w:rsidR="00D45F66" w:rsidRPr="005E26C1" w14:paraId="473C4299" w14:textId="77777777" w:rsidTr="00D45F66">
        <w:tc>
          <w:tcPr>
            <w:tcW w:w="125" w:type="pct"/>
          </w:tcPr>
          <w:p w14:paraId="40F9F80F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50AE2932" w14:textId="77777777" w:rsidR="00D45F66" w:rsidRPr="008E560B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79" w:type="pct"/>
            <w:vMerge/>
          </w:tcPr>
          <w:p w14:paraId="36B03AC1" w14:textId="77777777" w:rsidR="00D45F66" w:rsidRPr="0029240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309ABEC2" w14:textId="29DDA283" w:rsidR="00D45F66" w:rsidRDefault="00D45F66" w:rsidP="0011427E">
            <w:pPr>
              <w:pStyle w:val="GOSTTablenorm"/>
              <w:rPr>
                <w:szCs w:val="22"/>
              </w:rPr>
            </w:pPr>
            <w:r w:rsidRPr="0029240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3CDCE18" w14:textId="3C8AB6FC" w:rsidR="00D45F66" w:rsidRPr="00B66E68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446F4386" w14:textId="2FACD0AA" w:rsidR="00D45F66" w:rsidRDefault="00D45F66" w:rsidP="0011427E">
            <w:pPr>
              <w:pStyle w:val="GOSTTablenorm"/>
            </w:pPr>
            <w:r w:rsidRPr="00B66E68"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7B7E35C8" w14:textId="6F921224" w:rsidR="00D45F66" w:rsidRDefault="00D45F66" w:rsidP="0011427E">
            <w:pPr>
              <w:pStyle w:val="GOSTTablenorm"/>
              <w:rPr>
                <w:lang w:val="en-US"/>
              </w:rPr>
            </w:pPr>
            <w:r>
              <w:rPr>
                <w:rFonts w:eastAsia="Calibri"/>
                <w:szCs w:val="22"/>
                <w:lang w:val="en-US"/>
              </w:rPr>
              <w:t>SRC</w:t>
            </w:r>
            <w:r>
              <w:rPr>
                <w:rFonts w:eastAsia="Calibri"/>
                <w:szCs w:val="22"/>
              </w:rPr>
              <w:t>: 41</w:t>
            </w:r>
          </w:p>
        </w:tc>
        <w:tc>
          <w:tcPr>
            <w:tcW w:w="1107" w:type="pct"/>
            <w:vMerge/>
          </w:tcPr>
          <w:p w14:paraId="33E22C26" w14:textId="77777777" w:rsidR="00D45F66" w:rsidRPr="008E560B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06C47644" w14:textId="77777777" w:rsidR="00D45F66" w:rsidRPr="00AA3FAD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39F9B49E" w14:textId="28D7F684" w:rsidR="00D45F66" w:rsidRPr="004E5407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3B92E7CB" w14:textId="133332D7" w:rsidR="00D45F66" w:rsidRPr="003405C2" w:rsidRDefault="00D45F66" w:rsidP="0011427E">
            <w:pPr>
              <w:pStyle w:val="GOSTTablenorm"/>
            </w:pPr>
            <w:r w:rsidRPr="003405C2">
              <w:t>+ АИФ с полномочиями ГАИФ</w:t>
            </w:r>
          </w:p>
        </w:tc>
        <w:tc>
          <w:tcPr>
            <w:tcW w:w="213" w:type="pct"/>
          </w:tcPr>
          <w:p w14:paraId="0DD31AC9" w14:textId="56BB8737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76B741CB" w14:textId="733F2B0F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6F641276" w14:textId="5963E35F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6D2533AC" w14:textId="68169657" w:rsidR="00D45F66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1B0A6A58" w14:textId="77777777" w:rsidTr="00D45F66">
        <w:tc>
          <w:tcPr>
            <w:tcW w:w="125" w:type="pct"/>
          </w:tcPr>
          <w:p w14:paraId="440E1796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6BABB878" w14:textId="77777777" w:rsidR="00D45F66" w:rsidRPr="008E560B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79" w:type="pct"/>
            <w:vMerge/>
          </w:tcPr>
          <w:p w14:paraId="7E809529" w14:textId="77777777" w:rsidR="00D45F66" w:rsidRPr="0029240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5BE761AF" w14:textId="21CADCAD" w:rsidR="00D45F66" w:rsidRDefault="00D45F66" w:rsidP="0011427E">
            <w:pPr>
              <w:pStyle w:val="GOSTTablenorm"/>
              <w:rPr>
                <w:szCs w:val="22"/>
              </w:rPr>
            </w:pPr>
            <w:r w:rsidRPr="0029240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EBA7E63" w14:textId="3B94F0D1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35D0D1C6" w14:textId="59683B5F" w:rsidR="00D45F66" w:rsidRDefault="00D45F66" w:rsidP="0011427E">
            <w:pPr>
              <w:pStyle w:val="GOSTTablenorm"/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270C6E46" w14:textId="6674586E" w:rsidR="00D45F66" w:rsidRDefault="00D45F66" w:rsidP="0011427E">
            <w:pPr>
              <w:pStyle w:val="GOSTTablenorm"/>
              <w:rPr>
                <w:lang w:val="en-US"/>
              </w:rPr>
            </w:pPr>
            <w:r>
              <w:rPr>
                <w:rFonts w:eastAsia="Calibri"/>
                <w:szCs w:val="22"/>
                <w:lang w:val="en-US"/>
              </w:rPr>
              <w:t>SRC</w:t>
            </w:r>
            <w:r>
              <w:rPr>
                <w:rFonts w:eastAsia="Calibri"/>
                <w:szCs w:val="22"/>
              </w:rPr>
              <w:t>: 69</w:t>
            </w:r>
          </w:p>
        </w:tc>
        <w:tc>
          <w:tcPr>
            <w:tcW w:w="1107" w:type="pct"/>
            <w:vMerge/>
          </w:tcPr>
          <w:p w14:paraId="22EF4900" w14:textId="77777777" w:rsidR="00D45F66" w:rsidRPr="008E560B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50D0491C" w14:textId="77777777" w:rsidR="00D45F66" w:rsidRPr="00AA3FAD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61919548" w14:textId="459277D9" w:rsidR="00D45F66" w:rsidRPr="004E5407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2918CA64" w14:textId="1F0C9D6B" w:rsidR="00D45F66" w:rsidRPr="004E5407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371932FF" w14:textId="41FFE6B1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5CC64437" w14:textId="1141DF75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3D33DB2E" w14:textId="3E5106F0" w:rsidR="00D45F66" w:rsidRDefault="00D45F66" w:rsidP="0011427E">
            <w:pPr>
              <w:pStyle w:val="GOSTTablenorm"/>
            </w:pPr>
            <w:r>
              <w:t>+</w:t>
            </w:r>
          </w:p>
        </w:tc>
        <w:tc>
          <w:tcPr>
            <w:tcW w:w="249" w:type="pct"/>
          </w:tcPr>
          <w:p w14:paraId="096C4E74" w14:textId="025C0893" w:rsidR="00D45F66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6DF53D17" w14:textId="77777777" w:rsidTr="00D45F66">
        <w:tc>
          <w:tcPr>
            <w:tcW w:w="125" w:type="pct"/>
          </w:tcPr>
          <w:p w14:paraId="76415C35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002901C2" w14:textId="719BD372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8E560B">
              <w:rPr>
                <w:rFonts w:eastAsia="Calibri"/>
              </w:rPr>
              <w:t>БА доведенные</w:t>
            </w:r>
            <w:r>
              <w:rPr>
                <w:rFonts w:eastAsia="Calibri"/>
              </w:rPr>
              <w:t xml:space="preserve"> на первый год планового периода</w:t>
            </w:r>
          </w:p>
        </w:tc>
        <w:tc>
          <w:tcPr>
            <w:tcW w:w="279" w:type="pct"/>
            <w:vMerge w:val="restart"/>
          </w:tcPr>
          <w:p w14:paraId="35BDD024" w14:textId="5C33D31B" w:rsidR="00D45F66" w:rsidRPr="00292409" w:rsidRDefault="004E716C" w:rsidP="0011427E">
            <w:pPr>
              <w:pStyle w:val="GOSTTablenorm"/>
              <w:rPr>
                <w:szCs w:val="22"/>
              </w:rPr>
            </w:pPr>
            <w:ins w:id="1142" w:author="Краснова Наталья EXP-332161" w:date="2026-03-19T17:46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2031FB21" w14:textId="25E74E91" w:rsidR="00D45F66" w:rsidRDefault="00D45F66" w:rsidP="0011427E">
            <w:pPr>
              <w:pStyle w:val="GOSTTablenorm"/>
            </w:pPr>
            <w:r w:rsidRPr="0029240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B4C3AB5" w14:textId="569B55A8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403522E1" w14:textId="238F4B66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66</w:t>
            </w:r>
          </w:p>
        </w:tc>
        <w:tc>
          <w:tcPr>
            <w:tcW w:w="301" w:type="pct"/>
          </w:tcPr>
          <w:p w14:paraId="5187DC71" w14:textId="40B5DE44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1107" w:type="pct"/>
            <w:vMerge w:val="restart"/>
          </w:tcPr>
          <w:p w14:paraId="4B6920F9" w14:textId="51B61526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8E560B">
              <w:rPr>
                <w:rFonts w:eastAsia="Calibri"/>
              </w:rPr>
              <w:t xml:space="preserve">Сумма БА, доведенных </w:t>
            </w:r>
            <w:r>
              <w:rPr>
                <w:rFonts w:eastAsia="Calibri"/>
              </w:rPr>
              <w:t>на первый год планового периода</w:t>
            </w:r>
            <w:r w:rsidRPr="008E560B">
              <w:rPr>
                <w:rFonts w:eastAsia="Calibri"/>
              </w:rPr>
              <w:t xml:space="preserve"> до РБС, уполномоченного АИФ, ПБС, ИПБС, АИФ через </w:t>
            </w:r>
            <w:r>
              <w:rPr>
                <w:rFonts w:eastAsia="Calibri"/>
              </w:rPr>
              <w:t>Т</w:t>
            </w:r>
            <w:r w:rsidRPr="008E560B">
              <w:rPr>
                <w:rFonts w:eastAsia="Calibri"/>
              </w:rPr>
              <w:t>ОФК</w:t>
            </w:r>
            <w:r>
              <w:rPr>
                <w:rFonts w:eastAsia="Calibri"/>
              </w:rPr>
              <w:t>.</w:t>
            </w:r>
          </w:p>
          <w:p w14:paraId="1B22E054" w14:textId="77777777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2404B143" w14:textId="77777777" w:rsidR="00D45F66" w:rsidRDefault="00D45F66" w:rsidP="0011427E">
            <w:pPr>
              <w:pStyle w:val="GOSTTablenorm"/>
              <w:rPr>
                <w:rFonts w:eastAsia="Calibri"/>
              </w:rPr>
            </w:pPr>
            <w:r>
              <w:rPr>
                <w:rFonts w:eastAsia="Calibri"/>
              </w:rPr>
              <w:t xml:space="preserve">Оборот по Кт </w:t>
            </w:r>
            <w:r w:rsidRPr="005E26C1">
              <w:rPr>
                <w:szCs w:val="22"/>
              </w:rPr>
              <w:t xml:space="preserve">за отчетный период </w:t>
            </w:r>
            <w:r>
              <w:rPr>
                <w:rFonts w:eastAsia="Calibri"/>
              </w:rPr>
              <w:t>по показателям:</w:t>
            </w:r>
          </w:p>
          <w:p w14:paraId="63111A66" w14:textId="09B7D0DD" w:rsidR="00D45F66" w:rsidRPr="00D60396" w:rsidRDefault="00D45F66" w:rsidP="0011427E">
            <w:pPr>
              <w:pStyle w:val="GOSTTableListMark1"/>
              <w:rPr>
                <w:rFonts w:eastAsia="Calibri"/>
              </w:rPr>
            </w:pPr>
            <w:r w:rsidRPr="00D60396">
              <w:rPr>
                <w:rFonts w:eastAsia="Calibri"/>
              </w:rPr>
              <w:t>БА_РБС_2,</w:t>
            </w:r>
          </w:p>
          <w:p w14:paraId="222EAAB3" w14:textId="43BDD5B2" w:rsidR="00D45F66" w:rsidRPr="00D60396" w:rsidRDefault="00D45F66" w:rsidP="0011427E">
            <w:pPr>
              <w:pStyle w:val="GOSTTableListMark1"/>
              <w:rPr>
                <w:rFonts w:eastAsia="Calibri"/>
              </w:rPr>
            </w:pPr>
            <w:r w:rsidRPr="00D60396">
              <w:rPr>
                <w:rFonts w:eastAsia="Calibri"/>
              </w:rPr>
              <w:t>БА_РБС_СВЗ_2,</w:t>
            </w:r>
          </w:p>
          <w:p w14:paraId="7357613A" w14:textId="798D0456" w:rsidR="00D45F66" w:rsidRPr="008E560B" w:rsidRDefault="00D45F66" w:rsidP="0011427E">
            <w:pPr>
              <w:pStyle w:val="GOSTTableListMark1"/>
              <w:rPr>
                <w:rFonts w:eastAsia="Calibri"/>
              </w:rPr>
            </w:pPr>
            <w:r w:rsidRPr="00D60396">
              <w:rPr>
                <w:rFonts w:eastAsia="Calibri"/>
              </w:rPr>
              <w:t>БА_РБС_ВАЛ_2,</w:t>
            </w:r>
          </w:p>
          <w:p w14:paraId="7A39E3DB" w14:textId="5B732BE4" w:rsidR="00D45F66" w:rsidRPr="00D60396" w:rsidRDefault="00D45F66" w:rsidP="0011427E">
            <w:pPr>
              <w:pStyle w:val="GOSTTableListMark1"/>
              <w:rPr>
                <w:rFonts w:eastAsia="Calibri"/>
              </w:rPr>
            </w:pPr>
            <w:r w:rsidRPr="00D60396">
              <w:rPr>
                <w:rFonts w:eastAsia="Calibri"/>
              </w:rPr>
              <w:t>БА_ПБС_2,</w:t>
            </w:r>
          </w:p>
          <w:p w14:paraId="19E73715" w14:textId="0FADE432" w:rsidR="00D45F66" w:rsidRPr="00D60396" w:rsidRDefault="00D45F66" w:rsidP="0011427E">
            <w:pPr>
              <w:pStyle w:val="GOSTTableListMark1"/>
              <w:rPr>
                <w:rFonts w:eastAsia="Calibri"/>
              </w:rPr>
            </w:pPr>
            <w:r w:rsidRPr="00D60396">
              <w:rPr>
                <w:rFonts w:eastAsia="Calibri"/>
              </w:rPr>
              <w:t>БА_ПБС_ВАЛ_2,</w:t>
            </w:r>
          </w:p>
          <w:p w14:paraId="6420C6F2" w14:textId="5E07B67F" w:rsidR="00D45F66" w:rsidRPr="005E26C1" w:rsidRDefault="00D45F66" w:rsidP="0011427E">
            <w:pPr>
              <w:pStyle w:val="GOSTTableListMark1"/>
              <w:rPr>
                <w:szCs w:val="22"/>
              </w:rPr>
            </w:pPr>
            <w:r w:rsidRPr="00335858">
              <w:rPr>
                <w:rFonts w:eastAsia="Calibri"/>
              </w:rPr>
              <w:t>БА_ПБС_СВЗ_2</w:t>
            </w:r>
          </w:p>
        </w:tc>
        <w:tc>
          <w:tcPr>
            <w:tcW w:w="254" w:type="pct"/>
            <w:vMerge w:val="restart"/>
          </w:tcPr>
          <w:p w14:paraId="587D2155" w14:textId="20D77F50" w:rsidR="00D45F66" w:rsidRDefault="00D45F66" w:rsidP="0011427E">
            <w:pPr>
              <w:pStyle w:val="GOSTTablenorm"/>
              <w:rPr>
                <w:szCs w:val="22"/>
              </w:rPr>
            </w:pPr>
            <w:r w:rsidRPr="00AA3FAD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5374978A" w14:textId="37E70A00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4E5407">
              <w:t>+</w:t>
            </w:r>
          </w:p>
        </w:tc>
        <w:tc>
          <w:tcPr>
            <w:tcW w:w="256" w:type="pct"/>
          </w:tcPr>
          <w:p w14:paraId="3AE664EC" w14:textId="35776C1B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4E5407">
              <w:t>+</w:t>
            </w:r>
          </w:p>
        </w:tc>
        <w:tc>
          <w:tcPr>
            <w:tcW w:w="213" w:type="pct"/>
          </w:tcPr>
          <w:p w14:paraId="33BA78C4" w14:textId="417B13F0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13" w:type="pct"/>
          </w:tcPr>
          <w:p w14:paraId="13B7D88A" w14:textId="29B8A6A5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0EFAD7BD" w14:textId="2BDDD438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49" w:type="pct"/>
          </w:tcPr>
          <w:p w14:paraId="48332A94" w14:textId="78233EBC" w:rsidR="00D45F66" w:rsidRDefault="00D45F66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</w:tr>
      <w:tr w:rsidR="00D45F66" w:rsidRPr="005E26C1" w14:paraId="598ECA9A" w14:textId="77777777" w:rsidTr="00D45F66">
        <w:tc>
          <w:tcPr>
            <w:tcW w:w="125" w:type="pct"/>
          </w:tcPr>
          <w:p w14:paraId="64C24673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0C159381" w14:textId="77777777" w:rsidR="00D45F66" w:rsidRPr="008E560B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79" w:type="pct"/>
            <w:vMerge/>
          </w:tcPr>
          <w:p w14:paraId="29BF8901" w14:textId="77777777" w:rsidR="00D45F66" w:rsidRPr="0029240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04448BDE" w14:textId="4DE6C926" w:rsidR="00D45F66" w:rsidRDefault="00D45F66" w:rsidP="0011427E">
            <w:pPr>
              <w:pStyle w:val="GOSTTablenorm"/>
              <w:rPr>
                <w:szCs w:val="22"/>
              </w:rPr>
            </w:pPr>
            <w:r w:rsidRPr="0029240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21425DC" w14:textId="387BE673" w:rsidR="00D45F66" w:rsidRPr="00B66E68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32C87AA8" w14:textId="46750380" w:rsidR="00D45F66" w:rsidRDefault="00D45F66" w:rsidP="0011427E">
            <w:pPr>
              <w:pStyle w:val="GOSTTablenorm"/>
            </w:pPr>
            <w:r w:rsidRPr="00B66E68"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50163AC0" w14:textId="1D1BE95C" w:rsidR="00D45F66" w:rsidRDefault="00D45F66" w:rsidP="0011427E">
            <w:pPr>
              <w:pStyle w:val="GOSTTablenorm"/>
            </w:pPr>
            <w:r>
              <w:rPr>
                <w:lang w:val="en-US"/>
              </w:rPr>
              <w:t>EXP</w:t>
            </w:r>
            <w:r>
              <w:t>: 100</w:t>
            </w:r>
          </w:p>
        </w:tc>
        <w:tc>
          <w:tcPr>
            <w:tcW w:w="1107" w:type="pct"/>
            <w:vMerge/>
          </w:tcPr>
          <w:p w14:paraId="7FD8A8AB" w14:textId="77777777" w:rsidR="00D45F66" w:rsidRPr="008E560B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35CBAEEB" w14:textId="77777777" w:rsidR="00D45F66" w:rsidRPr="00AA3FAD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1BD4142D" w14:textId="77777777" w:rsidR="00D45F66" w:rsidRDefault="00D45F66" w:rsidP="0011427E">
            <w:pPr>
              <w:pStyle w:val="GOSTTablenorm"/>
            </w:pPr>
            <w:r>
              <w:t xml:space="preserve">+ </w:t>
            </w:r>
          </w:p>
          <w:p w14:paraId="62023E84" w14:textId="3216CE1A" w:rsidR="00D45F66" w:rsidRPr="004E5407" w:rsidRDefault="00D45F66" w:rsidP="0011427E">
            <w:pPr>
              <w:pStyle w:val="GOSTTablenorm"/>
            </w:pPr>
            <w:r>
              <w:t>РБС</w:t>
            </w:r>
          </w:p>
        </w:tc>
        <w:tc>
          <w:tcPr>
            <w:tcW w:w="256" w:type="pct"/>
          </w:tcPr>
          <w:p w14:paraId="0B25434B" w14:textId="46711B1E" w:rsidR="00D45F66" w:rsidRPr="004E5407" w:rsidRDefault="00D45F66" w:rsidP="0011427E">
            <w:pPr>
              <w:pStyle w:val="GOSTTablenorm"/>
            </w:pPr>
            <w:r w:rsidRPr="0058578C">
              <w:t>-</w:t>
            </w:r>
          </w:p>
        </w:tc>
        <w:tc>
          <w:tcPr>
            <w:tcW w:w="213" w:type="pct"/>
          </w:tcPr>
          <w:p w14:paraId="2F9358F5" w14:textId="77773883" w:rsidR="00D45F66" w:rsidRDefault="00D45F66" w:rsidP="0011427E">
            <w:pPr>
              <w:pStyle w:val="GOSTTablenorm"/>
            </w:pPr>
            <w:r w:rsidRPr="0058578C">
              <w:t>-</w:t>
            </w:r>
          </w:p>
        </w:tc>
        <w:tc>
          <w:tcPr>
            <w:tcW w:w="213" w:type="pct"/>
          </w:tcPr>
          <w:p w14:paraId="42C87822" w14:textId="64AB4BD7" w:rsidR="00D45F66" w:rsidRDefault="00D45F66" w:rsidP="0011427E">
            <w:pPr>
              <w:pStyle w:val="GOSTTablenorm"/>
            </w:pPr>
            <w:r w:rsidRPr="0058578C">
              <w:t>-</w:t>
            </w:r>
          </w:p>
        </w:tc>
        <w:tc>
          <w:tcPr>
            <w:tcW w:w="213" w:type="pct"/>
          </w:tcPr>
          <w:p w14:paraId="1FB594FC" w14:textId="223DB6B7" w:rsidR="00D45F66" w:rsidRDefault="00D45F66" w:rsidP="0011427E">
            <w:pPr>
              <w:pStyle w:val="GOSTTablenorm"/>
            </w:pPr>
            <w:r w:rsidRPr="0058578C">
              <w:t>-</w:t>
            </w:r>
          </w:p>
        </w:tc>
        <w:tc>
          <w:tcPr>
            <w:tcW w:w="249" w:type="pct"/>
          </w:tcPr>
          <w:p w14:paraId="142138DA" w14:textId="2CD6E7A5" w:rsidR="00D45F66" w:rsidRDefault="00D45F66" w:rsidP="0011427E">
            <w:pPr>
              <w:pStyle w:val="GOSTTablenorm"/>
            </w:pPr>
            <w:r w:rsidRPr="0058578C">
              <w:t>-</w:t>
            </w:r>
          </w:p>
        </w:tc>
      </w:tr>
      <w:tr w:rsidR="00D45F66" w:rsidRPr="005E26C1" w14:paraId="3DA79DD7" w14:textId="77777777" w:rsidTr="00D45F66">
        <w:tc>
          <w:tcPr>
            <w:tcW w:w="125" w:type="pct"/>
          </w:tcPr>
          <w:p w14:paraId="63DEC7DC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74A61C1F" w14:textId="77777777" w:rsidR="00D45F66" w:rsidRPr="008E560B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79" w:type="pct"/>
            <w:vMerge/>
          </w:tcPr>
          <w:p w14:paraId="3F13BE94" w14:textId="77777777" w:rsidR="00D45F66" w:rsidRPr="0029240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78358A96" w14:textId="33F7A8CE" w:rsidR="00D45F66" w:rsidRDefault="00D45F66" w:rsidP="0011427E">
            <w:pPr>
              <w:pStyle w:val="GOSTTablenorm"/>
              <w:rPr>
                <w:szCs w:val="22"/>
              </w:rPr>
            </w:pPr>
            <w:r w:rsidRPr="0029240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19B5FAB" w14:textId="54B67F11" w:rsidR="00D45F66" w:rsidRPr="00B66E68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2391C7A7" w14:textId="29FD3307" w:rsidR="00D45F66" w:rsidRDefault="00D45F66" w:rsidP="0011427E">
            <w:pPr>
              <w:pStyle w:val="GOSTTablenorm"/>
            </w:pPr>
            <w:r w:rsidRPr="00B66E68"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2AA504D8" w14:textId="424ECEF7" w:rsidR="00D45F66" w:rsidRDefault="00D45F66" w:rsidP="0011427E">
            <w:pPr>
              <w:pStyle w:val="GOSTTablenorm"/>
            </w:pPr>
            <w:r>
              <w:rPr>
                <w:lang w:val="en-US"/>
              </w:rPr>
              <w:t>EXP</w:t>
            </w:r>
            <w:r>
              <w:t>: 166</w:t>
            </w:r>
          </w:p>
        </w:tc>
        <w:tc>
          <w:tcPr>
            <w:tcW w:w="1107" w:type="pct"/>
            <w:vMerge/>
          </w:tcPr>
          <w:p w14:paraId="17B7AEA2" w14:textId="77777777" w:rsidR="00D45F66" w:rsidRPr="008E560B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7CB3405C" w14:textId="77777777" w:rsidR="00D45F66" w:rsidRPr="00AA3FAD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03B8FC84" w14:textId="6F4887C3" w:rsidR="00D45F66" w:rsidRPr="004E5407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6ABC076D" w14:textId="4C8D3AD3" w:rsidR="00D45F66" w:rsidRPr="004E5407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4A75D8A2" w14:textId="61169B93" w:rsidR="00D45F66" w:rsidRDefault="00D45F66" w:rsidP="0011427E">
            <w:pPr>
              <w:pStyle w:val="GOSTTablenorm"/>
            </w:pPr>
            <w:r>
              <w:t>+</w:t>
            </w:r>
          </w:p>
        </w:tc>
        <w:tc>
          <w:tcPr>
            <w:tcW w:w="213" w:type="pct"/>
          </w:tcPr>
          <w:p w14:paraId="2604983E" w14:textId="3B5B37F6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195150C0" w14:textId="357E9EE0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5F93A180" w14:textId="55A1CE4A" w:rsidR="00D45F66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76A2E375" w14:textId="77777777" w:rsidTr="00D45F66">
        <w:tc>
          <w:tcPr>
            <w:tcW w:w="125" w:type="pct"/>
          </w:tcPr>
          <w:p w14:paraId="36B81659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4F3E2195" w14:textId="77777777" w:rsidR="00D45F66" w:rsidRPr="008E560B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79" w:type="pct"/>
            <w:vMerge/>
          </w:tcPr>
          <w:p w14:paraId="03F5F8C5" w14:textId="77777777" w:rsidR="00D45F66" w:rsidRPr="0029240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17C7C4CC" w14:textId="73830223" w:rsidR="00D45F66" w:rsidRDefault="00D45F66" w:rsidP="0011427E">
            <w:pPr>
              <w:pStyle w:val="GOSTTablenorm"/>
              <w:rPr>
                <w:szCs w:val="22"/>
              </w:rPr>
            </w:pPr>
            <w:r w:rsidRPr="0029240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A6716E6" w14:textId="39128D69" w:rsidR="00D45F66" w:rsidRPr="00B66E68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1D9B3563" w14:textId="70B211F0" w:rsidR="00D45F66" w:rsidRDefault="00D45F66" w:rsidP="0011427E">
            <w:pPr>
              <w:pStyle w:val="GOSTTablenorm"/>
            </w:pPr>
            <w:r w:rsidRPr="00B66E68"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665BCBCA" w14:textId="6DB205AF" w:rsidR="00D45F66" w:rsidRDefault="00D45F66" w:rsidP="0011427E">
            <w:pPr>
              <w:pStyle w:val="GOSTTablenorm"/>
            </w:pPr>
            <w:r>
              <w:rPr>
                <w:lang w:val="en-US"/>
              </w:rPr>
              <w:t>EXP</w:t>
            </w:r>
            <w:r>
              <w:t>: 265</w:t>
            </w:r>
          </w:p>
        </w:tc>
        <w:tc>
          <w:tcPr>
            <w:tcW w:w="1107" w:type="pct"/>
            <w:vMerge/>
          </w:tcPr>
          <w:p w14:paraId="6AA5E064" w14:textId="77777777" w:rsidR="00D45F66" w:rsidRPr="008E560B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789E5EA0" w14:textId="77777777" w:rsidR="00D45F66" w:rsidRPr="00AA3FAD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6EA11B74" w14:textId="515EF671" w:rsidR="00D45F66" w:rsidRPr="004E5407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35A730BF" w14:textId="6C19D0C3" w:rsidR="00D45F66" w:rsidRPr="004E5407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6A05CFBF" w14:textId="5A737667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7BFFD3B6" w14:textId="76126876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069DA97" w14:textId="65D825CE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17F394DF" w14:textId="35CA2DDD" w:rsidR="00D45F66" w:rsidRDefault="00D45F66" w:rsidP="0011427E">
            <w:pPr>
              <w:pStyle w:val="GOSTTablenorm"/>
            </w:pPr>
            <w:r>
              <w:t>+</w:t>
            </w:r>
          </w:p>
        </w:tc>
      </w:tr>
      <w:tr w:rsidR="00D45F66" w:rsidRPr="005E26C1" w14:paraId="52E7920A" w14:textId="77777777" w:rsidTr="00D45F66">
        <w:tc>
          <w:tcPr>
            <w:tcW w:w="125" w:type="pct"/>
          </w:tcPr>
          <w:p w14:paraId="5F2FD8D4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499E313B" w14:textId="77777777" w:rsidR="00D45F66" w:rsidRPr="008E560B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79" w:type="pct"/>
            <w:vMerge/>
          </w:tcPr>
          <w:p w14:paraId="7C858879" w14:textId="77777777" w:rsidR="00D45F66" w:rsidRPr="0029240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4A21DB9A" w14:textId="0E556161" w:rsidR="00D45F66" w:rsidRDefault="00D45F66" w:rsidP="0011427E">
            <w:pPr>
              <w:pStyle w:val="GOSTTablenorm"/>
              <w:rPr>
                <w:szCs w:val="22"/>
              </w:rPr>
            </w:pPr>
            <w:r w:rsidRPr="0029240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7CA5F04" w14:textId="65D57CCE" w:rsidR="00D45F66" w:rsidRPr="00B66E68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54D373B5" w14:textId="5FE6795A" w:rsidR="00D45F66" w:rsidRDefault="00D45F66" w:rsidP="0011427E">
            <w:pPr>
              <w:pStyle w:val="GOSTTablenorm"/>
            </w:pPr>
            <w:r w:rsidRPr="00B66E68"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4F0AC756" w14:textId="3035063D" w:rsidR="00D45F66" w:rsidRDefault="00D45F66" w:rsidP="0011427E">
            <w:pPr>
              <w:pStyle w:val="GOSTTablenorm"/>
            </w:pPr>
            <w:r>
              <w:rPr>
                <w:rFonts w:eastAsia="Calibri"/>
                <w:szCs w:val="22"/>
                <w:lang w:val="en-US"/>
              </w:rPr>
              <w:t>SRC</w:t>
            </w:r>
            <w:r>
              <w:rPr>
                <w:rFonts w:eastAsia="Calibri"/>
                <w:szCs w:val="22"/>
              </w:rPr>
              <w:t>: 42</w:t>
            </w:r>
          </w:p>
        </w:tc>
        <w:tc>
          <w:tcPr>
            <w:tcW w:w="1107" w:type="pct"/>
            <w:vMerge/>
          </w:tcPr>
          <w:p w14:paraId="6B8E0D40" w14:textId="77777777" w:rsidR="00D45F66" w:rsidRPr="008E560B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439F3661" w14:textId="77777777" w:rsidR="00D45F66" w:rsidRPr="00AA3FAD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4DF5F0E4" w14:textId="3F3E2D1F" w:rsidR="00D45F66" w:rsidRPr="004E5407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6F2749DF" w14:textId="4F55DFF8" w:rsidR="00D45F66" w:rsidRPr="004E5407" w:rsidRDefault="00D45F66" w:rsidP="0011427E">
            <w:pPr>
              <w:pStyle w:val="GOSTTablenorm"/>
            </w:pPr>
            <w:r>
              <w:t>+ АИФ с полномочиями ГАИФ</w:t>
            </w:r>
          </w:p>
        </w:tc>
        <w:tc>
          <w:tcPr>
            <w:tcW w:w="213" w:type="pct"/>
          </w:tcPr>
          <w:p w14:paraId="5149D131" w14:textId="2C7E018A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17EB3545" w14:textId="790DD9CE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35676432" w14:textId="2369A967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5A7B9A9E" w14:textId="279487BF" w:rsidR="00D45F66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03F77EFF" w14:textId="77777777" w:rsidTr="00D45F66">
        <w:tc>
          <w:tcPr>
            <w:tcW w:w="125" w:type="pct"/>
          </w:tcPr>
          <w:p w14:paraId="32B1B5EA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669CAC72" w14:textId="77777777" w:rsidR="00D45F66" w:rsidRPr="008E560B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79" w:type="pct"/>
            <w:vMerge/>
          </w:tcPr>
          <w:p w14:paraId="6435B517" w14:textId="77777777" w:rsidR="00D45F66" w:rsidRPr="0029240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66C9443F" w14:textId="29D179AD" w:rsidR="00D45F66" w:rsidRDefault="00D45F66" w:rsidP="0011427E">
            <w:pPr>
              <w:pStyle w:val="GOSTTablenorm"/>
              <w:rPr>
                <w:szCs w:val="22"/>
              </w:rPr>
            </w:pPr>
            <w:r w:rsidRPr="0029240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5288C02" w14:textId="0FF28AF3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23907479" w14:textId="19ABF6D2" w:rsidR="00D45F66" w:rsidRDefault="00D45F66" w:rsidP="0011427E">
            <w:pPr>
              <w:pStyle w:val="GOSTTablenorm"/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77D0FE60" w14:textId="6D411E55" w:rsidR="00D45F66" w:rsidRDefault="00D45F66" w:rsidP="0011427E">
            <w:pPr>
              <w:pStyle w:val="GOSTTablenorm"/>
            </w:pPr>
            <w:r>
              <w:rPr>
                <w:rFonts w:eastAsia="Calibri"/>
                <w:szCs w:val="22"/>
                <w:lang w:val="en-US"/>
              </w:rPr>
              <w:t>SRC</w:t>
            </w:r>
            <w:r>
              <w:rPr>
                <w:rFonts w:eastAsia="Calibri"/>
                <w:szCs w:val="22"/>
              </w:rPr>
              <w:t>: 70</w:t>
            </w:r>
          </w:p>
        </w:tc>
        <w:tc>
          <w:tcPr>
            <w:tcW w:w="1107" w:type="pct"/>
            <w:vMerge/>
          </w:tcPr>
          <w:p w14:paraId="27BBA076" w14:textId="77777777" w:rsidR="00D45F66" w:rsidRPr="008E560B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6407A4CF" w14:textId="77777777" w:rsidR="00D45F66" w:rsidRPr="00AA3FAD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144A8027" w14:textId="400F3581" w:rsidR="00D45F66" w:rsidRPr="004E5407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092321AD" w14:textId="22847792" w:rsidR="00D45F66" w:rsidRPr="004E5407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3CFA498" w14:textId="4EEBF07C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6FEA1E47" w14:textId="4C7593B9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03987971" w14:textId="55B0EF68" w:rsidR="00D45F66" w:rsidRDefault="00D45F66" w:rsidP="0011427E">
            <w:pPr>
              <w:pStyle w:val="GOSTTablenorm"/>
            </w:pPr>
            <w:r>
              <w:t>+</w:t>
            </w:r>
          </w:p>
        </w:tc>
        <w:tc>
          <w:tcPr>
            <w:tcW w:w="249" w:type="pct"/>
          </w:tcPr>
          <w:p w14:paraId="0B778A0B" w14:textId="7FDD4264" w:rsidR="00D45F66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483330AA" w14:textId="77777777" w:rsidTr="00D45F66">
        <w:tc>
          <w:tcPr>
            <w:tcW w:w="125" w:type="pct"/>
          </w:tcPr>
          <w:p w14:paraId="47AF7203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74358693" w14:textId="51A9FB7B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8E560B">
              <w:rPr>
                <w:rFonts w:eastAsia="Calibri"/>
              </w:rPr>
              <w:t>БА доведенные</w:t>
            </w:r>
            <w:r>
              <w:rPr>
                <w:rFonts w:eastAsia="Calibri"/>
              </w:rPr>
              <w:t xml:space="preserve"> на второй год планового периода</w:t>
            </w:r>
          </w:p>
        </w:tc>
        <w:tc>
          <w:tcPr>
            <w:tcW w:w="279" w:type="pct"/>
            <w:vMerge w:val="restart"/>
          </w:tcPr>
          <w:p w14:paraId="3FB173AF" w14:textId="2C49F8B1" w:rsidR="00D45F66" w:rsidRPr="00292409" w:rsidRDefault="004E716C" w:rsidP="0011427E">
            <w:pPr>
              <w:pStyle w:val="GOSTTablenorm"/>
              <w:rPr>
                <w:szCs w:val="22"/>
              </w:rPr>
            </w:pPr>
            <w:ins w:id="1143" w:author="Краснова Наталья EXP-332161" w:date="2026-03-19T17:46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4C68E9D9" w14:textId="7B712BFD" w:rsidR="00D45F66" w:rsidRDefault="00D45F66" w:rsidP="0011427E">
            <w:pPr>
              <w:pStyle w:val="GOSTTablenorm"/>
            </w:pPr>
            <w:r w:rsidRPr="0029240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9DAD47C" w14:textId="524C1906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4478B2E8" w14:textId="2F9031FF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67</w:t>
            </w:r>
          </w:p>
        </w:tc>
        <w:tc>
          <w:tcPr>
            <w:tcW w:w="301" w:type="pct"/>
          </w:tcPr>
          <w:p w14:paraId="657451B6" w14:textId="02E9667F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1107" w:type="pct"/>
            <w:vMerge w:val="restart"/>
          </w:tcPr>
          <w:p w14:paraId="1A46E6B6" w14:textId="77777777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8E560B">
              <w:rPr>
                <w:rFonts w:eastAsia="Calibri"/>
              </w:rPr>
              <w:t xml:space="preserve">Сумма БА, доведенных </w:t>
            </w:r>
            <w:r>
              <w:rPr>
                <w:rFonts w:eastAsia="Calibri"/>
              </w:rPr>
              <w:t>на первый год планового периода</w:t>
            </w:r>
            <w:r w:rsidRPr="008E560B">
              <w:rPr>
                <w:rFonts w:eastAsia="Calibri"/>
              </w:rPr>
              <w:t xml:space="preserve"> до РБС, уполномоченного АИФ, ПБС, ИПБС, АИФ через </w:t>
            </w:r>
            <w:r>
              <w:rPr>
                <w:rFonts w:eastAsia="Calibri"/>
              </w:rPr>
              <w:t>Т</w:t>
            </w:r>
            <w:r w:rsidRPr="008E560B">
              <w:rPr>
                <w:rFonts w:eastAsia="Calibri"/>
              </w:rPr>
              <w:t>ОФК</w:t>
            </w:r>
            <w:r>
              <w:rPr>
                <w:rFonts w:eastAsia="Calibri"/>
              </w:rPr>
              <w:t>.</w:t>
            </w:r>
          </w:p>
          <w:p w14:paraId="2D0D94EF" w14:textId="77777777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5E26C1">
              <w:rPr>
                <w:szCs w:val="22"/>
              </w:rPr>
              <w:lastRenderedPageBreak/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0C58C8C9" w14:textId="77777777" w:rsidR="00D45F66" w:rsidRDefault="00D45F66" w:rsidP="0011427E">
            <w:pPr>
              <w:pStyle w:val="GOSTTablenorm"/>
              <w:rPr>
                <w:rFonts w:eastAsia="Calibri"/>
              </w:rPr>
            </w:pPr>
            <w:r>
              <w:rPr>
                <w:rFonts w:eastAsia="Calibri"/>
              </w:rPr>
              <w:t xml:space="preserve">Оборот по Кт </w:t>
            </w:r>
            <w:r w:rsidRPr="005E26C1">
              <w:rPr>
                <w:szCs w:val="22"/>
              </w:rPr>
              <w:t xml:space="preserve">за отчетный период </w:t>
            </w:r>
            <w:r>
              <w:rPr>
                <w:rFonts w:eastAsia="Calibri"/>
              </w:rPr>
              <w:t>по показателям:</w:t>
            </w:r>
          </w:p>
          <w:p w14:paraId="56E79E44" w14:textId="4489994B" w:rsidR="00D45F66" w:rsidRPr="00D60396" w:rsidRDefault="00D45F66" w:rsidP="0011427E">
            <w:pPr>
              <w:pStyle w:val="GOSTTableListMark1"/>
              <w:rPr>
                <w:rFonts w:eastAsia="Calibri"/>
              </w:rPr>
            </w:pPr>
            <w:r w:rsidRPr="00D60396">
              <w:rPr>
                <w:rFonts w:eastAsia="Calibri"/>
              </w:rPr>
              <w:t>БА_РБС_3,</w:t>
            </w:r>
          </w:p>
          <w:p w14:paraId="4BE08C7B" w14:textId="0C237A0D" w:rsidR="00D45F66" w:rsidRPr="00D60396" w:rsidRDefault="00D45F66" w:rsidP="0011427E">
            <w:pPr>
              <w:pStyle w:val="GOSTTableListMark1"/>
              <w:rPr>
                <w:rFonts w:eastAsia="Calibri"/>
              </w:rPr>
            </w:pPr>
            <w:r w:rsidRPr="00D60396">
              <w:rPr>
                <w:rFonts w:eastAsia="Calibri"/>
              </w:rPr>
              <w:t>БА_РБС_СВЗ_3,</w:t>
            </w:r>
          </w:p>
          <w:p w14:paraId="6043F0CD" w14:textId="478F22DB" w:rsidR="00D45F66" w:rsidRPr="008E560B" w:rsidRDefault="00D45F66" w:rsidP="0011427E">
            <w:pPr>
              <w:pStyle w:val="GOSTTableListMark1"/>
              <w:rPr>
                <w:rFonts w:eastAsia="Calibri"/>
              </w:rPr>
            </w:pPr>
            <w:r w:rsidRPr="00D60396">
              <w:rPr>
                <w:rFonts w:eastAsia="Calibri"/>
              </w:rPr>
              <w:t>БА_РБС_ВАЛ_3,</w:t>
            </w:r>
          </w:p>
          <w:p w14:paraId="2979D63F" w14:textId="27D8F97F" w:rsidR="00D45F66" w:rsidRPr="00D60396" w:rsidRDefault="00D45F66" w:rsidP="0011427E">
            <w:pPr>
              <w:pStyle w:val="GOSTTableListMark1"/>
              <w:rPr>
                <w:rFonts w:eastAsia="Calibri"/>
              </w:rPr>
            </w:pPr>
            <w:r w:rsidRPr="00D60396">
              <w:rPr>
                <w:rFonts w:eastAsia="Calibri"/>
              </w:rPr>
              <w:t>БА_ПБС_3,</w:t>
            </w:r>
          </w:p>
          <w:p w14:paraId="421CE655" w14:textId="6B2AFF15" w:rsidR="00D45F66" w:rsidRPr="00D60396" w:rsidRDefault="00D45F66" w:rsidP="0011427E">
            <w:pPr>
              <w:pStyle w:val="GOSTTableListMark1"/>
              <w:rPr>
                <w:rFonts w:eastAsia="Calibri"/>
              </w:rPr>
            </w:pPr>
            <w:r w:rsidRPr="00D60396">
              <w:rPr>
                <w:rFonts w:eastAsia="Calibri"/>
              </w:rPr>
              <w:t>БА_ПБС_ВАЛ_3,</w:t>
            </w:r>
          </w:p>
          <w:p w14:paraId="3A6F8E61" w14:textId="401F66FB" w:rsidR="00D45F66" w:rsidRPr="005E26C1" w:rsidRDefault="00D45F66" w:rsidP="0011427E">
            <w:pPr>
              <w:pStyle w:val="GOSTTableListMark1"/>
              <w:rPr>
                <w:szCs w:val="22"/>
              </w:rPr>
            </w:pPr>
            <w:r w:rsidRPr="00335858">
              <w:rPr>
                <w:rFonts w:eastAsia="Calibri"/>
              </w:rPr>
              <w:t>БА_ПБС_СВЗ_3</w:t>
            </w:r>
          </w:p>
        </w:tc>
        <w:tc>
          <w:tcPr>
            <w:tcW w:w="254" w:type="pct"/>
            <w:vMerge w:val="restart"/>
          </w:tcPr>
          <w:p w14:paraId="64B60237" w14:textId="063BDC63" w:rsidR="00D45F66" w:rsidRDefault="00D45F66" w:rsidP="0011427E">
            <w:pPr>
              <w:pStyle w:val="GOSTTablenorm"/>
              <w:rPr>
                <w:szCs w:val="22"/>
              </w:rPr>
            </w:pPr>
            <w:r w:rsidRPr="00AA3FAD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357FF629" w14:textId="3E038702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4E5407">
              <w:t>+</w:t>
            </w:r>
          </w:p>
        </w:tc>
        <w:tc>
          <w:tcPr>
            <w:tcW w:w="256" w:type="pct"/>
          </w:tcPr>
          <w:p w14:paraId="0913583E" w14:textId="285F2222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4E5407">
              <w:t>+</w:t>
            </w:r>
          </w:p>
        </w:tc>
        <w:tc>
          <w:tcPr>
            <w:tcW w:w="213" w:type="pct"/>
          </w:tcPr>
          <w:p w14:paraId="462CF1BA" w14:textId="64AD33FD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13" w:type="pct"/>
          </w:tcPr>
          <w:p w14:paraId="4542570B" w14:textId="63B04F3E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1D121F1C" w14:textId="7DDCF1A9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49" w:type="pct"/>
          </w:tcPr>
          <w:p w14:paraId="5B402E0B" w14:textId="202FCF11" w:rsidR="00D45F66" w:rsidRDefault="00D45F66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</w:tr>
      <w:tr w:rsidR="00D45F66" w:rsidRPr="005E26C1" w14:paraId="1DAF366A" w14:textId="77777777" w:rsidTr="00D45F66">
        <w:tc>
          <w:tcPr>
            <w:tcW w:w="125" w:type="pct"/>
          </w:tcPr>
          <w:p w14:paraId="6A2D4B2D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66A9EAD1" w14:textId="77777777" w:rsidR="00D45F66" w:rsidRPr="008E560B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79" w:type="pct"/>
            <w:vMerge/>
          </w:tcPr>
          <w:p w14:paraId="156F30CA" w14:textId="77777777" w:rsidR="00D45F66" w:rsidRPr="0029240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019A7C68" w14:textId="15AFD446" w:rsidR="00D45F66" w:rsidRDefault="00D45F66" w:rsidP="0011427E">
            <w:pPr>
              <w:pStyle w:val="GOSTTablenorm"/>
              <w:rPr>
                <w:szCs w:val="22"/>
              </w:rPr>
            </w:pPr>
            <w:r w:rsidRPr="0029240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733E0C8" w14:textId="6FE00E88" w:rsidR="00D45F66" w:rsidRPr="00B66E68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1FA23C3A" w14:textId="6B167282" w:rsidR="00D45F66" w:rsidRDefault="00D45F66" w:rsidP="0011427E">
            <w:pPr>
              <w:pStyle w:val="GOSTTablenorm"/>
            </w:pPr>
            <w:r w:rsidRPr="00B66E68"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2DED50EB" w14:textId="4A3F01F4" w:rsidR="00D45F66" w:rsidRDefault="00D45F66" w:rsidP="0011427E">
            <w:pPr>
              <w:pStyle w:val="GOSTTablenorm"/>
            </w:pPr>
            <w:r>
              <w:rPr>
                <w:lang w:val="en-US"/>
              </w:rPr>
              <w:t>EXP</w:t>
            </w:r>
            <w:r>
              <w:t>: 101</w:t>
            </w:r>
          </w:p>
        </w:tc>
        <w:tc>
          <w:tcPr>
            <w:tcW w:w="1107" w:type="pct"/>
            <w:vMerge/>
          </w:tcPr>
          <w:p w14:paraId="044604AB" w14:textId="77777777" w:rsidR="00D45F66" w:rsidRPr="008E560B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0D2DB791" w14:textId="77777777" w:rsidR="00D45F66" w:rsidRPr="00AA3FAD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6E76CB38" w14:textId="77777777" w:rsidR="00D45F66" w:rsidRDefault="00D45F66" w:rsidP="0011427E">
            <w:pPr>
              <w:pStyle w:val="GOSTTablenorm"/>
            </w:pPr>
            <w:r>
              <w:t xml:space="preserve">+ </w:t>
            </w:r>
          </w:p>
          <w:p w14:paraId="2DE7E5EE" w14:textId="5E5F12D6" w:rsidR="00D45F66" w:rsidRPr="004E5407" w:rsidRDefault="00D45F66" w:rsidP="0011427E">
            <w:pPr>
              <w:pStyle w:val="GOSTTablenorm"/>
            </w:pPr>
            <w:r>
              <w:t>РБС</w:t>
            </w:r>
          </w:p>
        </w:tc>
        <w:tc>
          <w:tcPr>
            <w:tcW w:w="256" w:type="pct"/>
          </w:tcPr>
          <w:p w14:paraId="346CB467" w14:textId="5DE3942D" w:rsidR="00D45F66" w:rsidRPr="004E5407" w:rsidRDefault="00D45F66" w:rsidP="0011427E">
            <w:pPr>
              <w:pStyle w:val="GOSTTablenorm"/>
            </w:pPr>
            <w:r w:rsidRPr="0058578C">
              <w:t>-</w:t>
            </w:r>
          </w:p>
        </w:tc>
        <w:tc>
          <w:tcPr>
            <w:tcW w:w="213" w:type="pct"/>
          </w:tcPr>
          <w:p w14:paraId="49519E32" w14:textId="04B21B19" w:rsidR="00D45F66" w:rsidRDefault="00D45F66" w:rsidP="0011427E">
            <w:pPr>
              <w:pStyle w:val="GOSTTablenorm"/>
            </w:pPr>
            <w:r w:rsidRPr="0058578C">
              <w:t>-</w:t>
            </w:r>
          </w:p>
        </w:tc>
        <w:tc>
          <w:tcPr>
            <w:tcW w:w="213" w:type="pct"/>
          </w:tcPr>
          <w:p w14:paraId="5B2EC8A4" w14:textId="3577497B" w:rsidR="00D45F66" w:rsidRDefault="00D45F66" w:rsidP="0011427E">
            <w:pPr>
              <w:pStyle w:val="GOSTTablenorm"/>
            </w:pPr>
            <w:r w:rsidRPr="0058578C">
              <w:t>-</w:t>
            </w:r>
          </w:p>
        </w:tc>
        <w:tc>
          <w:tcPr>
            <w:tcW w:w="213" w:type="pct"/>
          </w:tcPr>
          <w:p w14:paraId="2CD42BAC" w14:textId="1D3F9968" w:rsidR="00D45F66" w:rsidRDefault="00D45F66" w:rsidP="0011427E">
            <w:pPr>
              <w:pStyle w:val="GOSTTablenorm"/>
            </w:pPr>
            <w:r w:rsidRPr="0058578C">
              <w:t>-</w:t>
            </w:r>
          </w:p>
        </w:tc>
        <w:tc>
          <w:tcPr>
            <w:tcW w:w="249" w:type="pct"/>
          </w:tcPr>
          <w:p w14:paraId="629C3522" w14:textId="395C588C" w:rsidR="00D45F66" w:rsidRDefault="00D45F66" w:rsidP="0011427E">
            <w:pPr>
              <w:pStyle w:val="GOSTTablenorm"/>
            </w:pPr>
            <w:r w:rsidRPr="0058578C">
              <w:t>-</w:t>
            </w:r>
          </w:p>
        </w:tc>
      </w:tr>
      <w:tr w:rsidR="00D45F66" w:rsidRPr="005E26C1" w14:paraId="724CA7B7" w14:textId="77777777" w:rsidTr="00D45F66">
        <w:tc>
          <w:tcPr>
            <w:tcW w:w="125" w:type="pct"/>
          </w:tcPr>
          <w:p w14:paraId="3263F0DE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3F1C486B" w14:textId="77777777" w:rsidR="00D45F66" w:rsidRPr="008E560B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79" w:type="pct"/>
            <w:vMerge/>
          </w:tcPr>
          <w:p w14:paraId="142B9F0C" w14:textId="77777777" w:rsidR="00D45F66" w:rsidRPr="0029240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7D6BFB3B" w14:textId="65AF6110" w:rsidR="00D45F66" w:rsidRDefault="00D45F66" w:rsidP="0011427E">
            <w:pPr>
              <w:pStyle w:val="GOSTTablenorm"/>
              <w:rPr>
                <w:szCs w:val="22"/>
              </w:rPr>
            </w:pPr>
            <w:r w:rsidRPr="0029240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BFD20E4" w14:textId="1EA36525" w:rsidR="00D45F66" w:rsidRPr="00B66E68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3B130D8F" w14:textId="7C4346B9" w:rsidR="00D45F66" w:rsidRDefault="00D45F66" w:rsidP="0011427E">
            <w:pPr>
              <w:pStyle w:val="GOSTTablenorm"/>
            </w:pPr>
            <w:r w:rsidRPr="00B66E68"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64FBF4DF" w14:textId="4F3B2B61" w:rsidR="00D45F66" w:rsidRDefault="00D45F66" w:rsidP="0011427E">
            <w:pPr>
              <w:pStyle w:val="GOSTTablenorm"/>
            </w:pPr>
            <w:r>
              <w:rPr>
                <w:lang w:val="en-US"/>
              </w:rPr>
              <w:t>EXP</w:t>
            </w:r>
            <w:r>
              <w:t>: 167</w:t>
            </w:r>
          </w:p>
        </w:tc>
        <w:tc>
          <w:tcPr>
            <w:tcW w:w="1107" w:type="pct"/>
            <w:vMerge/>
          </w:tcPr>
          <w:p w14:paraId="30EE0B9E" w14:textId="77777777" w:rsidR="00D45F66" w:rsidRPr="008E560B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374088DC" w14:textId="77777777" w:rsidR="00D45F66" w:rsidRPr="00AA3FAD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41CF3F4E" w14:textId="5F75597E" w:rsidR="00D45F66" w:rsidRPr="004E5407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46BC75F1" w14:textId="33F72F2F" w:rsidR="00D45F66" w:rsidRPr="004E5407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470579E3" w14:textId="2CD9F3F2" w:rsidR="00D45F66" w:rsidRDefault="00D45F66" w:rsidP="0011427E">
            <w:pPr>
              <w:pStyle w:val="GOSTTablenorm"/>
            </w:pPr>
            <w:r>
              <w:t>+</w:t>
            </w:r>
          </w:p>
        </w:tc>
        <w:tc>
          <w:tcPr>
            <w:tcW w:w="213" w:type="pct"/>
          </w:tcPr>
          <w:p w14:paraId="3821E36A" w14:textId="40704489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071E2D35" w14:textId="2E020966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2BB8F99C" w14:textId="1F2F486D" w:rsidR="00D45F66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76F03761" w14:textId="77777777" w:rsidTr="00D45F66">
        <w:tc>
          <w:tcPr>
            <w:tcW w:w="125" w:type="pct"/>
          </w:tcPr>
          <w:p w14:paraId="715A9214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3AA304E6" w14:textId="77777777" w:rsidR="00D45F66" w:rsidRPr="008E560B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79" w:type="pct"/>
            <w:vMerge/>
          </w:tcPr>
          <w:p w14:paraId="42D992CF" w14:textId="77777777" w:rsidR="00D45F66" w:rsidRPr="0029240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244B1D23" w14:textId="688148FA" w:rsidR="00D45F66" w:rsidRDefault="00D45F66" w:rsidP="0011427E">
            <w:pPr>
              <w:pStyle w:val="GOSTTablenorm"/>
              <w:rPr>
                <w:szCs w:val="22"/>
              </w:rPr>
            </w:pPr>
            <w:r w:rsidRPr="0029240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01A06D4" w14:textId="3291F404" w:rsidR="00D45F66" w:rsidRPr="00B66E68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1AFFBA4F" w14:textId="78E3A411" w:rsidR="00D45F66" w:rsidRDefault="00D45F66" w:rsidP="0011427E">
            <w:pPr>
              <w:pStyle w:val="GOSTTablenorm"/>
            </w:pPr>
            <w:r w:rsidRPr="00B66E68"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5F9B1880" w14:textId="6B2E7811" w:rsidR="00D45F66" w:rsidRDefault="00D45F66" w:rsidP="0011427E">
            <w:pPr>
              <w:pStyle w:val="GOSTTablenorm"/>
            </w:pPr>
            <w:r>
              <w:rPr>
                <w:lang w:val="en-US"/>
              </w:rPr>
              <w:t>EXP</w:t>
            </w:r>
            <w:r>
              <w:t>: 266</w:t>
            </w:r>
          </w:p>
        </w:tc>
        <w:tc>
          <w:tcPr>
            <w:tcW w:w="1107" w:type="pct"/>
            <w:vMerge/>
          </w:tcPr>
          <w:p w14:paraId="5C07E25B" w14:textId="77777777" w:rsidR="00D45F66" w:rsidRPr="008E560B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3583A090" w14:textId="77777777" w:rsidR="00D45F66" w:rsidRPr="00AA3FAD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15B3968C" w14:textId="42FD6F14" w:rsidR="00D45F66" w:rsidRPr="004E5407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25A3315B" w14:textId="0F9B32A0" w:rsidR="00D45F66" w:rsidRPr="004E5407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00A94841" w14:textId="4FF1EE3A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79459112" w14:textId="0F4D1990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7CDB46DD" w14:textId="1BDA71C5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033A8440" w14:textId="264B5ED8" w:rsidR="00D45F66" w:rsidRDefault="00D45F66" w:rsidP="0011427E">
            <w:pPr>
              <w:pStyle w:val="GOSTTablenorm"/>
            </w:pPr>
            <w:r>
              <w:t>+</w:t>
            </w:r>
          </w:p>
        </w:tc>
      </w:tr>
      <w:tr w:rsidR="00D45F66" w:rsidRPr="005E26C1" w14:paraId="5422E1BF" w14:textId="77777777" w:rsidTr="00D45F66">
        <w:tc>
          <w:tcPr>
            <w:tcW w:w="125" w:type="pct"/>
          </w:tcPr>
          <w:p w14:paraId="0310025D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18376A73" w14:textId="77777777" w:rsidR="00D45F66" w:rsidRPr="008E560B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79" w:type="pct"/>
            <w:vMerge/>
          </w:tcPr>
          <w:p w14:paraId="09BE6A69" w14:textId="77777777" w:rsidR="00D45F66" w:rsidRPr="0029240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3665793C" w14:textId="2FE1EFEF" w:rsidR="00D45F66" w:rsidRDefault="00D45F66" w:rsidP="0011427E">
            <w:pPr>
              <w:pStyle w:val="GOSTTablenorm"/>
              <w:rPr>
                <w:szCs w:val="22"/>
              </w:rPr>
            </w:pPr>
            <w:r w:rsidRPr="0029240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DD94910" w14:textId="70A99FD4" w:rsidR="00D45F66" w:rsidRPr="00B66E68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20FB8E41" w14:textId="1184C72A" w:rsidR="00D45F66" w:rsidRDefault="00D45F66" w:rsidP="0011427E">
            <w:pPr>
              <w:pStyle w:val="GOSTTablenorm"/>
            </w:pPr>
            <w:r w:rsidRPr="00B66E68"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6D8D213D" w14:textId="080ACF31" w:rsidR="00D45F66" w:rsidRDefault="00D45F66" w:rsidP="0011427E">
            <w:pPr>
              <w:pStyle w:val="GOSTTablenorm"/>
            </w:pPr>
            <w:r>
              <w:rPr>
                <w:rFonts w:eastAsia="Calibri"/>
                <w:szCs w:val="22"/>
                <w:lang w:val="en-US"/>
              </w:rPr>
              <w:t>SRC</w:t>
            </w:r>
            <w:r>
              <w:rPr>
                <w:rFonts w:eastAsia="Calibri"/>
                <w:szCs w:val="22"/>
              </w:rPr>
              <w:t>: 43</w:t>
            </w:r>
          </w:p>
        </w:tc>
        <w:tc>
          <w:tcPr>
            <w:tcW w:w="1107" w:type="pct"/>
            <w:vMerge/>
          </w:tcPr>
          <w:p w14:paraId="5A4101E4" w14:textId="77777777" w:rsidR="00D45F66" w:rsidRPr="008E560B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0AF274DA" w14:textId="77777777" w:rsidR="00D45F66" w:rsidRPr="00AA3FAD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12798DB0" w14:textId="1CAD4D51" w:rsidR="00D45F66" w:rsidRPr="004E5407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5C3D5F25" w14:textId="3F7BEA47" w:rsidR="00D45F66" w:rsidRPr="004E5407" w:rsidRDefault="00D45F66" w:rsidP="0011427E">
            <w:pPr>
              <w:pStyle w:val="GOSTTablenorm"/>
            </w:pPr>
            <w:r>
              <w:t>+ АИФ с полномочиями ГАИФ</w:t>
            </w:r>
          </w:p>
        </w:tc>
        <w:tc>
          <w:tcPr>
            <w:tcW w:w="213" w:type="pct"/>
          </w:tcPr>
          <w:p w14:paraId="3977EFD9" w14:textId="0FD77512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493936C4" w14:textId="57B2EDC2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32F6DC5D" w14:textId="06580A7D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4370A97C" w14:textId="7A971D2C" w:rsidR="00D45F66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105603A0" w14:textId="77777777" w:rsidTr="00D45F66">
        <w:tc>
          <w:tcPr>
            <w:tcW w:w="125" w:type="pct"/>
          </w:tcPr>
          <w:p w14:paraId="28E2B431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1C27725A" w14:textId="77777777" w:rsidR="00D45F66" w:rsidRPr="008E560B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79" w:type="pct"/>
            <w:vMerge/>
          </w:tcPr>
          <w:p w14:paraId="7E516B72" w14:textId="77777777" w:rsidR="00D45F66" w:rsidRPr="0029240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13E5FE95" w14:textId="6904F5AA" w:rsidR="00D45F66" w:rsidRDefault="00D45F66" w:rsidP="0011427E">
            <w:pPr>
              <w:pStyle w:val="GOSTTablenorm"/>
              <w:rPr>
                <w:szCs w:val="22"/>
              </w:rPr>
            </w:pPr>
            <w:r w:rsidRPr="0029240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FA98478" w14:textId="6DE8B7F4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305AA32A" w14:textId="03D4A423" w:rsidR="00D45F66" w:rsidRDefault="00D45F66" w:rsidP="0011427E">
            <w:pPr>
              <w:pStyle w:val="GOSTTablenorm"/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20324C24" w14:textId="2D5BA4CA" w:rsidR="00D45F66" w:rsidRDefault="00D45F66" w:rsidP="0011427E">
            <w:pPr>
              <w:pStyle w:val="GOSTTablenorm"/>
            </w:pPr>
            <w:r>
              <w:rPr>
                <w:rFonts w:eastAsia="Calibri"/>
                <w:szCs w:val="22"/>
                <w:lang w:val="en-US"/>
              </w:rPr>
              <w:t>SRC</w:t>
            </w:r>
            <w:r>
              <w:rPr>
                <w:rFonts w:eastAsia="Calibri"/>
                <w:szCs w:val="22"/>
              </w:rPr>
              <w:t>: 71</w:t>
            </w:r>
          </w:p>
        </w:tc>
        <w:tc>
          <w:tcPr>
            <w:tcW w:w="1107" w:type="pct"/>
            <w:vMerge/>
          </w:tcPr>
          <w:p w14:paraId="449FB84D" w14:textId="77777777" w:rsidR="00D45F66" w:rsidRPr="008E560B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3E6E36CB" w14:textId="77777777" w:rsidR="00D45F66" w:rsidRPr="00AA3FAD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2538D4E7" w14:textId="168ECEE3" w:rsidR="00D45F66" w:rsidRPr="004E5407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104C5C84" w14:textId="7FA3A803" w:rsidR="00D45F66" w:rsidRPr="004E5407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5C85E913" w14:textId="44717B38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184B75CA" w14:textId="5090DE32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1F291D6" w14:textId="60A90F9C" w:rsidR="00D45F66" w:rsidRDefault="00D45F66" w:rsidP="0011427E">
            <w:pPr>
              <w:pStyle w:val="GOSTTablenorm"/>
            </w:pPr>
            <w:r>
              <w:t>+</w:t>
            </w:r>
          </w:p>
        </w:tc>
        <w:tc>
          <w:tcPr>
            <w:tcW w:w="249" w:type="pct"/>
          </w:tcPr>
          <w:p w14:paraId="71D19535" w14:textId="50C8BFA5" w:rsidR="00D45F66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593A9481" w14:textId="77777777" w:rsidTr="00D45F66">
        <w:tc>
          <w:tcPr>
            <w:tcW w:w="125" w:type="pct"/>
          </w:tcPr>
          <w:p w14:paraId="46F83178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6EDECD56" w14:textId="1958AADD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400F70">
              <w:rPr>
                <w:rFonts w:eastAsia="Calibri"/>
              </w:rPr>
              <w:t>БА доведенные на третий год планового периода</w:t>
            </w:r>
          </w:p>
        </w:tc>
        <w:tc>
          <w:tcPr>
            <w:tcW w:w="279" w:type="pct"/>
            <w:vMerge w:val="restart"/>
          </w:tcPr>
          <w:p w14:paraId="0C3016BC" w14:textId="060FEEE9" w:rsidR="00D45F66" w:rsidRPr="00292409" w:rsidRDefault="004E716C" w:rsidP="0011427E">
            <w:pPr>
              <w:pStyle w:val="GOSTTablenorm"/>
              <w:rPr>
                <w:szCs w:val="22"/>
              </w:rPr>
            </w:pPr>
            <w:ins w:id="1144" w:author="Краснова Наталья EXP-332161" w:date="2026-03-19T17:46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1BB0DA90" w14:textId="1493FBD0" w:rsidR="00D45F66" w:rsidRDefault="00D45F66" w:rsidP="0011427E">
            <w:pPr>
              <w:pStyle w:val="GOSTTablenorm"/>
              <w:rPr>
                <w:szCs w:val="22"/>
              </w:rPr>
            </w:pPr>
            <w:r w:rsidRPr="0029240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53C92DC" w14:textId="7964662E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74784570" w14:textId="754BBA72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68</w:t>
            </w:r>
          </w:p>
        </w:tc>
        <w:tc>
          <w:tcPr>
            <w:tcW w:w="301" w:type="pct"/>
          </w:tcPr>
          <w:p w14:paraId="450CDACA" w14:textId="29013B04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1107" w:type="pct"/>
            <w:vMerge w:val="restart"/>
          </w:tcPr>
          <w:p w14:paraId="4385DDC0" w14:textId="77777777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8E560B">
              <w:rPr>
                <w:rFonts w:eastAsia="Calibri"/>
              </w:rPr>
              <w:t xml:space="preserve">Сумма БА, доведенных </w:t>
            </w:r>
            <w:r>
              <w:rPr>
                <w:rFonts w:eastAsia="Calibri"/>
              </w:rPr>
              <w:t>на первый год планового периода</w:t>
            </w:r>
            <w:r w:rsidRPr="008E560B">
              <w:rPr>
                <w:rFonts w:eastAsia="Calibri"/>
              </w:rPr>
              <w:t xml:space="preserve"> до РБС, уполномоченного АИФ, ПБС, ИПБС, АИФ через </w:t>
            </w:r>
            <w:r>
              <w:rPr>
                <w:rFonts w:eastAsia="Calibri"/>
              </w:rPr>
              <w:t>Т</w:t>
            </w:r>
            <w:r w:rsidRPr="008E560B">
              <w:rPr>
                <w:rFonts w:eastAsia="Calibri"/>
              </w:rPr>
              <w:t>ОФК</w:t>
            </w:r>
            <w:r>
              <w:rPr>
                <w:rFonts w:eastAsia="Calibri"/>
              </w:rPr>
              <w:t>.</w:t>
            </w:r>
          </w:p>
          <w:p w14:paraId="0198DC28" w14:textId="77777777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6E38EAA9" w14:textId="77777777" w:rsidR="00D45F66" w:rsidRDefault="00D45F66" w:rsidP="0011427E">
            <w:pPr>
              <w:pStyle w:val="GOSTTablenorm"/>
              <w:rPr>
                <w:rFonts w:eastAsia="Calibri"/>
              </w:rPr>
            </w:pPr>
            <w:r>
              <w:rPr>
                <w:rFonts w:eastAsia="Calibri"/>
              </w:rPr>
              <w:t xml:space="preserve">Оборот по Кт </w:t>
            </w:r>
            <w:r w:rsidRPr="005E26C1">
              <w:rPr>
                <w:szCs w:val="22"/>
              </w:rPr>
              <w:t xml:space="preserve">за отчетный период </w:t>
            </w:r>
            <w:r>
              <w:rPr>
                <w:rFonts w:eastAsia="Calibri"/>
              </w:rPr>
              <w:t>по показателям:</w:t>
            </w:r>
          </w:p>
          <w:p w14:paraId="783F7844" w14:textId="0C756FBC" w:rsidR="00D45F66" w:rsidRPr="00D60396" w:rsidRDefault="00D45F66" w:rsidP="0011427E">
            <w:pPr>
              <w:pStyle w:val="GOSTTableListMark1"/>
              <w:rPr>
                <w:rFonts w:eastAsia="Calibri"/>
              </w:rPr>
            </w:pPr>
            <w:r w:rsidRPr="00D60396">
              <w:rPr>
                <w:rFonts w:eastAsia="Calibri"/>
              </w:rPr>
              <w:lastRenderedPageBreak/>
              <w:t>БА_РБС_4 ,</w:t>
            </w:r>
          </w:p>
          <w:p w14:paraId="5F2A646B" w14:textId="147D3DFE" w:rsidR="00D45F66" w:rsidRPr="00D60396" w:rsidRDefault="00D45F66" w:rsidP="0011427E">
            <w:pPr>
              <w:pStyle w:val="GOSTTableListMark1"/>
              <w:rPr>
                <w:rFonts w:eastAsia="Calibri"/>
              </w:rPr>
            </w:pPr>
            <w:r w:rsidRPr="00D60396">
              <w:rPr>
                <w:rFonts w:eastAsia="Calibri"/>
              </w:rPr>
              <w:t>БА_РБС_СВЗ_4,</w:t>
            </w:r>
          </w:p>
          <w:p w14:paraId="1472B972" w14:textId="7D98E183" w:rsidR="00D45F66" w:rsidRPr="008E560B" w:rsidRDefault="00D45F66" w:rsidP="0011427E">
            <w:pPr>
              <w:pStyle w:val="GOSTTableListMark1"/>
              <w:rPr>
                <w:rFonts w:eastAsia="Calibri"/>
              </w:rPr>
            </w:pPr>
            <w:r w:rsidRPr="00D60396">
              <w:rPr>
                <w:rFonts w:eastAsia="Calibri"/>
              </w:rPr>
              <w:t>БА_РБС_ВАЛ_4,</w:t>
            </w:r>
          </w:p>
          <w:p w14:paraId="10410443" w14:textId="49FAB670" w:rsidR="00D45F66" w:rsidRPr="00D60396" w:rsidRDefault="00D45F66" w:rsidP="0011427E">
            <w:pPr>
              <w:pStyle w:val="GOSTTableListMark1"/>
              <w:rPr>
                <w:rFonts w:eastAsia="Calibri"/>
              </w:rPr>
            </w:pPr>
            <w:r w:rsidRPr="00D60396">
              <w:rPr>
                <w:rFonts w:eastAsia="Calibri"/>
              </w:rPr>
              <w:t>БА_ПБС_4,</w:t>
            </w:r>
          </w:p>
          <w:p w14:paraId="294D3A82" w14:textId="7F64B3E4" w:rsidR="00D45F66" w:rsidRPr="00D60396" w:rsidRDefault="00D45F66" w:rsidP="0011427E">
            <w:pPr>
              <w:pStyle w:val="GOSTTableListMark1"/>
              <w:rPr>
                <w:rFonts w:eastAsia="Calibri"/>
              </w:rPr>
            </w:pPr>
            <w:r w:rsidRPr="00D60396">
              <w:rPr>
                <w:rFonts w:eastAsia="Calibri"/>
              </w:rPr>
              <w:t>БА_ПБС_ВАЛ_4,</w:t>
            </w:r>
          </w:p>
          <w:p w14:paraId="19325007" w14:textId="09DEFE41" w:rsidR="00D45F66" w:rsidRPr="005E26C1" w:rsidRDefault="00D45F66" w:rsidP="0011427E">
            <w:pPr>
              <w:pStyle w:val="GOSTTableListMark1"/>
              <w:rPr>
                <w:szCs w:val="22"/>
              </w:rPr>
            </w:pPr>
            <w:r w:rsidRPr="00335858">
              <w:rPr>
                <w:rFonts w:eastAsia="Calibri"/>
              </w:rPr>
              <w:t>БА_ПБС_СВЗ_4</w:t>
            </w:r>
          </w:p>
        </w:tc>
        <w:tc>
          <w:tcPr>
            <w:tcW w:w="254" w:type="pct"/>
            <w:vMerge w:val="restart"/>
          </w:tcPr>
          <w:p w14:paraId="3A34CB73" w14:textId="4182630C" w:rsidR="00D45F66" w:rsidRDefault="00D45F66" w:rsidP="0011427E">
            <w:pPr>
              <w:pStyle w:val="GOSTTablenorm"/>
              <w:rPr>
                <w:szCs w:val="22"/>
              </w:rPr>
            </w:pPr>
            <w:r w:rsidRPr="00AA3FAD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166DC961" w14:textId="2EDC434E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4E5407">
              <w:t>+</w:t>
            </w:r>
          </w:p>
        </w:tc>
        <w:tc>
          <w:tcPr>
            <w:tcW w:w="256" w:type="pct"/>
          </w:tcPr>
          <w:p w14:paraId="0CD35679" w14:textId="530EC141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4E5407">
              <w:t>+</w:t>
            </w:r>
          </w:p>
        </w:tc>
        <w:tc>
          <w:tcPr>
            <w:tcW w:w="213" w:type="pct"/>
          </w:tcPr>
          <w:p w14:paraId="22A91755" w14:textId="7818C41C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13" w:type="pct"/>
          </w:tcPr>
          <w:p w14:paraId="4BF0D445" w14:textId="69285CC8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710C4457" w14:textId="4C7C532D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49" w:type="pct"/>
          </w:tcPr>
          <w:p w14:paraId="7EA69F4F" w14:textId="588FBC1D" w:rsidR="00D45F66" w:rsidRDefault="00D45F66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</w:tr>
      <w:tr w:rsidR="00D45F66" w:rsidRPr="005E26C1" w14:paraId="1178162B" w14:textId="77777777" w:rsidTr="00D45F66">
        <w:tc>
          <w:tcPr>
            <w:tcW w:w="125" w:type="pct"/>
          </w:tcPr>
          <w:p w14:paraId="1670C612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7F6B5CB4" w14:textId="77777777" w:rsidR="00D45F66" w:rsidRPr="00400F70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79" w:type="pct"/>
            <w:vMerge/>
          </w:tcPr>
          <w:p w14:paraId="054AF00C" w14:textId="77777777" w:rsidR="00D45F66" w:rsidRPr="0029240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065159E1" w14:textId="2BE4D84E" w:rsidR="00D45F66" w:rsidRDefault="00D45F66" w:rsidP="0011427E">
            <w:pPr>
              <w:pStyle w:val="GOSTTablenorm"/>
              <w:rPr>
                <w:szCs w:val="22"/>
              </w:rPr>
            </w:pPr>
            <w:r w:rsidRPr="0029240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CEAFA07" w14:textId="6ABD96DC" w:rsidR="00D45F66" w:rsidRPr="00B66E68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54D0601F" w14:textId="2FDAEE0B" w:rsidR="00D45F66" w:rsidRDefault="00D45F66" w:rsidP="0011427E">
            <w:pPr>
              <w:pStyle w:val="GOSTTablenorm"/>
              <w:rPr>
                <w:szCs w:val="22"/>
              </w:rPr>
            </w:pPr>
            <w:r w:rsidRPr="00B66E68"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5904737B" w14:textId="03E268B8" w:rsidR="00D45F66" w:rsidRDefault="00D45F66" w:rsidP="0011427E">
            <w:pPr>
              <w:pStyle w:val="GOSTTablenorm"/>
            </w:pPr>
            <w:r>
              <w:rPr>
                <w:lang w:val="en-US"/>
              </w:rPr>
              <w:t>EXP</w:t>
            </w:r>
            <w:r>
              <w:t>: 102</w:t>
            </w:r>
          </w:p>
        </w:tc>
        <w:tc>
          <w:tcPr>
            <w:tcW w:w="1107" w:type="pct"/>
            <w:vMerge/>
          </w:tcPr>
          <w:p w14:paraId="1ACF16F1" w14:textId="77777777" w:rsidR="00D45F66" w:rsidRPr="008E560B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15AFEC8D" w14:textId="77777777" w:rsidR="00D45F66" w:rsidRPr="00AA3FAD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5F627B66" w14:textId="77777777" w:rsidR="00D45F66" w:rsidRDefault="00D45F66" w:rsidP="0011427E">
            <w:pPr>
              <w:pStyle w:val="GOSTTablenorm"/>
            </w:pPr>
            <w:r>
              <w:t xml:space="preserve">+ </w:t>
            </w:r>
          </w:p>
          <w:p w14:paraId="19129E43" w14:textId="6024EE37" w:rsidR="00D45F66" w:rsidRPr="004E5407" w:rsidRDefault="00D45F66" w:rsidP="0011427E">
            <w:pPr>
              <w:pStyle w:val="GOSTTablenorm"/>
            </w:pPr>
            <w:r>
              <w:t>РБС</w:t>
            </w:r>
          </w:p>
        </w:tc>
        <w:tc>
          <w:tcPr>
            <w:tcW w:w="256" w:type="pct"/>
          </w:tcPr>
          <w:p w14:paraId="7A4E3D4A" w14:textId="6886C558" w:rsidR="00D45F66" w:rsidRPr="004E5407" w:rsidRDefault="00D45F66" w:rsidP="0011427E">
            <w:pPr>
              <w:pStyle w:val="GOSTTablenorm"/>
            </w:pPr>
            <w:r w:rsidRPr="0058578C">
              <w:t>-</w:t>
            </w:r>
          </w:p>
        </w:tc>
        <w:tc>
          <w:tcPr>
            <w:tcW w:w="213" w:type="pct"/>
          </w:tcPr>
          <w:p w14:paraId="26922EA1" w14:textId="5F74CF22" w:rsidR="00D45F66" w:rsidRDefault="00D45F66" w:rsidP="0011427E">
            <w:pPr>
              <w:pStyle w:val="GOSTTablenorm"/>
            </w:pPr>
            <w:r w:rsidRPr="0058578C">
              <w:t>-</w:t>
            </w:r>
          </w:p>
        </w:tc>
        <w:tc>
          <w:tcPr>
            <w:tcW w:w="213" w:type="pct"/>
          </w:tcPr>
          <w:p w14:paraId="51139BF2" w14:textId="3E9251FE" w:rsidR="00D45F66" w:rsidRDefault="00D45F66" w:rsidP="0011427E">
            <w:pPr>
              <w:pStyle w:val="GOSTTablenorm"/>
            </w:pPr>
            <w:r w:rsidRPr="0058578C">
              <w:t>-</w:t>
            </w:r>
          </w:p>
        </w:tc>
        <w:tc>
          <w:tcPr>
            <w:tcW w:w="213" w:type="pct"/>
          </w:tcPr>
          <w:p w14:paraId="78527B5C" w14:textId="23144D06" w:rsidR="00D45F66" w:rsidRDefault="00D45F66" w:rsidP="0011427E">
            <w:pPr>
              <w:pStyle w:val="GOSTTablenorm"/>
            </w:pPr>
            <w:r w:rsidRPr="0058578C">
              <w:t>-</w:t>
            </w:r>
          </w:p>
        </w:tc>
        <w:tc>
          <w:tcPr>
            <w:tcW w:w="249" w:type="pct"/>
          </w:tcPr>
          <w:p w14:paraId="0F538092" w14:textId="73C32D15" w:rsidR="00D45F66" w:rsidRDefault="00D45F66" w:rsidP="0011427E">
            <w:pPr>
              <w:pStyle w:val="GOSTTablenorm"/>
            </w:pPr>
            <w:r w:rsidRPr="0058578C">
              <w:t>-</w:t>
            </w:r>
          </w:p>
        </w:tc>
      </w:tr>
      <w:tr w:rsidR="00D45F66" w:rsidRPr="005E26C1" w14:paraId="02DDAC72" w14:textId="77777777" w:rsidTr="00D45F66">
        <w:tc>
          <w:tcPr>
            <w:tcW w:w="125" w:type="pct"/>
          </w:tcPr>
          <w:p w14:paraId="631D09C4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6C0C7E44" w14:textId="77777777" w:rsidR="00D45F66" w:rsidRPr="00400F70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79" w:type="pct"/>
            <w:vMerge/>
          </w:tcPr>
          <w:p w14:paraId="205761AB" w14:textId="77777777" w:rsidR="00D45F66" w:rsidRPr="0029240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4C2DFB38" w14:textId="26E7A951" w:rsidR="00D45F66" w:rsidRDefault="00D45F66" w:rsidP="0011427E">
            <w:pPr>
              <w:pStyle w:val="GOSTTablenorm"/>
              <w:rPr>
                <w:szCs w:val="22"/>
              </w:rPr>
            </w:pPr>
            <w:r w:rsidRPr="0029240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9DFB9ED" w14:textId="79F1CC0D" w:rsidR="00D45F66" w:rsidRPr="00B66E68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3654DD48" w14:textId="5D86DD2C" w:rsidR="00D45F66" w:rsidRDefault="00D45F66" w:rsidP="0011427E">
            <w:pPr>
              <w:pStyle w:val="GOSTTablenorm"/>
              <w:rPr>
                <w:szCs w:val="22"/>
              </w:rPr>
            </w:pPr>
            <w:r w:rsidRPr="00B66E68"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70B9E041" w14:textId="1DDD20A3" w:rsidR="00D45F66" w:rsidRDefault="00D45F66" w:rsidP="0011427E">
            <w:pPr>
              <w:pStyle w:val="GOSTTablenorm"/>
            </w:pPr>
            <w:r>
              <w:rPr>
                <w:lang w:val="en-US"/>
              </w:rPr>
              <w:t>EXP</w:t>
            </w:r>
            <w:r>
              <w:t>: 168</w:t>
            </w:r>
          </w:p>
        </w:tc>
        <w:tc>
          <w:tcPr>
            <w:tcW w:w="1107" w:type="pct"/>
            <w:vMerge/>
          </w:tcPr>
          <w:p w14:paraId="25DD1A4C" w14:textId="77777777" w:rsidR="00D45F66" w:rsidRPr="008E560B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2E4692AD" w14:textId="77777777" w:rsidR="00D45F66" w:rsidRPr="00AA3FAD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6475D21C" w14:textId="279B9D3E" w:rsidR="00D45F66" w:rsidRPr="004E5407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170A5F28" w14:textId="17EC14CA" w:rsidR="00D45F66" w:rsidRPr="004E5407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03F132FD" w14:textId="56E644E0" w:rsidR="00D45F66" w:rsidRDefault="00D45F66" w:rsidP="0011427E">
            <w:pPr>
              <w:pStyle w:val="GOSTTablenorm"/>
            </w:pPr>
            <w:r>
              <w:t>+</w:t>
            </w:r>
          </w:p>
        </w:tc>
        <w:tc>
          <w:tcPr>
            <w:tcW w:w="213" w:type="pct"/>
          </w:tcPr>
          <w:p w14:paraId="573DC2E4" w14:textId="5AED27C1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776A7A65" w14:textId="571B03E8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4AE65F2A" w14:textId="4271D198" w:rsidR="00D45F66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4EA92E2C" w14:textId="77777777" w:rsidTr="00D45F66">
        <w:tc>
          <w:tcPr>
            <w:tcW w:w="125" w:type="pct"/>
          </w:tcPr>
          <w:p w14:paraId="6188CDFD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58535E2B" w14:textId="77777777" w:rsidR="00D45F66" w:rsidRPr="00400F70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79" w:type="pct"/>
            <w:vMerge/>
          </w:tcPr>
          <w:p w14:paraId="70859923" w14:textId="77777777" w:rsidR="00D45F66" w:rsidRPr="0029240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207F74B7" w14:textId="534A9D69" w:rsidR="00D45F66" w:rsidRDefault="00D45F66" w:rsidP="0011427E">
            <w:pPr>
              <w:pStyle w:val="GOSTTablenorm"/>
              <w:rPr>
                <w:szCs w:val="22"/>
              </w:rPr>
            </w:pPr>
            <w:r w:rsidRPr="0029240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A8C0CDB" w14:textId="1B0B6DC9" w:rsidR="00D45F66" w:rsidRPr="00B66E68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115069BF" w14:textId="36EC83E1" w:rsidR="00D45F66" w:rsidRDefault="00D45F66" w:rsidP="0011427E">
            <w:pPr>
              <w:pStyle w:val="GOSTTablenorm"/>
              <w:rPr>
                <w:szCs w:val="22"/>
              </w:rPr>
            </w:pPr>
            <w:r w:rsidRPr="00B66E68"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54F57ADC" w14:textId="6B27FD90" w:rsidR="00D45F66" w:rsidRDefault="00D45F66" w:rsidP="0011427E">
            <w:pPr>
              <w:pStyle w:val="GOSTTablenorm"/>
            </w:pPr>
            <w:r>
              <w:rPr>
                <w:lang w:val="en-US"/>
              </w:rPr>
              <w:t>EXP</w:t>
            </w:r>
            <w:r>
              <w:t>: 267</w:t>
            </w:r>
          </w:p>
        </w:tc>
        <w:tc>
          <w:tcPr>
            <w:tcW w:w="1107" w:type="pct"/>
            <w:vMerge/>
          </w:tcPr>
          <w:p w14:paraId="687725C8" w14:textId="77777777" w:rsidR="00D45F66" w:rsidRPr="008E560B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3DF15E05" w14:textId="77777777" w:rsidR="00D45F66" w:rsidRPr="00AA3FAD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6FB0C306" w14:textId="1C98048F" w:rsidR="00D45F66" w:rsidRPr="004E5407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6B36BBE2" w14:textId="0EF3908F" w:rsidR="00D45F66" w:rsidRPr="004E5407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DD2ACF0" w14:textId="30FD70AD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064132F5" w14:textId="05D87591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0E4C8439" w14:textId="5C22F18C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2879406C" w14:textId="439978B4" w:rsidR="00D45F66" w:rsidRDefault="00D45F66" w:rsidP="0011427E">
            <w:pPr>
              <w:pStyle w:val="GOSTTablenorm"/>
            </w:pPr>
            <w:r>
              <w:t>+</w:t>
            </w:r>
          </w:p>
        </w:tc>
      </w:tr>
      <w:tr w:rsidR="00D45F66" w:rsidRPr="005E26C1" w14:paraId="29BC9D82" w14:textId="77777777" w:rsidTr="00D45F66">
        <w:tc>
          <w:tcPr>
            <w:tcW w:w="125" w:type="pct"/>
          </w:tcPr>
          <w:p w14:paraId="339A85D7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4A0D67BD" w14:textId="77777777" w:rsidR="00D45F66" w:rsidRPr="00400F70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79" w:type="pct"/>
            <w:vMerge/>
          </w:tcPr>
          <w:p w14:paraId="45AE2943" w14:textId="77777777" w:rsidR="00D45F66" w:rsidRPr="0029240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16D29725" w14:textId="5050C54E" w:rsidR="00D45F66" w:rsidRDefault="00D45F66" w:rsidP="0011427E">
            <w:pPr>
              <w:pStyle w:val="GOSTTablenorm"/>
              <w:rPr>
                <w:szCs w:val="22"/>
              </w:rPr>
            </w:pPr>
            <w:r w:rsidRPr="0029240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07CA189" w14:textId="54AD48E7" w:rsidR="00D45F66" w:rsidRPr="00B66E68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7F51A74E" w14:textId="59D5F749" w:rsidR="00D45F66" w:rsidRDefault="00D45F66" w:rsidP="0011427E">
            <w:pPr>
              <w:pStyle w:val="GOSTTablenorm"/>
              <w:rPr>
                <w:szCs w:val="22"/>
              </w:rPr>
            </w:pPr>
            <w:r w:rsidRPr="00B66E68"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7A8C5FE1" w14:textId="21E2E6D4" w:rsidR="00D45F66" w:rsidRDefault="00D45F66" w:rsidP="0011427E">
            <w:pPr>
              <w:pStyle w:val="GOSTTablenorm"/>
            </w:pPr>
            <w:r>
              <w:rPr>
                <w:rFonts w:eastAsia="Calibri"/>
                <w:szCs w:val="22"/>
                <w:lang w:val="en-US"/>
              </w:rPr>
              <w:t>SRC</w:t>
            </w:r>
            <w:r>
              <w:rPr>
                <w:rFonts w:eastAsia="Calibri"/>
                <w:szCs w:val="22"/>
              </w:rPr>
              <w:t>: 44</w:t>
            </w:r>
          </w:p>
        </w:tc>
        <w:tc>
          <w:tcPr>
            <w:tcW w:w="1107" w:type="pct"/>
            <w:vMerge/>
          </w:tcPr>
          <w:p w14:paraId="76474760" w14:textId="77777777" w:rsidR="00D45F66" w:rsidRPr="008E560B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278A2BD5" w14:textId="77777777" w:rsidR="00D45F66" w:rsidRPr="00AA3FAD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7AC04AE4" w14:textId="03BB5728" w:rsidR="00D45F66" w:rsidRPr="004E5407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3E05F5BA" w14:textId="450B400B" w:rsidR="00D45F66" w:rsidRPr="004E5407" w:rsidRDefault="00D45F66" w:rsidP="0011427E">
            <w:pPr>
              <w:pStyle w:val="GOSTTablenorm"/>
            </w:pPr>
            <w:r>
              <w:t>+ АИФ с полномочиями ГАИФ</w:t>
            </w:r>
          </w:p>
        </w:tc>
        <w:tc>
          <w:tcPr>
            <w:tcW w:w="213" w:type="pct"/>
          </w:tcPr>
          <w:p w14:paraId="05B0C5CD" w14:textId="5BA4CDC5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69A10C28" w14:textId="5C76EE5C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625C4DB2" w14:textId="59A3198F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0A1D867A" w14:textId="6118707E" w:rsidR="00D45F66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0A290112" w14:textId="77777777" w:rsidTr="00D45F66">
        <w:tc>
          <w:tcPr>
            <w:tcW w:w="125" w:type="pct"/>
          </w:tcPr>
          <w:p w14:paraId="4A98E61F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66C10C6D" w14:textId="77777777" w:rsidR="00D45F66" w:rsidRPr="00400F70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79" w:type="pct"/>
            <w:vMerge/>
          </w:tcPr>
          <w:p w14:paraId="38E0DFA7" w14:textId="77777777" w:rsidR="00D45F66" w:rsidRPr="0029240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3342A4C5" w14:textId="4571C6B5" w:rsidR="00D45F66" w:rsidRDefault="00D45F66" w:rsidP="0011427E">
            <w:pPr>
              <w:pStyle w:val="GOSTTablenorm"/>
              <w:rPr>
                <w:szCs w:val="22"/>
              </w:rPr>
            </w:pPr>
            <w:r w:rsidRPr="0029240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91DB4FF" w14:textId="27FD1606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17069149" w14:textId="484DBB78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72004F45" w14:textId="3FF2B910" w:rsidR="00D45F66" w:rsidRDefault="00D45F66" w:rsidP="0011427E">
            <w:pPr>
              <w:pStyle w:val="GOSTTablenorm"/>
            </w:pPr>
            <w:r>
              <w:rPr>
                <w:rFonts w:eastAsia="Calibri"/>
                <w:szCs w:val="22"/>
                <w:lang w:val="en-US"/>
              </w:rPr>
              <w:t>SRC</w:t>
            </w:r>
            <w:r>
              <w:rPr>
                <w:rFonts w:eastAsia="Calibri"/>
                <w:szCs w:val="22"/>
              </w:rPr>
              <w:t>: 72</w:t>
            </w:r>
          </w:p>
        </w:tc>
        <w:tc>
          <w:tcPr>
            <w:tcW w:w="1107" w:type="pct"/>
            <w:vMerge/>
          </w:tcPr>
          <w:p w14:paraId="10EDFB49" w14:textId="77777777" w:rsidR="00D45F66" w:rsidRPr="008E560B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14CDE4AE" w14:textId="77777777" w:rsidR="00D45F66" w:rsidRPr="00AA3FAD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39CAB3CA" w14:textId="29523E46" w:rsidR="00D45F66" w:rsidRPr="004E5407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30601849" w14:textId="532BC6F0" w:rsidR="00D45F66" w:rsidRPr="004E5407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7190826E" w14:textId="517BD847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4FE8B4F7" w14:textId="1724F5A3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D733D13" w14:textId="7FF01985" w:rsidR="00D45F66" w:rsidRDefault="00D45F66" w:rsidP="0011427E">
            <w:pPr>
              <w:pStyle w:val="GOSTTablenorm"/>
            </w:pPr>
            <w:r>
              <w:t>+</w:t>
            </w:r>
          </w:p>
        </w:tc>
        <w:tc>
          <w:tcPr>
            <w:tcW w:w="249" w:type="pct"/>
          </w:tcPr>
          <w:p w14:paraId="38FAD779" w14:textId="39100312" w:rsidR="00D45F66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6926A2E0" w14:textId="77777777" w:rsidTr="00D45F66">
        <w:tc>
          <w:tcPr>
            <w:tcW w:w="125" w:type="pct"/>
          </w:tcPr>
          <w:p w14:paraId="478BC34C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57D014E6" w14:textId="6B165CCB" w:rsidR="00D45F66" w:rsidRPr="00400F70" w:rsidRDefault="00D45F66" w:rsidP="0011427E">
            <w:pPr>
              <w:pStyle w:val="GOSTTablenorm"/>
              <w:rPr>
                <w:rFonts w:eastAsia="Calibri"/>
              </w:rPr>
            </w:pPr>
            <w:r w:rsidRPr="00EB0E86">
              <w:t>БА доведенные ПБС в валюте</w:t>
            </w:r>
            <w:r>
              <w:t xml:space="preserve"> </w:t>
            </w:r>
            <w:r>
              <w:rPr>
                <w:rFonts w:eastAsia="Calibri"/>
              </w:rPr>
              <w:t xml:space="preserve">на текущий финансовый год </w:t>
            </w:r>
            <w:r w:rsidRPr="00EB0E86">
              <w:t>(в рублевом эквиваленте)</w:t>
            </w:r>
          </w:p>
        </w:tc>
        <w:tc>
          <w:tcPr>
            <w:tcW w:w="279" w:type="pct"/>
          </w:tcPr>
          <w:p w14:paraId="22A5C2CF" w14:textId="42225351" w:rsidR="00D45F66" w:rsidRPr="00292409" w:rsidRDefault="004E716C" w:rsidP="0011427E">
            <w:pPr>
              <w:pStyle w:val="GOSTTablenorm"/>
              <w:rPr>
                <w:szCs w:val="22"/>
              </w:rPr>
            </w:pPr>
            <w:ins w:id="1145" w:author="Краснова Наталья EXP-332161" w:date="2026-03-19T17:46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0F8F0AA6" w14:textId="25F0D19A" w:rsidR="00D45F66" w:rsidRDefault="00D45F66" w:rsidP="0011427E">
            <w:pPr>
              <w:pStyle w:val="GOSTTablenorm"/>
              <w:rPr>
                <w:szCs w:val="22"/>
              </w:rPr>
            </w:pPr>
            <w:r w:rsidRPr="0029240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71951C3" w14:textId="1EB7E313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64BE90AC" w14:textId="33B58E1A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7DC0FD82" w14:textId="678F9584" w:rsidR="00D45F66" w:rsidRPr="00F41A4E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>
              <w:rPr>
                <w:lang w:val="en-US"/>
              </w:rPr>
              <w:t>EXP</w:t>
            </w:r>
            <w:r>
              <w:t>: 169</w:t>
            </w:r>
          </w:p>
        </w:tc>
        <w:tc>
          <w:tcPr>
            <w:tcW w:w="1107" w:type="pct"/>
          </w:tcPr>
          <w:p w14:paraId="415CD5CD" w14:textId="2523A290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EB0E86">
              <w:t xml:space="preserve">Сумма БА в валюте, доведенных </w:t>
            </w:r>
            <w:r>
              <w:rPr>
                <w:rFonts w:eastAsia="Calibri"/>
              </w:rPr>
              <w:t xml:space="preserve">на текущий финансовый год </w:t>
            </w:r>
            <w:r w:rsidRPr="00EB0E86">
              <w:t>до ПБС через ТОФК</w:t>
            </w:r>
            <w:r>
              <w:rPr>
                <w:rFonts w:eastAsia="Calibri"/>
              </w:rPr>
              <w:t>.</w:t>
            </w:r>
          </w:p>
          <w:p w14:paraId="2182E740" w14:textId="77777777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6FCA5B0F" w14:textId="743B1713" w:rsidR="00D45F66" w:rsidRPr="008E560B" w:rsidRDefault="00D45F66" w:rsidP="0011427E">
            <w:pPr>
              <w:pStyle w:val="GOSTTablenorm"/>
              <w:rPr>
                <w:rFonts w:eastAsia="Calibri"/>
              </w:rPr>
            </w:pPr>
            <w:r>
              <w:rPr>
                <w:rFonts w:eastAsia="Calibri"/>
              </w:rPr>
              <w:t xml:space="preserve">Оборот по Кт </w:t>
            </w:r>
            <w:r w:rsidRPr="005E26C1">
              <w:rPr>
                <w:szCs w:val="22"/>
              </w:rPr>
              <w:t xml:space="preserve">за отчетный период </w:t>
            </w:r>
            <w:r>
              <w:rPr>
                <w:rFonts w:eastAsia="Calibri"/>
              </w:rPr>
              <w:t xml:space="preserve">по показателю </w:t>
            </w:r>
            <w:r>
              <w:t>БА_ПБС_ВАЛ_1</w:t>
            </w:r>
          </w:p>
        </w:tc>
        <w:tc>
          <w:tcPr>
            <w:tcW w:w="254" w:type="pct"/>
          </w:tcPr>
          <w:p w14:paraId="411451F3" w14:textId="6878D9F0" w:rsidR="00D45F66" w:rsidRPr="00AA3FAD" w:rsidRDefault="00D45F66" w:rsidP="0011427E">
            <w:pPr>
              <w:pStyle w:val="GOSTTablenorm"/>
              <w:rPr>
                <w:szCs w:val="22"/>
              </w:rPr>
            </w:pPr>
            <w:r w:rsidRPr="00AA3FAD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4398A8B9" w14:textId="76D94FF3" w:rsidR="00D45F66" w:rsidRPr="004E5407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528DAC0E" w14:textId="09DD2520" w:rsidR="00D45F66" w:rsidRPr="004E5407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00E6FAD" w14:textId="03E5FC3E" w:rsidR="00D45F66" w:rsidRDefault="00D45F66" w:rsidP="0011427E">
            <w:pPr>
              <w:pStyle w:val="GOSTTablenorm"/>
            </w:pPr>
            <w:r>
              <w:t>+</w:t>
            </w:r>
          </w:p>
        </w:tc>
        <w:tc>
          <w:tcPr>
            <w:tcW w:w="213" w:type="pct"/>
          </w:tcPr>
          <w:p w14:paraId="64DF0A79" w14:textId="290A922B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5BA1C0DC" w14:textId="15964594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6770B041" w14:textId="40F7FCF5" w:rsidR="00D45F66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66204E5B" w14:textId="77777777" w:rsidTr="00D45F66">
        <w:tc>
          <w:tcPr>
            <w:tcW w:w="125" w:type="pct"/>
          </w:tcPr>
          <w:p w14:paraId="5F1680B9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7D55210E" w14:textId="559F053F" w:rsidR="00D45F66" w:rsidRPr="00400F70" w:rsidRDefault="00D45F66" w:rsidP="0011427E">
            <w:pPr>
              <w:pStyle w:val="GOSTTablenorm"/>
              <w:rPr>
                <w:rFonts w:eastAsia="Calibri"/>
              </w:rPr>
            </w:pPr>
            <w:r w:rsidRPr="00EB0E86">
              <w:t>БА доведенные ПБС в валюте</w:t>
            </w:r>
            <w:r>
              <w:t xml:space="preserve"> </w:t>
            </w:r>
            <w:r w:rsidRPr="000F290B">
              <w:t>на первый год планового периода</w:t>
            </w:r>
            <w:r w:rsidRPr="00EB0E86">
              <w:t xml:space="preserve"> (в рублевом эквиваленте)</w:t>
            </w:r>
          </w:p>
        </w:tc>
        <w:tc>
          <w:tcPr>
            <w:tcW w:w="279" w:type="pct"/>
          </w:tcPr>
          <w:p w14:paraId="4D865CAD" w14:textId="0534CE19" w:rsidR="00D45F66" w:rsidRPr="00292409" w:rsidRDefault="004E716C" w:rsidP="0011427E">
            <w:pPr>
              <w:pStyle w:val="GOSTTablenorm"/>
              <w:rPr>
                <w:szCs w:val="22"/>
              </w:rPr>
            </w:pPr>
            <w:ins w:id="1146" w:author="Краснова Наталья EXP-332161" w:date="2026-03-19T17:46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55A9F06D" w14:textId="4C2F4C13" w:rsidR="00D45F66" w:rsidRDefault="00D45F66" w:rsidP="0011427E">
            <w:pPr>
              <w:pStyle w:val="GOSTTablenorm"/>
              <w:rPr>
                <w:szCs w:val="22"/>
              </w:rPr>
            </w:pPr>
            <w:r w:rsidRPr="0029240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C38F754" w14:textId="7D98455D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45E20CD9" w14:textId="01628946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0C13B6EE" w14:textId="774B91E9" w:rsidR="00D45F66" w:rsidRPr="00F41A4E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>
              <w:rPr>
                <w:lang w:val="en-US"/>
              </w:rPr>
              <w:t>EXP</w:t>
            </w:r>
            <w:r>
              <w:t>: 170</w:t>
            </w:r>
          </w:p>
        </w:tc>
        <w:tc>
          <w:tcPr>
            <w:tcW w:w="1107" w:type="pct"/>
          </w:tcPr>
          <w:p w14:paraId="281AEAFB" w14:textId="7A502B14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EB0E86">
              <w:t xml:space="preserve">Сумма БА в валюте, доведенных </w:t>
            </w:r>
            <w:r w:rsidRPr="000F290B">
              <w:t>на первый год планового периода</w:t>
            </w:r>
            <w:r>
              <w:rPr>
                <w:rFonts w:eastAsia="Calibri"/>
              </w:rPr>
              <w:t xml:space="preserve"> </w:t>
            </w:r>
            <w:r w:rsidRPr="00EB0E86">
              <w:t>до ПБС через ТОФК</w:t>
            </w:r>
            <w:r>
              <w:rPr>
                <w:rFonts w:eastAsia="Calibri"/>
              </w:rPr>
              <w:t>.</w:t>
            </w:r>
          </w:p>
          <w:p w14:paraId="2BB560AC" w14:textId="77777777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6B5D709F" w14:textId="5C22305D" w:rsidR="00D45F66" w:rsidRPr="008E560B" w:rsidRDefault="00D45F66" w:rsidP="0011427E">
            <w:pPr>
              <w:pStyle w:val="GOSTTablenorm"/>
              <w:rPr>
                <w:rFonts w:eastAsia="Calibri"/>
              </w:rPr>
            </w:pPr>
            <w:r>
              <w:rPr>
                <w:rFonts w:eastAsia="Calibri"/>
              </w:rPr>
              <w:lastRenderedPageBreak/>
              <w:t xml:space="preserve">Оборот по Кт </w:t>
            </w:r>
            <w:r w:rsidRPr="005E26C1">
              <w:rPr>
                <w:szCs w:val="22"/>
              </w:rPr>
              <w:t xml:space="preserve">за отчетный период </w:t>
            </w:r>
            <w:r>
              <w:rPr>
                <w:rFonts w:eastAsia="Calibri"/>
              </w:rPr>
              <w:t xml:space="preserve">по показателю </w:t>
            </w:r>
            <w:r>
              <w:t>БА_ПБС_ВАЛ_2</w:t>
            </w:r>
          </w:p>
        </w:tc>
        <w:tc>
          <w:tcPr>
            <w:tcW w:w="254" w:type="pct"/>
          </w:tcPr>
          <w:p w14:paraId="7AB66B62" w14:textId="4BB36B5D" w:rsidR="00D45F66" w:rsidRPr="00AA3FAD" w:rsidRDefault="00D45F66" w:rsidP="0011427E">
            <w:pPr>
              <w:pStyle w:val="GOSTTablenorm"/>
              <w:rPr>
                <w:szCs w:val="22"/>
              </w:rPr>
            </w:pPr>
            <w:r w:rsidRPr="00B642BD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434296E5" w14:textId="4E60F52A" w:rsidR="00D45F66" w:rsidRPr="004E5407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6CA3B89D" w14:textId="78AA2425" w:rsidR="00D45F66" w:rsidRPr="004E5407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5FEE4EAD" w14:textId="3239A21E" w:rsidR="00D45F66" w:rsidRDefault="00D45F66" w:rsidP="0011427E">
            <w:pPr>
              <w:pStyle w:val="GOSTTablenorm"/>
            </w:pPr>
            <w:r>
              <w:t>+</w:t>
            </w:r>
          </w:p>
        </w:tc>
        <w:tc>
          <w:tcPr>
            <w:tcW w:w="213" w:type="pct"/>
          </w:tcPr>
          <w:p w14:paraId="544D3590" w14:textId="680D2A58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310CB2AD" w14:textId="5C1E5CD1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4F2F56C3" w14:textId="13DB9884" w:rsidR="00D45F66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5BC37FA3" w14:textId="77777777" w:rsidTr="00D45F66">
        <w:tc>
          <w:tcPr>
            <w:tcW w:w="125" w:type="pct"/>
          </w:tcPr>
          <w:p w14:paraId="6933D7D4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04EBDD60" w14:textId="171E3B1A" w:rsidR="00D45F66" w:rsidRPr="00400F70" w:rsidRDefault="00D45F66" w:rsidP="0011427E">
            <w:pPr>
              <w:pStyle w:val="GOSTTablenorm"/>
              <w:rPr>
                <w:rFonts w:eastAsia="Calibri"/>
              </w:rPr>
            </w:pPr>
            <w:r w:rsidRPr="00B74C42">
              <w:t xml:space="preserve">БА доведенные ПБС в валюте на </w:t>
            </w:r>
            <w:r>
              <w:t>второй</w:t>
            </w:r>
            <w:r w:rsidRPr="00B74C42">
              <w:t xml:space="preserve"> год планового периода (в рублевом эквиваленте)</w:t>
            </w:r>
          </w:p>
        </w:tc>
        <w:tc>
          <w:tcPr>
            <w:tcW w:w="279" w:type="pct"/>
          </w:tcPr>
          <w:p w14:paraId="715595B7" w14:textId="3C0E92B9" w:rsidR="00D45F66" w:rsidRPr="00292409" w:rsidRDefault="004E716C" w:rsidP="0011427E">
            <w:pPr>
              <w:pStyle w:val="GOSTTablenorm"/>
              <w:rPr>
                <w:szCs w:val="22"/>
              </w:rPr>
            </w:pPr>
            <w:ins w:id="1147" w:author="Краснова Наталья EXP-332161" w:date="2026-03-19T17:46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1609726D" w14:textId="369E48A4" w:rsidR="00D45F66" w:rsidRDefault="00D45F66" w:rsidP="0011427E">
            <w:pPr>
              <w:pStyle w:val="GOSTTablenorm"/>
              <w:rPr>
                <w:szCs w:val="22"/>
              </w:rPr>
            </w:pPr>
            <w:r w:rsidRPr="0029240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B6BCF6A" w14:textId="7379784F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67985AEE" w14:textId="7075347F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5AE538FF" w14:textId="64DC0AC5" w:rsidR="00D45F66" w:rsidRPr="00F41A4E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>
              <w:rPr>
                <w:lang w:val="en-US"/>
              </w:rPr>
              <w:t>EXP</w:t>
            </w:r>
            <w:r>
              <w:t>: 171</w:t>
            </w:r>
          </w:p>
        </w:tc>
        <w:tc>
          <w:tcPr>
            <w:tcW w:w="1107" w:type="pct"/>
          </w:tcPr>
          <w:p w14:paraId="378933E3" w14:textId="09BE0C81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EB0E86">
              <w:t xml:space="preserve">Сумма БА в валюте, доведенных </w:t>
            </w:r>
            <w:r w:rsidRPr="000F290B">
              <w:t xml:space="preserve">на </w:t>
            </w:r>
            <w:r>
              <w:t>второй</w:t>
            </w:r>
            <w:r w:rsidRPr="000F290B">
              <w:t xml:space="preserve"> год планового периода</w:t>
            </w:r>
            <w:r>
              <w:rPr>
                <w:rFonts w:eastAsia="Calibri"/>
              </w:rPr>
              <w:t xml:space="preserve"> </w:t>
            </w:r>
            <w:r w:rsidRPr="00EB0E86">
              <w:t>до ПБС через ТОФК</w:t>
            </w:r>
            <w:r>
              <w:rPr>
                <w:rFonts w:eastAsia="Calibri"/>
              </w:rPr>
              <w:t>.</w:t>
            </w:r>
          </w:p>
          <w:p w14:paraId="259868E7" w14:textId="77777777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26C874FE" w14:textId="7D281709" w:rsidR="00D45F66" w:rsidRPr="008E560B" w:rsidRDefault="00D45F66" w:rsidP="0011427E">
            <w:pPr>
              <w:pStyle w:val="GOSTTablenorm"/>
              <w:rPr>
                <w:rFonts w:eastAsia="Calibri"/>
              </w:rPr>
            </w:pPr>
            <w:r>
              <w:rPr>
                <w:rFonts w:eastAsia="Calibri"/>
              </w:rPr>
              <w:t xml:space="preserve">Оборот по Кт </w:t>
            </w:r>
            <w:r w:rsidRPr="005E26C1">
              <w:rPr>
                <w:szCs w:val="22"/>
              </w:rPr>
              <w:t xml:space="preserve">за отчетный период </w:t>
            </w:r>
            <w:r>
              <w:rPr>
                <w:rFonts w:eastAsia="Calibri"/>
              </w:rPr>
              <w:t xml:space="preserve">по показателю </w:t>
            </w:r>
            <w:r>
              <w:t>БА_ПБС_ВАЛ_3</w:t>
            </w:r>
          </w:p>
        </w:tc>
        <w:tc>
          <w:tcPr>
            <w:tcW w:w="254" w:type="pct"/>
          </w:tcPr>
          <w:p w14:paraId="733CEC64" w14:textId="3D2AB9DC" w:rsidR="00D45F66" w:rsidRPr="00AA3FAD" w:rsidRDefault="00D45F66" w:rsidP="0011427E">
            <w:pPr>
              <w:pStyle w:val="GOSTTablenorm"/>
              <w:rPr>
                <w:szCs w:val="22"/>
              </w:rPr>
            </w:pPr>
            <w:r w:rsidRPr="00B642BD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0345BA68" w14:textId="6A76CA94" w:rsidR="00D45F66" w:rsidRPr="004E5407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250CE7D9" w14:textId="6A468CAB" w:rsidR="00D45F66" w:rsidRPr="004E5407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7B272EEC" w14:textId="2F8F7475" w:rsidR="00D45F66" w:rsidRDefault="00D45F66" w:rsidP="0011427E">
            <w:pPr>
              <w:pStyle w:val="GOSTTablenorm"/>
            </w:pPr>
            <w:r>
              <w:t>+</w:t>
            </w:r>
          </w:p>
        </w:tc>
        <w:tc>
          <w:tcPr>
            <w:tcW w:w="213" w:type="pct"/>
          </w:tcPr>
          <w:p w14:paraId="29400255" w14:textId="2D737B68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17A62E41" w14:textId="42520286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5D493001" w14:textId="5F379BEE" w:rsidR="00D45F66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39EA4A96" w14:textId="77777777" w:rsidTr="00D45F66">
        <w:tc>
          <w:tcPr>
            <w:tcW w:w="125" w:type="pct"/>
          </w:tcPr>
          <w:p w14:paraId="59320280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6E96D8F7" w14:textId="57874CA2" w:rsidR="00D45F66" w:rsidRPr="00400F70" w:rsidRDefault="00D45F66" w:rsidP="0011427E">
            <w:pPr>
              <w:pStyle w:val="GOSTTablenorm"/>
              <w:rPr>
                <w:rFonts w:eastAsia="Calibri"/>
              </w:rPr>
            </w:pPr>
            <w:r w:rsidRPr="00B74C42">
              <w:t xml:space="preserve">БА доведенные ПБС в валюте на </w:t>
            </w:r>
            <w:r>
              <w:t>третий</w:t>
            </w:r>
            <w:r w:rsidRPr="00B74C42">
              <w:t xml:space="preserve"> год планового периода (в рублевом эквиваленте)</w:t>
            </w:r>
          </w:p>
        </w:tc>
        <w:tc>
          <w:tcPr>
            <w:tcW w:w="279" w:type="pct"/>
          </w:tcPr>
          <w:p w14:paraId="4C458499" w14:textId="2778F6AB" w:rsidR="00D45F66" w:rsidRPr="00292409" w:rsidRDefault="004E716C" w:rsidP="0011427E">
            <w:pPr>
              <w:pStyle w:val="GOSTTablenorm"/>
              <w:rPr>
                <w:szCs w:val="22"/>
              </w:rPr>
            </w:pPr>
            <w:ins w:id="1148" w:author="Краснова Наталья EXP-332161" w:date="2026-03-19T17:46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1A695BDA" w14:textId="7B5D7B06" w:rsidR="00D45F66" w:rsidRDefault="00D45F66" w:rsidP="0011427E">
            <w:pPr>
              <w:pStyle w:val="GOSTTablenorm"/>
              <w:rPr>
                <w:szCs w:val="22"/>
              </w:rPr>
            </w:pPr>
            <w:r w:rsidRPr="0029240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CCD8E43" w14:textId="03777FAA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2C0E6E39" w14:textId="52010945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40A7492A" w14:textId="67603D6B" w:rsidR="00D45F66" w:rsidRPr="00F41A4E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>
              <w:rPr>
                <w:lang w:val="en-US"/>
              </w:rPr>
              <w:t>EXP</w:t>
            </w:r>
            <w:r>
              <w:t>: 172</w:t>
            </w:r>
          </w:p>
        </w:tc>
        <w:tc>
          <w:tcPr>
            <w:tcW w:w="1107" w:type="pct"/>
          </w:tcPr>
          <w:p w14:paraId="21D25D99" w14:textId="5F6EE069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EB0E86">
              <w:t xml:space="preserve">Сумма БА в валюте, доведенных </w:t>
            </w:r>
            <w:r w:rsidRPr="000F290B">
              <w:t xml:space="preserve">на </w:t>
            </w:r>
            <w:r>
              <w:t>третий</w:t>
            </w:r>
            <w:r w:rsidRPr="000F290B">
              <w:t xml:space="preserve"> год планового периода</w:t>
            </w:r>
            <w:r>
              <w:rPr>
                <w:rFonts w:eastAsia="Calibri"/>
              </w:rPr>
              <w:t xml:space="preserve"> </w:t>
            </w:r>
            <w:r w:rsidRPr="00EB0E86">
              <w:t>до ПБС через ТОФК</w:t>
            </w:r>
            <w:r>
              <w:rPr>
                <w:rFonts w:eastAsia="Calibri"/>
              </w:rPr>
              <w:t>.</w:t>
            </w:r>
          </w:p>
          <w:p w14:paraId="1E5D6FFB" w14:textId="77777777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6CAE9C88" w14:textId="387281CA" w:rsidR="00D45F66" w:rsidRPr="008E560B" w:rsidRDefault="00D45F66" w:rsidP="0011427E">
            <w:pPr>
              <w:pStyle w:val="GOSTTablenorm"/>
              <w:rPr>
                <w:rFonts w:eastAsia="Calibri"/>
              </w:rPr>
            </w:pPr>
            <w:r>
              <w:rPr>
                <w:rFonts w:eastAsia="Calibri"/>
              </w:rPr>
              <w:t xml:space="preserve">Оборот по Кт </w:t>
            </w:r>
            <w:r w:rsidRPr="005E26C1">
              <w:rPr>
                <w:szCs w:val="22"/>
              </w:rPr>
              <w:t xml:space="preserve">за отчетный период </w:t>
            </w:r>
            <w:r>
              <w:rPr>
                <w:rFonts w:eastAsia="Calibri"/>
              </w:rPr>
              <w:t xml:space="preserve">по показателю </w:t>
            </w:r>
            <w:r>
              <w:t>БА_ПБС_ВАЛ_4</w:t>
            </w:r>
          </w:p>
        </w:tc>
        <w:tc>
          <w:tcPr>
            <w:tcW w:w="254" w:type="pct"/>
          </w:tcPr>
          <w:p w14:paraId="01B80A2A" w14:textId="2B28F60E" w:rsidR="00D45F66" w:rsidRPr="00AA3FAD" w:rsidRDefault="00D45F66" w:rsidP="0011427E">
            <w:pPr>
              <w:pStyle w:val="GOSTTablenorm"/>
              <w:rPr>
                <w:szCs w:val="22"/>
              </w:rPr>
            </w:pPr>
            <w:r w:rsidRPr="00B642BD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0C6AB15F" w14:textId="7365DDB6" w:rsidR="00D45F66" w:rsidRPr="004E5407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74234142" w14:textId="25F790AC" w:rsidR="00D45F66" w:rsidRPr="004E5407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078B7735" w14:textId="2575CC36" w:rsidR="00D45F66" w:rsidRDefault="00D45F66" w:rsidP="0011427E">
            <w:pPr>
              <w:pStyle w:val="GOSTTablenorm"/>
            </w:pPr>
            <w:r>
              <w:t>+</w:t>
            </w:r>
          </w:p>
        </w:tc>
        <w:tc>
          <w:tcPr>
            <w:tcW w:w="213" w:type="pct"/>
          </w:tcPr>
          <w:p w14:paraId="0C68E8B9" w14:textId="3327F029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FB4CB16" w14:textId="1E3525BF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45DFE894" w14:textId="77F5C37C" w:rsidR="00D45F66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736D3572" w14:textId="77777777" w:rsidTr="00D45F66">
        <w:tc>
          <w:tcPr>
            <w:tcW w:w="125" w:type="pct"/>
          </w:tcPr>
          <w:p w14:paraId="0BC6BBD6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37600DFA" w14:textId="42C55480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0F290B">
              <w:t>Из них БА доведенные за счет связанных иностранных кредитов на текущий финансовый год</w:t>
            </w:r>
          </w:p>
        </w:tc>
        <w:tc>
          <w:tcPr>
            <w:tcW w:w="279" w:type="pct"/>
            <w:vMerge w:val="restart"/>
          </w:tcPr>
          <w:p w14:paraId="7844692E" w14:textId="2DC3D5D7" w:rsidR="00D45F66" w:rsidRPr="00292409" w:rsidRDefault="004E716C" w:rsidP="0011427E">
            <w:pPr>
              <w:pStyle w:val="GOSTTablenorm"/>
              <w:rPr>
                <w:szCs w:val="22"/>
              </w:rPr>
            </w:pPr>
            <w:ins w:id="1149" w:author="Краснова Наталья EXP-332161" w:date="2026-03-19T17:46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2026F50A" w14:textId="21FCBF52" w:rsidR="00D45F66" w:rsidRDefault="00D45F66" w:rsidP="0011427E">
            <w:pPr>
              <w:pStyle w:val="GOSTTablenorm"/>
            </w:pPr>
            <w:r w:rsidRPr="0029240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2AED680" w14:textId="56F56B6C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7B0505FC" w14:textId="44D74CEC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186</w:t>
            </w:r>
          </w:p>
        </w:tc>
        <w:tc>
          <w:tcPr>
            <w:tcW w:w="301" w:type="pct"/>
          </w:tcPr>
          <w:p w14:paraId="0AC39068" w14:textId="26AA4D82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6ADEE0CC" w14:textId="4A7D3B7E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8E560B">
              <w:rPr>
                <w:rFonts w:eastAsia="Calibri"/>
              </w:rPr>
              <w:t>Сумма БА</w:t>
            </w:r>
            <w:r>
              <w:rPr>
                <w:rFonts w:eastAsia="Calibri"/>
              </w:rPr>
              <w:t xml:space="preserve"> за счет связанных иностранных кредитов </w:t>
            </w:r>
            <w:r w:rsidRPr="000F290B">
              <w:t>на текущий финансовый год</w:t>
            </w:r>
            <w:r w:rsidRPr="008E560B">
              <w:rPr>
                <w:rFonts w:eastAsia="Calibri"/>
              </w:rPr>
              <w:t xml:space="preserve">, доведенных до РБС, уполномоченного АИФ, ПБС, ИПБС, АИФ через </w:t>
            </w:r>
            <w:r>
              <w:rPr>
                <w:rFonts w:eastAsia="Calibri"/>
              </w:rPr>
              <w:t>Т</w:t>
            </w:r>
            <w:r w:rsidRPr="008E560B">
              <w:rPr>
                <w:rFonts w:eastAsia="Calibri"/>
              </w:rPr>
              <w:t>ОФК</w:t>
            </w:r>
            <w:r>
              <w:rPr>
                <w:rFonts w:eastAsia="Calibri"/>
              </w:rPr>
              <w:t>.</w:t>
            </w:r>
          </w:p>
          <w:p w14:paraId="2418602E" w14:textId="34B61418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4BFBB108" w14:textId="70C7DA12" w:rsidR="00D45F66" w:rsidRDefault="00D45F66" w:rsidP="0011427E">
            <w:pPr>
              <w:pStyle w:val="GOSTTablenorm"/>
              <w:rPr>
                <w:rFonts w:eastAsia="Calibri"/>
              </w:rPr>
            </w:pPr>
            <w:r>
              <w:rPr>
                <w:rFonts w:eastAsia="Calibri"/>
              </w:rPr>
              <w:t>оборот по Кт по показателям:</w:t>
            </w:r>
          </w:p>
          <w:p w14:paraId="55B3EE13" w14:textId="2CFDBF5C" w:rsidR="00D45F66" w:rsidRPr="00C86049" w:rsidRDefault="00D45F66" w:rsidP="0011427E">
            <w:pPr>
              <w:pStyle w:val="GOSTTableListMark1"/>
              <w:rPr>
                <w:rFonts w:eastAsia="Calibri"/>
              </w:rPr>
            </w:pPr>
            <w:r w:rsidRPr="00C86049">
              <w:rPr>
                <w:rFonts w:eastAsia="Calibri"/>
              </w:rPr>
              <w:t>БА_РБС_СВЗ_1,</w:t>
            </w:r>
          </w:p>
          <w:p w14:paraId="0B87A300" w14:textId="4609C75E" w:rsidR="00D45F66" w:rsidRPr="005E26C1" w:rsidRDefault="00D45F66" w:rsidP="0011427E">
            <w:pPr>
              <w:pStyle w:val="GOSTTableListMark1"/>
              <w:rPr>
                <w:szCs w:val="22"/>
              </w:rPr>
            </w:pPr>
            <w:r w:rsidRPr="00335858">
              <w:rPr>
                <w:rFonts w:eastAsia="Calibri"/>
              </w:rPr>
              <w:t>БА_ПБС</w:t>
            </w:r>
            <w:r>
              <w:t>_СВЗ_1</w:t>
            </w:r>
          </w:p>
        </w:tc>
        <w:tc>
          <w:tcPr>
            <w:tcW w:w="254" w:type="pct"/>
            <w:vMerge w:val="restart"/>
          </w:tcPr>
          <w:p w14:paraId="6D84F9D5" w14:textId="421E9179" w:rsidR="00D45F66" w:rsidRDefault="00D45F66" w:rsidP="0011427E">
            <w:pPr>
              <w:pStyle w:val="GOSTTablenorm"/>
              <w:rPr>
                <w:szCs w:val="22"/>
              </w:rPr>
            </w:pPr>
            <w:r w:rsidRPr="00AA3FAD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2171617C" w14:textId="1F5901A2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15B58454" w14:textId="34A05634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4E5407">
              <w:t>+</w:t>
            </w:r>
          </w:p>
        </w:tc>
        <w:tc>
          <w:tcPr>
            <w:tcW w:w="213" w:type="pct"/>
          </w:tcPr>
          <w:p w14:paraId="6FA2396B" w14:textId="0617E522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3D81B2D6" w14:textId="5DBDED77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33B6840D" w14:textId="5A4BDD33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49" w:type="pct"/>
          </w:tcPr>
          <w:p w14:paraId="7BF4A50F" w14:textId="2B71C7BE" w:rsidR="00D45F66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</w:tr>
      <w:tr w:rsidR="00D45F66" w:rsidRPr="005E26C1" w14:paraId="246E91B3" w14:textId="77777777" w:rsidTr="00D45F66">
        <w:tc>
          <w:tcPr>
            <w:tcW w:w="125" w:type="pct"/>
          </w:tcPr>
          <w:p w14:paraId="2633A1DC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25D5294C" w14:textId="77777777" w:rsidR="00D45F66" w:rsidRPr="000F290B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280D8F55" w14:textId="77777777" w:rsidR="00D45F66" w:rsidRPr="0029240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587959E0" w14:textId="7383F2FB" w:rsidR="00D45F66" w:rsidRDefault="00D45F66" w:rsidP="0011427E">
            <w:pPr>
              <w:pStyle w:val="GOSTTablenorm"/>
            </w:pPr>
            <w:r w:rsidRPr="0029240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9B35408" w14:textId="11933C34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7D9E212C" w14:textId="58679B08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366B89A6" w14:textId="1F16112D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rFonts w:eastAsia="Calibri"/>
                <w:szCs w:val="22"/>
                <w:lang w:val="en-US"/>
              </w:rPr>
              <w:t>SRC</w:t>
            </w:r>
            <w:r>
              <w:rPr>
                <w:rFonts w:eastAsia="Calibri"/>
                <w:szCs w:val="22"/>
              </w:rPr>
              <w:t>: 45</w:t>
            </w:r>
          </w:p>
        </w:tc>
        <w:tc>
          <w:tcPr>
            <w:tcW w:w="1107" w:type="pct"/>
            <w:vMerge/>
          </w:tcPr>
          <w:p w14:paraId="568C7819" w14:textId="77777777" w:rsidR="00D45F66" w:rsidRPr="008E560B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65E84C45" w14:textId="77777777" w:rsidR="00D45F66" w:rsidRPr="00AA3FAD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1BC2D034" w14:textId="7A72BE28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1BBA2C44" w14:textId="1EF5F633" w:rsidR="00D45F66" w:rsidRPr="004E5407" w:rsidRDefault="00D45F66" w:rsidP="0011427E">
            <w:pPr>
              <w:pStyle w:val="GOSTTablenorm"/>
            </w:pPr>
            <w:r>
              <w:t>+ АИФ с полномочиями ГАИФ</w:t>
            </w:r>
          </w:p>
        </w:tc>
        <w:tc>
          <w:tcPr>
            <w:tcW w:w="213" w:type="pct"/>
          </w:tcPr>
          <w:p w14:paraId="5040EA38" w14:textId="5CF2CB22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6566450D" w14:textId="6967B190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1F73F458" w14:textId="4A13D5D3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3E7187AB" w14:textId="75FEEACC" w:rsidR="00D45F66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30156F9F" w14:textId="77777777" w:rsidTr="00D45F66">
        <w:tc>
          <w:tcPr>
            <w:tcW w:w="125" w:type="pct"/>
          </w:tcPr>
          <w:p w14:paraId="0EE8548A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01FFF2F3" w14:textId="77777777" w:rsidR="00D45F66" w:rsidRPr="000F290B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606FA8E2" w14:textId="77777777" w:rsidR="00D45F66" w:rsidRPr="0029240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5608F60B" w14:textId="2B406501" w:rsidR="00D45F66" w:rsidRDefault="00D45F66" w:rsidP="0011427E">
            <w:pPr>
              <w:pStyle w:val="GOSTTablenorm"/>
            </w:pPr>
            <w:r w:rsidRPr="0029240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E8FFE1A" w14:textId="4279CF0D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53180C53" w14:textId="0FAB6D62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5C9DA0E6" w14:textId="001B69B7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rFonts w:eastAsia="Calibri"/>
                <w:szCs w:val="22"/>
                <w:lang w:val="en-US"/>
              </w:rPr>
              <w:t>SRC</w:t>
            </w:r>
            <w:r>
              <w:rPr>
                <w:rFonts w:eastAsia="Calibri"/>
                <w:szCs w:val="22"/>
              </w:rPr>
              <w:t>: 73</w:t>
            </w:r>
          </w:p>
        </w:tc>
        <w:tc>
          <w:tcPr>
            <w:tcW w:w="1107" w:type="pct"/>
            <w:vMerge/>
          </w:tcPr>
          <w:p w14:paraId="263272BF" w14:textId="77777777" w:rsidR="00D45F66" w:rsidRPr="008E560B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7868BF08" w14:textId="77777777" w:rsidR="00D45F66" w:rsidRPr="00AA3FAD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65759834" w14:textId="19908115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6B5CFE4C" w14:textId="57B4C17E" w:rsidR="00D45F66" w:rsidRPr="004E5407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699489AA" w14:textId="4C6FE7D3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027239DE" w14:textId="7C1D5673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7322BDD5" w14:textId="0C8A80F4" w:rsidR="00D45F66" w:rsidRDefault="00D45F66" w:rsidP="0011427E">
            <w:pPr>
              <w:pStyle w:val="GOSTTablenorm"/>
            </w:pPr>
            <w:r>
              <w:t>+</w:t>
            </w:r>
          </w:p>
        </w:tc>
        <w:tc>
          <w:tcPr>
            <w:tcW w:w="249" w:type="pct"/>
          </w:tcPr>
          <w:p w14:paraId="16D97976" w14:textId="3881B7D4" w:rsidR="00D45F66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689EDEFF" w14:textId="77777777" w:rsidTr="00D45F66">
        <w:tc>
          <w:tcPr>
            <w:tcW w:w="125" w:type="pct"/>
          </w:tcPr>
          <w:p w14:paraId="1E749A13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639DAAD7" w14:textId="280065E0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0F290B">
              <w:t>Из них БА доведенные за счет связанных иностранных кредитов на первый год планового периода</w:t>
            </w:r>
          </w:p>
        </w:tc>
        <w:tc>
          <w:tcPr>
            <w:tcW w:w="279" w:type="pct"/>
            <w:vMerge w:val="restart"/>
          </w:tcPr>
          <w:p w14:paraId="6C9E28D6" w14:textId="644CC8C0" w:rsidR="00D45F66" w:rsidRPr="00292409" w:rsidRDefault="004E716C" w:rsidP="0011427E">
            <w:pPr>
              <w:pStyle w:val="GOSTTablenorm"/>
              <w:rPr>
                <w:szCs w:val="22"/>
              </w:rPr>
            </w:pPr>
            <w:ins w:id="1150" w:author="Краснова Наталья EXP-332161" w:date="2026-03-19T17:46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4F13FCD2" w14:textId="36AED7EB" w:rsidR="00D45F66" w:rsidRDefault="00D45F66" w:rsidP="0011427E">
            <w:pPr>
              <w:pStyle w:val="GOSTTablenorm"/>
            </w:pPr>
            <w:r w:rsidRPr="0029240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A5567A0" w14:textId="30D3F969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32AFE840" w14:textId="3513F972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187</w:t>
            </w:r>
          </w:p>
        </w:tc>
        <w:tc>
          <w:tcPr>
            <w:tcW w:w="301" w:type="pct"/>
          </w:tcPr>
          <w:p w14:paraId="216DB98A" w14:textId="7DD1621F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2A001D72" w14:textId="740962CB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8E560B">
              <w:rPr>
                <w:rFonts w:eastAsia="Calibri"/>
              </w:rPr>
              <w:t>Сумма БА</w:t>
            </w:r>
            <w:r>
              <w:rPr>
                <w:rFonts w:eastAsia="Calibri"/>
              </w:rPr>
              <w:t xml:space="preserve"> за счет связанных иностранных кредитов </w:t>
            </w:r>
            <w:r w:rsidRPr="000F290B">
              <w:t>на первый год планового периода</w:t>
            </w:r>
            <w:r w:rsidRPr="008E560B">
              <w:rPr>
                <w:rFonts w:eastAsia="Calibri"/>
              </w:rPr>
              <w:t xml:space="preserve">, доведенных до РБС, уполномоченного АИФ, ПБС, ИПБС, АИФ через </w:t>
            </w:r>
            <w:r>
              <w:rPr>
                <w:rFonts w:eastAsia="Calibri"/>
              </w:rPr>
              <w:t>Т</w:t>
            </w:r>
            <w:r w:rsidRPr="008E560B">
              <w:rPr>
                <w:rFonts w:eastAsia="Calibri"/>
              </w:rPr>
              <w:t>ОФК</w:t>
            </w:r>
            <w:r>
              <w:rPr>
                <w:rFonts w:eastAsia="Calibri"/>
              </w:rPr>
              <w:t>.</w:t>
            </w:r>
          </w:p>
          <w:p w14:paraId="617675DB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18942B6D" w14:textId="77777777" w:rsidR="00D45F66" w:rsidRDefault="00D45F66" w:rsidP="0011427E">
            <w:pPr>
              <w:pStyle w:val="GOSTTablenorm"/>
              <w:rPr>
                <w:rFonts w:eastAsia="Calibri"/>
              </w:rPr>
            </w:pPr>
            <w:r>
              <w:rPr>
                <w:rFonts w:eastAsia="Calibri"/>
              </w:rPr>
              <w:t>оборот по Кт по показателям:</w:t>
            </w:r>
          </w:p>
          <w:p w14:paraId="0752B869" w14:textId="05138B98" w:rsidR="00D45F66" w:rsidRPr="00C86049" w:rsidRDefault="00D45F66" w:rsidP="0011427E">
            <w:pPr>
              <w:pStyle w:val="GOSTTableListMark1"/>
              <w:rPr>
                <w:rFonts w:eastAsia="Calibri"/>
              </w:rPr>
            </w:pPr>
            <w:r>
              <w:rPr>
                <w:rFonts w:eastAsia="Calibri"/>
                <w:szCs w:val="22"/>
              </w:rPr>
              <w:t>БА_</w:t>
            </w:r>
            <w:r w:rsidRPr="00C86049">
              <w:rPr>
                <w:rFonts w:eastAsia="Calibri"/>
              </w:rPr>
              <w:t>РБС_СВЗ_2,</w:t>
            </w:r>
          </w:p>
          <w:p w14:paraId="0973B841" w14:textId="1B1D943B" w:rsidR="00D45F66" w:rsidRPr="005E26C1" w:rsidRDefault="00D45F66" w:rsidP="0011427E">
            <w:pPr>
              <w:pStyle w:val="GOSTTableListMark1"/>
              <w:rPr>
                <w:szCs w:val="22"/>
              </w:rPr>
            </w:pPr>
            <w:r w:rsidRPr="00335858">
              <w:rPr>
                <w:rFonts w:eastAsia="Calibri"/>
              </w:rPr>
              <w:t>БА_ПБС_СВЗ_2</w:t>
            </w:r>
          </w:p>
        </w:tc>
        <w:tc>
          <w:tcPr>
            <w:tcW w:w="254" w:type="pct"/>
            <w:vMerge w:val="restart"/>
          </w:tcPr>
          <w:p w14:paraId="37705647" w14:textId="29BFA37A" w:rsidR="00D45F66" w:rsidRDefault="00D45F66" w:rsidP="0011427E">
            <w:pPr>
              <w:pStyle w:val="GOSTTablenorm"/>
              <w:rPr>
                <w:szCs w:val="22"/>
              </w:rPr>
            </w:pPr>
            <w:r w:rsidRPr="00AA3FAD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6BAAB243" w14:textId="1CB3A0F6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0E85B7B1" w14:textId="3232B989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4E5407">
              <w:t>+</w:t>
            </w:r>
          </w:p>
        </w:tc>
        <w:tc>
          <w:tcPr>
            <w:tcW w:w="213" w:type="pct"/>
          </w:tcPr>
          <w:p w14:paraId="3AE4C4D0" w14:textId="5F049123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755F2C49" w14:textId="4D40D9C9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5F32ECB8" w14:textId="4BEFC757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49" w:type="pct"/>
          </w:tcPr>
          <w:p w14:paraId="3FB046F4" w14:textId="48BF2DD8" w:rsidR="00D45F66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</w:tr>
      <w:tr w:rsidR="00D45F66" w:rsidRPr="005E26C1" w14:paraId="7494FB49" w14:textId="77777777" w:rsidTr="00D45F66">
        <w:tc>
          <w:tcPr>
            <w:tcW w:w="125" w:type="pct"/>
          </w:tcPr>
          <w:p w14:paraId="41EE3678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6AAC68B7" w14:textId="77777777" w:rsidR="00D45F66" w:rsidRPr="000F290B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0C928445" w14:textId="77777777" w:rsidR="00D45F66" w:rsidRPr="0029240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6CB50B65" w14:textId="0A918B1D" w:rsidR="00D45F66" w:rsidRDefault="00D45F66" w:rsidP="0011427E">
            <w:pPr>
              <w:pStyle w:val="GOSTTablenorm"/>
            </w:pPr>
            <w:r w:rsidRPr="0029240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1C3DDFD" w14:textId="4CD6EFA9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733A2D7D" w14:textId="19753D78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19EFFBAA" w14:textId="6121D9CD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rFonts w:eastAsia="Calibri"/>
                <w:szCs w:val="22"/>
                <w:lang w:val="en-US"/>
              </w:rPr>
              <w:t>SRC</w:t>
            </w:r>
            <w:r>
              <w:rPr>
                <w:rFonts w:eastAsia="Calibri"/>
                <w:szCs w:val="22"/>
              </w:rPr>
              <w:t>: 46</w:t>
            </w:r>
          </w:p>
        </w:tc>
        <w:tc>
          <w:tcPr>
            <w:tcW w:w="1107" w:type="pct"/>
            <w:vMerge/>
          </w:tcPr>
          <w:p w14:paraId="269667ED" w14:textId="77777777" w:rsidR="00D45F66" w:rsidRPr="008E560B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731DA74B" w14:textId="77777777" w:rsidR="00D45F66" w:rsidRPr="00AA3FAD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53A7CAED" w14:textId="16BE1483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6720C87A" w14:textId="15259313" w:rsidR="00D45F66" w:rsidRPr="004E5407" w:rsidRDefault="00D45F66" w:rsidP="0011427E">
            <w:pPr>
              <w:pStyle w:val="GOSTTablenorm"/>
            </w:pPr>
            <w:r>
              <w:t>+ АИФ с полномочиями ГАИФ</w:t>
            </w:r>
          </w:p>
        </w:tc>
        <w:tc>
          <w:tcPr>
            <w:tcW w:w="213" w:type="pct"/>
          </w:tcPr>
          <w:p w14:paraId="6FB7DD1D" w14:textId="5D87FD31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7BAA97D8" w14:textId="450930F8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5A90327A" w14:textId="0CA870B7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68ED59A5" w14:textId="34F8CF0F" w:rsidR="00D45F66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3614F09C" w14:textId="77777777" w:rsidTr="00D45F66">
        <w:tc>
          <w:tcPr>
            <w:tcW w:w="125" w:type="pct"/>
          </w:tcPr>
          <w:p w14:paraId="541C7B58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63B4CF96" w14:textId="77777777" w:rsidR="00D45F66" w:rsidRPr="000F290B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6700AF11" w14:textId="77777777" w:rsidR="00D45F66" w:rsidRPr="0029240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58DDA9C4" w14:textId="6BE90F66" w:rsidR="00D45F66" w:rsidRDefault="00D45F66" w:rsidP="0011427E">
            <w:pPr>
              <w:pStyle w:val="GOSTTablenorm"/>
            </w:pPr>
            <w:r w:rsidRPr="0029240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6472A5F" w14:textId="78831C32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2A8C878F" w14:textId="122811FF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6C393929" w14:textId="46B87180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rFonts w:eastAsia="Calibri"/>
                <w:szCs w:val="22"/>
                <w:lang w:val="en-US"/>
              </w:rPr>
              <w:t>SRC</w:t>
            </w:r>
            <w:r>
              <w:rPr>
                <w:rFonts w:eastAsia="Calibri"/>
                <w:szCs w:val="22"/>
              </w:rPr>
              <w:t>: 74</w:t>
            </w:r>
          </w:p>
        </w:tc>
        <w:tc>
          <w:tcPr>
            <w:tcW w:w="1107" w:type="pct"/>
            <w:vMerge/>
          </w:tcPr>
          <w:p w14:paraId="6A52CD48" w14:textId="77777777" w:rsidR="00D45F66" w:rsidRPr="008E560B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059A38DF" w14:textId="77777777" w:rsidR="00D45F66" w:rsidRPr="00AA3FAD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08848434" w14:textId="5E4BC801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5ED0736A" w14:textId="1C44A761" w:rsidR="00D45F66" w:rsidRPr="004E5407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7DE89002" w14:textId="10D605FD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5DE98925" w14:textId="7DB074E7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633F4A59" w14:textId="7581B262" w:rsidR="00D45F66" w:rsidRDefault="00D45F66" w:rsidP="0011427E">
            <w:pPr>
              <w:pStyle w:val="GOSTTablenorm"/>
            </w:pPr>
            <w:r>
              <w:t>+</w:t>
            </w:r>
          </w:p>
        </w:tc>
        <w:tc>
          <w:tcPr>
            <w:tcW w:w="249" w:type="pct"/>
          </w:tcPr>
          <w:p w14:paraId="0E14267B" w14:textId="0BA54C2C" w:rsidR="00D45F66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32A9FF98" w14:textId="77777777" w:rsidTr="00D45F66">
        <w:tc>
          <w:tcPr>
            <w:tcW w:w="125" w:type="pct"/>
          </w:tcPr>
          <w:p w14:paraId="2665E2C7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4951AC31" w14:textId="754A9B8C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0F290B">
              <w:t>Из них БА доведенные за счет связанных иностранных кредитов на второй год планового периода</w:t>
            </w:r>
          </w:p>
        </w:tc>
        <w:tc>
          <w:tcPr>
            <w:tcW w:w="279" w:type="pct"/>
            <w:vMerge w:val="restart"/>
          </w:tcPr>
          <w:p w14:paraId="2F3D29CF" w14:textId="79F98FF9" w:rsidR="00D45F66" w:rsidRPr="00292409" w:rsidRDefault="004E716C" w:rsidP="0011427E">
            <w:pPr>
              <w:pStyle w:val="GOSTTablenorm"/>
              <w:rPr>
                <w:szCs w:val="22"/>
              </w:rPr>
            </w:pPr>
            <w:ins w:id="1151" w:author="Краснова Наталья EXP-332161" w:date="2026-03-19T17:46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4298476D" w14:textId="2049187D" w:rsidR="00D45F66" w:rsidRDefault="00D45F66" w:rsidP="0011427E">
            <w:pPr>
              <w:pStyle w:val="GOSTTablenorm"/>
            </w:pPr>
            <w:r w:rsidRPr="0029240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409698B" w14:textId="4AC6AAEE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5D479DE7" w14:textId="133143F9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188</w:t>
            </w:r>
          </w:p>
        </w:tc>
        <w:tc>
          <w:tcPr>
            <w:tcW w:w="301" w:type="pct"/>
          </w:tcPr>
          <w:p w14:paraId="1F819969" w14:textId="44332F32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023652D5" w14:textId="5607BF9A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8E560B">
              <w:rPr>
                <w:rFonts w:eastAsia="Calibri"/>
              </w:rPr>
              <w:t>Сумма БА</w:t>
            </w:r>
            <w:r>
              <w:rPr>
                <w:rFonts w:eastAsia="Calibri"/>
              </w:rPr>
              <w:t xml:space="preserve"> за счет связанных иностранных кредитов </w:t>
            </w:r>
            <w:r w:rsidRPr="000F290B">
              <w:t>на второй год планового периода</w:t>
            </w:r>
            <w:r w:rsidRPr="008E560B">
              <w:rPr>
                <w:rFonts w:eastAsia="Calibri"/>
              </w:rPr>
              <w:t xml:space="preserve">, доведенных до РБС, уполномоченного АИФ, ПБС, ИПБС, АИФ через </w:t>
            </w:r>
            <w:r>
              <w:rPr>
                <w:rFonts w:eastAsia="Calibri"/>
              </w:rPr>
              <w:t>Т</w:t>
            </w:r>
            <w:r w:rsidRPr="008E560B">
              <w:rPr>
                <w:rFonts w:eastAsia="Calibri"/>
              </w:rPr>
              <w:t>ОФК</w:t>
            </w:r>
            <w:r>
              <w:rPr>
                <w:rFonts w:eastAsia="Calibri"/>
              </w:rPr>
              <w:t>.</w:t>
            </w:r>
          </w:p>
          <w:p w14:paraId="79145944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1CB18623" w14:textId="77777777" w:rsidR="00D45F66" w:rsidRDefault="00D45F66" w:rsidP="0011427E">
            <w:pPr>
              <w:pStyle w:val="GOSTTablenorm"/>
              <w:rPr>
                <w:rFonts w:eastAsia="Calibri"/>
              </w:rPr>
            </w:pPr>
            <w:r>
              <w:rPr>
                <w:rFonts w:eastAsia="Calibri"/>
              </w:rPr>
              <w:t>оборот по Кт по показателям:</w:t>
            </w:r>
          </w:p>
          <w:p w14:paraId="61739DA4" w14:textId="4644D0E0" w:rsidR="00D45F66" w:rsidRPr="00C86049" w:rsidRDefault="00D45F66" w:rsidP="0011427E">
            <w:pPr>
              <w:pStyle w:val="GOSTTableListMark1"/>
              <w:rPr>
                <w:rFonts w:eastAsia="Calibri"/>
              </w:rPr>
            </w:pPr>
            <w:r>
              <w:rPr>
                <w:rFonts w:eastAsia="Calibri"/>
                <w:szCs w:val="22"/>
              </w:rPr>
              <w:t>БА</w:t>
            </w:r>
            <w:r w:rsidRPr="00C86049">
              <w:rPr>
                <w:rFonts w:eastAsia="Calibri"/>
              </w:rPr>
              <w:t>_РБС_СВЗ_3,</w:t>
            </w:r>
          </w:p>
          <w:p w14:paraId="49E7199A" w14:textId="3F64660F" w:rsidR="00D45F66" w:rsidRPr="005E26C1" w:rsidRDefault="00D45F66" w:rsidP="0011427E">
            <w:pPr>
              <w:pStyle w:val="GOSTTableListMark1"/>
              <w:rPr>
                <w:szCs w:val="22"/>
              </w:rPr>
            </w:pPr>
            <w:r w:rsidRPr="00335858">
              <w:rPr>
                <w:rFonts w:eastAsia="Calibri"/>
              </w:rPr>
              <w:t>БА_ПБС_СВЗ_3</w:t>
            </w:r>
          </w:p>
        </w:tc>
        <w:tc>
          <w:tcPr>
            <w:tcW w:w="254" w:type="pct"/>
            <w:vMerge w:val="restart"/>
          </w:tcPr>
          <w:p w14:paraId="41CDF539" w14:textId="37EF54F7" w:rsidR="00D45F66" w:rsidRDefault="00D45F66" w:rsidP="0011427E">
            <w:pPr>
              <w:pStyle w:val="GOSTTablenorm"/>
              <w:rPr>
                <w:szCs w:val="22"/>
              </w:rPr>
            </w:pPr>
            <w:r w:rsidRPr="00AA3FAD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1545621A" w14:textId="1CEE2B92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21D1437B" w14:textId="780A31DD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4E5407">
              <w:t>+</w:t>
            </w:r>
          </w:p>
        </w:tc>
        <w:tc>
          <w:tcPr>
            <w:tcW w:w="213" w:type="pct"/>
          </w:tcPr>
          <w:p w14:paraId="74169CD3" w14:textId="3A27E379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228B2E02" w14:textId="274E59EC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5070D72C" w14:textId="03DC78B9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49" w:type="pct"/>
          </w:tcPr>
          <w:p w14:paraId="13FB81A9" w14:textId="3C0FF759" w:rsidR="00D45F66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</w:tr>
      <w:tr w:rsidR="00D45F66" w:rsidRPr="005E26C1" w14:paraId="47A278E2" w14:textId="77777777" w:rsidTr="00D45F66">
        <w:trPr>
          <w:trHeight w:val="13"/>
        </w:trPr>
        <w:tc>
          <w:tcPr>
            <w:tcW w:w="125" w:type="pct"/>
          </w:tcPr>
          <w:p w14:paraId="522BD5C1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76B4253A" w14:textId="77777777" w:rsidR="00D45F66" w:rsidRPr="000F290B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51A4CDD7" w14:textId="77777777" w:rsidR="00D45F66" w:rsidRPr="0029240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75DDCCB0" w14:textId="5879BF18" w:rsidR="00D45F66" w:rsidRDefault="00D45F66" w:rsidP="0011427E">
            <w:pPr>
              <w:pStyle w:val="GOSTTablenorm"/>
            </w:pPr>
            <w:r w:rsidRPr="0029240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C430E34" w14:textId="66F8E7B4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78051349" w14:textId="5822DB47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75C1C30A" w14:textId="116E8563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rFonts w:eastAsia="Calibri"/>
                <w:szCs w:val="22"/>
                <w:lang w:val="en-US"/>
              </w:rPr>
              <w:t>SRC</w:t>
            </w:r>
            <w:r>
              <w:rPr>
                <w:rFonts w:eastAsia="Calibri"/>
                <w:szCs w:val="22"/>
              </w:rPr>
              <w:t>: 47</w:t>
            </w:r>
          </w:p>
        </w:tc>
        <w:tc>
          <w:tcPr>
            <w:tcW w:w="1107" w:type="pct"/>
            <w:vMerge/>
          </w:tcPr>
          <w:p w14:paraId="256449A6" w14:textId="77777777" w:rsidR="00D45F66" w:rsidRPr="008E560B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136A3841" w14:textId="77777777" w:rsidR="00D45F66" w:rsidRPr="00AA3FAD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6CFCCC02" w14:textId="49C6663B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392B63FC" w14:textId="5B4CC39E" w:rsidR="00D45F66" w:rsidRPr="004E5407" w:rsidRDefault="00D45F66" w:rsidP="0011427E">
            <w:pPr>
              <w:pStyle w:val="GOSTTablenorm"/>
            </w:pPr>
            <w:r>
              <w:t>+ АИФ с полномочиями ГАИФ</w:t>
            </w:r>
          </w:p>
        </w:tc>
        <w:tc>
          <w:tcPr>
            <w:tcW w:w="213" w:type="pct"/>
          </w:tcPr>
          <w:p w14:paraId="50A78CBE" w14:textId="2AF96A9A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46CF38D4" w14:textId="3D7B667E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16C3F4C2" w14:textId="4217D3BA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769184D9" w14:textId="27226C40" w:rsidR="00D45F66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06008124" w14:textId="77777777" w:rsidTr="00D45F66">
        <w:tc>
          <w:tcPr>
            <w:tcW w:w="125" w:type="pct"/>
          </w:tcPr>
          <w:p w14:paraId="4F6645B3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218CB148" w14:textId="77777777" w:rsidR="00D45F66" w:rsidRPr="000F290B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64473269" w14:textId="77777777" w:rsidR="00D45F66" w:rsidRPr="0029240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4E7B4D2C" w14:textId="3A798DF1" w:rsidR="00D45F66" w:rsidRDefault="00D45F66" w:rsidP="0011427E">
            <w:pPr>
              <w:pStyle w:val="GOSTTablenorm"/>
            </w:pPr>
            <w:r w:rsidRPr="0029240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971C1C6" w14:textId="59027625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2D79D50C" w14:textId="4384D1CF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35EF088C" w14:textId="383E70C1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rFonts w:eastAsia="Calibri"/>
                <w:szCs w:val="22"/>
                <w:lang w:val="en-US"/>
              </w:rPr>
              <w:t>SRC</w:t>
            </w:r>
            <w:r>
              <w:rPr>
                <w:rFonts w:eastAsia="Calibri"/>
                <w:szCs w:val="22"/>
              </w:rPr>
              <w:t>: 75</w:t>
            </w:r>
          </w:p>
        </w:tc>
        <w:tc>
          <w:tcPr>
            <w:tcW w:w="1107" w:type="pct"/>
            <w:vMerge/>
          </w:tcPr>
          <w:p w14:paraId="2E27BEDF" w14:textId="77777777" w:rsidR="00D45F66" w:rsidRPr="008E560B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45D24CF3" w14:textId="77777777" w:rsidR="00D45F66" w:rsidRPr="00AA3FAD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2FDEDB3F" w14:textId="35088AE9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138DD8FB" w14:textId="23C5D853" w:rsidR="00D45F66" w:rsidRPr="004E5407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43C9C789" w14:textId="7808AD29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EF8AF02" w14:textId="7FE7E2E5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155EAA35" w14:textId="7DF865B2" w:rsidR="00D45F66" w:rsidRDefault="00D45F66" w:rsidP="0011427E">
            <w:pPr>
              <w:pStyle w:val="GOSTTablenorm"/>
            </w:pPr>
            <w:r>
              <w:t>+</w:t>
            </w:r>
          </w:p>
        </w:tc>
        <w:tc>
          <w:tcPr>
            <w:tcW w:w="249" w:type="pct"/>
          </w:tcPr>
          <w:p w14:paraId="6BB47BDB" w14:textId="3D625D44" w:rsidR="00D45F66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131F78EB" w14:textId="77777777" w:rsidTr="00D45F66">
        <w:tc>
          <w:tcPr>
            <w:tcW w:w="125" w:type="pct"/>
          </w:tcPr>
          <w:p w14:paraId="4AB95A9C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6DB7F441" w14:textId="5D24965E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0F290B">
              <w:t>Из них БА доведенные за счет связанных иностранных кредитов на третий год планового периода</w:t>
            </w:r>
          </w:p>
        </w:tc>
        <w:tc>
          <w:tcPr>
            <w:tcW w:w="279" w:type="pct"/>
            <w:vMerge w:val="restart"/>
          </w:tcPr>
          <w:p w14:paraId="507C8A70" w14:textId="395EA667" w:rsidR="00D45F66" w:rsidRPr="00292409" w:rsidRDefault="004E716C" w:rsidP="0011427E">
            <w:pPr>
              <w:pStyle w:val="GOSTTablenorm"/>
              <w:rPr>
                <w:szCs w:val="22"/>
              </w:rPr>
            </w:pPr>
            <w:ins w:id="1152" w:author="Краснова Наталья EXP-332161" w:date="2026-03-19T17:46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6C4F21F8" w14:textId="1A65DA83" w:rsidR="00D45F66" w:rsidRDefault="00D45F66" w:rsidP="0011427E">
            <w:pPr>
              <w:pStyle w:val="GOSTTablenorm"/>
            </w:pPr>
            <w:r w:rsidRPr="0029240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D9877B3" w14:textId="6B4C61C1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45225F6B" w14:textId="7C239F05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189</w:t>
            </w:r>
          </w:p>
        </w:tc>
        <w:tc>
          <w:tcPr>
            <w:tcW w:w="301" w:type="pct"/>
          </w:tcPr>
          <w:p w14:paraId="52B364CF" w14:textId="570EE232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19B06FB3" w14:textId="30979B37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8E560B">
              <w:rPr>
                <w:rFonts w:eastAsia="Calibri"/>
              </w:rPr>
              <w:t>Сумма БА</w:t>
            </w:r>
            <w:r>
              <w:rPr>
                <w:rFonts w:eastAsia="Calibri"/>
              </w:rPr>
              <w:t xml:space="preserve"> за счет связанных иностранных кредитов </w:t>
            </w:r>
            <w:r w:rsidRPr="000F290B">
              <w:t>на третий год планового периода</w:t>
            </w:r>
            <w:r w:rsidRPr="008E560B">
              <w:rPr>
                <w:rFonts w:eastAsia="Calibri"/>
              </w:rPr>
              <w:t xml:space="preserve">, доведенных до РБС, уполномоченного АИФ, ПБС, ИПБС, АИФ через </w:t>
            </w:r>
            <w:r>
              <w:rPr>
                <w:rFonts w:eastAsia="Calibri"/>
              </w:rPr>
              <w:t>Т</w:t>
            </w:r>
            <w:r w:rsidRPr="008E560B">
              <w:rPr>
                <w:rFonts w:eastAsia="Calibri"/>
              </w:rPr>
              <w:t>ОФК</w:t>
            </w:r>
            <w:r>
              <w:rPr>
                <w:rFonts w:eastAsia="Calibri"/>
              </w:rPr>
              <w:t>.</w:t>
            </w:r>
          </w:p>
          <w:p w14:paraId="20B9E545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169D473C" w14:textId="77777777" w:rsidR="00D45F66" w:rsidRDefault="00D45F66" w:rsidP="0011427E">
            <w:pPr>
              <w:pStyle w:val="GOSTTablenorm"/>
              <w:rPr>
                <w:rFonts w:eastAsia="Calibri"/>
              </w:rPr>
            </w:pPr>
            <w:r>
              <w:rPr>
                <w:rFonts w:eastAsia="Calibri"/>
              </w:rPr>
              <w:t>оборот по Кт по показателям:</w:t>
            </w:r>
          </w:p>
          <w:p w14:paraId="2AC280FF" w14:textId="2D4CA068" w:rsidR="00D45F66" w:rsidRPr="00C86049" w:rsidRDefault="00D45F66" w:rsidP="0011427E">
            <w:pPr>
              <w:pStyle w:val="GOSTTableListMark1"/>
              <w:rPr>
                <w:rFonts w:eastAsia="Calibri"/>
              </w:rPr>
            </w:pPr>
            <w:r w:rsidRPr="00C86049">
              <w:rPr>
                <w:rFonts w:eastAsia="Calibri"/>
              </w:rPr>
              <w:t>БА_РБС_СВЗ_4,</w:t>
            </w:r>
          </w:p>
          <w:p w14:paraId="472F4A57" w14:textId="5C94E898" w:rsidR="00D45F66" w:rsidRPr="005E26C1" w:rsidRDefault="00D45F66" w:rsidP="0011427E">
            <w:pPr>
              <w:pStyle w:val="GOSTTableListMark1"/>
              <w:rPr>
                <w:szCs w:val="22"/>
              </w:rPr>
            </w:pPr>
            <w:r w:rsidRPr="00335858">
              <w:rPr>
                <w:rFonts w:eastAsia="Calibri"/>
              </w:rPr>
              <w:t>БА_ПБС_СВЗ</w:t>
            </w:r>
            <w:r>
              <w:t>_4</w:t>
            </w:r>
          </w:p>
        </w:tc>
        <w:tc>
          <w:tcPr>
            <w:tcW w:w="254" w:type="pct"/>
            <w:vMerge w:val="restart"/>
          </w:tcPr>
          <w:p w14:paraId="7C43D015" w14:textId="3E7E5D61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5092A5B9" w14:textId="6D11ABF2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24EC79DC" w14:textId="59FE55EB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4E5407">
              <w:t>+</w:t>
            </w:r>
          </w:p>
        </w:tc>
        <w:tc>
          <w:tcPr>
            <w:tcW w:w="213" w:type="pct"/>
          </w:tcPr>
          <w:p w14:paraId="1F0BA39F" w14:textId="0D330266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1C90D52B" w14:textId="78EFB75A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7B4E9441" w14:textId="1F59EFA8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49" w:type="pct"/>
          </w:tcPr>
          <w:p w14:paraId="109A8651" w14:textId="584BD287" w:rsidR="00D45F66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</w:tr>
      <w:tr w:rsidR="00D45F66" w:rsidRPr="005E26C1" w14:paraId="6792AE0C" w14:textId="77777777" w:rsidTr="00D45F66">
        <w:trPr>
          <w:trHeight w:val="13"/>
        </w:trPr>
        <w:tc>
          <w:tcPr>
            <w:tcW w:w="125" w:type="pct"/>
          </w:tcPr>
          <w:p w14:paraId="6A7D2D7A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5F468C2B" w14:textId="77777777" w:rsidR="00D45F66" w:rsidRPr="000F290B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7461C34C" w14:textId="77777777" w:rsidR="00D45F66" w:rsidRPr="0029240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02FA2123" w14:textId="54D7C307" w:rsidR="00D45F66" w:rsidRDefault="00D45F66" w:rsidP="0011427E">
            <w:pPr>
              <w:pStyle w:val="GOSTTablenorm"/>
            </w:pPr>
            <w:r w:rsidRPr="0029240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980A762" w14:textId="32D726D9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307C33AD" w14:textId="5D351C04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27D73676" w14:textId="49186B18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rFonts w:eastAsia="Calibri"/>
                <w:szCs w:val="22"/>
                <w:lang w:val="en-US"/>
              </w:rPr>
              <w:t>SRC</w:t>
            </w:r>
            <w:r>
              <w:rPr>
                <w:rFonts w:eastAsia="Calibri"/>
                <w:szCs w:val="22"/>
              </w:rPr>
              <w:t>: 48</w:t>
            </w:r>
          </w:p>
        </w:tc>
        <w:tc>
          <w:tcPr>
            <w:tcW w:w="1107" w:type="pct"/>
            <w:vMerge/>
          </w:tcPr>
          <w:p w14:paraId="065112B4" w14:textId="77777777" w:rsidR="00D45F66" w:rsidRPr="008E560B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6F4741F4" w14:textId="77777777" w:rsidR="00D45F66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1BBA212F" w14:textId="742C5244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4E97BF25" w14:textId="635CE7B9" w:rsidR="00D45F66" w:rsidRPr="004E5407" w:rsidRDefault="00D45F66" w:rsidP="0011427E">
            <w:pPr>
              <w:pStyle w:val="GOSTTablenorm"/>
            </w:pPr>
            <w:r>
              <w:t>+ АИФ с полномочиями ГАИФ</w:t>
            </w:r>
          </w:p>
        </w:tc>
        <w:tc>
          <w:tcPr>
            <w:tcW w:w="213" w:type="pct"/>
          </w:tcPr>
          <w:p w14:paraId="2E8CDBB0" w14:textId="7E328922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6CD4C255" w14:textId="73C3D0E3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39301716" w14:textId="3A319844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04F28987" w14:textId="1BAB2FAA" w:rsidR="00D45F66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3538D394" w14:textId="77777777" w:rsidTr="00D45F66">
        <w:tc>
          <w:tcPr>
            <w:tcW w:w="125" w:type="pct"/>
          </w:tcPr>
          <w:p w14:paraId="183CC8A8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6EEA983D" w14:textId="77777777" w:rsidR="00D45F66" w:rsidRPr="000F290B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1D3C4642" w14:textId="77777777" w:rsidR="00D45F66" w:rsidRPr="0029240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3934E8C3" w14:textId="658E400E" w:rsidR="00D45F66" w:rsidRDefault="00D45F66" w:rsidP="0011427E">
            <w:pPr>
              <w:pStyle w:val="GOSTTablenorm"/>
            </w:pPr>
            <w:r w:rsidRPr="0029240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715A9F3" w14:textId="50D5E812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38DF59BE" w14:textId="37A243F4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6B8291FB" w14:textId="4DB401A3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rFonts w:eastAsia="Calibri"/>
                <w:szCs w:val="22"/>
                <w:lang w:val="en-US"/>
              </w:rPr>
              <w:t>SRC</w:t>
            </w:r>
            <w:r>
              <w:rPr>
                <w:rFonts w:eastAsia="Calibri"/>
                <w:szCs w:val="22"/>
              </w:rPr>
              <w:t>: 76</w:t>
            </w:r>
          </w:p>
        </w:tc>
        <w:tc>
          <w:tcPr>
            <w:tcW w:w="1107" w:type="pct"/>
            <w:vMerge/>
          </w:tcPr>
          <w:p w14:paraId="0B2740B9" w14:textId="77777777" w:rsidR="00D45F66" w:rsidRPr="008E560B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7BEABA77" w14:textId="77777777" w:rsidR="00D45F66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77006F72" w14:textId="7BEF0106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66C0714E" w14:textId="1B073CCA" w:rsidR="00D45F66" w:rsidRPr="004E5407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7FC7B824" w14:textId="7FB3E3BA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BF0321E" w14:textId="33344850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38BF7840" w14:textId="77C6F4B5" w:rsidR="00D45F66" w:rsidRDefault="00D45F66" w:rsidP="0011427E">
            <w:pPr>
              <w:pStyle w:val="GOSTTablenorm"/>
            </w:pPr>
            <w:r>
              <w:t>+</w:t>
            </w:r>
          </w:p>
        </w:tc>
        <w:tc>
          <w:tcPr>
            <w:tcW w:w="249" w:type="pct"/>
          </w:tcPr>
          <w:p w14:paraId="2474F071" w14:textId="26A6C72E" w:rsidR="00D45F66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79A7B9AC" w14:textId="77777777" w:rsidTr="00D45F66">
        <w:tc>
          <w:tcPr>
            <w:tcW w:w="125" w:type="pct"/>
          </w:tcPr>
          <w:p w14:paraId="01A86637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08E1874C" w14:textId="7E684B50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0F290B">
              <w:t xml:space="preserve">БА заблокированные </w:t>
            </w:r>
            <w:r w:rsidRPr="000F290B">
              <w:rPr>
                <w:szCs w:val="22"/>
              </w:rPr>
              <w:t>на текущий финансовый год</w:t>
            </w:r>
          </w:p>
        </w:tc>
        <w:tc>
          <w:tcPr>
            <w:tcW w:w="279" w:type="pct"/>
            <w:vMerge w:val="restart"/>
          </w:tcPr>
          <w:p w14:paraId="7E7B39BE" w14:textId="1DABB788" w:rsidR="00D45F66" w:rsidRPr="00292409" w:rsidRDefault="004E716C" w:rsidP="0011427E">
            <w:pPr>
              <w:pStyle w:val="GOSTTablenorm"/>
              <w:rPr>
                <w:szCs w:val="22"/>
              </w:rPr>
            </w:pPr>
            <w:ins w:id="1153" w:author="Краснова Наталья EXP-332161" w:date="2026-03-19T17:46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48BCE497" w14:textId="2C601E68" w:rsidR="00D45F66" w:rsidRPr="0011427E" w:rsidRDefault="00D45F66" w:rsidP="0011427E">
            <w:pPr>
              <w:pStyle w:val="GOSTTablenorm"/>
            </w:pPr>
            <w:r w:rsidRPr="0029240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52863C7" w14:textId="57ABFBA4" w:rsidR="00D45F66" w:rsidRDefault="00D45F66" w:rsidP="0011427E">
            <w:pPr>
              <w:pStyle w:val="GOSTTablenorm"/>
            </w:pPr>
            <w:r>
              <w:rPr>
                <w:lang w:val="en-US"/>
              </w:rPr>
              <w:t>BALBO_GABS</w:t>
            </w:r>
            <w:r>
              <w:t>: 29</w:t>
            </w:r>
          </w:p>
        </w:tc>
        <w:tc>
          <w:tcPr>
            <w:tcW w:w="341" w:type="pct"/>
          </w:tcPr>
          <w:p w14:paraId="4F101FD6" w14:textId="4525C5F7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190</w:t>
            </w:r>
          </w:p>
        </w:tc>
        <w:tc>
          <w:tcPr>
            <w:tcW w:w="301" w:type="pct"/>
          </w:tcPr>
          <w:p w14:paraId="38A23B8B" w14:textId="30EE9CD4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55DCBB93" w14:textId="032864F5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9C29B7">
              <w:rPr>
                <w:rFonts w:eastAsia="Calibri"/>
              </w:rPr>
              <w:t>Сумма БА, доведенных до ГРБС</w:t>
            </w:r>
            <w:r>
              <w:rPr>
                <w:rFonts w:eastAsia="Calibri"/>
              </w:rPr>
              <w:t>, ГАИФ</w:t>
            </w:r>
            <w:r w:rsidRPr="009C29B7">
              <w:rPr>
                <w:rFonts w:eastAsia="Calibri"/>
              </w:rPr>
              <w:t xml:space="preserve"> и заблокированных </w:t>
            </w:r>
            <w:r w:rsidRPr="000F290B">
              <w:rPr>
                <w:szCs w:val="22"/>
              </w:rPr>
              <w:t>на текущий финансовый год</w:t>
            </w:r>
            <w:r w:rsidRPr="009C29B7">
              <w:rPr>
                <w:rFonts w:eastAsia="Calibri"/>
              </w:rPr>
              <w:t xml:space="preserve"> при внесении изменений, предполагающих уменьшение бюджетных данных, и/или до выполнения условий финансирования</w:t>
            </w:r>
            <w:r>
              <w:rPr>
                <w:rFonts w:eastAsia="Calibri"/>
              </w:rPr>
              <w:t>.</w:t>
            </w:r>
          </w:p>
          <w:p w14:paraId="5E5C469B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49DA5437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Баланс (Остаток по Кт = Оборот по Кт минус Оборот по Дт) на конец отчетного периода по показателям</w:t>
            </w:r>
            <w:r>
              <w:rPr>
                <w:szCs w:val="22"/>
              </w:rPr>
              <w:t>:</w:t>
            </w:r>
          </w:p>
          <w:p w14:paraId="34B2D77E" w14:textId="2B07E41B" w:rsidR="00D45F66" w:rsidRPr="00C86049" w:rsidRDefault="00D45F66" w:rsidP="0011427E">
            <w:pPr>
              <w:pStyle w:val="GOSTTableListMark1"/>
              <w:rPr>
                <w:rFonts w:eastAsia="Calibri"/>
              </w:rPr>
            </w:pPr>
            <w:r>
              <w:rPr>
                <w:szCs w:val="22"/>
              </w:rPr>
              <w:t>БА_</w:t>
            </w:r>
            <w:r w:rsidRPr="00C86049">
              <w:rPr>
                <w:rFonts w:eastAsia="Calibri"/>
              </w:rPr>
              <w:t>РБС_РЕЗ_1,</w:t>
            </w:r>
          </w:p>
          <w:p w14:paraId="42D3256D" w14:textId="4C01BC89" w:rsidR="00D45F66" w:rsidRPr="003675A7" w:rsidRDefault="00D45F66" w:rsidP="0011427E">
            <w:pPr>
              <w:pStyle w:val="GOSTTableListMark1"/>
              <w:rPr>
                <w:szCs w:val="22"/>
              </w:rPr>
            </w:pPr>
            <w:r w:rsidRPr="00C86049">
              <w:rPr>
                <w:rFonts w:eastAsia="Calibri"/>
              </w:rPr>
              <w:t>БА_УСЛ_1</w:t>
            </w:r>
          </w:p>
        </w:tc>
        <w:tc>
          <w:tcPr>
            <w:tcW w:w="254" w:type="pct"/>
            <w:vMerge w:val="restart"/>
          </w:tcPr>
          <w:p w14:paraId="394FAFF3" w14:textId="78A561C9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411DBF97" w14:textId="174422B6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256" w:type="pct"/>
          </w:tcPr>
          <w:p w14:paraId="2D4BD42E" w14:textId="2BF44D3A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213" w:type="pct"/>
          </w:tcPr>
          <w:p w14:paraId="5117B7C2" w14:textId="56436AE2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13" w:type="pct"/>
          </w:tcPr>
          <w:p w14:paraId="15F17F85" w14:textId="73683E82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13" w:type="pct"/>
          </w:tcPr>
          <w:p w14:paraId="6CB5D653" w14:textId="0132FC57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49" w:type="pct"/>
          </w:tcPr>
          <w:p w14:paraId="16EC1329" w14:textId="1C073381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lang w:val="en-US"/>
              </w:rPr>
              <w:t>-</w:t>
            </w:r>
          </w:p>
        </w:tc>
      </w:tr>
      <w:tr w:rsidR="00D45F66" w:rsidRPr="005E26C1" w14:paraId="3DA55A7D" w14:textId="77777777" w:rsidTr="00D45F66">
        <w:tc>
          <w:tcPr>
            <w:tcW w:w="125" w:type="pct"/>
          </w:tcPr>
          <w:p w14:paraId="45937FBC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46983A38" w14:textId="77777777" w:rsidR="00D45F66" w:rsidRPr="000F290B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71304A89" w14:textId="77777777" w:rsidR="00D45F66" w:rsidRPr="0029240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69F1BB81" w14:textId="5863368B" w:rsidR="00D45F66" w:rsidRDefault="00D45F66" w:rsidP="0011427E">
            <w:pPr>
              <w:pStyle w:val="GOSTTablenorm"/>
            </w:pPr>
            <w:r w:rsidRPr="0029240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D879740" w14:textId="119A5D15" w:rsidR="00D45F66" w:rsidRPr="004C57C8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58FE57E6" w14:textId="0988BB56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307EFF6D" w14:textId="2F26AE88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lang w:val="en-US"/>
              </w:rPr>
              <w:t>EXP</w:t>
            </w:r>
            <w:r>
              <w:t>: 17</w:t>
            </w:r>
          </w:p>
        </w:tc>
        <w:tc>
          <w:tcPr>
            <w:tcW w:w="1107" w:type="pct"/>
            <w:vMerge/>
          </w:tcPr>
          <w:p w14:paraId="1319CF84" w14:textId="77777777" w:rsidR="00D45F66" w:rsidRPr="009C29B7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603AC967" w14:textId="77777777" w:rsidR="00D45F66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4A4D5513" w14:textId="70B8C023" w:rsidR="00D45F66" w:rsidRDefault="00D45F66" w:rsidP="0011427E">
            <w:pPr>
              <w:pStyle w:val="GOSTTablenorm"/>
              <w:rPr>
                <w:lang w:val="en-US"/>
              </w:rPr>
            </w:pPr>
            <w:r>
              <w:t>+ ГРБС</w:t>
            </w:r>
          </w:p>
        </w:tc>
        <w:tc>
          <w:tcPr>
            <w:tcW w:w="256" w:type="pct"/>
          </w:tcPr>
          <w:p w14:paraId="13C59FE2" w14:textId="7AAFE2E4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13" w:type="pct"/>
          </w:tcPr>
          <w:p w14:paraId="1F935CBF" w14:textId="48A03F7C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13" w:type="pct"/>
          </w:tcPr>
          <w:p w14:paraId="7359D557" w14:textId="46B05F39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13" w:type="pct"/>
          </w:tcPr>
          <w:p w14:paraId="585A4F28" w14:textId="7741EC1D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49" w:type="pct"/>
          </w:tcPr>
          <w:p w14:paraId="1B9BA8BF" w14:textId="370C0FA5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</w:tr>
      <w:tr w:rsidR="00D45F66" w:rsidRPr="005E26C1" w14:paraId="51FFCAF2" w14:textId="77777777" w:rsidTr="00D45F66">
        <w:tc>
          <w:tcPr>
            <w:tcW w:w="125" w:type="pct"/>
          </w:tcPr>
          <w:p w14:paraId="209DC4EE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5F98A784" w14:textId="77777777" w:rsidR="00D45F66" w:rsidRPr="000F290B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28AC0D2C" w14:textId="77777777" w:rsidR="00D45F66" w:rsidRPr="0029240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699DFC01" w14:textId="64A85404" w:rsidR="00D45F66" w:rsidRDefault="00D45F66" w:rsidP="0011427E">
            <w:pPr>
              <w:pStyle w:val="GOSTTablenorm"/>
            </w:pPr>
            <w:r w:rsidRPr="0029240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B9A2CC1" w14:textId="79B32BA3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7E5F509C" w14:textId="35C25741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29A472D3" w14:textId="7F417980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lang w:val="en-US"/>
              </w:rPr>
              <w:t>EXP</w:t>
            </w:r>
            <w:r>
              <w:t>: 103</w:t>
            </w:r>
          </w:p>
        </w:tc>
        <w:tc>
          <w:tcPr>
            <w:tcW w:w="1107" w:type="pct"/>
            <w:vMerge/>
          </w:tcPr>
          <w:p w14:paraId="24D5CFC3" w14:textId="77777777" w:rsidR="00D45F66" w:rsidRPr="009C29B7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39902DC7" w14:textId="77777777" w:rsidR="00D45F66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4DEE29B2" w14:textId="77777777" w:rsidR="00D45F66" w:rsidRDefault="00D45F66" w:rsidP="0011427E">
            <w:pPr>
              <w:pStyle w:val="GOSTTablenorm"/>
            </w:pPr>
            <w:r>
              <w:t xml:space="preserve">+ </w:t>
            </w:r>
          </w:p>
          <w:p w14:paraId="6B38FF23" w14:textId="40B3D48E" w:rsidR="00D45F66" w:rsidRDefault="00D45F66" w:rsidP="0011427E">
            <w:pPr>
              <w:pStyle w:val="GOSTTablenorm"/>
              <w:rPr>
                <w:lang w:val="en-US"/>
              </w:rPr>
            </w:pPr>
            <w:r>
              <w:t>РБС</w:t>
            </w:r>
          </w:p>
        </w:tc>
        <w:tc>
          <w:tcPr>
            <w:tcW w:w="256" w:type="pct"/>
          </w:tcPr>
          <w:p w14:paraId="04A0C560" w14:textId="2902FA78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13" w:type="pct"/>
          </w:tcPr>
          <w:p w14:paraId="26C09778" w14:textId="724F9DEA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13" w:type="pct"/>
          </w:tcPr>
          <w:p w14:paraId="457F94C9" w14:textId="736A0F6B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13" w:type="pct"/>
          </w:tcPr>
          <w:p w14:paraId="4A7BB3B8" w14:textId="46DE6DFD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49" w:type="pct"/>
          </w:tcPr>
          <w:p w14:paraId="06AA6560" w14:textId="5E2E4EF6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</w:tr>
      <w:tr w:rsidR="00D45F66" w:rsidRPr="005E26C1" w14:paraId="38ABBA6B" w14:textId="77777777" w:rsidTr="00D45F66">
        <w:tc>
          <w:tcPr>
            <w:tcW w:w="125" w:type="pct"/>
          </w:tcPr>
          <w:p w14:paraId="238DC161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10407B6F" w14:textId="77777777" w:rsidR="00D45F66" w:rsidRPr="000F290B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7AB1DDD5" w14:textId="77777777" w:rsidR="00D45F66" w:rsidRPr="0029240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76AFB5D4" w14:textId="6B822427" w:rsidR="00D45F66" w:rsidRDefault="00D45F66" w:rsidP="0011427E">
            <w:pPr>
              <w:pStyle w:val="GOSTTablenorm"/>
            </w:pPr>
            <w:r w:rsidRPr="0029240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4CA5E69" w14:textId="6CD9B2DD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14CC18F5" w14:textId="64B3E7A4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74E63B5A" w14:textId="650688F8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rFonts w:eastAsia="Calibri"/>
                <w:szCs w:val="22"/>
                <w:lang w:val="en-US"/>
              </w:rPr>
              <w:t>SRC</w:t>
            </w:r>
            <w:r>
              <w:rPr>
                <w:rFonts w:eastAsia="Calibri"/>
                <w:szCs w:val="22"/>
              </w:rPr>
              <w:t xml:space="preserve">: </w:t>
            </w:r>
            <w:r>
              <w:t>17</w:t>
            </w:r>
          </w:p>
        </w:tc>
        <w:tc>
          <w:tcPr>
            <w:tcW w:w="1107" w:type="pct"/>
            <w:vMerge/>
          </w:tcPr>
          <w:p w14:paraId="3F7FEF6B" w14:textId="77777777" w:rsidR="00D45F66" w:rsidRPr="009C29B7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2A10C24D" w14:textId="77777777" w:rsidR="00D45F66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5FFAC310" w14:textId="4394A5BF" w:rsidR="00D45F66" w:rsidRPr="0070519F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321A1468" w14:textId="5BF16DDC" w:rsidR="00D45F66" w:rsidRPr="0070519F" w:rsidRDefault="00D45F66" w:rsidP="0011427E">
            <w:pPr>
              <w:pStyle w:val="GOSTTablenorm"/>
            </w:pPr>
            <w:r>
              <w:t>+ ГАИФ</w:t>
            </w:r>
          </w:p>
        </w:tc>
        <w:tc>
          <w:tcPr>
            <w:tcW w:w="213" w:type="pct"/>
          </w:tcPr>
          <w:p w14:paraId="2D8D9A39" w14:textId="629A52D0" w:rsidR="00D45F66" w:rsidRPr="0070519F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C623847" w14:textId="38F8E508" w:rsidR="00D45F66" w:rsidRPr="0070519F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4F15BEC7" w14:textId="4339AA20" w:rsidR="00D45F66" w:rsidRPr="0070519F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1044C0F9" w14:textId="7359DCC5" w:rsidR="00D45F66" w:rsidRPr="0070519F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46BF2D4F" w14:textId="77777777" w:rsidTr="00D45F66">
        <w:tc>
          <w:tcPr>
            <w:tcW w:w="125" w:type="pct"/>
          </w:tcPr>
          <w:p w14:paraId="052EF72A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75CCA9C5" w14:textId="77777777" w:rsidR="00D45F66" w:rsidRPr="000F290B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2B90E79F" w14:textId="77777777" w:rsidR="00D45F66" w:rsidRPr="0029240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10A90110" w14:textId="1498235A" w:rsidR="00D45F66" w:rsidRDefault="00D45F66" w:rsidP="0011427E">
            <w:pPr>
              <w:pStyle w:val="GOSTTablenorm"/>
            </w:pPr>
            <w:r w:rsidRPr="0029240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0D10F23" w14:textId="4DDF756F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4799EE84" w14:textId="4294C832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776012D8" w14:textId="09A2C1BD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rFonts w:eastAsia="Calibri"/>
                <w:szCs w:val="22"/>
                <w:lang w:val="en-US"/>
              </w:rPr>
              <w:t>SRC</w:t>
            </w:r>
            <w:r>
              <w:rPr>
                <w:rFonts w:eastAsia="Calibri"/>
                <w:szCs w:val="22"/>
              </w:rPr>
              <w:t xml:space="preserve">: </w:t>
            </w:r>
            <w:r>
              <w:rPr>
                <w:szCs w:val="22"/>
              </w:rPr>
              <w:t>49</w:t>
            </w:r>
          </w:p>
        </w:tc>
        <w:tc>
          <w:tcPr>
            <w:tcW w:w="1107" w:type="pct"/>
            <w:vMerge/>
          </w:tcPr>
          <w:p w14:paraId="3BBFE0F4" w14:textId="77777777" w:rsidR="00D45F66" w:rsidRPr="009C29B7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4B25CD7A" w14:textId="77777777" w:rsidR="00D45F66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04489D30" w14:textId="72FB6DDF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56" w:type="pct"/>
          </w:tcPr>
          <w:p w14:paraId="70C2E212" w14:textId="32B30185" w:rsidR="00D45F66" w:rsidRDefault="00D45F66" w:rsidP="0011427E">
            <w:pPr>
              <w:pStyle w:val="GOSTTablenorm"/>
              <w:rPr>
                <w:lang w:val="en-US"/>
              </w:rPr>
            </w:pPr>
            <w:r>
              <w:t>+ АИФ с полномочиями ГАИФ</w:t>
            </w:r>
          </w:p>
        </w:tc>
        <w:tc>
          <w:tcPr>
            <w:tcW w:w="213" w:type="pct"/>
          </w:tcPr>
          <w:p w14:paraId="7F67D01C" w14:textId="184E0863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13" w:type="pct"/>
          </w:tcPr>
          <w:p w14:paraId="4CA7C0E0" w14:textId="04A472DE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13" w:type="pct"/>
          </w:tcPr>
          <w:p w14:paraId="5A9F3135" w14:textId="33D76B44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49" w:type="pct"/>
          </w:tcPr>
          <w:p w14:paraId="282FA44F" w14:textId="6A3AE784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</w:tr>
      <w:tr w:rsidR="00D45F66" w:rsidRPr="005E26C1" w14:paraId="78269544" w14:textId="77777777" w:rsidTr="00D45F66">
        <w:tc>
          <w:tcPr>
            <w:tcW w:w="125" w:type="pct"/>
          </w:tcPr>
          <w:p w14:paraId="44F8205B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0566D2C0" w14:textId="74D837E3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0F290B">
              <w:t>БА заблокированные на первый год планового периода</w:t>
            </w:r>
          </w:p>
        </w:tc>
        <w:tc>
          <w:tcPr>
            <w:tcW w:w="279" w:type="pct"/>
            <w:vMerge w:val="restart"/>
          </w:tcPr>
          <w:p w14:paraId="70C005C3" w14:textId="15E9F52A" w:rsidR="00D45F66" w:rsidRPr="00292409" w:rsidRDefault="004E716C" w:rsidP="0011427E">
            <w:pPr>
              <w:pStyle w:val="GOSTTablenorm"/>
              <w:rPr>
                <w:szCs w:val="22"/>
              </w:rPr>
            </w:pPr>
            <w:ins w:id="1154" w:author="Краснова Наталья EXP-332161" w:date="2026-03-19T17:46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480ED72A" w14:textId="711293E1" w:rsidR="00D45F66" w:rsidDel="00431ECA" w:rsidRDefault="00D45F66" w:rsidP="0011427E">
            <w:pPr>
              <w:pStyle w:val="GOSTTablenorm"/>
            </w:pPr>
            <w:r w:rsidRPr="0029240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03CD893" w14:textId="7BE1960B" w:rsidR="00D45F66" w:rsidRPr="00431ECA" w:rsidRDefault="00D45F66" w:rsidP="0011427E">
            <w:pPr>
              <w:pStyle w:val="GOSTTablenorm"/>
            </w:pPr>
            <w:r>
              <w:rPr>
                <w:lang w:val="en-US"/>
              </w:rPr>
              <w:t>BALBO_GABS</w:t>
            </w:r>
            <w:r>
              <w:t>: 30</w:t>
            </w:r>
          </w:p>
        </w:tc>
        <w:tc>
          <w:tcPr>
            <w:tcW w:w="341" w:type="pct"/>
          </w:tcPr>
          <w:p w14:paraId="54AFB2AA" w14:textId="4F3E9DE9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191</w:t>
            </w:r>
          </w:p>
        </w:tc>
        <w:tc>
          <w:tcPr>
            <w:tcW w:w="301" w:type="pct"/>
          </w:tcPr>
          <w:p w14:paraId="73661652" w14:textId="7B272617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1107" w:type="pct"/>
            <w:vMerge w:val="restart"/>
          </w:tcPr>
          <w:p w14:paraId="6188096F" w14:textId="2ADE3DFB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9C29B7">
              <w:rPr>
                <w:rFonts w:eastAsia="Calibri"/>
              </w:rPr>
              <w:t>Сумма БА, доведенных до ГРБС</w:t>
            </w:r>
            <w:r>
              <w:rPr>
                <w:rFonts w:eastAsia="Calibri"/>
              </w:rPr>
              <w:t>, ГАИФ</w:t>
            </w:r>
            <w:r w:rsidRPr="009C29B7">
              <w:rPr>
                <w:rFonts w:eastAsia="Calibri"/>
              </w:rPr>
              <w:t xml:space="preserve"> и заблокированных </w:t>
            </w:r>
            <w:r w:rsidRPr="000F290B">
              <w:t>на первый год планового периода</w:t>
            </w:r>
            <w:r w:rsidRPr="009C29B7">
              <w:rPr>
                <w:rFonts w:eastAsia="Calibri"/>
              </w:rPr>
              <w:t xml:space="preserve"> при внесении </w:t>
            </w:r>
            <w:r w:rsidRPr="009C29B7">
              <w:rPr>
                <w:rFonts w:eastAsia="Calibri"/>
              </w:rPr>
              <w:lastRenderedPageBreak/>
              <w:t>изменений, предполагающих уменьшение бюджетных данных, и/или до выполнения условий финансирования</w:t>
            </w:r>
            <w:r>
              <w:rPr>
                <w:rFonts w:eastAsia="Calibri"/>
              </w:rPr>
              <w:t>.</w:t>
            </w:r>
          </w:p>
          <w:p w14:paraId="3ADED22C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1131BC93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Баланс (Остаток по Кт = Оборот по Кт минус Оборот по Дт) на конец отчетного периода по показателям</w:t>
            </w:r>
            <w:r>
              <w:rPr>
                <w:szCs w:val="22"/>
              </w:rPr>
              <w:t>:</w:t>
            </w:r>
          </w:p>
          <w:p w14:paraId="3C1C1E08" w14:textId="638A90D1" w:rsidR="00D45F66" w:rsidRPr="00C86049" w:rsidRDefault="00D45F66" w:rsidP="0011427E">
            <w:pPr>
              <w:pStyle w:val="GOSTTableListMark1"/>
              <w:rPr>
                <w:rFonts w:eastAsia="Calibri"/>
              </w:rPr>
            </w:pPr>
            <w:r>
              <w:rPr>
                <w:szCs w:val="22"/>
              </w:rPr>
              <w:t>БА_</w:t>
            </w:r>
            <w:r w:rsidRPr="00C86049">
              <w:rPr>
                <w:rFonts w:eastAsia="Calibri"/>
              </w:rPr>
              <w:t>РБС_РЕЗ_2,</w:t>
            </w:r>
          </w:p>
          <w:p w14:paraId="2E733D94" w14:textId="1A34CA7E" w:rsidR="00D45F66" w:rsidRPr="005E26C1" w:rsidRDefault="00D45F66" w:rsidP="0011427E">
            <w:pPr>
              <w:pStyle w:val="GOSTTableListMark1"/>
              <w:rPr>
                <w:szCs w:val="22"/>
              </w:rPr>
            </w:pPr>
            <w:r w:rsidRPr="00C86049">
              <w:rPr>
                <w:rFonts w:eastAsia="Calibri"/>
              </w:rPr>
              <w:t>БА_УСЛ_2</w:t>
            </w:r>
          </w:p>
        </w:tc>
        <w:tc>
          <w:tcPr>
            <w:tcW w:w="254" w:type="pct"/>
            <w:vMerge w:val="restart"/>
          </w:tcPr>
          <w:p w14:paraId="160E1EED" w14:textId="2E6A5D40" w:rsidR="00D45F66" w:rsidRDefault="00D45F66" w:rsidP="0011427E">
            <w:pPr>
              <w:pStyle w:val="GOSTTablenorm"/>
              <w:rPr>
                <w:szCs w:val="22"/>
              </w:rPr>
            </w:pPr>
            <w:r w:rsidRPr="00005CC8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36C51A81" w14:textId="0296AEEF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256" w:type="pct"/>
          </w:tcPr>
          <w:p w14:paraId="42968760" w14:textId="69C1C277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213" w:type="pct"/>
          </w:tcPr>
          <w:p w14:paraId="23D456C7" w14:textId="494E3F8D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13" w:type="pct"/>
          </w:tcPr>
          <w:p w14:paraId="2411CF29" w14:textId="59E8D96A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13" w:type="pct"/>
          </w:tcPr>
          <w:p w14:paraId="5A451A94" w14:textId="54E9A580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49" w:type="pct"/>
          </w:tcPr>
          <w:p w14:paraId="281992EF" w14:textId="227F1238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lang w:val="en-US"/>
              </w:rPr>
              <w:t>-</w:t>
            </w:r>
          </w:p>
        </w:tc>
      </w:tr>
      <w:tr w:rsidR="00D45F66" w:rsidRPr="005E26C1" w14:paraId="2A3BA9D7" w14:textId="77777777" w:rsidTr="00D45F66">
        <w:tc>
          <w:tcPr>
            <w:tcW w:w="125" w:type="pct"/>
          </w:tcPr>
          <w:p w14:paraId="43ABF0F8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364844F1" w14:textId="77777777" w:rsidR="00D45F66" w:rsidRPr="000F290B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41EBA9C8" w14:textId="77777777" w:rsidR="00D45F66" w:rsidRPr="0029240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3B12A32D" w14:textId="11AA00C1" w:rsidR="00D45F66" w:rsidRDefault="00D45F66" w:rsidP="0011427E">
            <w:pPr>
              <w:pStyle w:val="GOSTTablenorm"/>
            </w:pPr>
            <w:r w:rsidRPr="0029240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57FA70E" w14:textId="7C6147F6" w:rsidR="00D45F66" w:rsidRPr="004C57C8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0D89AC24" w14:textId="294D4C95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759DABB4" w14:textId="60B98490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lang w:val="en-US"/>
              </w:rPr>
              <w:t>EXP</w:t>
            </w:r>
            <w:r>
              <w:t>: 18</w:t>
            </w:r>
          </w:p>
        </w:tc>
        <w:tc>
          <w:tcPr>
            <w:tcW w:w="1107" w:type="pct"/>
            <w:vMerge/>
          </w:tcPr>
          <w:p w14:paraId="3CD1154C" w14:textId="77777777" w:rsidR="00D45F66" w:rsidRPr="009C29B7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3C2AD6A8" w14:textId="77777777" w:rsidR="00D45F66" w:rsidRPr="00005CC8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5279C0E6" w14:textId="38B892BE" w:rsidR="00D45F66" w:rsidRDefault="00D45F66" w:rsidP="0011427E">
            <w:pPr>
              <w:pStyle w:val="GOSTTablenorm"/>
              <w:rPr>
                <w:lang w:val="en-US"/>
              </w:rPr>
            </w:pPr>
            <w:r>
              <w:t>+ ГРБС</w:t>
            </w:r>
          </w:p>
        </w:tc>
        <w:tc>
          <w:tcPr>
            <w:tcW w:w="256" w:type="pct"/>
          </w:tcPr>
          <w:p w14:paraId="23EA178A" w14:textId="1BE25107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13" w:type="pct"/>
          </w:tcPr>
          <w:p w14:paraId="6695D6C2" w14:textId="544B3064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13" w:type="pct"/>
          </w:tcPr>
          <w:p w14:paraId="1D5CB136" w14:textId="638C44AB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13" w:type="pct"/>
          </w:tcPr>
          <w:p w14:paraId="08072B34" w14:textId="173333E2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49" w:type="pct"/>
          </w:tcPr>
          <w:p w14:paraId="1611216A" w14:textId="225A1DD3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</w:tr>
      <w:tr w:rsidR="00D45F66" w:rsidRPr="005E26C1" w14:paraId="777A7BE1" w14:textId="77777777" w:rsidTr="00D45F66">
        <w:tc>
          <w:tcPr>
            <w:tcW w:w="125" w:type="pct"/>
          </w:tcPr>
          <w:p w14:paraId="72F111B7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25419317" w14:textId="77777777" w:rsidR="00D45F66" w:rsidRPr="000F290B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26B89691" w14:textId="77777777" w:rsidR="00D45F66" w:rsidRPr="0029240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1911C941" w14:textId="08DD23F1" w:rsidR="00D45F66" w:rsidRDefault="00D45F66" w:rsidP="0011427E">
            <w:pPr>
              <w:pStyle w:val="GOSTTablenorm"/>
            </w:pPr>
            <w:r w:rsidRPr="0029240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B21778B" w14:textId="550AC419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5FB4ABB3" w14:textId="5D387D08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312BE3C5" w14:textId="43E04F57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lang w:val="en-US"/>
              </w:rPr>
              <w:t>EXP</w:t>
            </w:r>
            <w:r>
              <w:t>: 104</w:t>
            </w:r>
          </w:p>
        </w:tc>
        <w:tc>
          <w:tcPr>
            <w:tcW w:w="1107" w:type="pct"/>
            <w:vMerge/>
          </w:tcPr>
          <w:p w14:paraId="7BCDCC10" w14:textId="77777777" w:rsidR="00D45F66" w:rsidRPr="009C29B7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211A774D" w14:textId="77777777" w:rsidR="00D45F66" w:rsidRPr="00005CC8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4D74E2D9" w14:textId="77777777" w:rsidR="00D45F66" w:rsidRDefault="00D45F66" w:rsidP="0011427E">
            <w:pPr>
              <w:pStyle w:val="GOSTTablenorm"/>
            </w:pPr>
            <w:r>
              <w:t xml:space="preserve">+ </w:t>
            </w:r>
          </w:p>
          <w:p w14:paraId="0F5F979F" w14:textId="182F72E8" w:rsidR="00D45F66" w:rsidRDefault="00D45F66" w:rsidP="0011427E">
            <w:pPr>
              <w:pStyle w:val="GOSTTablenorm"/>
              <w:rPr>
                <w:lang w:val="en-US"/>
              </w:rPr>
            </w:pPr>
            <w:r>
              <w:t>РБС</w:t>
            </w:r>
          </w:p>
        </w:tc>
        <w:tc>
          <w:tcPr>
            <w:tcW w:w="256" w:type="pct"/>
          </w:tcPr>
          <w:p w14:paraId="61486FA6" w14:textId="6F57DA1D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13" w:type="pct"/>
          </w:tcPr>
          <w:p w14:paraId="32F018AF" w14:textId="18576E58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13" w:type="pct"/>
          </w:tcPr>
          <w:p w14:paraId="3FEFC233" w14:textId="6D30D758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13" w:type="pct"/>
          </w:tcPr>
          <w:p w14:paraId="6BF9E316" w14:textId="05C23FB6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49" w:type="pct"/>
          </w:tcPr>
          <w:p w14:paraId="6C89A48C" w14:textId="0812DC99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</w:tr>
      <w:tr w:rsidR="00D45F66" w:rsidRPr="005E26C1" w14:paraId="5BDE9566" w14:textId="77777777" w:rsidTr="00D45F66">
        <w:tc>
          <w:tcPr>
            <w:tcW w:w="125" w:type="pct"/>
          </w:tcPr>
          <w:p w14:paraId="493BA1C3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0FB984D1" w14:textId="77777777" w:rsidR="00D45F66" w:rsidRPr="000F290B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2AB9C429" w14:textId="77777777" w:rsidR="00D45F66" w:rsidRPr="0029240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0DB26988" w14:textId="1274ED21" w:rsidR="00D45F66" w:rsidRDefault="00D45F66" w:rsidP="0011427E">
            <w:pPr>
              <w:pStyle w:val="GOSTTablenorm"/>
            </w:pPr>
            <w:r w:rsidRPr="0029240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222F038" w14:textId="5A6271BE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5B290AA2" w14:textId="2DF3EEF5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5089D858" w14:textId="4B51FEAD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rFonts w:eastAsia="Calibri"/>
                <w:szCs w:val="22"/>
                <w:lang w:val="en-US"/>
              </w:rPr>
              <w:t>SRC</w:t>
            </w:r>
            <w:r>
              <w:rPr>
                <w:rFonts w:eastAsia="Calibri"/>
                <w:szCs w:val="22"/>
              </w:rPr>
              <w:t>: 18</w:t>
            </w:r>
          </w:p>
        </w:tc>
        <w:tc>
          <w:tcPr>
            <w:tcW w:w="1107" w:type="pct"/>
            <w:vMerge/>
          </w:tcPr>
          <w:p w14:paraId="533D8C99" w14:textId="77777777" w:rsidR="00D45F66" w:rsidRPr="009C29B7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7B47A13F" w14:textId="77777777" w:rsidR="00D45F66" w:rsidRPr="00005CC8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0601DBA9" w14:textId="336EA098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56" w:type="pct"/>
          </w:tcPr>
          <w:p w14:paraId="105499EB" w14:textId="3613BB24" w:rsidR="00D45F66" w:rsidRDefault="00D45F66" w:rsidP="0011427E">
            <w:pPr>
              <w:pStyle w:val="GOSTTablenorm"/>
              <w:rPr>
                <w:lang w:val="en-US"/>
              </w:rPr>
            </w:pPr>
            <w:r>
              <w:t>+ ГАИФ</w:t>
            </w:r>
          </w:p>
        </w:tc>
        <w:tc>
          <w:tcPr>
            <w:tcW w:w="213" w:type="pct"/>
          </w:tcPr>
          <w:p w14:paraId="18A196B4" w14:textId="2DFF1857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13" w:type="pct"/>
          </w:tcPr>
          <w:p w14:paraId="0A1F3210" w14:textId="2E55874A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13" w:type="pct"/>
          </w:tcPr>
          <w:p w14:paraId="69D04BE7" w14:textId="2233F8E0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49" w:type="pct"/>
          </w:tcPr>
          <w:p w14:paraId="76FCD0AE" w14:textId="3EDF7ECB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</w:tr>
      <w:tr w:rsidR="00D45F66" w:rsidRPr="005E26C1" w14:paraId="106364EF" w14:textId="77777777" w:rsidTr="00D45F66">
        <w:tc>
          <w:tcPr>
            <w:tcW w:w="125" w:type="pct"/>
          </w:tcPr>
          <w:p w14:paraId="2CA521FB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56156243" w14:textId="77777777" w:rsidR="00D45F66" w:rsidRPr="000F290B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2DF96300" w14:textId="77777777" w:rsidR="00D45F66" w:rsidRPr="0029240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3006564A" w14:textId="33A72313" w:rsidR="00D45F66" w:rsidRDefault="00D45F66" w:rsidP="0011427E">
            <w:pPr>
              <w:pStyle w:val="GOSTTablenorm"/>
            </w:pPr>
            <w:r w:rsidRPr="0029240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B79797E" w14:textId="10874247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0D679A81" w14:textId="11664533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5A9F0B7F" w14:textId="0246B381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rFonts w:eastAsia="Calibri"/>
                <w:szCs w:val="22"/>
                <w:lang w:val="en-US"/>
              </w:rPr>
              <w:t>SRC</w:t>
            </w:r>
            <w:r>
              <w:rPr>
                <w:rFonts w:eastAsia="Calibri"/>
                <w:szCs w:val="22"/>
              </w:rPr>
              <w:t xml:space="preserve">: </w:t>
            </w:r>
            <w:r>
              <w:rPr>
                <w:szCs w:val="22"/>
              </w:rPr>
              <w:t>50</w:t>
            </w:r>
          </w:p>
        </w:tc>
        <w:tc>
          <w:tcPr>
            <w:tcW w:w="1107" w:type="pct"/>
            <w:vMerge/>
          </w:tcPr>
          <w:p w14:paraId="2288EFAA" w14:textId="77777777" w:rsidR="00D45F66" w:rsidRPr="009C29B7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7A5F0F24" w14:textId="77777777" w:rsidR="00D45F66" w:rsidRPr="00005CC8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2BD4D5BC" w14:textId="2B7E016F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56" w:type="pct"/>
          </w:tcPr>
          <w:p w14:paraId="1F18584D" w14:textId="1C09D87E" w:rsidR="00D45F66" w:rsidRDefault="00D45F66" w:rsidP="0011427E">
            <w:pPr>
              <w:pStyle w:val="GOSTTablenorm"/>
              <w:rPr>
                <w:lang w:val="en-US"/>
              </w:rPr>
            </w:pPr>
            <w:r>
              <w:t>+ АИФ с полномочиями ГАИФ</w:t>
            </w:r>
          </w:p>
        </w:tc>
        <w:tc>
          <w:tcPr>
            <w:tcW w:w="213" w:type="pct"/>
          </w:tcPr>
          <w:p w14:paraId="040054FF" w14:textId="40C31318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13" w:type="pct"/>
          </w:tcPr>
          <w:p w14:paraId="1BC97801" w14:textId="16C057D6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13" w:type="pct"/>
          </w:tcPr>
          <w:p w14:paraId="1B0D8F23" w14:textId="6BF67798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49" w:type="pct"/>
          </w:tcPr>
          <w:p w14:paraId="72390435" w14:textId="6956EDAA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</w:tr>
      <w:tr w:rsidR="00D45F66" w:rsidRPr="005E26C1" w14:paraId="6C48463F" w14:textId="77777777" w:rsidTr="00D45F66">
        <w:tc>
          <w:tcPr>
            <w:tcW w:w="125" w:type="pct"/>
          </w:tcPr>
          <w:p w14:paraId="15D1A5EC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7D252D8C" w14:textId="7542878B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0F290B">
              <w:t>БА заблокированные на второй год планового периода</w:t>
            </w:r>
          </w:p>
        </w:tc>
        <w:tc>
          <w:tcPr>
            <w:tcW w:w="279" w:type="pct"/>
            <w:vMerge w:val="restart"/>
          </w:tcPr>
          <w:p w14:paraId="67BA9EE4" w14:textId="42B62B24" w:rsidR="00D45F66" w:rsidRPr="00292409" w:rsidRDefault="004E716C" w:rsidP="0011427E">
            <w:pPr>
              <w:pStyle w:val="GOSTTablenorm"/>
              <w:rPr>
                <w:szCs w:val="22"/>
              </w:rPr>
            </w:pPr>
            <w:ins w:id="1155" w:author="Краснова Наталья EXP-332161" w:date="2026-03-19T17:46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0CB303BA" w14:textId="5357BB55" w:rsidR="00D45F66" w:rsidRPr="0011427E" w:rsidRDefault="00D45F66" w:rsidP="0011427E">
            <w:pPr>
              <w:pStyle w:val="GOSTTablenorm"/>
            </w:pPr>
            <w:r w:rsidRPr="0029240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F6233E7" w14:textId="1846318A" w:rsidR="00D45F66" w:rsidRDefault="00D45F66" w:rsidP="0011427E">
            <w:pPr>
              <w:pStyle w:val="GOSTTablenorm"/>
            </w:pPr>
            <w:r>
              <w:rPr>
                <w:lang w:val="en-US"/>
              </w:rPr>
              <w:t>BALBO_GABS</w:t>
            </w:r>
            <w:r>
              <w:t>: 31</w:t>
            </w:r>
          </w:p>
        </w:tc>
        <w:tc>
          <w:tcPr>
            <w:tcW w:w="341" w:type="pct"/>
          </w:tcPr>
          <w:p w14:paraId="165147ED" w14:textId="1E369797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192</w:t>
            </w:r>
          </w:p>
        </w:tc>
        <w:tc>
          <w:tcPr>
            <w:tcW w:w="301" w:type="pct"/>
          </w:tcPr>
          <w:p w14:paraId="47411083" w14:textId="73663BA5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1107" w:type="pct"/>
            <w:vMerge w:val="restart"/>
          </w:tcPr>
          <w:p w14:paraId="6BAC48B8" w14:textId="664AFCFC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9C29B7">
              <w:rPr>
                <w:rFonts w:eastAsia="Calibri"/>
              </w:rPr>
              <w:t>Сумма БА, доведенных до ГРБС</w:t>
            </w:r>
            <w:r>
              <w:rPr>
                <w:rFonts w:eastAsia="Calibri"/>
              </w:rPr>
              <w:t>, ГАИФ</w:t>
            </w:r>
            <w:r w:rsidRPr="009C29B7">
              <w:rPr>
                <w:rFonts w:eastAsia="Calibri"/>
              </w:rPr>
              <w:t xml:space="preserve"> и заблокированных </w:t>
            </w:r>
            <w:r w:rsidRPr="000F290B">
              <w:t>на второй год планового периода</w:t>
            </w:r>
            <w:r w:rsidRPr="009C29B7">
              <w:rPr>
                <w:rFonts w:eastAsia="Calibri"/>
              </w:rPr>
              <w:t xml:space="preserve"> при внесении изменений, предполагающих уменьшение бюджетных данных, и/или до выполнения условий финансирования</w:t>
            </w:r>
            <w:r>
              <w:rPr>
                <w:rFonts w:eastAsia="Calibri"/>
              </w:rPr>
              <w:t>.</w:t>
            </w:r>
          </w:p>
          <w:p w14:paraId="4B6EBE0B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727D87EE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lastRenderedPageBreak/>
              <w:t>Баланс (Остаток по Кт = Оборот по Кт минус Оборот по Дт) на конец отчетного периода по показателям</w:t>
            </w:r>
            <w:r>
              <w:rPr>
                <w:szCs w:val="22"/>
              </w:rPr>
              <w:t>:</w:t>
            </w:r>
          </w:p>
          <w:p w14:paraId="54D4B0CB" w14:textId="460A17AD" w:rsidR="00D45F66" w:rsidRPr="00C86049" w:rsidRDefault="00D45F66" w:rsidP="0011427E">
            <w:pPr>
              <w:pStyle w:val="GOSTTableListMark1"/>
              <w:rPr>
                <w:rFonts w:eastAsia="Calibri"/>
              </w:rPr>
            </w:pPr>
            <w:r>
              <w:rPr>
                <w:szCs w:val="22"/>
              </w:rPr>
              <w:t>БА</w:t>
            </w:r>
            <w:r w:rsidRPr="00C86049">
              <w:rPr>
                <w:rFonts w:eastAsia="Calibri"/>
              </w:rPr>
              <w:t>_РБС_РЕЗ_3,</w:t>
            </w:r>
          </w:p>
          <w:p w14:paraId="26233B05" w14:textId="6F647A64" w:rsidR="00D45F66" w:rsidRPr="005E26C1" w:rsidRDefault="00D45F66" w:rsidP="0011427E">
            <w:pPr>
              <w:pStyle w:val="GOSTTableListMark1"/>
              <w:rPr>
                <w:szCs w:val="22"/>
              </w:rPr>
            </w:pPr>
            <w:r w:rsidRPr="00C86049">
              <w:rPr>
                <w:rFonts w:eastAsia="Calibri"/>
              </w:rPr>
              <w:t>БА_УСЛ_3</w:t>
            </w:r>
          </w:p>
        </w:tc>
        <w:tc>
          <w:tcPr>
            <w:tcW w:w="254" w:type="pct"/>
            <w:vMerge w:val="restart"/>
          </w:tcPr>
          <w:p w14:paraId="309C08F5" w14:textId="4188319F" w:rsidR="00D45F66" w:rsidRDefault="00D45F66" w:rsidP="0011427E">
            <w:pPr>
              <w:pStyle w:val="GOSTTablenorm"/>
              <w:rPr>
                <w:szCs w:val="22"/>
              </w:rPr>
            </w:pPr>
            <w:r w:rsidRPr="00005CC8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6D10662F" w14:textId="24701326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256" w:type="pct"/>
          </w:tcPr>
          <w:p w14:paraId="292D0858" w14:textId="7A9B5C16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213" w:type="pct"/>
          </w:tcPr>
          <w:p w14:paraId="3FA5E7C5" w14:textId="3528BC8B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13" w:type="pct"/>
          </w:tcPr>
          <w:p w14:paraId="5AB93533" w14:textId="76D5E068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13" w:type="pct"/>
          </w:tcPr>
          <w:p w14:paraId="0E3ACE0E" w14:textId="060EF3AA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49" w:type="pct"/>
          </w:tcPr>
          <w:p w14:paraId="00FFB17A" w14:textId="06A67A3B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lang w:val="en-US"/>
              </w:rPr>
              <w:t>-</w:t>
            </w:r>
          </w:p>
        </w:tc>
      </w:tr>
      <w:tr w:rsidR="00D45F66" w:rsidRPr="005E26C1" w14:paraId="0B23D220" w14:textId="77777777" w:rsidTr="00D45F66">
        <w:tc>
          <w:tcPr>
            <w:tcW w:w="125" w:type="pct"/>
          </w:tcPr>
          <w:p w14:paraId="7ABD8A96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547AA0BD" w14:textId="77777777" w:rsidR="00D45F66" w:rsidRPr="000F290B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14B35D9C" w14:textId="77777777" w:rsidR="00D45F66" w:rsidRPr="0029240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5F67C8C0" w14:textId="7D6E8A0F" w:rsidR="00D45F66" w:rsidRDefault="00D45F66" w:rsidP="0011427E">
            <w:pPr>
              <w:pStyle w:val="GOSTTablenorm"/>
            </w:pPr>
            <w:r w:rsidRPr="0029240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70FB2F1" w14:textId="4AA2B788" w:rsidR="00D45F66" w:rsidRPr="004C57C8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7F75636C" w14:textId="656DF9A9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55743499" w14:textId="6492AEA3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lang w:val="en-US"/>
              </w:rPr>
              <w:t>EXP</w:t>
            </w:r>
            <w:r>
              <w:t>: 19</w:t>
            </w:r>
          </w:p>
        </w:tc>
        <w:tc>
          <w:tcPr>
            <w:tcW w:w="1107" w:type="pct"/>
            <w:vMerge/>
          </w:tcPr>
          <w:p w14:paraId="6612AFEA" w14:textId="77777777" w:rsidR="00D45F66" w:rsidRPr="009C29B7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75F39825" w14:textId="77777777" w:rsidR="00D45F66" w:rsidRPr="00005CC8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1D20B21D" w14:textId="705D75F8" w:rsidR="00D45F66" w:rsidRDefault="00D45F66" w:rsidP="0011427E">
            <w:pPr>
              <w:pStyle w:val="GOSTTablenorm"/>
              <w:rPr>
                <w:lang w:val="en-US"/>
              </w:rPr>
            </w:pPr>
            <w:r>
              <w:t>+ ГРБС</w:t>
            </w:r>
          </w:p>
        </w:tc>
        <w:tc>
          <w:tcPr>
            <w:tcW w:w="256" w:type="pct"/>
          </w:tcPr>
          <w:p w14:paraId="0A5DC0F4" w14:textId="4C838D53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13" w:type="pct"/>
          </w:tcPr>
          <w:p w14:paraId="49C00FE1" w14:textId="6DD18816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13" w:type="pct"/>
          </w:tcPr>
          <w:p w14:paraId="682E1044" w14:textId="1A5E9327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13" w:type="pct"/>
          </w:tcPr>
          <w:p w14:paraId="4A32DF43" w14:textId="39400D05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49" w:type="pct"/>
          </w:tcPr>
          <w:p w14:paraId="1CABF006" w14:textId="69404817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</w:tr>
      <w:tr w:rsidR="00D45F66" w:rsidRPr="005E26C1" w14:paraId="4FC4BF84" w14:textId="77777777" w:rsidTr="00D45F66">
        <w:tc>
          <w:tcPr>
            <w:tcW w:w="125" w:type="pct"/>
          </w:tcPr>
          <w:p w14:paraId="0931D9A0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58767CF0" w14:textId="77777777" w:rsidR="00D45F66" w:rsidRPr="000F290B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61860DC5" w14:textId="77777777" w:rsidR="00D45F66" w:rsidRPr="0029240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69C05255" w14:textId="401ADC66" w:rsidR="00D45F66" w:rsidRDefault="00D45F66" w:rsidP="0011427E">
            <w:pPr>
              <w:pStyle w:val="GOSTTablenorm"/>
            </w:pPr>
            <w:r w:rsidRPr="0029240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1FB7799" w14:textId="2B8D609E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54A3EB65" w14:textId="4050ACA1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2F8A5670" w14:textId="4F8E3E3E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lang w:val="en-US"/>
              </w:rPr>
              <w:t>EXP</w:t>
            </w:r>
            <w:r>
              <w:t>: 105</w:t>
            </w:r>
          </w:p>
        </w:tc>
        <w:tc>
          <w:tcPr>
            <w:tcW w:w="1107" w:type="pct"/>
            <w:vMerge/>
          </w:tcPr>
          <w:p w14:paraId="6922CADF" w14:textId="77777777" w:rsidR="00D45F66" w:rsidRPr="009C29B7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76CDB216" w14:textId="77777777" w:rsidR="00D45F66" w:rsidRPr="00005CC8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0DAD47D2" w14:textId="77777777" w:rsidR="00D45F66" w:rsidRDefault="00D45F66" w:rsidP="0011427E">
            <w:pPr>
              <w:pStyle w:val="GOSTTablenorm"/>
            </w:pPr>
            <w:r>
              <w:t xml:space="preserve">+ </w:t>
            </w:r>
          </w:p>
          <w:p w14:paraId="4C35F778" w14:textId="4BA8F99D" w:rsidR="00D45F66" w:rsidRDefault="00D45F66" w:rsidP="0011427E">
            <w:pPr>
              <w:pStyle w:val="GOSTTablenorm"/>
              <w:rPr>
                <w:lang w:val="en-US"/>
              </w:rPr>
            </w:pPr>
            <w:r>
              <w:t>РБС</w:t>
            </w:r>
          </w:p>
        </w:tc>
        <w:tc>
          <w:tcPr>
            <w:tcW w:w="256" w:type="pct"/>
          </w:tcPr>
          <w:p w14:paraId="4D638BA3" w14:textId="2C7CC9F6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13" w:type="pct"/>
          </w:tcPr>
          <w:p w14:paraId="7EF0CC45" w14:textId="4A5CB89C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13" w:type="pct"/>
          </w:tcPr>
          <w:p w14:paraId="76D96E05" w14:textId="62231522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13" w:type="pct"/>
          </w:tcPr>
          <w:p w14:paraId="0E5EB8DF" w14:textId="76EE98BB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49" w:type="pct"/>
          </w:tcPr>
          <w:p w14:paraId="62E6EAA6" w14:textId="3A6646E7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</w:tr>
      <w:tr w:rsidR="00D45F66" w:rsidRPr="005E26C1" w14:paraId="5B862543" w14:textId="77777777" w:rsidTr="00D45F66">
        <w:tc>
          <w:tcPr>
            <w:tcW w:w="125" w:type="pct"/>
          </w:tcPr>
          <w:p w14:paraId="337605EE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51CE45A4" w14:textId="77777777" w:rsidR="00D45F66" w:rsidRPr="000F290B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00D01B52" w14:textId="77777777" w:rsidR="00D45F66" w:rsidRPr="0029240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72E33D45" w14:textId="6ECB1ACD" w:rsidR="00D45F66" w:rsidRDefault="00D45F66" w:rsidP="0011427E">
            <w:pPr>
              <w:pStyle w:val="GOSTTablenorm"/>
            </w:pPr>
            <w:r w:rsidRPr="0029240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9F9810B" w14:textId="122364EB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715277AC" w14:textId="572823FD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03C5EC30" w14:textId="7CAFC705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rFonts w:eastAsia="Calibri"/>
                <w:szCs w:val="22"/>
                <w:lang w:val="en-US"/>
              </w:rPr>
              <w:t>SRC</w:t>
            </w:r>
            <w:r>
              <w:rPr>
                <w:rFonts w:eastAsia="Calibri"/>
                <w:szCs w:val="22"/>
              </w:rPr>
              <w:t>: 19</w:t>
            </w:r>
          </w:p>
        </w:tc>
        <w:tc>
          <w:tcPr>
            <w:tcW w:w="1107" w:type="pct"/>
            <w:vMerge/>
          </w:tcPr>
          <w:p w14:paraId="5B0293B9" w14:textId="77777777" w:rsidR="00D45F66" w:rsidRPr="009C29B7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0CEA1972" w14:textId="77777777" w:rsidR="00D45F66" w:rsidRPr="00005CC8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0BDED9D9" w14:textId="17B2C2BA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56" w:type="pct"/>
          </w:tcPr>
          <w:p w14:paraId="7F580C7B" w14:textId="3FE51464" w:rsidR="00D45F66" w:rsidRDefault="00D45F66" w:rsidP="0011427E">
            <w:pPr>
              <w:pStyle w:val="GOSTTablenorm"/>
              <w:rPr>
                <w:lang w:val="en-US"/>
              </w:rPr>
            </w:pPr>
            <w:r>
              <w:t>+ ГАИФ</w:t>
            </w:r>
          </w:p>
        </w:tc>
        <w:tc>
          <w:tcPr>
            <w:tcW w:w="213" w:type="pct"/>
          </w:tcPr>
          <w:p w14:paraId="6FE3C2CB" w14:textId="524C0A5B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13" w:type="pct"/>
          </w:tcPr>
          <w:p w14:paraId="0FB4C62F" w14:textId="4A363095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13" w:type="pct"/>
          </w:tcPr>
          <w:p w14:paraId="2523A3DC" w14:textId="1BF290B5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49" w:type="pct"/>
          </w:tcPr>
          <w:p w14:paraId="6351FDE5" w14:textId="43A63BA8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</w:tr>
      <w:tr w:rsidR="00D45F66" w:rsidRPr="005E26C1" w14:paraId="4DC079B1" w14:textId="77777777" w:rsidTr="00D45F66">
        <w:tc>
          <w:tcPr>
            <w:tcW w:w="125" w:type="pct"/>
          </w:tcPr>
          <w:p w14:paraId="5584F468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68A11245" w14:textId="77777777" w:rsidR="00D45F66" w:rsidRPr="000F290B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127DBBDE" w14:textId="77777777" w:rsidR="00D45F66" w:rsidRPr="0029240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64C76A9F" w14:textId="4AB4BB2E" w:rsidR="00D45F66" w:rsidRDefault="00D45F66" w:rsidP="0011427E">
            <w:pPr>
              <w:pStyle w:val="GOSTTablenorm"/>
            </w:pPr>
            <w:r w:rsidRPr="0029240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EB06C71" w14:textId="12B27F39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0646DD27" w14:textId="33D85E8F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679ECCD9" w14:textId="5B9EB0C4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rFonts w:eastAsia="Calibri"/>
                <w:szCs w:val="22"/>
                <w:lang w:val="en-US"/>
              </w:rPr>
              <w:t>SRC</w:t>
            </w:r>
            <w:r>
              <w:rPr>
                <w:rFonts w:eastAsia="Calibri"/>
                <w:szCs w:val="22"/>
              </w:rPr>
              <w:t>: 51</w:t>
            </w:r>
          </w:p>
        </w:tc>
        <w:tc>
          <w:tcPr>
            <w:tcW w:w="1107" w:type="pct"/>
            <w:vMerge/>
          </w:tcPr>
          <w:p w14:paraId="52259D10" w14:textId="77777777" w:rsidR="00D45F66" w:rsidRPr="009C29B7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08074ECD" w14:textId="77777777" w:rsidR="00D45F66" w:rsidRPr="00005CC8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1B66B5BD" w14:textId="65BE6BAE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56" w:type="pct"/>
          </w:tcPr>
          <w:p w14:paraId="4E56CE07" w14:textId="5535E5F9" w:rsidR="00D45F66" w:rsidRDefault="00D45F66" w:rsidP="0011427E">
            <w:pPr>
              <w:pStyle w:val="GOSTTablenorm"/>
              <w:rPr>
                <w:lang w:val="en-US"/>
              </w:rPr>
            </w:pPr>
            <w:r>
              <w:t>+ АИФ с полномочиями ГАИФ</w:t>
            </w:r>
          </w:p>
        </w:tc>
        <w:tc>
          <w:tcPr>
            <w:tcW w:w="213" w:type="pct"/>
          </w:tcPr>
          <w:p w14:paraId="732ACF7C" w14:textId="0FC473A7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13" w:type="pct"/>
          </w:tcPr>
          <w:p w14:paraId="4C66CC4B" w14:textId="7E957A3F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13" w:type="pct"/>
          </w:tcPr>
          <w:p w14:paraId="1EB84A04" w14:textId="477FC603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49" w:type="pct"/>
          </w:tcPr>
          <w:p w14:paraId="1EFC3D18" w14:textId="0BDC3623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</w:tr>
      <w:tr w:rsidR="00D45F66" w:rsidRPr="005E26C1" w14:paraId="473D8566" w14:textId="77777777" w:rsidTr="00D45F66">
        <w:tc>
          <w:tcPr>
            <w:tcW w:w="125" w:type="pct"/>
          </w:tcPr>
          <w:p w14:paraId="22A795D7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5C6083AF" w14:textId="51DC6AE7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0F290B">
              <w:t>БА заблокированные на третий год планового периода</w:t>
            </w:r>
          </w:p>
        </w:tc>
        <w:tc>
          <w:tcPr>
            <w:tcW w:w="279" w:type="pct"/>
            <w:vMerge w:val="restart"/>
          </w:tcPr>
          <w:p w14:paraId="2916B6EA" w14:textId="3D1DFC59" w:rsidR="00D45F66" w:rsidRPr="00292409" w:rsidRDefault="004E716C" w:rsidP="0011427E">
            <w:pPr>
              <w:pStyle w:val="GOSTTablenorm"/>
              <w:rPr>
                <w:szCs w:val="22"/>
              </w:rPr>
            </w:pPr>
            <w:ins w:id="1156" w:author="Краснова Наталья EXP-332161" w:date="2026-03-19T17:46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5CD8AC00" w14:textId="7C9CDEA7" w:rsidR="00D45F66" w:rsidRPr="0011427E" w:rsidRDefault="00D45F66" w:rsidP="0011427E">
            <w:pPr>
              <w:pStyle w:val="GOSTTablenorm"/>
            </w:pPr>
            <w:r w:rsidRPr="0029240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A2B7072" w14:textId="57E73341" w:rsidR="00D45F66" w:rsidRDefault="00D45F66" w:rsidP="0011427E">
            <w:pPr>
              <w:pStyle w:val="GOSTTablenorm"/>
            </w:pPr>
            <w:r>
              <w:rPr>
                <w:lang w:val="en-US"/>
              </w:rPr>
              <w:t>BALBO_GABS</w:t>
            </w:r>
            <w:r>
              <w:t>: 32</w:t>
            </w:r>
          </w:p>
        </w:tc>
        <w:tc>
          <w:tcPr>
            <w:tcW w:w="341" w:type="pct"/>
          </w:tcPr>
          <w:p w14:paraId="7DA8B93F" w14:textId="213CF262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193</w:t>
            </w:r>
          </w:p>
        </w:tc>
        <w:tc>
          <w:tcPr>
            <w:tcW w:w="301" w:type="pct"/>
          </w:tcPr>
          <w:p w14:paraId="4CD79C93" w14:textId="369398A4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1107" w:type="pct"/>
            <w:vMerge w:val="restart"/>
          </w:tcPr>
          <w:p w14:paraId="3DD1D1CB" w14:textId="22368C95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9C29B7">
              <w:rPr>
                <w:rFonts w:eastAsia="Calibri"/>
              </w:rPr>
              <w:t>Сумма БА, доведенных до ГРБС</w:t>
            </w:r>
            <w:r>
              <w:rPr>
                <w:rFonts w:eastAsia="Calibri"/>
              </w:rPr>
              <w:t>, ГАИФ</w:t>
            </w:r>
            <w:r w:rsidRPr="009C29B7">
              <w:rPr>
                <w:rFonts w:eastAsia="Calibri"/>
              </w:rPr>
              <w:t xml:space="preserve"> и заблокированных </w:t>
            </w:r>
            <w:r w:rsidRPr="000F290B">
              <w:t>на третий год планового периода</w:t>
            </w:r>
            <w:r w:rsidRPr="009C29B7">
              <w:rPr>
                <w:rFonts w:eastAsia="Calibri"/>
              </w:rPr>
              <w:t xml:space="preserve"> при внесении изменений, предполагающих уменьшение бюджетных данных, и/или до выполнения условий финансирования</w:t>
            </w:r>
            <w:r>
              <w:rPr>
                <w:rFonts w:eastAsia="Calibri"/>
              </w:rPr>
              <w:t>.</w:t>
            </w:r>
          </w:p>
          <w:p w14:paraId="356A3C7A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479EE518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Баланс (Остаток по Кт = Оборот по Кт минус Оборот по Дт) на конец отчетного периода по показателям</w:t>
            </w:r>
            <w:r>
              <w:rPr>
                <w:szCs w:val="22"/>
              </w:rPr>
              <w:t>:</w:t>
            </w:r>
          </w:p>
          <w:p w14:paraId="35C79C37" w14:textId="6701248E" w:rsidR="00D45F66" w:rsidRPr="00C86049" w:rsidRDefault="00D45F66" w:rsidP="0011427E">
            <w:pPr>
              <w:pStyle w:val="GOSTTableListMark1"/>
              <w:rPr>
                <w:rFonts w:eastAsia="Calibri"/>
              </w:rPr>
            </w:pPr>
            <w:r w:rsidRPr="00C86049">
              <w:rPr>
                <w:rFonts w:eastAsia="Calibri"/>
              </w:rPr>
              <w:t>БА_РБС_РЕЗ_4,</w:t>
            </w:r>
          </w:p>
          <w:p w14:paraId="069E8275" w14:textId="3E28B1C3" w:rsidR="00D45F66" w:rsidRPr="005E26C1" w:rsidRDefault="00D45F66" w:rsidP="0011427E">
            <w:pPr>
              <w:pStyle w:val="GOSTTableListMark1"/>
              <w:rPr>
                <w:szCs w:val="22"/>
              </w:rPr>
            </w:pPr>
            <w:r w:rsidRPr="00C86049">
              <w:rPr>
                <w:rFonts w:eastAsia="Calibri"/>
              </w:rPr>
              <w:t>БА_УСЛ_4</w:t>
            </w:r>
          </w:p>
        </w:tc>
        <w:tc>
          <w:tcPr>
            <w:tcW w:w="254" w:type="pct"/>
            <w:vMerge w:val="restart"/>
          </w:tcPr>
          <w:p w14:paraId="09FF67D2" w14:textId="04B65880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263EA84D" w14:textId="3C6CC444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256" w:type="pct"/>
          </w:tcPr>
          <w:p w14:paraId="4CCB509D" w14:textId="33B22D9C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213" w:type="pct"/>
          </w:tcPr>
          <w:p w14:paraId="2EE06B2E" w14:textId="558C8965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13" w:type="pct"/>
          </w:tcPr>
          <w:p w14:paraId="727C9CDF" w14:textId="0B7FCBB9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13" w:type="pct"/>
          </w:tcPr>
          <w:p w14:paraId="319B1D0F" w14:textId="40B73E7D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49" w:type="pct"/>
          </w:tcPr>
          <w:p w14:paraId="26B6A0A4" w14:textId="50E529C9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lang w:val="en-US"/>
              </w:rPr>
              <w:t>-</w:t>
            </w:r>
          </w:p>
        </w:tc>
      </w:tr>
      <w:tr w:rsidR="00D45F66" w:rsidRPr="005E26C1" w14:paraId="551A108A" w14:textId="77777777" w:rsidTr="00D45F66">
        <w:tc>
          <w:tcPr>
            <w:tcW w:w="125" w:type="pct"/>
          </w:tcPr>
          <w:p w14:paraId="581DC147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088CB22A" w14:textId="77777777" w:rsidR="00D45F66" w:rsidRPr="000F290B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6482382E" w14:textId="77777777" w:rsidR="00D45F66" w:rsidRPr="0029240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07BE8F91" w14:textId="6773E76D" w:rsidR="00D45F66" w:rsidRDefault="00D45F66" w:rsidP="0011427E">
            <w:pPr>
              <w:pStyle w:val="GOSTTablenorm"/>
            </w:pPr>
            <w:r w:rsidRPr="0029240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17B11F9" w14:textId="7F4B5310" w:rsidR="00D45F66" w:rsidRPr="004C57C8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189BA1EB" w14:textId="2F858CE6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259F71BD" w14:textId="72BCEC79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lang w:val="en-US"/>
              </w:rPr>
              <w:t>EXP</w:t>
            </w:r>
            <w:r>
              <w:t>: 20</w:t>
            </w:r>
          </w:p>
        </w:tc>
        <w:tc>
          <w:tcPr>
            <w:tcW w:w="1107" w:type="pct"/>
            <w:vMerge/>
          </w:tcPr>
          <w:p w14:paraId="70DB306E" w14:textId="77777777" w:rsidR="00D45F66" w:rsidRPr="009C29B7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23DDE4D3" w14:textId="77777777" w:rsidR="00D45F66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12A025AE" w14:textId="473A1290" w:rsidR="00D45F66" w:rsidRDefault="00D45F66" w:rsidP="0011427E">
            <w:pPr>
              <w:pStyle w:val="GOSTTablenorm"/>
              <w:rPr>
                <w:lang w:val="en-US"/>
              </w:rPr>
            </w:pPr>
            <w:r>
              <w:t>+ ГРБС</w:t>
            </w:r>
          </w:p>
        </w:tc>
        <w:tc>
          <w:tcPr>
            <w:tcW w:w="256" w:type="pct"/>
          </w:tcPr>
          <w:p w14:paraId="24D25270" w14:textId="19E7020B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13" w:type="pct"/>
          </w:tcPr>
          <w:p w14:paraId="33B15E71" w14:textId="4E4630C5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13" w:type="pct"/>
          </w:tcPr>
          <w:p w14:paraId="3680E107" w14:textId="75C9C80F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13" w:type="pct"/>
          </w:tcPr>
          <w:p w14:paraId="0945AA6E" w14:textId="590CE720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49" w:type="pct"/>
          </w:tcPr>
          <w:p w14:paraId="50A7EC1E" w14:textId="5F0BA43E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</w:tr>
      <w:tr w:rsidR="00D45F66" w:rsidRPr="005E26C1" w14:paraId="4564F3C4" w14:textId="77777777" w:rsidTr="00D45F66">
        <w:tc>
          <w:tcPr>
            <w:tcW w:w="125" w:type="pct"/>
          </w:tcPr>
          <w:p w14:paraId="601F929E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36489F8D" w14:textId="77777777" w:rsidR="00D45F66" w:rsidRPr="000F290B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3A423568" w14:textId="77777777" w:rsidR="00D45F66" w:rsidRPr="0029240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07E6292C" w14:textId="72B23904" w:rsidR="00D45F66" w:rsidRDefault="00D45F66" w:rsidP="0011427E">
            <w:pPr>
              <w:pStyle w:val="GOSTTablenorm"/>
            </w:pPr>
            <w:r w:rsidRPr="0029240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EBE5E31" w14:textId="34965FCE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1B1DAA22" w14:textId="596D3CB2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5C149FE2" w14:textId="5DFD9A59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lang w:val="en-US"/>
              </w:rPr>
              <w:t>EXP</w:t>
            </w:r>
            <w:r>
              <w:t>: 106</w:t>
            </w:r>
          </w:p>
        </w:tc>
        <w:tc>
          <w:tcPr>
            <w:tcW w:w="1107" w:type="pct"/>
            <w:vMerge/>
          </w:tcPr>
          <w:p w14:paraId="1E469086" w14:textId="77777777" w:rsidR="00D45F66" w:rsidRPr="009C29B7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14231BFB" w14:textId="77777777" w:rsidR="00D45F66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5EEB77FD" w14:textId="77777777" w:rsidR="00D45F66" w:rsidRDefault="00D45F66" w:rsidP="0011427E">
            <w:pPr>
              <w:pStyle w:val="GOSTTablenorm"/>
            </w:pPr>
            <w:r>
              <w:t xml:space="preserve">+ </w:t>
            </w:r>
          </w:p>
          <w:p w14:paraId="21F5219C" w14:textId="0A670319" w:rsidR="00D45F66" w:rsidRDefault="00D45F66" w:rsidP="0011427E">
            <w:pPr>
              <w:pStyle w:val="GOSTTablenorm"/>
              <w:rPr>
                <w:lang w:val="en-US"/>
              </w:rPr>
            </w:pPr>
            <w:r>
              <w:t>РБС</w:t>
            </w:r>
          </w:p>
        </w:tc>
        <w:tc>
          <w:tcPr>
            <w:tcW w:w="256" w:type="pct"/>
          </w:tcPr>
          <w:p w14:paraId="541724B4" w14:textId="2CEE95EC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13" w:type="pct"/>
          </w:tcPr>
          <w:p w14:paraId="16E7EEBA" w14:textId="57FA4F48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13" w:type="pct"/>
          </w:tcPr>
          <w:p w14:paraId="5ABE072C" w14:textId="38C0611D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13" w:type="pct"/>
          </w:tcPr>
          <w:p w14:paraId="47260644" w14:textId="475A54D9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49" w:type="pct"/>
          </w:tcPr>
          <w:p w14:paraId="18CB2C08" w14:textId="6F75F553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</w:tr>
      <w:tr w:rsidR="00D45F66" w:rsidRPr="005E26C1" w14:paraId="4B922D12" w14:textId="77777777" w:rsidTr="00D45F66">
        <w:tc>
          <w:tcPr>
            <w:tcW w:w="125" w:type="pct"/>
          </w:tcPr>
          <w:p w14:paraId="2FB4F7F8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4C99B9EA" w14:textId="77777777" w:rsidR="00D45F66" w:rsidRPr="000F290B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54A2B15E" w14:textId="77777777" w:rsidR="00D45F66" w:rsidRPr="0029240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04CAF5B7" w14:textId="1907A070" w:rsidR="00D45F66" w:rsidRDefault="00D45F66" w:rsidP="0011427E">
            <w:pPr>
              <w:pStyle w:val="GOSTTablenorm"/>
            </w:pPr>
            <w:r w:rsidRPr="0029240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254181A" w14:textId="23C62D77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407E1129" w14:textId="78305C5B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3F6532DA" w14:textId="49BD9D58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rFonts w:eastAsia="Calibri"/>
                <w:szCs w:val="22"/>
                <w:lang w:val="en-US"/>
              </w:rPr>
              <w:t>SRC</w:t>
            </w:r>
            <w:r>
              <w:rPr>
                <w:rFonts w:eastAsia="Calibri"/>
                <w:szCs w:val="22"/>
              </w:rPr>
              <w:t xml:space="preserve">: </w:t>
            </w:r>
            <w:r>
              <w:rPr>
                <w:szCs w:val="22"/>
              </w:rPr>
              <w:t>20</w:t>
            </w:r>
          </w:p>
        </w:tc>
        <w:tc>
          <w:tcPr>
            <w:tcW w:w="1107" w:type="pct"/>
            <w:vMerge/>
          </w:tcPr>
          <w:p w14:paraId="285CB0AF" w14:textId="77777777" w:rsidR="00D45F66" w:rsidRPr="009C29B7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06F2FB1A" w14:textId="77777777" w:rsidR="00D45F66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3297B989" w14:textId="503F6E79" w:rsidR="00D45F66" w:rsidRPr="00585B0D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01B5933E" w14:textId="14ECF0CB" w:rsidR="00D45F66" w:rsidRDefault="00D45F66" w:rsidP="0011427E">
            <w:pPr>
              <w:pStyle w:val="GOSTTablenorm"/>
              <w:rPr>
                <w:lang w:val="en-US"/>
              </w:rPr>
            </w:pPr>
            <w:r>
              <w:t>+ ГАИФ</w:t>
            </w:r>
          </w:p>
        </w:tc>
        <w:tc>
          <w:tcPr>
            <w:tcW w:w="213" w:type="pct"/>
          </w:tcPr>
          <w:p w14:paraId="2DDE562A" w14:textId="60DE482D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13" w:type="pct"/>
          </w:tcPr>
          <w:p w14:paraId="459C5C48" w14:textId="4A83DB89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13" w:type="pct"/>
          </w:tcPr>
          <w:p w14:paraId="1A8D0A87" w14:textId="3F89F3E8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49" w:type="pct"/>
          </w:tcPr>
          <w:p w14:paraId="2FD9A4C0" w14:textId="468913FB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</w:tr>
      <w:tr w:rsidR="00D45F66" w:rsidRPr="005E26C1" w14:paraId="572E6261" w14:textId="77777777" w:rsidTr="00D45F66">
        <w:tc>
          <w:tcPr>
            <w:tcW w:w="125" w:type="pct"/>
          </w:tcPr>
          <w:p w14:paraId="3A92F43C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32B06EC0" w14:textId="77777777" w:rsidR="00D45F66" w:rsidRPr="000F290B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13F93AE9" w14:textId="77777777" w:rsidR="00D45F66" w:rsidRPr="0029240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543DD5CB" w14:textId="007B4456" w:rsidR="00D45F66" w:rsidRDefault="00D45F66" w:rsidP="0011427E">
            <w:pPr>
              <w:pStyle w:val="GOSTTablenorm"/>
            </w:pPr>
            <w:r w:rsidRPr="0029240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F8DAE86" w14:textId="79412BE4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35958422" w14:textId="1F2D7FD4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43FAD1A9" w14:textId="02A61AE7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rFonts w:eastAsia="Calibri"/>
                <w:szCs w:val="22"/>
                <w:lang w:val="en-US"/>
              </w:rPr>
              <w:t>SRC</w:t>
            </w:r>
            <w:r>
              <w:rPr>
                <w:rFonts w:eastAsia="Calibri"/>
                <w:szCs w:val="22"/>
              </w:rPr>
              <w:t xml:space="preserve">: </w:t>
            </w:r>
            <w:r>
              <w:rPr>
                <w:szCs w:val="22"/>
              </w:rPr>
              <w:t>52</w:t>
            </w:r>
          </w:p>
        </w:tc>
        <w:tc>
          <w:tcPr>
            <w:tcW w:w="1107" w:type="pct"/>
            <w:vMerge/>
          </w:tcPr>
          <w:p w14:paraId="084A1AE9" w14:textId="77777777" w:rsidR="00D45F66" w:rsidRPr="009C29B7" w:rsidRDefault="00D45F66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1DF7204F" w14:textId="77777777" w:rsidR="00D45F66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2C9F2B00" w14:textId="67F71A17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56" w:type="pct"/>
          </w:tcPr>
          <w:p w14:paraId="71417098" w14:textId="0DB0CEC2" w:rsidR="00D45F66" w:rsidRDefault="00D45F66" w:rsidP="0011427E">
            <w:pPr>
              <w:pStyle w:val="GOSTTablenorm"/>
              <w:rPr>
                <w:lang w:val="en-US"/>
              </w:rPr>
            </w:pPr>
            <w:r>
              <w:t>+ АИФ с полномочиями ГАИФ</w:t>
            </w:r>
          </w:p>
        </w:tc>
        <w:tc>
          <w:tcPr>
            <w:tcW w:w="213" w:type="pct"/>
          </w:tcPr>
          <w:p w14:paraId="76897000" w14:textId="52F89941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13" w:type="pct"/>
          </w:tcPr>
          <w:p w14:paraId="119AA8B6" w14:textId="261C35F8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13" w:type="pct"/>
          </w:tcPr>
          <w:p w14:paraId="75471991" w14:textId="234F3F64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  <w:tc>
          <w:tcPr>
            <w:tcW w:w="249" w:type="pct"/>
          </w:tcPr>
          <w:p w14:paraId="43ACCC82" w14:textId="323FA011" w:rsidR="00D45F66" w:rsidRDefault="00D45F66" w:rsidP="0011427E">
            <w:pPr>
              <w:pStyle w:val="GOSTTablenorm"/>
              <w:rPr>
                <w:lang w:val="en-US"/>
              </w:rPr>
            </w:pPr>
            <w:r>
              <w:t>-</w:t>
            </w:r>
          </w:p>
        </w:tc>
      </w:tr>
      <w:tr w:rsidR="00D45F66" w:rsidRPr="005E26C1" w14:paraId="280026FC" w14:textId="77777777" w:rsidTr="00D45F66">
        <w:tc>
          <w:tcPr>
            <w:tcW w:w="125" w:type="pct"/>
          </w:tcPr>
          <w:p w14:paraId="42E7527F" w14:textId="77777777" w:rsidR="00D45F66" w:rsidRPr="00112ABB" w:rsidRDefault="00D45F66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3F549D37" w14:textId="296D4EA6" w:rsidR="00D45F66" w:rsidRPr="00112ABB" w:rsidRDefault="00D45F66" w:rsidP="0011427E">
            <w:pPr>
              <w:pStyle w:val="GOSTTablenorm"/>
            </w:pPr>
            <w:r w:rsidRPr="00694FAA">
              <w:rPr>
                <w:highlight w:val="green"/>
              </w:rPr>
              <w:t>БА распределенные ГРБС</w:t>
            </w:r>
            <w:r>
              <w:rPr>
                <w:highlight w:val="green"/>
              </w:rPr>
              <w:t>, ГАИФ</w:t>
            </w:r>
            <w:r w:rsidRPr="00694FAA">
              <w:rPr>
                <w:highlight w:val="green"/>
              </w:rPr>
              <w:t xml:space="preserve"> на текущий финансовый год</w:t>
            </w:r>
          </w:p>
        </w:tc>
        <w:tc>
          <w:tcPr>
            <w:tcW w:w="279" w:type="pct"/>
            <w:vMerge w:val="restart"/>
          </w:tcPr>
          <w:p w14:paraId="03F8D3EB" w14:textId="27E0EF2C" w:rsidR="00D45F66" w:rsidRPr="005F1CE5" w:rsidRDefault="004E716C" w:rsidP="0011427E">
            <w:pPr>
              <w:pStyle w:val="GOSTTablenorm"/>
              <w:rPr>
                <w:szCs w:val="22"/>
              </w:rPr>
            </w:pPr>
            <w:ins w:id="1157" w:author="Краснова Наталья EXP-332161" w:date="2026-03-19T17:46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1DA705FE" w14:textId="5B55C1CE" w:rsidR="00D45F66" w:rsidRPr="0011427E" w:rsidDel="0098265C" w:rsidRDefault="00D45F66" w:rsidP="0011427E">
            <w:pPr>
              <w:pStyle w:val="GOSTTablenorm"/>
            </w:pPr>
            <w:r w:rsidRPr="005F1CE5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0BD153C" w14:textId="43C6E245" w:rsidR="00D45F66" w:rsidRPr="006D67FE" w:rsidRDefault="00D45F66" w:rsidP="0011427E">
            <w:pPr>
              <w:pStyle w:val="GOSTTablenorm"/>
              <w:rPr>
                <w:lang w:val="en-US"/>
              </w:rPr>
            </w:pPr>
            <w:r>
              <w:rPr>
                <w:lang w:val="en-US"/>
              </w:rPr>
              <w:t>BALBO_GABS</w:t>
            </w:r>
            <w:r>
              <w:t>: 33</w:t>
            </w:r>
          </w:p>
        </w:tc>
        <w:tc>
          <w:tcPr>
            <w:tcW w:w="341" w:type="pct"/>
          </w:tcPr>
          <w:p w14:paraId="70E45D0F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03D3067C" w14:textId="77777777" w:rsidR="00D45F66" w:rsidRPr="00641000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51AC6FA1" w14:textId="4EAA0EDE" w:rsidR="00D45F66" w:rsidRDefault="00D45F66" w:rsidP="0011427E">
            <w:pPr>
              <w:pStyle w:val="GOSTTablenorm"/>
            </w:pPr>
            <w:r>
              <w:rPr>
                <w:rFonts w:eastAsia="Calibri"/>
                <w:szCs w:val="22"/>
              </w:rPr>
              <w:t xml:space="preserve">Сумма БА, распределенных ГРБС, ГАИФ </w:t>
            </w:r>
            <w:r w:rsidRPr="004A1C8C">
              <w:rPr>
                <w:rFonts w:eastAsia="Calibri"/>
                <w:szCs w:val="22"/>
              </w:rPr>
              <w:t>по подведомственным УБП</w:t>
            </w:r>
            <w:r>
              <w:rPr>
                <w:rFonts w:eastAsia="Calibri"/>
                <w:szCs w:val="22"/>
              </w:rPr>
              <w:t xml:space="preserve"> </w:t>
            </w:r>
            <w:r w:rsidRPr="000F290B">
              <w:t>на текущий финансовый год</w:t>
            </w:r>
            <w:r>
              <w:t>.</w:t>
            </w:r>
          </w:p>
          <w:p w14:paraId="5F43503F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346A7C25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Оборот по Дт за отчетный период по показателям:</w:t>
            </w:r>
          </w:p>
          <w:p w14:paraId="7429698F" w14:textId="77777777" w:rsidR="00D45F66" w:rsidRPr="004A1C8C" w:rsidRDefault="00D45F66" w:rsidP="0011427E">
            <w:pPr>
              <w:pStyle w:val="GOSTTableListMark1"/>
            </w:pPr>
            <w:r>
              <w:t>БА_ГАБС_1,</w:t>
            </w:r>
          </w:p>
          <w:p w14:paraId="73C39625" w14:textId="77777777" w:rsidR="00D45F66" w:rsidRDefault="00D45F66" w:rsidP="0011427E">
            <w:pPr>
              <w:pStyle w:val="GOSTTableListMark1"/>
            </w:pPr>
            <w:r>
              <w:t>БА_ГАБС_СВЗ_1</w:t>
            </w:r>
          </w:p>
        </w:tc>
        <w:tc>
          <w:tcPr>
            <w:tcW w:w="254" w:type="pct"/>
            <w:vMerge w:val="restart"/>
          </w:tcPr>
          <w:p w14:paraId="31640BBE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66234D11" w14:textId="77777777" w:rsidR="00D45F66" w:rsidRPr="00FE1270" w:rsidRDefault="00D45F66" w:rsidP="0011427E">
            <w:pPr>
              <w:pStyle w:val="GOSTTablenorm"/>
            </w:pPr>
            <w:r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7350653B" w14:textId="080E939C" w:rsidR="00D45F66" w:rsidRPr="006253C9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 xml:space="preserve">+ </w:t>
            </w:r>
            <w:r>
              <w:rPr>
                <w:szCs w:val="22"/>
              </w:rPr>
              <w:t>ГАИФ</w:t>
            </w:r>
          </w:p>
        </w:tc>
        <w:tc>
          <w:tcPr>
            <w:tcW w:w="213" w:type="pct"/>
          </w:tcPr>
          <w:p w14:paraId="6E488363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6EE57003" w14:textId="77777777" w:rsidR="00D45F66" w:rsidRPr="004D52CD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73071773" w14:textId="77777777" w:rsidR="00D45F66" w:rsidRPr="004D52CD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721B9A6C" w14:textId="77777777" w:rsidR="00D45F66" w:rsidRPr="004D52CD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D45F66" w:rsidRPr="005E26C1" w14:paraId="5E233198" w14:textId="77777777" w:rsidTr="00D45F66">
        <w:tc>
          <w:tcPr>
            <w:tcW w:w="125" w:type="pct"/>
          </w:tcPr>
          <w:p w14:paraId="28E44DDE" w14:textId="77777777" w:rsidR="00D45F66" w:rsidRPr="00112ABB" w:rsidRDefault="00D45F66" w:rsidP="00DF480F">
            <w:pPr>
              <w:pStyle w:val="GOSTTableNum"/>
            </w:pPr>
          </w:p>
        </w:tc>
        <w:tc>
          <w:tcPr>
            <w:tcW w:w="596" w:type="pct"/>
            <w:vMerge/>
          </w:tcPr>
          <w:p w14:paraId="598BF997" w14:textId="77777777" w:rsidR="00D45F66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578FE257" w14:textId="77777777" w:rsidR="00D45F66" w:rsidRPr="005F1CE5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58B38C29" w14:textId="7BE69285" w:rsidR="00D45F66" w:rsidDel="00694FAA" w:rsidRDefault="00D45F66" w:rsidP="0011427E">
            <w:pPr>
              <w:pStyle w:val="GOSTTablenorm"/>
              <w:rPr>
                <w:lang w:val="en-US"/>
              </w:rPr>
            </w:pPr>
            <w:r w:rsidRPr="005F1CE5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9AE3CA5" w14:textId="77777777" w:rsidR="00D45F66" w:rsidRDefault="00D45F66" w:rsidP="0011427E">
            <w:pPr>
              <w:pStyle w:val="GOSTTablenorm"/>
              <w:rPr>
                <w:lang w:val="en-US"/>
              </w:rPr>
            </w:pPr>
          </w:p>
        </w:tc>
        <w:tc>
          <w:tcPr>
            <w:tcW w:w="341" w:type="pct"/>
          </w:tcPr>
          <w:p w14:paraId="1C595824" w14:textId="13A4B7D8" w:rsidR="00D45F66" w:rsidRPr="00AF76CC" w:rsidRDefault="00D45F66" w:rsidP="0011427E">
            <w:pPr>
              <w:pStyle w:val="GOSTTablenorm"/>
              <w:rPr>
                <w:szCs w:val="22"/>
                <w:lang w:val="en-US"/>
              </w:rPr>
            </w:pPr>
          </w:p>
        </w:tc>
        <w:tc>
          <w:tcPr>
            <w:tcW w:w="301" w:type="pct"/>
          </w:tcPr>
          <w:p w14:paraId="2A971A85" w14:textId="312D9124" w:rsidR="00D45F66" w:rsidRPr="00AF76CC" w:rsidRDefault="00D45F66" w:rsidP="0011427E">
            <w:pPr>
              <w:pStyle w:val="GOSTTablenorm"/>
              <w:rPr>
                <w:szCs w:val="22"/>
                <w:lang w:val="en-US"/>
              </w:rPr>
            </w:pPr>
          </w:p>
        </w:tc>
        <w:tc>
          <w:tcPr>
            <w:tcW w:w="1107" w:type="pct"/>
            <w:vMerge/>
          </w:tcPr>
          <w:p w14:paraId="01E13810" w14:textId="77777777" w:rsidR="00D45F66" w:rsidRDefault="00D45F66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383065D3" w14:textId="77777777" w:rsidR="00D45F66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33BF2958" w14:textId="3C25EA58" w:rsidR="00D45F66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56" w:type="pct"/>
          </w:tcPr>
          <w:p w14:paraId="47A1EFB5" w14:textId="159C0AC3" w:rsidR="00D45F66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2A75CB52" w14:textId="1E5597AF" w:rsidR="00D45F66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0405D718" w14:textId="54A8DAEE" w:rsidR="00D45F66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6F196013" w14:textId="6CE3CBCD" w:rsidR="00D45F66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49" w:type="pct"/>
          </w:tcPr>
          <w:p w14:paraId="3B87A71F" w14:textId="7A0E7486" w:rsidR="00D45F66" w:rsidRDefault="00D45F66" w:rsidP="0011427E">
            <w:pPr>
              <w:pStyle w:val="GOSTTablenorm"/>
              <w:rPr>
                <w:szCs w:val="22"/>
              </w:rPr>
            </w:pPr>
          </w:p>
        </w:tc>
      </w:tr>
      <w:tr w:rsidR="00D45F66" w:rsidRPr="005E26C1" w14:paraId="5FE6DA31" w14:textId="77777777" w:rsidTr="00D45F66">
        <w:tc>
          <w:tcPr>
            <w:tcW w:w="125" w:type="pct"/>
          </w:tcPr>
          <w:p w14:paraId="07326C30" w14:textId="77777777" w:rsidR="00D45F66" w:rsidRPr="00112ABB" w:rsidRDefault="00D45F66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346D2A5B" w14:textId="57493C85" w:rsidR="00D45F66" w:rsidRPr="00112ABB" w:rsidRDefault="00D45F66" w:rsidP="0011427E">
            <w:pPr>
              <w:pStyle w:val="GOSTTablenorm"/>
            </w:pPr>
            <w:r w:rsidRPr="00694FAA">
              <w:rPr>
                <w:highlight w:val="green"/>
              </w:rPr>
              <w:t>БА распределенные ГРБС</w:t>
            </w:r>
            <w:r>
              <w:rPr>
                <w:highlight w:val="green"/>
              </w:rPr>
              <w:t>, ГАИФ</w:t>
            </w:r>
            <w:r w:rsidRPr="00694FAA">
              <w:rPr>
                <w:highlight w:val="green"/>
              </w:rPr>
              <w:t xml:space="preserve"> на первый год планового периода</w:t>
            </w:r>
          </w:p>
        </w:tc>
        <w:tc>
          <w:tcPr>
            <w:tcW w:w="279" w:type="pct"/>
            <w:vMerge w:val="restart"/>
          </w:tcPr>
          <w:p w14:paraId="632C4E88" w14:textId="2445EBB3" w:rsidR="00D45F66" w:rsidRPr="005F1CE5" w:rsidRDefault="004E716C" w:rsidP="0011427E">
            <w:pPr>
              <w:pStyle w:val="GOSTTablenorm"/>
              <w:rPr>
                <w:szCs w:val="22"/>
              </w:rPr>
            </w:pPr>
            <w:ins w:id="1158" w:author="Краснова Наталья EXP-332161" w:date="2026-03-19T17:46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6BE41B46" w14:textId="45EAFE58" w:rsidR="00D45F66" w:rsidRPr="0011427E" w:rsidDel="0098265C" w:rsidRDefault="00D45F66" w:rsidP="0011427E">
            <w:pPr>
              <w:pStyle w:val="GOSTTablenorm"/>
            </w:pPr>
            <w:r w:rsidRPr="005F1CE5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5F5F396" w14:textId="3532D9D9" w:rsidR="00D45F66" w:rsidRPr="00AF76CC" w:rsidRDefault="00D45F66" w:rsidP="0011427E">
            <w:pPr>
              <w:pStyle w:val="GOSTTablenorm"/>
            </w:pPr>
            <w:r>
              <w:rPr>
                <w:lang w:val="en-US"/>
              </w:rPr>
              <w:t>BALBO_GABS</w:t>
            </w:r>
            <w:r>
              <w:t>: 34</w:t>
            </w:r>
          </w:p>
        </w:tc>
        <w:tc>
          <w:tcPr>
            <w:tcW w:w="341" w:type="pct"/>
          </w:tcPr>
          <w:p w14:paraId="778EC656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3B5BD365" w14:textId="77777777" w:rsidR="00D45F66" w:rsidRPr="00641000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4CC990CC" w14:textId="398181B6" w:rsidR="00D45F66" w:rsidRDefault="00D45F66" w:rsidP="0011427E">
            <w:pPr>
              <w:pStyle w:val="GOSTTablenorm"/>
            </w:pPr>
            <w:r>
              <w:rPr>
                <w:rFonts w:eastAsia="Calibri"/>
                <w:szCs w:val="22"/>
              </w:rPr>
              <w:t xml:space="preserve">Сумма БА, распределенных ГРБС, ГАИФ </w:t>
            </w:r>
            <w:r w:rsidRPr="004A1C8C">
              <w:rPr>
                <w:rFonts w:eastAsia="Calibri"/>
                <w:szCs w:val="22"/>
              </w:rPr>
              <w:t>по подведомственным УБП</w:t>
            </w:r>
            <w:r>
              <w:rPr>
                <w:rFonts w:eastAsia="Calibri"/>
                <w:szCs w:val="22"/>
              </w:rPr>
              <w:t xml:space="preserve"> </w:t>
            </w:r>
            <w:r w:rsidRPr="000F290B">
              <w:t xml:space="preserve">на </w:t>
            </w:r>
            <w:r>
              <w:t>первый год</w:t>
            </w:r>
            <w:r w:rsidRPr="000F290B">
              <w:t xml:space="preserve"> </w:t>
            </w:r>
            <w:r>
              <w:t>планового</w:t>
            </w:r>
            <w:r w:rsidRPr="000F290B">
              <w:t xml:space="preserve"> год</w:t>
            </w:r>
            <w:r>
              <w:t>а.</w:t>
            </w:r>
          </w:p>
          <w:p w14:paraId="6BC4CA68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7795F1FC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Оборот по Дт за отчетный период по показателям:</w:t>
            </w:r>
          </w:p>
          <w:p w14:paraId="4E715AA4" w14:textId="77777777" w:rsidR="00D45F66" w:rsidRPr="004A1C8C" w:rsidRDefault="00D45F66" w:rsidP="0011427E">
            <w:pPr>
              <w:pStyle w:val="GOSTTableListMark1"/>
            </w:pPr>
            <w:r>
              <w:t>БА_ГАБС_2,</w:t>
            </w:r>
          </w:p>
          <w:p w14:paraId="6DAF166C" w14:textId="77777777" w:rsidR="00D45F66" w:rsidRDefault="00D45F66" w:rsidP="0011427E">
            <w:pPr>
              <w:pStyle w:val="GOSTTableListMark1"/>
            </w:pPr>
            <w:r>
              <w:t>БА_ГАБС_СВЗ_2</w:t>
            </w:r>
          </w:p>
        </w:tc>
        <w:tc>
          <w:tcPr>
            <w:tcW w:w="254" w:type="pct"/>
            <w:vMerge w:val="restart"/>
          </w:tcPr>
          <w:p w14:paraId="70FC2D0F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15599429" w14:textId="77777777" w:rsidR="00D45F66" w:rsidRPr="004D52CD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2895982D" w14:textId="49AAF072" w:rsidR="00D45F66" w:rsidRPr="004D52CD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 ГАИФ</w:t>
            </w:r>
          </w:p>
        </w:tc>
        <w:tc>
          <w:tcPr>
            <w:tcW w:w="213" w:type="pct"/>
          </w:tcPr>
          <w:p w14:paraId="0DFBC16E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0E384C97" w14:textId="77777777" w:rsidR="00D45F66" w:rsidRPr="004D52CD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20DEF61A" w14:textId="77777777" w:rsidR="00D45F66" w:rsidRPr="004D52CD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24941498" w14:textId="77777777" w:rsidR="00D45F66" w:rsidRPr="004D52CD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D45F66" w:rsidRPr="005E26C1" w14:paraId="47E40B0E" w14:textId="77777777" w:rsidTr="00D45F66">
        <w:tc>
          <w:tcPr>
            <w:tcW w:w="125" w:type="pct"/>
          </w:tcPr>
          <w:p w14:paraId="364D74E0" w14:textId="77777777" w:rsidR="00D45F66" w:rsidRPr="00112ABB" w:rsidRDefault="00D45F66" w:rsidP="00DF480F">
            <w:pPr>
              <w:pStyle w:val="GOSTTableNum"/>
            </w:pPr>
          </w:p>
        </w:tc>
        <w:tc>
          <w:tcPr>
            <w:tcW w:w="596" w:type="pct"/>
            <w:vMerge/>
          </w:tcPr>
          <w:p w14:paraId="54897E81" w14:textId="77777777" w:rsidR="00D45F66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2E4F0143" w14:textId="77777777" w:rsidR="00D45F66" w:rsidRPr="005F1CE5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31244188" w14:textId="35CDAC12" w:rsidR="00D45F66" w:rsidDel="00694FAA" w:rsidRDefault="00D45F66" w:rsidP="0011427E">
            <w:pPr>
              <w:pStyle w:val="GOSTTablenorm"/>
              <w:rPr>
                <w:lang w:val="en-US"/>
              </w:rPr>
            </w:pPr>
            <w:r w:rsidRPr="005F1CE5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9C6FF7E" w14:textId="028BBEA2" w:rsidR="00D45F66" w:rsidRPr="00105303" w:rsidRDefault="00D45F66" w:rsidP="0011427E">
            <w:pPr>
              <w:pStyle w:val="GOSTTablenorm"/>
            </w:pPr>
          </w:p>
        </w:tc>
        <w:tc>
          <w:tcPr>
            <w:tcW w:w="341" w:type="pct"/>
          </w:tcPr>
          <w:p w14:paraId="22445C71" w14:textId="77777777" w:rsidR="00D45F66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301" w:type="pct"/>
          </w:tcPr>
          <w:p w14:paraId="339B2275" w14:textId="77777777" w:rsidR="00D45F66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1107" w:type="pct"/>
            <w:vMerge/>
          </w:tcPr>
          <w:p w14:paraId="6185C050" w14:textId="77777777" w:rsidR="00D45F66" w:rsidRDefault="00D45F66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632FA6C9" w14:textId="77777777" w:rsidR="00D45F66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361E522C" w14:textId="461CF34A" w:rsidR="00D45F66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56" w:type="pct"/>
          </w:tcPr>
          <w:p w14:paraId="44434411" w14:textId="5FAE3EB1" w:rsidR="00D45F66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63971119" w14:textId="3AA7F0DB" w:rsidR="00D45F66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3577CC84" w14:textId="57CFD241" w:rsidR="00D45F66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4FEDB506" w14:textId="5AC1F981" w:rsidR="00D45F66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49" w:type="pct"/>
          </w:tcPr>
          <w:p w14:paraId="6D46958C" w14:textId="5E8DA74C" w:rsidR="00D45F66" w:rsidRDefault="00D45F66" w:rsidP="0011427E">
            <w:pPr>
              <w:pStyle w:val="GOSTTablenorm"/>
              <w:rPr>
                <w:szCs w:val="22"/>
              </w:rPr>
            </w:pPr>
          </w:p>
        </w:tc>
      </w:tr>
      <w:tr w:rsidR="00D45F66" w:rsidRPr="005E26C1" w14:paraId="7A497DD7" w14:textId="77777777" w:rsidTr="00D45F66">
        <w:tc>
          <w:tcPr>
            <w:tcW w:w="125" w:type="pct"/>
            <w:vMerge w:val="restart"/>
          </w:tcPr>
          <w:p w14:paraId="1288E0D8" w14:textId="77777777" w:rsidR="00D45F66" w:rsidRPr="00112ABB" w:rsidRDefault="00D45F66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28268042" w14:textId="2CF559F7" w:rsidR="00D45F66" w:rsidRPr="00112ABB" w:rsidRDefault="00D45F66" w:rsidP="0011427E">
            <w:pPr>
              <w:pStyle w:val="GOSTTablenorm"/>
            </w:pPr>
            <w:r w:rsidRPr="00694FAA">
              <w:rPr>
                <w:highlight w:val="green"/>
              </w:rPr>
              <w:t>БА распределенные ГРБС</w:t>
            </w:r>
            <w:r>
              <w:rPr>
                <w:highlight w:val="green"/>
              </w:rPr>
              <w:t>, ГАИФ</w:t>
            </w:r>
            <w:r w:rsidRPr="00694FAA">
              <w:rPr>
                <w:highlight w:val="green"/>
              </w:rPr>
              <w:t xml:space="preserve"> </w:t>
            </w:r>
            <w:r w:rsidRPr="00694FAA">
              <w:rPr>
                <w:highlight w:val="green"/>
              </w:rPr>
              <w:lastRenderedPageBreak/>
              <w:t>на второй год планового периода</w:t>
            </w:r>
          </w:p>
        </w:tc>
        <w:tc>
          <w:tcPr>
            <w:tcW w:w="279" w:type="pct"/>
            <w:vMerge w:val="restart"/>
          </w:tcPr>
          <w:p w14:paraId="444F726C" w14:textId="1A7F814A" w:rsidR="00D45F66" w:rsidRPr="005F1CE5" w:rsidRDefault="004E716C" w:rsidP="0011427E">
            <w:pPr>
              <w:pStyle w:val="GOSTTablenorm"/>
              <w:rPr>
                <w:szCs w:val="22"/>
              </w:rPr>
            </w:pPr>
            <w:ins w:id="1159" w:author="Краснова Наталья EXP-332161" w:date="2026-03-19T17:46:00Z">
              <w:r>
                <w:rPr>
                  <w:szCs w:val="22"/>
                </w:rPr>
                <w:lastRenderedPageBreak/>
                <w:t>БПС</w:t>
              </w:r>
            </w:ins>
          </w:p>
        </w:tc>
        <w:tc>
          <w:tcPr>
            <w:tcW w:w="279" w:type="pct"/>
          </w:tcPr>
          <w:p w14:paraId="3CDD6061" w14:textId="27F02F33" w:rsidR="00D45F66" w:rsidRPr="0011427E" w:rsidDel="0098265C" w:rsidRDefault="00D45F66" w:rsidP="0011427E">
            <w:pPr>
              <w:pStyle w:val="GOSTTablenorm"/>
            </w:pPr>
            <w:r w:rsidRPr="005F1CE5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D69152D" w14:textId="7ADC2D4D" w:rsidR="00D45F66" w:rsidRPr="00AF76CC" w:rsidRDefault="00D45F66" w:rsidP="0011427E">
            <w:pPr>
              <w:pStyle w:val="GOSTTablenorm"/>
            </w:pPr>
            <w:r>
              <w:rPr>
                <w:lang w:val="en-US"/>
              </w:rPr>
              <w:t>BALBO_GABS</w:t>
            </w:r>
            <w:r>
              <w:t>: 35</w:t>
            </w:r>
          </w:p>
        </w:tc>
        <w:tc>
          <w:tcPr>
            <w:tcW w:w="341" w:type="pct"/>
          </w:tcPr>
          <w:p w14:paraId="335E2661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3DF33892" w14:textId="77777777" w:rsidR="00D45F66" w:rsidRPr="00641000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36CE1101" w14:textId="77777777" w:rsidR="00D45F66" w:rsidRDefault="00D45F66" w:rsidP="0011427E">
            <w:pPr>
              <w:pStyle w:val="GOSTTablenorm"/>
            </w:pPr>
            <w:r>
              <w:rPr>
                <w:rFonts w:eastAsia="Calibri"/>
                <w:szCs w:val="22"/>
              </w:rPr>
              <w:t xml:space="preserve">Сумма БА, распределенных ГРБС </w:t>
            </w:r>
            <w:r w:rsidRPr="004A1C8C">
              <w:rPr>
                <w:rFonts w:eastAsia="Calibri"/>
                <w:szCs w:val="22"/>
              </w:rPr>
              <w:t>по подведомственным УБП</w:t>
            </w:r>
            <w:r>
              <w:rPr>
                <w:rFonts w:eastAsia="Calibri"/>
                <w:szCs w:val="22"/>
              </w:rPr>
              <w:t xml:space="preserve"> </w:t>
            </w:r>
            <w:r w:rsidRPr="000F290B">
              <w:t xml:space="preserve">на </w:t>
            </w:r>
            <w:r>
              <w:t>второго год планового периода.</w:t>
            </w:r>
          </w:p>
          <w:p w14:paraId="1A6F36A5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rFonts w:eastAsia="Calibri"/>
                <w:szCs w:val="22"/>
              </w:rPr>
              <w:t>Рас</w:t>
            </w:r>
            <w:r w:rsidRPr="005E26C1">
              <w:rPr>
                <w:szCs w:val="22"/>
              </w:rPr>
              <w:t>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37902545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Оборот по Дт за отчетный период по показателям:</w:t>
            </w:r>
          </w:p>
          <w:p w14:paraId="2FF28CED" w14:textId="77777777" w:rsidR="00D45F66" w:rsidRPr="004A1C8C" w:rsidRDefault="00D45F66" w:rsidP="0011427E">
            <w:pPr>
              <w:pStyle w:val="GOSTTableListMark1"/>
            </w:pPr>
            <w:r>
              <w:t>БА_ГАБС_3,</w:t>
            </w:r>
          </w:p>
          <w:p w14:paraId="0715372B" w14:textId="77777777" w:rsidR="00D45F66" w:rsidRDefault="00D45F66" w:rsidP="0011427E">
            <w:pPr>
              <w:pStyle w:val="GOSTTableListMark1"/>
            </w:pPr>
            <w:r>
              <w:t>БА_ГАБС_СВЗ_3</w:t>
            </w:r>
          </w:p>
        </w:tc>
        <w:tc>
          <w:tcPr>
            <w:tcW w:w="254" w:type="pct"/>
            <w:vMerge w:val="restart"/>
          </w:tcPr>
          <w:p w14:paraId="53F222A5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0B27EC5C" w14:textId="77777777" w:rsidR="00D45F66" w:rsidRPr="004D52CD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15A345CA" w14:textId="5674DBB5" w:rsidR="00D45F66" w:rsidRPr="004D52CD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 ГАИФ</w:t>
            </w:r>
          </w:p>
        </w:tc>
        <w:tc>
          <w:tcPr>
            <w:tcW w:w="213" w:type="pct"/>
          </w:tcPr>
          <w:p w14:paraId="33B90AFC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5CE72CA7" w14:textId="77777777" w:rsidR="00D45F66" w:rsidRPr="004D52CD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2BA8EAF8" w14:textId="77777777" w:rsidR="00D45F66" w:rsidRPr="004D52CD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0A4AFFF1" w14:textId="77777777" w:rsidR="00D45F66" w:rsidRPr="004D52CD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D45F66" w:rsidRPr="005E26C1" w14:paraId="7D822CB7" w14:textId="77777777" w:rsidTr="00D45F66">
        <w:tc>
          <w:tcPr>
            <w:tcW w:w="125" w:type="pct"/>
            <w:vMerge/>
          </w:tcPr>
          <w:p w14:paraId="706D9145" w14:textId="77777777" w:rsidR="00D45F66" w:rsidRPr="00112ABB" w:rsidRDefault="00D45F66" w:rsidP="001620F3">
            <w:pPr>
              <w:pStyle w:val="GOSTTableNum"/>
              <w:numPr>
                <w:ilvl w:val="0"/>
                <w:numId w:val="0"/>
              </w:numPr>
            </w:pPr>
          </w:p>
        </w:tc>
        <w:tc>
          <w:tcPr>
            <w:tcW w:w="596" w:type="pct"/>
            <w:vMerge/>
          </w:tcPr>
          <w:p w14:paraId="366B011F" w14:textId="77777777" w:rsidR="00D45F66" w:rsidRDefault="00D45F66" w:rsidP="001620F3">
            <w:pPr>
              <w:pStyle w:val="GOSTTablenorm"/>
            </w:pPr>
          </w:p>
        </w:tc>
        <w:tc>
          <w:tcPr>
            <w:tcW w:w="279" w:type="pct"/>
            <w:vMerge/>
          </w:tcPr>
          <w:p w14:paraId="1A2940D6" w14:textId="77777777" w:rsidR="00D45F66" w:rsidDel="00694FAA" w:rsidRDefault="00D45F66" w:rsidP="001620F3">
            <w:pPr>
              <w:pStyle w:val="GOSTTablenorm"/>
              <w:rPr>
                <w:lang w:val="en-US"/>
              </w:rPr>
            </w:pPr>
          </w:p>
        </w:tc>
        <w:tc>
          <w:tcPr>
            <w:tcW w:w="279" w:type="pct"/>
          </w:tcPr>
          <w:p w14:paraId="5D5F93B4" w14:textId="36E56A3C" w:rsidR="00D45F66" w:rsidDel="00694FAA" w:rsidRDefault="00D45F66" w:rsidP="001620F3">
            <w:pPr>
              <w:pStyle w:val="GOSTTablenorm"/>
              <w:rPr>
                <w:lang w:val="en-US"/>
              </w:rPr>
            </w:pPr>
          </w:p>
        </w:tc>
        <w:tc>
          <w:tcPr>
            <w:tcW w:w="361" w:type="pct"/>
          </w:tcPr>
          <w:p w14:paraId="4216E23F" w14:textId="73646885" w:rsidR="00D45F66" w:rsidRPr="00AF76CC" w:rsidRDefault="00D45F66" w:rsidP="001620F3">
            <w:pPr>
              <w:pStyle w:val="GOSTTablenorm"/>
            </w:pPr>
          </w:p>
        </w:tc>
        <w:tc>
          <w:tcPr>
            <w:tcW w:w="341" w:type="pct"/>
          </w:tcPr>
          <w:p w14:paraId="02F25884" w14:textId="77777777" w:rsidR="00D45F66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301" w:type="pct"/>
          </w:tcPr>
          <w:p w14:paraId="263A7A53" w14:textId="77777777" w:rsidR="00D45F66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1107" w:type="pct"/>
            <w:vMerge/>
          </w:tcPr>
          <w:p w14:paraId="2C7388BD" w14:textId="77777777" w:rsidR="00D45F66" w:rsidRDefault="00D45F66" w:rsidP="001620F3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6751892F" w14:textId="77777777" w:rsidR="00D45F66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3E08B7B3" w14:textId="6E0A9CAA" w:rsidR="00D45F66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56" w:type="pct"/>
          </w:tcPr>
          <w:p w14:paraId="6F7C2FE2" w14:textId="4E5A17D6" w:rsidR="00D45F66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0A45D37C" w14:textId="715151E5" w:rsidR="00D45F66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33CF028E" w14:textId="57BFA045" w:rsidR="00D45F66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27A1D881" w14:textId="6D746E6D" w:rsidR="00D45F66" w:rsidRDefault="00D45F66" w:rsidP="001620F3">
            <w:pPr>
              <w:pStyle w:val="GOSTTablenorm"/>
              <w:rPr>
                <w:szCs w:val="22"/>
              </w:rPr>
            </w:pPr>
          </w:p>
        </w:tc>
        <w:tc>
          <w:tcPr>
            <w:tcW w:w="249" w:type="pct"/>
          </w:tcPr>
          <w:p w14:paraId="06FB9B51" w14:textId="26BD3300" w:rsidR="00D45F66" w:rsidRDefault="00D45F66" w:rsidP="001620F3">
            <w:pPr>
              <w:pStyle w:val="GOSTTablenorm"/>
              <w:rPr>
                <w:szCs w:val="22"/>
              </w:rPr>
            </w:pPr>
          </w:p>
        </w:tc>
      </w:tr>
      <w:tr w:rsidR="00D45F66" w:rsidRPr="005E26C1" w14:paraId="7C722987" w14:textId="77777777" w:rsidTr="00D45F66">
        <w:tc>
          <w:tcPr>
            <w:tcW w:w="125" w:type="pct"/>
            <w:vMerge w:val="restart"/>
          </w:tcPr>
          <w:p w14:paraId="05FA74D3" w14:textId="77777777" w:rsidR="00D45F66" w:rsidRPr="00112ABB" w:rsidRDefault="00D45F66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34DCD36F" w14:textId="43A98485" w:rsidR="00D45F66" w:rsidRPr="00AF76CC" w:rsidRDefault="00D45F66" w:rsidP="00E54734">
            <w:pPr>
              <w:pStyle w:val="GOSTTablenorm"/>
            </w:pPr>
            <w:r w:rsidRPr="00694FAA">
              <w:rPr>
                <w:highlight w:val="green"/>
              </w:rPr>
              <w:t>БА распределенные ГРБС</w:t>
            </w:r>
            <w:r>
              <w:rPr>
                <w:highlight w:val="green"/>
              </w:rPr>
              <w:t>, ГАИФ</w:t>
            </w:r>
            <w:r w:rsidRPr="00694FAA">
              <w:rPr>
                <w:highlight w:val="green"/>
              </w:rPr>
              <w:t xml:space="preserve"> на третий год планового периода</w:t>
            </w:r>
          </w:p>
        </w:tc>
        <w:tc>
          <w:tcPr>
            <w:tcW w:w="279" w:type="pct"/>
            <w:vMerge w:val="restart"/>
          </w:tcPr>
          <w:p w14:paraId="620B5B0B" w14:textId="0D8CD4A6" w:rsidR="00D45F66" w:rsidRPr="00AE0392" w:rsidRDefault="004E716C" w:rsidP="0011427E">
            <w:pPr>
              <w:pStyle w:val="GOSTTablenorm"/>
              <w:rPr>
                <w:szCs w:val="22"/>
              </w:rPr>
            </w:pPr>
            <w:ins w:id="1160" w:author="Краснова Наталья EXP-332161" w:date="2026-03-19T17:46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72D4A889" w14:textId="3BA91EB2" w:rsidR="00D45F66" w:rsidRPr="0011427E" w:rsidDel="0098265C" w:rsidRDefault="00D45F66" w:rsidP="0011427E">
            <w:pPr>
              <w:pStyle w:val="GOSTTablenorm"/>
            </w:pPr>
            <w:r w:rsidRPr="00AE0392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748F275" w14:textId="6BC2CA26" w:rsidR="00D45F66" w:rsidRPr="00641000" w:rsidRDefault="00D45F66" w:rsidP="0011427E">
            <w:pPr>
              <w:pStyle w:val="GOSTTablenorm"/>
            </w:pPr>
            <w:r>
              <w:rPr>
                <w:lang w:val="en-US"/>
              </w:rPr>
              <w:t>BALBO_GABS</w:t>
            </w:r>
            <w:r>
              <w:t>: 36</w:t>
            </w:r>
          </w:p>
        </w:tc>
        <w:tc>
          <w:tcPr>
            <w:tcW w:w="341" w:type="pct"/>
          </w:tcPr>
          <w:p w14:paraId="448A5AA7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0AC4A518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34FE36D4" w14:textId="65D15D79" w:rsidR="00D45F66" w:rsidRDefault="00D45F66" w:rsidP="0011427E">
            <w:pPr>
              <w:pStyle w:val="GOSTTablenorm"/>
            </w:pPr>
            <w:r>
              <w:rPr>
                <w:rFonts w:eastAsia="Calibri"/>
                <w:szCs w:val="22"/>
              </w:rPr>
              <w:t xml:space="preserve">Сумма БА, распределенных ГРБС, ГАИФ </w:t>
            </w:r>
            <w:r w:rsidRPr="004A1C8C">
              <w:rPr>
                <w:rFonts w:eastAsia="Calibri"/>
                <w:szCs w:val="22"/>
              </w:rPr>
              <w:t>по подведомственным УБП</w:t>
            </w:r>
            <w:r>
              <w:rPr>
                <w:rFonts w:eastAsia="Calibri"/>
                <w:szCs w:val="22"/>
              </w:rPr>
              <w:t xml:space="preserve"> </w:t>
            </w:r>
            <w:r w:rsidRPr="000F290B">
              <w:t xml:space="preserve">на </w:t>
            </w:r>
            <w:r>
              <w:t>третий год планового периода.</w:t>
            </w:r>
          </w:p>
          <w:p w14:paraId="178A23D5" w14:textId="77777777" w:rsidR="00D45F66" w:rsidRDefault="00D45F66" w:rsidP="0011427E">
            <w:pPr>
              <w:pStyle w:val="GOSTTablenorm"/>
            </w:pPr>
          </w:p>
          <w:p w14:paraId="298D5A6D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rFonts w:eastAsia="Calibri"/>
                <w:szCs w:val="22"/>
              </w:rPr>
              <w:t>Расч</w:t>
            </w:r>
            <w:r w:rsidRPr="005E26C1">
              <w:rPr>
                <w:szCs w:val="22"/>
              </w:rPr>
              <w:t>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2ED2DC58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Оборот по Дт за отчетный период по показателям:</w:t>
            </w:r>
            <w:r>
              <w:rPr>
                <w:szCs w:val="22"/>
              </w:rPr>
              <w:t xml:space="preserve"> </w:t>
            </w:r>
          </w:p>
          <w:p w14:paraId="6A5BE027" w14:textId="77777777" w:rsidR="00D45F66" w:rsidRPr="004A1C8C" w:rsidRDefault="00D45F66" w:rsidP="0011427E">
            <w:pPr>
              <w:pStyle w:val="GOSTTableListMark1"/>
            </w:pPr>
            <w:r>
              <w:t>БА_ГАБС_4,</w:t>
            </w:r>
          </w:p>
          <w:p w14:paraId="61B31D3F" w14:textId="77777777" w:rsidR="00D45F66" w:rsidRDefault="00D45F66" w:rsidP="0011427E">
            <w:pPr>
              <w:pStyle w:val="GOSTTableListMark1"/>
            </w:pPr>
            <w:r>
              <w:t>БА_ГАБС_СВЗ_4</w:t>
            </w:r>
          </w:p>
        </w:tc>
        <w:tc>
          <w:tcPr>
            <w:tcW w:w="254" w:type="pct"/>
          </w:tcPr>
          <w:p w14:paraId="2F75D500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5679360B" w14:textId="77777777" w:rsidR="00D45F66" w:rsidRPr="004D52CD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031B240F" w14:textId="7DD2FE7A" w:rsidR="00D45F66" w:rsidRPr="004D52CD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 ГАИФ</w:t>
            </w:r>
          </w:p>
        </w:tc>
        <w:tc>
          <w:tcPr>
            <w:tcW w:w="213" w:type="pct"/>
          </w:tcPr>
          <w:p w14:paraId="434301AE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7CA44CD2" w14:textId="77777777" w:rsidR="00D45F66" w:rsidRPr="004D52CD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4624189D" w14:textId="77777777" w:rsidR="00D45F66" w:rsidRPr="004D52CD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71D1107B" w14:textId="77777777" w:rsidR="00D45F66" w:rsidRPr="004D52CD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D45F66" w:rsidRPr="005E26C1" w14:paraId="2156B918" w14:textId="77777777" w:rsidTr="00D45F66">
        <w:tc>
          <w:tcPr>
            <w:tcW w:w="125" w:type="pct"/>
            <w:vMerge/>
          </w:tcPr>
          <w:p w14:paraId="42B02125" w14:textId="77777777" w:rsidR="00D45F66" w:rsidRPr="00112ABB" w:rsidRDefault="00D45F66" w:rsidP="0011427E">
            <w:pPr>
              <w:pStyle w:val="GOSTTableNum"/>
              <w:numPr>
                <w:ilvl w:val="0"/>
                <w:numId w:val="0"/>
              </w:numPr>
            </w:pPr>
          </w:p>
        </w:tc>
        <w:tc>
          <w:tcPr>
            <w:tcW w:w="596" w:type="pct"/>
            <w:vMerge/>
          </w:tcPr>
          <w:p w14:paraId="79F46114" w14:textId="77777777" w:rsidR="00D45F66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5B109AA2" w14:textId="77777777" w:rsidR="00D45F66" w:rsidRPr="00AE0392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7155F608" w14:textId="68B0A0AA" w:rsidR="00D45F66" w:rsidDel="00694FAA" w:rsidRDefault="00D45F66" w:rsidP="0011427E">
            <w:pPr>
              <w:pStyle w:val="GOSTTablenorm"/>
              <w:rPr>
                <w:lang w:val="en-US"/>
              </w:rPr>
            </w:pPr>
            <w:r w:rsidRPr="00AE0392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F3D37E6" w14:textId="2D2C731E" w:rsidR="00D45F66" w:rsidRPr="00105303" w:rsidRDefault="00D45F66" w:rsidP="0011427E">
            <w:pPr>
              <w:pStyle w:val="GOSTTablenorm"/>
            </w:pPr>
          </w:p>
        </w:tc>
        <w:tc>
          <w:tcPr>
            <w:tcW w:w="341" w:type="pct"/>
          </w:tcPr>
          <w:p w14:paraId="5A96414E" w14:textId="77777777" w:rsidR="00D45F66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301" w:type="pct"/>
          </w:tcPr>
          <w:p w14:paraId="51542381" w14:textId="77777777" w:rsidR="00D45F66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1107" w:type="pct"/>
            <w:vMerge/>
          </w:tcPr>
          <w:p w14:paraId="23E2E15C" w14:textId="77777777" w:rsidR="00D45F66" w:rsidRDefault="00D45F66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</w:tcPr>
          <w:p w14:paraId="51EC4390" w14:textId="77777777" w:rsidR="00D45F66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6FE8CD8A" w14:textId="1D490A16" w:rsidR="00D45F66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56" w:type="pct"/>
          </w:tcPr>
          <w:p w14:paraId="51222C5B" w14:textId="1614ACB6" w:rsidR="00D45F66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270C7767" w14:textId="323276DE" w:rsidR="00D45F66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244D63D1" w14:textId="5506F7B1" w:rsidR="00D45F66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47FB01A5" w14:textId="0759215D" w:rsidR="00D45F66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49" w:type="pct"/>
          </w:tcPr>
          <w:p w14:paraId="037B040B" w14:textId="01619B05" w:rsidR="00D45F66" w:rsidRDefault="00D45F66" w:rsidP="0011427E">
            <w:pPr>
              <w:pStyle w:val="GOSTTablenorm"/>
              <w:rPr>
                <w:szCs w:val="22"/>
              </w:rPr>
            </w:pPr>
          </w:p>
        </w:tc>
      </w:tr>
      <w:tr w:rsidR="00D45F66" w:rsidRPr="005E26C1" w14:paraId="2C6A9C0B" w14:textId="77777777" w:rsidTr="00D45F66">
        <w:tc>
          <w:tcPr>
            <w:tcW w:w="125" w:type="pct"/>
          </w:tcPr>
          <w:p w14:paraId="439D0BBE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3671A7D0" w14:textId="5820D08C" w:rsidR="00D45F66" w:rsidRPr="00F65F0F" w:rsidRDefault="00D45F66" w:rsidP="0011427E">
            <w:pPr>
              <w:pStyle w:val="GOSTTablenorm"/>
            </w:pPr>
            <w:r w:rsidRPr="000F290B">
              <w:t>БА распределенные на текущий финансовый год</w:t>
            </w:r>
          </w:p>
        </w:tc>
        <w:tc>
          <w:tcPr>
            <w:tcW w:w="279" w:type="pct"/>
            <w:vMerge w:val="restart"/>
          </w:tcPr>
          <w:p w14:paraId="248BC60A" w14:textId="21D4DC1D" w:rsidR="00D45F66" w:rsidRPr="00AE0392" w:rsidRDefault="004E716C" w:rsidP="0011427E">
            <w:pPr>
              <w:pStyle w:val="GOSTTablenorm"/>
              <w:rPr>
                <w:szCs w:val="22"/>
              </w:rPr>
            </w:pPr>
            <w:ins w:id="1161" w:author="Краснова Наталья EXP-332161" w:date="2026-03-19T17:46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06696233" w14:textId="270922E0" w:rsidR="00D45F66" w:rsidRDefault="00D45F66" w:rsidP="0011427E">
            <w:pPr>
              <w:pStyle w:val="GOSTTablenorm"/>
            </w:pPr>
            <w:r w:rsidRPr="00AE0392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AAEB909" w14:textId="09CC8726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413FA384" w14:textId="696D2198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194</w:t>
            </w:r>
          </w:p>
        </w:tc>
        <w:tc>
          <w:tcPr>
            <w:tcW w:w="301" w:type="pct"/>
          </w:tcPr>
          <w:p w14:paraId="4170C756" w14:textId="61B31C89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29870959" w14:textId="77777777" w:rsidR="00D45F66" w:rsidRDefault="00D45F66" w:rsidP="0011427E">
            <w:pPr>
              <w:pStyle w:val="GOSTTablenorm"/>
            </w:pPr>
            <w:r w:rsidRPr="004A1C8C">
              <w:rPr>
                <w:rFonts w:eastAsia="Calibri"/>
                <w:szCs w:val="22"/>
              </w:rPr>
              <w:t>Сумма БА, распределенных ГРБС, ГАИФ, РБС, уполномоченным АИФ по подведомственным УБП</w:t>
            </w:r>
            <w:r>
              <w:rPr>
                <w:rFonts w:eastAsia="Calibri"/>
                <w:szCs w:val="22"/>
              </w:rPr>
              <w:t xml:space="preserve"> </w:t>
            </w:r>
            <w:r w:rsidRPr="000F290B">
              <w:t>на текущий финансовый год</w:t>
            </w:r>
            <w:r>
              <w:t>.</w:t>
            </w:r>
          </w:p>
          <w:p w14:paraId="0A181062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0025DA1F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Оборот по Дт за отчетный период по показателям:</w:t>
            </w:r>
          </w:p>
          <w:p w14:paraId="67BBC946" w14:textId="77777777" w:rsidR="00D45F66" w:rsidRDefault="00D45F66" w:rsidP="0011427E">
            <w:pPr>
              <w:pStyle w:val="GOSTTableListMark1"/>
            </w:pPr>
            <w:r>
              <w:t>БА_ГАБС_1,</w:t>
            </w:r>
          </w:p>
          <w:p w14:paraId="2B6A8D3D" w14:textId="77777777" w:rsidR="00D45F66" w:rsidRDefault="00D45F66" w:rsidP="0011427E">
            <w:pPr>
              <w:pStyle w:val="GOSTTableListMark1"/>
            </w:pPr>
            <w:r>
              <w:t>БА_ГАБС_СВЗ_1,</w:t>
            </w:r>
          </w:p>
          <w:p w14:paraId="0AAA5515" w14:textId="77777777" w:rsidR="00D45F66" w:rsidRDefault="00D45F66" w:rsidP="0011427E">
            <w:pPr>
              <w:pStyle w:val="GOSTTableListMark1"/>
              <w:rPr>
                <w:rFonts w:eastAsia="Calibri"/>
              </w:rPr>
            </w:pPr>
            <w:r>
              <w:rPr>
                <w:rFonts w:eastAsia="Calibri"/>
              </w:rPr>
              <w:t>БА_РБС_1,</w:t>
            </w:r>
          </w:p>
          <w:p w14:paraId="6CE0FB00" w14:textId="77777777" w:rsidR="00D45F66" w:rsidRDefault="00D45F66" w:rsidP="0011427E">
            <w:pPr>
              <w:pStyle w:val="GOSTTableListMark1"/>
              <w:rPr>
                <w:rFonts w:eastAsia="Calibri"/>
              </w:rPr>
            </w:pPr>
            <w:r w:rsidRPr="004A1C8C">
              <w:rPr>
                <w:rFonts w:eastAsia="Calibri"/>
              </w:rPr>
              <w:t>БА_РБС_СВЗ_</w:t>
            </w:r>
            <w:r>
              <w:rPr>
                <w:rFonts w:eastAsia="Calibri"/>
              </w:rPr>
              <w:t>1,</w:t>
            </w:r>
          </w:p>
          <w:p w14:paraId="1E9BF38E" w14:textId="0943109D" w:rsidR="00D45F66" w:rsidRPr="005E26C1" w:rsidRDefault="00D45F66" w:rsidP="0011427E">
            <w:pPr>
              <w:pStyle w:val="GOSTTableListMark1"/>
            </w:pPr>
            <w:r>
              <w:rPr>
                <w:rFonts w:eastAsia="Calibri"/>
              </w:rPr>
              <w:t>БА_РБС_ВАЛ_1</w:t>
            </w:r>
          </w:p>
        </w:tc>
        <w:tc>
          <w:tcPr>
            <w:tcW w:w="254" w:type="pct"/>
            <w:vMerge w:val="restart"/>
          </w:tcPr>
          <w:p w14:paraId="5FDB42BC" w14:textId="4FDE697B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799C1051" w14:textId="34091763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56" w:type="pct"/>
          </w:tcPr>
          <w:p w14:paraId="732AF473" w14:textId="5BD310DF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13" w:type="pct"/>
          </w:tcPr>
          <w:p w14:paraId="51F0D7E3" w14:textId="4B3B2808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1F96FFE6" w14:textId="377B9FC3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7EE3EBA0" w14:textId="1CACC20D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49" w:type="pct"/>
          </w:tcPr>
          <w:p w14:paraId="08D34780" w14:textId="2A9D27C5" w:rsidR="00D45F66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</w:tr>
      <w:tr w:rsidR="00D45F66" w:rsidRPr="005E26C1" w14:paraId="0BBB82FA" w14:textId="77777777" w:rsidTr="00D45F66">
        <w:tc>
          <w:tcPr>
            <w:tcW w:w="125" w:type="pct"/>
          </w:tcPr>
          <w:p w14:paraId="24A7FE06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5BC8E4F9" w14:textId="77777777" w:rsidR="00D45F66" w:rsidRPr="000F290B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2C3B8CDB" w14:textId="77777777" w:rsidR="00D45F66" w:rsidRPr="00672C9C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688519F5" w14:textId="21393F3B" w:rsidR="00D45F66" w:rsidRDefault="00D45F66" w:rsidP="0011427E">
            <w:pPr>
              <w:pStyle w:val="GOSTTablenorm"/>
            </w:pPr>
            <w:r w:rsidRPr="00672C9C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ED5A249" w14:textId="13E8E425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45051885" w14:textId="3BFD4890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6F8A8E04" w14:textId="50189A0B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lang w:val="en-US"/>
              </w:rPr>
              <w:t>EXP</w:t>
            </w:r>
            <w:r>
              <w:t>: 21</w:t>
            </w:r>
          </w:p>
        </w:tc>
        <w:tc>
          <w:tcPr>
            <w:tcW w:w="1107" w:type="pct"/>
            <w:vMerge/>
          </w:tcPr>
          <w:p w14:paraId="31771847" w14:textId="77777777" w:rsidR="00D45F66" w:rsidRPr="004A1C8C" w:rsidRDefault="00D45F66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40EB3A21" w14:textId="77777777" w:rsidR="00D45F66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1B21D1C4" w14:textId="7EF71CE7" w:rsidR="00D45F66" w:rsidRDefault="00D45F66" w:rsidP="0011427E">
            <w:pPr>
              <w:pStyle w:val="GOSTTablenorm"/>
            </w:pPr>
            <w:r>
              <w:t>+ ГРБС</w:t>
            </w:r>
          </w:p>
        </w:tc>
        <w:tc>
          <w:tcPr>
            <w:tcW w:w="256" w:type="pct"/>
          </w:tcPr>
          <w:p w14:paraId="7B791481" w14:textId="691CC8C5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6F14A3ED" w14:textId="104F1B57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05E1C019" w14:textId="45D8900D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40934271" w14:textId="201B2C73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6C68CE34" w14:textId="4D84F691" w:rsidR="00D45F66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5511E270" w14:textId="77777777" w:rsidTr="00D45F66">
        <w:tc>
          <w:tcPr>
            <w:tcW w:w="125" w:type="pct"/>
          </w:tcPr>
          <w:p w14:paraId="26BDEA64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5ED5CC54" w14:textId="77777777" w:rsidR="00D45F66" w:rsidRPr="000F290B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6612B2A8" w14:textId="77777777" w:rsidR="00D45F66" w:rsidRPr="00672C9C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5777C81B" w14:textId="03977FE9" w:rsidR="00D45F66" w:rsidRDefault="00D45F66" w:rsidP="0011427E">
            <w:pPr>
              <w:pStyle w:val="GOSTTablenorm"/>
            </w:pPr>
            <w:r w:rsidRPr="00672C9C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E0A3EC9" w14:textId="5541C6E3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4B0C8FBA" w14:textId="64BFD2E3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3BF2AAE9" w14:textId="0FF584CF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lang w:val="en-US"/>
              </w:rPr>
              <w:t>EXP</w:t>
            </w:r>
            <w:r>
              <w:t>: 107</w:t>
            </w:r>
          </w:p>
        </w:tc>
        <w:tc>
          <w:tcPr>
            <w:tcW w:w="1107" w:type="pct"/>
            <w:vMerge/>
          </w:tcPr>
          <w:p w14:paraId="67938C67" w14:textId="77777777" w:rsidR="00D45F66" w:rsidRPr="004A1C8C" w:rsidRDefault="00D45F66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227E2A81" w14:textId="77777777" w:rsidR="00D45F66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58BA3DF1" w14:textId="77777777" w:rsidR="00D45F66" w:rsidRDefault="00D45F66" w:rsidP="0011427E">
            <w:pPr>
              <w:pStyle w:val="GOSTTablenorm"/>
            </w:pPr>
            <w:r>
              <w:t xml:space="preserve">+ </w:t>
            </w:r>
          </w:p>
          <w:p w14:paraId="5D315D98" w14:textId="7BE72661" w:rsidR="00D45F66" w:rsidRDefault="00D45F66" w:rsidP="0011427E">
            <w:pPr>
              <w:pStyle w:val="GOSTTablenorm"/>
            </w:pPr>
            <w:r>
              <w:t>РБС</w:t>
            </w:r>
          </w:p>
        </w:tc>
        <w:tc>
          <w:tcPr>
            <w:tcW w:w="256" w:type="pct"/>
          </w:tcPr>
          <w:p w14:paraId="49E07C0A" w14:textId="6DB863A7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44037415" w14:textId="55D3E6CB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53892B69" w14:textId="3D49CD97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5053368E" w14:textId="5360FD82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2360D681" w14:textId="4AEA5465" w:rsidR="00D45F66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53156709" w14:textId="77777777" w:rsidTr="00D45F66">
        <w:tc>
          <w:tcPr>
            <w:tcW w:w="125" w:type="pct"/>
          </w:tcPr>
          <w:p w14:paraId="3D9834E1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133166D2" w14:textId="77777777" w:rsidR="00D45F66" w:rsidRPr="000F290B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612D3C50" w14:textId="77777777" w:rsidR="00D45F66" w:rsidRPr="00672C9C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4984623D" w14:textId="765CCCE4" w:rsidR="00D45F66" w:rsidRDefault="00D45F66" w:rsidP="0011427E">
            <w:pPr>
              <w:pStyle w:val="GOSTTablenorm"/>
            </w:pPr>
            <w:r w:rsidRPr="00672C9C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E45DF50" w14:textId="2944A540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694239EA" w14:textId="5A176335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2CB4A59E" w14:textId="4FBE6C79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rFonts w:eastAsia="Calibri"/>
                <w:szCs w:val="22"/>
                <w:lang w:val="en-US"/>
              </w:rPr>
              <w:t>SRC</w:t>
            </w:r>
            <w:r>
              <w:rPr>
                <w:rFonts w:eastAsia="Calibri"/>
                <w:szCs w:val="22"/>
              </w:rPr>
              <w:t>: 21</w:t>
            </w:r>
          </w:p>
        </w:tc>
        <w:tc>
          <w:tcPr>
            <w:tcW w:w="1107" w:type="pct"/>
            <w:vMerge/>
          </w:tcPr>
          <w:p w14:paraId="29426F8C" w14:textId="77777777" w:rsidR="00D45F66" w:rsidRPr="004A1C8C" w:rsidRDefault="00D45F66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74BE1CD5" w14:textId="77777777" w:rsidR="00D45F66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3C650274" w14:textId="3EF25F38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0A1BE559" w14:textId="733BAB73" w:rsidR="00D45F66" w:rsidRDefault="00D45F66" w:rsidP="0011427E">
            <w:pPr>
              <w:pStyle w:val="GOSTTablenorm"/>
            </w:pPr>
            <w:r>
              <w:t>+ ГАИФ</w:t>
            </w:r>
          </w:p>
        </w:tc>
        <w:tc>
          <w:tcPr>
            <w:tcW w:w="213" w:type="pct"/>
          </w:tcPr>
          <w:p w14:paraId="6B3A4C90" w14:textId="532D5F40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36982A39" w14:textId="0EABF97D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06989491" w14:textId="768EDEB6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26883992" w14:textId="6202F60F" w:rsidR="00D45F66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58E58B0A" w14:textId="77777777" w:rsidTr="00D45F66">
        <w:tc>
          <w:tcPr>
            <w:tcW w:w="125" w:type="pct"/>
          </w:tcPr>
          <w:p w14:paraId="5015F700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75B19031" w14:textId="77777777" w:rsidR="00D45F66" w:rsidRPr="000F290B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1D7513CB" w14:textId="77777777" w:rsidR="00D45F66" w:rsidRPr="00672C9C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49E65FB7" w14:textId="1F6FC213" w:rsidR="00D45F66" w:rsidRDefault="00D45F66" w:rsidP="0011427E">
            <w:pPr>
              <w:pStyle w:val="GOSTTablenorm"/>
            </w:pPr>
            <w:r w:rsidRPr="00672C9C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212FB14" w14:textId="76B99DC4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37F5A143" w14:textId="6994F1F4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65384BBF" w14:textId="5E7CE37C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rFonts w:eastAsia="Calibri"/>
                <w:szCs w:val="22"/>
                <w:lang w:val="en-US"/>
              </w:rPr>
              <w:t>SRC</w:t>
            </w:r>
            <w:r>
              <w:rPr>
                <w:rFonts w:eastAsia="Calibri"/>
                <w:szCs w:val="22"/>
              </w:rPr>
              <w:t xml:space="preserve">: </w:t>
            </w:r>
            <w:r>
              <w:rPr>
                <w:szCs w:val="22"/>
              </w:rPr>
              <w:t>53</w:t>
            </w:r>
          </w:p>
        </w:tc>
        <w:tc>
          <w:tcPr>
            <w:tcW w:w="1107" w:type="pct"/>
            <w:vMerge/>
          </w:tcPr>
          <w:p w14:paraId="3BBED85F" w14:textId="77777777" w:rsidR="00D45F66" w:rsidRPr="004A1C8C" w:rsidRDefault="00D45F66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237F8343" w14:textId="77777777" w:rsidR="00D45F66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6DDB7781" w14:textId="5E17751C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17848BB9" w14:textId="44F49C85" w:rsidR="00D45F66" w:rsidRDefault="00D45F66" w:rsidP="0011427E">
            <w:pPr>
              <w:pStyle w:val="GOSTTablenorm"/>
            </w:pPr>
            <w:r>
              <w:t>+ АИФ с полномочиями ГАИФ</w:t>
            </w:r>
          </w:p>
        </w:tc>
        <w:tc>
          <w:tcPr>
            <w:tcW w:w="213" w:type="pct"/>
          </w:tcPr>
          <w:p w14:paraId="52F0F56C" w14:textId="772582FD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01041970" w14:textId="751F1A98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15509211" w14:textId="454C2EA2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4F004861" w14:textId="16A5C89B" w:rsidR="00D45F66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5E075311" w14:textId="77777777" w:rsidTr="00D45F66">
        <w:tc>
          <w:tcPr>
            <w:tcW w:w="125" w:type="pct"/>
          </w:tcPr>
          <w:p w14:paraId="5847D744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3EDAA11B" w14:textId="799F96C1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0F290B">
              <w:t>БА распределенные на первый год планового периода</w:t>
            </w:r>
          </w:p>
        </w:tc>
        <w:tc>
          <w:tcPr>
            <w:tcW w:w="279" w:type="pct"/>
            <w:vMerge w:val="restart"/>
          </w:tcPr>
          <w:p w14:paraId="1F073677" w14:textId="15AD9153" w:rsidR="00D45F66" w:rsidRPr="0093575F" w:rsidRDefault="004E716C" w:rsidP="0011427E">
            <w:pPr>
              <w:pStyle w:val="GOSTTablenorm"/>
              <w:rPr>
                <w:szCs w:val="22"/>
              </w:rPr>
            </w:pPr>
            <w:ins w:id="1162" w:author="Краснова Наталья EXP-332161" w:date="2026-03-19T17:46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6C843315" w14:textId="2F8511C3" w:rsidR="00D45F66" w:rsidRDefault="00D45F66" w:rsidP="0011427E">
            <w:pPr>
              <w:pStyle w:val="GOSTTablenorm"/>
            </w:pPr>
            <w:r w:rsidRPr="0093575F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0678633" w14:textId="25F2BE88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64634C04" w14:textId="7D36F525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195</w:t>
            </w:r>
          </w:p>
        </w:tc>
        <w:tc>
          <w:tcPr>
            <w:tcW w:w="301" w:type="pct"/>
          </w:tcPr>
          <w:p w14:paraId="50683308" w14:textId="56A72C4F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5ED28BF4" w14:textId="6ADBE18C" w:rsidR="00D45F66" w:rsidRDefault="00D45F66" w:rsidP="0011427E">
            <w:pPr>
              <w:pStyle w:val="GOSTTablenorm"/>
            </w:pPr>
            <w:r w:rsidRPr="004A1C8C">
              <w:rPr>
                <w:rFonts w:eastAsia="Calibri"/>
                <w:szCs w:val="22"/>
              </w:rPr>
              <w:t>Сумма БА, распределенных ГРБС, ГАИФ, РБС, уполномоченным АИФ по подведомственным УБП</w:t>
            </w:r>
            <w:r>
              <w:rPr>
                <w:rFonts w:eastAsia="Calibri"/>
                <w:szCs w:val="22"/>
              </w:rPr>
              <w:t xml:space="preserve"> </w:t>
            </w:r>
            <w:r w:rsidRPr="000F290B">
              <w:t>на первый год планового периода</w:t>
            </w:r>
            <w:r>
              <w:t>.</w:t>
            </w:r>
          </w:p>
          <w:p w14:paraId="4E4FF17F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lastRenderedPageBreak/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6BF07784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Оборот по Дт за отчетный период по показателям:</w:t>
            </w:r>
          </w:p>
          <w:p w14:paraId="0325EFC1" w14:textId="7914429C" w:rsidR="00D45F66" w:rsidRDefault="00D45F66" w:rsidP="0011427E">
            <w:pPr>
              <w:pStyle w:val="GOSTTableListMark1"/>
            </w:pPr>
            <w:r>
              <w:t>БА_ГАБС_2,</w:t>
            </w:r>
          </w:p>
          <w:p w14:paraId="616B68B2" w14:textId="578813CB" w:rsidR="00D45F66" w:rsidRDefault="00D45F66" w:rsidP="0011427E">
            <w:pPr>
              <w:pStyle w:val="GOSTTableListMark1"/>
            </w:pPr>
            <w:r>
              <w:t>БА_ГАБС_СВЗ_2,</w:t>
            </w:r>
          </w:p>
          <w:p w14:paraId="709C6D99" w14:textId="38B0CC9C" w:rsidR="00D45F66" w:rsidRDefault="00D45F66" w:rsidP="0011427E">
            <w:pPr>
              <w:pStyle w:val="GOSTTableListMark1"/>
              <w:rPr>
                <w:rFonts w:eastAsia="Calibri"/>
              </w:rPr>
            </w:pPr>
            <w:r>
              <w:rPr>
                <w:rFonts w:eastAsia="Calibri"/>
              </w:rPr>
              <w:t>БА_РБС_2,</w:t>
            </w:r>
          </w:p>
          <w:p w14:paraId="3C257DDE" w14:textId="357995D1" w:rsidR="00D45F66" w:rsidRDefault="00D45F66" w:rsidP="0011427E">
            <w:pPr>
              <w:pStyle w:val="GOSTTableListMark1"/>
              <w:rPr>
                <w:rFonts w:eastAsia="Calibri"/>
              </w:rPr>
            </w:pPr>
            <w:r w:rsidRPr="004A1C8C">
              <w:rPr>
                <w:rFonts w:eastAsia="Calibri"/>
              </w:rPr>
              <w:t>БА_РБС_СВЗ_</w:t>
            </w:r>
            <w:r>
              <w:rPr>
                <w:rFonts w:eastAsia="Calibri"/>
              </w:rPr>
              <w:t>2,</w:t>
            </w:r>
          </w:p>
          <w:p w14:paraId="487AA43B" w14:textId="7EF52609" w:rsidR="00D45F66" w:rsidRPr="005E26C1" w:rsidRDefault="00D45F66" w:rsidP="0011427E">
            <w:pPr>
              <w:pStyle w:val="GOSTTableListMark1"/>
            </w:pPr>
            <w:r>
              <w:rPr>
                <w:rFonts w:eastAsia="Calibri"/>
              </w:rPr>
              <w:t>БА_РБС_ВАЛ_2</w:t>
            </w:r>
          </w:p>
        </w:tc>
        <w:tc>
          <w:tcPr>
            <w:tcW w:w="254" w:type="pct"/>
            <w:vMerge w:val="restart"/>
          </w:tcPr>
          <w:p w14:paraId="23FB3B9C" w14:textId="73142EE3" w:rsidR="00D45F66" w:rsidRDefault="00D45F66" w:rsidP="0011427E">
            <w:pPr>
              <w:pStyle w:val="GOSTTablenorm"/>
              <w:rPr>
                <w:szCs w:val="22"/>
              </w:rPr>
            </w:pPr>
            <w:r w:rsidRPr="008A6E73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782A90C8" w14:textId="3ECD8BEB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56" w:type="pct"/>
          </w:tcPr>
          <w:p w14:paraId="140142F1" w14:textId="6E7D983A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13" w:type="pct"/>
          </w:tcPr>
          <w:p w14:paraId="0F71DBD0" w14:textId="6345CB73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1E0A8040" w14:textId="079AE7A7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13E6C7E2" w14:textId="5CB5A238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49" w:type="pct"/>
          </w:tcPr>
          <w:p w14:paraId="178ED829" w14:textId="3F1D3328" w:rsidR="00D45F66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</w:tr>
      <w:tr w:rsidR="00D45F66" w:rsidRPr="005E26C1" w14:paraId="696925CB" w14:textId="77777777" w:rsidTr="00D45F66">
        <w:tc>
          <w:tcPr>
            <w:tcW w:w="125" w:type="pct"/>
          </w:tcPr>
          <w:p w14:paraId="7E0CC120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4A59DB6A" w14:textId="77777777" w:rsidR="00D45F66" w:rsidRPr="000F290B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798621F0" w14:textId="77777777" w:rsidR="00D45F66" w:rsidRPr="0093575F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2CDC1D14" w14:textId="72C137C9" w:rsidR="00D45F66" w:rsidRDefault="00D45F66" w:rsidP="0011427E">
            <w:pPr>
              <w:pStyle w:val="GOSTTablenorm"/>
            </w:pPr>
            <w:r w:rsidRPr="0093575F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66E18B2" w14:textId="26A89801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744355D5" w14:textId="5E9432CF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5640D4E6" w14:textId="0CF0B8CB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lang w:val="en-US"/>
              </w:rPr>
              <w:t>EXP</w:t>
            </w:r>
            <w:r>
              <w:t>: 22</w:t>
            </w:r>
          </w:p>
        </w:tc>
        <w:tc>
          <w:tcPr>
            <w:tcW w:w="1107" w:type="pct"/>
            <w:vMerge/>
          </w:tcPr>
          <w:p w14:paraId="10345399" w14:textId="77777777" w:rsidR="00D45F66" w:rsidRPr="004A1C8C" w:rsidRDefault="00D45F66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4277D878" w14:textId="77777777" w:rsidR="00D45F66" w:rsidRPr="008A6E73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0AB83CCD" w14:textId="3A26A423" w:rsidR="00D45F66" w:rsidRDefault="00D45F66" w:rsidP="0011427E">
            <w:pPr>
              <w:pStyle w:val="GOSTTablenorm"/>
            </w:pPr>
            <w:r>
              <w:t>+ ГРБС</w:t>
            </w:r>
          </w:p>
        </w:tc>
        <w:tc>
          <w:tcPr>
            <w:tcW w:w="256" w:type="pct"/>
          </w:tcPr>
          <w:p w14:paraId="590149B5" w14:textId="7773B1F2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175784D" w14:textId="2C7E8BF3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3294E9C1" w14:textId="0DCBA6A6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15D86B68" w14:textId="58C4D8B7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2A9D238A" w14:textId="12BAB6FB" w:rsidR="00D45F66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432A38AF" w14:textId="77777777" w:rsidTr="00D45F66">
        <w:tc>
          <w:tcPr>
            <w:tcW w:w="125" w:type="pct"/>
          </w:tcPr>
          <w:p w14:paraId="6536B183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7E44E280" w14:textId="77777777" w:rsidR="00D45F66" w:rsidRPr="000F290B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4D5C932F" w14:textId="77777777" w:rsidR="00D45F66" w:rsidRPr="0093575F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27755549" w14:textId="29D0E136" w:rsidR="00D45F66" w:rsidRDefault="00D45F66" w:rsidP="0011427E">
            <w:pPr>
              <w:pStyle w:val="GOSTTablenorm"/>
            </w:pPr>
            <w:r w:rsidRPr="0093575F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6D87AF4" w14:textId="13546362" w:rsidR="00D45F66" w:rsidRPr="007F218F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33B248A1" w14:textId="78B65B46" w:rsidR="00D45F66" w:rsidRPr="003F55FD" w:rsidRDefault="00D45F66" w:rsidP="0011427E">
            <w:pPr>
              <w:pStyle w:val="GOSTTablenorm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01" w:type="pct"/>
          </w:tcPr>
          <w:p w14:paraId="59991357" w14:textId="70F1BB63" w:rsidR="00D45F66" w:rsidRDefault="00D45F66" w:rsidP="0011427E">
            <w:pPr>
              <w:pStyle w:val="GOSTTablenorm"/>
              <w:rPr>
                <w:lang w:val="en-US"/>
              </w:rPr>
            </w:pPr>
            <w:r>
              <w:rPr>
                <w:lang w:val="en-US"/>
              </w:rPr>
              <w:t>EXP</w:t>
            </w:r>
            <w:r>
              <w:t>: 108</w:t>
            </w:r>
          </w:p>
        </w:tc>
        <w:tc>
          <w:tcPr>
            <w:tcW w:w="1107" w:type="pct"/>
            <w:vMerge/>
          </w:tcPr>
          <w:p w14:paraId="6087DC0D" w14:textId="77777777" w:rsidR="00D45F66" w:rsidRPr="004A1C8C" w:rsidRDefault="00D45F66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5711CAB1" w14:textId="77777777" w:rsidR="00D45F66" w:rsidRPr="008A6E73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15541B3F" w14:textId="77777777" w:rsidR="00D45F66" w:rsidRDefault="00D45F66" w:rsidP="0011427E">
            <w:pPr>
              <w:pStyle w:val="GOSTTablenorm"/>
            </w:pPr>
            <w:r>
              <w:t xml:space="preserve">+ </w:t>
            </w:r>
          </w:p>
          <w:p w14:paraId="6099DEB0" w14:textId="578E9E19" w:rsidR="00D45F66" w:rsidRDefault="00D45F66" w:rsidP="0011427E">
            <w:pPr>
              <w:pStyle w:val="GOSTTablenorm"/>
            </w:pPr>
            <w:r>
              <w:t>РБС</w:t>
            </w:r>
          </w:p>
        </w:tc>
        <w:tc>
          <w:tcPr>
            <w:tcW w:w="256" w:type="pct"/>
          </w:tcPr>
          <w:p w14:paraId="0A00DF7B" w14:textId="1B1DF079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5E8A277B" w14:textId="669F0475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7519838E" w14:textId="7D7AE6AD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6ED8D1AC" w14:textId="6EF06372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0EF0B3B1" w14:textId="1723FC23" w:rsidR="00D45F66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1A5D357F" w14:textId="77777777" w:rsidTr="00D45F66">
        <w:tc>
          <w:tcPr>
            <w:tcW w:w="125" w:type="pct"/>
          </w:tcPr>
          <w:p w14:paraId="7913E009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0A86BE92" w14:textId="77777777" w:rsidR="00D45F66" w:rsidRPr="000F290B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2692578A" w14:textId="77777777" w:rsidR="00D45F66" w:rsidRPr="0093575F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7BCA9192" w14:textId="73873F3F" w:rsidR="00D45F66" w:rsidRDefault="00D45F66" w:rsidP="0011427E">
            <w:pPr>
              <w:pStyle w:val="GOSTTablenorm"/>
            </w:pPr>
            <w:r w:rsidRPr="0093575F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3A5D3BF" w14:textId="5B558B37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6E499FE8" w14:textId="39F1931F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19888251" w14:textId="4E10C938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rFonts w:eastAsia="Calibri"/>
                <w:szCs w:val="22"/>
                <w:lang w:val="en-US"/>
              </w:rPr>
              <w:t>SRC</w:t>
            </w:r>
            <w:r>
              <w:rPr>
                <w:rFonts w:eastAsia="Calibri"/>
                <w:szCs w:val="22"/>
              </w:rPr>
              <w:t>: 22</w:t>
            </w:r>
          </w:p>
        </w:tc>
        <w:tc>
          <w:tcPr>
            <w:tcW w:w="1107" w:type="pct"/>
            <w:vMerge/>
          </w:tcPr>
          <w:p w14:paraId="24FC1ACB" w14:textId="77777777" w:rsidR="00D45F66" w:rsidRPr="004A1C8C" w:rsidRDefault="00D45F66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769CAE84" w14:textId="77777777" w:rsidR="00D45F66" w:rsidRPr="008A6E73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73DFF6CF" w14:textId="2A1AE6D0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720C62F3" w14:textId="65158503" w:rsidR="00D45F66" w:rsidRDefault="00D45F66" w:rsidP="0011427E">
            <w:pPr>
              <w:pStyle w:val="GOSTTablenorm"/>
            </w:pPr>
            <w:r>
              <w:t>+ ГАИФ</w:t>
            </w:r>
          </w:p>
        </w:tc>
        <w:tc>
          <w:tcPr>
            <w:tcW w:w="213" w:type="pct"/>
          </w:tcPr>
          <w:p w14:paraId="603CF8F0" w14:textId="059CC0ED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1E270859" w14:textId="69A1E8BC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5A780D28" w14:textId="036A6DAF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4A9D94AB" w14:textId="24FE8FF1" w:rsidR="00D45F66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5D34A742" w14:textId="77777777" w:rsidTr="00D45F66">
        <w:tc>
          <w:tcPr>
            <w:tcW w:w="125" w:type="pct"/>
          </w:tcPr>
          <w:p w14:paraId="21300991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4AEBB4BA" w14:textId="77777777" w:rsidR="00D45F66" w:rsidRPr="000F290B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27A074C7" w14:textId="77777777" w:rsidR="00D45F66" w:rsidRPr="0093575F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12AB0D6A" w14:textId="57350227" w:rsidR="00D45F66" w:rsidRDefault="00D45F66" w:rsidP="0011427E">
            <w:pPr>
              <w:pStyle w:val="GOSTTablenorm"/>
            </w:pPr>
            <w:r w:rsidRPr="0093575F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3FA1213" w14:textId="253F9104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4F810E20" w14:textId="0BB904CE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2507B133" w14:textId="5CC6AECC" w:rsidR="00D45F66" w:rsidRDefault="00D45F66" w:rsidP="0011427E">
            <w:pPr>
              <w:pStyle w:val="GOSTTablenorm"/>
              <w:rPr>
                <w:rFonts w:eastAsia="Calibri"/>
                <w:szCs w:val="22"/>
                <w:lang w:val="en-US"/>
              </w:rPr>
            </w:pPr>
            <w:r>
              <w:rPr>
                <w:rFonts w:eastAsia="Calibri"/>
                <w:szCs w:val="22"/>
                <w:lang w:val="en-US"/>
              </w:rPr>
              <w:t>SRC</w:t>
            </w:r>
            <w:r>
              <w:rPr>
                <w:rFonts w:eastAsia="Calibri"/>
                <w:szCs w:val="22"/>
              </w:rPr>
              <w:t xml:space="preserve">: </w:t>
            </w:r>
            <w:r>
              <w:rPr>
                <w:szCs w:val="22"/>
              </w:rPr>
              <w:t>54</w:t>
            </w:r>
          </w:p>
        </w:tc>
        <w:tc>
          <w:tcPr>
            <w:tcW w:w="1107" w:type="pct"/>
            <w:vMerge/>
          </w:tcPr>
          <w:p w14:paraId="3325C79F" w14:textId="77777777" w:rsidR="00D45F66" w:rsidRPr="004A1C8C" w:rsidRDefault="00D45F66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4B67ED49" w14:textId="77777777" w:rsidR="00D45F66" w:rsidRPr="008A6E73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6D06F125" w14:textId="1D6EE378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3E5DFA4C" w14:textId="421925B2" w:rsidR="00D45F66" w:rsidRDefault="00D45F66" w:rsidP="0011427E">
            <w:pPr>
              <w:pStyle w:val="GOSTTablenorm"/>
            </w:pPr>
            <w:r>
              <w:t>+ АИФ с полномочиями ГАИФ</w:t>
            </w:r>
          </w:p>
        </w:tc>
        <w:tc>
          <w:tcPr>
            <w:tcW w:w="213" w:type="pct"/>
          </w:tcPr>
          <w:p w14:paraId="36581824" w14:textId="59C7F2DB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6CA2F172" w14:textId="66BCA98D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4215907C" w14:textId="6EC178EF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5054B871" w14:textId="0F496C8D" w:rsidR="00D45F66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01290168" w14:textId="77777777" w:rsidTr="00D45F66">
        <w:tc>
          <w:tcPr>
            <w:tcW w:w="125" w:type="pct"/>
          </w:tcPr>
          <w:p w14:paraId="22A60595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58688BA9" w14:textId="0FFE0C58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0F290B">
              <w:t>БА распределенные на второй год планового периода</w:t>
            </w:r>
          </w:p>
        </w:tc>
        <w:tc>
          <w:tcPr>
            <w:tcW w:w="279" w:type="pct"/>
            <w:vMerge w:val="restart"/>
          </w:tcPr>
          <w:p w14:paraId="683339A6" w14:textId="24047DFE" w:rsidR="00D45F66" w:rsidRPr="0093575F" w:rsidRDefault="004E716C" w:rsidP="0011427E">
            <w:pPr>
              <w:pStyle w:val="GOSTTablenorm"/>
              <w:rPr>
                <w:szCs w:val="22"/>
              </w:rPr>
            </w:pPr>
            <w:ins w:id="1163" w:author="Краснова Наталья EXP-332161" w:date="2026-03-19T17:46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56AD0A50" w14:textId="51ACAB44" w:rsidR="00D45F66" w:rsidRDefault="00D45F66" w:rsidP="0011427E">
            <w:pPr>
              <w:pStyle w:val="GOSTTablenorm"/>
            </w:pPr>
            <w:r w:rsidRPr="0093575F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2AB8285" w14:textId="472E4F82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3DC2B706" w14:textId="3B94486E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196</w:t>
            </w:r>
          </w:p>
        </w:tc>
        <w:tc>
          <w:tcPr>
            <w:tcW w:w="301" w:type="pct"/>
          </w:tcPr>
          <w:p w14:paraId="71F438D8" w14:textId="44F1F08A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11206A88" w14:textId="06196D6D" w:rsidR="00D45F66" w:rsidRDefault="00D45F66" w:rsidP="0011427E">
            <w:pPr>
              <w:pStyle w:val="GOSTTablenorm"/>
            </w:pPr>
            <w:r w:rsidRPr="004A1C8C">
              <w:rPr>
                <w:rFonts w:eastAsia="Calibri"/>
                <w:szCs w:val="22"/>
              </w:rPr>
              <w:t>Сумма БА, распределенных ГРБС, ГАИФ, РБС, уполномоченным АИФ по подведомственным УБП</w:t>
            </w:r>
            <w:r>
              <w:rPr>
                <w:rFonts w:eastAsia="Calibri"/>
                <w:szCs w:val="22"/>
              </w:rPr>
              <w:t xml:space="preserve"> </w:t>
            </w:r>
            <w:r w:rsidRPr="000F290B">
              <w:t>на второй год планового периода</w:t>
            </w:r>
            <w:r>
              <w:t>.</w:t>
            </w:r>
          </w:p>
          <w:p w14:paraId="23A3A259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5797F9FC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Оборот по Дт за отчетный период по показателям:</w:t>
            </w:r>
          </w:p>
          <w:p w14:paraId="7C5E2796" w14:textId="52B143AA" w:rsidR="00D45F66" w:rsidRDefault="00D45F66" w:rsidP="0011427E">
            <w:pPr>
              <w:pStyle w:val="GOSTTableListMark1"/>
            </w:pPr>
            <w:r>
              <w:lastRenderedPageBreak/>
              <w:t>БА_ГАБС_3,</w:t>
            </w:r>
          </w:p>
          <w:p w14:paraId="4321AD0A" w14:textId="075A009C" w:rsidR="00D45F66" w:rsidRDefault="00D45F66" w:rsidP="0011427E">
            <w:pPr>
              <w:pStyle w:val="GOSTTableListMark1"/>
            </w:pPr>
            <w:r>
              <w:t>БА_ГАБС_СВЗ_3,</w:t>
            </w:r>
          </w:p>
          <w:p w14:paraId="7DF822BC" w14:textId="5AA09A12" w:rsidR="00D45F66" w:rsidRDefault="00D45F66" w:rsidP="0011427E">
            <w:pPr>
              <w:pStyle w:val="GOSTTableListMark1"/>
              <w:rPr>
                <w:rFonts w:eastAsia="Calibri"/>
              </w:rPr>
            </w:pPr>
            <w:r>
              <w:rPr>
                <w:rFonts w:eastAsia="Calibri"/>
              </w:rPr>
              <w:t>БА_РБС_3,</w:t>
            </w:r>
          </w:p>
          <w:p w14:paraId="335978CA" w14:textId="202AAF2F" w:rsidR="00D45F66" w:rsidRDefault="00D45F66" w:rsidP="0011427E">
            <w:pPr>
              <w:pStyle w:val="GOSTTableListMark1"/>
              <w:rPr>
                <w:rFonts w:eastAsia="Calibri"/>
              </w:rPr>
            </w:pPr>
            <w:r w:rsidRPr="004A1C8C">
              <w:rPr>
                <w:rFonts w:eastAsia="Calibri"/>
              </w:rPr>
              <w:t>БА_РБС_СВЗ_</w:t>
            </w:r>
            <w:r>
              <w:rPr>
                <w:rFonts w:eastAsia="Calibri"/>
              </w:rPr>
              <w:t>3,</w:t>
            </w:r>
          </w:p>
          <w:p w14:paraId="4135A43D" w14:textId="13750C41" w:rsidR="00D45F66" w:rsidRPr="005E26C1" w:rsidRDefault="00D45F66" w:rsidP="0011427E">
            <w:pPr>
              <w:pStyle w:val="GOSTTableListMark1"/>
            </w:pPr>
            <w:r>
              <w:rPr>
                <w:rFonts w:eastAsia="Calibri"/>
              </w:rPr>
              <w:t>БА_РБС_ВАЛ_3</w:t>
            </w:r>
          </w:p>
        </w:tc>
        <w:tc>
          <w:tcPr>
            <w:tcW w:w="254" w:type="pct"/>
            <w:vMerge w:val="restart"/>
          </w:tcPr>
          <w:p w14:paraId="41EA960C" w14:textId="6857A430" w:rsidR="00D45F66" w:rsidRDefault="00D45F66" w:rsidP="0011427E">
            <w:pPr>
              <w:pStyle w:val="GOSTTablenorm"/>
              <w:rPr>
                <w:szCs w:val="22"/>
              </w:rPr>
            </w:pPr>
            <w:r w:rsidRPr="008A6E73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5F8B14B0" w14:textId="478D4C44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56" w:type="pct"/>
          </w:tcPr>
          <w:p w14:paraId="75A584F7" w14:textId="12B39CE1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13" w:type="pct"/>
          </w:tcPr>
          <w:p w14:paraId="69EB008C" w14:textId="0F9624DB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7780EEC5" w14:textId="0E10931E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2854FBB2" w14:textId="2CE8AA29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49" w:type="pct"/>
          </w:tcPr>
          <w:p w14:paraId="5F48A684" w14:textId="74D4AC93" w:rsidR="00D45F66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</w:tr>
      <w:tr w:rsidR="00D45F66" w:rsidRPr="005E26C1" w14:paraId="7C331FEE" w14:textId="77777777" w:rsidTr="00D45F66">
        <w:tc>
          <w:tcPr>
            <w:tcW w:w="125" w:type="pct"/>
          </w:tcPr>
          <w:p w14:paraId="456C96C3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71E0801E" w14:textId="77777777" w:rsidR="00D45F66" w:rsidRPr="000F290B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3E83B881" w14:textId="77777777" w:rsidR="00D45F66" w:rsidRPr="0093575F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6893D7F0" w14:textId="10378F5E" w:rsidR="00D45F66" w:rsidRDefault="00D45F66" w:rsidP="0011427E">
            <w:pPr>
              <w:pStyle w:val="GOSTTablenorm"/>
            </w:pPr>
            <w:r w:rsidRPr="0093575F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AA1BAF1" w14:textId="477181F8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4C9FF177" w14:textId="48BB0AFF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2EFF31BB" w14:textId="517DE8EC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lang w:val="en-US"/>
              </w:rPr>
              <w:t>EXP</w:t>
            </w:r>
            <w:r>
              <w:t>: 23</w:t>
            </w:r>
          </w:p>
        </w:tc>
        <w:tc>
          <w:tcPr>
            <w:tcW w:w="1107" w:type="pct"/>
            <w:vMerge/>
          </w:tcPr>
          <w:p w14:paraId="0F23A210" w14:textId="77777777" w:rsidR="00D45F66" w:rsidRPr="004A1C8C" w:rsidRDefault="00D45F66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650CEC18" w14:textId="77777777" w:rsidR="00D45F66" w:rsidRPr="008A6E73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3BCA3BF8" w14:textId="757B3B0D" w:rsidR="00D45F66" w:rsidRDefault="00D45F66" w:rsidP="0011427E">
            <w:pPr>
              <w:pStyle w:val="GOSTTablenorm"/>
            </w:pPr>
            <w:r>
              <w:t>+ ГРБС</w:t>
            </w:r>
          </w:p>
        </w:tc>
        <w:tc>
          <w:tcPr>
            <w:tcW w:w="256" w:type="pct"/>
          </w:tcPr>
          <w:p w14:paraId="586B7E78" w14:textId="139555B7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EDFB895" w14:textId="630607D9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57B8F0B0" w14:textId="7967FCC6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6CF6717E" w14:textId="25593C2E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456CDBA5" w14:textId="6B667B1D" w:rsidR="00D45F66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2F1DDA50" w14:textId="77777777" w:rsidTr="00D45F66">
        <w:tc>
          <w:tcPr>
            <w:tcW w:w="125" w:type="pct"/>
          </w:tcPr>
          <w:p w14:paraId="37551FBA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57AEEE79" w14:textId="77777777" w:rsidR="00D45F66" w:rsidRPr="000F290B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57C50683" w14:textId="77777777" w:rsidR="00D45F66" w:rsidRPr="0093575F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6B4FF8A5" w14:textId="5E49FEE9" w:rsidR="00D45F66" w:rsidRDefault="00D45F66" w:rsidP="0011427E">
            <w:pPr>
              <w:pStyle w:val="GOSTTablenorm"/>
            </w:pPr>
            <w:r w:rsidRPr="0093575F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7A87E50" w14:textId="0AD01205" w:rsidR="00D45F66" w:rsidRPr="007F218F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6CFF71DE" w14:textId="398D9561" w:rsidR="00D45F66" w:rsidRPr="003F55FD" w:rsidRDefault="00D45F66" w:rsidP="0011427E">
            <w:pPr>
              <w:pStyle w:val="GOSTTablenorm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01" w:type="pct"/>
          </w:tcPr>
          <w:p w14:paraId="1EC050A7" w14:textId="731BD5F6" w:rsidR="00D45F66" w:rsidRDefault="00D45F66" w:rsidP="0011427E">
            <w:pPr>
              <w:pStyle w:val="GOSTTablenorm"/>
              <w:rPr>
                <w:lang w:val="en-US"/>
              </w:rPr>
            </w:pPr>
            <w:r>
              <w:rPr>
                <w:lang w:val="en-US"/>
              </w:rPr>
              <w:t>EXP</w:t>
            </w:r>
            <w:r>
              <w:t>: 109</w:t>
            </w:r>
          </w:p>
        </w:tc>
        <w:tc>
          <w:tcPr>
            <w:tcW w:w="1107" w:type="pct"/>
            <w:vMerge/>
          </w:tcPr>
          <w:p w14:paraId="52E2EC03" w14:textId="77777777" w:rsidR="00D45F66" w:rsidRPr="004A1C8C" w:rsidRDefault="00D45F66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668504A8" w14:textId="77777777" w:rsidR="00D45F66" w:rsidRPr="008A6E73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46A1913A" w14:textId="77777777" w:rsidR="00D45F66" w:rsidRDefault="00D45F66" w:rsidP="0011427E">
            <w:pPr>
              <w:pStyle w:val="GOSTTablenorm"/>
            </w:pPr>
            <w:r>
              <w:t xml:space="preserve">+ </w:t>
            </w:r>
          </w:p>
          <w:p w14:paraId="18108B82" w14:textId="3F4D28C6" w:rsidR="00D45F66" w:rsidRDefault="00D45F66" w:rsidP="0011427E">
            <w:pPr>
              <w:pStyle w:val="GOSTTablenorm"/>
            </w:pPr>
            <w:r>
              <w:t>РБС</w:t>
            </w:r>
          </w:p>
        </w:tc>
        <w:tc>
          <w:tcPr>
            <w:tcW w:w="256" w:type="pct"/>
          </w:tcPr>
          <w:p w14:paraId="4DC4B1F9" w14:textId="0E221172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0DEC7CB2" w14:textId="4C03E9E7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447866F8" w14:textId="4D311231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5A131BAC" w14:textId="6E93C261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2A197EAF" w14:textId="3595089D" w:rsidR="00D45F66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7FFFDAEE" w14:textId="77777777" w:rsidTr="00D45F66">
        <w:tc>
          <w:tcPr>
            <w:tcW w:w="125" w:type="pct"/>
          </w:tcPr>
          <w:p w14:paraId="61D6341B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7199ED03" w14:textId="77777777" w:rsidR="00D45F66" w:rsidRPr="000F290B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22376808" w14:textId="77777777" w:rsidR="00D45F66" w:rsidRPr="0093575F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628A268A" w14:textId="3C97AF93" w:rsidR="00D45F66" w:rsidRDefault="00D45F66" w:rsidP="0011427E">
            <w:pPr>
              <w:pStyle w:val="GOSTTablenorm"/>
            </w:pPr>
            <w:r w:rsidRPr="0093575F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6652B00" w14:textId="7602BFEF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392679EF" w14:textId="66026EE5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1420AAC1" w14:textId="6905B817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rFonts w:eastAsia="Calibri"/>
                <w:szCs w:val="22"/>
                <w:lang w:val="en-US"/>
              </w:rPr>
              <w:t>SRC</w:t>
            </w:r>
            <w:r>
              <w:rPr>
                <w:rFonts w:eastAsia="Calibri"/>
                <w:szCs w:val="22"/>
              </w:rPr>
              <w:t>: 23</w:t>
            </w:r>
          </w:p>
        </w:tc>
        <w:tc>
          <w:tcPr>
            <w:tcW w:w="1107" w:type="pct"/>
            <w:vMerge/>
          </w:tcPr>
          <w:p w14:paraId="44437B4A" w14:textId="77777777" w:rsidR="00D45F66" w:rsidRPr="004A1C8C" w:rsidRDefault="00D45F66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6BDDA32B" w14:textId="77777777" w:rsidR="00D45F66" w:rsidRPr="008A6E73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30C987EE" w14:textId="5F88E3B9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3E709119" w14:textId="2195107E" w:rsidR="00D45F66" w:rsidRDefault="00D45F66" w:rsidP="0011427E">
            <w:pPr>
              <w:pStyle w:val="GOSTTablenorm"/>
            </w:pPr>
            <w:r>
              <w:t>+ ГАИФ</w:t>
            </w:r>
          </w:p>
        </w:tc>
        <w:tc>
          <w:tcPr>
            <w:tcW w:w="213" w:type="pct"/>
          </w:tcPr>
          <w:p w14:paraId="7F7B4B8A" w14:textId="6EA674E8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380DD6B5" w14:textId="02DFDEE6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05F2B50D" w14:textId="6176BF58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4B18584A" w14:textId="2397901A" w:rsidR="00D45F66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32722701" w14:textId="77777777" w:rsidTr="00D45F66">
        <w:tc>
          <w:tcPr>
            <w:tcW w:w="125" w:type="pct"/>
          </w:tcPr>
          <w:p w14:paraId="64544375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0FACD691" w14:textId="77777777" w:rsidR="00D45F66" w:rsidRPr="000F290B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5D9D2B60" w14:textId="77777777" w:rsidR="00D45F66" w:rsidRPr="0093575F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2779FCEC" w14:textId="429EB547" w:rsidR="00D45F66" w:rsidRDefault="00D45F66" w:rsidP="0011427E">
            <w:pPr>
              <w:pStyle w:val="GOSTTablenorm"/>
            </w:pPr>
            <w:r w:rsidRPr="0093575F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C2B679E" w14:textId="68F55991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74B04433" w14:textId="722F5060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29355C54" w14:textId="38B8211D" w:rsidR="00D45F66" w:rsidRDefault="00D45F66" w:rsidP="0011427E">
            <w:pPr>
              <w:pStyle w:val="GOSTTablenorm"/>
              <w:rPr>
                <w:rFonts w:eastAsia="Calibri"/>
                <w:szCs w:val="22"/>
                <w:lang w:val="en-US"/>
              </w:rPr>
            </w:pPr>
            <w:r>
              <w:rPr>
                <w:rFonts w:eastAsia="Calibri"/>
                <w:szCs w:val="22"/>
                <w:lang w:val="en-US"/>
              </w:rPr>
              <w:t>SRC</w:t>
            </w:r>
            <w:r>
              <w:rPr>
                <w:rFonts w:eastAsia="Calibri"/>
                <w:szCs w:val="22"/>
              </w:rPr>
              <w:t xml:space="preserve">: </w:t>
            </w:r>
            <w:r>
              <w:rPr>
                <w:szCs w:val="22"/>
              </w:rPr>
              <w:t>55</w:t>
            </w:r>
          </w:p>
        </w:tc>
        <w:tc>
          <w:tcPr>
            <w:tcW w:w="1107" w:type="pct"/>
            <w:vMerge/>
          </w:tcPr>
          <w:p w14:paraId="7F23C978" w14:textId="77777777" w:rsidR="00D45F66" w:rsidRPr="004A1C8C" w:rsidRDefault="00D45F66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1AF50153" w14:textId="77777777" w:rsidR="00D45F66" w:rsidRPr="008A6E73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44408307" w14:textId="7D3E8327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79EF6E05" w14:textId="623A7B35" w:rsidR="00D45F66" w:rsidRDefault="00D45F66" w:rsidP="0011427E">
            <w:pPr>
              <w:pStyle w:val="GOSTTablenorm"/>
            </w:pPr>
            <w:r>
              <w:t>+ АИФ с полномочиями ГАИФ</w:t>
            </w:r>
          </w:p>
        </w:tc>
        <w:tc>
          <w:tcPr>
            <w:tcW w:w="213" w:type="pct"/>
          </w:tcPr>
          <w:p w14:paraId="715CA4C8" w14:textId="78958CD2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0A2A8D50" w14:textId="1C485C10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1D7BE4E5" w14:textId="1F008A63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3508ECD3" w14:textId="72C9B0C2" w:rsidR="00D45F66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5AE618B0" w14:textId="77777777" w:rsidTr="00D45F66">
        <w:tc>
          <w:tcPr>
            <w:tcW w:w="125" w:type="pct"/>
          </w:tcPr>
          <w:p w14:paraId="2D202AE5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3A281D38" w14:textId="20C93611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0F290B">
              <w:t>БА распределенные на третий год планового периода</w:t>
            </w:r>
          </w:p>
        </w:tc>
        <w:tc>
          <w:tcPr>
            <w:tcW w:w="279" w:type="pct"/>
            <w:vMerge w:val="restart"/>
          </w:tcPr>
          <w:p w14:paraId="1DB6062C" w14:textId="7B08EF43" w:rsidR="00D45F66" w:rsidRPr="0093575F" w:rsidRDefault="004E716C" w:rsidP="0011427E">
            <w:pPr>
              <w:pStyle w:val="GOSTTablenorm"/>
              <w:rPr>
                <w:szCs w:val="22"/>
              </w:rPr>
            </w:pPr>
            <w:ins w:id="1164" w:author="Краснова Наталья EXP-332161" w:date="2026-03-19T17:46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34AC7B32" w14:textId="7195DFC2" w:rsidR="00D45F66" w:rsidRDefault="00D45F66" w:rsidP="0011427E">
            <w:pPr>
              <w:pStyle w:val="GOSTTablenorm"/>
            </w:pPr>
            <w:r w:rsidRPr="0093575F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FC4220C" w14:textId="0DE8BD22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2FF5BEDE" w14:textId="4832CBE0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197</w:t>
            </w:r>
          </w:p>
        </w:tc>
        <w:tc>
          <w:tcPr>
            <w:tcW w:w="301" w:type="pct"/>
          </w:tcPr>
          <w:p w14:paraId="01A8161B" w14:textId="77777777" w:rsidR="00D45F66" w:rsidRPr="005E26C1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1107" w:type="pct"/>
            <w:vMerge w:val="restart"/>
          </w:tcPr>
          <w:p w14:paraId="5DD06DA0" w14:textId="2F8CF076" w:rsidR="00D45F66" w:rsidRDefault="00D45F66" w:rsidP="0011427E">
            <w:pPr>
              <w:pStyle w:val="GOSTTablenorm"/>
            </w:pPr>
            <w:r w:rsidRPr="004A1C8C">
              <w:rPr>
                <w:rFonts w:eastAsia="Calibri"/>
                <w:szCs w:val="22"/>
              </w:rPr>
              <w:t>Сумма БА, распределенных ГРБС, ГАИФ, РБС, уполномоченным АИФ по подведомственным УБП</w:t>
            </w:r>
            <w:r>
              <w:rPr>
                <w:rFonts w:eastAsia="Calibri"/>
                <w:szCs w:val="22"/>
              </w:rPr>
              <w:t xml:space="preserve"> </w:t>
            </w:r>
            <w:r w:rsidRPr="000F290B">
              <w:t xml:space="preserve">на </w:t>
            </w:r>
            <w:r>
              <w:t>третий</w:t>
            </w:r>
            <w:r w:rsidRPr="000F290B">
              <w:t xml:space="preserve"> год планового периода</w:t>
            </w:r>
            <w:r>
              <w:t>.</w:t>
            </w:r>
          </w:p>
          <w:p w14:paraId="200A8C96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4FC01AD3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Оборот по Дт за отчетный период по показателям:</w:t>
            </w:r>
          </w:p>
          <w:p w14:paraId="17D203AC" w14:textId="47B97B0D" w:rsidR="00D45F66" w:rsidRDefault="00D45F66" w:rsidP="0011427E">
            <w:pPr>
              <w:pStyle w:val="GOSTTableListMark1"/>
            </w:pPr>
            <w:r>
              <w:t>БА_ГАБС_4,</w:t>
            </w:r>
          </w:p>
          <w:p w14:paraId="6EE389FD" w14:textId="05C8EC33" w:rsidR="00D45F66" w:rsidRDefault="00D45F66" w:rsidP="0011427E">
            <w:pPr>
              <w:pStyle w:val="GOSTTableListMark1"/>
            </w:pPr>
            <w:r>
              <w:t>БА_ГАБС_СВЗ_4,</w:t>
            </w:r>
          </w:p>
          <w:p w14:paraId="2A31AB11" w14:textId="71C5DA1E" w:rsidR="00D45F66" w:rsidRDefault="00D45F66" w:rsidP="0011427E">
            <w:pPr>
              <w:pStyle w:val="GOSTTableListMark1"/>
              <w:rPr>
                <w:rFonts w:eastAsia="Calibri"/>
              </w:rPr>
            </w:pPr>
            <w:r>
              <w:rPr>
                <w:rFonts w:eastAsia="Calibri"/>
              </w:rPr>
              <w:t>БА_РБС_4,</w:t>
            </w:r>
          </w:p>
          <w:p w14:paraId="4E7C8444" w14:textId="378A8C39" w:rsidR="00D45F66" w:rsidRDefault="00D45F66" w:rsidP="0011427E">
            <w:pPr>
              <w:pStyle w:val="GOSTTableListMark1"/>
              <w:rPr>
                <w:rFonts w:eastAsia="Calibri"/>
              </w:rPr>
            </w:pPr>
            <w:r w:rsidRPr="004A1C8C">
              <w:rPr>
                <w:rFonts w:eastAsia="Calibri"/>
              </w:rPr>
              <w:t>БА_РБС_СВЗ_</w:t>
            </w:r>
            <w:r>
              <w:rPr>
                <w:rFonts w:eastAsia="Calibri"/>
              </w:rPr>
              <w:t>4,</w:t>
            </w:r>
          </w:p>
          <w:p w14:paraId="2864B9EA" w14:textId="2AB305BA" w:rsidR="00D45F66" w:rsidRPr="005E26C1" w:rsidRDefault="00D45F66" w:rsidP="0011427E">
            <w:pPr>
              <w:pStyle w:val="GOSTTableListMark1"/>
            </w:pPr>
            <w:r>
              <w:rPr>
                <w:rFonts w:eastAsia="Calibri"/>
              </w:rPr>
              <w:t>БА_РБС_ВАЛ_4</w:t>
            </w:r>
          </w:p>
        </w:tc>
        <w:tc>
          <w:tcPr>
            <w:tcW w:w="254" w:type="pct"/>
            <w:vMerge w:val="restart"/>
          </w:tcPr>
          <w:p w14:paraId="3B3D1103" w14:textId="0542AAAB" w:rsidR="00D45F66" w:rsidRDefault="00D45F66" w:rsidP="0011427E">
            <w:pPr>
              <w:pStyle w:val="GOSTTablenorm"/>
              <w:rPr>
                <w:szCs w:val="22"/>
              </w:rPr>
            </w:pPr>
            <w:r w:rsidRPr="008A6E73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30C27E9D" w14:textId="666BE4DF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56" w:type="pct"/>
          </w:tcPr>
          <w:p w14:paraId="30801904" w14:textId="5438395E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13" w:type="pct"/>
          </w:tcPr>
          <w:p w14:paraId="3D4C68F9" w14:textId="0BFDBCBE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3763ECFA" w14:textId="203E8697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0F870877" w14:textId="19BDFFDC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49" w:type="pct"/>
          </w:tcPr>
          <w:p w14:paraId="4A5C884F" w14:textId="290D6CD2" w:rsidR="00D45F66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</w:tr>
      <w:tr w:rsidR="00D45F66" w:rsidRPr="005E26C1" w14:paraId="7807213A" w14:textId="77777777" w:rsidTr="00D45F66">
        <w:tc>
          <w:tcPr>
            <w:tcW w:w="125" w:type="pct"/>
          </w:tcPr>
          <w:p w14:paraId="6D8540FD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2C1B2000" w14:textId="77777777" w:rsidR="00D45F66" w:rsidRPr="000F290B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7FAF691F" w14:textId="77777777" w:rsidR="00D45F66" w:rsidRPr="0093575F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6F09F408" w14:textId="6B1780A7" w:rsidR="00D45F66" w:rsidRDefault="00D45F66" w:rsidP="0011427E">
            <w:pPr>
              <w:pStyle w:val="GOSTTablenorm"/>
            </w:pPr>
            <w:r w:rsidRPr="0093575F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81236F9" w14:textId="57FF0FB2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27A75DAB" w14:textId="025AFFC1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5AC12F67" w14:textId="6AF22CF2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lang w:val="en-US"/>
              </w:rPr>
              <w:t>EXP</w:t>
            </w:r>
            <w:r>
              <w:t>: 24</w:t>
            </w:r>
          </w:p>
        </w:tc>
        <w:tc>
          <w:tcPr>
            <w:tcW w:w="1107" w:type="pct"/>
            <w:vMerge/>
          </w:tcPr>
          <w:p w14:paraId="40446ACB" w14:textId="77777777" w:rsidR="00D45F66" w:rsidRPr="004A1C8C" w:rsidRDefault="00D45F66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1BC1C890" w14:textId="77777777" w:rsidR="00D45F66" w:rsidRPr="008A6E73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7437F57B" w14:textId="2CC068A6" w:rsidR="00D45F66" w:rsidRDefault="00D45F66" w:rsidP="0011427E">
            <w:pPr>
              <w:pStyle w:val="GOSTTablenorm"/>
            </w:pPr>
            <w:r>
              <w:t>+ ГРБС</w:t>
            </w:r>
          </w:p>
        </w:tc>
        <w:tc>
          <w:tcPr>
            <w:tcW w:w="256" w:type="pct"/>
          </w:tcPr>
          <w:p w14:paraId="21D1603A" w14:textId="6C7B7EB2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78656450" w14:textId="58B85D10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64C649B2" w14:textId="33D705F5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6061C97" w14:textId="5B0C44FF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5383880C" w14:textId="00BFBEEF" w:rsidR="00D45F66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0A250975" w14:textId="77777777" w:rsidTr="00D45F66">
        <w:tc>
          <w:tcPr>
            <w:tcW w:w="125" w:type="pct"/>
          </w:tcPr>
          <w:p w14:paraId="576D902E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21410B2E" w14:textId="77777777" w:rsidR="00D45F66" w:rsidRPr="000F290B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256C9E30" w14:textId="77777777" w:rsidR="00D45F66" w:rsidRPr="0093575F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1C087E38" w14:textId="0760BE2E" w:rsidR="00D45F66" w:rsidRDefault="00D45F66" w:rsidP="0011427E">
            <w:pPr>
              <w:pStyle w:val="GOSTTablenorm"/>
            </w:pPr>
            <w:r w:rsidRPr="0093575F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45B4A61" w14:textId="6BE3C4F9" w:rsidR="00D45F66" w:rsidRPr="007F218F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5756AEB7" w14:textId="6DD3E093" w:rsidR="00D45F66" w:rsidRPr="003F55FD" w:rsidRDefault="00D45F66" w:rsidP="0011427E">
            <w:pPr>
              <w:pStyle w:val="GOSTTablenorm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01" w:type="pct"/>
          </w:tcPr>
          <w:p w14:paraId="33797581" w14:textId="1884C511" w:rsidR="00D45F66" w:rsidRDefault="00D45F66" w:rsidP="0011427E">
            <w:pPr>
              <w:pStyle w:val="GOSTTablenorm"/>
              <w:rPr>
                <w:lang w:val="en-US"/>
              </w:rPr>
            </w:pPr>
            <w:r>
              <w:rPr>
                <w:lang w:val="en-US"/>
              </w:rPr>
              <w:t>EXP</w:t>
            </w:r>
            <w:r>
              <w:t>: 110</w:t>
            </w:r>
          </w:p>
        </w:tc>
        <w:tc>
          <w:tcPr>
            <w:tcW w:w="1107" w:type="pct"/>
            <w:vMerge/>
          </w:tcPr>
          <w:p w14:paraId="559D933B" w14:textId="77777777" w:rsidR="00D45F66" w:rsidRPr="004A1C8C" w:rsidRDefault="00D45F66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19260F36" w14:textId="77777777" w:rsidR="00D45F66" w:rsidRPr="008A6E73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519F3CBC" w14:textId="77777777" w:rsidR="00D45F66" w:rsidRDefault="00D45F66" w:rsidP="0011427E">
            <w:pPr>
              <w:pStyle w:val="GOSTTablenorm"/>
            </w:pPr>
            <w:r>
              <w:t xml:space="preserve">+ </w:t>
            </w:r>
          </w:p>
          <w:p w14:paraId="642236C0" w14:textId="64E9C89E" w:rsidR="00D45F66" w:rsidRDefault="00D45F66" w:rsidP="0011427E">
            <w:pPr>
              <w:pStyle w:val="GOSTTablenorm"/>
            </w:pPr>
            <w:r>
              <w:t>РБС</w:t>
            </w:r>
          </w:p>
        </w:tc>
        <w:tc>
          <w:tcPr>
            <w:tcW w:w="256" w:type="pct"/>
          </w:tcPr>
          <w:p w14:paraId="0F9B3D11" w14:textId="77C24ACF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51827C6F" w14:textId="73BCD93D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15EC7E33" w14:textId="2EE6E4AF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CB23622" w14:textId="6ADFDA39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4BD37464" w14:textId="28C3B5F1" w:rsidR="00D45F66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1533BEE6" w14:textId="77777777" w:rsidTr="00D45F66">
        <w:tc>
          <w:tcPr>
            <w:tcW w:w="125" w:type="pct"/>
          </w:tcPr>
          <w:p w14:paraId="54993B2B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157FCDF2" w14:textId="77777777" w:rsidR="00D45F66" w:rsidRPr="000F290B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5EB6308F" w14:textId="77777777" w:rsidR="00D45F66" w:rsidRPr="0093575F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5DE7C7D6" w14:textId="52FD691C" w:rsidR="00D45F66" w:rsidRDefault="00D45F66" w:rsidP="0011427E">
            <w:pPr>
              <w:pStyle w:val="GOSTTablenorm"/>
            </w:pPr>
            <w:r w:rsidRPr="0093575F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178E32A" w14:textId="0CDEE444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630C70EA" w14:textId="6D41697D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6F549D18" w14:textId="21BB5B00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rFonts w:eastAsia="Calibri"/>
                <w:szCs w:val="22"/>
                <w:lang w:val="en-US"/>
              </w:rPr>
              <w:t>SRC</w:t>
            </w:r>
            <w:r>
              <w:rPr>
                <w:rFonts w:eastAsia="Calibri"/>
                <w:szCs w:val="22"/>
              </w:rPr>
              <w:t>: 24</w:t>
            </w:r>
          </w:p>
        </w:tc>
        <w:tc>
          <w:tcPr>
            <w:tcW w:w="1107" w:type="pct"/>
            <w:vMerge/>
          </w:tcPr>
          <w:p w14:paraId="1C1B84A0" w14:textId="77777777" w:rsidR="00D45F66" w:rsidRPr="004A1C8C" w:rsidRDefault="00D45F66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66BBBEF8" w14:textId="77777777" w:rsidR="00D45F66" w:rsidRPr="008A6E73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4B9A2FEC" w14:textId="7E0D3A1E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752D45ED" w14:textId="5C7B96CB" w:rsidR="00D45F66" w:rsidRDefault="00D45F66" w:rsidP="0011427E">
            <w:pPr>
              <w:pStyle w:val="GOSTTablenorm"/>
            </w:pPr>
            <w:r>
              <w:t>+ ГАИФ</w:t>
            </w:r>
          </w:p>
        </w:tc>
        <w:tc>
          <w:tcPr>
            <w:tcW w:w="213" w:type="pct"/>
          </w:tcPr>
          <w:p w14:paraId="64E08317" w14:textId="0C54DA5E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1411FC13" w14:textId="2E49FBDA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11001BE7" w14:textId="674F9A68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4C3B2CD5" w14:textId="73E37B2B" w:rsidR="00D45F66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0C4DBD0E" w14:textId="77777777" w:rsidTr="00D45F66">
        <w:tc>
          <w:tcPr>
            <w:tcW w:w="125" w:type="pct"/>
          </w:tcPr>
          <w:p w14:paraId="1144F06E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1CC8776B" w14:textId="77777777" w:rsidR="00D45F66" w:rsidRPr="000F290B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3FA6C3E3" w14:textId="77777777" w:rsidR="00D45F66" w:rsidRPr="0093575F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7B8C9223" w14:textId="0E71D28A" w:rsidR="00D45F66" w:rsidRDefault="00D45F66" w:rsidP="0011427E">
            <w:pPr>
              <w:pStyle w:val="GOSTTablenorm"/>
            </w:pPr>
            <w:r w:rsidRPr="0093575F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710C14D" w14:textId="1FEA535B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5199F3F9" w14:textId="15AF7463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1A3188D3" w14:textId="1535F9B1" w:rsidR="00D45F66" w:rsidRDefault="00D45F66" w:rsidP="0011427E">
            <w:pPr>
              <w:pStyle w:val="GOSTTablenorm"/>
              <w:rPr>
                <w:rFonts w:eastAsia="Calibri"/>
                <w:szCs w:val="22"/>
                <w:lang w:val="en-US"/>
              </w:rPr>
            </w:pPr>
            <w:r>
              <w:rPr>
                <w:rFonts w:eastAsia="Calibri"/>
                <w:szCs w:val="22"/>
                <w:lang w:val="en-US"/>
              </w:rPr>
              <w:t>SRC</w:t>
            </w:r>
            <w:r>
              <w:rPr>
                <w:rFonts w:eastAsia="Calibri"/>
                <w:szCs w:val="22"/>
              </w:rPr>
              <w:t xml:space="preserve">: </w:t>
            </w:r>
            <w:r>
              <w:rPr>
                <w:szCs w:val="22"/>
              </w:rPr>
              <w:t>56</w:t>
            </w:r>
          </w:p>
        </w:tc>
        <w:tc>
          <w:tcPr>
            <w:tcW w:w="1107" w:type="pct"/>
            <w:vMerge/>
          </w:tcPr>
          <w:p w14:paraId="795AD9AB" w14:textId="77777777" w:rsidR="00D45F66" w:rsidRPr="004A1C8C" w:rsidRDefault="00D45F66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2D5D7F37" w14:textId="77777777" w:rsidR="00D45F66" w:rsidRPr="008A6E73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76E631D3" w14:textId="412F0318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78126B7A" w14:textId="43968703" w:rsidR="00D45F66" w:rsidRDefault="00D45F66" w:rsidP="0011427E">
            <w:pPr>
              <w:pStyle w:val="GOSTTablenorm"/>
            </w:pPr>
            <w:r>
              <w:t>+ АИФ с полномочиями ГАИФ</w:t>
            </w:r>
          </w:p>
        </w:tc>
        <w:tc>
          <w:tcPr>
            <w:tcW w:w="213" w:type="pct"/>
          </w:tcPr>
          <w:p w14:paraId="75B22306" w14:textId="00C64906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4DF6992F" w14:textId="51EC10DE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085F9198" w14:textId="684FFC80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55612ED0" w14:textId="5F96965C" w:rsidR="00D45F66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6295E8D2" w14:textId="77777777" w:rsidTr="00D45F66">
        <w:tc>
          <w:tcPr>
            <w:tcW w:w="125" w:type="pct"/>
          </w:tcPr>
          <w:p w14:paraId="79F055F6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7B86131B" w14:textId="202C3914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0F290B">
              <w:t>БА распределенные за счет связанных иностранных кредитов на текущий финансовый год</w:t>
            </w:r>
          </w:p>
        </w:tc>
        <w:tc>
          <w:tcPr>
            <w:tcW w:w="279" w:type="pct"/>
            <w:vMerge w:val="restart"/>
          </w:tcPr>
          <w:p w14:paraId="02E57AF0" w14:textId="09504A18" w:rsidR="00D45F66" w:rsidRPr="0093575F" w:rsidRDefault="004E716C" w:rsidP="0011427E">
            <w:pPr>
              <w:pStyle w:val="GOSTTablenorm"/>
              <w:rPr>
                <w:szCs w:val="22"/>
              </w:rPr>
            </w:pPr>
            <w:ins w:id="1165" w:author="Краснова Наталья EXP-332161" w:date="2026-03-19T17:46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5BAC0272" w14:textId="7BB5A770" w:rsidR="00D45F66" w:rsidRDefault="00D45F66" w:rsidP="0011427E">
            <w:pPr>
              <w:pStyle w:val="GOSTTablenorm"/>
            </w:pPr>
            <w:r w:rsidRPr="0093575F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6E500C5" w14:textId="5ACF3EE0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6197FE19" w14:textId="28D462F4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198</w:t>
            </w:r>
          </w:p>
        </w:tc>
        <w:tc>
          <w:tcPr>
            <w:tcW w:w="301" w:type="pct"/>
          </w:tcPr>
          <w:p w14:paraId="1EFBF8B3" w14:textId="0658903D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rFonts w:eastAsia="Calibri"/>
                <w:szCs w:val="22"/>
                <w:lang w:val="en-US"/>
              </w:rPr>
              <w:t>-</w:t>
            </w:r>
          </w:p>
        </w:tc>
        <w:tc>
          <w:tcPr>
            <w:tcW w:w="1107" w:type="pct"/>
            <w:vMerge w:val="restart"/>
          </w:tcPr>
          <w:p w14:paraId="1E938DD4" w14:textId="73336744" w:rsidR="00D45F66" w:rsidRDefault="00D45F66" w:rsidP="0011427E">
            <w:pPr>
              <w:pStyle w:val="GOSTTablenorm"/>
            </w:pPr>
            <w:r w:rsidRPr="00545682">
              <w:rPr>
                <w:rFonts w:eastAsia="Calibri"/>
                <w:szCs w:val="22"/>
              </w:rPr>
              <w:t>Сумма БА на выплаты за счет связанных иностранных кредитов, распределенных ГАИФ, уполномоченным АИФ по подведомственным УБП</w:t>
            </w:r>
            <w:r>
              <w:rPr>
                <w:rFonts w:eastAsia="Calibri"/>
                <w:szCs w:val="22"/>
              </w:rPr>
              <w:t xml:space="preserve"> </w:t>
            </w:r>
            <w:r w:rsidRPr="000F290B">
              <w:t>на текущий финансовый год</w:t>
            </w:r>
            <w:r>
              <w:t>.</w:t>
            </w:r>
          </w:p>
          <w:p w14:paraId="5861C09F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7F4FAAE1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Оборот по Дт за отчетный период по показателям:</w:t>
            </w:r>
          </w:p>
          <w:p w14:paraId="5FD4B221" w14:textId="77777777" w:rsidR="00D45F66" w:rsidRDefault="00D45F66" w:rsidP="0011427E">
            <w:pPr>
              <w:pStyle w:val="GOSTTableListMark1"/>
            </w:pPr>
            <w:r>
              <w:t>БА_ГАБС_СВЗ_1,</w:t>
            </w:r>
          </w:p>
          <w:p w14:paraId="4380A8EB" w14:textId="622DC103" w:rsidR="00D45F66" w:rsidRPr="005E26C1" w:rsidRDefault="00D45F66" w:rsidP="0011427E">
            <w:pPr>
              <w:pStyle w:val="GOSTTableListMark1"/>
            </w:pPr>
            <w:r w:rsidRPr="004A1C8C">
              <w:rPr>
                <w:rFonts w:eastAsia="Calibri"/>
              </w:rPr>
              <w:t>БА_РБС_СВЗ_</w:t>
            </w:r>
            <w:r>
              <w:rPr>
                <w:rFonts w:eastAsia="Calibri"/>
              </w:rPr>
              <w:t>1</w:t>
            </w:r>
          </w:p>
        </w:tc>
        <w:tc>
          <w:tcPr>
            <w:tcW w:w="254" w:type="pct"/>
            <w:vMerge w:val="restart"/>
          </w:tcPr>
          <w:p w14:paraId="39DD1A8F" w14:textId="699A24CE" w:rsidR="00D45F66" w:rsidRDefault="00D45F66" w:rsidP="0011427E">
            <w:pPr>
              <w:pStyle w:val="GOSTTablenorm"/>
              <w:rPr>
                <w:szCs w:val="22"/>
              </w:rPr>
            </w:pPr>
            <w:r w:rsidRPr="008A6E73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7250BBF5" w14:textId="522C328D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1E47A84E" w14:textId="742F1E1D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13" w:type="pct"/>
          </w:tcPr>
          <w:p w14:paraId="3E108D61" w14:textId="7543C89C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1C0CA24D" w14:textId="44740C8C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2BBB1234" w14:textId="331224B6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49" w:type="pct"/>
          </w:tcPr>
          <w:p w14:paraId="42B63181" w14:textId="5A172964" w:rsidR="00D45F66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</w:tr>
      <w:tr w:rsidR="00D45F66" w:rsidRPr="005E26C1" w14:paraId="30132C36" w14:textId="77777777" w:rsidTr="00D45F66">
        <w:tc>
          <w:tcPr>
            <w:tcW w:w="125" w:type="pct"/>
          </w:tcPr>
          <w:p w14:paraId="6850831E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73C3108E" w14:textId="77777777" w:rsidR="00D45F66" w:rsidRPr="000F290B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6B85A07C" w14:textId="77777777" w:rsidR="00D45F66" w:rsidRPr="0093575F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5F36AEE9" w14:textId="38A9F76B" w:rsidR="00D45F66" w:rsidRDefault="00D45F66" w:rsidP="0011427E">
            <w:pPr>
              <w:pStyle w:val="GOSTTablenorm"/>
            </w:pPr>
            <w:r w:rsidRPr="0093575F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01B66F9" w14:textId="70E6BEE8" w:rsidR="00D45F66" w:rsidRPr="007F218F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1D5EFEB1" w14:textId="4A5B6AC2" w:rsidR="00D45F66" w:rsidRPr="003F55FD" w:rsidRDefault="00D45F66" w:rsidP="0011427E">
            <w:pPr>
              <w:pStyle w:val="GOSTTablenorm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01" w:type="pct"/>
          </w:tcPr>
          <w:p w14:paraId="605D7D61" w14:textId="7E318EF6" w:rsidR="00D45F66" w:rsidRDefault="00D45F66" w:rsidP="0011427E">
            <w:pPr>
              <w:pStyle w:val="GOSTTablenorm"/>
              <w:rPr>
                <w:rFonts w:eastAsia="Calibri"/>
                <w:szCs w:val="22"/>
                <w:lang w:val="en-US"/>
              </w:rPr>
            </w:pPr>
            <w:r>
              <w:rPr>
                <w:rFonts w:eastAsia="Calibri"/>
                <w:szCs w:val="22"/>
                <w:lang w:val="en-US"/>
              </w:rPr>
              <w:t>SRC</w:t>
            </w:r>
            <w:r>
              <w:rPr>
                <w:rFonts w:eastAsia="Calibri"/>
                <w:szCs w:val="22"/>
              </w:rPr>
              <w:t>: 25</w:t>
            </w:r>
          </w:p>
        </w:tc>
        <w:tc>
          <w:tcPr>
            <w:tcW w:w="1107" w:type="pct"/>
            <w:vMerge/>
          </w:tcPr>
          <w:p w14:paraId="7D9FCB1A" w14:textId="77777777" w:rsidR="00D45F66" w:rsidRPr="00545682" w:rsidRDefault="00D45F66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763F8E9E" w14:textId="77777777" w:rsidR="00D45F66" w:rsidRPr="008A6E73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7F4F2C12" w14:textId="2F8F4F73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1B5AA54E" w14:textId="27E7A8A0" w:rsidR="00D45F66" w:rsidRDefault="00D45F66" w:rsidP="0011427E">
            <w:pPr>
              <w:pStyle w:val="GOSTTablenorm"/>
            </w:pPr>
            <w:r>
              <w:t>+ ГАИФ</w:t>
            </w:r>
          </w:p>
        </w:tc>
        <w:tc>
          <w:tcPr>
            <w:tcW w:w="213" w:type="pct"/>
          </w:tcPr>
          <w:p w14:paraId="7F845110" w14:textId="7D3CBE4A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1226C7B4" w14:textId="1E5D179E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74C805A6" w14:textId="745FD040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388DB986" w14:textId="1AC52EDF" w:rsidR="00D45F66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52AB0F7F" w14:textId="77777777" w:rsidTr="00D45F66">
        <w:tc>
          <w:tcPr>
            <w:tcW w:w="125" w:type="pct"/>
          </w:tcPr>
          <w:p w14:paraId="20660ADE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05BBA212" w14:textId="77777777" w:rsidR="00D45F66" w:rsidRPr="000F290B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1396852D" w14:textId="77777777" w:rsidR="00D45F66" w:rsidRPr="0093575F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04A5BC58" w14:textId="006A9303" w:rsidR="00D45F66" w:rsidRDefault="00D45F66" w:rsidP="0011427E">
            <w:pPr>
              <w:pStyle w:val="GOSTTablenorm"/>
            </w:pPr>
            <w:r w:rsidRPr="0093575F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84A6E31" w14:textId="4FE0F863" w:rsidR="00D45F66" w:rsidRPr="007F218F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0A454198" w14:textId="264A37C6" w:rsidR="00D45F66" w:rsidRPr="003F55FD" w:rsidRDefault="00D45F66" w:rsidP="0011427E">
            <w:pPr>
              <w:pStyle w:val="GOSTTablenorm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01" w:type="pct"/>
          </w:tcPr>
          <w:p w14:paraId="1DF20869" w14:textId="340B18F6" w:rsidR="00D45F66" w:rsidRDefault="00D45F66" w:rsidP="0011427E">
            <w:pPr>
              <w:pStyle w:val="GOSTTablenorm"/>
              <w:rPr>
                <w:rFonts w:eastAsia="Calibri"/>
                <w:szCs w:val="22"/>
                <w:lang w:val="en-US"/>
              </w:rPr>
            </w:pPr>
            <w:r>
              <w:rPr>
                <w:rFonts w:eastAsia="Calibri"/>
                <w:szCs w:val="22"/>
                <w:lang w:val="en-US"/>
              </w:rPr>
              <w:t>SRC</w:t>
            </w:r>
            <w:r>
              <w:rPr>
                <w:rFonts w:eastAsia="Calibri"/>
                <w:szCs w:val="22"/>
              </w:rPr>
              <w:t>:</w:t>
            </w:r>
            <w:r>
              <w:rPr>
                <w:rFonts w:eastAsia="Calibri"/>
                <w:szCs w:val="22"/>
                <w:lang w:val="en-US"/>
              </w:rPr>
              <w:t xml:space="preserve"> 57</w:t>
            </w:r>
          </w:p>
        </w:tc>
        <w:tc>
          <w:tcPr>
            <w:tcW w:w="1107" w:type="pct"/>
            <w:vMerge/>
          </w:tcPr>
          <w:p w14:paraId="693973B7" w14:textId="77777777" w:rsidR="00D45F66" w:rsidRPr="00545682" w:rsidRDefault="00D45F66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5C192FEF" w14:textId="77777777" w:rsidR="00D45F66" w:rsidRPr="008A6E73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4D50D8B6" w14:textId="4F5FD8E0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3196A5BF" w14:textId="2B0FF81F" w:rsidR="00D45F66" w:rsidRDefault="00D45F66" w:rsidP="0011427E">
            <w:pPr>
              <w:pStyle w:val="GOSTTablenorm"/>
            </w:pPr>
            <w:r>
              <w:t>+ АИФ с полномочиями ГАИФ</w:t>
            </w:r>
          </w:p>
        </w:tc>
        <w:tc>
          <w:tcPr>
            <w:tcW w:w="213" w:type="pct"/>
          </w:tcPr>
          <w:p w14:paraId="7B614BE0" w14:textId="1EAE8293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5EA8D91E" w14:textId="27D3F58E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0E9E40C6" w14:textId="09800C40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68279C7B" w14:textId="1062A78E" w:rsidR="00D45F66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3953D59D" w14:textId="77777777" w:rsidTr="00D45F66">
        <w:tc>
          <w:tcPr>
            <w:tcW w:w="125" w:type="pct"/>
          </w:tcPr>
          <w:p w14:paraId="797F046C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21081468" w14:textId="5B967514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0F290B">
              <w:t>БА распределенные за счет связанных иностранных кредитов на первый год планового периода</w:t>
            </w:r>
          </w:p>
        </w:tc>
        <w:tc>
          <w:tcPr>
            <w:tcW w:w="279" w:type="pct"/>
            <w:vMerge w:val="restart"/>
          </w:tcPr>
          <w:p w14:paraId="12EE7879" w14:textId="3222499D" w:rsidR="00D45F66" w:rsidRPr="00EF092E" w:rsidRDefault="004E716C" w:rsidP="0011427E">
            <w:pPr>
              <w:pStyle w:val="GOSTTablenorm"/>
              <w:rPr>
                <w:szCs w:val="22"/>
              </w:rPr>
            </w:pPr>
            <w:ins w:id="1166" w:author="Краснова Наталья EXP-332161" w:date="2026-03-19T17:46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111E3A59" w14:textId="107FD3D6" w:rsidR="00D45F66" w:rsidRDefault="00D45F66" w:rsidP="0011427E">
            <w:pPr>
              <w:pStyle w:val="GOSTTablenorm"/>
            </w:pPr>
            <w:r w:rsidRPr="00EF092E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12983AA" w14:textId="65372F4B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4E039CC4" w14:textId="2A71F750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199</w:t>
            </w:r>
          </w:p>
        </w:tc>
        <w:tc>
          <w:tcPr>
            <w:tcW w:w="301" w:type="pct"/>
          </w:tcPr>
          <w:p w14:paraId="7BA1F3E0" w14:textId="0AD68B65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rFonts w:eastAsia="Calibri"/>
                <w:szCs w:val="22"/>
                <w:lang w:val="en-US"/>
              </w:rPr>
              <w:t>-</w:t>
            </w:r>
          </w:p>
        </w:tc>
        <w:tc>
          <w:tcPr>
            <w:tcW w:w="1107" w:type="pct"/>
            <w:vMerge w:val="restart"/>
          </w:tcPr>
          <w:p w14:paraId="3DD4938E" w14:textId="03BA1EFF" w:rsidR="00D45F66" w:rsidRDefault="00D45F66" w:rsidP="0011427E">
            <w:pPr>
              <w:pStyle w:val="GOSTTablenorm"/>
            </w:pPr>
            <w:r w:rsidRPr="00545682">
              <w:rPr>
                <w:rFonts w:eastAsia="Calibri"/>
                <w:szCs w:val="22"/>
              </w:rPr>
              <w:t>Сумма БА на выплаты за счет связанных иностранных кредитов, распределенных ГАИФ, уполномоченным АИФ по подведомственным УБП</w:t>
            </w:r>
            <w:r>
              <w:rPr>
                <w:rFonts w:eastAsia="Calibri"/>
                <w:szCs w:val="22"/>
              </w:rPr>
              <w:t xml:space="preserve"> </w:t>
            </w:r>
            <w:r w:rsidRPr="000F290B">
              <w:t>на первый год планового периода</w:t>
            </w:r>
            <w:r>
              <w:t>.</w:t>
            </w:r>
          </w:p>
          <w:p w14:paraId="1F2D78B1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2E7BEA6E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Оборот по Дт за отчетный период по показателям:</w:t>
            </w:r>
          </w:p>
          <w:p w14:paraId="62DD466A" w14:textId="79D208E0" w:rsidR="00D45F66" w:rsidRDefault="00D45F66" w:rsidP="0011427E">
            <w:pPr>
              <w:pStyle w:val="GOSTTableListMark1"/>
            </w:pPr>
            <w:r>
              <w:lastRenderedPageBreak/>
              <w:t>БА_ГАБС_СВЗ_2,</w:t>
            </w:r>
          </w:p>
          <w:p w14:paraId="0F15CF11" w14:textId="35BAF6F4" w:rsidR="00D45F66" w:rsidRPr="005E26C1" w:rsidRDefault="00D45F66" w:rsidP="0011427E">
            <w:pPr>
              <w:pStyle w:val="GOSTTableListMark1"/>
            </w:pPr>
            <w:r w:rsidRPr="004A1C8C">
              <w:rPr>
                <w:rFonts w:eastAsia="Calibri"/>
              </w:rPr>
              <w:t>БА_РБС_СВЗ_</w:t>
            </w:r>
            <w:r>
              <w:rPr>
                <w:rFonts w:eastAsia="Calibri"/>
              </w:rPr>
              <w:t>2</w:t>
            </w:r>
          </w:p>
        </w:tc>
        <w:tc>
          <w:tcPr>
            <w:tcW w:w="254" w:type="pct"/>
            <w:vMerge w:val="restart"/>
          </w:tcPr>
          <w:p w14:paraId="52B567DC" w14:textId="5982E600" w:rsidR="00D45F66" w:rsidRDefault="00D45F66" w:rsidP="0011427E">
            <w:pPr>
              <w:pStyle w:val="GOSTTablenorm"/>
              <w:rPr>
                <w:szCs w:val="22"/>
              </w:rPr>
            </w:pPr>
            <w:r w:rsidRPr="008A6E73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145E54F7" w14:textId="101053C2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01EE4CBE" w14:textId="4EA325A3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13" w:type="pct"/>
          </w:tcPr>
          <w:p w14:paraId="2E02D3AA" w14:textId="45EA64D6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3D7EF4E8" w14:textId="4C2B38EA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4A863216" w14:textId="31333450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49" w:type="pct"/>
          </w:tcPr>
          <w:p w14:paraId="193C4C9D" w14:textId="146AA999" w:rsidR="00D45F66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</w:tr>
      <w:tr w:rsidR="00D45F66" w:rsidRPr="005E26C1" w14:paraId="0C8298FA" w14:textId="77777777" w:rsidTr="00D45F66">
        <w:tc>
          <w:tcPr>
            <w:tcW w:w="125" w:type="pct"/>
          </w:tcPr>
          <w:p w14:paraId="39C868D2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586A1495" w14:textId="77777777" w:rsidR="00D45F66" w:rsidRPr="000F290B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7CAD7DF6" w14:textId="77777777" w:rsidR="00D45F66" w:rsidRPr="00EF092E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59AF986C" w14:textId="61906CDE" w:rsidR="00D45F66" w:rsidRDefault="00D45F66" w:rsidP="0011427E">
            <w:pPr>
              <w:pStyle w:val="GOSTTablenorm"/>
            </w:pPr>
            <w:r w:rsidRPr="00EF092E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6460F04" w14:textId="4FB1239A" w:rsidR="00D45F66" w:rsidRPr="007F218F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78A47F3A" w14:textId="60ACF529" w:rsidR="00D45F66" w:rsidRPr="003F55FD" w:rsidRDefault="00D45F66" w:rsidP="0011427E">
            <w:pPr>
              <w:pStyle w:val="GOSTTablenorm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01" w:type="pct"/>
          </w:tcPr>
          <w:p w14:paraId="59B1D1E0" w14:textId="390EC714" w:rsidR="00D45F66" w:rsidRDefault="00D45F66" w:rsidP="0011427E">
            <w:pPr>
              <w:pStyle w:val="GOSTTablenorm"/>
              <w:rPr>
                <w:rFonts w:eastAsia="Calibri"/>
                <w:szCs w:val="22"/>
                <w:lang w:val="en-US"/>
              </w:rPr>
            </w:pPr>
            <w:r>
              <w:rPr>
                <w:rFonts w:eastAsia="Calibri"/>
                <w:szCs w:val="22"/>
                <w:lang w:val="en-US"/>
              </w:rPr>
              <w:t>SRC</w:t>
            </w:r>
            <w:r>
              <w:rPr>
                <w:rFonts w:eastAsia="Calibri"/>
                <w:szCs w:val="22"/>
              </w:rPr>
              <w:t>: 26</w:t>
            </w:r>
          </w:p>
        </w:tc>
        <w:tc>
          <w:tcPr>
            <w:tcW w:w="1107" w:type="pct"/>
            <w:vMerge/>
          </w:tcPr>
          <w:p w14:paraId="15CD5751" w14:textId="77777777" w:rsidR="00D45F66" w:rsidRPr="00545682" w:rsidRDefault="00D45F66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019B8935" w14:textId="77777777" w:rsidR="00D45F66" w:rsidRPr="008A6E73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46EB745F" w14:textId="4D4D77E2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51DC2A3E" w14:textId="2FFCE59B" w:rsidR="00D45F66" w:rsidRDefault="00D45F66" w:rsidP="0011427E">
            <w:pPr>
              <w:pStyle w:val="GOSTTablenorm"/>
            </w:pPr>
            <w:r>
              <w:t>+ ГАИФ</w:t>
            </w:r>
          </w:p>
        </w:tc>
        <w:tc>
          <w:tcPr>
            <w:tcW w:w="213" w:type="pct"/>
          </w:tcPr>
          <w:p w14:paraId="064D67A4" w14:textId="1401303F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628DAD42" w14:textId="0CA49890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703C9D08" w14:textId="217D7E38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606136DD" w14:textId="665FDCC5" w:rsidR="00D45F66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03C5C0CD" w14:textId="77777777" w:rsidTr="00D45F66">
        <w:tc>
          <w:tcPr>
            <w:tcW w:w="125" w:type="pct"/>
          </w:tcPr>
          <w:p w14:paraId="2325F17A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01AD9FE1" w14:textId="77777777" w:rsidR="00D45F66" w:rsidRPr="000F290B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21402D56" w14:textId="77777777" w:rsidR="00D45F66" w:rsidRPr="00EF092E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38FA13BB" w14:textId="26C651E3" w:rsidR="00D45F66" w:rsidRDefault="00D45F66" w:rsidP="0011427E">
            <w:pPr>
              <w:pStyle w:val="GOSTTablenorm"/>
            </w:pPr>
            <w:r w:rsidRPr="00EF092E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9F8852E" w14:textId="40773A08" w:rsidR="00D45F66" w:rsidRPr="007F218F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7CDB23F2" w14:textId="28BB0697" w:rsidR="00D45F66" w:rsidRPr="003F55FD" w:rsidRDefault="00D45F66" w:rsidP="0011427E">
            <w:pPr>
              <w:pStyle w:val="GOSTTablenorm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01" w:type="pct"/>
          </w:tcPr>
          <w:p w14:paraId="7DFEF75E" w14:textId="217073D4" w:rsidR="00D45F66" w:rsidRPr="003F55FD" w:rsidRDefault="00D45F66" w:rsidP="0011427E">
            <w:pPr>
              <w:pStyle w:val="GOSTTablenorm"/>
              <w:rPr>
                <w:rFonts w:eastAsia="Calibri"/>
                <w:szCs w:val="22"/>
                <w:lang w:val="en-US"/>
              </w:rPr>
            </w:pPr>
            <w:r>
              <w:rPr>
                <w:rFonts w:eastAsia="Calibri"/>
                <w:szCs w:val="22"/>
                <w:lang w:val="en-US"/>
              </w:rPr>
              <w:t>SRC</w:t>
            </w:r>
            <w:r>
              <w:rPr>
                <w:rFonts w:eastAsia="Calibri"/>
                <w:szCs w:val="22"/>
              </w:rPr>
              <w:t>:</w:t>
            </w:r>
            <w:r>
              <w:rPr>
                <w:rFonts w:eastAsia="Calibri"/>
                <w:szCs w:val="22"/>
                <w:lang w:val="en-US"/>
              </w:rPr>
              <w:t xml:space="preserve"> 58</w:t>
            </w:r>
          </w:p>
        </w:tc>
        <w:tc>
          <w:tcPr>
            <w:tcW w:w="1107" w:type="pct"/>
            <w:vMerge/>
          </w:tcPr>
          <w:p w14:paraId="3964DD0A" w14:textId="77777777" w:rsidR="00D45F66" w:rsidRPr="00545682" w:rsidRDefault="00D45F66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6D80A744" w14:textId="77777777" w:rsidR="00D45F66" w:rsidRPr="008A6E73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7B9DC559" w14:textId="2FF3A1BC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6EA8EC07" w14:textId="3090889B" w:rsidR="00D45F66" w:rsidRDefault="00D45F66" w:rsidP="0011427E">
            <w:pPr>
              <w:pStyle w:val="GOSTTablenorm"/>
            </w:pPr>
            <w:r>
              <w:t>+ АИФ с полномочиями ГАИФ</w:t>
            </w:r>
          </w:p>
        </w:tc>
        <w:tc>
          <w:tcPr>
            <w:tcW w:w="213" w:type="pct"/>
          </w:tcPr>
          <w:p w14:paraId="6173BCC1" w14:textId="33D57DF2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301D2DD4" w14:textId="204D8C60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6A73DF33" w14:textId="5A0F0216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7A46A8C7" w14:textId="0CCFDD36" w:rsidR="00D45F66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6EF076A6" w14:textId="77777777" w:rsidTr="00D45F66">
        <w:tc>
          <w:tcPr>
            <w:tcW w:w="125" w:type="pct"/>
          </w:tcPr>
          <w:p w14:paraId="6F713C17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39C9A4A3" w14:textId="36165EAD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0F290B">
              <w:t>БА распределенные за счет связанных иностранных кредитов на второй год планового периода</w:t>
            </w:r>
          </w:p>
        </w:tc>
        <w:tc>
          <w:tcPr>
            <w:tcW w:w="279" w:type="pct"/>
            <w:vMerge w:val="restart"/>
          </w:tcPr>
          <w:p w14:paraId="5014CEDA" w14:textId="37BAA0B2" w:rsidR="00D45F66" w:rsidRPr="00EF092E" w:rsidRDefault="004E716C" w:rsidP="0011427E">
            <w:pPr>
              <w:pStyle w:val="GOSTTablenorm"/>
              <w:rPr>
                <w:szCs w:val="22"/>
              </w:rPr>
            </w:pPr>
            <w:ins w:id="1167" w:author="Краснова Наталья EXP-332161" w:date="2026-03-19T17:46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13FBE5EA" w14:textId="3617F4BD" w:rsidR="00D45F66" w:rsidRDefault="00D45F66" w:rsidP="0011427E">
            <w:pPr>
              <w:pStyle w:val="GOSTTablenorm"/>
            </w:pPr>
            <w:r w:rsidRPr="00EF092E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70A5A76" w14:textId="6CD3CA11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07BDCEFF" w14:textId="3E1A03A3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200</w:t>
            </w:r>
          </w:p>
        </w:tc>
        <w:tc>
          <w:tcPr>
            <w:tcW w:w="301" w:type="pct"/>
          </w:tcPr>
          <w:p w14:paraId="17BAAE95" w14:textId="56A7F2A7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rFonts w:eastAsia="Calibri"/>
                <w:szCs w:val="22"/>
                <w:lang w:val="en-US"/>
              </w:rPr>
              <w:t>-</w:t>
            </w:r>
          </w:p>
        </w:tc>
        <w:tc>
          <w:tcPr>
            <w:tcW w:w="1107" w:type="pct"/>
            <w:vMerge w:val="restart"/>
          </w:tcPr>
          <w:p w14:paraId="473FA331" w14:textId="2C95E0BD" w:rsidR="00D45F66" w:rsidRDefault="00D45F66" w:rsidP="0011427E">
            <w:pPr>
              <w:pStyle w:val="GOSTTablenorm"/>
            </w:pPr>
            <w:r w:rsidRPr="00545682">
              <w:rPr>
                <w:rFonts w:eastAsia="Calibri"/>
                <w:szCs w:val="22"/>
              </w:rPr>
              <w:t>Сумма БА на выплаты за счет связанных иностранных кредитов, распределенных ГАИФ, уполномоченным АИФ по подведомственным УБП</w:t>
            </w:r>
            <w:r>
              <w:rPr>
                <w:rFonts w:eastAsia="Calibri"/>
                <w:szCs w:val="22"/>
              </w:rPr>
              <w:t xml:space="preserve"> </w:t>
            </w:r>
            <w:r w:rsidRPr="000F290B">
              <w:t xml:space="preserve">на </w:t>
            </w:r>
            <w:r>
              <w:t>второй</w:t>
            </w:r>
            <w:r w:rsidRPr="000F290B">
              <w:t xml:space="preserve"> год планового периода</w:t>
            </w:r>
            <w:r>
              <w:t>.</w:t>
            </w:r>
          </w:p>
          <w:p w14:paraId="6F646172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78FB39AA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Оборот по Дт за отчетный период по показателям:</w:t>
            </w:r>
          </w:p>
          <w:p w14:paraId="58E01449" w14:textId="2C9ACC36" w:rsidR="00D45F66" w:rsidRDefault="00D45F66" w:rsidP="0011427E">
            <w:pPr>
              <w:pStyle w:val="GOSTTableListMark1"/>
            </w:pPr>
            <w:r>
              <w:t>БА_ГАБС_СВЗ_3,</w:t>
            </w:r>
          </w:p>
          <w:p w14:paraId="6FC84877" w14:textId="07060BB1" w:rsidR="00D45F66" w:rsidRPr="005E26C1" w:rsidRDefault="00D45F66" w:rsidP="0011427E">
            <w:pPr>
              <w:pStyle w:val="GOSTTableListMark1"/>
            </w:pPr>
            <w:r w:rsidRPr="004A1C8C">
              <w:rPr>
                <w:rFonts w:eastAsia="Calibri"/>
              </w:rPr>
              <w:t>БА_РБС_СВЗ_</w:t>
            </w:r>
            <w:r>
              <w:rPr>
                <w:rFonts w:eastAsia="Calibri"/>
              </w:rPr>
              <w:t>3</w:t>
            </w:r>
          </w:p>
        </w:tc>
        <w:tc>
          <w:tcPr>
            <w:tcW w:w="254" w:type="pct"/>
            <w:vMerge w:val="restart"/>
          </w:tcPr>
          <w:p w14:paraId="7191023A" w14:textId="34887AA1" w:rsidR="00D45F66" w:rsidRDefault="00D45F66" w:rsidP="0011427E">
            <w:pPr>
              <w:pStyle w:val="GOSTTablenorm"/>
              <w:rPr>
                <w:szCs w:val="22"/>
              </w:rPr>
            </w:pPr>
            <w:r w:rsidRPr="00D05307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630F54CB" w14:textId="3450CB1C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5E34D4F9" w14:textId="63E7B5A7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13" w:type="pct"/>
          </w:tcPr>
          <w:p w14:paraId="2BDB3D82" w14:textId="2394C373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14D37108" w14:textId="1D1AD205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0EA3FA5B" w14:textId="28F7C8FC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49" w:type="pct"/>
          </w:tcPr>
          <w:p w14:paraId="43C81C3F" w14:textId="44E623BE" w:rsidR="00D45F66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</w:tr>
      <w:tr w:rsidR="00D45F66" w:rsidRPr="005E26C1" w14:paraId="36AE8F83" w14:textId="77777777" w:rsidTr="00D45F66">
        <w:tc>
          <w:tcPr>
            <w:tcW w:w="125" w:type="pct"/>
          </w:tcPr>
          <w:p w14:paraId="16C78780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7FA5E900" w14:textId="77777777" w:rsidR="00D45F66" w:rsidRPr="000F290B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298DA7C8" w14:textId="77777777" w:rsidR="00D45F66" w:rsidRPr="00EF092E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17F05622" w14:textId="49505304" w:rsidR="00D45F66" w:rsidRDefault="00D45F66" w:rsidP="0011427E">
            <w:pPr>
              <w:pStyle w:val="GOSTTablenorm"/>
            </w:pPr>
            <w:r w:rsidRPr="00EF092E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9A6E11D" w14:textId="41AFFFAD" w:rsidR="00D45F66" w:rsidRPr="007F218F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1AE8AB59" w14:textId="333D16F7" w:rsidR="00D45F66" w:rsidRPr="003F55FD" w:rsidRDefault="00D45F66" w:rsidP="0011427E">
            <w:pPr>
              <w:pStyle w:val="GOSTTablenorm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01" w:type="pct"/>
          </w:tcPr>
          <w:p w14:paraId="6B024308" w14:textId="4B273B42" w:rsidR="00D45F66" w:rsidRDefault="00D45F66" w:rsidP="0011427E">
            <w:pPr>
              <w:pStyle w:val="GOSTTablenorm"/>
              <w:rPr>
                <w:rFonts w:eastAsia="Calibri"/>
                <w:szCs w:val="22"/>
                <w:lang w:val="en-US"/>
              </w:rPr>
            </w:pPr>
            <w:r>
              <w:rPr>
                <w:rFonts w:eastAsia="Calibri"/>
                <w:szCs w:val="22"/>
                <w:lang w:val="en-US"/>
              </w:rPr>
              <w:t>SRC</w:t>
            </w:r>
            <w:r>
              <w:rPr>
                <w:rFonts w:eastAsia="Calibri"/>
                <w:szCs w:val="22"/>
              </w:rPr>
              <w:t>: 27</w:t>
            </w:r>
          </w:p>
        </w:tc>
        <w:tc>
          <w:tcPr>
            <w:tcW w:w="1107" w:type="pct"/>
            <w:vMerge/>
          </w:tcPr>
          <w:p w14:paraId="50D2719B" w14:textId="77777777" w:rsidR="00D45F66" w:rsidRPr="00545682" w:rsidRDefault="00D45F66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345D3022" w14:textId="77777777" w:rsidR="00D45F66" w:rsidRPr="00D05307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760C669C" w14:textId="4730F804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54C95BD7" w14:textId="3CA78DEA" w:rsidR="00D45F66" w:rsidRDefault="00D45F66" w:rsidP="0011427E">
            <w:pPr>
              <w:pStyle w:val="GOSTTablenorm"/>
            </w:pPr>
            <w:r>
              <w:t>+ ГАИФ</w:t>
            </w:r>
          </w:p>
        </w:tc>
        <w:tc>
          <w:tcPr>
            <w:tcW w:w="213" w:type="pct"/>
          </w:tcPr>
          <w:p w14:paraId="4BD539F8" w14:textId="02FC2965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4E1DCA64" w14:textId="1ECCC3F0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67EA3C5C" w14:textId="3085832A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201A940E" w14:textId="0D05BCD9" w:rsidR="00D45F66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20BD3138" w14:textId="77777777" w:rsidTr="00D45F66">
        <w:tc>
          <w:tcPr>
            <w:tcW w:w="125" w:type="pct"/>
          </w:tcPr>
          <w:p w14:paraId="00EAF921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51641A63" w14:textId="77777777" w:rsidR="00D45F66" w:rsidRPr="000F290B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1F638515" w14:textId="77777777" w:rsidR="00D45F66" w:rsidRPr="00EF092E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7C248298" w14:textId="3A6A69A4" w:rsidR="00D45F66" w:rsidRDefault="00D45F66" w:rsidP="0011427E">
            <w:pPr>
              <w:pStyle w:val="GOSTTablenorm"/>
            </w:pPr>
            <w:r w:rsidRPr="00EF092E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63A586A" w14:textId="7A25185C" w:rsidR="00D45F66" w:rsidRPr="007F218F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08553909" w14:textId="2216F825" w:rsidR="00D45F66" w:rsidRDefault="00D45F66" w:rsidP="0011427E">
            <w:pPr>
              <w:pStyle w:val="GOSTTablenorm"/>
            </w:pPr>
            <w:r>
              <w:rPr>
                <w:lang w:val="en-US"/>
              </w:rPr>
              <w:t>-</w:t>
            </w:r>
          </w:p>
        </w:tc>
        <w:tc>
          <w:tcPr>
            <w:tcW w:w="301" w:type="pct"/>
          </w:tcPr>
          <w:p w14:paraId="4879D0E1" w14:textId="15F309E3" w:rsidR="00D45F66" w:rsidRPr="003F55FD" w:rsidRDefault="00D45F66" w:rsidP="0011427E">
            <w:pPr>
              <w:pStyle w:val="GOSTTablenorm"/>
              <w:rPr>
                <w:rFonts w:eastAsia="Calibri"/>
                <w:szCs w:val="22"/>
                <w:lang w:val="en-US"/>
              </w:rPr>
            </w:pPr>
            <w:r>
              <w:rPr>
                <w:rFonts w:eastAsia="Calibri"/>
                <w:szCs w:val="22"/>
                <w:lang w:val="en-US"/>
              </w:rPr>
              <w:t>SRC</w:t>
            </w:r>
            <w:r>
              <w:rPr>
                <w:rFonts w:eastAsia="Calibri"/>
                <w:szCs w:val="22"/>
              </w:rPr>
              <w:t xml:space="preserve">: </w:t>
            </w:r>
            <w:r>
              <w:rPr>
                <w:rFonts w:eastAsia="Calibri"/>
                <w:szCs w:val="22"/>
                <w:lang w:val="en-US"/>
              </w:rPr>
              <w:t>59</w:t>
            </w:r>
          </w:p>
        </w:tc>
        <w:tc>
          <w:tcPr>
            <w:tcW w:w="1107" w:type="pct"/>
            <w:vMerge/>
          </w:tcPr>
          <w:p w14:paraId="044F33F0" w14:textId="77777777" w:rsidR="00D45F66" w:rsidRPr="00545682" w:rsidRDefault="00D45F66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6D883CC0" w14:textId="77777777" w:rsidR="00D45F66" w:rsidRPr="00D05307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1E8F854B" w14:textId="18F1FB1A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02F94553" w14:textId="163AD63C" w:rsidR="00D45F66" w:rsidRDefault="00D45F66" w:rsidP="0011427E">
            <w:pPr>
              <w:pStyle w:val="GOSTTablenorm"/>
            </w:pPr>
            <w:r>
              <w:t>+ АИФ с полномочиями ГАИФ</w:t>
            </w:r>
          </w:p>
        </w:tc>
        <w:tc>
          <w:tcPr>
            <w:tcW w:w="213" w:type="pct"/>
          </w:tcPr>
          <w:p w14:paraId="2FE521AC" w14:textId="6A3981B4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044996E3" w14:textId="3B31C24A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162E2CF4" w14:textId="7EF759EF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047F3FBF" w14:textId="724229D8" w:rsidR="00D45F66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3B6224DF" w14:textId="77777777" w:rsidTr="00D45F66">
        <w:tc>
          <w:tcPr>
            <w:tcW w:w="125" w:type="pct"/>
          </w:tcPr>
          <w:p w14:paraId="3DAEEC1C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7AC4D8B7" w14:textId="133AE798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0F290B">
              <w:t>БА распределенные за счет связанных иностранных кредитов на третий год планового периода</w:t>
            </w:r>
          </w:p>
        </w:tc>
        <w:tc>
          <w:tcPr>
            <w:tcW w:w="279" w:type="pct"/>
            <w:vMerge w:val="restart"/>
          </w:tcPr>
          <w:p w14:paraId="25FAE159" w14:textId="27F9EF99" w:rsidR="00D45F66" w:rsidRPr="00EF092E" w:rsidRDefault="004E716C" w:rsidP="0011427E">
            <w:pPr>
              <w:pStyle w:val="GOSTTablenorm"/>
              <w:rPr>
                <w:szCs w:val="22"/>
              </w:rPr>
            </w:pPr>
            <w:ins w:id="1168" w:author="Краснова Наталья EXP-332161" w:date="2026-03-19T17:46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3224D427" w14:textId="47F53B90" w:rsidR="00D45F66" w:rsidRDefault="00D45F66" w:rsidP="0011427E">
            <w:pPr>
              <w:pStyle w:val="GOSTTablenorm"/>
            </w:pPr>
            <w:r w:rsidRPr="00EF092E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9A39033" w14:textId="1FB3071E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6CBACF40" w14:textId="675EC474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201</w:t>
            </w:r>
          </w:p>
        </w:tc>
        <w:tc>
          <w:tcPr>
            <w:tcW w:w="301" w:type="pct"/>
          </w:tcPr>
          <w:p w14:paraId="55ADC44F" w14:textId="1A84ED16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rFonts w:eastAsia="Calibri"/>
                <w:szCs w:val="22"/>
                <w:lang w:val="en-US"/>
              </w:rPr>
              <w:t>-</w:t>
            </w:r>
          </w:p>
        </w:tc>
        <w:tc>
          <w:tcPr>
            <w:tcW w:w="1107" w:type="pct"/>
            <w:vMerge w:val="restart"/>
          </w:tcPr>
          <w:p w14:paraId="5189166A" w14:textId="1C3B2F0E" w:rsidR="00D45F66" w:rsidRDefault="00D45F66" w:rsidP="0011427E">
            <w:pPr>
              <w:pStyle w:val="GOSTTablenorm"/>
            </w:pPr>
            <w:r w:rsidRPr="00545682">
              <w:rPr>
                <w:rFonts w:eastAsia="Calibri"/>
                <w:szCs w:val="22"/>
              </w:rPr>
              <w:t>Сумма БА на выплаты за счет связанных иностранных кредитов, распределенных ГАИФ, уполномоченным АИФ по подведомственным УБП</w:t>
            </w:r>
            <w:r>
              <w:rPr>
                <w:rFonts w:eastAsia="Calibri"/>
                <w:szCs w:val="22"/>
              </w:rPr>
              <w:t xml:space="preserve"> </w:t>
            </w:r>
            <w:r w:rsidRPr="000F290B">
              <w:t xml:space="preserve">на </w:t>
            </w:r>
            <w:r>
              <w:t>третий</w:t>
            </w:r>
            <w:r w:rsidRPr="000F290B">
              <w:t xml:space="preserve"> год планового периода</w:t>
            </w:r>
            <w:r>
              <w:t>.</w:t>
            </w:r>
          </w:p>
          <w:p w14:paraId="132DBF72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5D163135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lastRenderedPageBreak/>
              <w:t>Оборот по Дт за отчетный период по показателям:</w:t>
            </w:r>
          </w:p>
          <w:p w14:paraId="376AB252" w14:textId="4F456400" w:rsidR="00D45F66" w:rsidRDefault="00D45F66" w:rsidP="0011427E">
            <w:pPr>
              <w:pStyle w:val="GOSTTableListMark1"/>
            </w:pPr>
            <w:r>
              <w:t>БА_ГАБС_СВЗ_4,</w:t>
            </w:r>
          </w:p>
          <w:p w14:paraId="0650E07F" w14:textId="050A1A83" w:rsidR="00D45F66" w:rsidRPr="00E30942" w:rsidRDefault="00D45F66" w:rsidP="0011427E">
            <w:pPr>
              <w:pStyle w:val="GOSTTableListMark1"/>
            </w:pPr>
            <w:r w:rsidRPr="004A1C8C">
              <w:rPr>
                <w:rFonts w:eastAsia="Calibri"/>
              </w:rPr>
              <w:t>БА_РБС_СВЗ_</w:t>
            </w:r>
            <w:r>
              <w:rPr>
                <w:rFonts w:eastAsia="Calibri"/>
              </w:rPr>
              <w:t>4</w:t>
            </w:r>
          </w:p>
        </w:tc>
        <w:tc>
          <w:tcPr>
            <w:tcW w:w="254" w:type="pct"/>
            <w:vMerge w:val="restart"/>
          </w:tcPr>
          <w:p w14:paraId="67C11AC9" w14:textId="72D543B5" w:rsidR="00D45F66" w:rsidRDefault="00D45F66" w:rsidP="0011427E">
            <w:pPr>
              <w:pStyle w:val="GOSTTablenorm"/>
              <w:rPr>
                <w:szCs w:val="22"/>
              </w:rPr>
            </w:pPr>
            <w:r w:rsidRPr="00D05307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762D8920" w14:textId="7138601F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4BF29758" w14:textId="4B30C6E5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13" w:type="pct"/>
          </w:tcPr>
          <w:p w14:paraId="34A4FB96" w14:textId="31180FC6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3854838F" w14:textId="0321F64D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1D47C52A" w14:textId="48F29381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49" w:type="pct"/>
          </w:tcPr>
          <w:p w14:paraId="6563A948" w14:textId="1D11AA2A" w:rsidR="00D45F66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</w:tr>
      <w:tr w:rsidR="00D45F66" w:rsidRPr="005E26C1" w14:paraId="18AF218E" w14:textId="77777777" w:rsidTr="00D45F66">
        <w:tc>
          <w:tcPr>
            <w:tcW w:w="125" w:type="pct"/>
          </w:tcPr>
          <w:p w14:paraId="4BC7FFD7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52AEC820" w14:textId="77777777" w:rsidR="00D45F66" w:rsidRPr="000F290B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3F92255F" w14:textId="77777777" w:rsidR="00D45F66" w:rsidRPr="00EF092E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72BADC02" w14:textId="24A3EB99" w:rsidR="00D45F66" w:rsidRDefault="00D45F66" w:rsidP="0011427E">
            <w:pPr>
              <w:pStyle w:val="GOSTTablenorm"/>
            </w:pPr>
            <w:r w:rsidRPr="00EF092E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E5EA4EE" w14:textId="49EBB63B" w:rsidR="00D45F66" w:rsidRPr="007F218F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1640587B" w14:textId="52DFCA3F" w:rsidR="00D45F66" w:rsidRDefault="00D45F66" w:rsidP="0011427E">
            <w:pPr>
              <w:pStyle w:val="GOSTTablenorm"/>
            </w:pPr>
            <w:r>
              <w:rPr>
                <w:lang w:val="en-US"/>
              </w:rPr>
              <w:t>-</w:t>
            </w:r>
          </w:p>
        </w:tc>
        <w:tc>
          <w:tcPr>
            <w:tcW w:w="301" w:type="pct"/>
          </w:tcPr>
          <w:p w14:paraId="3D8F2CE4" w14:textId="085B9B86" w:rsidR="00D45F66" w:rsidRDefault="00D45F66" w:rsidP="0011427E">
            <w:pPr>
              <w:pStyle w:val="GOSTTablenorm"/>
              <w:rPr>
                <w:rFonts w:eastAsia="Calibri"/>
                <w:szCs w:val="22"/>
                <w:lang w:val="en-US"/>
              </w:rPr>
            </w:pPr>
            <w:r>
              <w:rPr>
                <w:rFonts w:eastAsia="Calibri"/>
                <w:szCs w:val="22"/>
                <w:lang w:val="en-US"/>
              </w:rPr>
              <w:t>SRC</w:t>
            </w:r>
            <w:r>
              <w:rPr>
                <w:rFonts w:eastAsia="Calibri"/>
                <w:szCs w:val="22"/>
              </w:rPr>
              <w:t>: 28</w:t>
            </w:r>
          </w:p>
        </w:tc>
        <w:tc>
          <w:tcPr>
            <w:tcW w:w="1107" w:type="pct"/>
            <w:vMerge/>
          </w:tcPr>
          <w:p w14:paraId="38BA083C" w14:textId="77777777" w:rsidR="00D45F66" w:rsidRPr="00545682" w:rsidRDefault="00D45F66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53DAC4BB" w14:textId="77777777" w:rsidR="00D45F66" w:rsidRPr="00D05307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0ABA1919" w14:textId="4265E7EB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20617B6C" w14:textId="5A7F0B58" w:rsidR="00D45F66" w:rsidRDefault="00D45F66" w:rsidP="0011427E">
            <w:pPr>
              <w:pStyle w:val="GOSTTablenorm"/>
            </w:pPr>
            <w:r>
              <w:t>+ ГАИФ</w:t>
            </w:r>
          </w:p>
        </w:tc>
        <w:tc>
          <w:tcPr>
            <w:tcW w:w="213" w:type="pct"/>
          </w:tcPr>
          <w:p w14:paraId="56C89F92" w14:textId="56E31B2A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699E8CDD" w14:textId="6195FF2F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028ED88D" w14:textId="526BA19D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3D1639AB" w14:textId="0623E153" w:rsidR="00D45F66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16C71A5A" w14:textId="77777777" w:rsidTr="00D45F66">
        <w:tc>
          <w:tcPr>
            <w:tcW w:w="125" w:type="pct"/>
          </w:tcPr>
          <w:p w14:paraId="70C04CC6" w14:textId="77777777" w:rsidR="00D45F66" w:rsidRPr="000F290B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1C4E4EA7" w14:textId="77777777" w:rsidR="00D45F66" w:rsidRPr="000F290B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64ACA933" w14:textId="77777777" w:rsidR="00D45F66" w:rsidRPr="00EF092E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13844A40" w14:textId="64B090B7" w:rsidR="00D45F66" w:rsidRDefault="00D45F66" w:rsidP="0011427E">
            <w:pPr>
              <w:pStyle w:val="GOSTTablenorm"/>
            </w:pPr>
            <w:r w:rsidRPr="00EF092E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7DA7870" w14:textId="05972C1F" w:rsidR="00D45F66" w:rsidRPr="007F218F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032C26ED" w14:textId="3FEA3AB1" w:rsidR="00D45F66" w:rsidRDefault="00D45F66" w:rsidP="0011427E">
            <w:pPr>
              <w:pStyle w:val="GOSTTablenorm"/>
            </w:pPr>
            <w:r>
              <w:rPr>
                <w:lang w:val="en-US"/>
              </w:rPr>
              <w:t>-</w:t>
            </w:r>
          </w:p>
        </w:tc>
        <w:tc>
          <w:tcPr>
            <w:tcW w:w="301" w:type="pct"/>
          </w:tcPr>
          <w:p w14:paraId="4FDE05CC" w14:textId="5A0AD8CA" w:rsidR="00D45F66" w:rsidRDefault="00D45F66" w:rsidP="0011427E">
            <w:pPr>
              <w:pStyle w:val="GOSTTablenorm"/>
              <w:rPr>
                <w:rFonts w:eastAsia="Calibri"/>
                <w:szCs w:val="22"/>
                <w:lang w:val="en-US"/>
              </w:rPr>
            </w:pPr>
            <w:r>
              <w:rPr>
                <w:rFonts w:eastAsia="Calibri"/>
                <w:szCs w:val="22"/>
                <w:lang w:val="en-US"/>
              </w:rPr>
              <w:t>SRC</w:t>
            </w:r>
            <w:r>
              <w:rPr>
                <w:rFonts w:eastAsia="Calibri"/>
                <w:szCs w:val="22"/>
              </w:rPr>
              <w:t xml:space="preserve">: </w:t>
            </w:r>
            <w:r>
              <w:rPr>
                <w:rFonts w:eastAsia="Calibri"/>
                <w:szCs w:val="22"/>
                <w:lang w:val="en-US"/>
              </w:rPr>
              <w:t>60</w:t>
            </w:r>
          </w:p>
        </w:tc>
        <w:tc>
          <w:tcPr>
            <w:tcW w:w="1107" w:type="pct"/>
            <w:vMerge/>
          </w:tcPr>
          <w:p w14:paraId="139149B1" w14:textId="77777777" w:rsidR="00D45F66" w:rsidRPr="00545682" w:rsidRDefault="00D45F66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47C4C8F7" w14:textId="77777777" w:rsidR="00D45F66" w:rsidRPr="00D05307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635E9860" w14:textId="152FB1D2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3F088340" w14:textId="61C57491" w:rsidR="00D45F66" w:rsidRDefault="00D45F66" w:rsidP="0011427E">
            <w:pPr>
              <w:pStyle w:val="GOSTTablenorm"/>
            </w:pPr>
            <w:r>
              <w:t>+ АИФ с пол</w:t>
            </w:r>
            <w:r>
              <w:lastRenderedPageBreak/>
              <w:t>номочиями ГАИФ</w:t>
            </w:r>
          </w:p>
        </w:tc>
        <w:tc>
          <w:tcPr>
            <w:tcW w:w="213" w:type="pct"/>
          </w:tcPr>
          <w:p w14:paraId="44A00910" w14:textId="6F15D01D" w:rsidR="00D45F66" w:rsidRDefault="00D45F66" w:rsidP="0011427E">
            <w:pPr>
              <w:pStyle w:val="GOSTTablenorm"/>
            </w:pPr>
            <w:r>
              <w:lastRenderedPageBreak/>
              <w:t>-</w:t>
            </w:r>
          </w:p>
        </w:tc>
        <w:tc>
          <w:tcPr>
            <w:tcW w:w="213" w:type="pct"/>
          </w:tcPr>
          <w:p w14:paraId="4A888A59" w14:textId="32DDE8E3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73304282" w14:textId="063C2C27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1D746EB0" w14:textId="4D7685EB" w:rsidR="00D45F66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0805CD47" w14:textId="77777777" w:rsidTr="00D45F66">
        <w:tc>
          <w:tcPr>
            <w:tcW w:w="125" w:type="pct"/>
          </w:tcPr>
          <w:p w14:paraId="33854BF5" w14:textId="77777777" w:rsidR="00D45F66" w:rsidRPr="00112ABB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1BBFD5C4" w14:textId="3888E423" w:rsidR="00D45F66" w:rsidRDefault="00D45F66" w:rsidP="0011427E">
            <w:pPr>
              <w:pStyle w:val="GOSTTablenorm"/>
            </w:pPr>
            <w:r w:rsidRPr="005E03C5">
              <w:rPr>
                <w:szCs w:val="22"/>
              </w:rPr>
              <w:t>Остаток БА ГРБС</w:t>
            </w:r>
            <w:r>
              <w:rPr>
                <w:szCs w:val="22"/>
              </w:rPr>
              <w:t>, ГАИФ</w:t>
            </w:r>
            <w:r w:rsidRPr="005E03C5">
              <w:rPr>
                <w:szCs w:val="22"/>
              </w:rPr>
              <w:t xml:space="preserve"> на текущий финансовый год </w:t>
            </w:r>
          </w:p>
        </w:tc>
        <w:tc>
          <w:tcPr>
            <w:tcW w:w="279" w:type="pct"/>
          </w:tcPr>
          <w:p w14:paraId="1ACF59B5" w14:textId="19D4FD40" w:rsidR="00D45F66" w:rsidRPr="004F6DA3" w:rsidRDefault="004E716C" w:rsidP="0011427E">
            <w:pPr>
              <w:pStyle w:val="GOSTTablenorm"/>
              <w:rPr>
                <w:szCs w:val="22"/>
              </w:rPr>
            </w:pPr>
            <w:ins w:id="1169" w:author="Краснова Наталья EXP-332161" w:date="2026-03-19T17:46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76CBB593" w14:textId="4EE3F8DF" w:rsidR="00D45F66" w:rsidRPr="0011427E" w:rsidDel="0047504B" w:rsidRDefault="00D45F66" w:rsidP="0011427E">
            <w:pPr>
              <w:pStyle w:val="GOSTTablenorm"/>
              <w:rPr>
                <w:bCs/>
                <w:szCs w:val="22"/>
              </w:rPr>
            </w:pPr>
            <w:r w:rsidRPr="004F6DA3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97878ED" w14:textId="22D37628" w:rsidR="00D45F66" w:rsidRPr="00BE2A3C" w:rsidRDefault="00D45F66" w:rsidP="00596142">
            <w:pPr>
              <w:pStyle w:val="GOSTTablenorm"/>
            </w:pPr>
            <w:r>
              <w:rPr>
                <w:bCs/>
                <w:szCs w:val="22"/>
                <w:lang w:val="en-US"/>
              </w:rPr>
              <w:t>BALBO_GABS</w:t>
            </w:r>
            <w:r>
              <w:rPr>
                <w:bCs/>
                <w:szCs w:val="22"/>
              </w:rPr>
              <w:t>:</w:t>
            </w:r>
            <w:r>
              <w:rPr>
                <w:bCs/>
                <w:szCs w:val="22"/>
                <w:lang w:val="en-US"/>
              </w:rPr>
              <w:t xml:space="preserve"> 37</w:t>
            </w:r>
          </w:p>
        </w:tc>
        <w:tc>
          <w:tcPr>
            <w:tcW w:w="341" w:type="pct"/>
          </w:tcPr>
          <w:p w14:paraId="0DC3E2D5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2076FD">
              <w:t>-</w:t>
            </w:r>
          </w:p>
        </w:tc>
        <w:tc>
          <w:tcPr>
            <w:tcW w:w="301" w:type="pct"/>
          </w:tcPr>
          <w:p w14:paraId="2EE1CAD7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2076FD">
              <w:t>-</w:t>
            </w:r>
          </w:p>
        </w:tc>
        <w:tc>
          <w:tcPr>
            <w:tcW w:w="1107" w:type="pct"/>
          </w:tcPr>
          <w:p w14:paraId="272F5C32" w14:textId="6C89B599" w:rsidR="00D45F66" w:rsidRPr="003219F6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 w:rsidRPr="003219F6">
              <w:rPr>
                <w:rFonts w:eastAsia="Calibri"/>
                <w:szCs w:val="22"/>
              </w:rPr>
              <w:t xml:space="preserve">Величина разности БА, доведенных до ГРБС, ГАИФ, и БА, распределенных им по подведомственным УБП, </w:t>
            </w:r>
            <w:r w:rsidRPr="003219F6">
              <w:rPr>
                <w:szCs w:val="22"/>
              </w:rPr>
              <w:t>на текущий финансовый год</w:t>
            </w:r>
            <w:r w:rsidRPr="003219F6">
              <w:rPr>
                <w:rFonts w:eastAsia="Calibri"/>
                <w:szCs w:val="22"/>
              </w:rPr>
              <w:t>.</w:t>
            </w:r>
          </w:p>
          <w:p w14:paraId="5EF0A595" w14:textId="77777777" w:rsidR="00D45F66" w:rsidRPr="003219F6" w:rsidRDefault="00D45F66" w:rsidP="0011427E">
            <w:pPr>
              <w:pStyle w:val="GOSTTablenorm"/>
              <w:rPr>
                <w:szCs w:val="22"/>
              </w:rPr>
            </w:pPr>
            <w:r w:rsidRPr="003219F6">
              <w:rPr>
                <w:szCs w:val="22"/>
              </w:rPr>
              <w:t>Расчет по сумме в валюте учета (в рублях)</w:t>
            </w:r>
          </w:p>
          <w:p w14:paraId="510D208A" w14:textId="77777777" w:rsidR="00D45F66" w:rsidRPr="003219F6" w:rsidRDefault="00D45F66" w:rsidP="0011427E">
            <w:pPr>
              <w:pStyle w:val="GOSTTablenorm"/>
              <w:rPr>
                <w:szCs w:val="22"/>
              </w:rPr>
            </w:pPr>
            <w:r w:rsidRPr="003219F6">
              <w:rPr>
                <w:szCs w:val="22"/>
              </w:rPr>
              <w:t>Баланс (Остаток по Кт = Оборот по Кт минус Оборот по Дт) на конец отчетного периода по показателям:</w:t>
            </w:r>
          </w:p>
          <w:p w14:paraId="7FA63F0C" w14:textId="2568B253" w:rsidR="00D45F66" w:rsidRPr="00B52304" w:rsidRDefault="00D45F66" w:rsidP="0011427E">
            <w:pPr>
              <w:pStyle w:val="GOSTTableListMark1"/>
              <w:rPr>
                <w:szCs w:val="22"/>
              </w:rPr>
            </w:pPr>
            <w:r w:rsidRPr="003219F6">
              <w:rPr>
                <w:szCs w:val="22"/>
              </w:rPr>
              <w:t>БА</w:t>
            </w:r>
            <w:r w:rsidRPr="00B52304">
              <w:rPr>
                <w:szCs w:val="22"/>
              </w:rPr>
              <w:t>_ГАБС_1,</w:t>
            </w:r>
          </w:p>
          <w:p w14:paraId="27CDA54C" w14:textId="3C8DF32B" w:rsidR="00D45F66" w:rsidRPr="00B52304" w:rsidRDefault="00D45F66" w:rsidP="0011427E">
            <w:pPr>
              <w:pStyle w:val="GOSTTableListMark1"/>
              <w:rPr>
                <w:rFonts w:eastAsia="Calibri"/>
              </w:rPr>
            </w:pPr>
            <w:r w:rsidRPr="00B52304">
              <w:rPr>
                <w:szCs w:val="22"/>
              </w:rPr>
              <w:t>БА</w:t>
            </w:r>
            <w:r w:rsidRPr="00B52304">
              <w:rPr>
                <w:rFonts w:eastAsia="Calibri"/>
                <w:szCs w:val="22"/>
              </w:rPr>
              <w:t>_ГАБС_СВЗ_1</w:t>
            </w:r>
          </w:p>
        </w:tc>
        <w:tc>
          <w:tcPr>
            <w:tcW w:w="254" w:type="pct"/>
          </w:tcPr>
          <w:p w14:paraId="174B2ADB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2076FD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39B7C9A8" w14:textId="77777777" w:rsidR="00D45F66" w:rsidRDefault="00D45F66" w:rsidP="0011427E">
            <w:pPr>
              <w:pStyle w:val="GOSTTablenorm"/>
            </w:pPr>
            <w:r w:rsidRPr="002076FD"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547C1DD8" w14:textId="2CB68A5F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  <w:p w14:paraId="5AC0116A" w14:textId="47319709" w:rsidR="00D45F66" w:rsidRDefault="00D45F66" w:rsidP="0011427E">
            <w:pPr>
              <w:pStyle w:val="GOSTTablenorm"/>
            </w:pPr>
            <w:r>
              <w:rPr>
                <w:szCs w:val="22"/>
              </w:rPr>
              <w:t>ГАИФ</w:t>
            </w:r>
          </w:p>
        </w:tc>
        <w:tc>
          <w:tcPr>
            <w:tcW w:w="213" w:type="pct"/>
          </w:tcPr>
          <w:p w14:paraId="1568F21E" w14:textId="77777777" w:rsidR="00D45F66" w:rsidRDefault="00D45F66" w:rsidP="0011427E">
            <w:pPr>
              <w:pStyle w:val="GOSTTablenorm"/>
            </w:pPr>
            <w:r w:rsidRPr="002076FD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761D1DDF" w14:textId="77777777" w:rsidR="00D45F66" w:rsidRDefault="00D45F66" w:rsidP="0011427E">
            <w:pPr>
              <w:pStyle w:val="GOSTTablenorm"/>
            </w:pPr>
            <w:r w:rsidRPr="002076FD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560FDDF6" w14:textId="77777777" w:rsidR="00D45F66" w:rsidRDefault="00D45F66" w:rsidP="0011427E">
            <w:pPr>
              <w:pStyle w:val="GOSTTablenorm"/>
            </w:pPr>
            <w:r w:rsidRPr="002076FD"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39C2FA36" w14:textId="77777777" w:rsidR="00D45F66" w:rsidRDefault="00D45F66" w:rsidP="0011427E">
            <w:pPr>
              <w:pStyle w:val="GOSTTablenorm"/>
            </w:pPr>
            <w:r w:rsidRPr="002076FD">
              <w:rPr>
                <w:szCs w:val="22"/>
              </w:rPr>
              <w:t>-</w:t>
            </w:r>
          </w:p>
        </w:tc>
      </w:tr>
      <w:tr w:rsidR="00D45F66" w:rsidRPr="005E26C1" w14:paraId="00CF31B6" w14:textId="77777777" w:rsidTr="00D45F66">
        <w:tc>
          <w:tcPr>
            <w:tcW w:w="125" w:type="pct"/>
          </w:tcPr>
          <w:p w14:paraId="61A0C03B" w14:textId="77777777" w:rsidR="00D45F66" w:rsidRPr="00112ABB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6EFB9469" w14:textId="49A3FD55" w:rsidR="00D45F66" w:rsidRDefault="00D45F66" w:rsidP="0011427E">
            <w:pPr>
              <w:pStyle w:val="GOSTTablenorm"/>
            </w:pPr>
            <w:r w:rsidRPr="005E03C5">
              <w:rPr>
                <w:szCs w:val="22"/>
              </w:rPr>
              <w:t>Остаток БА ГРБС</w:t>
            </w:r>
            <w:r>
              <w:rPr>
                <w:szCs w:val="22"/>
              </w:rPr>
              <w:t>, ГАИФ</w:t>
            </w:r>
            <w:r w:rsidRPr="005E03C5">
              <w:rPr>
                <w:szCs w:val="22"/>
              </w:rPr>
              <w:t xml:space="preserve"> </w:t>
            </w:r>
            <w:r>
              <w:rPr>
                <w:szCs w:val="22"/>
              </w:rPr>
              <w:t>на</w:t>
            </w:r>
            <w:r w:rsidRPr="005E03C5">
              <w:rPr>
                <w:szCs w:val="22"/>
              </w:rPr>
              <w:t xml:space="preserve"> первый год планового периода</w:t>
            </w:r>
          </w:p>
        </w:tc>
        <w:tc>
          <w:tcPr>
            <w:tcW w:w="279" w:type="pct"/>
          </w:tcPr>
          <w:p w14:paraId="6B4A06A1" w14:textId="1AADF318" w:rsidR="00D45F66" w:rsidRPr="004F6DA3" w:rsidRDefault="004E716C" w:rsidP="0011427E">
            <w:pPr>
              <w:pStyle w:val="GOSTTablenorm"/>
              <w:rPr>
                <w:szCs w:val="22"/>
              </w:rPr>
            </w:pPr>
            <w:ins w:id="1170" w:author="Краснова Наталья EXP-332161" w:date="2026-03-19T17:46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5B9FC056" w14:textId="1FB12E4D" w:rsidR="00D45F66" w:rsidRPr="0011427E" w:rsidRDefault="00D45F66" w:rsidP="0011427E">
            <w:pPr>
              <w:pStyle w:val="GOSTTablenorm"/>
              <w:rPr>
                <w:bCs/>
                <w:szCs w:val="22"/>
              </w:rPr>
            </w:pPr>
            <w:r w:rsidRPr="004F6DA3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4797F73" w14:textId="1680754B" w:rsidR="00D45F66" w:rsidRPr="00BE2A3C" w:rsidRDefault="00D45F66" w:rsidP="00596142">
            <w:pPr>
              <w:pStyle w:val="GOSTTablenorm"/>
            </w:pPr>
            <w:r>
              <w:rPr>
                <w:bCs/>
                <w:szCs w:val="22"/>
                <w:lang w:val="en-US"/>
              </w:rPr>
              <w:t>BALBO_GABS</w:t>
            </w:r>
            <w:r>
              <w:rPr>
                <w:bCs/>
                <w:szCs w:val="22"/>
              </w:rPr>
              <w:t>:</w:t>
            </w:r>
            <w:r>
              <w:rPr>
                <w:bCs/>
                <w:szCs w:val="22"/>
                <w:lang w:val="en-US"/>
              </w:rPr>
              <w:t xml:space="preserve"> </w:t>
            </w:r>
            <w:r>
              <w:rPr>
                <w:bCs/>
                <w:szCs w:val="22"/>
              </w:rPr>
              <w:t>38</w:t>
            </w:r>
          </w:p>
        </w:tc>
        <w:tc>
          <w:tcPr>
            <w:tcW w:w="341" w:type="pct"/>
          </w:tcPr>
          <w:p w14:paraId="041B29A2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2076FD">
              <w:t>-</w:t>
            </w:r>
          </w:p>
        </w:tc>
        <w:tc>
          <w:tcPr>
            <w:tcW w:w="301" w:type="pct"/>
          </w:tcPr>
          <w:p w14:paraId="2118F0F0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2076FD">
              <w:t>-</w:t>
            </w:r>
          </w:p>
        </w:tc>
        <w:tc>
          <w:tcPr>
            <w:tcW w:w="1107" w:type="pct"/>
          </w:tcPr>
          <w:p w14:paraId="54DFECCC" w14:textId="61E139C1" w:rsidR="00D45F66" w:rsidRPr="003219F6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 w:rsidRPr="003219F6">
              <w:rPr>
                <w:rFonts w:eastAsia="Calibri"/>
                <w:szCs w:val="22"/>
              </w:rPr>
              <w:t xml:space="preserve">Величина разности БА, доведенных до ГРБС, ГАИФ, и БА, распределенных им по подведомственным УБП, </w:t>
            </w:r>
            <w:r w:rsidRPr="003219F6">
              <w:rPr>
                <w:szCs w:val="22"/>
              </w:rPr>
              <w:t>на первый год планового периода</w:t>
            </w:r>
            <w:r w:rsidRPr="003219F6">
              <w:rPr>
                <w:rFonts w:eastAsia="Calibri"/>
                <w:szCs w:val="22"/>
              </w:rPr>
              <w:t>.</w:t>
            </w:r>
          </w:p>
          <w:p w14:paraId="2D8C1E22" w14:textId="77777777" w:rsidR="00D45F66" w:rsidRPr="003219F6" w:rsidRDefault="00D45F66" w:rsidP="0011427E">
            <w:pPr>
              <w:pStyle w:val="GOSTTablenorm"/>
              <w:rPr>
                <w:szCs w:val="22"/>
              </w:rPr>
            </w:pPr>
            <w:r w:rsidRPr="003219F6">
              <w:rPr>
                <w:szCs w:val="22"/>
              </w:rPr>
              <w:lastRenderedPageBreak/>
              <w:t>Расчет по сумме в валюте учета (в рублях)</w:t>
            </w:r>
          </w:p>
          <w:p w14:paraId="736CD7E3" w14:textId="77777777" w:rsidR="00D45F66" w:rsidRPr="00B52304" w:rsidRDefault="00D45F66" w:rsidP="0011427E">
            <w:pPr>
              <w:pStyle w:val="GOSTTablenorm"/>
              <w:rPr>
                <w:szCs w:val="22"/>
              </w:rPr>
            </w:pPr>
            <w:r w:rsidRPr="00B52304">
              <w:rPr>
                <w:szCs w:val="22"/>
              </w:rPr>
              <w:t>Баланс (Остаток по Кт = Оборот по Кт минус Оборот по Дт) на конец отчетного периода по показателям:</w:t>
            </w:r>
          </w:p>
          <w:p w14:paraId="31A321FE" w14:textId="59207EC2" w:rsidR="00D45F66" w:rsidRPr="00B52304" w:rsidRDefault="00D45F66" w:rsidP="0011427E">
            <w:pPr>
              <w:pStyle w:val="GOSTTableListMark1"/>
              <w:rPr>
                <w:szCs w:val="22"/>
              </w:rPr>
            </w:pPr>
            <w:r w:rsidRPr="00B52304">
              <w:rPr>
                <w:szCs w:val="22"/>
              </w:rPr>
              <w:t>БА_ГАБС_2,</w:t>
            </w:r>
          </w:p>
          <w:p w14:paraId="5A5BD0EF" w14:textId="4EABC160" w:rsidR="00D45F66" w:rsidRPr="00B52304" w:rsidRDefault="00D45F66" w:rsidP="0011427E">
            <w:pPr>
              <w:pStyle w:val="GOSTTableListMark1"/>
              <w:rPr>
                <w:rFonts w:eastAsia="Calibri"/>
              </w:rPr>
            </w:pPr>
            <w:r w:rsidRPr="00B52304">
              <w:rPr>
                <w:szCs w:val="22"/>
              </w:rPr>
              <w:t>БА</w:t>
            </w:r>
            <w:r w:rsidRPr="00B52304">
              <w:rPr>
                <w:rFonts w:eastAsia="Calibri"/>
                <w:szCs w:val="22"/>
              </w:rPr>
              <w:t>_ГАБС_СВЗ_2</w:t>
            </w:r>
          </w:p>
        </w:tc>
        <w:tc>
          <w:tcPr>
            <w:tcW w:w="254" w:type="pct"/>
          </w:tcPr>
          <w:p w14:paraId="0F6B3B7E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2076FD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1FD5FC02" w14:textId="77777777" w:rsidR="00D45F66" w:rsidRDefault="00D45F66" w:rsidP="0011427E">
            <w:pPr>
              <w:pStyle w:val="GOSTTablenorm"/>
            </w:pPr>
            <w:r w:rsidRPr="002076FD"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12AB0088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  <w:p w14:paraId="6F31AB25" w14:textId="2E26651B" w:rsidR="00D45F66" w:rsidRDefault="00D45F66" w:rsidP="0011427E">
            <w:pPr>
              <w:pStyle w:val="GOSTTablenorm"/>
            </w:pPr>
            <w:r>
              <w:rPr>
                <w:szCs w:val="22"/>
              </w:rPr>
              <w:t>ГАИФ</w:t>
            </w:r>
          </w:p>
        </w:tc>
        <w:tc>
          <w:tcPr>
            <w:tcW w:w="213" w:type="pct"/>
          </w:tcPr>
          <w:p w14:paraId="5F7FA326" w14:textId="77777777" w:rsidR="00D45F66" w:rsidRDefault="00D45F66" w:rsidP="0011427E">
            <w:pPr>
              <w:pStyle w:val="GOSTTablenorm"/>
            </w:pPr>
            <w:r w:rsidRPr="002076FD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3EA2DA9F" w14:textId="77777777" w:rsidR="00D45F66" w:rsidRDefault="00D45F66" w:rsidP="0011427E">
            <w:pPr>
              <w:pStyle w:val="GOSTTablenorm"/>
            </w:pPr>
            <w:r w:rsidRPr="002076FD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08A9DC3C" w14:textId="77777777" w:rsidR="00D45F66" w:rsidRDefault="00D45F66" w:rsidP="0011427E">
            <w:pPr>
              <w:pStyle w:val="GOSTTablenorm"/>
            </w:pPr>
            <w:r w:rsidRPr="002076FD"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77728E6F" w14:textId="77777777" w:rsidR="00D45F66" w:rsidRDefault="00D45F66" w:rsidP="0011427E">
            <w:pPr>
              <w:pStyle w:val="GOSTTablenorm"/>
            </w:pPr>
            <w:r w:rsidRPr="002076FD">
              <w:rPr>
                <w:szCs w:val="22"/>
              </w:rPr>
              <w:t>-</w:t>
            </w:r>
          </w:p>
        </w:tc>
      </w:tr>
      <w:tr w:rsidR="00D45F66" w:rsidRPr="005E26C1" w14:paraId="6DAC0031" w14:textId="77777777" w:rsidTr="00D45F66">
        <w:tc>
          <w:tcPr>
            <w:tcW w:w="125" w:type="pct"/>
          </w:tcPr>
          <w:p w14:paraId="27B2D07C" w14:textId="77777777" w:rsidR="00D45F66" w:rsidRPr="00112ABB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11F4F5D3" w14:textId="12017F7F" w:rsidR="00D45F66" w:rsidRPr="002076FD" w:rsidRDefault="00D45F66" w:rsidP="0011427E">
            <w:pPr>
              <w:pStyle w:val="GOSTTablenorm"/>
              <w:rPr>
                <w:szCs w:val="22"/>
                <w:highlight w:val="green"/>
              </w:rPr>
            </w:pPr>
            <w:r w:rsidRPr="005E03C5">
              <w:rPr>
                <w:szCs w:val="22"/>
              </w:rPr>
              <w:t>Остаток БА ГРБС</w:t>
            </w:r>
            <w:r>
              <w:rPr>
                <w:szCs w:val="22"/>
              </w:rPr>
              <w:t>, ГАИФ</w:t>
            </w:r>
            <w:r w:rsidRPr="005E03C5">
              <w:rPr>
                <w:szCs w:val="22"/>
              </w:rPr>
              <w:t xml:space="preserve"> </w:t>
            </w:r>
            <w:r>
              <w:rPr>
                <w:szCs w:val="22"/>
              </w:rPr>
              <w:t>на второй</w:t>
            </w:r>
            <w:r w:rsidRPr="005E03C5">
              <w:rPr>
                <w:szCs w:val="22"/>
              </w:rPr>
              <w:t xml:space="preserve"> год планового периода</w:t>
            </w:r>
          </w:p>
        </w:tc>
        <w:tc>
          <w:tcPr>
            <w:tcW w:w="279" w:type="pct"/>
          </w:tcPr>
          <w:p w14:paraId="53D77D53" w14:textId="0385C323" w:rsidR="00D45F66" w:rsidRPr="004F6DA3" w:rsidRDefault="004E716C" w:rsidP="0011427E">
            <w:pPr>
              <w:pStyle w:val="GOSTTablenorm"/>
              <w:rPr>
                <w:szCs w:val="22"/>
              </w:rPr>
            </w:pPr>
            <w:ins w:id="1171" w:author="Краснова Наталья EXP-332161" w:date="2026-03-19T17:47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6B70D6F0" w14:textId="11ED3358" w:rsidR="00D45F66" w:rsidRPr="0011427E" w:rsidRDefault="00D45F66" w:rsidP="0011427E">
            <w:pPr>
              <w:pStyle w:val="GOSTTablenorm"/>
              <w:rPr>
                <w:bCs/>
                <w:szCs w:val="22"/>
              </w:rPr>
            </w:pPr>
            <w:r w:rsidRPr="004F6DA3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D875748" w14:textId="2ED92134" w:rsidR="00D45F66" w:rsidRDefault="00D45F66" w:rsidP="00596142">
            <w:pPr>
              <w:pStyle w:val="GOSTTablenorm"/>
              <w:rPr>
                <w:szCs w:val="22"/>
                <w:lang w:val="en-US"/>
              </w:rPr>
            </w:pPr>
            <w:r>
              <w:rPr>
                <w:bCs/>
                <w:szCs w:val="22"/>
                <w:lang w:val="en-US"/>
              </w:rPr>
              <w:t>BALBO_GABS</w:t>
            </w:r>
            <w:r>
              <w:rPr>
                <w:bCs/>
                <w:szCs w:val="22"/>
              </w:rPr>
              <w:t>:</w:t>
            </w:r>
            <w:r>
              <w:rPr>
                <w:bCs/>
                <w:szCs w:val="22"/>
                <w:lang w:val="en-US"/>
              </w:rPr>
              <w:t xml:space="preserve"> 39</w:t>
            </w:r>
          </w:p>
        </w:tc>
        <w:tc>
          <w:tcPr>
            <w:tcW w:w="341" w:type="pct"/>
          </w:tcPr>
          <w:p w14:paraId="4C2C737B" w14:textId="77777777" w:rsidR="00D45F66" w:rsidRPr="002076FD" w:rsidRDefault="00D45F66" w:rsidP="0011427E">
            <w:pPr>
              <w:pStyle w:val="GOSTTablenorm"/>
            </w:pPr>
            <w:r w:rsidRPr="002076FD">
              <w:t>-</w:t>
            </w:r>
          </w:p>
        </w:tc>
        <w:tc>
          <w:tcPr>
            <w:tcW w:w="301" w:type="pct"/>
          </w:tcPr>
          <w:p w14:paraId="605723C0" w14:textId="77777777" w:rsidR="00D45F66" w:rsidRPr="002076FD" w:rsidRDefault="00D45F66" w:rsidP="0011427E">
            <w:pPr>
              <w:pStyle w:val="GOSTTablenorm"/>
            </w:pPr>
            <w:r w:rsidRPr="002076FD">
              <w:t>-</w:t>
            </w:r>
          </w:p>
        </w:tc>
        <w:tc>
          <w:tcPr>
            <w:tcW w:w="1107" w:type="pct"/>
          </w:tcPr>
          <w:p w14:paraId="0A037670" w14:textId="51EED9C3" w:rsidR="00D45F66" w:rsidRPr="003219F6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 w:rsidRPr="003219F6">
              <w:rPr>
                <w:rFonts w:eastAsia="Calibri"/>
                <w:szCs w:val="22"/>
              </w:rPr>
              <w:t xml:space="preserve">Величина разности БА, доведенных до ГРБС, ГАИФ, и БА, распределенных им по подведомственным УБП, </w:t>
            </w:r>
            <w:r w:rsidRPr="003219F6">
              <w:rPr>
                <w:szCs w:val="22"/>
              </w:rPr>
              <w:t>на второй год планового периода</w:t>
            </w:r>
            <w:r w:rsidRPr="003219F6">
              <w:rPr>
                <w:rFonts w:eastAsia="Calibri"/>
                <w:szCs w:val="22"/>
              </w:rPr>
              <w:t>.</w:t>
            </w:r>
          </w:p>
          <w:p w14:paraId="41E35990" w14:textId="77777777" w:rsidR="00D45F66" w:rsidRPr="003219F6" w:rsidRDefault="00D45F66" w:rsidP="0011427E">
            <w:pPr>
              <w:pStyle w:val="GOSTTablenorm"/>
              <w:rPr>
                <w:szCs w:val="22"/>
              </w:rPr>
            </w:pPr>
            <w:r w:rsidRPr="003219F6">
              <w:rPr>
                <w:szCs w:val="22"/>
              </w:rPr>
              <w:t>Расчет по сумме в валюте учета (в рублях)</w:t>
            </w:r>
          </w:p>
          <w:p w14:paraId="49EFCFF7" w14:textId="77777777" w:rsidR="00D45F66" w:rsidRPr="003219F6" w:rsidRDefault="00D45F66" w:rsidP="0011427E">
            <w:pPr>
              <w:pStyle w:val="GOSTTablenorm"/>
              <w:rPr>
                <w:szCs w:val="22"/>
              </w:rPr>
            </w:pPr>
            <w:r w:rsidRPr="003219F6">
              <w:rPr>
                <w:szCs w:val="22"/>
              </w:rPr>
              <w:t>Баланс (Остаток по Кт = Оборот по Кт минус Оборот по Дт) на конец отчетного периода по показателям:</w:t>
            </w:r>
          </w:p>
          <w:p w14:paraId="100A0ABA" w14:textId="5ADB9298" w:rsidR="00D45F66" w:rsidRPr="003219F6" w:rsidRDefault="00D45F66" w:rsidP="0011427E">
            <w:pPr>
              <w:pStyle w:val="GOSTTableListMark1"/>
              <w:rPr>
                <w:szCs w:val="22"/>
              </w:rPr>
            </w:pPr>
            <w:r w:rsidRPr="003219F6">
              <w:rPr>
                <w:szCs w:val="22"/>
              </w:rPr>
              <w:t>БА_ГАБС_3,</w:t>
            </w:r>
          </w:p>
          <w:p w14:paraId="6C4A4CCC" w14:textId="3493AEBB" w:rsidR="00D45F66" w:rsidRPr="003219F6" w:rsidRDefault="00D45F66" w:rsidP="0011427E">
            <w:pPr>
              <w:pStyle w:val="GOSTTableListMark1"/>
              <w:rPr>
                <w:rFonts w:eastAsia="Calibri"/>
                <w:szCs w:val="22"/>
              </w:rPr>
            </w:pPr>
            <w:r w:rsidRPr="003219F6">
              <w:rPr>
                <w:szCs w:val="22"/>
              </w:rPr>
              <w:t>БА</w:t>
            </w:r>
            <w:r w:rsidRPr="003219F6">
              <w:rPr>
                <w:rFonts w:eastAsia="Calibri"/>
                <w:szCs w:val="22"/>
              </w:rPr>
              <w:t>_ГАБС_СВЗ_3</w:t>
            </w:r>
          </w:p>
        </w:tc>
        <w:tc>
          <w:tcPr>
            <w:tcW w:w="254" w:type="pct"/>
          </w:tcPr>
          <w:p w14:paraId="79711608" w14:textId="77777777" w:rsidR="00D45F66" w:rsidRPr="002076FD" w:rsidRDefault="00D45F66" w:rsidP="0011427E">
            <w:pPr>
              <w:pStyle w:val="GOSTTablenorm"/>
              <w:rPr>
                <w:szCs w:val="22"/>
              </w:rPr>
            </w:pPr>
            <w:r w:rsidRPr="002076FD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02672EB7" w14:textId="77777777" w:rsidR="00D45F66" w:rsidRPr="002076FD" w:rsidRDefault="00D45F66" w:rsidP="0011427E">
            <w:pPr>
              <w:pStyle w:val="GOSTTablenorm"/>
              <w:rPr>
                <w:szCs w:val="22"/>
              </w:rPr>
            </w:pPr>
            <w:r w:rsidRPr="002076FD"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1896111B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  <w:p w14:paraId="4B77D50F" w14:textId="20A309C9" w:rsidR="00D45F66" w:rsidRPr="002076FD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ГАИФ</w:t>
            </w:r>
          </w:p>
        </w:tc>
        <w:tc>
          <w:tcPr>
            <w:tcW w:w="213" w:type="pct"/>
          </w:tcPr>
          <w:p w14:paraId="4F356B3B" w14:textId="77777777" w:rsidR="00D45F66" w:rsidRPr="002076FD" w:rsidRDefault="00D45F66" w:rsidP="0011427E">
            <w:pPr>
              <w:pStyle w:val="GOSTTablenorm"/>
              <w:rPr>
                <w:szCs w:val="22"/>
              </w:rPr>
            </w:pPr>
            <w:r w:rsidRPr="002076FD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4F5F8B8D" w14:textId="77777777" w:rsidR="00D45F66" w:rsidRPr="002076FD" w:rsidRDefault="00D45F66" w:rsidP="0011427E">
            <w:pPr>
              <w:pStyle w:val="GOSTTablenorm"/>
              <w:rPr>
                <w:szCs w:val="22"/>
              </w:rPr>
            </w:pPr>
            <w:r w:rsidRPr="002076FD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1F798740" w14:textId="77777777" w:rsidR="00D45F66" w:rsidRPr="002076FD" w:rsidRDefault="00D45F66" w:rsidP="0011427E">
            <w:pPr>
              <w:pStyle w:val="GOSTTablenorm"/>
              <w:rPr>
                <w:szCs w:val="22"/>
              </w:rPr>
            </w:pPr>
            <w:r w:rsidRPr="002076FD"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144672BA" w14:textId="77777777" w:rsidR="00D45F66" w:rsidRPr="002076FD" w:rsidRDefault="00D45F66" w:rsidP="0011427E">
            <w:pPr>
              <w:pStyle w:val="GOSTTablenorm"/>
              <w:rPr>
                <w:szCs w:val="22"/>
              </w:rPr>
            </w:pPr>
            <w:r w:rsidRPr="002076FD">
              <w:rPr>
                <w:szCs w:val="22"/>
              </w:rPr>
              <w:t>-</w:t>
            </w:r>
          </w:p>
        </w:tc>
      </w:tr>
      <w:tr w:rsidR="00D45F66" w:rsidRPr="005E26C1" w14:paraId="62CE76FF" w14:textId="77777777" w:rsidTr="00D45F66">
        <w:tc>
          <w:tcPr>
            <w:tcW w:w="125" w:type="pct"/>
          </w:tcPr>
          <w:p w14:paraId="7A904199" w14:textId="77777777" w:rsidR="00D45F66" w:rsidRPr="00112ABB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0B3176B5" w14:textId="29BB334C" w:rsidR="00D45F66" w:rsidRPr="002076FD" w:rsidRDefault="00D45F66" w:rsidP="0011427E">
            <w:pPr>
              <w:pStyle w:val="GOSTTablenorm"/>
              <w:rPr>
                <w:szCs w:val="22"/>
                <w:highlight w:val="green"/>
              </w:rPr>
            </w:pPr>
            <w:r w:rsidRPr="005E03C5">
              <w:rPr>
                <w:szCs w:val="22"/>
              </w:rPr>
              <w:t>Остаток БА ГРБС</w:t>
            </w:r>
            <w:r>
              <w:rPr>
                <w:szCs w:val="22"/>
              </w:rPr>
              <w:t>, ГАИФ</w:t>
            </w:r>
            <w:r w:rsidRPr="005E03C5">
              <w:rPr>
                <w:szCs w:val="22"/>
              </w:rPr>
              <w:t xml:space="preserve"> </w:t>
            </w:r>
            <w:r>
              <w:rPr>
                <w:szCs w:val="22"/>
              </w:rPr>
              <w:t>на третий</w:t>
            </w:r>
            <w:r w:rsidRPr="005E03C5">
              <w:rPr>
                <w:szCs w:val="22"/>
              </w:rPr>
              <w:t xml:space="preserve"> год планового периода</w:t>
            </w:r>
          </w:p>
        </w:tc>
        <w:tc>
          <w:tcPr>
            <w:tcW w:w="279" w:type="pct"/>
          </w:tcPr>
          <w:p w14:paraId="65EB86D4" w14:textId="65B402B2" w:rsidR="00D45F66" w:rsidRPr="004F6DA3" w:rsidRDefault="004E716C" w:rsidP="0011427E">
            <w:pPr>
              <w:pStyle w:val="GOSTTablenorm"/>
              <w:rPr>
                <w:szCs w:val="22"/>
              </w:rPr>
            </w:pPr>
            <w:ins w:id="1172" w:author="Краснова Наталья EXP-332161" w:date="2026-03-19T17:47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128D6171" w14:textId="0CEFC880" w:rsidR="00D45F66" w:rsidRPr="0011427E" w:rsidDel="0047504B" w:rsidRDefault="00D45F66" w:rsidP="0011427E">
            <w:pPr>
              <w:pStyle w:val="GOSTTablenorm"/>
              <w:rPr>
                <w:bCs/>
                <w:szCs w:val="22"/>
              </w:rPr>
            </w:pPr>
            <w:r w:rsidRPr="004F6DA3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3A3B56E" w14:textId="2AFEB448" w:rsidR="00D45F66" w:rsidRDefault="00D45F66" w:rsidP="00596142">
            <w:pPr>
              <w:pStyle w:val="GOSTTablenorm"/>
              <w:rPr>
                <w:szCs w:val="22"/>
                <w:lang w:val="en-US"/>
              </w:rPr>
            </w:pPr>
            <w:r>
              <w:rPr>
                <w:bCs/>
                <w:szCs w:val="22"/>
                <w:lang w:val="en-US"/>
              </w:rPr>
              <w:t>BALBO_GABS</w:t>
            </w:r>
            <w:r>
              <w:rPr>
                <w:bCs/>
                <w:szCs w:val="22"/>
              </w:rPr>
              <w:t>:</w:t>
            </w:r>
            <w:r>
              <w:rPr>
                <w:bCs/>
                <w:szCs w:val="22"/>
                <w:lang w:val="en-US"/>
              </w:rPr>
              <w:t xml:space="preserve"> 40</w:t>
            </w:r>
          </w:p>
        </w:tc>
        <w:tc>
          <w:tcPr>
            <w:tcW w:w="341" w:type="pct"/>
          </w:tcPr>
          <w:p w14:paraId="3A73EEDD" w14:textId="77777777" w:rsidR="00D45F66" w:rsidRPr="002076FD" w:rsidRDefault="00D45F66" w:rsidP="0011427E">
            <w:pPr>
              <w:pStyle w:val="GOSTTablenorm"/>
            </w:pPr>
            <w:r w:rsidRPr="002076FD">
              <w:t>-</w:t>
            </w:r>
          </w:p>
        </w:tc>
        <w:tc>
          <w:tcPr>
            <w:tcW w:w="301" w:type="pct"/>
          </w:tcPr>
          <w:p w14:paraId="0C9F6D14" w14:textId="77777777" w:rsidR="00D45F66" w:rsidRPr="002076FD" w:rsidRDefault="00D45F66" w:rsidP="0011427E">
            <w:pPr>
              <w:pStyle w:val="GOSTTablenorm"/>
            </w:pPr>
            <w:r w:rsidRPr="002076FD">
              <w:t>-</w:t>
            </w:r>
          </w:p>
        </w:tc>
        <w:tc>
          <w:tcPr>
            <w:tcW w:w="1107" w:type="pct"/>
          </w:tcPr>
          <w:p w14:paraId="5B28551B" w14:textId="3AE68AF8" w:rsidR="00D45F66" w:rsidRPr="003219F6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 w:rsidRPr="003219F6">
              <w:rPr>
                <w:rFonts w:eastAsia="Calibri"/>
                <w:szCs w:val="22"/>
              </w:rPr>
              <w:t xml:space="preserve">Величина разности БА, доведенных до ГРБС, ГАИФ и БА, распределенных им по подведомственным УБП, </w:t>
            </w:r>
            <w:r w:rsidRPr="003219F6">
              <w:rPr>
                <w:szCs w:val="22"/>
              </w:rPr>
              <w:t>на третий год планового периода</w:t>
            </w:r>
            <w:r w:rsidRPr="003219F6">
              <w:rPr>
                <w:rFonts w:eastAsia="Calibri"/>
                <w:szCs w:val="22"/>
              </w:rPr>
              <w:t>.</w:t>
            </w:r>
          </w:p>
          <w:p w14:paraId="3555D988" w14:textId="77777777" w:rsidR="00D45F66" w:rsidRPr="003219F6" w:rsidRDefault="00D45F66" w:rsidP="0011427E">
            <w:pPr>
              <w:pStyle w:val="GOSTTablenorm"/>
              <w:rPr>
                <w:szCs w:val="22"/>
              </w:rPr>
            </w:pPr>
            <w:r w:rsidRPr="003219F6">
              <w:rPr>
                <w:szCs w:val="22"/>
              </w:rPr>
              <w:t>Расчет по сумме в валюте учета (в рублях)</w:t>
            </w:r>
          </w:p>
          <w:p w14:paraId="3986FF63" w14:textId="77777777" w:rsidR="00D45F66" w:rsidRPr="003219F6" w:rsidRDefault="00D45F66" w:rsidP="0011427E">
            <w:pPr>
              <w:pStyle w:val="GOSTTablenorm"/>
              <w:rPr>
                <w:szCs w:val="22"/>
              </w:rPr>
            </w:pPr>
            <w:r w:rsidRPr="003219F6">
              <w:rPr>
                <w:szCs w:val="22"/>
              </w:rPr>
              <w:t>Баланс (Остаток по Кт = Оборот по Кт минус Оборот по Дт) на конец отчетного периода по показателям:</w:t>
            </w:r>
          </w:p>
          <w:p w14:paraId="0B004FA9" w14:textId="0856EFDF" w:rsidR="00D45F66" w:rsidRPr="003219F6" w:rsidRDefault="00D45F66" w:rsidP="0011427E">
            <w:pPr>
              <w:pStyle w:val="GOSTTableListMark1"/>
              <w:rPr>
                <w:szCs w:val="22"/>
              </w:rPr>
            </w:pPr>
            <w:r w:rsidRPr="003219F6">
              <w:rPr>
                <w:szCs w:val="22"/>
              </w:rPr>
              <w:t>БА_ГАБС_4,</w:t>
            </w:r>
          </w:p>
          <w:p w14:paraId="25FCBFF1" w14:textId="0A3CFCF5" w:rsidR="00D45F66" w:rsidRPr="003219F6" w:rsidRDefault="00D45F66" w:rsidP="0011427E">
            <w:pPr>
              <w:pStyle w:val="GOSTTableListMark1"/>
              <w:rPr>
                <w:rFonts w:eastAsia="Calibri"/>
                <w:szCs w:val="22"/>
              </w:rPr>
            </w:pPr>
            <w:r w:rsidRPr="003219F6">
              <w:rPr>
                <w:szCs w:val="22"/>
              </w:rPr>
              <w:t>БА</w:t>
            </w:r>
            <w:r w:rsidRPr="003219F6">
              <w:rPr>
                <w:rFonts w:eastAsia="Calibri"/>
                <w:szCs w:val="22"/>
              </w:rPr>
              <w:t>_ГАБС_СВЗ_4</w:t>
            </w:r>
          </w:p>
        </w:tc>
        <w:tc>
          <w:tcPr>
            <w:tcW w:w="254" w:type="pct"/>
          </w:tcPr>
          <w:p w14:paraId="6C5C4735" w14:textId="77777777" w:rsidR="00D45F66" w:rsidRPr="002076FD" w:rsidRDefault="00D45F66" w:rsidP="0011427E">
            <w:pPr>
              <w:pStyle w:val="GOSTTablenorm"/>
              <w:rPr>
                <w:szCs w:val="22"/>
              </w:rPr>
            </w:pPr>
            <w:r w:rsidRPr="002076FD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2B24A11C" w14:textId="77777777" w:rsidR="00D45F66" w:rsidRPr="002076FD" w:rsidRDefault="00D45F66" w:rsidP="0011427E">
            <w:pPr>
              <w:pStyle w:val="GOSTTablenorm"/>
              <w:rPr>
                <w:szCs w:val="22"/>
              </w:rPr>
            </w:pPr>
            <w:r w:rsidRPr="002076FD"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5F5CDE92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  <w:p w14:paraId="37457588" w14:textId="60C0E64B" w:rsidR="00D45F66" w:rsidRPr="002076FD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ГАИФ</w:t>
            </w:r>
          </w:p>
        </w:tc>
        <w:tc>
          <w:tcPr>
            <w:tcW w:w="213" w:type="pct"/>
          </w:tcPr>
          <w:p w14:paraId="7EBAAB62" w14:textId="77777777" w:rsidR="00D45F66" w:rsidRPr="002076FD" w:rsidRDefault="00D45F66" w:rsidP="0011427E">
            <w:pPr>
              <w:pStyle w:val="GOSTTablenorm"/>
              <w:rPr>
                <w:szCs w:val="22"/>
              </w:rPr>
            </w:pPr>
            <w:r w:rsidRPr="002076FD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5A4DCBA8" w14:textId="77777777" w:rsidR="00D45F66" w:rsidRPr="002076FD" w:rsidRDefault="00D45F66" w:rsidP="0011427E">
            <w:pPr>
              <w:pStyle w:val="GOSTTablenorm"/>
              <w:rPr>
                <w:szCs w:val="22"/>
              </w:rPr>
            </w:pPr>
            <w:r w:rsidRPr="002076FD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758ACC03" w14:textId="77777777" w:rsidR="00D45F66" w:rsidRPr="002076FD" w:rsidRDefault="00D45F66" w:rsidP="0011427E">
            <w:pPr>
              <w:pStyle w:val="GOSTTablenorm"/>
              <w:rPr>
                <w:szCs w:val="22"/>
              </w:rPr>
            </w:pPr>
            <w:r w:rsidRPr="002076FD"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68C18314" w14:textId="77777777" w:rsidR="00D45F66" w:rsidRPr="002076FD" w:rsidRDefault="00D45F66" w:rsidP="0011427E">
            <w:pPr>
              <w:pStyle w:val="GOSTTablenorm"/>
              <w:rPr>
                <w:szCs w:val="22"/>
              </w:rPr>
            </w:pPr>
            <w:r w:rsidRPr="002076FD">
              <w:rPr>
                <w:szCs w:val="22"/>
              </w:rPr>
              <w:t>-</w:t>
            </w:r>
          </w:p>
        </w:tc>
      </w:tr>
      <w:tr w:rsidR="00D45F66" w:rsidRPr="005E26C1" w14:paraId="4141E8DA" w14:textId="77777777" w:rsidTr="00D45F66">
        <w:tc>
          <w:tcPr>
            <w:tcW w:w="125" w:type="pct"/>
          </w:tcPr>
          <w:p w14:paraId="1C63A63E" w14:textId="77777777" w:rsidR="00D45F66" w:rsidRPr="008E560B" w:rsidRDefault="00D45F66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52F1D6D6" w14:textId="7A676C56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8E560B">
              <w:t>Остаток БА</w:t>
            </w:r>
            <w:r>
              <w:t xml:space="preserve"> на текущий финансовый год</w:t>
            </w:r>
          </w:p>
        </w:tc>
        <w:tc>
          <w:tcPr>
            <w:tcW w:w="279" w:type="pct"/>
            <w:vMerge w:val="restart"/>
          </w:tcPr>
          <w:p w14:paraId="7C9A14C0" w14:textId="388E0B4E" w:rsidR="00D45F66" w:rsidRPr="004F6DA3" w:rsidRDefault="004E716C" w:rsidP="0011427E">
            <w:pPr>
              <w:pStyle w:val="GOSTTablenorm"/>
              <w:rPr>
                <w:szCs w:val="22"/>
              </w:rPr>
            </w:pPr>
            <w:ins w:id="1173" w:author="Краснова Наталья EXP-332161" w:date="2026-03-19T17:47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2DFED3A7" w14:textId="17A052ED" w:rsidR="00D45F66" w:rsidRDefault="00D45F66" w:rsidP="0011427E">
            <w:pPr>
              <w:pStyle w:val="GOSTTablenorm"/>
            </w:pPr>
            <w:r w:rsidRPr="004F6DA3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2937DF4" w14:textId="54DFEFC9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22CBC1B6" w14:textId="334B15E3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69</w:t>
            </w:r>
          </w:p>
        </w:tc>
        <w:tc>
          <w:tcPr>
            <w:tcW w:w="301" w:type="pct"/>
          </w:tcPr>
          <w:p w14:paraId="7DD32128" w14:textId="1599ED88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5435B83C" w14:textId="26CA9F28" w:rsidR="00D45F66" w:rsidRPr="004A1C8C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 w:rsidRPr="004A1C8C">
              <w:rPr>
                <w:rFonts w:eastAsia="Calibri"/>
                <w:szCs w:val="22"/>
              </w:rPr>
              <w:t xml:space="preserve">Для л/с с кодом 01, 06, 07 </w:t>
            </w:r>
            <w:r>
              <w:t>–</w:t>
            </w:r>
            <w:r w:rsidRPr="004A1C8C">
              <w:rPr>
                <w:rFonts w:eastAsia="Calibri"/>
                <w:szCs w:val="22"/>
              </w:rPr>
              <w:t xml:space="preserve"> величина разности БА</w:t>
            </w:r>
            <w:r>
              <w:rPr>
                <w:rFonts w:eastAsia="Calibri"/>
                <w:szCs w:val="22"/>
              </w:rPr>
              <w:t xml:space="preserve"> </w:t>
            </w:r>
            <w:r>
              <w:t>на текущий финансовый год</w:t>
            </w:r>
            <w:r w:rsidRPr="004A1C8C">
              <w:rPr>
                <w:rFonts w:eastAsia="Calibri"/>
                <w:szCs w:val="22"/>
              </w:rPr>
              <w:t>, доведенных до ГРБС, РБС, ГАИФ, уполномоченных АИФ, и БА, распределенных им по подведомственным УБП.</w:t>
            </w:r>
          </w:p>
          <w:p w14:paraId="2BE9BE66" w14:textId="67A8FDC6" w:rsidR="00D45F66" w:rsidRPr="008E560B" w:rsidRDefault="00D45F66" w:rsidP="0011427E">
            <w:pPr>
              <w:pStyle w:val="GOSTTablenorm"/>
              <w:rPr>
                <w:rFonts w:eastAsia="Calibri"/>
              </w:rPr>
            </w:pPr>
            <w:r w:rsidRPr="008E560B">
              <w:rPr>
                <w:rFonts w:eastAsia="Calibri"/>
              </w:rPr>
              <w:lastRenderedPageBreak/>
              <w:t>Для л/с с кодом 03, 14</w:t>
            </w:r>
            <w:r>
              <w:rPr>
                <w:rFonts w:eastAsia="Calibri"/>
              </w:rPr>
              <w:t>, 10</w:t>
            </w:r>
            <w:r w:rsidRPr="008E560B">
              <w:rPr>
                <w:rFonts w:eastAsia="Calibri"/>
              </w:rPr>
              <w:t xml:space="preserve"> </w:t>
            </w:r>
            <w:r>
              <w:t>–</w:t>
            </w:r>
            <w:r w:rsidRPr="008E560B">
              <w:rPr>
                <w:rFonts w:eastAsia="Calibri"/>
              </w:rPr>
              <w:t xml:space="preserve"> величина разности БА, доведенных до ПБС</w:t>
            </w:r>
            <w:r>
              <w:rPr>
                <w:rFonts w:eastAsia="Calibri"/>
              </w:rPr>
              <w:t>, ИПБС</w:t>
            </w:r>
            <w:r w:rsidRPr="008E560B">
              <w:rPr>
                <w:rFonts w:eastAsia="Calibri"/>
              </w:rPr>
              <w:t>, и поставленных на учет БО.</w:t>
            </w:r>
          </w:p>
          <w:p w14:paraId="06A6B42B" w14:textId="1D7F7835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8E560B">
              <w:rPr>
                <w:rFonts w:eastAsia="Calibri"/>
              </w:rPr>
              <w:t>Для л/с с кодом 08, 09 – величина БА, доведенных до АИФ</w:t>
            </w:r>
            <w:r>
              <w:rPr>
                <w:rFonts w:eastAsia="Calibri"/>
              </w:rPr>
              <w:t>.</w:t>
            </w:r>
          </w:p>
          <w:p w14:paraId="147D2F36" w14:textId="4BB8640D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611A914C" w14:textId="6DC2AA99" w:rsidR="00D45F66" w:rsidRDefault="00D45F66" w:rsidP="0011427E">
            <w:pPr>
              <w:pStyle w:val="GOSTTablenorm"/>
            </w:pPr>
            <w:r w:rsidRPr="005E26C1">
              <w:rPr>
                <w:szCs w:val="22"/>
              </w:rPr>
              <w:t>Баланс (Остаток по Кт = Оборот по Кт минус Оборот по Дт) на конец отчетного периода по показателям</w:t>
            </w:r>
            <w:r>
              <w:t>:</w:t>
            </w:r>
          </w:p>
          <w:p w14:paraId="03466C49" w14:textId="1476E69F" w:rsidR="00D45F66" w:rsidRDefault="00D45F66" w:rsidP="0011427E">
            <w:pPr>
              <w:pStyle w:val="GOSTTableListMark1"/>
              <w:rPr>
                <w:rFonts w:eastAsia="Calibri"/>
              </w:rPr>
            </w:pPr>
            <w:r>
              <w:rPr>
                <w:rFonts w:eastAsia="Calibri"/>
              </w:rPr>
              <w:t>БА_ГАБС_1,</w:t>
            </w:r>
          </w:p>
          <w:p w14:paraId="53450DF7" w14:textId="556E5A33" w:rsidR="00D45F66" w:rsidRDefault="00D45F66" w:rsidP="0011427E">
            <w:pPr>
              <w:pStyle w:val="GOSTTableListMark1"/>
              <w:rPr>
                <w:rFonts w:eastAsia="Calibri"/>
              </w:rPr>
            </w:pPr>
            <w:r>
              <w:rPr>
                <w:rFonts w:eastAsia="Calibri"/>
              </w:rPr>
              <w:t>БА_ГАБС_СВЗ_1,</w:t>
            </w:r>
          </w:p>
          <w:p w14:paraId="1B359227" w14:textId="610376A9" w:rsidR="00D45F66" w:rsidRPr="004A1C8C" w:rsidRDefault="00D45F66" w:rsidP="0011427E">
            <w:pPr>
              <w:pStyle w:val="GOSTTableListMark1"/>
              <w:rPr>
                <w:szCs w:val="22"/>
              </w:rPr>
            </w:pPr>
            <w:r>
              <w:rPr>
                <w:szCs w:val="22"/>
              </w:rPr>
              <w:t>БА_РБС_1,</w:t>
            </w:r>
          </w:p>
          <w:p w14:paraId="71349857" w14:textId="11B52E5F" w:rsidR="00D45F66" w:rsidRPr="004A1C8C" w:rsidRDefault="00D45F66" w:rsidP="0011427E">
            <w:pPr>
              <w:pStyle w:val="GOSTTableListMark1"/>
              <w:rPr>
                <w:szCs w:val="22"/>
              </w:rPr>
            </w:pPr>
            <w:r>
              <w:rPr>
                <w:szCs w:val="22"/>
              </w:rPr>
              <w:t>БА_РБС_ВАЛ_1,</w:t>
            </w:r>
          </w:p>
          <w:p w14:paraId="09C527F6" w14:textId="20887283" w:rsidR="00D45F66" w:rsidRPr="008E560B" w:rsidRDefault="00D45F66" w:rsidP="0011427E">
            <w:pPr>
              <w:pStyle w:val="GOSTTableListMark1"/>
            </w:pPr>
            <w:r>
              <w:rPr>
                <w:szCs w:val="22"/>
              </w:rPr>
              <w:t>БА_РБС_СВЗ_1,</w:t>
            </w:r>
          </w:p>
          <w:p w14:paraId="6B9AC0A3" w14:textId="3EF3CD93" w:rsidR="00D45F66" w:rsidRDefault="00D45F66" w:rsidP="0011427E">
            <w:pPr>
              <w:pStyle w:val="GOSTTableListMark1"/>
            </w:pPr>
            <w:r w:rsidRPr="008E560B">
              <w:t>БА_ПБС_</w:t>
            </w:r>
            <w:r>
              <w:t>1,</w:t>
            </w:r>
          </w:p>
          <w:p w14:paraId="2ADD16DE" w14:textId="4180648F" w:rsidR="00D45F66" w:rsidRPr="008E560B" w:rsidRDefault="00D45F66" w:rsidP="0011427E">
            <w:pPr>
              <w:pStyle w:val="GOSTTableListMark1"/>
            </w:pPr>
            <w:r w:rsidRPr="008E560B">
              <w:t>БА_ПБС_ВАЛ_</w:t>
            </w:r>
            <w:r>
              <w:t>1,</w:t>
            </w:r>
          </w:p>
          <w:p w14:paraId="27ABE4A8" w14:textId="7EC2FA9E" w:rsidR="00D45F66" w:rsidRPr="005E26C1" w:rsidRDefault="00D45F66" w:rsidP="0011427E">
            <w:pPr>
              <w:pStyle w:val="GOSTTableListMark1"/>
              <w:rPr>
                <w:szCs w:val="22"/>
              </w:rPr>
            </w:pPr>
            <w:r w:rsidRPr="008E560B">
              <w:t>БА_ПБС_СВЗ_</w:t>
            </w:r>
            <w:r>
              <w:t>1</w:t>
            </w:r>
          </w:p>
        </w:tc>
        <w:tc>
          <w:tcPr>
            <w:tcW w:w="254" w:type="pct"/>
            <w:vMerge w:val="restart"/>
          </w:tcPr>
          <w:p w14:paraId="086FD4E1" w14:textId="7A93730F" w:rsidR="00D45F66" w:rsidRDefault="00D45F66" w:rsidP="0011427E">
            <w:pPr>
              <w:pStyle w:val="GOSTTablenorm"/>
              <w:rPr>
                <w:szCs w:val="22"/>
              </w:rPr>
            </w:pPr>
            <w:r w:rsidRPr="00D05307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45467908" w14:textId="04FBC11A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781FE9">
              <w:t>+</w:t>
            </w:r>
          </w:p>
        </w:tc>
        <w:tc>
          <w:tcPr>
            <w:tcW w:w="256" w:type="pct"/>
          </w:tcPr>
          <w:p w14:paraId="3B9DF1B6" w14:textId="492BB88B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781FE9">
              <w:t>+</w:t>
            </w:r>
          </w:p>
        </w:tc>
        <w:tc>
          <w:tcPr>
            <w:tcW w:w="213" w:type="pct"/>
          </w:tcPr>
          <w:p w14:paraId="354EA9BC" w14:textId="2D538BE2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13" w:type="pct"/>
          </w:tcPr>
          <w:p w14:paraId="25D26A3D" w14:textId="792A1957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144270F1" w14:textId="3E334E6A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49" w:type="pct"/>
          </w:tcPr>
          <w:p w14:paraId="53F38BAA" w14:textId="51540515" w:rsidR="00D45F66" w:rsidRDefault="00D45F66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</w:tr>
      <w:tr w:rsidR="00D45F66" w:rsidRPr="005E26C1" w14:paraId="06C20412" w14:textId="77777777" w:rsidTr="00D45F66">
        <w:tc>
          <w:tcPr>
            <w:tcW w:w="125" w:type="pct"/>
          </w:tcPr>
          <w:p w14:paraId="744967A5" w14:textId="77777777" w:rsidR="00D45F66" w:rsidRPr="008E560B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3F1A19D4" w14:textId="77777777" w:rsidR="00D45F66" w:rsidRPr="008E560B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30003474" w14:textId="77777777" w:rsidR="00D45F66" w:rsidRPr="004F6DA3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41230D3D" w14:textId="3E1B14F8" w:rsidR="00D45F66" w:rsidRDefault="00D45F66" w:rsidP="0011427E">
            <w:pPr>
              <w:pStyle w:val="GOSTTablenorm"/>
              <w:rPr>
                <w:szCs w:val="22"/>
              </w:rPr>
            </w:pPr>
            <w:r w:rsidRPr="004F6DA3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0DEA515" w14:textId="240A7B25" w:rsidR="00D45F66" w:rsidRPr="000B088D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675DC1A4" w14:textId="4F53E756" w:rsidR="00D45F66" w:rsidRDefault="00D45F66" w:rsidP="0011427E">
            <w:pPr>
              <w:pStyle w:val="GOSTTablenorm"/>
            </w:pPr>
            <w:r w:rsidRPr="000B088D"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12DA9270" w14:textId="44ACBF27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lang w:val="en-US"/>
              </w:rPr>
              <w:t>EXP</w:t>
            </w:r>
            <w:r>
              <w:t xml:space="preserve">: </w:t>
            </w:r>
            <w:r>
              <w:rPr>
                <w:szCs w:val="22"/>
              </w:rPr>
              <w:t>25</w:t>
            </w:r>
          </w:p>
        </w:tc>
        <w:tc>
          <w:tcPr>
            <w:tcW w:w="1107" w:type="pct"/>
            <w:vMerge/>
          </w:tcPr>
          <w:p w14:paraId="66308EB4" w14:textId="77777777" w:rsidR="00D45F66" w:rsidRPr="004A1C8C" w:rsidRDefault="00D45F66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6FDF7C2F" w14:textId="77777777" w:rsidR="00D45F66" w:rsidRPr="00D05307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6BAC0D62" w14:textId="5144F380" w:rsidR="00D45F66" w:rsidRPr="00781FE9" w:rsidRDefault="00D45F66" w:rsidP="0011427E">
            <w:pPr>
              <w:pStyle w:val="GOSTTablenorm"/>
            </w:pPr>
            <w:r w:rsidRPr="00781FE9">
              <w:t>+</w:t>
            </w:r>
            <w:r>
              <w:t xml:space="preserve"> ГРБС</w:t>
            </w:r>
          </w:p>
        </w:tc>
        <w:tc>
          <w:tcPr>
            <w:tcW w:w="256" w:type="pct"/>
          </w:tcPr>
          <w:p w14:paraId="428A619C" w14:textId="0AE24F56" w:rsidR="00D45F66" w:rsidRPr="00781FE9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51CF84FF" w14:textId="64560D45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12E16FC" w14:textId="57F91CD4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00348E0E" w14:textId="7D3CC60D" w:rsidR="00D45F66" w:rsidDel="006D5964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7B3A4DA7" w14:textId="1B050545" w:rsidR="00D45F66" w:rsidDel="006D5964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08F40BBC" w14:textId="77777777" w:rsidTr="00D45F66">
        <w:tc>
          <w:tcPr>
            <w:tcW w:w="125" w:type="pct"/>
          </w:tcPr>
          <w:p w14:paraId="357C06EF" w14:textId="77777777" w:rsidR="00D45F66" w:rsidRPr="008E560B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7222DEE1" w14:textId="77777777" w:rsidR="00D45F66" w:rsidRPr="008E560B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11F5EEF5" w14:textId="77777777" w:rsidR="00D45F66" w:rsidRPr="00484DE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6C35BFAE" w14:textId="12E90F20" w:rsidR="00D45F66" w:rsidRDefault="00D45F66" w:rsidP="0011427E">
            <w:pPr>
              <w:pStyle w:val="GOSTTablenorm"/>
              <w:rPr>
                <w:szCs w:val="22"/>
              </w:rPr>
            </w:pPr>
            <w:r w:rsidRPr="00484DE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C687ABC" w14:textId="78BFABFB" w:rsidR="00D45F66" w:rsidRPr="000B088D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3ECD58B2" w14:textId="58700479" w:rsidR="00D45F66" w:rsidRDefault="00D45F66" w:rsidP="0011427E">
            <w:pPr>
              <w:pStyle w:val="GOSTTablenorm"/>
            </w:pPr>
            <w:r w:rsidRPr="000B088D"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66D08159" w14:textId="0DD730F7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657754">
              <w:rPr>
                <w:lang w:val="en-US"/>
              </w:rPr>
              <w:t>EXP</w:t>
            </w:r>
            <w:r w:rsidRPr="00657754">
              <w:t>:</w:t>
            </w:r>
            <w:r>
              <w:t xml:space="preserve"> 111</w:t>
            </w:r>
          </w:p>
        </w:tc>
        <w:tc>
          <w:tcPr>
            <w:tcW w:w="1107" w:type="pct"/>
            <w:vMerge/>
          </w:tcPr>
          <w:p w14:paraId="67FF279E" w14:textId="77777777" w:rsidR="00D45F66" w:rsidRPr="004A1C8C" w:rsidRDefault="00D45F66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429FD501" w14:textId="77777777" w:rsidR="00D45F66" w:rsidRPr="00D05307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1881667E" w14:textId="77777777" w:rsidR="00D45F66" w:rsidRDefault="00D45F66" w:rsidP="0011427E">
            <w:pPr>
              <w:pStyle w:val="GOSTTablenorm"/>
            </w:pPr>
            <w:r w:rsidRPr="00781FE9">
              <w:t>+</w:t>
            </w:r>
            <w:r>
              <w:t xml:space="preserve"> </w:t>
            </w:r>
          </w:p>
          <w:p w14:paraId="08BB63D4" w14:textId="2D0AF5B8" w:rsidR="00D45F66" w:rsidRPr="00781FE9" w:rsidRDefault="00D45F66" w:rsidP="0011427E">
            <w:pPr>
              <w:pStyle w:val="GOSTTablenorm"/>
            </w:pPr>
            <w:r>
              <w:t>РБС</w:t>
            </w:r>
          </w:p>
        </w:tc>
        <w:tc>
          <w:tcPr>
            <w:tcW w:w="256" w:type="pct"/>
          </w:tcPr>
          <w:p w14:paraId="17F1750A" w14:textId="688C3CBD" w:rsidR="00D45F66" w:rsidRPr="00781FE9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523BCE1" w14:textId="670307EF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6711B8B6" w14:textId="7A543D87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DE80811" w14:textId="0CC95EDB" w:rsidR="00D45F66" w:rsidDel="006D5964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398A47DF" w14:textId="24489FF2" w:rsidR="00D45F66" w:rsidDel="006D5964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1E2EDE77" w14:textId="77777777" w:rsidTr="00D45F66">
        <w:tc>
          <w:tcPr>
            <w:tcW w:w="125" w:type="pct"/>
          </w:tcPr>
          <w:p w14:paraId="3B4B8579" w14:textId="77777777" w:rsidR="00D45F66" w:rsidRPr="008E560B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5B4C4680" w14:textId="77777777" w:rsidR="00D45F66" w:rsidRPr="008E560B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0F8575E2" w14:textId="77777777" w:rsidR="00D45F66" w:rsidRPr="00484DE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6914A0BD" w14:textId="22DCE68D" w:rsidR="00D45F66" w:rsidRDefault="00D45F66" w:rsidP="0011427E">
            <w:pPr>
              <w:pStyle w:val="GOSTTablenorm"/>
              <w:rPr>
                <w:szCs w:val="22"/>
              </w:rPr>
            </w:pPr>
            <w:r w:rsidRPr="00484DE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7BA5415" w14:textId="65076E05" w:rsidR="00D45F66" w:rsidRPr="000B088D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18398AA6" w14:textId="2F3963E7" w:rsidR="00D45F66" w:rsidRDefault="00D45F66" w:rsidP="0011427E">
            <w:pPr>
              <w:pStyle w:val="GOSTTablenorm"/>
            </w:pPr>
            <w:r w:rsidRPr="000B088D"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7288B63A" w14:textId="54FB85E3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657754">
              <w:rPr>
                <w:lang w:val="en-US"/>
              </w:rPr>
              <w:t>EXP</w:t>
            </w:r>
            <w:r w:rsidRPr="00657754">
              <w:t>:</w:t>
            </w:r>
            <w:r>
              <w:t xml:space="preserve"> 173</w:t>
            </w:r>
          </w:p>
        </w:tc>
        <w:tc>
          <w:tcPr>
            <w:tcW w:w="1107" w:type="pct"/>
            <w:vMerge/>
          </w:tcPr>
          <w:p w14:paraId="01C3CA8E" w14:textId="77777777" w:rsidR="00D45F66" w:rsidRPr="004A1C8C" w:rsidRDefault="00D45F66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4F3E6A40" w14:textId="77777777" w:rsidR="00D45F66" w:rsidRPr="00D05307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287EE9BA" w14:textId="376F4B8B" w:rsidR="00D45F66" w:rsidRPr="00781FE9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27D95233" w14:textId="2707E310" w:rsidR="00D45F66" w:rsidRPr="00781FE9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573328E5" w14:textId="36C037A1" w:rsidR="00D45F66" w:rsidRDefault="00D45F66" w:rsidP="0011427E">
            <w:pPr>
              <w:pStyle w:val="GOSTTablenorm"/>
            </w:pPr>
            <w:r>
              <w:t>+</w:t>
            </w:r>
          </w:p>
        </w:tc>
        <w:tc>
          <w:tcPr>
            <w:tcW w:w="213" w:type="pct"/>
          </w:tcPr>
          <w:p w14:paraId="60B4C623" w14:textId="2E640BCF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12220A9A" w14:textId="2F05AAAF" w:rsidR="00D45F66" w:rsidDel="006D5964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3EFD8046" w14:textId="1609D6F6" w:rsidR="00D45F66" w:rsidDel="006D5964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7716931D" w14:textId="77777777" w:rsidTr="00D45F66">
        <w:tc>
          <w:tcPr>
            <w:tcW w:w="125" w:type="pct"/>
          </w:tcPr>
          <w:p w14:paraId="2968B521" w14:textId="77777777" w:rsidR="00D45F66" w:rsidRPr="008E560B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30F98B2E" w14:textId="77777777" w:rsidR="00D45F66" w:rsidRPr="008E560B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6864166D" w14:textId="77777777" w:rsidR="00D45F66" w:rsidRPr="00484DE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3216AEDA" w14:textId="0E081D98" w:rsidR="00D45F66" w:rsidRDefault="00D45F66" w:rsidP="0011427E">
            <w:pPr>
              <w:pStyle w:val="GOSTTablenorm"/>
              <w:rPr>
                <w:szCs w:val="22"/>
              </w:rPr>
            </w:pPr>
            <w:r w:rsidRPr="00484DE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DCD7C1E" w14:textId="57675437" w:rsidR="00D45F66" w:rsidRPr="000B088D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705D3588" w14:textId="52388830" w:rsidR="00D45F66" w:rsidRDefault="00D45F66" w:rsidP="0011427E">
            <w:pPr>
              <w:pStyle w:val="GOSTTablenorm"/>
            </w:pPr>
            <w:r w:rsidRPr="000B088D"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42DB89BC" w14:textId="2A9A5D88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1B799F">
              <w:rPr>
                <w:rFonts w:eastAsia="Calibri"/>
                <w:szCs w:val="22"/>
                <w:lang w:val="en-US"/>
              </w:rPr>
              <w:t>SRC</w:t>
            </w:r>
            <w:r w:rsidRPr="001B799F">
              <w:rPr>
                <w:rFonts w:eastAsia="Calibri"/>
                <w:szCs w:val="22"/>
              </w:rPr>
              <w:t>:</w:t>
            </w:r>
            <w:r>
              <w:rPr>
                <w:rFonts w:eastAsia="Calibri"/>
                <w:szCs w:val="22"/>
              </w:rPr>
              <w:t xml:space="preserve"> 29</w:t>
            </w:r>
          </w:p>
        </w:tc>
        <w:tc>
          <w:tcPr>
            <w:tcW w:w="1107" w:type="pct"/>
            <w:vMerge/>
          </w:tcPr>
          <w:p w14:paraId="7B3FB75A" w14:textId="77777777" w:rsidR="00D45F66" w:rsidRPr="004A1C8C" w:rsidRDefault="00D45F66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5669F187" w14:textId="77777777" w:rsidR="00D45F66" w:rsidRPr="00D05307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3963AF5F" w14:textId="62F5E67C" w:rsidR="00D45F66" w:rsidRPr="00781FE9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404B957F" w14:textId="0E980E6C" w:rsidR="00D45F66" w:rsidRPr="00781FE9" w:rsidRDefault="00D45F66" w:rsidP="0011427E">
            <w:pPr>
              <w:pStyle w:val="GOSTTablenorm"/>
            </w:pPr>
            <w:r>
              <w:t>+ ГАИФ</w:t>
            </w:r>
          </w:p>
        </w:tc>
        <w:tc>
          <w:tcPr>
            <w:tcW w:w="213" w:type="pct"/>
          </w:tcPr>
          <w:p w14:paraId="2EB2F5A4" w14:textId="7A6E03DF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2865984" w14:textId="69977C84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1724D4A1" w14:textId="7390D38E" w:rsidR="00D45F66" w:rsidDel="006D5964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7AFDD663" w14:textId="1610D53E" w:rsidR="00D45F66" w:rsidDel="006D5964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5C6841D0" w14:textId="77777777" w:rsidTr="00D45F66">
        <w:tc>
          <w:tcPr>
            <w:tcW w:w="125" w:type="pct"/>
          </w:tcPr>
          <w:p w14:paraId="267A1489" w14:textId="77777777" w:rsidR="00D45F66" w:rsidRPr="008E560B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34729CB1" w14:textId="77777777" w:rsidR="00D45F66" w:rsidRPr="008E560B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0FA7464D" w14:textId="77777777" w:rsidR="00D45F66" w:rsidRPr="00484DE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2029FEFD" w14:textId="62BD3501" w:rsidR="00D45F66" w:rsidRDefault="00D45F66" w:rsidP="0011427E">
            <w:pPr>
              <w:pStyle w:val="GOSTTablenorm"/>
              <w:rPr>
                <w:szCs w:val="22"/>
              </w:rPr>
            </w:pPr>
            <w:r w:rsidRPr="00484DE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3AD49B7" w14:textId="2B3EB81D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2BF212BC" w14:textId="2F1F6D35" w:rsidR="00D45F66" w:rsidRDefault="00D45F66" w:rsidP="0011427E">
            <w:pPr>
              <w:pStyle w:val="GOSTTablenorm"/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00C58760" w14:textId="7FB14317" w:rsidR="00D45F66" w:rsidRPr="005E76A4" w:rsidRDefault="00D45F66" w:rsidP="0011427E">
            <w:pPr>
              <w:pStyle w:val="GOSTTablenorm"/>
              <w:rPr>
                <w:szCs w:val="22"/>
                <w:lang w:val="en-US"/>
              </w:rPr>
            </w:pPr>
            <w:r w:rsidRPr="001B799F">
              <w:rPr>
                <w:rFonts w:eastAsia="Calibri"/>
                <w:szCs w:val="22"/>
                <w:lang w:val="en-US"/>
              </w:rPr>
              <w:t>SRC</w:t>
            </w:r>
            <w:r w:rsidRPr="001B799F">
              <w:rPr>
                <w:rFonts w:eastAsia="Calibri"/>
                <w:szCs w:val="22"/>
              </w:rPr>
              <w:t>:</w:t>
            </w:r>
            <w:r>
              <w:rPr>
                <w:rFonts w:eastAsia="Calibri"/>
                <w:szCs w:val="22"/>
                <w:lang w:val="en-US"/>
              </w:rPr>
              <w:t xml:space="preserve"> 61</w:t>
            </w:r>
          </w:p>
        </w:tc>
        <w:tc>
          <w:tcPr>
            <w:tcW w:w="1107" w:type="pct"/>
            <w:vMerge/>
          </w:tcPr>
          <w:p w14:paraId="34E70F85" w14:textId="77777777" w:rsidR="00D45F66" w:rsidRPr="004A1C8C" w:rsidRDefault="00D45F66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1F4B2A26" w14:textId="77777777" w:rsidR="00D45F66" w:rsidRPr="00D05307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219CC810" w14:textId="6349B1DC" w:rsidR="00D45F66" w:rsidRPr="00781FE9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16B3DE40" w14:textId="1D393A1D" w:rsidR="00D45F66" w:rsidRPr="00781FE9" w:rsidRDefault="00D45F66" w:rsidP="0011427E">
            <w:pPr>
              <w:pStyle w:val="GOSTTablenorm"/>
            </w:pPr>
            <w:r>
              <w:t>+ АИФ с полномочиями ГАИФ</w:t>
            </w:r>
          </w:p>
        </w:tc>
        <w:tc>
          <w:tcPr>
            <w:tcW w:w="213" w:type="pct"/>
          </w:tcPr>
          <w:p w14:paraId="0D620393" w14:textId="3777214F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042FD0B8" w14:textId="7045A512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3966E86A" w14:textId="3ADA876B" w:rsidR="00D45F66" w:rsidDel="006D5964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3BEF0A3B" w14:textId="6C89F2A7" w:rsidR="00D45F66" w:rsidDel="006D5964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046F75E3" w14:textId="77777777" w:rsidTr="00D45F66">
        <w:tc>
          <w:tcPr>
            <w:tcW w:w="125" w:type="pct"/>
          </w:tcPr>
          <w:p w14:paraId="24102B09" w14:textId="77777777" w:rsidR="00D45F66" w:rsidRPr="008E560B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1B4FC419" w14:textId="77777777" w:rsidR="00D45F66" w:rsidRPr="008E560B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0FCA4345" w14:textId="77777777" w:rsidR="00D45F66" w:rsidRPr="00484DE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4450B2DE" w14:textId="1F40B0C5" w:rsidR="00D45F66" w:rsidRDefault="00D45F66" w:rsidP="0011427E">
            <w:pPr>
              <w:pStyle w:val="GOSTTablenorm"/>
              <w:rPr>
                <w:szCs w:val="22"/>
              </w:rPr>
            </w:pPr>
            <w:r w:rsidRPr="00484DE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0F44235" w14:textId="0627EA35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5E22C607" w14:textId="09F1EBEB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7713D74D" w14:textId="53C354CE" w:rsidR="00D45F66" w:rsidRPr="00C706D2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 w:rsidRPr="001B799F">
              <w:rPr>
                <w:rFonts w:eastAsia="Calibri"/>
                <w:szCs w:val="22"/>
                <w:lang w:val="en-US"/>
              </w:rPr>
              <w:t>SRC</w:t>
            </w:r>
            <w:r w:rsidRPr="001B799F">
              <w:rPr>
                <w:rFonts w:eastAsia="Calibri"/>
                <w:szCs w:val="22"/>
              </w:rPr>
              <w:t>:</w:t>
            </w:r>
            <w:r>
              <w:rPr>
                <w:rFonts w:eastAsia="Calibri"/>
                <w:szCs w:val="22"/>
                <w:lang w:val="en-US"/>
              </w:rPr>
              <w:t xml:space="preserve"> </w:t>
            </w:r>
            <w:r>
              <w:rPr>
                <w:rFonts w:eastAsia="Calibri"/>
                <w:szCs w:val="22"/>
              </w:rPr>
              <w:t>77</w:t>
            </w:r>
          </w:p>
        </w:tc>
        <w:tc>
          <w:tcPr>
            <w:tcW w:w="1107" w:type="pct"/>
            <w:vMerge/>
          </w:tcPr>
          <w:p w14:paraId="4F37A03B" w14:textId="77777777" w:rsidR="00D45F66" w:rsidRPr="004A1C8C" w:rsidRDefault="00D45F66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240AC9A2" w14:textId="77777777" w:rsidR="00D45F66" w:rsidRPr="00D05307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4CE6094B" w14:textId="54B15ADB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2FFF59FD" w14:textId="32F7663E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722C0D48" w14:textId="581A1477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1F068336" w14:textId="7B8FFF0E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57E4726D" w14:textId="38CB0E22" w:rsidR="00D45F66" w:rsidRDefault="00D45F66" w:rsidP="0011427E">
            <w:pPr>
              <w:pStyle w:val="GOSTTablenorm"/>
            </w:pPr>
            <w:r>
              <w:t>+</w:t>
            </w:r>
          </w:p>
        </w:tc>
        <w:tc>
          <w:tcPr>
            <w:tcW w:w="249" w:type="pct"/>
          </w:tcPr>
          <w:p w14:paraId="7206A832" w14:textId="24EEC2A6" w:rsidR="00D45F66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05D9EAA1" w14:textId="77777777" w:rsidTr="00D45F66">
        <w:tc>
          <w:tcPr>
            <w:tcW w:w="125" w:type="pct"/>
          </w:tcPr>
          <w:p w14:paraId="6C69A395" w14:textId="77777777" w:rsidR="00D45F66" w:rsidRPr="00AF21FC" w:rsidRDefault="00D45F66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4CE4C9C1" w14:textId="55D37667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AF21FC">
              <w:t>Остаток БА</w:t>
            </w:r>
            <w:r>
              <w:t xml:space="preserve"> на первый год планового периода</w:t>
            </w:r>
          </w:p>
        </w:tc>
        <w:tc>
          <w:tcPr>
            <w:tcW w:w="279" w:type="pct"/>
            <w:vMerge w:val="restart"/>
          </w:tcPr>
          <w:p w14:paraId="1655AB3F" w14:textId="45EA4BE0" w:rsidR="00D45F66" w:rsidRPr="00484DE9" w:rsidRDefault="004E716C" w:rsidP="0011427E">
            <w:pPr>
              <w:pStyle w:val="GOSTTablenorm"/>
              <w:rPr>
                <w:szCs w:val="22"/>
              </w:rPr>
            </w:pPr>
            <w:ins w:id="1174" w:author="Краснова Наталья EXP-332161" w:date="2026-03-19T17:47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595386FC" w14:textId="5D836F67" w:rsidR="00D45F66" w:rsidRDefault="00D45F66" w:rsidP="0011427E">
            <w:pPr>
              <w:pStyle w:val="GOSTTablenorm"/>
            </w:pPr>
            <w:r w:rsidRPr="00484DE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6008C67" w14:textId="66EAD0A7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001CC1E4" w14:textId="559CA8B2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70</w:t>
            </w:r>
          </w:p>
        </w:tc>
        <w:tc>
          <w:tcPr>
            <w:tcW w:w="301" w:type="pct"/>
          </w:tcPr>
          <w:p w14:paraId="6A46F3F5" w14:textId="00EAE18F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426247CB" w14:textId="3328895C" w:rsidR="00D45F66" w:rsidRPr="004A1C8C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 w:rsidRPr="004A1C8C">
              <w:rPr>
                <w:rFonts w:eastAsia="Calibri"/>
                <w:szCs w:val="22"/>
              </w:rPr>
              <w:t xml:space="preserve">Для л/с с кодом 01, 06, 07 </w:t>
            </w:r>
            <w:r>
              <w:t>–</w:t>
            </w:r>
            <w:r w:rsidRPr="004A1C8C">
              <w:rPr>
                <w:rFonts w:eastAsia="Calibri"/>
                <w:szCs w:val="22"/>
              </w:rPr>
              <w:t xml:space="preserve"> величина разности БА</w:t>
            </w:r>
            <w:r>
              <w:rPr>
                <w:rFonts w:eastAsia="Calibri"/>
                <w:szCs w:val="22"/>
              </w:rPr>
              <w:t xml:space="preserve"> </w:t>
            </w:r>
            <w:r>
              <w:t>на первый год планового периода</w:t>
            </w:r>
            <w:r w:rsidRPr="004A1C8C">
              <w:rPr>
                <w:rFonts w:eastAsia="Calibri"/>
                <w:szCs w:val="22"/>
              </w:rPr>
              <w:t>, доведенных до ГРБС, РБС, ГАИФ, уполномоченных АИФ, и БА, распределенных им по подведомственным УБП.</w:t>
            </w:r>
          </w:p>
          <w:p w14:paraId="4F690858" w14:textId="3595B388" w:rsidR="00D45F66" w:rsidRPr="008E560B" w:rsidRDefault="00D45F66" w:rsidP="0011427E">
            <w:pPr>
              <w:pStyle w:val="GOSTTablenorm"/>
              <w:rPr>
                <w:rFonts w:eastAsia="Calibri"/>
              </w:rPr>
            </w:pPr>
            <w:r w:rsidRPr="008E560B">
              <w:rPr>
                <w:rFonts w:eastAsia="Calibri"/>
              </w:rPr>
              <w:t>Для л/с с кодом 03, 14</w:t>
            </w:r>
            <w:r>
              <w:rPr>
                <w:rFonts w:eastAsia="Calibri"/>
              </w:rPr>
              <w:t>, 10</w:t>
            </w:r>
            <w:r w:rsidRPr="008E560B">
              <w:rPr>
                <w:rFonts w:eastAsia="Calibri"/>
              </w:rPr>
              <w:t xml:space="preserve"> </w:t>
            </w:r>
            <w:r>
              <w:t>–</w:t>
            </w:r>
            <w:r w:rsidRPr="008E560B">
              <w:rPr>
                <w:rFonts w:eastAsia="Calibri"/>
              </w:rPr>
              <w:t xml:space="preserve"> величина разности БА, доведенных до ПБС</w:t>
            </w:r>
            <w:r>
              <w:rPr>
                <w:rFonts w:eastAsia="Calibri"/>
              </w:rPr>
              <w:t>, ИПБС</w:t>
            </w:r>
            <w:r w:rsidRPr="008E560B">
              <w:rPr>
                <w:rFonts w:eastAsia="Calibri"/>
              </w:rPr>
              <w:t>, и поставленных на учет БО.</w:t>
            </w:r>
          </w:p>
          <w:p w14:paraId="0B71EA65" w14:textId="1EBEAB73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8E560B">
              <w:rPr>
                <w:rFonts w:eastAsia="Calibri"/>
              </w:rPr>
              <w:t>Для л/с с кодом 08, 09 – величина БА, доведенных до АИФ</w:t>
            </w:r>
            <w:r>
              <w:rPr>
                <w:rFonts w:eastAsia="Calibri"/>
              </w:rPr>
              <w:t>.</w:t>
            </w:r>
          </w:p>
          <w:p w14:paraId="2C39D0AD" w14:textId="77777777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4107483A" w14:textId="77777777" w:rsidR="00D45F66" w:rsidRDefault="00D45F66" w:rsidP="0011427E">
            <w:pPr>
              <w:pStyle w:val="GOSTTablenorm"/>
            </w:pPr>
            <w:r w:rsidRPr="005E26C1">
              <w:rPr>
                <w:szCs w:val="22"/>
              </w:rPr>
              <w:t>Баланс (Остаток по Кт = Оборот по Кт минус Оборот по Дт) на конец отчетного периода по показателям</w:t>
            </w:r>
            <w:r>
              <w:t>:</w:t>
            </w:r>
          </w:p>
          <w:p w14:paraId="4F6AA892" w14:textId="336E867D" w:rsidR="00D45F66" w:rsidRDefault="00D45F66" w:rsidP="0011427E">
            <w:pPr>
              <w:pStyle w:val="GOSTTableListMark1"/>
              <w:rPr>
                <w:rFonts w:eastAsia="Calibri"/>
              </w:rPr>
            </w:pPr>
            <w:r>
              <w:rPr>
                <w:rFonts w:eastAsia="Calibri"/>
              </w:rPr>
              <w:t>БА_ГАБС_2,</w:t>
            </w:r>
          </w:p>
          <w:p w14:paraId="49D1B82A" w14:textId="689211B6" w:rsidR="00D45F66" w:rsidRDefault="00D45F66" w:rsidP="0011427E">
            <w:pPr>
              <w:pStyle w:val="GOSTTableListMark1"/>
              <w:rPr>
                <w:rFonts w:eastAsia="Calibri"/>
              </w:rPr>
            </w:pPr>
            <w:r>
              <w:rPr>
                <w:rFonts w:eastAsia="Calibri"/>
              </w:rPr>
              <w:t>БА_ГАБС_СВЗ_2,</w:t>
            </w:r>
          </w:p>
          <w:p w14:paraId="0D92F5E8" w14:textId="57007EF9" w:rsidR="00D45F66" w:rsidRPr="004A1C8C" w:rsidRDefault="00D45F66" w:rsidP="0011427E">
            <w:pPr>
              <w:pStyle w:val="GOSTTableListMark1"/>
              <w:rPr>
                <w:szCs w:val="22"/>
              </w:rPr>
            </w:pPr>
            <w:r>
              <w:rPr>
                <w:szCs w:val="22"/>
              </w:rPr>
              <w:t>БА_РБС_2,</w:t>
            </w:r>
          </w:p>
          <w:p w14:paraId="59F0862B" w14:textId="57AE6DDD" w:rsidR="00D45F66" w:rsidRPr="004A1C8C" w:rsidRDefault="00D45F66" w:rsidP="0011427E">
            <w:pPr>
              <w:pStyle w:val="GOSTTableListMark1"/>
              <w:rPr>
                <w:szCs w:val="22"/>
              </w:rPr>
            </w:pPr>
            <w:r>
              <w:rPr>
                <w:szCs w:val="22"/>
              </w:rPr>
              <w:t>БА_РБС_ВАЛ_2,</w:t>
            </w:r>
          </w:p>
          <w:p w14:paraId="7B5804FF" w14:textId="2B136DF2" w:rsidR="00D45F66" w:rsidRPr="008E560B" w:rsidRDefault="00D45F66" w:rsidP="0011427E">
            <w:pPr>
              <w:pStyle w:val="GOSTTableListMark1"/>
            </w:pPr>
            <w:r>
              <w:rPr>
                <w:szCs w:val="22"/>
              </w:rPr>
              <w:t>БА_РБС_СВЗ_2,</w:t>
            </w:r>
          </w:p>
          <w:p w14:paraId="7AC4A19F" w14:textId="6756F16D" w:rsidR="00D45F66" w:rsidRDefault="00D45F66" w:rsidP="0011427E">
            <w:pPr>
              <w:pStyle w:val="GOSTTableListMark1"/>
            </w:pPr>
            <w:r w:rsidRPr="008E560B">
              <w:lastRenderedPageBreak/>
              <w:t>БА_ПБС_</w:t>
            </w:r>
            <w:r>
              <w:t>2,</w:t>
            </w:r>
          </w:p>
          <w:p w14:paraId="64793BAF" w14:textId="0F1FB5E5" w:rsidR="00D45F66" w:rsidRPr="008E560B" w:rsidRDefault="00D45F66" w:rsidP="0011427E">
            <w:pPr>
              <w:pStyle w:val="GOSTTableListMark1"/>
            </w:pPr>
            <w:r w:rsidRPr="008E560B">
              <w:t>БА_ПБС_ВАЛ_</w:t>
            </w:r>
            <w:r>
              <w:t>2,</w:t>
            </w:r>
          </w:p>
          <w:p w14:paraId="3F09FDAF" w14:textId="1DEF7D89" w:rsidR="00D45F66" w:rsidRPr="005E26C1" w:rsidRDefault="00D45F66" w:rsidP="0011427E">
            <w:pPr>
              <w:pStyle w:val="GOSTTableListMark1"/>
              <w:rPr>
                <w:szCs w:val="22"/>
              </w:rPr>
            </w:pPr>
            <w:r w:rsidRPr="008E560B">
              <w:t>БА_ПБС_СВЗ_</w:t>
            </w:r>
            <w:r>
              <w:t>2</w:t>
            </w:r>
          </w:p>
        </w:tc>
        <w:tc>
          <w:tcPr>
            <w:tcW w:w="254" w:type="pct"/>
            <w:vMerge w:val="restart"/>
          </w:tcPr>
          <w:p w14:paraId="7D55F837" w14:textId="05B1ED7B" w:rsidR="00D45F66" w:rsidRDefault="00D45F66" w:rsidP="0011427E">
            <w:pPr>
              <w:pStyle w:val="GOSTTablenorm"/>
              <w:rPr>
                <w:szCs w:val="22"/>
              </w:rPr>
            </w:pPr>
            <w:r w:rsidRPr="00D05307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6620476B" w14:textId="4D375E3E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781FE9">
              <w:t>+</w:t>
            </w:r>
          </w:p>
        </w:tc>
        <w:tc>
          <w:tcPr>
            <w:tcW w:w="256" w:type="pct"/>
          </w:tcPr>
          <w:p w14:paraId="7F60D45F" w14:textId="60275141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781FE9">
              <w:t>+</w:t>
            </w:r>
          </w:p>
        </w:tc>
        <w:tc>
          <w:tcPr>
            <w:tcW w:w="213" w:type="pct"/>
          </w:tcPr>
          <w:p w14:paraId="40C02E0F" w14:textId="5F65178F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13" w:type="pct"/>
          </w:tcPr>
          <w:p w14:paraId="27B3BE82" w14:textId="4445A6D6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35A03886" w14:textId="13C43020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49" w:type="pct"/>
          </w:tcPr>
          <w:p w14:paraId="5EA54877" w14:textId="6876EAD4" w:rsidR="00D45F66" w:rsidRDefault="00D45F66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</w:tr>
      <w:tr w:rsidR="00D45F66" w:rsidRPr="005E26C1" w14:paraId="7D226353" w14:textId="77777777" w:rsidTr="00D45F66">
        <w:tc>
          <w:tcPr>
            <w:tcW w:w="125" w:type="pct"/>
          </w:tcPr>
          <w:p w14:paraId="64D6350F" w14:textId="77777777" w:rsidR="00D45F66" w:rsidRPr="00AF21FC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08BE5AE4" w14:textId="77777777" w:rsidR="00D45F66" w:rsidRPr="00AF21FC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19A9B0D4" w14:textId="77777777" w:rsidR="00D45F66" w:rsidRPr="00484DE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47E9F425" w14:textId="6F9747C8" w:rsidR="00D45F66" w:rsidRDefault="00D45F66" w:rsidP="0011427E">
            <w:pPr>
              <w:pStyle w:val="GOSTTablenorm"/>
              <w:rPr>
                <w:szCs w:val="22"/>
              </w:rPr>
            </w:pPr>
            <w:r w:rsidRPr="00484DE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D05185F" w14:textId="746E5619" w:rsidR="00D45F66" w:rsidRPr="000B088D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09B19986" w14:textId="0E174029" w:rsidR="00D45F66" w:rsidRDefault="00D45F66" w:rsidP="0011427E">
            <w:pPr>
              <w:pStyle w:val="GOSTTablenorm"/>
            </w:pPr>
            <w:r w:rsidRPr="000B088D"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7D5B6219" w14:textId="0170B056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lang w:val="en-US"/>
              </w:rPr>
              <w:t>EXP</w:t>
            </w:r>
            <w:r>
              <w:t xml:space="preserve">: </w:t>
            </w:r>
            <w:r>
              <w:rPr>
                <w:szCs w:val="22"/>
              </w:rPr>
              <w:t>26</w:t>
            </w:r>
          </w:p>
        </w:tc>
        <w:tc>
          <w:tcPr>
            <w:tcW w:w="1107" w:type="pct"/>
            <w:vMerge/>
          </w:tcPr>
          <w:p w14:paraId="35CF50AB" w14:textId="77777777" w:rsidR="00D45F66" w:rsidRPr="004A1C8C" w:rsidRDefault="00D45F66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6D568610" w14:textId="77777777" w:rsidR="00D45F66" w:rsidRPr="00D05307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2B61FAC4" w14:textId="0B7BAEBA" w:rsidR="00D45F66" w:rsidRPr="00781FE9" w:rsidRDefault="00D45F66" w:rsidP="0011427E">
            <w:pPr>
              <w:pStyle w:val="GOSTTablenorm"/>
            </w:pPr>
            <w:r w:rsidRPr="00781FE9">
              <w:t>+</w:t>
            </w:r>
            <w:r>
              <w:t xml:space="preserve"> ГРБС</w:t>
            </w:r>
          </w:p>
        </w:tc>
        <w:tc>
          <w:tcPr>
            <w:tcW w:w="256" w:type="pct"/>
          </w:tcPr>
          <w:p w14:paraId="68DDFADB" w14:textId="22EADA0F" w:rsidR="00D45F66" w:rsidRPr="00781FE9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6ED929B" w14:textId="26BC25AD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031DFF22" w14:textId="1AFE287B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30D15F05" w14:textId="2363A6DD" w:rsidR="00D45F66" w:rsidDel="006D5964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6B3707FA" w14:textId="41053E42" w:rsidR="00D45F66" w:rsidDel="006D5964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1E5D6FDF" w14:textId="77777777" w:rsidTr="00D45F66">
        <w:tc>
          <w:tcPr>
            <w:tcW w:w="125" w:type="pct"/>
          </w:tcPr>
          <w:p w14:paraId="5CF2C876" w14:textId="77777777" w:rsidR="00D45F66" w:rsidRPr="00AF21FC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690142D6" w14:textId="77777777" w:rsidR="00D45F66" w:rsidRPr="00AF21FC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55029040" w14:textId="77777777" w:rsidR="00D45F66" w:rsidRPr="00484DE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6576B966" w14:textId="1DF18185" w:rsidR="00D45F66" w:rsidRDefault="00D45F66" w:rsidP="0011427E">
            <w:pPr>
              <w:pStyle w:val="GOSTTablenorm"/>
              <w:rPr>
                <w:szCs w:val="22"/>
              </w:rPr>
            </w:pPr>
            <w:r w:rsidRPr="00484DE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BB3D276" w14:textId="7547FB0B" w:rsidR="00D45F66" w:rsidRPr="000B088D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706E0220" w14:textId="3784C62F" w:rsidR="00D45F66" w:rsidRDefault="00D45F66" w:rsidP="0011427E">
            <w:pPr>
              <w:pStyle w:val="GOSTTablenorm"/>
            </w:pPr>
            <w:r w:rsidRPr="000B088D"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47548587" w14:textId="23701D8F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657754">
              <w:rPr>
                <w:lang w:val="en-US"/>
              </w:rPr>
              <w:t>EXP</w:t>
            </w:r>
            <w:r w:rsidRPr="00657754">
              <w:t>:</w:t>
            </w:r>
            <w:r>
              <w:t xml:space="preserve"> 112</w:t>
            </w:r>
          </w:p>
        </w:tc>
        <w:tc>
          <w:tcPr>
            <w:tcW w:w="1107" w:type="pct"/>
            <w:vMerge/>
          </w:tcPr>
          <w:p w14:paraId="10936848" w14:textId="77777777" w:rsidR="00D45F66" w:rsidRPr="004A1C8C" w:rsidRDefault="00D45F66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02145CA4" w14:textId="77777777" w:rsidR="00D45F66" w:rsidRPr="00D05307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262A9308" w14:textId="77777777" w:rsidR="00D45F66" w:rsidRDefault="00D45F66" w:rsidP="0011427E">
            <w:pPr>
              <w:pStyle w:val="GOSTTablenorm"/>
            </w:pPr>
            <w:r w:rsidRPr="00781FE9">
              <w:t>+</w:t>
            </w:r>
            <w:r>
              <w:t xml:space="preserve"> </w:t>
            </w:r>
          </w:p>
          <w:p w14:paraId="6232A1D2" w14:textId="503897F6" w:rsidR="00D45F66" w:rsidRPr="00781FE9" w:rsidRDefault="00D45F66" w:rsidP="0011427E">
            <w:pPr>
              <w:pStyle w:val="GOSTTablenorm"/>
            </w:pPr>
            <w:r>
              <w:t>РБС</w:t>
            </w:r>
          </w:p>
        </w:tc>
        <w:tc>
          <w:tcPr>
            <w:tcW w:w="256" w:type="pct"/>
          </w:tcPr>
          <w:p w14:paraId="4B76CF81" w14:textId="458C0539" w:rsidR="00D45F66" w:rsidRPr="00781FE9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8036D05" w14:textId="27B13B05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6B1B43C" w14:textId="5531E417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0A5C3C50" w14:textId="760825D0" w:rsidR="00D45F66" w:rsidDel="006D5964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0F828CBA" w14:textId="319F8623" w:rsidR="00D45F66" w:rsidDel="006D5964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65AC6B86" w14:textId="77777777" w:rsidTr="00D45F66">
        <w:tc>
          <w:tcPr>
            <w:tcW w:w="125" w:type="pct"/>
          </w:tcPr>
          <w:p w14:paraId="21E4816A" w14:textId="77777777" w:rsidR="00D45F66" w:rsidRPr="00AF21FC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56457F1F" w14:textId="77777777" w:rsidR="00D45F66" w:rsidRPr="00AF21FC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5AF159C9" w14:textId="77777777" w:rsidR="00D45F66" w:rsidRPr="00484DE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7B8A237A" w14:textId="5E64C549" w:rsidR="00D45F66" w:rsidRDefault="00D45F66" w:rsidP="0011427E">
            <w:pPr>
              <w:pStyle w:val="GOSTTablenorm"/>
              <w:rPr>
                <w:szCs w:val="22"/>
              </w:rPr>
            </w:pPr>
            <w:r w:rsidRPr="00484DE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1AB6D42" w14:textId="16B3672F" w:rsidR="00D45F66" w:rsidRPr="000B088D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432AAA45" w14:textId="3C9DED75" w:rsidR="00D45F66" w:rsidRDefault="00D45F66" w:rsidP="0011427E">
            <w:pPr>
              <w:pStyle w:val="GOSTTablenorm"/>
            </w:pPr>
            <w:r w:rsidRPr="000B088D"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56D2E305" w14:textId="2F7A9048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657754">
              <w:rPr>
                <w:lang w:val="en-US"/>
              </w:rPr>
              <w:t>EXP</w:t>
            </w:r>
            <w:r w:rsidRPr="00657754">
              <w:t>:</w:t>
            </w:r>
            <w:r>
              <w:t xml:space="preserve"> 174</w:t>
            </w:r>
          </w:p>
        </w:tc>
        <w:tc>
          <w:tcPr>
            <w:tcW w:w="1107" w:type="pct"/>
            <w:vMerge/>
          </w:tcPr>
          <w:p w14:paraId="735C1B5E" w14:textId="77777777" w:rsidR="00D45F66" w:rsidRPr="004A1C8C" w:rsidRDefault="00D45F66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2F92DC36" w14:textId="77777777" w:rsidR="00D45F66" w:rsidRPr="00D05307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3016CF39" w14:textId="37A4380C" w:rsidR="00D45F66" w:rsidRPr="00781FE9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76187BBF" w14:textId="32070398" w:rsidR="00D45F66" w:rsidRPr="00781FE9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4503783" w14:textId="5221B2E3" w:rsidR="00D45F66" w:rsidRDefault="00D45F66" w:rsidP="0011427E">
            <w:pPr>
              <w:pStyle w:val="GOSTTablenorm"/>
            </w:pPr>
            <w:r>
              <w:t>+</w:t>
            </w:r>
          </w:p>
        </w:tc>
        <w:tc>
          <w:tcPr>
            <w:tcW w:w="213" w:type="pct"/>
          </w:tcPr>
          <w:p w14:paraId="346E7070" w14:textId="71D8920B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0BDC35FB" w14:textId="1C679933" w:rsidR="00D45F66" w:rsidDel="006D5964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1A0FA7FE" w14:textId="4D6CEDE7" w:rsidR="00D45F66" w:rsidDel="006D5964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1CE80CB5" w14:textId="77777777" w:rsidTr="00D45F66">
        <w:tc>
          <w:tcPr>
            <w:tcW w:w="125" w:type="pct"/>
          </w:tcPr>
          <w:p w14:paraId="692FBE08" w14:textId="77777777" w:rsidR="00D45F66" w:rsidRPr="00AF21FC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679A20C2" w14:textId="77777777" w:rsidR="00D45F66" w:rsidRPr="00AF21FC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57A58467" w14:textId="77777777" w:rsidR="00D45F66" w:rsidRPr="00484DE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32E7C483" w14:textId="780E4CCE" w:rsidR="00D45F66" w:rsidRDefault="00D45F66" w:rsidP="0011427E">
            <w:pPr>
              <w:pStyle w:val="GOSTTablenorm"/>
              <w:rPr>
                <w:szCs w:val="22"/>
              </w:rPr>
            </w:pPr>
            <w:r w:rsidRPr="00484DE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27A9987" w14:textId="7D80025E" w:rsidR="00D45F66" w:rsidRPr="000B088D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1EE78E57" w14:textId="788B48F3" w:rsidR="00D45F66" w:rsidRDefault="00D45F66" w:rsidP="0011427E">
            <w:pPr>
              <w:pStyle w:val="GOSTTablenorm"/>
            </w:pPr>
            <w:r w:rsidRPr="000B088D"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344C6D9B" w14:textId="142ECB87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1B799F">
              <w:rPr>
                <w:rFonts w:eastAsia="Calibri"/>
                <w:szCs w:val="22"/>
                <w:lang w:val="en-US"/>
              </w:rPr>
              <w:t>SRC</w:t>
            </w:r>
            <w:r w:rsidRPr="001B799F">
              <w:rPr>
                <w:rFonts w:eastAsia="Calibri"/>
                <w:szCs w:val="22"/>
              </w:rPr>
              <w:t>:</w:t>
            </w:r>
            <w:r>
              <w:rPr>
                <w:rFonts w:eastAsia="Calibri"/>
                <w:szCs w:val="22"/>
              </w:rPr>
              <w:t xml:space="preserve"> 30</w:t>
            </w:r>
          </w:p>
        </w:tc>
        <w:tc>
          <w:tcPr>
            <w:tcW w:w="1107" w:type="pct"/>
            <w:vMerge/>
          </w:tcPr>
          <w:p w14:paraId="7315B084" w14:textId="77777777" w:rsidR="00D45F66" w:rsidRPr="004A1C8C" w:rsidRDefault="00D45F66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2221B6A9" w14:textId="77777777" w:rsidR="00D45F66" w:rsidRPr="00D05307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02692ADE" w14:textId="16AE920D" w:rsidR="00D45F66" w:rsidRPr="00781FE9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179E4657" w14:textId="4225B239" w:rsidR="00D45F66" w:rsidRPr="00781FE9" w:rsidRDefault="00D45F66" w:rsidP="0011427E">
            <w:pPr>
              <w:pStyle w:val="GOSTTablenorm"/>
            </w:pPr>
            <w:r>
              <w:t>+ ГАИФ</w:t>
            </w:r>
          </w:p>
        </w:tc>
        <w:tc>
          <w:tcPr>
            <w:tcW w:w="213" w:type="pct"/>
          </w:tcPr>
          <w:p w14:paraId="2DFD3A38" w14:textId="3B3302B5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66AF532E" w14:textId="2EFBB6F7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6F16E792" w14:textId="09A6FA13" w:rsidR="00D45F66" w:rsidDel="006D5964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5CBEC067" w14:textId="65D4644C" w:rsidR="00D45F66" w:rsidDel="006D5964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115A64C0" w14:textId="77777777" w:rsidTr="00D45F66">
        <w:tc>
          <w:tcPr>
            <w:tcW w:w="125" w:type="pct"/>
          </w:tcPr>
          <w:p w14:paraId="55AD81AD" w14:textId="77777777" w:rsidR="00D45F66" w:rsidRPr="00AF21FC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7C54B478" w14:textId="77777777" w:rsidR="00D45F66" w:rsidRPr="00AF21FC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29703E0F" w14:textId="77777777" w:rsidR="00D45F66" w:rsidRPr="00484DE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185D1AB0" w14:textId="03D55025" w:rsidR="00D45F66" w:rsidRDefault="00D45F66" w:rsidP="0011427E">
            <w:pPr>
              <w:pStyle w:val="GOSTTablenorm"/>
              <w:rPr>
                <w:szCs w:val="22"/>
              </w:rPr>
            </w:pPr>
            <w:r w:rsidRPr="00484DE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4D9200C" w14:textId="006AB2E1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589C4BA4" w14:textId="04607E47" w:rsidR="00D45F66" w:rsidRDefault="00D45F66" w:rsidP="0011427E">
            <w:pPr>
              <w:pStyle w:val="GOSTTablenorm"/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7F0EA9B7" w14:textId="51118489" w:rsidR="00D45F66" w:rsidRPr="005E76A4" w:rsidRDefault="00D45F66" w:rsidP="0011427E">
            <w:pPr>
              <w:pStyle w:val="GOSTTablenorm"/>
              <w:rPr>
                <w:szCs w:val="22"/>
                <w:lang w:val="en-US"/>
              </w:rPr>
            </w:pPr>
            <w:r w:rsidRPr="001B799F">
              <w:rPr>
                <w:rFonts w:eastAsia="Calibri"/>
                <w:szCs w:val="22"/>
                <w:lang w:val="en-US"/>
              </w:rPr>
              <w:t>SRC</w:t>
            </w:r>
            <w:r w:rsidRPr="001B799F">
              <w:rPr>
                <w:rFonts w:eastAsia="Calibri"/>
                <w:szCs w:val="22"/>
              </w:rPr>
              <w:t>:</w:t>
            </w:r>
            <w:r>
              <w:rPr>
                <w:rFonts w:eastAsia="Calibri"/>
                <w:szCs w:val="22"/>
                <w:lang w:val="en-US"/>
              </w:rPr>
              <w:t xml:space="preserve"> 62</w:t>
            </w:r>
          </w:p>
        </w:tc>
        <w:tc>
          <w:tcPr>
            <w:tcW w:w="1107" w:type="pct"/>
            <w:vMerge/>
          </w:tcPr>
          <w:p w14:paraId="7091DB32" w14:textId="77777777" w:rsidR="00D45F66" w:rsidRPr="004A1C8C" w:rsidRDefault="00D45F66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269307F9" w14:textId="77777777" w:rsidR="00D45F66" w:rsidRPr="00D05307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71A5AA34" w14:textId="567C94D5" w:rsidR="00D45F66" w:rsidRPr="00781FE9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7B7F896B" w14:textId="04669E94" w:rsidR="00D45F66" w:rsidRPr="00781FE9" w:rsidRDefault="00D45F66" w:rsidP="0011427E">
            <w:pPr>
              <w:pStyle w:val="GOSTTablenorm"/>
            </w:pPr>
            <w:r>
              <w:t>+ АИФ с полномочиями ГАИФ</w:t>
            </w:r>
          </w:p>
        </w:tc>
        <w:tc>
          <w:tcPr>
            <w:tcW w:w="213" w:type="pct"/>
          </w:tcPr>
          <w:p w14:paraId="66C7C9E0" w14:textId="6FDE3628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199887E5" w14:textId="3AD084AF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0BA216CA" w14:textId="6C7EF3A1" w:rsidR="00D45F66" w:rsidDel="006D5964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6450F881" w14:textId="5D556152" w:rsidR="00D45F66" w:rsidDel="006D5964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3545BDC7" w14:textId="77777777" w:rsidTr="00D45F66">
        <w:tc>
          <w:tcPr>
            <w:tcW w:w="125" w:type="pct"/>
          </w:tcPr>
          <w:p w14:paraId="1817D39E" w14:textId="77777777" w:rsidR="00D45F66" w:rsidRPr="00AF21FC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651E0733" w14:textId="77777777" w:rsidR="00D45F66" w:rsidRPr="00AF21FC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55B7F0FC" w14:textId="77777777" w:rsidR="00D45F66" w:rsidRPr="00484DE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08B10D95" w14:textId="52099C24" w:rsidR="00D45F66" w:rsidRDefault="00D45F66" w:rsidP="0011427E">
            <w:pPr>
              <w:pStyle w:val="GOSTTablenorm"/>
              <w:rPr>
                <w:szCs w:val="22"/>
              </w:rPr>
            </w:pPr>
            <w:r w:rsidRPr="00484DE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E90C702" w14:textId="46D58736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4C070F36" w14:textId="18AF0CF5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45DF62BC" w14:textId="2C2C7997" w:rsidR="00D45F66" w:rsidRPr="001B799F" w:rsidRDefault="00D45F66" w:rsidP="0011427E">
            <w:pPr>
              <w:pStyle w:val="GOSTTablenorm"/>
              <w:rPr>
                <w:rFonts w:eastAsia="Calibri"/>
                <w:szCs w:val="22"/>
                <w:lang w:val="en-US"/>
              </w:rPr>
            </w:pPr>
            <w:r w:rsidRPr="001B799F">
              <w:rPr>
                <w:rFonts w:eastAsia="Calibri"/>
                <w:szCs w:val="22"/>
                <w:lang w:val="en-US"/>
              </w:rPr>
              <w:t>SRC</w:t>
            </w:r>
            <w:r w:rsidRPr="001B799F">
              <w:rPr>
                <w:rFonts w:eastAsia="Calibri"/>
                <w:szCs w:val="22"/>
              </w:rPr>
              <w:t>:</w:t>
            </w:r>
            <w:r>
              <w:rPr>
                <w:rFonts w:eastAsia="Calibri"/>
                <w:szCs w:val="22"/>
              </w:rPr>
              <w:t xml:space="preserve"> 78</w:t>
            </w:r>
          </w:p>
        </w:tc>
        <w:tc>
          <w:tcPr>
            <w:tcW w:w="1107" w:type="pct"/>
            <w:vMerge/>
          </w:tcPr>
          <w:p w14:paraId="25DB9127" w14:textId="77777777" w:rsidR="00D45F66" w:rsidRPr="004A1C8C" w:rsidRDefault="00D45F66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735C4A40" w14:textId="77777777" w:rsidR="00D45F66" w:rsidRPr="00D05307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36996539" w14:textId="682ECC8F" w:rsidR="00D45F66" w:rsidRDefault="00D45F66" w:rsidP="0011427E">
            <w:pPr>
              <w:pStyle w:val="GOSTTablenorm"/>
            </w:pPr>
            <w:r w:rsidRPr="00A14105">
              <w:rPr>
                <w:szCs w:val="22"/>
              </w:rPr>
              <w:t>-</w:t>
            </w:r>
          </w:p>
        </w:tc>
        <w:tc>
          <w:tcPr>
            <w:tcW w:w="256" w:type="pct"/>
          </w:tcPr>
          <w:p w14:paraId="35CD0BCE" w14:textId="666A79E4" w:rsidR="00D45F66" w:rsidRDefault="00D45F66" w:rsidP="0011427E">
            <w:pPr>
              <w:pStyle w:val="GOSTTablenorm"/>
            </w:pPr>
            <w:r w:rsidRPr="00A14105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164ABE59" w14:textId="1DD307E8" w:rsidR="00D45F66" w:rsidRDefault="00D45F66" w:rsidP="0011427E">
            <w:pPr>
              <w:pStyle w:val="GOSTTablenorm"/>
            </w:pPr>
            <w:r w:rsidRPr="00A14105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4C750E02" w14:textId="43E30E39" w:rsidR="00D45F66" w:rsidRDefault="00D45F66" w:rsidP="0011427E">
            <w:pPr>
              <w:pStyle w:val="GOSTTablenorm"/>
            </w:pPr>
            <w:r w:rsidRPr="00A14105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41A74CFA" w14:textId="5050D13A" w:rsidR="00D45F66" w:rsidRDefault="00D45F66" w:rsidP="0011427E">
            <w:pPr>
              <w:pStyle w:val="GOSTTablenorm"/>
            </w:pPr>
            <w:r>
              <w:t>+</w:t>
            </w:r>
          </w:p>
        </w:tc>
        <w:tc>
          <w:tcPr>
            <w:tcW w:w="249" w:type="pct"/>
          </w:tcPr>
          <w:p w14:paraId="4A40DC06" w14:textId="56F36DFB" w:rsidR="00D45F66" w:rsidRDefault="00D45F66" w:rsidP="0011427E">
            <w:pPr>
              <w:pStyle w:val="GOSTTablenorm"/>
            </w:pPr>
            <w:r>
              <w:rPr>
                <w:szCs w:val="22"/>
              </w:rPr>
              <w:t>-</w:t>
            </w:r>
          </w:p>
        </w:tc>
      </w:tr>
      <w:tr w:rsidR="00D45F66" w:rsidRPr="005E26C1" w14:paraId="2532D7F1" w14:textId="77777777" w:rsidTr="00D45F66">
        <w:tc>
          <w:tcPr>
            <w:tcW w:w="125" w:type="pct"/>
          </w:tcPr>
          <w:p w14:paraId="6C70277D" w14:textId="77777777" w:rsidR="00D45F66" w:rsidRPr="00AF21FC" w:rsidRDefault="00D45F66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3AFB4776" w14:textId="2C72327F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AF21FC">
              <w:t>Остаток БА</w:t>
            </w:r>
            <w:r>
              <w:t xml:space="preserve"> на второй год планового периода</w:t>
            </w:r>
          </w:p>
        </w:tc>
        <w:tc>
          <w:tcPr>
            <w:tcW w:w="279" w:type="pct"/>
            <w:vMerge w:val="restart"/>
          </w:tcPr>
          <w:p w14:paraId="2C47FF88" w14:textId="71690E53" w:rsidR="00D45F66" w:rsidRPr="00484DE9" w:rsidRDefault="004E716C" w:rsidP="0011427E">
            <w:pPr>
              <w:pStyle w:val="GOSTTablenorm"/>
              <w:rPr>
                <w:szCs w:val="22"/>
              </w:rPr>
            </w:pPr>
            <w:ins w:id="1175" w:author="Краснова Наталья EXP-332161" w:date="2026-03-19T17:47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655039D1" w14:textId="0CA4E092" w:rsidR="00D45F66" w:rsidRDefault="00D45F66" w:rsidP="0011427E">
            <w:pPr>
              <w:pStyle w:val="GOSTTablenorm"/>
            </w:pPr>
            <w:r w:rsidRPr="00484DE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8BB17AF" w14:textId="0B62B897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54F1502F" w14:textId="632F4D73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71</w:t>
            </w:r>
          </w:p>
        </w:tc>
        <w:tc>
          <w:tcPr>
            <w:tcW w:w="301" w:type="pct"/>
          </w:tcPr>
          <w:p w14:paraId="489DFE81" w14:textId="02157851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29E9ABD3" w14:textId="08E90495" w:rsidR="00D45F66" w:rsidRPr="004A1C8C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 w:rsidRPr="004A1C8C">
              <w:rPr>
                <w:rFonts w:eastAsia="Calibri"/>
                <w:szCs w:val="22"/>
              </w:rPr>
              <w:t xml:space="preserve">Для л/с с кодом 01, 06, 07 </w:t>
            </w:r>
            <w:r>
              <w:t>–</w:t>
            </w:r>
            <w:r w:rsidRPr="004A1C8C">
              <w:rPr>
                <w:rFonts w:eastAsia="Calibri"/>
                <w:szCs w:val="22"/>
              </w:rPr>
              <w:t xml:space="preserve"> величина разности БА</w:t>
            </w:r>
            <w:r>
              <w:rPr>
                <w:rFonts w:eastAsia="Calibri"/>
                <w:szCs w:val="22"/>
              </w:rPr>
              <w:t xml:space="preserve"> </w:t>
            </w:r>
            <w:r>
              <w:t>на второй год планового периода</w:t>
            </w:r>
            <w:r w:rsidRPr="004A1C8C">
              <w:rPr>
                <w:rFonts w:eastAsia="Calibri"/>
                <w:szCs w:val="22"/>
              </w:rPr>
              <w:t>, доведенных до ГРБС, РБС, ГАИФ, уполномоченных АИФ, и БА, распределенных им по подведомственным УБП.</w:t>
            </w:r>
          </w:p>
          <w:p w14:paraId="047191E0" w14:textId="2ACA5243" w:rsidR="00D45F66" w:rsidRPr="008E560B" w:rsidRDefault="00D45F66" w:rsidP="0011427E">
            <w:pPr>
              <w:pStyle w:val="GOSTTablenorm"/>
              <w:rPr>
                <w:rFonts w:eastAsia="Calibri"/>
              </w:rPr>
            </w:pPr>
            <w:r w:rsidRPr="008E560B">
              <w:rPr>
                <w:rFonts w:eastAsia="Calibri"/>
              </w:rPr>
              <w:t>Для л/с с кодом 03, 14</w:t>
            </w:r>
            <w:r>
              <w:rPr>
                <w:rFonts w:eastAsia="Calibri"/>
              </w:rPr>
              <w:t>, 10</w:t>
            </w:r>
            <w:r w:rsidRPr="008E560B">
              <w:rPr>
                <w:rFonts w:eastAsia="Calibri"/>
              </w:rPr>
              <w:t xml:space="preserve"> </w:t>
            </w:r>
            <w:r>
              <w:t>–</w:t>
            </w:r>
            <w:r w:rsidRPr="008E560B">
              <w:rPr>
                <w:rFonts w:eastAsia="Calibri"/>
              </w:rPr>
              <w:t xml:space="preserve"> величина разности БА, доведенных до ПБС</w:t>
            </w:r>
            <w:r>
              <w:rPr>
                <w:rFonts w:eastAsia="Calibri"/>
              </w:rPr>
              <w:t>, ИПБС</w:t>
            </w:r>
            <w:r w:rsidRPr="008E560B">
              <w:rPr>
                <w:rFonts w:eastAsia="Calibri"/>
              </w:rPr>
              <w:t>, и поставленных на учет БО.</w:t>
            </w:r>
          </w:p>
          <w:p w14:paraId="13F5F826" w14:textId="59BC5B8D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8E560B">
              <w:rPr>
                <w:rFonts w:eastAsia="Calibri"/>
              </w:rPr>
              <w:t>Для л/с с кодом 08, 09 – величина БА, доведенных до АИФ</w:t>
            </w:r>
            <w:r>
              <w:rPr>
                <w:rFonts w:eastAsia="Calibri"/>
              </w:rPr>
              <w:t>.</w:t>
            </w:r>
          </w:p>
          <w:p w14:paraId="5E3D7F01" w14:textId="77777777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783E21DA" w14:textId="77777777" w:rsidR="00D45F66" w:rsidRDefault="00D45F66" w:rsidP="0011427E">
            <w:pPr>
              <w:pStyle w:val="GOSTTablenorm"/>
            </w:pPr>
            <w:r w:rsidRPr="005E26C1">
              <w:rPr>
                <w:szCs w:val="22"/>
              </w:rPr>
              <w:t>Баланс (Остаток по Кт = Оборот по Кт минус Оборот по Дт) на конец отчетного периода по показателям</w:t>
            </w:r>
            <w:r>
              <w:t>:</w:t>
            </w:r>
          </w:p>
          <w:p w14:paraId="02A595E5" w14:textId="71FCF67C" w:rsidR="00D45F66" w:rsidRPr="008258BA" w:rsidRDefault="00D45F66" w:rsidP="0011427E">
            <w:pPr>
              <w:pStyle w:val="GOSTTableListMark1"/>
              <w:rPr>
                <w:rFonts w:eastAsia="Calibri"/>
              </w:rPr>
            </w:pPr>
            <w:r w:rsidRPr="00335858">
              <w:rPr>
                <w:rFonts w:eastAsia="Calibri"/>
              </w:rPr>
              <w:lastRenderedPageBreak/>
              <w:t>БА_ГАБС_3,</w:t>
            </w:r>
          </w:p>
          <w:p w14:paraId="257422AC" w14:textId="08555CC2" w:rsidR="00D45F66" w:rsidRPr="0055312D" w:rsidRDefault="00D45F66" w:rsidP="0011427E">
            <w:pPr>
              <w:pStyle w:val="GOSTTableListMark1"/>
              <w:rPr>
                <w:rFonts w:eastAsia="Calibri"/>
              </w:rPr>
            </w:pPr>
            <w:r w:rsidRPr="0055312D">
              <w:rPr>
                <w:rFonts w:eastAsia="Calibri"/>
              </w:rPr>
              <w:t>БА_ГАБС_СВЗ_3,</w:t>
            </w:r>
          </w:p>
          <w:p w14:paraId="7362E7F7" w14:textId="3C6D85B5" w:rsidR="00D45F66" w:rsidRPr="007D5F97" w:rsidRDefault="00D45F66" w:rsidP="0011427E">
            <w:pPr>
              <w:pStyle w:val="GOSTTableListMark1"/>
            </w:pPr>
            <w:r w:rsidRPr="007D5F97">
              <w:t>БА_РБС_3,</w:t>
            </w:r>
          </w:p>
          <w:p w14:paraId="3469EA83" w14:textId="4C505FD1" w:rsidR="00D45F66" w:rsidRPr="002B15ED" w:rsidRDefault="00D45F66" w:rsidP="0011427E">
            <w:pPr>
              <w:pStyle w:val="GOSTTableListMark1"/>
            </w:pPr>
            <w:r w:rsidRPr="002B15ED">
              <w:t>БА_РБС_ВАЛ_3,</w:t>
            </w:r>
          </w:p>
          <w:p w14:paraId="5E568020" w14:textId="7863C95D" w:rsidR="00D45F66" w:rsidRPr="00B15DF9" w:rsidRDefault="00D45F66" w:rsidP="0011427E">
            <w:pPr>
              <w:pStyle w:val="GOSTTableListMark1"/>
            </w:pPr>
            <w:r w:rsidRPr="002B15ED">
              <w:t>БА_РБС_СВЗ_3,</w:t>
            </w:r>
          </w:p>
          <w:p w14:paraId="377E31FA" w14:textId="374617C2" w:rsidR="00D45F66" w:rsidRPr="00B15DF9" w:rsidRDefault="00D45F66" w:rsidP="0011427E">
            <w:pPr>
              <w:pStyle w:val="GOSTTableListMark1"/>
            </w:pPr>
            <w:r w:rsidRPr="00B15DF9">
              <w:t>БА_ПБС_3,</w:t>
            </w:r>
          </w:p>
          <w:p w14:paraId="7F50224D" w14:textId="4801ADD1" w:rsidR="00D45F66" w:rsidRPr="00B15DF9" w:rsidRDefault="00D45F66" w:rsidP="0011427E">
            <w:pPr>
              <w:pStyle w:val="GOSTTableListMark1"/>
            </w:pPr>
            <w:r w:rsidRPr="00B15DF9">
              <w:t>БА_ПБС_ВАЛ_3,</w:t>
            </w:r>
          </w:p>
          <w:p w14:paraId="70397620" w14:textId="7D9E7C87" w:rsidR="00D45F66" w:rsidRPr="005E26C1" w:rsidRDefault="00D45F66" w:rsidP="0011427E">
            <w:pPr>
              <w:pStyle w:val="GOSTTableListMark1"/>
              <w:rPr>
                <w:szCs w:val="22"/>
              </w:rPr>
            </w:pPr>
            <w:r w:rsidRPr="00B15DF9">
              <w:t>БА_ПБС_СВЗ_3</w:t>
            </w:r>
          </w:p>
        </w:tc>
        <w:tc>
          <w:tcPr>
            <w:tcW w:w="254" w:type="pct"/>
            <w:vMerge w:val="restart"/>
          </w:tcPr>
          <w:p w14:paraId="67758C9A" w14:textId="15F031DF" w:rsidR="00D45F66" w:rsidRDefault="00D45F66" w:rsidP="0011427E">
            <w:pPr>
              <w:pStyle w:val="GOSTTablenorm"/>
              <w:rPr>
                <w:szCs w:val="22"/>
              </w:rPr>
            </w:pPr>
            <w:r w:rsidRPr="00D05307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239FEE34" w14:textId="01A59F8B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781FE9">
              <w:t>+</w:t>
            </w:r>
          </w:p>
        </w:tc>
        <w:tc>
          <w:tcPr>
            <w:tcW w:w="256" w:type="pct"/>
          </w:tcPr>
          <w:p w14:paraId="4981F6D7" w14:textId="49E63B29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781FE9">
              <w:t>+</w:t>
            </w:r>
          </w:p>
        </w:tc>
        <w:tc>
          <w:tcPr>
            <w:tcW w:w="213" w:type="pct"/>
          </w:tcPr>
          <w:p w14:paraId="19E7678E" w14:textId="20787F6C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13" w:type="pct"/>
          </w:tcPr>
          <w:p w14:paraId="5D7C7712" w14:textId="49BD03E9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0AF0C822" w14:textId="2A1104E5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49" w:type="pct"/>
          </w:tcPr>
          <w:p w14:paraId="523A649E" w14:textId="69F59969" w:rsidR="00D45F66" w:rsidRDefault="00D45F66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</w:tr>
      <w:tr w:rsidR="00D45F66" w:rsidRPr="005E26C1" w14:paraId="7A7D65FD" w14:textId="77777777" w:rsidTr="00D45F66">
        <w:tc>
          <w:tcPr>
            <w:tcW w:w="125" w:type="pct"/>
          </w:tcPr>
          <w:p w14:paraId="2F1B69EC" w14:textId="77777777" w:rsidR="00D45F66" w:rsidRPr="00AF21FC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49BB4E69" w14:textId="77777777" w:rsidR="00D45F66" w:rsidRPr="00AF21FC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0EC3CA72" w14:textId="77777777" w:rsidR="00D45F66" w:rsidRPr="00484DE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586F90EE" w14:textId="6122CA9D" w:rsidR="00D45F66" w:rsidRDefault="00D45F66" w:rsidP="0011427E">
            <w:pPr>
              <w:pStyle w:val="GOSTTablenorm"/>
              <w:rPr>
                <w:szCs w:val="22"/>
              </w:rPr>
            </w:pPr>
            <w:r w:rsidRPr="00484DE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7A7B9B4" w14:textId="51C6F345" w:rsidR="00D45F66" w:rsidRPr="000B088D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31BBFD85" w14:textId="2C88656C" w:rsidR="00D45F66" w:rsidRDefault="00D45F66" w:rsidP="0011427E">
            <w:pPr>
              <w:pStyle w:val="GOSTTablenorm"/>
            </w:pPr>
            <w:r w:rsidRPr="000B088D"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13F995F6" w14:textId="49F77B54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lang w:val="en-US"/>
              </w:rPr>
              <w:t>EXP</w:t>
            </w:r>
            <w:r>
              <w:t xml:space="preserve">: </w:t>
            </w:r>
            <w:r>
              <w:rPr>
                <w:szCs w:val="22"/>
              </w:rPr>
              <w:t>27</w:t>
            </w:r>
          </w:p>
        </w:tc>
        <w:tc>
          <w:tcPr>
            <w:tcW w:w="1107" w:type="pct"/>
            <w:vMerge/>
          </w:tcPr>
          <w:p w14:paraId="68FAAC25" w14:textId="77777777" w:rsidR="00D45F66" w:rsidRPr="004A1C8C" w:rsidRDefault="00D45F66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73AB06F7" w14:textId="77777777" w:rsidR="00D45F66" w:rsidRPr="00D05307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033737C8" w14:textId="54DEF691" w:rsidR="00D45F66" w:rsidRPr="00781FE9" w:rsidRDefault="00D45F66" w:rsidP="0011427E">
            <w:pPr>
              <w:pStyle w:val="GOSTTablenorm"/>
            </w:pPr>
            <w:r w:rsidRPr="00781FE9">
              <w:t>+</w:t>
            </w:r>
            <w:r>
              <w:t xml:space="preserve"> ГРБС</w:t>
            </w:r>
          </w:p>
        </w:tc>
        <w:tc>
          <w:tcPr>
            <w:tcW w:w="256" w:type="pct"/>
          </w:tcPr>
          <w:p w14:paraId="7863A57B" w14:textId="6581639E" w:rsidR="00D45F66" w:rsidRPr="00781FE9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1D057E0" w14:textId="7A0FB073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50C7DE0D" w14:textId="2A84ECB6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1E9E82F9" w14:textId="04740924" w:rsidR="00D45F66" w:rsidDel="006D5964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421353AA" w14:textId="7E16A402" w:rsidR="00D45F66" w:rsidDel="006D5964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3C6FD247" w14:textId="77777777" w:rsidTr="00D45F66">
        <w:tc>
          <w:tcPr>
            <w:tcW w:w="125" w:type="pct"/>
          </w:tcPr>
          <w:p w14:paraId="44FD6956" w14:textId="77777777" w:rsidR="00D45F66" w:rsidRPr="00AF21FC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48BED917" w14:textId="77777777" w:rsidR="00D45F66" w:rsidRPr="00AF21FC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3B4FB5B5" w14:textId="77777777" w:rsidR="00D45F66" w:rsidRPr="00484DE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6ED62182" w14:textId="083A2FFD" w:rsidR="00D45F66" w:rsidRDefault="00D45F66" w:rsidP="0011427E">
            <w:pPr>
              <w:pStyle w:val="GOSTTablenorm"/>
              <w:rPr>
                <w:szCs w:val="22"/>
              </w:rPr>
            </w:pPr>
            <w:r w:rsidRPr="00484DE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8B29B57" w14:textId="4B17E5C2" w:rsidR="00D45F66" w:rsidRPr="000B088D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5C9B20D2" w14:textId="488BDD38" w:rsidR="00D45F66" w:rsidRDefault="00D45F66" w:rsidP="0011427E">
            <w:pPr>
              <w:pStyle w:val="GOSTTablenorm"/>
            </w:pPr>
            <w:r w:rsidRPr="000B088D"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4646ED7C" w14:textId="4E2ACF0E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657754">
              <w:rPr>
                <w:lang w:val="en-US"/>
              </w:rPr>
              <w:t>EXP</w:t>
            </w:r>
            <w:r w:rsidRPr="00657754">
              <w:t>:</w:t>
            </w:r>
            <w:r>
              <w:t xml:space="preserve"> 113</w:t>
            </w:r>
          </w:p>
        </w:tc>
        <w:tc>
          <w:tcPr>
            <w:tcW w:w="1107" w:type="pct"/>
            <w:vMerge/>
          </w:tcPr>
          <w:p w14:paraId="2A1175AE" w14:textId="77777777" w:rsidR="00D45F66" w:rsidRPr="004A1C8C" w:rsidRDefault="00D45F66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7ADC608F" w14:textId="77777777" w:rsidR="00D45F66" w:rsidRPr="00D05307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2EAE7327" w14:textId="77777777" w:rsidR="00D45F66" w:rsidRDefault="00D45F66" w:rsidP="0011427E">
            <w:pPr>
              <w:pStyle w:val="GOSTTablenorm"/>
            </w:pPr>
            <w:r w:rsidRPr="00781FE9">
              <w:t>+</w:t>
            </w:r>
            <w:r>
              <w:t xml:space="preserve"> </w:t>
            </w:r>
          </w:p>
          <w:p w14:paraId="737151AC" w14:textId="25E3C94E" w:rsidR="00D45F66" w:rsidRPr="00781FE9" w:rsidRDefault="00D45F66" w:rsidP="0011427E">
            <w:pPr>
              <w:pStyle w:val="GOSTTablenorm"/>
            </w:pPr>
            <w:r>
              <w:t>РБС</w:t>
            </w:r>
          </w:p>
        </w:tc>
        <w:tc>
          <w:tcPr>
            <w:tcW w:w="256" w:type="pct"/>
          </w:tcPr>
          <w:p w14:paraId="5D5719E9" w14:textId="2E1B4829" w:rsidR="00D45F66" w:rsidRPr="00781FE9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7189E52B" w14:textId="67AC2B27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5229A78B" w14:textId="53006456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30D6254" w14:textId="51162A08" w:rsidR="00D45F66" w:rsidDel="006D5964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5381FA65" w14:textId="5A57593C" w:rsidR="00D45F66" w:rsidDel="006D5964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45A86E29" w14:textId="77777777" w:rsidTr="00D45F66">
        <w:tc>
          <w:tcPr>
            <w:tcW w:w="125" w:type="pct"/>
          </w:tcPr>
          <w:p w14:paraId="7840D516" w14:textId="77777777" w:rsidR="00D45F66" w:rsidRPr="00AF21FC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6A3BA76C" w14:textId="77777777" w:rsidR="00D45F66" w:rsidRPr="00AF21FC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5B037FD7" w14:textId="77777777" w:rsidR="00D45F66" w:rsidRPr="00484DE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036C8881" w14:textId="7BFAAE74" w:rsidR="00D45F66" w:rsidRDefault="00D45F66" w:rsidP="0011427E">
            <w:pPr>
              <w:pStyle w:val="GOSTTablenorm"/>
              <w:rPr>
                <w:szCs w:val="22"/>
              </w:rPr>
            </w:pPr>
            <w:r w:rsidRPr="00484DE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EDCA85D" w14:textId="27D076DB" w:rsidR="00D45F66" w:rsidRPr="000B088D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0D92D2F2" w14:textId="36FE24F5" w:rsidR="00D45F66" w:rsidRDefault="00D45F66" w:rsidP="0011427E">
            <w:pPr>
              <w:pStyle w:val="GOSTTablenorm"/>
            </w:pPr>
            <w:r w:rsidRPr="000B088D"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54B3594A" w14:textId="4A506E90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657754">
              <w:rPr>
                <w:lang w:val="en-US"/>
              </w:rPr>
              <w:t>EXP</w:t>
            </w:r>
            <w:r w:rsidRPr="00657754">
              <w:t>:</w:t>
            </w:r>
            <w:r>
              <w:t xml:space="preserve"> 175</w:t>
            </w:r>
          </w:p>
        </w:tc>
        <w:tc>
          <w:tcPr>
            <w:tcW w:w="1107" w:type="pct"/>
            <w:vMerge/>
          </w:tcPr>
          <w:p w14:paraId="7F7561BE" w14:textId="77777777" w:rsidR="00D45F66" w:rsidRPr="004A1C8C" w:rsidRDefault="00D45F66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5533AB83" w14:textId="77777777" w:rsidR="00D45F66" w:rsidRPr="00D05307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3A47933D" w14:textId="6DCBBDC7" w:rsidR="00D45F66" w:rsidRPr="00781FE9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66E84C0C" w14:textId="3C3C5F8C" w:rsidR="00D45F66" w:rsidRPr="00781FE9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78BA4DBC" w14:textId="732A5932" w:rsidR="00D45F66" w:rsidRDefault="00D45F66" w:rsidP="0011427E">
            <w:pPr>
              <w:pStyle w:val="GOSTTablenorm"/>
            </w:pPr>
            <w:r>
              <w:t>+</w:t>
            </w:r>
          </w:p>
        </w:tc>
        <w:tc>
          <w:tcPr>
            <w:tcW w:w="213" w:type="pct"/>
          </w:tcPr>
          <w:p w14:paraId="1E451C49" w14:textId="3AACBD1D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5C5AE114" w14:textId="0FDFD562" w:rsidR="00D45F66" w:rsidDel="006D5964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25799DD3" w14:textId="1909CDE5" w:rsidR="00D45F66" w:rsidDel="006D5964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543699C6" w14:textId="77777777" w:rsidTr="00D45F66">
        <w:tc>
          <w:tcPr>
            <w:tcW w:w="125" w:type="pct"/>
          </w:tcPr>
          <w:p w14:paraId="1B3C9F56" w14:textId="77777777" w:rsidR="00D45F66" w:rsidRPr="00AF21FC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7FB97596" w14:textId="77777777" w:rsidR="00D45F66" w:rsidRPr="00AF21FC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78D6DFB8" w14:textId="77777777" w:rsidR="00D45F66" w:rsidRPr="00484DE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7D49C545" w14:textId="304C43EE" w:rsidR="00D45F66" w:rsidRDefault="00D45F66" w:rsidP="0011427E">
            <w:pPr>
              <w:pStyle w:val="GOSTTablenorm"/>
              <w:rPr>
                <w:szCs w:val="22"/>
              </w:rPr>
            </w:pPr>
            <w:r w:rsidRPr="00484DE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ADAE355" w14:textId="75BD6147" w:rsidR="00D45F66" w:rsidRPr="000B088D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08E10969" w14:textId="0233DE11" w:rsidR="00D45F66" w:rsidRDefault="00D45F66" w:rsidP="0011427E">
            <w:pPr>
              <w:pStyle w:val="GOSTTablenorm"/>
            </w:pPr>
            <w:r w:rsidRPr="000B088D"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3C32B5D2" w14:textId="4F6E1909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1B799F">
              <w:rPr>
                <w:rFonts w:eastAsia="Calibri"/>
                <w:szCs w:val="22"/>
                <w:lang w:val="en-US"/>
              </w:rPr>
              <w:t>SRC</w:t>
            </w:r>
            <w:r w:rsidRPr="001B799F">
              <w:rPr>
                <w:rFonts w:eastAsia="Calibri"/>
                <w:szCs w:val="22"/>
              </w:rPr>
              <w:t>:</w:t>
            </w:r>
            <w:r>
              <w:rPr>
                <w:rFonts w:eastAsia="Calibri"/>
                <w:szCs w:val="22"/>
              </w:rPr>
              <w:t xml:space="preserve"> 31</w:t>
            </w:r>
          </w:p>
        </w:tc>
        <w:tc>
          <w:tcPr>
            <w:tcW w:w="1107" w:type="pct"/>
            <w:vMerge/>
          </w:tcPr>
          <w:p w14:paraId="0076075E" w14:textId="77777777" w:rsidR="00D45F66" w:rsidRPr="004A1C8C" w:rsidRDefault="00D45F66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4B055EF7" w14:textId="77777777" w:rsidR="00D45F66" w:rsidRPr="00D05307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2818FDF4" w14:textId="733F264C" w:rsidR="00D45F66" w:rsidRPr="00781FE9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61D33EDF" w14:textId="58AD2B84" w:rsidR="00D45F66" w:rsidRPr="00781FE9" w:rsidRDefault="00D45F66" w:rsidP="0011427E">
            <w:pPr>
              <w:pStyle w:val="GOSTTablenorm"/>
            </w:pPr>
            <w:r>
              <w:t>+ ГАИФ</w:t>
            </w:r>
          </w:p>
        </w:tc>
        <w:tc>
          <w:tcPr>
            <w:tcW w:w="213" w:type="pct"/>
          </w:tcPr>
          <w:p w14:paraId="001FEAED" w14:textId="066B552D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63842784" w14:textId="5EAF5A3D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5FECCD3E" w14:textId="0825CD86" w:rsidR="00D45F66" w:rsidDel="006D5964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1A8AA708" w14:textId="2D4A4EB8" w:rsidR="00D45F66" w:rsidDel="006D5964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3A38452C" w14:textId="77777777" w:rsidTr="00D45F66">
        <w:tc>
          <w:tcPr>
            <w:tcW w:w="125" w:type="pct"/>
          </w:tcPr>
          <w:p w14:paraId="05986196" w14:textId="77777777" w:rsidR="00D45F66" w:rsidRPr="00AF21FC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41E4747C" w14:textId="77777777" w:rsidR="00D45F66" w:rsidRPr="00AF21FC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601BFCF4" w14:textId="77777777" w:rsidR="00D45F66" w:rsidRPr="00484DE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37714C7D" w14:textId="66518303" w:rsidR="00D45F66" w:rsidRDefault="00D45F66" w:rsidP="0011427E">
            <w:pPr>
              <w:pStyle w:val="GOSTTablenorm"/>
              <w:rPr>
                <w:szCs w:val="22"/>
              </w:rPr>
            </w:pPr>
            <w:r w:rsidRPr="00484DE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7516C63" w14:textId="1221D83D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74558D57" w14:textId="5A4FED5A" w:rsidR="00D45F66" w:rsidRDefault="00D45F66" w:rsidP="0011427E">
            <w:pPr>
              <w:pStyle w:val="GOSTTablenorm"/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111C29B6" w14:textId="643409A2" w:rsidR="00D45F66" w:rsidRPr="003D37FD" w:rsidRDefault="00D45F66" w:rsidP="0011427E">
            <w:pPr>
              <w:pStyle w:val="GOSTTablenorm"/>
              <w:rPr>
                <w:szCs w:val="22"/>
                <w:lang w:val="en-US"/>
              </w:rPr>
            </w:pPr>
            <w:r w:rsidRPr="001B799F">
              <w:rPr>
                <w:rFonts w:eastAsia="Calibri"/>
                <w:szCs w:val="22"/>
                <w:lang w:val="en-US"/>
              </w:rPr>
              <w:t>SRC</w:t>
            </w:r>
            <w:r w:rsidRPr="001B799F">
              <w:rPr>
                <w:rFonts w:eastAsia="Calibri"/>
                <w:szCs w:val="22"/>
              </w:rPr>
              <w:t>:</w:t>
            </w:r>
            <w:r>
              <w:rPr>
                <w:rFonts w:eastAsia="Calibri"/>
                <w:szCs w:val="22"/>
                <w:lang w:val="en-US"/>
              </w:rPr>
              <w:t xml:space="preserve"> 63</w:t>
            </w:r>
          </w:p>
        </w:tc>
        <w:tc>
          <w:tcPr>
            <w:tcW w:w="1107" w:type="pct"/>
            <w:vMerge/>
          </w:tcPr>
          <w:p w14:paraId="0078DC33" w14:textId="77777777" w:rsidR="00D45F66" w:rsidRPr="004A1C8C" w:rsidRDefault="00D45F66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37A44308" w14:textId="77777777" w:rsidR="00D45F66" w:rsidRPr="00D05307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33AC4DB8" w14:textId="3492031C" w:rsidR="00D45F66" w:rsidRPr="00781FE9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742E598B" w14:textId="608E1047" w:rsidR="00D45F66" w:rsidRPr="00781FE9" w:rsidRDefault="00D45F66" w:rsidP="0011427E">
            <w:pPr>
              <w:pStyle w:val="GOSTTablenorm"/>
            </w:pPr>
            <w:r>
              <w:t>+ АИФ с полномочиями ГАИФ</w:t>
            </w:r>
          </w:p>
        </w:tc>
        <w:tc>
          <w:tcPr>
            <w:tcW w:w="213" w:type="pct"/>
          </w:tcPr>
          <w:p w14:paraId="312E1133" w14:textId="45135C18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4F5693FD" w14:textId="12C0D891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47782F2B" w14:textId="0B40EFF8" w:rsidR="00D45F66" w:rsidDel="006D5964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68B671CA" w14:textId="5542C6E6" w:rsidR="00D45F66" w:rsidDel="006D5964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1483BC09" w14:textId="77777777" w:rsidTr="00D45F66">
        <w:tc>
          <w:tcPr>
            <w:tcW w:w="125" w:type="pct"/>
          </w:tcPr>
          <w:p w14:paraId="727D4D61" w14:textId="77777777" w:rsidR="00D45F66" w:rsidRPr="00AF21FC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4C0E7A6C" w14:textId="77777777" w:rsidR="00D45F66" w:rsidRPr="00AF21FC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77716038" w14:textId="77777777" w:rsidR="00D45F66" w:rsidRPr="00484DE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07A70B73" w14:textId="2CC407F0" w:rsidR="00D45F66" w:rsidRDefault="00D45F66" w:rsidP="0011427E">
            <w:pPr>
              <w:pStyle w:val="GOSTTablenorm"/>
              <w:rPr>
                <w:szCs w:val="22"/>
              </w:rPr>
            </w:pPr>
            <w:r w:rsidRPr="00484DE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0C6E508" w14:textId="10903752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627B688F" w14:textId="19B7F1E0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3367224C" w14:textId="238A9606" w:rsidR="00D45F66" w:rsidRPr="001B799F" w:rsidRDefault="00D45F66" w:rsidP="0011427E">
            <w:pPr>
              <w:pStyle w:val="GOSTTablenorm"/>
              <w:rPr>
                <w:rFonts w:eastAsia="Calibri"/>
                <w:szCs w:val="22"/>
                <w:lang w:val="en-US"/>
              </w:rPr>
            </w:pPr>
            <w:r w:rsidRPr="001B799F">
              <w:rPr>
                <w:rFonts w:eastAsia="Calibri"/>
                <w:szCs w:val="22"/>
                <w:lang w:val="en-US"/>
              </w:rPr>
              <w:t>SRC</w:t>
            </w:r>
            <w:r w:rsidRPr="001B799F">
              <w:rPr>
                <w:rFonts w:eastAsia="Calibri"/>
                <w:szCs w:val="22"/>
              </w:rPr>
              <w:t>:</w:t>
            </w:r>
            <w:r>
              <w:rPr>
                <w:rFonts w:eastAsia="Calibri"/>
                <w:szCs w:val="22"/>
              </w:rPr>
              <w:t xml:space="preserve"> 79</w:t>
            </w:r>
          </w:p>
        </w:tc>
        <w:tc>
          <w:tcPr>
            <w:tcW w:w="1107" w:type="pct"/>
            <w:vMerge/>
          </w:tcPr>
          <w:p w14:paraId="169B8A1D" w14:textId="77777777" w:rsidR="00D45F66" w:rsidRPr="004A1C8C" w:rsidRDefault="00D45F66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680E3F78" w14:textId="77777777" w:rsidR="00D45F66" w:rsidRPr="00D05307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05A5BCA2" w14:textId="12A54BB9" w:rsidR="00D45F66" w:rsidRDefault="00D45F66" w:rsidP="0011427E">
            <w:pPr>
              <w:pStyle w:val="GOSTTablenorm"/>
            </w:pPr>
            <w:r w:rsidRPr="00A14105">
              <w:rPr>
                <w:szCs w:val="22"/>
              </w:rPr>
              <w:t>-</w:t>
            </w:r>
          </w:p>
        </w:tc>
        <w:tc>
          <w:tcPr>
            <w:tcW w:w="256" w:type="pct"/>
          </w:tcPr>
          <w:p w14:paraId="424244C1" w14:textId="1AA902E1" w:rsidR="00D45F66" w:rsidRDefault="00D45F66" w:rsidP="0011427E">
            <w:pPr>
              <w:pStyle w:val="GOSTTablenorm"/>
            </w:pPr>
            <w:r w:rsidRPr="00A14105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035478E8" w14:textId="113A2994" w:rsidR="00D45F66" w:rsidRDefault="00D45F66" w:rsidP="0011427E">
            <w:pPr>
              <w:pStyle w:val="GOSTTablenorm"/>
            </w:pPr>
            <w:r w:rsidRPr="00A14105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5AAF191F" w14:textId="34644FAF" w:rsidR="00D45F66" w:rsidRDefault="00D45F66" w:rsidP="0011427E">
            <w:pPr>
              <w:pStyle w:val="GOSTTablenorm"/>
            </w:pPr>
            <w:r w:rsidRPr="00A14105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0A63A6FD" w14:textId="6707A43F" w:rsidR="00D45F66" w:rsidRDefault="00D45F66" w:rsidP="0011427E">
            <w:pPr>
              <w:pStyle w:val="GOSTTablenorm"/>
            </w:pPr>
            <w:r>
              <w:t>+</w:t>
            </w:r>
          </w:p>
        </w:tc>
        <w:tc>
          <w:tcPr>
            <w:tcW w:w="249" w:type="pct"/>
          </w:tcPr>
          <w:p w14:paraId="2C09F188" w14:textId="2A61E86E" w:rsidR="00D45F66" w:rsidRDefault="00D45F66" w:rsidP="0011427E">
            <w:pPr>
              <w:pStyle w:val="GOSTTablenorm"/>
            </w:pPr>
            <w:r>
              <w:rPr>
                <w:szCs w:val="22"/>
              </w:rPr>
              <w:t>-</w:t>
            </w:r>
          </w:p>
        </w:tc>
      </w:tr>
      <w:tr w:rsidR="00D45F66" w:rsidRPr="005E26C1" w14:paraId="33B1B3B2" w14:textId="77777777" w:rsidTr="00D45F66">
        <w:tc>
          <w:tcPr>
            <w:tcW w:w="125" w:type="pct"/>
          </w:tcPr>
          <w:p w14:paraId="334A1DC0" w14:textId="77777777" w:rsidR="00D45F66" w:rsidRPr="00AF21FC" w:rsidRDefault="00D45F66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7624DA14" w14:textId="34080D40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AF21FC">
              <w:t>Остаток БА</w:t>
            </w:r>
            <w:r>
              <w:t xml:space="preserve"> на третий год планового периода</w:t>
            </w:r>
          </w:p>
        </w:tc>
        <w:tc>
          <w:tcPr>
            <w:tcW w:w="279" w:type="pct"/>
            <w:vMerge w:val="restart"/>
          </w:tcPr>
          <w:p w14:paraId="3A672366" w14:textId="4E7DC572" w:rsidR="00D45F66" w:rsidRPr="00484DE9" w:rsidRDefault="004E716C" w:rsidP="0011427E">
            <w:pPr>
              <w:pStyle w:val="GOSTTablenorm"/>
              <w:rPr>
                <w:szCs w:val="22"/>
              </w:rPr>
            </w:pPr>
            <w:ins w:id="1176" w:author="Краснова Наталья EXP-332161" w:date="2026-03-19T17:47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725D9245" w14:textId="538542F9" w:rsidR="00D45F66" w:rsidRDefault="00D45F66" w:rsidP="0011427E">
            <w:pPr>
              <w:pStyle w:val="GOSTTablenorm"/>
            </w:pPr>
            <w:r w:rsidRPr="00484DE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4ED270D" w14:textId="2E6EF945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7ECF1D89" w14:textId="294D48C3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72</w:t>
            </w:r>
          </w:p>
        </w:tc>
        <w:tc>
          <w:tcPr>
            <w:tcW w:w="301" w:type="pct"/>
          </w:tcPr>
          <w:p w14:paraId="6AACFCBD" w14:textId="1BCA3364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7D738918" w14:textId="79C418DE" w:rsidR="00D45F66" w:rsidRPr="004A1C8C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 w:rsidRPr="004A1C8C">
              <w:rPr>
                <w:rFonts w:eastAsia="Calibri"/>
                <w:szCs w:val="22"/>
              </w:rPr>
              <w:t xml:space="preserve">Для л/с с кодом 01, 06, 07 </w:t>
            </w:r>
            <w:r>
              <w:t>–</w:t>
            </w:r>
            <w:r w:rsidRPr="004A1C8C">
              <w:rPr>
                <w:rFonts w:eastAsia="Calibri"/>
                <w:szCs w:val="22"/>
              </w:rPr>
              <w:t xml:space="preserve"> величина разности БА</w:t>
            </w:r>
            <w:r>
              <w:rPr>
                <w:rFonts w:eastAsia="Calibri"/>
                <w:szCs w:val="22"/>
              </w:rPr>
              <w:t xml:space="preserve"> </w:t>
            </w:r>
            <w:r>
              <w:t>на третий год планового периода</w:t>
            </w:r>
            <w:r w:rsidRPr="004A1C8C">
              <w:rPr>
                <w:rFonts w:eastAsia="Calibri"/>
                <w:szCs w:val="22"/>
              </w:rPr>
              <w:t>, доведенных до ГРБС, РБС, ГАИФ, уполномоченных АИФ, и БА, распределенных им по подведомственным УБП.</w:t>
            </w:r>
          </w:p>
          <w:p w14:paraId="545F58E6" w14:textId="216CCCD3" w:rsidR="00D45F66" w:rsidRPr="008E560B" w:rsidRDefault="00D45F66" w:rsidP="0011427E">
            <w:pPr>
              <w:pStyle w:val="GOSTTablenorm"/>
              <w:rPr>
                <w:rFonts w:eastAsia="Calibri"/>
              </w:rPr>
            </w:pPr>
            <w:r w:rsidRPr="008E560B">
              <w:rPr>
                <w:rFonts w:eastAsia="Calibri"/>
              </w:rPr>
              <w:t>Для л/с с кодом 03, 14</w:t>
            </w:r>
            <w:r>
              <w:rPr>
                <w:rFonts w:eastAsia="Calibri"/>
              </w:rPr>
              <w:t>, 10</w:t>
            </w:r>
            <w:r w:rsidRPr="008E560B">
              <w:rPr>
                <w:rFonts w:eastAsia="Calibri"/>
              </w:rPr>
              <w:t xml:space="preserve"> </w:t>
            </w:r>
            <w:r>
              <w:t>–</w:t>
            </w:r>
            <w:r w:rsidRPr="008E560B">
              <w:rPr>
                <w:rFonts w:eastAsia="Calibri"/>
              </w:rPr>
              <w:t xml:space="preserve"> величина разности БА, доведенных до ПБС</w:t>
            </w:r>
            <w:r>
              <w:rPr>
                <w:rFonts w:eastAsia="Calibri"/>
              </w:rPr>
              <w:t>, ИПБС</w:t>
            </w:r>
            <w:r w:rsidRPr="008E560B">
              <w:rPr>
                <w:rFonts w:eastAsia="Calibri"/>
              </w:rPr>
              <w:t>, и поставленных на учет БО.</w:t>
            </w:r>
          </w:p>
          <w:p w14:paraId="68E26112" w14:textId="4874178C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8E560B">
              <w:rPr>
                <w:rFonts w:eastAsia="Calibri"/>
              </w:rPr>
              <w:lastRenderedPageBreak/>
              <w:t>Для л/с с кодом 08, 09 – величина БА, доведенных до АИФ</w:t>
            </w:r>
            <w:r>
              <w:rPr>
                <w:rFonts w:eastAsia="Calibri"/>
              </w:rPr>
              <w:t>.</w:t>
            </w:r>
          </w:p>
          <w:p w14:paraId="4FB2D07F" w14:textId="77777777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19F573A0" w14:textId="77777777" w:rsidR="00D45F66" w:rsidRDefault="00D45F66" w:rsidP="0011427E">
            <w:pPr>
              <w:pStyle w:val="GOSTTablenorm"/>
            </w:pPr>
            <w:r w:rsidRPr="005E26C1">
              <w:rPr>
                <w:szCs w:val="22"/>
              </w:rPr>
              <w:t>Баланс (Остаток по Кт = Оборот по Кт минус Оборот по Дт) на конец отчетного периода по показателям</w:t>
            </w:r>
            <w:r>
              <w:t>:</w:t>
            </w:r>
          </w:p>
          <w:p w14:paraId="786192A5" w14:textId="7A0820B8" w:rsidR="00D45F66" w:rsidRDefault="00D45F66" w:rsidP="0011427E">
            <w:pPr>
              <w:pStyle w:val="GOSTTableListMark1"/>
              <w:rPr>
                <w:rFonts w:eastAsia="Calibri"/>
              </w:rPr>
            </w:pPr>
            <w:r>
              <w:rPr>
                <w:rFonts w:eastAsia="Calibri"/>
              </w:rPr>
              <w:t>БА_ГАБС_4,</w:t>
            </w:r>
          </w:p>
          <w:p w14:paraId="5243B5C2" w14:textId="626954FF" w:rsidR="00D45F66" w:rsidRDefault="00D45F66" w:rsidP="0011427E">
            <w:pPr>
              <w:pStyle w:val="GOSTTableListMark1"/>
              <w:rPr>
                <w:rFonts w:eastAsia="Calibri"/>
              </w:rPr>
            </w:pPr>
            <w:r>
              <w:rPr>
                <w:rFonts w:eastAsia="Calibri"/>
              </w:rPr>
              <w:t>БА_ГАБС_СВЗ_4,</w:t>
            </w:r>
          </w:p>
          <w:p w14:paraId="0AA0AA06" w14:textId="30CEE434" w:rsidR="00D45F66" w:rsidRPr="004A1C8C" w:rsidRDefault="00D45F66" w:rsidP="0011427E">
            <w:pPr>
              <w:pStyle w:val="GOSTTableListMark1"/>
              <w:rPr>
                <w:szCs w:val="22"/>
              </w:rPr>
            </w:pPr>
            <w:r>
              <w:rPr>
                <w:szCs w:val="22"/>
              </w:rPr>
              <w:t>БА_РБС_4,</w:t>
            </w:r>
          </w:p>
          <w:p w14:paraId="50A753CA" w14:textId="3DCD152A" w:rsidR="00D45F66" w:rsidRPr="004A1C8C" w:rsidRDefault="00D45F66" w:rsidP="0011427E">
            <w:pPr>
              <w:pStyle w:val="GOSTTableListMark1"/>
              <w:rPr>
                <w:szCs w:val="22"/>
              </w:rPr>
            </w:pPr>
            <w:r>
              <w:rPr>
                <w:szCs w:val="22"/>
              </w:rPr>
              <w:t>БА_РБС_ВАЛ_4,</w:t>
            </w:r>
          </w:p>
          <w:p w14:paraId="3E463B48" w14:textId="694D214F" w:rsidR="00D45F66" w:rsidRPr="008E560B" w:rsidRDefault="00D45F66" w:rsidP="0011427E">
            <w:pPr>
              <w:pStyle w:val="GOSTTableListMark1"/>
            </w:pPr>
            <w:r>
              <w:rPr>
                <w:szCs w:val="22"/>
              </w:rPr>
              <w:t>БА_РБС_СВЗ_4,</w:t>
            </w:r>
          </w:p>
          <w:p w14:paraId="275D1D43" w14:textId="4194729A" w:rsidR="00D45F66" w:rsidRDefault="00D45F66" w:rsidP="0011427E">
            <w:pPr>
              <w:pStyle w:val="GOSTTableListMark1"/>
            </w:pPr>
            <w:r w:rsidRPr="008E560B">
              <w:t>БА_ПБС_</w:t>
            </w:r>
            <w:r>
              <w:t>4,</w:t>
            </w:r>
          </w:p>
          <w:p w14:paraId="3A386097" w14:textId="04276337" w:rsidR="00D45F66" w:rsidRPr="008E560B" w:rsidRDefault="00D45F66" w:rsidP="0011427E">
            <w:pPr>
              <w:pStyle w:val="GOSTTableListMark1"/>
            </w:pPr>
            <w:r w:rsidRPr="008E560B">
              <w:t>БА_ПБС_ВАЛ_</w:t>
            </w:r>
            <w:r>
              <w:t>4,</w:t>
            </w:r>
          </w:p>
          <w:p w14:paraId="0968D520" w14:textId="7156CCED" w:rsidR="00D45F66" w:rsidRPr="005E26C1" w:rsidRDefault="00D45F66" w:rsidP="0011427E">
            <w:pPr>
              <w:pStyle w:val="GOSTTableListMark1"/>
              <w:rPr>
                <w:szCs w:val="22"/>
              </w:rPr>
            </w:pPr>
            <w:r w:rsidRPr="008E560B">
              <w:t>БА_ПБС_СВЗ_</w:t>
            </w:r>
            <w:r>
              <w:t>4</w:t>
            </w:r>
          </w:p>
        </w:tc>
        <w:tc>
          <w:tcPr>
            <w:tcW w:w="254" w:type="pct"/>
            <w:vMerge w:val="restart"/>
          </w:tcPr>
          <w:p w14:paraId="15C4E6C6" w14:textId="3AB5F59A" w:rsidR="00D45F66" w:rsidRDefault="00D45F66" w:rsidP="0011427E">
            <w:pPr>
              <w:pStyle w:val="GOSTTablenorm"/>
              <w:rPr>
                <w:szCs w:val="22"/>
              </w:rPr>
            </w:pPr>
            <w:r w:rsidRPr="00D05307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3DD5EB9C" w14:textId="24AC0727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781FE9">
              <w:t>+</w:t>
            </w:r>
          </w:p>
        </w:tc>
        <w:tc>
          <w:tcPr>
            <w:tcW w:w="256" w:type="pct"/>
          </w:tcPr>
          <w:p w14:paraId="52BC838E" w14:textId="769B2195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781FE9">
              <w:t>+</w:t>
            </w:r>
          </w:p>
        </w:tc>
        <w:tc>
          <w:tcPr>
            <w:tcW w:w="213" w:type="pct"/>
          </w:tcPr>
          <w:p w14:paraId="250FCE28" w14:textId="386436BC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13" w:type="pct"/>
          </w:tcPr>
          <w:p w14:paraId="6A6499C3" w14:textId="77948975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306BC7C0" w14:textId="28B8438E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49" w:type="pct"/>
          </w:tcPr>
          <w:p w14:paraId="31DAD888" w14:textId="4004756E" w:rsidR="00D45F66" w:rsidRDefault="00D45F66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</w:tr>
      <w:tr w:rsidR="00D45F66" w:rsidRPr="005E26C1" w14:paraId="10382F45" w14:textId="77777777" w:rsidTr="00D45F66">
        <w:tc>
          <w:tcPr>
            <w:tcW w:w="125" w:type="pct"/>
          </w:tcPr>
          <w:p w14:paraId="26303EB1" w14:textId="77777777" w:rsidR="00D45F66" w:rsidRPr="00AF21FC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23E1CAA5" w14:textId="77777777" w:rsidR="00D45F66" w:rsidRPr="00AF21FC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3C0331DC" w14:textId="77777777" w:rsidR="00D45F66" w:rsidRPr="00484DE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38DFB8AD" w14:textId="21C5CAD6" w:rsidR="00D45F66" w:rsidRDefault="00D45F66" w:rsidP="0011427E">
            <w:pPr>
              <w:pStyle w:val="GOSTTablenorm"/>
              <w:rPr>
                <w:szCs w:val="22"/>
              </w:rPr>
            </w:pPr>
            <w:r w:rsidRPr="00484DE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A2BB623" w14:textId="0AC168D7" w:rsidR="00D45F66" w:rsidRPr="000B088D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2827D437" w14:textId="68FFD8C4" w:rsidR="00D45F66" w:rsidRDefault="00D45F66" w:rsidP="0011427E">
            <w:pPr>
              <w:pStyle w:val="GOSTTablenorm"/>
            </w:pPr>
            <w:r w:rsidRPr="000B088D"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1B050545" w14:textId="36A51274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lang w:val="en-US"/>
              </w:rPr>
              <w:t>EXP</w:t>
            </w:r>
            <w:r>
              <w:t xml:space="preserve">: </w:t>
            </w:r>
            <w:r>
              <w:rPr>
                <w:szCs w:val="22"/>
              </w:rPr>
              <w:t>28</w:t>
            </w:r>
          </w:p>
        </w:tc>
        <w:tc>
          <w:tcPr>
            <w:tcW w:w="1107" w:type="pct"/>
            <w:vMerge/>
          </w:tcPr>
          <w:p w14:paraId="2AA7DFE4" w14:textId="77777777" w:rsidR="00D45F66" w:rsidRPr="004A1C8C" w:rsidRDefault="00D45F66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0544EDAC" w14:textId="77777777" w:rsidR="00D45F66" w:rsidRPr="00D05307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405E89AB" w14:textId="01C32496" w:rsidR="00D45F66" w:rsidRPr="00781FE9" w:rsidRDefault="00D45F66" w:rsidP="0011427E">
            <w:pPr>
              <w:pStyle w:val="GOSTTablenorm"/>
            </w:pPr>
            <w:r w:rsidRPr="00781FE9">
              <w:t>+</w:t>
            </w:r>
            <w:r>
              <w:t xml:space="preserve"> ГРБС</w:t>
            </w:r>
          </w:p>
        </w:tc>
        <w:tc>
          <w:tcPr>
            <w:tcW w:w="256" w:type="pct"/>
          </w:tcPr>
          <w:p w14:paraId="05D44914" w14:textId="365F3588" w:rsidR="00D45F66" w:rsidRPr="00781FE9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3C044395" w14:textId="7D956E3C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0AA17144" w14:textId="68B2DDBE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6E82F1C7" w14:textId="30F1BC3C" w:rsidR="00D45F66" w:rsidDel="006D5964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30824259" w14:textId="44CF0717" w:rsidR="00D45F66" w:rsidDel="006D5964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36A8DE1B" w14:textId="77777777" w:rsidTr="00D45F66">
        <w:tc>
          <w:tcPr>
            <w:tcW w:w="125" w:type="pct"/>
          </w:tcPr>
          <w:p w14:paraId="505CE93E" w14:textId="77777777" w:rsidR="00D45F66" w:rsidRPr="00AF21FC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176CCC10" w14:textId="77777777" w:rsidR="00D45F66" w:rsidRPr="00AF21FC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4E196C51" w14:textId="77777777" w:rsidR="00D45F66" w:rsidRPr="00484DE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54ECAE6D" w14:textId="619C8EA6" w:rsidR="00D45F66" w:rsidRDefault="00D45F66" w:rsidP="0011427E">
            <w:pPr>
              <w:pStyle w:val="GOSTTablenorm"/>
              <w:rPr>
                <w:szCs w:val="22"/>
              </w:rPr>
            </w:pPr>
            <w:r w:rsidRPr="00484DE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CC0CE13" w14:textId="79BCA401" w:rsidR="00D45F66" w:rsidRPr="000B088D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43DD41CD" w14:textId="39F73BE0" w:rsidR="00D45F66" w:rsidRDefault="00D45F66" w:rsidP="0011427E">
            <w:pPr>
              <w:pStyle w:val="GOSTTablenorm"/>
            </w:pPr>
            <w:r w:rsidRPr="000B088D"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1A3233F6" w14:textId="557911A5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657754">
              <w:rPr>
                <w:lang w:val="en-US"/>
              </w:rPr>
              <w:t>EXP</w:t>
            </w:r>
            <w:r w:rsidRPr="00657754">
              <w:t>:</w:t>
            </w:r>
            <w:r>
              <w:t xml:space="preserve"> 114</w:t>
            </w:r>
          </w:p>
        </w:tc>
        <w:tc>
          <w:tcPr>
            <w:tcW w:w="1107" w:type="pct"/>
            <w:vMerge/>
          </w:tcPr>
          <w:p w14:paraId="130019B8" w14:textId="77777777" w:rsidR="00D45F66" w:rsidRPr="004A1C8C" w:rsidRDefault="00D45F66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05E767E9" w14:textId="77777777" w:rsidR="00D45F66" w:rsidRPr="00D05307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32CD5CB5" w14:textId="77777777" w:rsidR="00D45F66" w:rsidRDefault="00D45F66" w:rsidP="0011427E">
            <w:pPr>
              <w:pStyle w:val="GOSTTablenorm"/>
            </w:pPr>
            <w:r w:rsidRPr="00781FE9">
              <w:t>+</w:t>
            </w:r>
            <w:r>
              <w:t xml:space="preserve"> </w:t>
            </w:r>
          </w:p>
          <w:p w14:paraId="198A14BD" w14:textId="317A103A" w:rsidR="00D45F66" w:rsidRPr="00781FE9" w:rsidRDefault="00D45F66" w:rsidP="0011427E">
            <w:pPr>
              <w:pStyle w:val="GOSTTablenorm"/>
            </w:pPr>
            <w:r>
              <w:t>РБС</w:t>
            </w:r>
          </w:p>
        </w:tc>
        <w:tc>
          <w:tcPr>
            <w:tcW w:w="256" w:type="pct"/>
          </w:tcPr>
          <w:p w14:paraId="614A47E3" w14:textId="137F16E5" w:rsidR="00D45F66" w:rsidRPr="00781FE9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79B4B643" w14:textId="0D9E1720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4C130A3" w14:textId="04E9E87E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273A047" w14:textId="1C88D04A" w:rsidR="00D45F66" w:rsidDel="006D5964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48D88D13" w14:textId="47AB684C" w:rsidR="00D45F66" w:rsidDel="006D5964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50929EF8" w14:textId="77777777" w:rsidTr="00D45F66">
        <w:tc>
          <w:tcPr>
            <w:tcW w:w="125" w:type="pct"/>
          </w:tcPr>
          <w:p w14:paraId="670F6A39" w14:textId="77777777" w:rsidR="00D45F66" w:rsidRPr="00AF21FC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556B06B0" w14:textId="77777777" w:rsidR="00D45F66" w:rsidRPr="00AF21FC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53E651D0" w14:textId="77777777" w:rsidR="00D45F66" w:rsidRPr="00484DE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0812F34F" w14:textId="405D3C7D" w:rsidR="00D45F66" w:rsidRDefault="00D45F66" w:rsidP="0011427E">
            <w:pPr>
              <w:pStyle w:val="GOSTTablenorm"/>
              <w:rPr>
                <w:szCs w:val="22"/>
              </w:rPr>
            </w:pPr>
            <w:r w:rsidRPr="00484DE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3D47AC6" w14:textId="16EC7360" w:rsidR="00D45F66" w:rsidRPr="000B088D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05EC830E" w14:textId="6BAE969A" w:rsidR="00D45F66" w:rsidRDefault="00D45F66" w:rsidP="0011427E">
            <w:pPr>
              <w:pStyle w:val="GOSTTablenorm"/>
            </w:pPr>
            <w:r w:rsidRPr="000B088D"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5D6C5FE4" w14:textId="09C08369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657754">
              <w:rPr>
                <w:lang w:val="en-US"/>
              </w:rPr>
              <w:t>EXP</w:t>
            </w:r>
            <w:r w:rsidRPr="00657754">
              <w:t>:</w:t>
            </w:r>
            <w:r>
              <w:t xml:space="preserve"> 176</w:t>
            </w:r>
          </w:p>
        </w:tc>
        <w:tc>
          <w:tcPr>
            <w:tcW w:w="1107" w:type="pct"/>
            <w:vMerge/>
          </w:tcPr>
          <w:p w14:paraId="21A78353" w14:textId="77777777" w:rsidR="00D45F66" w:rsidRPr="004A1C8C" w:rsidRDefault="00D45F66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3265C44C" w14:textId="77777777" w:rsidR="00D45F66" w:rsidRPr="00D05307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0528537B" w14:textId="6EB35A38" w:rsidR="00D45F66" w:rsidRPr="00781FE9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77174E2D" w14:textId="7198FA85" w:rsidR="00D45F66" w:rsidRPr="00781FE9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541F12E7" w14:textId="14CFC684" w:rsidR="00D45F66" w:rsidRDefault="00D45F66" w:rsidP="0011427E">
            <w:pPr>
              <w:pStyle w:val="GOSTTablenorm"/>
            </w:pPr>
            <w:r>
              <w:t>+</w:t>
            </w:r>
          </w:p>
        </w:tc>
        <w:tc>
          <w:tcPr>
            <w:tcW w:w="213" w:type="pct"/>
          </w:tcPr>
          <w:p w14:paraId="4724F9D1" w14:textId="01FF75B9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70908EDB" w14:textId="4053DD6C" w:rsidR="00D45F66" w:rsidDel="006D5964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74C54FC8" w14:textId="6C62604F" w:rsidR="00D45F66" w:rsidDel="006D5964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6E9A8B1C" w14:textId="77777777" w:rsidTr="00D45F66">
        <w:tc>
          <w:tcPr>
            <w:tcW w:w="125" w:type="pct"/>
          </w:tcPr>
          <w:p w14:paraId="2EF02DE9" w14:textId="77777777" w:rsidR="00D45F66" w:rsidRPr="00AF21FC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4F1E149B" w14:textId="77777777" w:rsidR="00D45F66" w:rsidRPr="00AF21FC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5D99F2A5" w14:textId="77777777" w:rsidR="00D45F66" w:rsidRPr="00484DE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38CCFC81" w14:textId="45DD8090" w:rsidR="00D45F66" w:rsidRDefault="00D45F66" w:rsidP="0011427E">
            <w:pPr>
              <w:pStyle w:val="GOSTTablenorm"/>
              <w:rPr>
                <w:szCs w:val="22"/>
              </w:rPr>
            </w:pPr>
            <w:r w:rsidRPr="00484DE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A2D2CB1" w14:textId="5A0CD179" w:rsidR="00D45F66" w:rsidRPr="000B088D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50094F0B" w14:textId="2976B5E7" w:rsidR="00D45F66" w:rsidRDefault="00D45F66" w:rsidP="0011427E">
            <w:pPr>
              <w:pStyle w:val="GOSTTablenorm"/>
            </w:pPr>
            <w:r w:rsidRPr="000B088D"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102A3B28" w14:textId="41A4604D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1B799F">
              <w:rPr>
                <w:rFonts w:eastAsia="Calibri"/>
                <w:szCs w:val="22"/>
                <w:lang w:val="en-US"/>
              </w:rPr>
              <w:t>SRC</w:t>
            </w:r>
            <w:r w:rsidRPr="001B799F">
              <w:rPr>
                <w:rFonts w:eastAsia="Calibri"/>
                <w:szCs w:val="22"/>
              </w:rPr>
              <w:t>:</w:t>
            </w:r>
            <w:r>
              <w:rPr>
                <w:rFonts w:eastAsia="Calibri"/>
                <w:szCs w:val="22"/>
              </w:rPr>
              <w:t xml:space="preserve"> 32 </w:t>
            </w:r>
          </w:p>
        </w:tc>
        <w:tc>
          <w:tcPr>
            <w:tcW w:w="1107" w:type="pct"/>
            <w:vMerge/>
          </w:tcPr>
          <w:p w14:paraId="3F2C1F0F" w14:textId="77777777" w:rsidR="00D45F66" w:rsidRPr="004A1C8C" w:rsidRDefault="00D45F66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1AB05EC3" w14:textId="77777777" w:rsidR="00D45F66" w:rsidRPr="00D05307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7B303049" w14:textId="54E3ACCF" w:rsidR="00D45F66" w:rsidRPr="00781FE9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02B94B5F" w14:textId="3D69550B" w:rsidR="00D45F66" w:rsidRPr="00781FE9" w:rsidRDefault="00D45F66" w:rsidP="0011427E">
            <w:pPr>
              <w:pStyle w:val="GOSTTablenorm"/>
            </w:pPr>
            <w:r>
              <w:t>+ ГАИФ</w:t>
            </w:r>
          </w:p>
        </w:tc>
        <w:tc>
          <w:tcPr>
            <w:tcW w:w="213" w:type="pct"/>
          </w:tcPr>
          <w:p w14:paraId="198D2FE4" w14:textId="0CF06AA7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5872F008" w14:textId="7E385278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4C6F4835" w14:textId="51C0C293" w:rsidR="00D45F66" w:rsidDel="006D5964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64320945" w14:textId="6AF55A57" w:rsidR="00D45F66" w:rsidDel="006D5964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2AAD73A4" w14:textId="77777777" w:rsidTr="00D45F66">
        <w:tc>
          <w:tcPr>
            <w:tcW w:w="125" w:type="pct"/>
          </w:tcPr>
          <w:p w14:paraId="0B224D7B" w14:textId="77777777" w:rsidR="00D45F66" w:rsidRPr="00AF21FC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3E030C2D" w14:textId="77777777" w:rsidR="00D45F66" w:rsidRPr="00AF21FC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431D25EF" w14:textId="77777777" w:rsidR="00D45F66" w:rsidRPr="00484DE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2D20BA4B" w14:textId="75FE9814" w:rsidR="00D45F66" w:rsidRDefault="00D45F66" w:rsidP="0011427E">
            <w:pPr>
              <w:pStyle w:val="GOSTTablenorm"/>
              <w:rPr>
                <w:szCs w:val="22"/>
              </w:rPr>
            </w:pPr>
            <w:r w:rsidRPr="00484DE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EB2BECC" w14:textId="2AFFA9C5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15F6DF6F" w14:textId="421870F8" w:rsidR="00D45F66" w:rsidRDefault="00D45F66" w:rsidP="0011427E">
            <w:pPr>
              <w:pStyle w:val="GOSTTablenorm"/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3AE66AEF" w14:textId="2F1003C0" w:rsidR="00D45F66" w:rsidRPr="003D37FD" w:rsidRDefault="00D45F66" w:rsidP="0011427E">
            <w:pPr>
              <w:pStyle w:val="GOSTTablenorm"/>
              <w:rPr>
                <w:szCs w:val="22"/>
                <w:lang w:val="en-US"/>
              </w:rPr>
            </w:pPr>
            <w:r w:rsidRPr="001B799F">
              <w:rPr>
                <w:rFonts w:eastAsia="Calibri"/>
                <w:szCs w:val="22"/>
                <w:lang w:val="en-US"/>
              </w:rPr>
              <w:t>SRC</w:t>
            </w:r>
            <w:r w:rsidRPr="001B799F">
              <w:rPr>
                <w:rFonts w:eastAsia="Calibri"/>
                <w:szCs w:val="22"/>
              </w:rPr>
              <w:t>:</w:t>
            </w:r>
            <w:r>
              <w:rPr>
                <w:rFonts w:eastAsia="Calibri"/>
                <w:szCs w:val="22"/>
                <w:lang w:val="en-US"/>
              </w:rPr>
              <w:t xml:space="preserve"> 64</w:t>
            </w:r>
          </w:p>
        </w:tc>
        <w:tc>
          <w:tcPr>
            <w:tcW w:w="1107" w:type="pct"/>
            <w:vMerge/>
          </w:tcPr>
          <w:p w14:paraId="34A122D9" w14:textId="77777777" w:rsidR="00D45F66" w:rsidRPr="004A1C8C" w:rsidRDefault="00D45F66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24C2B860" w14:textId="77777777" w:rsidR="00D45F66" w:rsidRPr="00D05307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5D27F0AC" w14:textId="79FBEB54" w:rsidR="00D45F66" w:rsidRPr="00781FE9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6048E05B" w14:textId="507FFB1D" w:rsidR="00D45F66" w:rsidRPr="00781FE9" w:rsidRDefault="00D45F66" w:rsidP="0011427E">
            <w:pPr>
              <w:pStyle w:val="GOSTTablenorm"/>
            </w:pPr>
            <w:r>
              <w:t>+ АИФ с полномочиями ГАИФ</w:t>
            </w:r>
          </w:p>
        </w:tc>
        <w:tc>
          <w:tcPr>
            <w:tcW w:w="213" w:type="pct"/>
          </w:tcPr>
          <w:p w14:paraId="66D3F625" w14:textId="58D15C47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6C96E9A4" w14:textId="72CDFA57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748E309C" w14:textId="6309C0AF" w:rsidR="00D45F66" w:rsidDel="006D5964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0DEBD094" w14:textId="0831D4C4" w:rsidR="00D45F66" w:rsidDel="006D5964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396BA9BB" w14:textId="77777777" w:rsidTr="00D45F66">
        <w:tc>
          <w:tcPr>
            <w:tcW w:w="125" w:type="pct"/>
          </w:tcPr>
          <w:p w14:paraId="14BF1F17" w14:textId="77777777" w:rsidR="00D45F66" w:rsidRPr="00AF21FC" w:rsidRDefault="00D45F66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03185F8B" w14:textId="77777777" w:rsidR="00D45F66" w:rsidRPr="00AF21FC" w:rsidRDefault="00D45F66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07E6C78D" w14:textId="77777777" w:rsidR="00D45F66" w:rsidRPr="00484DE9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6005B34A" w14:textId="5045269A" w:rsidR="00D45F66" w:rsidRDefault="00D45F66" w:rsidP="0011427E">
            <w:pPr>
              <w:pStyle w:val="GOSTTablenorm"/>
              <w:rPr>
                <w:szCs w:val="22"/>
              </w:rPr>
            </w:pPr>
            <w:r w:rsidRPr="00484DE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F2E40AC" w14:textId="5B978CE9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59161516" w14:textId="6A4E76BE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3F33D2AC" w14:textId="7ACA7A07" w:rsidR="00D45F66" w:rsidRPr="001B799F" w:rsidRDefault="00D45F66" w:rsidP="0011427E">
            <w:pPr>
              <w:pStyle w:val="GOSTTablenorm"/>
              <w:rPr>
                <w:rFonts w:eastAsia="Calibri"/>
                <w:szCs w:val="22"/>
                <w:lang w:val="en-US"/>
              </w:rPr>
            </w:pPr>
            <w:r w:rsidRPr="001B799F">
              <w:rPr>
                <w:rFonts w:eastAsia="Calibri"/>
                <w:szCs w:val="22"/>
                <w:lang w:val="en-US"/>
              </w:rPr>
              <w:t>SRC</w:t>
            </w:r>
            <w:r w:rsidRPr="001B799F">
              <w:rPr>
                <w:rFonts w:eastAsia="Calibri"/>
                <w:szCs w:val="22"/>
              </w:rPr>
              <w:t>:</w:t>
            </w:r>
            <w:r>
              <w:rPr>
                <w:rFonts w:eastAsia="Calibri"/>
                <w:szCs w:val="22"/>
              </w:rPr>
              <w:t xml:space="preserve"> 80</w:t>
            </w:r>
          </w:p>
        </w:tc>
        <w:tc>
          <w:tcPr>
            <w:tcW w:w="1107" w:type="pct"/>
            <w:vMerge/>
          </w:tcPr>
          <w:p w14:paraId="4225ED9F" w14:textId="77777777" w:rsidR="00D45F66" w:rsidRPr="004A1C8C" w:rsidRDefault="00D45F66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4419BE22" w14:textId="77777777" w:rsidR="00D45F66" w:rsidRPr="00D05307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2AA0023C" w14:textId="30FDA2AB" w:rsidR="00D45F66" w:rsidRDefault="00D45F66" w:rsidP="0011427E">
            <w:pPr>
              <w:pStyle w:val="GOSTTablenorm"/>
            </w:pPr>
            <w:r w:rsidRPr="00A14105">
              <w:rPr>
                <w:szCs w:val="22"/>
              </w:rPr>
              <w:t>-</w:t>
            </w:r>
          </w:p>
        </w:tc>
        <w:tc>
          <w:tcPr>
            <w:tcW w:w="256" w:type="pct"/>
          </w:tcPr>
          <w:p w14:paraId="57827024" w14:textId="0D564F2B" w:rsidR="00D45F66" w:rsidRDefault="00D45F66" w:rsidP="0011427E">
            <w:pPr>
              <w:pStyle w:val="GOSTTablenorm"/>
            </w:pPr>
            <w:r w:rsidRPr="00A14105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421505B2" w14:textId="4327DE51" w:rsidR="00D45F66" w:rsidRDefault="00D45F66" w:rsidP="0011427E">
            <w:pPr>
              <w:pStyle w:val="GOSTTablenorm"/>
            </w:pPr>
            <w:r w:rsidRPr="00A14105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3B8857BA" w14:textId="6B889E04" w:rsidR="00D45F66" w:rsidRDefault="00D45F66" w:rsidP="0011427E">
            <w:pPr>
              <w:pStyle w:val="GOSTTablenorm"/>
            </w:pPr>
            <w:r w:rsidRPr="00A14105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789A6125" w14:textId="7323026D" w:rsidR="00D45F66" w:rsidRDefault="00D45F66" w:rsidP="0011427E">
            <w:pPr>
              <w:pStyle w:val="GOSTTablenorm"/>
            </w:pPr>
            <w:r>
              <w:t>+</w:t>
            </w:r>
          </w:p>
        </w:tc>
        <w:tc>
          <w:tcPr>
            <w:tcW w:w="249" w:type="pct"/>
          </w:tcPr>
          <w:p w14:paraId="558DBBD4" w14:textId="2120FCEC" w:rsidR="00D45F66" w:rsidRDefault="00D45F66" w:rsidP="0011427E">
            <w:pPr>
              <w:pStyle w:val="GOSTTablenorm"/>
            </w:pPr>
            <w:r>
              <w:rPr>
                <w:szCs w:val="22"/>
              </w:rPr>
              <w:t>-</w:t>
            </w:r>
          </w:p>
        </w:tc>
      </w:tr>
      <w:tr w:rsidR="00D45F66" w:rsidRPr="005E26C1" w14:paraId="78EC7CB2" w14:textId="77777777" w:rsidTr="00D45F66">
        <w:tc>
          <w:tcPr>
            <w:tcW w:w="125" w:type="pct"/>
          </w:tcPr>
          <w:p w14:paraId="7B3A8525" w14:textId="77777777" w:rsidR="00D45F66" w:rsidRPr="00AF21FC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0F12D3E1" w14:textId="28F12DB5" w:rsidR="00D45F66" w:rsidRPr="00AF21FC" w:rsidRDefault="00D45F66" w:rsidP="0011427E">
            <w:pPr>
              <w:pStyle w:val="GOSTTablenorm"/>
            </w:pPr>
            <w:r>
              <w:t>Неиспользованный о</w:t>
            </w:r>
            <w:r w:rsidRPr="00EB0E86">
              <w:t xml:space="preserve">статок БА ПБС в валюте на текущий финансовый год (в </w:t>
            </w:r>
            <w:r w:rsidRPr="00EB0E86">
              <w:lastRenderedPageBreak/>
              <w:t>рублевом эквиваленте)</w:t>
            </w:r>
          </w:p>
        </w:tc>
        <w:tc>
          <w:tcPr>
            <w:tcW w:w="279" w:type="pct"/>
          </w:tcPr>
          <w:p w14:paraId="0BC75387" w14:textId="32CE90D9" w:rsidR="00D45F66" w:rsidRPr="00484DE9" w:rsidRDefault="004E716C" w:rsidP="0011427E">
            <w:pPr>
              <w:pStyle w:val="GOSTTablenorm"/>
              <w:rPr>
                <w:szCs w:val="22"/>
              </w:rPr>
            </w:pPr>
            <w:ins w:id="1177" w:author="Краснова Наталья EXP-332161" w:date="2026-03-19T17:47:00Z">
              <w:r>
                <w:rPr>
                  <w:szCs w:val="22"/>
                </w:rPr>
                <w:lastRenderedPageBreak/>
                <w:t>БПС</w:t>
              </w:r>
            </w:ins>
          </w:p>
        </w:tc>
        <w:tc>
          <w:tcPr>
            <w:tcW w:w="279" w:type="pct"/>
          </w:tcPr>
          <w:p w14:paraId="2948ECCB" w14:textId="3B822B63" w:rsidR="00D45F66" w:rsidRDefault="00D45F66" w:rsidP="0011427E">
            <w:pPr>
              <w:pStyle w:val="GOSTTablenorm"/>
            </w:pPr>
            <w:r w:rsidRPr="00484DE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5185A53" w14:textId="55BC0642" w:rsidR="00D45F66" w:rsidRPr="002C147C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605726E5" w14:textId="0C73E4AC" w:rsidR="00D45F66" w:rsidRDefault="00D45F66" w:rsidP="0011427E">
            <w:pPr>
              <w:pStyle w:val="GOSTTablenorm"/>
              <w:rPr>
                <w:szCs w:val="22"/>
              </w:rPr>
            </w:pPr>
            <w:r w:rsidRPr="002C147C">
              <w:t>-</w:t>
            </w:r>
          </w:p>
        </w:tc>
        <w:tc>
          <w:tcPr>
            <w:tcW w:w="301" w:type="pct"/>
          </w:tcPr>
          <w:p w14:paraId="0A7BF5F6" w14:textId="0684DD92" w:rsidR="00D45F66" w:rsidRPr="00E30644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>
              <w:rPr>
                <w:rFonts w:eastAsia="Calibri"/>
                <w:szCs w:val="22"/>
                <w:lang w:val="en-US"/>
              </w:rPr>
              <w:t>EXP</w:t>
            </w:r>
            <w:r>
              <w:rPr>
                <w:rFonts w:eastAsia="Calibri"/>
                <w:szCs w:val="22"/>
              </w:rPr>
              <w:t>: 177</w:t>
            </w:r>
          </w:p>
        </w:tc>
        <w:tc>
          <w:tcPr>
            <w:tcW w:w="1107" w:type="pct"/>
          </w:tcPr>
          <w:p w14:paraId="7539A265" w14:textId="77777777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EB0E86">
              <w:rPr>
                <w:rFonts w:eastAsia="Calibri"/>
              </w:rPr>
              <w:t>Величина разности БА</w:t>
            </w:r>
            <w:r>
              <w:rPr>
                <w:rFonts w:eastAsia="Calibri"/>
              </w:rPr>
              <w:t xml:space="preserve"> </w:t>
            </w:r>
            <w:r w:rsidRPr="001D7F7A">
              <w:t>на текущий финансовый год</w:t>
            </w:r>
            <w:r w:rsidRPr="00EB0E86">
              <w:rPr>
                <w:rFonts w:eastAsia="Calibri"/>
              </w:rPr>
              <w:t>, доведенных до ПБС (с учетом детализации), и поставленных на учет БО в валюте</w:t>
            </w:r>
            <w:r>
              <w:rPr>
                <w:rFonts w:eastAsia="Calibri"/>
              </w:rPr>
              <w:t>.</w:t>
            </w:r>
          </w:p>
          <w:p w14:paraId="1AA6A3C2" w14:textId="77777777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5E26C1">
              <w:rPr>
                <w:szCs w:val="22"/>
              </w:rPr>
              <w:lastRenderedPageBreak/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50979EE1" w14:textId="3C4C9938" w:rsidR="00D45F66" w:rsidRPr="004A1C8C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 w:rsidRPr="005E26C1">
              <w:rPr>
                <w:szCs w:val="22"/>
              </w:rPr>
              <w:t xml:space="preserve">Баланс (Остаток по Кт = Оборот по Кт минус Оборот по Дт) на конец </w:t>
            </w:r>
            <w:r>
              <w:rPr>
                <w:szCs w:val="22"/>
              </w:rPr>
              <w:t xml:space="preserve">отчетного периода по показателю </w:t>
            </w:r>
            <w:r>
              <w:t>БА_ПБС_ВАЛ_1</w:t>
            </w:r>
          </w:p>
        </w:tc>
        <w:tc>
          <w:tcPr>
            <w:tcW w:w="254" w:type="pct"/>
          </w:tcPr>
          <w:p w14:paraId="63B706A3" w14:textId="4554499A" w:rsidR="00D45F66" w:rsidRPr="00D05307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7F868070" w14:textId="15C2AA0D" w:rsidR="00D45F66" w:rsidRPr="00781FE9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65FA5819" w14:textId="0E1906A5" w:rsidR="00D45F66" w:rsidRPr="00781FE9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5012AA65" w14:textId="664F4BFA" w:rsidR="00D45F66" w:rsidRDefault="00D45F66" w:rsidP="0011427E">
            <w:pPr>
              <w:pStyle w:val="GOSTTablenorm"/>
            </w:pPr>
            <w:r>
              <w:t>+</w:t>
            </w:r>
          </w:p>
        </w:tc>
        <w:tc>
          <w:tcPr>
            <w:tcW w:w="213" w:type="pct"/>
          </w:tcPr>
          <w:p w14:paraId="771FD36F" w14:textId="1DDEAD69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1AFF3500" w14:textId="28D1FBBD" w:rsidR="00D45F66" w:rsidDel="006D5964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4BA0F53A" w14:textId="21C596F4" w:rsidR="00D45F66" w:rsidDel="006D5964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1184EF90" w14:textId="77777777" w:rsidTr="00D45F66">
        <w:tc>
          <w:tcPr>
            <w:tcW w:w="125" w:type="pct"/>
          </w:tcPr>
          <w:p w14:paraId="02478C7A" w14:textId="77777777" w:rsidR="00D45F66" w:rsidRPr="00AF21FC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0DE4DFAB" w14:textId="47734508" w:rsidR="00D45F66" w:rsidRPr="00AF21FC" w:rsidRDefault="00D45F66" w:rsidP="0011427E">
            <w:pPr>
              <w:pStyle w:val="GOSTTablenorm"/>
            </w:pPr>
            <w:r>
              <w:t>Неиспользованный о</w:t>
            </w:r>
            <w:r w:rsidRPr="00EB0E86">
              <w:t>статок БА ПБС в валюте на первый год планового периода (в рублевом эквиваленте)</w:t>
            </w:r>
          </w:p>
        </w:tc>
        <w:tc>
          <w:tcPr>
            <w:tcW w:w="279" w:type="pct"/>
          </w:tcPr>
          <w:p w14:paraId="2F8591BB" w14:textId="30EBC02F" w:rsidR="00D45F66" w:rsidRPr="00484DE9" w:rsidRDefault="004E716C" w:rsidP="0011427E">
            <w:pPr>
              <w:pStyle w:val="GOSTTablenorm"/>
              <w:rPr>
                <w:szCs w:val="22"/>
              </w:rPr>
            </w:pPr>
            <w:ins w:id="1178" w:author="Краснова Наталья EXP-332161" w:date="2026-03-19T17:47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35B1618D" w14:textId="78DC1E5B" w:rsidR="00D45F66" w:rsidRDefault="00D45F66" w:rsidP="0011427E">
            <w:pPr>
              <w:pStyle w:val="GOSTTablenorm"/>
            </w:pPr>
            <w:r w:rsidRPr="00484DE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364A0FC" w14:textId="6DB0E0EA" w:rsidR="00D45F66" w:rsidRPr="002C147C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20655135" w14:textId="224DF2B4" w:rsidR="00D45F66" w:rsidRDefault="00D45F66" w:rsidP="0011427E">
            <w:pPr>
              <w:pStyle w:val="GOSTTablenorm"/>
              <w:rPr>
                <w:szCs w:val="22"/>
              </w:rPr>
            </w:pPr>
            <w:r w:rsidRPr="002C147C">
              <w:t>-</w:t>
            </w:r>
          </w:p>
        </w:tc>
        <w:tc>
          <w:tcPr>
            <w:tcW w:w="301" w:type="pct"/>
          </w:tcPr>
          <w:p w14:paraId="69E91D91" w14:textId="5BA843A4" w:rsidR="00D45F66" w:rsidRPr="00E30644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 w:rsidRPr="005429D0">
              <w:rPr>
                <w:rFonts w:eastAsia="Calibri"/>
                <w:szCs w:val="22"/>
                <w:lang w:val="en-US"/>
              </w:rPr>
              <w:t>EXP</w:t>
            </w:r>
            <w:r w:rsidRPr="005429D0">
              <w:rPr>
                <w:rFonts w:eastAsia="Calibri"/>
                <w:szCs w:val="22"/>
              </w:rPr>
              <w:t xml:space="preserve">: </w:t>
            </w:r>
            <w:r>
              <w:rPr>
                <w:rFonts w:eastAsia="Calibri"/>
                <w:szCs w:val="22"/>
              </w:rPr>
              <w:t>178</w:t>
            </w:r>
          </w:p>
        </w:tc>
        <w:tc>
          <w:tcPr>
            <w:tcW w:w="1107" w:type="pct"/>
          </w:tcPr>
          <w:p w14:paraId="23F3CCEB" w14:textId="7F55042F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EB0E86">
              <w:rPr>
                <w:rFonts w:eastAsia="Calibri"/>
              </w:rPr>
              <w:t>Величина разности БА</w:t>
            </w:r>
            <w:r>
              <w:rPr>
                <w:rFonts w:eastAsia="Calibri"/>
              </w:rPr>
              <w:t xml:space="preserve"> </w:t>
            </w:r>
            <w:r w:rsidRPr="00EB0E86">
              <w:t>на первый год планового периода</w:t>
            </w:r>
            <w:r w:rsidRPr="00EB0E86">
              <w:rPr>
                <w:rFonts w:eastAsia="Calibri"/>
              </w:rPr>
              <w:t>, доведенных до ПБС (с учетом детализации), и поставленных на учет БО в валюте</w:t>
            </w:r>
            <w:r>
              <w:rPr>
                <w:rFonts w:eastAsia="Calibri"/>
              </w:rPr>
              <w:t>.</w:t>
            </w:r>
          </w:p>
          <w:p w14:paraId="5B09123C" w14:textId="77777777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2F20302C" w14:textId="735BE60F" w:rsidR="00D45F66" w:rsidRPr="004A1C8C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 w:rsidRPr="005E26C1">
              <w:rPr>
                <w:szCs w:val="22"/>
              </w:rPr>
              <w:t xml:space="preserve">Баланс (Остаток по Кт = Оборот по Кт минус Оборот по Дт) на конец </w:t>
            </w:r>
            <w:r>
              <w:rPr>
                <w:szCs w:val="22"/>
              </w:rPr>
              <w:t xml:space="preserve">отчетного периода по показателю </w:t>
            </w:r>
            <w:r>
              <w:t>БА_ПБС_ВАЛ_2</w:t>
            </w:r>
          </w:p>
        </w:tc>
        <w:tc>
          <w:tcPr>
            <w:tcW w:w="254" w:type="pct"/>
          </w:tcPr>
          <w:p w14:paraId="00E4E26D" w14:textId="4CAF01A2" w:rsidR="00D45F66" w:rsidRPr="00D05307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67CF2C4A" w14:textId="70DE84A8" w:rsidR="00D45F66" w:rsidRPr="00781FE9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11E2F1AC" w14:textId="239414F3" w:rsidR="00D45F66" w:rsidRPr="00781FE9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4A5E09CF" w14:textId="02F461C2" w:rsidR="00D45F66" w:rsidRDefault="00D45F66" w:rsidP="0011427E">
            <w:pPr>
              <w:pStyle w:val="GOSTTablenorm"/>
            </w:pPr>
            <w:r>
              <w:t>+</w:t>
            </w:r>
          </w:p>
        </w:tc>
        <w:tc>
          <w:tcPr>
            <w:tcW w:w="213" w:type="pct"/>
          </w:tcPr>
          <w:p w14:paraId="14AB1821" w14:textId="7456FAC8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02C959DF" w14:textId="47DFCA69" w:rsidR="00D45F66" w:rsidDel="006D5964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0189761D" w14:textId="6F65035F" w:rsidR="00D45F66" w:rsidDel="006D5964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4D8434F1" w14:textId="77777777" w:rsidTr="00D45F66">
        <w:tc>
          <w:tcPr>
            <w:tcW w:w="125" w:type="pct"/>
          </w:tcPr>
          <w:p w14:paraId="32E103ED" w14:textId="77777777" w:rsidR="00D45F66" w:rsidRPr="00AF21FC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7D607023" w14:textId="2C2C1A4D" w:rsidR="00D45F66" w:rsidRPr="00AF21FC" w:rsidRDefault="00D45F66" w:rsidP="0011427E">
            <w:pPr>
              <w:pStyle w:val="GOSTTablenorm"/>
            </w:pPr>
            <w:r>
              <w:t>Неиспользованный о</w:t>
            </w:r>
            <w:r w:rsidRPr="00EB0E86">
              <w:t xml:space="preserve">статок БА ПБС в валюте на </w:t>
            </w:r>
            <w:r>
              <w:t>второй</w:t>
            </w:r>
            <w:r w:rsidRPr="00EB0E86">
              <w:t xml:space="preserve"> </w:t>
            </w:r>
            <w:r w:rsidRPr="00EB0E86">
              <w:lastRenderedPageBreak/>
              <w:t>год планового периода (в рублевом эквиваленте)</w:t>
            </w:r>
          </w:p>
        </w:tc>
        <w:tc>
          <w:tcPr>
            <w:tcW w:w="279" w:type="pct"/>
          </w:tcPr>
          <w:p w14:paraId="21158720" w14:textId="20883C55" w:rsidR="00D45F66" w:rsidRPr="00484DE9" w:rsidRDefault="004E716C" w:rsidP="0011427E">
            <w:pPr>
              <w:pStyle w:val="GOSTTablenorm"/>
              <w:rPr>
                <w:szCs w:val="22"/>
              </w:rPr>
            </w:pPr>
            <w:ins w:id="1179" w:author="Краснова Наталья EXP-332161" w:date="2026-03-19T17:47:00Z">
              <w:r>
                <w:rPr>
                  <w:szCs w:val="22"/>
                </w:rPr>
                <w:lastRenderedPageBreak/>
                <w:t>БПС</w:t>
              </w:r>
            </w:ins>
          </w:p>
        </w:tc>
        <w:tc>
          <w:tcPr>
            <w:tcW w:w="279" w:type="pct"/>
          </w:tcPr>
          <w:p w14:paraId="7C8E9ADD" w14:textId="32347266" w:rsidR="00D45F66" w:rsidRDefault="00D45F66" w:rsidP="0011427E">
            <w:pPr>
              <w:pStyle w:val="GOSTTablenorm"/>
            </w:pPr>
            <w:r w:rsidRPr="00484DE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FF4BE6A" w14:textId="70F83177" w:rsidR="00D45F66" w:rsidRPr="008A52C9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77BAF522" w14:textId="6680A2DC" w:rsidR="00D45F66" w:rsidRDefault="00D45F66" w:rsidP="0011427E">
            <w:pPr>
              <w:pStyle w:val="GOSTTablenorm"/>
              <w:rPr>
                <w:szCs w:val="22"/>
              </w:rPr>
            </w:pPr>
            <w:r w:rsidRPr="008A52C9">
              <w:t>-</w:t>
            </w:r>
          </w:p>
        </w:tc>
        <w:tc>
          <w:tcPr>
            <w:tcW w:w="301" w:type="pct"/>
          </w:tcPr>
          <w:p w14:paraId="5A5B1475" w14:textId="456D909E" w:rsidR="00D45F66" w:rsidRPr="00E30644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 w:rsidRPr="005429D0">
              <w:rPr>
                <w:rFonts w:eastAsia="Calibri"/>
                <w:szCs w:val="22"/>
                <w:lang w:val="en-US"/>
              </w:rPr>
              <w:t>EXP</w:t>
            </w:r>
            <w:r w:rsidRPr="005429D0">
              <w:rPr>
                <w:rFonts w:eastAsia="Calibri"/>
                <w:szCs w:val="22"/>
              </w:rPr>
              <w:t xml:space="preserve">: </w:t>
            </w:r>
            <w:r>
              <w:rPr>
                <w:rFonts w:eastAsia="Calibri"/>
                <w:szCs w:val="22"/>
              </w:rPr>
              <w:t>179</w:t>
            </w:r>
          </w:p>
        </w:tc>
        <w:tc>
          <w:tcPr>
            <w:tcW w:w="1107" w:type="pct"/>
          </w:tcPr>
          <w:p w14:paraId="6C615754" w14:textId="4FA73355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EB0E86">
              <w:rPr>
                <w:rFonts w:eastAsia="Calibri"/>
              </w:rPr>
              <w:t>Величина разности БА</w:t>
            </w:r>
            <w:r>
              <w:rPr>
                <w:rFonts w:eastAsia="Calibri"/>
              </w:rPr>
              <w:t xml:space="preserve"> </w:t>
            </w:r>
            <w:r w:rsidRPr="00EB0E86">
              <w:t xml:space="preserve">на </w:t>
            </w:r>
            <w:r>
              <w:t>второй</w:t>
            </w:r>
            <w:r w:rsidRPr="00EB0E86">
              <w:t xml:space="preserve"> год планового периода</w:t>
            </w:r>
            <w:r w:rsidRPr="00EB0E86">
              <w:rPr>
                <w:rFonts w:eastAsia="Calibri"/>
              </w:rPr>
              <w:t>, доведенных до ПБС (с учетом детализации), и поставленных на учет БО в валюте</w:t>
            </w:r>
            <w:r>
              <w:rPr>
                <w:rFonts w:eastAsia="Calibri"/>
              </w:rPr>
              <w:t>.</w:t>
            </w:r>
          </w:p>
          <w:p w14:paraId="6D60123F" w14:textId="77777777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5E26C1">
              <w:rPr>
                <w:szCs w:val="22"/>
              </w:rPr>
              <w:lastRenderedPageBreak/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732CB720" w14:textId="3FF25148" w:rsidR="00D45F66" w:rsidRPr="004A1C8C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 w:rsidRPr="005E26C1">
              <w:rPr>
                <w:szCs w:val="22"/>
              </w:rPr>
              <w:t xml:space="preserve">Баланс (Остаток по Кт = Оборот по Кт минус Оборот по Дт) на конец </w:t>
            </w:r>
            <w:r>
              <w:rPr>
                <w:szCs w:val="22"/>
              </w:rPr>
              <w:t xml:space="preserve">отчетного периода по показателю </w:t>
            </w:r>
            <w:r>
              <w:t>БА_ПБС_ВАЛ_3</w:t>
            </w:r>
          </w:p>
        </w:tc>
        <w:tc>
          <w:tcPr>
            <w:tcW w:w="254" w:type="pct"/>
          </w:tcPr>
          <w:p w14:paraId="157A32AD" w14:textId="7FD59435" w:rsidR="00D45F66" w:rsidRPr="00D05307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0BF6C7A1" w14:textId="3FA3A8CB" w:rsidR="00D45F66" w:rsidRPr="00781FE9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1555287C" w14:textId="048F5130" w:rsidR="00D45F66" w:rsidRPr="00781FE9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7EFECAF9" w14:textId="092A3EF6" w:rsidR="00D45F66" w:rsidRDefault="00D45F66" w:rsidP="0011427E">
            <w:pPr>
              <w:pStyle w:val="GOSTTablenorm"/>
            </w:pPr>
            <w:r>
              <w:t>+</w:t>
            </w:r>
          </w:p>
        </w:tc>
        <w:tc>
          <w:tcPr>
            <w:tcW w:w="213" w:type="pct"/>
          </w:tcPr>
          <w:p w14:paraId="0FBDBFED" w14:textId="34BE1066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7D78982C" w14:textId="7A87F942" w:rsidR="00D45F66" w:rsidDel="006D5964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1672CF37" w14:textId="4D7261DF" w:rsidR="00D45F66" w:rsidDel="006D5964" w:rsidRDefault="00D45F66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7AF2C6F7" w14:textId="77777777" w:rsidTr="00D45F66">
        <w:tc>
          <w:tcPr>
            <w:tcW w:w="125" w:type="pct"/>
          </w:tcPr>
          <w:p w14:paraId="4CA8104A" w14:textId="77777777" w:rsidR="00D45F66" w:rsidRPr="00AF21FC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6685CA9C" w14:textId="32F9C002" w:rsidR="00D45F66" w:rsidRPr="00AF21FC" w:rsidRDefault="00D45F66" w:rsidP="0011427E">
            <w:pPr>
              <w:pStyle w:val="GOSTTablenorm"/>
            </w:pPr>
            <w:r>
              <w:t>Неиспользованный о</w:t>
            </w:r>
            <w:r w:rsidRPr="00EB0E86">
              <w:t xml:space="preserve">статок БА ПБС в валюте на </w:t>
            </w:r>
            <w:r>
              <w:t>третий</w:t>
            </w:r>
            <w:r w:rsidRPr="00EB0E86">
              <w:t xml:space="preserve"> год планового периода (в рублевом эквиваленте)</w:t>
            </w:r>
          </w:p>
        </w:tc>
        <w:tc>
          <w:tcPr>
            <w:tcW w:w="279" w:type="pct"/>
          </w:tcPr>
          <w:p w14:paraId="25726418" w14:textId="7C09097F" w:rsidR="00D45F66" w:rsidRPr="00484DE9" w:rsidRDefault="004E716C" w:rsidP="0011427E">
            <w:pPr>
              <w:pStyle w:val="GOSTTablenorm"/>
              <w:rPr>
                <w:szCs w:val="22"/>
              </w:rPr>
            </w:pPr>
            <w:ins w:id="1180" w:author="Краснова Наталья EXP-332161" w:date="2026-03-19T17:47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49CD01E3" w14:textId="51EDA8D2" w:rsidR="00D45F66" w:rsidRDefault="00D45F66" w:rsidP="0011427E">
            <w:pPr>
              <w:pStyle w:val="GOSTTablenorm"/>
            </w:pPr>
            <w:r w:rsidRPr="00484DE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7B85ED5" w14:textId="05D7FB36" w:rsidR="00D45F66" w:rsidRPr="008A52C9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35BAB9CF" w14:textId="1B39E950" w:rsidR="00D45F66" w:rsidRDefault="00D45F66" w:rsidP="0011427E">
            <w:pPr>
              <w:pStyle w:val="GOSTTablenorm"/>
              <w:rPr>
                <w:szCs w:val="22"/>
              </w:rPr>
            </w:pPr>
            <w:r w:rsidRPr="008A52C9">
              <w:t>-</w:t>
            </w:r>
          </w:p>
        </w:tc>
        <w:tc>
          <w:tcPr>
            <w:tcW w:w="301" w:type="pct"/>
          </w:tcPr>
          <w:p w14:paraId="57770CB2" w14:textId="3A73E87A" w:rsidR="00D45F66" w:rsidRPr="00E30644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 w:rsidRPr="005429D0">
              <w:rPr>
                <w:rFonts w:eastAsia="Calibri"/>
                <w:szCs w:val="22"/>
                <w:lang w:val="en-US"/>
              </w:rPr>
              <w:t>EXP</w:t>
            </w:r>
            <w:r w:rsidRPr="005429D0">
              <w:rPr>
                <w:rFonts w:eastAsia="Calibri"/>
                <w:szCs w:val="22"/>
              </w:rPr>
              <w:t xml:space="preserve">: </w:t>
            </w:r>
            <w:r>
              <w:rPr>
                <w:rFonts w:eastAsia="Calibri"/>
                <w:szCs w:val="22"/>
              </w:rPr>
              <w:t>180</w:t>
            </w:r>
          </w:p>
        </w:tc>
        <w:tc>
          <w:tcPr>
            <w:tcW w:w="1107" w:type="pct"/>
          </w:tcPr>
          <w:p w14:paraId="1309A574" w14:textId="4CDFD0A8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EB0E86">
              <w:rPr>
                <w:rFonts w:eastAsia="Calibri"/>
              </w:rPr>
              <w:t>Величина разности БА</w:t>
            </w:r>
            <w:r>
              <w:rPr>
                <w:rFonts w:eastAsia="Calibri"/>
              </w:rPr>
              <w:t xml:space="preserve"> </w:t>
            </w:r>
            <w:r w:rsidRPr="00EB0E86">
              <w:t xml:space="preserve">на </w:t>
            </w:r>
            <w:r>
              <w:t>третий</w:t>
            </w:r>
            <w:r w:rsidRPr="00EB0E86">
              <w:t xml:space="preserve"> год планового периода</w:t>
            </w:r>
            <w:r w:rsidRPr="00EB0E86">
              <w:rPr>
                <w:rFonts w:eastAsia="Calibri"/>
              </w:rPr>
              <w:t>, доведенных до ПБС (с учетом детализации), и поставленных на учет БО в валюте</w:t>
            </w:r>
            <w:r>
              <w:rPr>
                <w:rFonts w:eastAsia="Calibri"/>
              </w:rPr>
              <w:t>.</w:t>
            </w:r>
          </w:p>
          <w:p w14:paraId="741D129A" w14:textId="77777777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0D2EE1FB" w14:textId="7969285E" w:rsidR="00D45F66" w:rsidRPr="004A1C8C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 w:rsidRPr="005E26C1">
              <w:rPr>
                <w:szCs w:val="22"/>
              </w:rPr>
              <w:t xml:space="preserve">Баланс (Остаток по Кт = Оборот по Кт минус Оборот по Дт) на конец </w:t>
            </w:r>
            <w:r>
              <w:rPr>
                <w:szCs w:val="22"/>
              </w:rPr>
              <w:t xml:space="preserve">отчетного периода по показателю </w:t>
            </w:r>
            <w:r>
              <w:t>БА_ПБС_ВАЛ_4</w:t>
            </w:r>
          </w:p>
        </w:tc>
        <w:tc>
          <w:tcPr>
            <w:tcW w:w="254" w:type="pct"/>
          </w:tcPr>
          <w:p w14:paraId="5AA02170" w14:textId="60659395" w:rsidR="00D45F66" w:rsidRPr="00D05307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4C2FBBED" w14:textId="33DBACDF" w:rsidR="00D45F66" w:rsidRPr="00781FE9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5E493EB3" w14:textId="0D83B684" w:rsidR="00D45F66" w:rsidRPr="00781FE9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3AF73D6F" w14:textId="10FD8EB8" w:rsidR="00D45F66" w:rsidRDefault="00D45F66" w:rsidP="0011427E">
            <w:pPr>
              <w:pStyle w:val="GOSTTablenorm"/>
            </w:pPr>
            <w:r>
              <w:t>+</w:t>
            </w:r>
          </w:p>
        </w:tc>
        <w:tc>
          <w:tcPr>
            <w:tcW w:w="213" w:type="pct"/>
          </w:tcPr>
          <w:p w14:paraId="39FC8E16" w14:textId="6A58D520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8E3B5C4" w14:textId="6CF513E0" w:rsidR="00D45F66" w:rsidDel="006D5964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42C0D687" w14:textId="11085DC2" w:rsidR="00D45F66" w:rsidDel="006D5964" w:rsidRDefault="00D45F66" w:rsidP="0011427E">
            <w:pPr>
              <w:pStyle w:val="GOSTTablenorm"/>
            </w:pPr>
            <w:r>
              <w:t>-</w:t>
            </w:r>
          </w:p>
        </w:tc>
      </w:tr>
      <w:tr w:rsidR="001757B9" w:rsidRPr="005E26C1" w14:paraId="2CE001DC" w14:textId="77777777" w:rsidTr="00D45F66">
        <w:tc>
          <w:tcPr>
            <w:tcW w:w="125" w:type="pct"/>
          </w:tcPr>
          <w:p w14:paraId="42CFC48F" w14:textId="77777777" w:rsidR="001757B9" w:rsidRPr="001D7F7A" w:rsidRDefault="001757B9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311B32BB" w14:textId="33F1254B" w:rsidR="001757B9" w:rsidRPr="005E26C1" w:rsidRDefault="001757B9" w:rsidP="0011427E">
            <w:pPr>
              <w:pStyle w:val="GOSTTablenorm"/>
              <w:rPr>
                <w:szCs w:val="22"/>
              </w:rPr>
            </w:pPr>
            <w:r w:rsidRPr="001D7F7A">
              <w:t xml:space="preserve">Остаток БА за счет связанных иностранных кредитов </w:t>
            </w:r>
            <w:r w:rsidRPr="001D7F7A">
              <w:lastRenderedPageBreak/>
              <w:t>на текущий финансовый год</w:t>
            </w:r>
          </w:p>
        </w:tc>
        <w:tc>
          <w:tcPr>
            <w:tcW w:w="279" w:type="pct"/>
            <w:vMerge w:val="restart"/>
          </w:tcPr>
          <w:p w14:paraId="575BB13E" w14:textId="43216588" w:rsidR="001757B9" w:rsidRPr="00484DE9" w:rsidRDefault="004E716C" w:rsidP="0011427E">
            <w:pPr>
              <w:pStyle w:val="GOSTTablenorm"/>
              <w:rPr>
                <w:szCs w:val="22"/>
              </w:rPr>
            </w:pPr>
            <w:ins w:id="1181" w:author="Краснова Наталья EXP-332161" w:date="2026-03-19T17:47:00Z">
              <w:r>
                <w:rPr>
                  <w:szCs w:val="22"/>
                </w:rPr>
                <w:lastRenderedPageBreak/>
                <w:t>БПС</w:t>
              </w:r>
            </w:ins>
          </w:p>
        </w:tc>
        <w:tc>
          <w:tcPr>
            <w:tcW w:w="279" w:type="pct"/>
          </w:tcPr>
          <w:p w14:paraId="78EBA658" w14:textId="3076C476" w:rsidR="001757B9" w:rsidRDefault="001757B9" w:rsidP="0011427E">
            <w:pPr>
              <w:pStyle w:val="GOSTTablenorm"/>
              <w:rPr>
                <w:szCs w:val="22"/>
              </w:rPr>
            </w:pPr>
            <w:r w:rsidRPr="00484DE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AC7E2AA" w14:textId="58CE2EF1" w:rsidR="001757B9" w:rsidRPr="001D7F7A" w:rsidRDefault="001757B9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7B7604F9" w14:textId="171AD0C5" w:rsidR="001757B9" w:rsidRPr="005E26C1" w:rsidRDefault="001757B9" w:rsidP="0011427E">
            <w:pPr>
              <w:pStyle w:val="GOSTTablenorm"/>
              <w:rPr>
                <w:szCs w:val="22"/>
              </w:rPr>
            </w:pPr>
            <w:r w:rsidRPr="001D7F7A">
              <w:rPr>
                <w:szCs w:val="22"/>
              </w:rPr>
              <w:t>277</w:t>
            </w:r>
          </w:p>
        </w:tc>
        <w:tc>
          <w:tcPr>
            <w:tcW w:w="301" w:type="pct"/>
          </w:tcPr>
          <w:p w14:paraId="79A9CAE0" w14:textId="01B65396" w:rsidR="001757B9" w:rsidRPr="0087596D" w:rsidRDefault="001757B9" w:rsidP="0011427E">
            <w:pPr>
              <w:pStyle w:val="GOSTTablenorm"/>
              <w:rPr>
                <w:szCs w:val="22"/>
              </w:rPr>
            </w:pPr>
            <w:r>
              <w:rPr>
                <w:rFonts w:eastAsia="Calibri"/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7D8FA30D" w14:textId="77777777" w:rsidR="001757B9" w:rsidRDefault="001757B9" w:rsidP="0011427E">
            <w:pPr>
              <w:pStyle w:val="GOSTTablenorm"/>
            </w:pPr>
            <w:r w:rsidRPr="001D7F7A">
              <w:rPr>
                <w:szCs w:val="22"/>
              </w:rPr>
              <w:t xml:space="preserve">Величина разности БА, доведенных до ГАИФ, уполномоченных АИФ, и </w:t>
            </w:r>
            <w:r w:rsidRPr="001D7F7A">
              <w:rPr>
                <w:szCs w:val="22"/>
              </w:rPr>
              <w:lastRenderedPageBreak/>
              <w:t>БА, распределенных им по подведомственным УБП за счет связанных иностранных кредитов</w:t>
            </w:r>
            <w:r w:rsidRPr="00170011">
              <w:rPr>
                <w:szCs w:val="22"/>
              </w:rPr>
              <w:t xml:space="preserve"> </w:t>
            </w:r>
            <w:r w:rsidRPr="001D7F7A">
              <w:t>на текущий финансовый год</w:t>
            </w:r>
            <w:r>
              <w:t>.</w:t>
            </w:r>
          </w:p>
          <w:p w14:paraId="4D75D2DD" w14:textId="77777777" w:rsidR="001757B9" w:rsidRDefault="001757B9" w:rsidP="0011427E">
            <w:pPr>
              <w:pStyle w:val="GOSTTablenorm"/>
              <w:rPr>
                <w:rFonts w:eastAsia="Calibri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01D8EE7C" w14:textId="0C812B3C" w:rsidR="001757B9" w:rsidRPr="00170011" w:rsidRDefault="001757B9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 xml:space="preserve">Баланс (Остаток по Кт = Оборот по Кт минус Оборот по Дт) на конец </w:t>
            </w:r>
            <w:r>
              <w:rPr>
                <w:szCs w:val="22"/>
              </w:rPr>
              <w:t xml:space="preserve">отчетного периода по показателям </w:t>
            </w:r>
            <w:r w:rsidRPr="001D7F7A">
              <w:rPr>
                <w:szCs w:val="22"/>
              </w:rPr>
              <w:t>БА_ГАБС_СВЗ_</w:t>
            </w:r>
            <w:r w:rsidRPr="0087596D">
              <w:rPr>
                <w:szCs w:val="22"/>
              </w:rPr>
              <w:t>1</w:t>
            </w:r>
            <w:r>
              <w:rPr>
                <w:szCs w:val="22"/>
              </w:rPr>
              <w:t>,</w:t>
            </w:r>
            <w:r w:rsidRPr="0087596D">
              <w:rPr>
                <w:szCs w:val="22"/>
              </w:rPr>
              <w:t xml:space="preserve"> </w:t>
            </w:r>
            <w:r>
              <w:rPr>
                <w:szCs w:val="22"/>
              </w:rPr>
              <w:t>БА_РБС_СВЗ_1</w:t>
            </w:r>
          </w:p>
        </w:tc>
        <w:tc>
          <w:tcPr>
            <w:tcW w:w="254" w:type="pct"/>
            <w:vMerge w:val="restart"/>
          </w:tcPr>
          <w:p w14:paraId="7A41CF4E" w14:textId="719BFA9F" w:rsidR="001757B9" w:rsidRDefault="001757B9" w:rsidP="0011427E">
            <w:pPr>
              <w:pStyle w:val="GOSTTablenorm"/>
              <w:rPr>
                <w:szCs w:val="22"/>
              </w:rPr>
            </w:pPr>
            <w:r w:rsidRPr="00D05307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49BACF62" w14:textId="39E838A1" w:rsidR="001757B9" w:rsidRPr="005E26C1" w:rsidRDefault="001757B9" w:rsidP="0011427E">
            <w:pPr>
              <w:pStyle w:val="GOSTTablenorm"/>
              <w:rPr>
                <w:szCs w:val="22"/>
              </w:rPr>
            </w:pPr>
            <w:r w:rsidRPr="001D7F7A">
              <w:t>-</w:t>
            </w:r>
          </w:p>
        </w:tc>
        <w:tc>
          <w:tcPr>
            <w:tcW w:w="256" w:type="pct"/>
          </w:tcPr>
          <w:p w14:paraId="1EB2D0AC" w14:textId="294B295E" w:rsidR="001757B9" w:rsidRPr="005E26C1" w:rsidRDefault="001757B9" w:rsidP="0011427E">
            <w:pPr>
              <w:pStyle w:val="GOSTTablenorm"/>
              <w:rPr>
                <w:szCs w:val="22"/>
              </w:rPr>
            </w:pPr>
            <w:r w:rsidRPr="001D7F7A">
              <w:t>+</w:t>
            </w:r>
          </w:p>
        </w:tc>
        <w:tc>
          <w:tcPr>
            <w:tcW w:w="213" w:type="pct"/>
          </w:tcPr>
          <w:p w14:paraId="4CFC29CE" w14:textId="2630681A" w:rsidR="001757B9" w:rsidRPr="005E26C1" w:rsidRDefault="001757B9" w:rsidP="0011427E">
            <w:pPr>
              <w:pStyle w:val="GOSTTablenorm"/>
              <w:rPr>
                <w:szCs w:val="22"/>
              </w:rPr>
            </w:pPr>
            <w:r w:rsidRPr="001D7F7A">
              <w:t>-</w:t>
            </w:r>
          </w:p>
        </w:tc>
        <w:tc>
          <w:tcPr>
            <w:tcW w:w="213" w:type="pct"/>
          </w:tcPr>
          <w:p w14:paraId="00DC9D14" w14:textId="2A16784D" w:rsidR="001757B9" w:rsidRPr="005E26C1" w:rsidRDefault="001757B9" w:rsidP="0011427E">
            <w:pPr>
              <w:pStyle w:val="GOSTTablenorm"/>
              <w:rPr>
                <w:szCs w:val="22"/>
              </w:rPr>
            </w:pPr>
            <w:r w:rsidRPr="001D7F7A">
              <w:t>-</w:t>
            </w:r>
          </w:p>
        </w:tc>
        <w:tc>
          <w:tcPr>
            <w:tcW w:w="213" w:type="pct"/>
          </w:tcPr>
          <w:p w14:paraId="2A82C88E" w14:textId="3B11E70F" w:rsidR="001757B9" w:rsidRPr="005E26C1" w:rsidRDefault="001757B9" w:rsidP="0011427E">
            <w:pPr>
              <w:pStyle w:val="GOSTTablenorm"/>
              <w:rPr>
                <w:szCs w:val="22"/>
              </w:rPr>
            </w:pPr>
            <w:r w:rsidRPr="001D7F7A">
              <w:t>-</w:t>
            </w:r>
          </w:p>
        </w:tc>
        <w:tc>
          <w:tcPr>
            <w:tcW w:w="249" w:type="pct"/>
          </w:tcPr>
          <w:p w14:paraId="7654C394" w14:textId="38D9F00F" w:rsidR="001757B9" w:rsidRDefault="001757B9" w:rsidP="0011427E">
            <w:pPr>
              <w:pStyle w:val="GOSTTablenorm"/>
              <w:rPr>
                <w:szCs w:val="22"/>
              </w:rPr>
            </w:pPr>
            <w:r w:rsidRPr="001D7F7A">
              <w:t>-</w:t>
            </w:r>
          </w:p>
        </w:tc>
      </w:tr>
      <w:tr w:rsidR="001757B9" w:rsidRPr="005E26C1" w14:paraId="174DB2E3" w14:textId="77777777" w:rsidTr="00D45F66">
        <w:tc>
          <w:tcPr>
            <w:tcW w:w="125" w:type="pct"/>
          </w:tcPr>
          <w:p w14:paraId="4F6BB550" w14:textId="77777777" w:rsidR="001757B9" w:rsidRPr="001D7F7A" w:rsidRDefault="001757B9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72178DC9" w14:textId="77777777" w:rsidR="001757B9" w:rsidRPr="001D7F7A" w:rsidRDefault="001757B9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13230EB8" w14:textId="77777777" w:rsidR="001757B9" w:rsidRPr="00484DE9" w:rsidRDefault="001757B9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19A3A2AB" w14:textId="73AB7136" w:rsidR="001757B9" w:rsidRDefault="001757B9" w:rsidP="0011427E">
            <w:pPr>
              <w:pStyle w:val="GOSTTablenorm"/>
              <w:rPr>
                <w:rFonts w:eastAsia="Calibri"/>
                <w:szCs w:val="22"/>
              </w:rPr>
            </w:pPr>
            <w:r w:rsidRPr="00484DE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464FC1E" w14:textId="03597329" w:rsidR="001757B9" w:rsidRPr="003303FA" w:rsidRDefault="001757B9" w:rsidP="0011427E">
            <w:pPr>
              <w:pStyle w:val="GOSTTablenorm"/>
              <w:rPr>
                <w:rFonts w:eastAsia="Calibri"/>
                <w:szCs w:val="22"/>
              </w:rPr>
            </w:pPr>
            <w:r>
              <w:rPr>
                <w:rFonts w:eastAsia="Calibri"/>
                <w:szCs w:val="22"/>
              </w:rPr>
              <w:t>-</w:t>
            </w:r>
          </w:p>
        </w:tc>
        <w:tc>
          <w:tcPr>
            <w:tcW w:w="341" w:type="pct"/>
          </w:tcPr>
          <w:p w14:paraId="0CA73C0D" w14:textId="614F9070" w:rsidR="001757B9" w:rsidRPr="001D7F7A" w:rsidRDefault="001757B9" w:rsidP="0011427E">
            <w:pPr>
              <w:pStyle w:val="GOSTTablenorm"/>
              <w:rPr>
                <w:szCs w:val="22"/>
              </w:rPr>
            </w:pPr>
            <w:r w:rsidRPr="003303FA">
              <w:rPr>
                <w:rFonts w:eastAsia="Calibri"/>
                <w:szCs w:val="22"/>
              </w:rPr>
              <w:t>-</w:t>
            </w:r>
          </w:p>
        </w:tc>
        <w:tc>
          <w:tcPr>
            <w:tcW w:w="301" w:type="pct"/>
          </w:tcPr>
          <w:p w14:paraId="06B78516" w14:textId="1CE9FAF7" w:rsidR="001757B9" w:rsidRPr="001B799F" w:rsidRDefault="001757B9" w:rsidP="0011427E">
            <w:pPr>
              <w:pStyle w:val="GOSTTablenorm"/>
              <w:rPr>
                <w:rFonts w:eastAsia="Calibri"/>
                <w:szCs w:val="22"/>
                <w:lang w:val="en-US"/>
              </w:rPr>
            </w:pPr>
            <w:r w:rsidRPr="001B799F">
              <w:rPr>
                <w:rFonts w:eastAsia="Calibri"/>
                <w:szCs w:val="22"/>
                <w:lang w:val="en-US"/>
              </w:rPr>
              <w:t>SRC</w:t>
            </w:r>
            <w:r w:rsidRPr="001B799F">
              <w:rPr>
                <w:rFonts w:eastAsia="Calibri"/>
                <w:szCs w:val="22"/>
              </w:rPr>
              <w:t>:</w:t>
            </w:r>
            <w:r>
              <w:rPr>
                <w:rFonts w:eastAsia="Calibri"/>
                <w:szCs w:val="22"/>
              </w:rPr>
              <w:t xml:space="preserve"> 33</w:t>
            </w:r>
          </w:p>
        </w:tc>
        <w:tc>
          <w:tcPr>
            <w:tcW w:w="1107" w:type="pct"/>
            <w:vMerge/>
          </w:tcPr>
          <w:p w14:paraId="49793F9C" w14:textId="77777777" w:rsidR="001757B9" w:rsidRPr="001D7F7A" w:rsidRDefault="001757B9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54" w:type="pct"/>
            <w:vMerge/>
          </w:tcPr>
          <w:p w14:paraId="4B8A1A5D" w14:textId="77777777" w:rsidR="001757B9" w:rsidRPr="00D05307" w:rsidRDefault="001757B9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0C2241B2" w14:textId="19DB3D97" w:rsidR="001757B9" w:rsidRPr="001D7F7A" w:rsidRDefault="001757B9" w:rsidP="0011427E">
            <w:pPr>
              <w:pStyle w:val="GOSTTablenorm"/>
            </w:pPr>
            <w:r w:rsidRPr="001D7F7A">
              <w:t>-</w:t>
            </w:r>
          </w:p>
        </w:tc>
        <w:tc>
          <w:tcPr>
            <w:tcW w:w="256" w:type="pct"/>
          </w:tcPr>
          <w:p w14:paraId="193F1053" w14:textId="0AD68B45" w:rsidR="001757B9" w:rsidRPr="001D7F7A" w:rsidRDefault="001757B9" w:rsidP="0011427E">
            <w:pPr>
              <w:pStyle w:val="GOSTTablenorm"/>
            </w:pPr>
            <w:r w:rsidRPr="001D7F7A">
              <w:t>+</w:t>
            </w:r>
            <w:r>
              <w:t xml:space="preserve"> ГАИФ</w:t>
            </w:r>
          </w:p>
        </w:tc>
        <w:tc>
          <w:tcPr>
            <w:tcW w:w="213" w:type="pct"/>
          </w:tcPr>
          <w:p w14:paraId="2361FEA5" w14:textId="63A99F7F" w:rsidR="001757B9" w:rsidRPr="001D7F7A" w:rsidRDefault="001757B9" w:rsidP="0011427E">
            <w:pPr>
              <w:pStyle w:val="GOSTTablenorm"/>
            </w:pPr>
            <w:r w:rsidRPr="001D7F7A">
              <w:t>-</w:t>
            </w:r>
          </w:p>
        </w:tc>
        <w:tc>
          <w:tcPr>
            <w:tcW w:w="213" w:type="pct"/>
          </w:tcPr>
          <w:p w14:paraId="0172C627" w14:textId="7D58A546" w:rsidR="001757B9" w:rsidRPr="001D7F7A" w:rsidRDefault="001757B9" w:rsidP="0011427E">
            <w:pPr>
              <w:pStyle w:val="GOSTTablenorm"/>
            </w:pPr>
            <w:r w:rsidRPr="001D7F7A">
              <w:t>-</w:t>
            </w:r>
          </w:p>
        </w:tc>
        <w:tc>
          <w:tcPr>
            <w:tcW w:w="213" w:type="pct"/>
          </w:tcPr>
          <w:p w14:paraId="2B288137" w14:textId="4CC95BF9" w:rsidR="001757B9" w:rsidRPr="001D7F7A" w:rsidRDefault="001757B9" w:rsidP="0011427E">
            <w:pPr>
              <w:pStyle w:val="GOSTTablenorm"/>
            </w:pPr>
            <w:r w:rsidRPr="001D7F7A">
              <w:t>-</w:t>
            </w:r>
          </w:p>
        </w:tc>
        <w:tc>
          <w:tcPr>
            <w:tcW w:w="249" w:type="pct"/>
          </w:tcPr>
          <w:p w14:paraId="4BF1D38D" w14:textId="63DA4EE0" w:rsidR="001757B9" w:rsidRPr="001D7F7A" w:rsidRDefault="001757B9" w:rsidP="0011427E">
            <w:pPr>
              <w:pStyle w:val="GOSTTablenorm"/>
            </w:pPr>
            <w:r w:rsidRPr="001D7F7A">
              <w:t>-</w:t>
            </w:r>
          </w:p>
        </w:tc>
      </w:tr>
      <w:tr w:rsidR="001757B9" w:rsidRPr="005E26C1" w14:paraId="012C46FF" w14:textId="77777777" w:rsidTr="00D45F66">
        <w:tc>
          <w:tcPr>
            <w:tcW w:w="125" w:type="pct"/>
          </w:tcPr>
          <w:p w14:paraId="2743A69B" w14:textId="77777777" w:rsidR="001757B9" w:rsidRPr="001D7F7A" w:rsidRDefault="001757B9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695B4F30" w14:textId="77777777" w:rsidR="001757B9" w:rsidRPr="001D7F7A" w:rsidRDefault="001757B9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4E257A03" w14:textId="77777777" w:rsidR="001757B9" w:rsidRPr="00484DE9" w:rsidRDefault="001757B9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7AF104A6" w14:textId="42F8641D" w:rsidR="001757B9" w:rsidRDefault="001757B9" w:rsidP="0011427E">
            <w:pPr>
              <w:pStyle w:val="GOSTTablenorm"/>
              <w:rPr>
                <w:rFonts w:eastAsia="Calibri"/>
                <w:szCs w:val="22"/>
              </w:rPr>
            </w:pPr>
            <w:r w:rsidRPr="00484DE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91295E0" w14:textId="35A44B7F" w:rsidR="001757B9" w:rsidRPr="003303FA" w:rsidRDefault="001757B9" w:rsidP="0011427E">
            <w:pPr>
              <w:pStyle w:val="GOSTTablenorm"/>
              <w:rPr>
                <w:rFonts w:eastAsia="Calibri"/>
                <w:szCs w:val="22"/>
              </w:rPr>
            </w:pPr>
            <w:r>
              <w:rPr>
                <w:rFonts w:eastAsia="Calibri"/>
                <w:szCs w:val="22"/>
              </w:rPr>
              <w:t>-</w:t>
            </w:r>
          </w:p>
        </w:tc>
        <w:tc>
          <w:tcPr>
            <w:tcW w:w="341" w:type="pct"/>
          </w:tcPr>
          <w:p w14:paraId="6EF9DE32" w14:textId="7128E629" w:rsidR="001757B9" w:rsidRPr="001D7F7A" w:rsidRDefault="001757B9" w:rsidP="0011427E">
            <w:pPr>
              <w:pStyle w:val="GOSTTablenorm"/>
              <w:rPr>
                <w:szCs w:val="22"/>
              </w:rPr>
            </w:pPr>
            <w:r w:rsidRPr="003303FA">
              <w:rPr>
                <w:rFonts w:eastAsia="Calibri"/>
                <w:szCs w:val="22"/>
              </w:rPr>
              <w:t>-</w:t>
            </w:r>
          </w:p>
        </w:tc>
        <w:tc>
          <w:tcPr>
            <w:tcW w:w="301" w:type="pct"/>
          </w:tcPr>
          <w:p w14:paraId="02CE0460" w14:textId="78D6313C" w:rsidR="001757B9" w:rsidRPr="001B799F" w:rsidRDefault="001757B9" w:rsidP="0011427E">
            <w:pPr>
              <w:pStyle w:val="GOSTTablenorm"/>
              <w:rPr>
                <w:rFonts w:eastAsia="Calibri"/>
                <w:szCs w:val="22"/>
                <w:lang w:val="en-US"/>
              </w:rPr>
            </w:pPr>
            <w:r w:rsidRPr="001B799F">
              <w:rPr>
                <w:rFonts w:eastAsia="Calibri"/>
                <w:szCs w:val="22"/>
                <w:lang w:val="en-US"/>
              </w:rPr>
              <w:t>SRC</w:t>
            </w:r>
            <w:r w:rsidRPr="001B799F">
              <w:rPr>
                <w:rFonts w:eastAsia="Calibri"/>
                <w:szCs w:val="22"/>
              </w:rPr>
              <w:t>:</w:t>
            </w:r>
            <w:r>
              <w:rPr>
                <w:rFonts w:eastAsia="Calibri"/>
                <w:szCs w:val="22"/>
              </w:rPr>
              <w:t xml:space="preserve"> 65</w:t>
            </w:r>
          </w:p>
        </w:tc>
        <w:tc>
          <w:tcPr>
            <w:tcW w:w="1107" w:type="pct"/>
            <w:vMerge/>
          </w:tcPr>
          <w:p w14:paraId="348A930B" w14:textId="77777777" w:rsidR="001757B9" w:rsidRPr="001D7F7A" w:rsidRDefault="001757B9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54" w:type="pct"/>
            <w:vMerge/>
          </w:tcPr>
          <w:p w14:paraId="4337E15E" w14:textId="77777777" w:rsidR="001757B9" w:rsidRPr="00D05307" w:rsidRDefault="001757B9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51CDB1DB" w14:textId="14E84DF0" w:rsidR="001757B9" w:rsidRPr="001D7F7A" w:rsidRDefault="001757B9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5B2D0F2D" w14:textId="2F02B80C" w:rsidR="001757B9" w:rsidRPr="001D7F7A" w:rsidRDefault="001757B9" w:rsidP="0011427E">
            <w:pPr>
              <w:pStyle w:val="GOSTTablenorm"/>
            </w:pPr>
            <w:r>
              <w:t>+ АИФ с полномочиями ГАИФ</w:t>
            </w:r>
          </w:p>
        </w:tc>
        <w:tc>
          <w:tcPr>
            <w:tcW w:w="213" w:type="pct"/>
          </w:tcPr>
          <w:p w14:paraId="6AAC0B69" w14:textId="165B5F42" w:rsidR="001757B9" w:rsidRPr="001D7F7A" w:rsidRDefault="001757B9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653EA1B8" w14:textId="4A62119C" w:rsidR="001757B9" w:rsidRPr="001D7F7A" w:rsidRDefault="001757B9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ECF033C" w14:textId="2F4A7513" w:rsidR="001757B9" w:rsidRPr="001D7F7A" w:rsidRDefault="001757B9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56BBE425" w14:textId="567A26DA" w:rsidR="001757B9" w:rsidRPr="001D7F7A" w:rsidRDefault="001757B9" w:rsidP="0011427E">
            <w:pPr>
              <w:pStyle w:val="GOSTTablenorm"/>
            </w:pPr>
            <w:r>
              <w:t>-</w:t>
            </w:r>
          </w:p>
        </w:tc>
      </w:tr>
      <w:tr w:rsidR="001757B9" w:rsidRPr="005E26C1" w14:paraId="7CABD7EA" w14:textId="77777777" w:rsidTr="00D45F66">
        <w:tc>
          <w:tcPr>
            <w:tcW w:w="125" w:type="pct"/>
          </w:tcPr>
          <w:p w14:paraId="216B2CA7" w14:textId="77777777" w:rsidR="001757B9" w:rsidRPr="001D7F7A" w:rsidRDefault="001757B9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3DAE6267" w14:textId="45308E4E" w:rsidR="001757B9" w:rsidRPr="005E26C1" w:rsidRDefault="001757B9" w:rsidP="0011427E">
            <w:pPr>
              <w:pStyle w:val="GOSTTablenorm"/>
              <w:rPr>
                <w:szCs w:val="22"/>
              </w:rPr>
            </w:pPr>
            <w:r w:rsidRPr="001D7F7A">
              <w:t xml:space="preserve">Остаток БА за счет связанных иностранных кредитов </w:t>
            </w:r>
            <w:r w:rsidRPr="001D7F7A">
              <w:rPr>
                <w:szCs w:val="22"/>
              </w:rPr>
              <w:t>на первый год планового периода</w:t>
            </w:r>
          </w:p>
        </w:tc>
        <w:tc>
          <w:tcPr>
            <w:tcW w:w="279" w:type="pct"/>
            <w:vMerge w:val="restart"/>
          </w:tcPr>
          <w:p w14:paraId="73BDAE49" w14:textId="15EE6A44" w:rsidR="001757B9" w:rsidRPr="00484DE9" w:rsidRDefault="004E716C" w:rsidP="0011427E">
            <w:pPr>
              <w:pStyle w:val="GOSTTablenorm"/>
              <w:rPr>
                <w:szCs w:val="22"/>
              </w:rPr>
            </w:pPr>
            <w:ins w:id="1182" w:author="Краснова Наталья EXP-332161" w:date="2026-03-19T17:47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0B0DA87F" w14:textId="0EC697E4" w:rsidR="001757B9" w:rsidRDefault="001757B9" w:rsidP="0011427E">
            <w:pPr>
              <w:pStyle w:val="GOSTTablenorm"/>
              <w:rPr>
                <w:szCs w:val="22"/>
              </w:rPr>
            </w:pPr>
            <w:r w:rsidRPr="00484DE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1212F04" w14:textId="0B4C5962" w:rsidR="001757B9" w:rsidRPr="001D7F7A" w:rsidRDefault="001757B9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6601E787" w14:textId="690C8A44" w:rsidR="001757B9" w:rsidRPr="005E26C1" w:rsidRDefault="001757B9" w:rsidP="0011427E">
            <w:pPr>
              <w:pStyle w:val="GOSTTablenorm"/>
              <w:rPr>
                <w:szCs w:val="22"/>
              </w:rPr>
            </w:pPr>
            <w:r w:rsidRPr="001D7F7A">
              <w:rPr>
                <w:szCs w:val="22"/>
              </w:rPr>
              <w:t>278</w:t>
            </w:r>
          </w:p>
        </w:tc>
        <w:tc>
          <w:tcPr>
            <w:tcW w:w="301" w:type="pct"/>
          </w:tcPr>
          <w:p w14:paraId="721C0546" w14:textId="15DB9FA7" w:rsidR="001757B9" w:rsidRPr="005E26C1" w:rsidRDefault="001757B9" w:rsidP="0011427E">
            <w:pPr>
              <w:pStyle w:val="GOSTTablenorm"/>
              <w:rPr>
                <w:szCs w:val="22"/>
              </w:rPr>
            </w:pPr>
            <w:r w:rsidRPr="003303FA">
              <w:rPr>
                <w:rFonts w:eastAsia="Calibri"/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06E33E83" w14:textId="7CAF1E27" w:rsidR="001757B9" w:rsidRDefault="001757B9" w:rsidP="0011427E">
            <w:pPr>
              <w:pStyle w:val="GOSTTablenorm"/>
            </w:pPr>
            <w:r w:rsidRPr="001D7F7A">
              <w:rPr>
                <w:szCs w:val="22"/>
              </w:rPr>
              <w:t>Величина разности БА, доведенных до ГАИФ, уполномоченных АИФ, и БА, распределенных им по подведомственным УБП за счет связанных иностранных кредитов</w:t>
            </w:r>
            <w:r w:rsidRPr="00170011">
              <w:rPr>
                <w:szCs w:val="22"/>
              </w:rPr>
              <w:t xml:space="preserve"> </w:t>
            </w:r>
            <w:r w:rsidRPr="001D7F7A">
              <w:rPr>
                <w:szCs w:val="22"/>
              </w:rPr>
              <w:t>на первый год планового периода</w:t>
            </w:r>
            <w:r>
              <w:t>.</w:t>
            </w:r>
          </w:p>
          <w:p w14:paraId="56E1E82D" w14:textId="77777777" w:rsidR="001757B9" w:rsidRDefault="001757B9" w:rsidP="0011427E">
            <w:pPr>
              <w:pStyle w:val="GOSTTablenorm"/>
              <w:rPr>
                <w:rFonts w:eastAsia="Calibri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38034976" w14:textId="1B67EC15" w:rsidR="001757B9" w:rsidRPr="0087596D" w:rsidRDefault="001757B9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lastRenderedPageBreak/>
              <w:t xml:space="preserve">Баланс (Остаток по Кт = Оборот по Кт минус Оборот по Дт) на конец </w:t>
            </w:r>
            <w:r>
              <w:rPr>
                <w:szCs w:val="22"/>
              </w:rPr>
              <w:t xml:space="preserve">отчетного периода по показателям </w:t>
            </w:r>
            <w:r w:rsidRPr="001D7F7A">
              <w:rPr>
                <w:szCs w:val="22"/>
              </w:rPr>
              <w:t>БА_ГАБС_СВЗ_</w:t>
            </w:r>
            <w:r w:rsidRPr="0087596D">
              <w:rPr>
                <w:szCs w:val="22"/>
              </w:rPr>
              <w:t>2</w:t>
            </w:r>
            <w:r>
              <w:rPr>
                <w:szCs w:val="22"/>
              </w:rPr>
              <w:t>, БА_РБС_СВЗ_2</w:t>
            </w:r>
          </w:p>
        </w:tc>
        <w:tc>
          <w:tcPr>
            <w:tcW w:w="254" w:type="pct"/>
            <w:vMerge w:val="restart"/>
          </w:tcPr>
          <w:p w14:paraId="71261798" w14:textId="07EA9243" w:rsidR="001757B9" w:rsidRDefault="001757B9" w:rsidP="0011427E">
            <w:pPr>
              <w:pStyle w:val="GOSTTablenorm"/>
              <w:rPr>
                <w:szCs w:val="22"/>
              </w:rPr>
            </w:pPr>
            <w:r w:rsidRPr="00D05307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5D64195A" w14:textId="786C3473" w:rsidR="001757B9" w:rsidRPr="005E26C1" w:rsidRDefault="001757B9" w:rsidP="0011427E">
            <w:pPr>
              <w:pStyle w:val="GOSTTablenorm"/>
              <w:rPr>
                <w:szCs w:val="22"/>
              </w:rPr>
            </w:pPr>
            <w:r w:rsidRPr="001D7F7A">
              <w:t>-</w:t>
            </w:r>
          </w:p>
        </w:tc>
        <w:tc>
          <w:tcPr>
            <w:tcW w:w="256" w:type="pct"/>
          </w:tcPr>
          <w:p w14:paraId="642D8AB4" w14:textId="437EBD63" w:rsidR="001757B9" w:rsidRPr="005E26C1" w:rsidRDefault="001757B9" w:rsidP="0011427E">
            <w:pPr>
              <w:pStyle w:val="GOSTTablenorm"/>
              <w:rPr>
                <w:szCs w:val="22"/>
              </w:rPr>
            </w:pPr>
            <w:r w:rsidRPr="001D7F7A">
              <w:t>+</w:t>
            </w:r>
          </w:p>
        </w:tc>
        <w:tc>
          <w:tcPr>
            <w:tcW w:w="213" w:type="pct"/>
          </w:tcPr>
          <w:p w14:paraId="422F02A4" w14:textId="29D359C4" w:rsidR="001757B9" w:rsidRPr="005E26C1" w:rsidRDefault="001757B9" w:rsidP="0011427E">
            <w:pPr>
              <w:pStyle w:val="GOSTTablenorm"/>
              <w:rPr>
                <w:szCs w:val="22"/>
              </w:rPr>
            </w:pPr>
            <w:r w:rsidRPr="001D7F7A">
              <w:t>-</w:t>
            </w:r>
          </w:p>
        </w:tc>
        <w:tc>
          <w:tcPr>
            <w:tcW w:w="213" w:type="pct"/>
          </w:tcPr>
          <w:p w14:paraId="208532F5" w14:textId="2C27717F" w:rsidR="001757B9" w:rsidRPr="005E26C1" w:rsidRDefault="001757B9" w:rsidP="0011427E">
            <w:pPr>
              <w:pStyle w:val="GOSTTablenorm"/>
              <w:rPr>
                <w:szCs w:val="22"/>
              </w:rPr>
            </w:pPr>
            <w:r w:rsidRPr="001D7F7A">
              <w:t>-</w:t>
            </w:r>
          </w:p>
        </w:tc>
        <w:tc>
          <w:tcPr>
            <w:tcW w:w="213" w:type="pct"/>
          </w:tcPr>
          <w:p w14:paraId="3100B1A1" w14:textId="0039DEF2" w:rsidR="001757B9" w:rsidRPr="005E26C1" w:rsidRDefault="001757B9" w:rsidP="0011427E">
            <w:pPr>
              <w:pStyle w:val="GOSTTablenorm"/>
              <w:rPr>
                <w:szCs w:val="22"/>
              </w:rPr>
            </w:pPr>
            <w:r w:rsidRPr="001D7F7A">
              <w:t>-</w:t>
            </w:r>
          </w:p>
        </w:tc>
        <w:tc>
          <w:tcPr>
            <w:tcW w:w="249" w:type="pct"/>
          </w:tcPr>
          <w:p w14:paraId="02AB320D" w14:textId="472A9A2B" w:rsidR="001757B9" w:rsidRDefault="001757B9" w:rsidP="0011427E">
            <w:pPr>
              <w:pStyle w:val="GOSTTablenorm"/>
              <w:rPr>
                <w:szCs w:val="22"/>
              </w:rPr>
            </w:pPr>
            <w:r w:rsidRPr="001D7F7A">
              <w:t>-</w:t>
            </w:r>
          </w:p>
        </w:tc>
      </w:tr>
      <w:tr w:rsidR="001757B9" w:rsidRPr="005E26C1" w14:paraId="48A2408A" w14:textId="77777777" w:rsidTr="00D45F66">
        <w:tc>
          <w:tcPr>
            <w:tcW w:w="125" w:type="pct"/>
          </w:tcPr>
          <w:p w14:paraId="3138CF07" w14:textId="77777777" w:rsidR="001757B9" w:rsidRPr="001D7F7A" w:rsidRDefault="001757B9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6B6AFEEE" w14:textId="77777777" w:rsidR="001757B9" w:rsidRPr="001D7F7A" w:rsidRDefault="001757B9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3C5CD344" w14:textId="77777777" w:rsidR="001757B9" w:rsidRPr="00484DE9" w:rsidRDefault="001757B9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4636CF52" w14:textId="4ED42A05" w:rsidR="001757B9" w:rsidRDefault="001757B9" w:rsidP="0011427E">
            <w:pPr>
              <w:pStyle w:val="GOSTTablenorm"/>
              <w:rPr>
                <w:rFonts w:eastAsia="Calibri"/>
                <w:szCs w:val="22"/>
              </w:rPr>
            </w:pPr>
            <w:r w:rsidRPr="00484DE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08BCB68" w14:textId="2605C3D7" w:rsidR="001757B9" w:rsidRPr="0042328C" w:rsidRDefault="001757B9" w:rsidP="0011427E">
            <w:pPr>
              <w:pStyle w:val="GOSTTablenorm"/>
              <w:rPr>
                <w:rFonts w:eastAsia="Calibri"/>
                <w:szCs w:val="22"/>
              </w:rPr>
            </w:pPr>
            <w:r>
              <w:rPr>
                <w:rFonts w:eastAsia="Calibri"/>
                <w:szCs w:val="22"/>
              </w:rPr>
              <w:t>-</w:t>
            </w:r>
          </w:p>
        </w:tc>
        <w:tc>
          <w:tcPr>
            <w:tcW w:w="341" w:type="pct"/>
          </w:tcPr>
          <w:p w14:paraId="02C2E3EE" w14:textId="11157DE7" w:rsidR="001757B9" w:rsidRPr="001D7F7A" w:rsidRDefault="001757B9" w:rsidP="0011427E">
            <w:pPr>
              <w:pStyle w:val="GOSTTablenorm"/>
              <w:rPr>
                <w:szCs w:val="22"/>
              </w:rPr>
            </w:pPr>
            <w:r w:rsidRPr="0042328C">
              <w:rPr>
                <w:rFonts w:eastAsia="Calibri"/>
                <w:szCs w:val="22"/>
              </w:rPr>
              <w:t>-</w:t>
            </w:r>
          </w:p>
        </w:tc>
        <w:tc>
          <w:tcPr>
            <w:tcW w:w="301" w:type="pct"/>
          </w:tcPr>
          <w:p w14:paraId="09AED17E" w14:textId="4291E802" w:rsidR="001757B9" w:rsidRPr="001B799F" w:rsidRDefault="001757B9" w:rsidP="0011427E">
            <w:pPr>
              <w:pStyle w:val="GOSTTablenorm"/>
              <w:rPr>
                <w:rFonts w:eastAsia="Calibri"/>
                <w:szCs w:val="22"/>
                <w:lang w:val="en-US"/>
              </w:rPr>
            </w:pPr>
            <w:r w:rsidRPr="001B799F">
              <w:rPr>
                <w:rFonts w:eastAsia="Calibri"/>
                <w:szCs w:val="22"/>
                <w:lang w:val="en-US"/>
              </w:rPr>
              <w:t>SRC</w:t>
            </w:r>
            <w:r w:rsidRPr="001B799F">
              <w:rPr>
                <w:rFonts w:eastAsia="Calibri"/>
                <w:szCs w:val="22"/>
              </w:rPr>
              <w:t>:</w:t>
            </w:r>
            <w:r>
              <w:rPr>
                <w:rFonts w:eastAsia="Calibri"/>
                <w:szCs w:val="22"/>
              </w:rPr>
              <w:t xml:space="preserve"> 34</w:t>
            </w:r>
          </w:p>
        </w:tc>
        <w:tc>
          <w:tcPr>
            <w:tcW w:w="1107" w:type="pct"/>
            <w:vMerge/>
          </w:tcPr>
          <w:p w14:paraId="12A792D0" w14:textId="77777777" w:rsidR="001757B9" w:rsidRPr="001D7F7A" w:rsidRDefault="001757B9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54" w:type="pct"/>
            <w:vMerge/>
          </w:tcPr>
          <w:p w14:paraId="41B7FD56" w14:textId="77777777" w:rsidR="001757B9" w:rsidRPr="00D05307" w:rsidRDefault="001757B9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4A7E9748" w14:textId="024DFF45" w:rsidR="001757B9" w:rsidRPr="001D7F7A" w:rsidRDefault="001757B9" w:rsidP="0011427E">
            <w:pPr>
              <w:pStyle w:val="GOSTTablenorm"/>
            </w:pPr>
            <w:r w:rsidRPr="001D7F7A">
              <w:t>-</w:t>
            </w:r>
          </w:p>
        </w:tc>
        <w:tc>
          <w:tcPr>
            <w:tcW w:w="256" w:type="pct"/>
          </w:tcPr>
          <w:p w14:paraId="757E8ECD" w14:textId="0546ACCC" w:rsidR="001757B9" w:rsidRPr="001D7F7A" w:rsidRDefault="001757B9" w:rsidP="0011427E">
            <w:pPr>
              <w:pStyle w:val="GOSTTablenorm"/>
            </w:pPr>
            <w:r w:rsidRPr="001D7F7A">
              <w:t>+</w:t>
            </w:r>
            <w:r>
              <w:t xml:space="preserve"> ГАИФ</w:t>
            </w:r>
          </w:p>
        </w:tc>
        <w:tc>
          <w:tcPr>
            <w:tcW w:w="213" w:type="pct"/>
          </w:tcPr>
          <w:p w14:paraId="13395306" w14:textId="035FC078" w:rsidR="001757B9" w:rsidRPr="001D7F7A" w:rsidRDefault="001757B9" w:rsidP="0011427E">
            <w:pPr>
              <w:pStyle w:val="GOSTTablenorm"/>
            </w:pPr>
            <w:r w:rsidRPr="001D7F7A">
              <w:t>-</w:t>
            </w:r>
          </w:p>
        </w:tc>
        <w:tc>
          <w:tcPr>
            <w:tcW w:w="213" w:type="pct"/>
          </w:tcPr>
          <w:p w14:paraId="1932CD19" w14:textId="0B67621A" w:rsidR="001757B9" w:rsidRPr="001D7F7A" w:rsidRDefault="001757B9" w:rsidP="0011427E">
            <w:pPr>
              <w:pStyle w:val="GOSTTablenorm"/>
            </w:pPr>
            <w:r w:rsidRPr="001D7F7A">
              <w:t>-</w:t>
            </w:r>
          </w:p>
        </w:tc>
        <w:tc>
          <w:tcPr>
            <w:tcW w:w="213" w:type="pct"/>
          </w:tcPr>
          <w:p w14:paraId="4CF2E93C" w14:textId="182B319A" w:rsidR="001757B9" w:rsidRPr="001D7F7A" w:rsidRDefault="001757B9" w:rsidP="0011427E">
            <w:pPr>
              <w:pStyle w:val="GOSTTablenorm"/>
            </w:pPr>
            <w:r w:rsidRPr="001D7F7A">
              <w:t>-</w:t>
            </w:r>
          </w:p>
        </w:tc>
        <w:tc>
          <w:tcPr>
            <w:tcW w:w="249" w:type="pct"/>
          </w:tcPr>
          <w:p w14:paraId="1DEA82A2" w14:textId="4C1AAFAF" w:rsidR="001757B9" w:rsidRPr="001D7F7A" w:rsidRDefault="001757B9" w:rsidP="0011427E">
            <w:pPr>
              <w:pStyle w:val="GOSTTablenorm"/>
            </w:pPr>
            <w:r w:rsidRPr="001D7F7A">
              <w:t>-</w:t>
            </w:r>
          </w:p>
        </w:tc>
      </w:tr>
      <w:tr w:rsidR="001757B9" w:rsidRPr="005E26C1" w14:paraId="1E99523C" w14:textId="77777777" w:rsidTr="00D45F66">
        <w:tc>
          <w:tcPr>
            <w:tcW w:w="125" w:type="pct"/>
          </w:tcPr>
          <w:p w14:paraId="19D04606" w14:textId="77777777" w:rsidR="001757B9" w:rsidRPr="001D7F7A" w:rsidRDefault="001757B9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661B15F7" w14:textId="77777777" w:rsidR="001757B9" w:rsidRPr="001D7F7A" w:rsidRDefault="001757B9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3471B807" w14:textId="77777777" w:rsidR="001757B9" w:rsidRPr="00484DE9" w:rsidRDefault="001757B9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3568A647" w14:textId="50219C30" w:rsidR="001757B9" w:rsidRDefault="001757B9" w:rsidP="0011427E">
            <w:pPr>
              <w:pStyle w:val="GOSTTablenorm"/>
              <w:rPr>
                <w:rFonts w:eastAsia="Calibri"/>
                <w:szCs w:val="22"/>
              </w:rPr>
            </w:pPr>
            <w:r w:rsidRPr="00484DE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EF15C5B" w14:textId="3FBC49D1" w:rsidR="001757B9" w:rsidRPr="0042328C" w:rsidRDefault="001757B9" w:rsidP="0011427E">
            <w:pPr>
              <w:pStyle w:val="GOSTTablenorm"/>
              <w:rPr>
                <w:rFonts w:eastAsia="Calibri"/>
                <w:szCs w:val="22"/>
              </w:rPr>
            </w:pPr>
            <w:r>
              <w:rPr>
                <w:rFonts w:eastAsia="Calibri"/>
                <w:szCs w:val="22"/>
              </w:rPr>
              <w:t>-</w:t>
            </w:r>
          </w:p>
        </w:tc>
        <w:tc>
          <w:tcPr>
            <w:tcW w:w="341" w:type="pct"/>
          </w:tcPr>
          <w:p w14:paraId="38269101" w14:textId="0E070902" w:rsidR="001757B9" w:rsidRPr="001D7F7A" w:rsidRDefault="001757B9" w:rsidP="0011427E">
            <w:pPr>
              <w:pStyle w:val="GOSTTablenorm"/>
              <w:rPr>
                <w:szCs w:val="22"/>
              </w:rPr>
            </w:pPr>
            <w:r w:rsidRPr="0042328C">
              <w:rPr>
                <w:rFonts w:eastAsia="Calibri"/>
                <w:szCs w:val="22"/>
              </w:rPr>
              <w:t>-</w:t>
            </w:r>
          </w:p>
        </w:tc>
        <w:tc>
          <w:tcPr>
            <w:tcW w:w="301" w:type="pct"/>
          </w:tcPr>
          <w:p w14:paraId="3A9598E6" w14:textId="2D329CE9" w:rsidR="001757B9" w:rsidRPr="001B799F" w:rsidRDefault="001757B9" w:rsidP="0011427E">
            <w:pPr>
              <w:pStyle w:val="GOSTTablenorm"/>
              <w:rPr>
                <w:rFonts w:eastAsia="Calibri"/>
                <w:szCs w:val="22"/>
                <w:lang w:val="en-US"/>
              </w:rPr>
            </w:pPr>
            <w:r w:rsidRPr="001B799F">
              <w:rPr>
                <w:rFonts w:eastAsia="Calibri"/>
                <w:szCs w:val="22"/>
                <w:lang w:val="en-US"/>
              </w:rPr>
              <w:t>SRC</w:t>
            </w:r>
            <w:r w:rsidRPr="001B799F">
              <w:rPr>
                <w:rFonts w:eastAsia="Calibri"/>
                <w:szCs w:val="22"/>
              </w:rPr>
              <w:t>:</w:t>
            </w:r>
            <w:r>
              <w:rPr>
                <w:rFonts w:eastAsia="Calibri"/>
                <w:szCs w:val="22"/>
              </w:rPr>
              <w:t xml:space="preserve"> 66</w:t>
            </w:r>
          </w:p>
        </w:tc>
        <w:tc>
          <w:tcPr>
            <w:tcW w:w="1107" w:type="pct"/>
            <w:vMerge/>
          </w:tcPr>
          <w:p w14:paraId="1817789D" w14:textId="77777777" w:rsidR="001757B9" w:rsidRPr="001D7F7A" w:rsidRDefault="001757B9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54" w:type="pct"/>
            <w:vMerge/>
          </w:tcPr>
          <w:p w14:paraId="577AD655" w14:textId="77777777" w:rsidR="001757B9" w:rsidRPr="00D05307" w:rsidRDefault="001757B9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1E7D56AB" w14:textId="4C26A12C" w:rsidR="001757B9" w:rsidRPr="001D7F7A" w:rsidRDefault="001757B9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4972A527" w14:textId="0101E47D" w:rsidR="001757B9" w:rsidRPr="001D7F7A" w:rsidRDefault="001757B9" w:rsidP="0011427E">
            <w:pPr>
              <w:pStyle w:val="GOSTTablenorm"/>
            </w:pPr>
            <w:r>
              <w:t>+ АИФ с полномочиями ГАИФ</w:t>
            </w:r>
          </w:p>
        </w:tc>
        <w:tc>
          <w:tcPr>
            <w:tcW w:w="213" w:type="pct"/>
          </w:tcPr>
          <w:p w14:paraId="4E36AA80" w14:textId="40A7382C" w:rsidR="001757B9" w:rsidRPr="001D7F7A" w:rsidRDefault="001757B9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237C878" w14:textId="6A22C2A1" w:rsidR="001757B9" w:rsidRPr="001D7F7A" w:rsidRDefault="001757B9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51126082" w14:textId="52918D34" w:rsidR="001757B9" w:rsidRPr="001D7F7A" w:rsidRDefault="001757B9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490D4EEA" w14:textId="34E2E141" w:rsidR="001757B9" w:rsidRPr="001D7F7A" w:rsidRDefault="001757B9" w:rsidP="0011427E">
            <w:pPr>
              <w:pStyle w:val="GOSTTablenorm"/>
            </w:pPr>
            <w:r>
              <w:t>-</w:t>
            </w:r>
          </w:p>
        </w:tc>
      </w:tr>
      <w:tr w:rsidR="001757B9" w:rsidRPr="005E26C1" w14:paraId="13D46748" w14:textId="77777777" w:rsidTr="00D45F66">
        <w:tc>
          <w:tcPr>
            <w:tcW w:w="125" w:type="pct"/>
          </w:tcPr>
          <w:p w14:paraId="44B37C34" w14:textId="77777777" w:rsidR="001757B9" w:rsidRPr="001D7F7A" w:rsidRDefault="001757B9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215B0D18" w14:textId="72D01AED" w:rsidR="001757B9" w:rsidRPr="005E26C1" w:rsidRDefault="001757B9" w:rsidP="0011427E">
            <w:pPr>
              <w:pStyle w:val="GOSTTablenorm"/>
              <w:rPr>
                <w:szCs w:val="22"/>
              </w:rPr>
            </w:pPr>
            <w:r w:rsidRPr="001D7F7A">
              <w:t xml:space="preserve">Остаток БА за счет связанных иностранных кредитов </w:t>
            </w:r>
            <w:r w:rsidRPr="001D7F7A">
              <w:rPr>
                <w:szCs w:val="22"/>
              </w:rPr>
              <w:t>на второй год планового периода</w:t>
            </w:r>
          </w:p>
        </w:tc>
        <w:tc>
          <w:tcPr>
            <w:tcW w:w="279" w:type="pct"/>
            <w:vMerge w:val="restart"/>
          </w:tcPr>
          <w:p w14:paraId="67260186" w14:textId="3A930071" w:rsidR="001757B9" w:rsidRPr="00484DE9" w:rsidRDefault="004E716C" w:rsidP="0011427E">
            <w:pPr>
              <w:pStyle w:val="GOSTTablenorm"/>
              <w:rPr>
                <w:szCs w:val="22"/>
              </w:rPr>
            </w:pPr>
            <w:ins w:id="1183" w:author="Краснова Наталья EXP-332161" w:date="2026-03-19T17:47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77422212" w14:textId="09ADAF2D" w:rsidR="001757B9" w:rsidRDefault="001757B9" w:rsidP="0011427E">
            <w:pPr>
              <w:pStyle w:val="GOSTTablenorm"/>
              <w:rPr>
                <w:szCs w:val="22"/>
              </w:rPr>
            </w:pPr>
            <w:r w:rsidRPr="00484DE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3DE531B" w14:textId="0ABFB2FC" w:rsidR="001757B9" w:rsidRPr="001D7F7A" w:rsidRDefault="001757B9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3D121CCC" w14:textId="4C70F11A" w:rsidR="001757B9" w:rsidRPr="005E26C1" w:rsidRDefault="001757B9" w:rsidP="0011427E">
            <w:pPr>
              <w:pStyle w:val="GOSTTablenorm"/>
              <w:rPr>
                <w:szCs w:val="22"/>
              </w:rPr>
            </w:pPr>
            <w:r w:rsidRPr="001D7F7A">
              <w:rPr>
                <w:szCs w:val="22"/>
              </w:rPr>
              <w:t>279</w:t>
            </w:r>
          </w:p>
        </w:tc>
        <w:tc>
          <w:tcPr>
            <w:tcW w:w="301" w:type="pct"/>
          </w:tcPr>
          <w:p w14:paraId="7AE79818" w14:textId="15978EF2" w:rsidR="001757B9" w:rsidRPr="0087596D" w:rsidRDefault="001757B9" w:rsidP="0011427E">
            <w:pPr>
              <w:pStyle w:val="GOSTTablenorm"/>
              <w:rPr>
                <w:szCs w:val="22"/>
              </w:rPr>
            </w:pPr>
            <w:r>
              <w:rPr>
                <w:rFonts w:eastAsia="Calibri"/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49D19C54" w14:textId="0F609CCE" w:rsidR="001757B9" w:rsidRDefault="001757B9" w:rsidP="0011427E">
            <w:pPr>
              <w:pStyle w:val="GOSTTablenorm"/>
            </w:pPr>
            <w:r w:rsidRPr="001D7F7A">
              <w:rPr>
                <w:szCs w:val="22"/>
              </w:rPr>
              <w:t>Величина разности БА, доведенных до ГАИФ, уполномоченных АИФ, и БА, распределенных им по подведомственным УБП за счет связанных иностранных кредитов</w:t>
            </w:r>
            <w:r w:rsidRPr="00170011">
              <w:rPr>
                <w:szCs w:val="22"/>
              </w:rPr>
              <w:t xml:space="preserve"> </w:t>
            </w:r>
            <w:r w:rsidRPr="001D7F7A">
              <w:rPr>
                <w:szCs w:val="22"/>
              </w:rPr>
              <w:t xml:space="preserve">на </w:t>
            </w:r>
            <w:r>
              <w:rPr>
                <w:szCs w:val="22"/>
              </w:rPr>
              <w:t>второй</w:t>
            </w:r>
            <w:r w:rsidRPr="001D7F7A">
              <w:rPr>
                <w:szCs w:val="22"/>
              </w:rPr>
              <w:t xml:space="preserve"> год планового периода</w:t>
            </w:r>
            <w:r>
              <w:t>.</w:t>
            </w:r>
          </w:p>
          <w:p w14:paraId="09672A72" w14:textId="77777777" w:rsidR="001757B9" w:rsidRDefault="001757B9" w:rsidP="0011427E">
            <w:pPr>
              <w:pStyle w:val="GOSTTablenorm"/>
              <w:rPr>
                <w:rFonts w:eastAsia="Calibri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21C2D6B1" w14:textId="67E7BFF7" w:rsidR="001757B9" w:rsidRPr="005E26C1" w:rsidRDefault="001757B9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 xml:space="preserve">Баланс (Остаток по Кт = Оборот по Кт минус Оборот по Дт) на конец </w:t>
            </w:r>
            <w:r>
              <w:rPr>
                <w:szCs w:val="22"/>
              </w:rPr>
              <w:t xml:space="preserve">отчетного периода по показателям </w:t>
            </w:r>
            <w:r w:rsidRPr="001D7F7A">
              <w:rPr>
                <w:szCs w:val="22"/>
              </w:rPr>
              <w:t>БА_ГАБС_СВЗ_</w:t>
            </w:r>
            <w:r w:rsidRPr="0087596D">
              <w:rPr>
                <w:szCs w:val="22"/>
              </w:rPr>
              <w:t>3</w:t>
            </w:r>
            <w:r>
              <w:rPr>
                <w:szCs w:val="22"/>
              </w:rPr>
              <w:t>, БА_РБС_СВЗ_3</w:t>
            </w:r>
          </w:p>
        </w:tc>
        <w:tc>
          <w:tcPr>
            <w:tcW w:w="254" w:type="pct"/>
            <w:vMerge w:val="restart"/>
          </w:tcPr>
          <w:p w14:paraId="4AB31573" w14:textId="0E199057" w:rsidR="001757B9" w:rsidRDefault="001757B9" w:rsidP="0011427E">
            <w:pPr>
              <w:pStyle w:val="GOSTTablenorm"/>
              <w:rPr>
                <w:szCs w:val="22"/>
              </w:rPr>
            </w:pPr>
            <w:r w:rsidRPr="007A70A7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534AABC0" w14:textId="66FECB77" w:rsidR="001757B9" w:rsidRPr="005E26C1" w:rsidRDefault="001757B9" w:rsidP="0011427E">
            <w:pPr>
              <w:pStyle w:val="GOSTTablenorm"/>
              <w:rPr>
                <w:szCs w:val="22"/>
              </w:rPr>
            </w:pPr>
            <w:r w:rsidRPr="001D7F7A">
              <w:t>-</w:t>
            </w:r>
          </w:p>
        </w:tc>
        <w:tc>
          <w:tcPr>
            <w:tcW w:w="256" w:type="pct"/>
          </w:tcPr>
          <w:p w14:paraId="72ABCFD2" w14:textId="70344851" w:rsidR="001757B9" w:rsidRPr="005E26C1" w:rsidRDefault="001757B9" w:rsidP="0011427E">
            <w:pPr>
              <w:pStyle w:val="GOSTTablenorm"/>
              <w:rPr>
                <w:szCs w:val="22"/>
              </w:rPr>
            </w:pPr>
            <w:r w:rsidRPr="001D7F7A">
              <w:t>+</w:t>
            </w:r>
          </w:p>
        </w:tc>
        <w:tc>
          <w:tcPr>
            <w:tcW w:w="213" w:type="pct"/>
          </w:tcPr>
          <w:p w14:paraId="44509AC8" w14:textId="5875B8AB" w:rsidR="001757B9" w:rsidRPr="005E26C1" w:rsidRDefault="001757B9" w:rsidP="0011427E">
            <w:pPr>
              <w:pStyle w:val="GOSTTablenorm"/>
              <w:rPr>
                <w:szCs w:val="22"/>
              </w:rPr>
            </w:pPr>
            <w:r w:rsidRPr="001D7F7A">
              <w:t>-</w:t>
            </w:r>
          </w:p>
        </w:tc>
        <w:tc>
          <w:tcPr>
            <w:tcW w:w="213" w:type="pct"/>
          </w:tcPr>
          <w:p w14:paraId="634ECF48" w14:textId="5646FAEE" w:rsidR="001757B9" w:rsidRPr="005E26C1" w:rsidRDefault="001757B9" w:rsidP="0011427E">
            <w:pPr>
              <w:pStyle w:val="GOSTTablenorm"/>
              <w:rPr>
                <w:szCs w:val="22"/>
              </w:rPr>
            </w:pPr>
            <w:r w:rsidRPr="001D7F7A">
              <w:t>-</w:t>
            </w:r>
          </w:p>
        </w:tc>
        <w:tc>
          <w:tcPr>
            <w:tcW w:w="213" w:type="pct"/>
          </w:tcPr>
          <w:p w14:paraId="6172FB2F" w14:textId="5C6B3950" w:rsidR="001757B9" w:rsidRPr="005E26C1" w:rsidRDefault="001757B9" w:rsidP="0011427E">
            <w:pPr>
              <w:pStyle w:val="GOSTTablenorm"/>
              <w:rPr>
                <w:szCs w:val="22"/>
              </w:rPr>
            </w:pPr>
            <w:r w:rsidRPr="001D7F7A">
              <w:t>-</w:t>
            </w:r>
          </w:p>
        </w:tc>
        <w:tc>
          <w:tcPr>
            <w:tcW w:w="249" w:type="pct"/>
          </w:tcPr>
          <w:p w14:paraId="131B27D9" w14:textId="640165CB" w:rsidR="001757B9" w:rsidRDefault="001757B9" w:rsidP="0011427E">
            <w:pPr>
              <w:pStyle w:val="GOSTTablenorm"/>
              <w:rPr>
                <w:szCs w:val="22"/>
              </w:rPr>
            </w:pPr>
            <w:r w:rsidRPr="001D7F7A">
              <w:t>-</w:t>
            </w:r>
          </w:p>
        </w:tc>
      </w:tr>
      <w:tr w:rsidR="001757B9" w:rsidRPr="005E26C1" w14:paraId="3EFA869A" w14:textId="77777777" w:rsidTr="00D45F66">
        <w:tc>
          <w:tcPr>
            <w:tcW w:w="125" w:type="pct"/>
          </w:tcPr>
          <w:p w14:paraId="2C8D5908" w14:textId="77777777" w:rsidR="001757B9" w:rsidRPr="001D7F7A" w:rsidRDefault="001757B9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459D5B4D" w14:textId="77777777" w:rsidR="001757B9" w:rsidRPr="001D7F7A" w:rsidRDefault="001757B9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2890EA5B" w14:textId="77777777" w:rsidR="001757B9" w:rsidRPr="00484DE9" w:rsidRDefault="001757B9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1475B30F" w14:textId="38156A04" w:rsidR="001757B9" w:rsidRDefault="001757B9" w:rsidP="0011427E">
            <w:pPr>
              <w:pStyle w:val="GOSTTablenorm"/>
              <w:rPr>
                <w:rFonts w:eastAsia="Calibri"/>
                <w:szCs w:val="22"/>
              </w:rPr>
            </w:pPr>
            <w:r w:rsidRPr="00484DE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82EFB3E" w14:textId="3F21F30B" w:rsidR="001757B9" w:rsidRPr="0042328C" w:rsidRDefault="001757B9" w:rsidP="0011427E">
            <w:pPr>
              <w:pStyle w:val="GOSTTablenorm"/>
              <w:rPr>
                <w:rFonts w:eastAsia="Calibri"/>
                <w:szCs w:val="22"/>
              </w:rPr>
            </w:pPr>
            <w:r>
              <w:rPr>
                <w:rFonts w:eastAsia="Calibri"/>
                <w:szCs w:val="22"/>
              </w:rPr>
              <w:t>-</w:t>
            </w:r>
          </w:p>
        </w:tc>
        <w:tc>
          <w:tcPr>
            <w:tcW w:w="341" w:type="pct"/>
          </w:tcPr>
          <w:p w14:paraId="40C4792E" w14:textId="2326F26D" w:rsidR="001757B9" w:rsidRPr="001D7F7A" w:rsidRDefault="001757B9" w:rsidP="0011427E">
            <w:pPr>
              <w:pStyle w:val="GOSTTablenorm"/>
              <w:rPr>
                <w:szCs w:val="22"/>
              </w:rPr>
            </w:pPr>
            <w:r w:rsidRPr="0042328C">
              <w:rPr>
                <w:rFonts w:eastAsia="Calibri"/>
                <w:szCs w:val="22"/>
              </w:rPr>
              <w:t>-</w:t>
            </w:r>
          </w:p>
        </w:tc>
        <w:tc>
          <w:tcPr>
            <w:tcW w:w="301" w:type="pct"/>
          </w:tcPr>
          <w:p w14:paraId="4C69BC3E" w14:textId="09B3F628" w:rsidR="001757B9" w:rsidRPr="001B799F" w:rsidRDefault="001757B9" w:rsidP="0011427E">
            <w:pPr>
              <w:pStyle w:val="GOSTTablenorm"/>
              <w:rPr>
                <w:rFonts w:eastAsia="Calibri"/>
                <w:szCs w:val="22"/>
                <w:lang w:val="en-US"/>
              </w:rPr>
            </w:pPr>
            <w:r w:rsidRPr="001B799F">
              <w:rPr>
                <w:rFonts w:eastAsia="Calibri"/>
                <w:szCs w:val="22"/>
                <w:lang w:val="en-US"/>
              </w:rPr>
              <w:t>SRC</w:t>
            </w:r>
            <w:r w:rsidRPr="001B799F">
              <w:rPr>
                <w:rFonts w:eastAsia="Calibri"/>
                <w:szCs w:val="22"/>
              </w:rPr>
              <w:t>:</w:t>
            </w:r>
            <w:r>
              <w:rPr>
                <w:rFonts w:eastAsia="Calibri"/>
                <w:szCs w:val="22"/>
              </w:rPr>
              <w:t xml:space="preserve"> 35</w:t>
            </w:r>
          </w:p>
        </w:tc>
        <w:tc>
          <w:tcPr>
            <w:tcW w:w="1107" w:type="pct"/>
            <w:vMerge/>
          </w:tcPr>
          <w:p w14:paraId="0F676AE5" w14:textId="77777777" w:rsidR="001757B9" w:rsidRPr="001D7F7A" w:rsidRDefault="001757B9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54" w:type="pct"/>
            <w:vMerge/>
          </w:tcPr>
          <w:p w14:paraId="0D7C9AE7" w14:textId="77777777" w:rsidR="001757B9" w:rsidRPr="007A70A7" w:rsidRDefault="001757B9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004F3CE1" w14:textId="24AB10D0" w:rsidR="001757B9" w:rsidRPr="001D7F7A" w:rsidRDefault="001757B9" w:rsidP="0011427E">
            <w:pPr>
              <w:pStyle w:val="GOSTTablenorm"/>
            </w:pPr>
            <w:r w:rsidRPr="001D7F7A">
              <w:t>-</w:t>
            </w:r>
          </w:p>
        </w:tc>
        <w:tc>
          <w:tcPr>
            <w:tcW w:w="256" w:type="pct"/>
          </w:tcPr>
          <w:p w14:paraId="7ADF369D" w14:textId="51B0BCE6" w:rsidR="001757B9" w:rsidRPr="001D7F7A" w:rsidRDefault="001757B9" w:rsidP="0011427E">
            <w:pPr>
              <w:pStyle w:val="GOSTTablenorm"/>
            </w:pPr>
            <w:r w:rsidRPr="001D7F7A">
              <w:t>+</w:t>
            </w:r>
            <w:r>
              <w:t xml:space="preserve"> ГАИФ</w:t>
            </w:r>
          </w:p>
        </w:tc>
        <w:tc>
          <w:tcPr>
            <w:tcW w:w="213" w:type="pct"/>
          </w:tcPr>
          <w:p w14:paraId="603F0BB0" w14:textId="044BAC62" w:rsidR="001757B9" w:rsidRPr="001D7F7A" w:rsidRDefault="001757B9" w:rsidP="0011427E">
            <w:pPr>
              <w:pStyle w:val="GOSTTablenorm"/>
            </w:pPr>
            <w:r w:rsidRPr="001D7F7A">
              <w:t>-</w:t>
            </w:r>
          </w:p>
        </w:tc>
        <w:tc>
          <w:tcPr>
            <w:tcW w:w="213" w:type="pct"/>
          </w:tcPr>
          <w:p w14:paraId="6DB04151" w14:textId="6620E37F" w:rsidR="001757B9" w:rsidRPr="001D7F7A" w:rsidRDefault="001757B9" w:rsidP="0011427E">
            <w:pPr>
              <w:pStyle w:val="GOSTTablenorm"/>
            </w:pPr>
            <w:r w:rsidRPr="001D7F7A">
              <w:t>-</w:t>
            </w:r>
          </w:p>
        </w:tc>
        <w:tc>
          <w:tcPr>
            <w:tcW w:w="213" w:type="pct"/>
          </w:tcPr>
          <w:p w14:paraId="1DC6AD39" w14:textId="16C46C4F" w:rsidR="001757B9" w:rsidRPr="001D7F7A" w:rsidRDefault="001757B9" w:rsidP="0011427E">
            <w:pPr>
              <w:pStyle w:val="GOSTTablenorm"/>
            </w:pPr>
            <w:r w:rsidRPr="001D7F7A">
              <w:t>-</w:t>
            </w:r>
          </w:p>
        </w:tc>
        <w:tc>
          <w:tcPr>
            <w:tcW w:w="249" w:type="pct"/>
          </w:tcPr>
          <w:p w14:paraId="69F033A7" w14:textId="087BDF21" w:rsidR="001757B9" w:rsidRPr="001D7F7A" w:rsidRDefault="001757B9" w:rsidP="0011427E">
            <w:pPr>
              <w:pStyle w:val="GOSTTablenorm"/>
            </w:pPr>
            <w:r w:rsidRPr="001D7F7A">
              <w:t>-</w:t>
            </w:r>
          </w:p>
        </w:tc>
      </w:tr>
      <w:tr w:rsidR="001757B9" w:rsidRPr="005E26C1" w14:paraId="2BECF70D" w14:textId="77777777" w:rsidTr="00D45F66">
        <w:tc>
          <w:tcPr>
            <w:tcW w:w="125" w:type="pct"/>
          </w:tcPr>
          <w:p w14:paraId="64481E55" w14:textId="77777777" w:rsidR="001757B9" w:rsidRPr="001D7F7A" w:rsidRDefault="001757B9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3DC098E4" w14:textId="77777777" w:rsidR="001757B9" w:rsidRPr="001D7F7A" w:rsidRDefault="001757B9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4A8A1FB9" w14:textId="77777777" w:rsidR="001757B9" w:rsidRPr="00484DE9" w:rsidRDefault="001757B9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292675C4" w14:textId="5A7B62CC" w:rsidR="001757B9" w:rsidRDefault="001757B9" w:rsidP="0011427E">
            <w:pPr>
              <w:pStyle w:val="GOSTTablenorm"/>
              <w:rPr>
                <w:rFonts w:eastAsia="Calibri"/>
                <w:szCs w:val="22"/>
              </w:rPr>
            </w:pPr>
            <w:r w:rsidRPr="00484DE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A4E83E0" w14:textId="0262F38F" w:rsidR="001757B9" w:rsidRPr="0042328C" w:rsidRDefault="001757B9" w:rsidP="0011427E">
            <w:pPr>
              <w:pStyle w:val="GOSTTablenorm"/>
              <w:rPr>
                <w:rFonts w:eastAsia="Calibri"/>
                <w:szCs w:val="22"/>
              </w:rPr>
            </w:pPr>
            <w:r>
              <w:rPr>
                <w:rFonts w:eastAsia="Calibri"/>
                <w:szCs w:val="22"/>
              </w:rPr>
              <w:t>-</w:t>
            </w:r>
          </w:p>
        </w:tc>
        <w:tc>
          <w:tcPr>
            <w:tcW w:w="341" w:type="pct"/>
          </w:tcPr>
          <w:p w14:paraId="20B63FE4" w14:textId="2D69437B" w:rsidR="001757B9" w:rsidRPr="001D7F7A" w:rsidRDefault="001757B9" w:rsidP="0011427E">
            <w:pPr>
              <w:pStyle w:val="GOSTTablenorm"/>
              <w:rPr>
                <w:szCs w:val="22"/>
              </w:rPr>
            </w:pPr>
            <w:r w:rsidRPr="0042328C">
              <w:rPr>
                <w:rFonts w:eastAsia="Calibri"/>
                <w:szCs w:val="22"/>
              </w:rPr>
              <w:t>-</w:t>
            </w:r>
          </w:p>
        </w:tc>
        <w:tc>
          <w:tcPr>
            <w:tcW w:w="301" w:type="pct"/>
          </w:tcPr>
          <w:p w14:paraId="0ABDD83C" w14:textId="0AA7A4FF" w:rsidR="001757B9" w:rsidRPr="001B799F" w:rsidRDefault="001757B9" w:rsidP="0011427E">
            <w:pPr>
              <w:pStyle w:val="GOSTTablenorm"/>
              <w:rPr>
                <w:rFonts w:eastAsia="Calibri"/>
                <w:szCs w:val="22"/>
                <w:lang w:val="en-US"/>
              </w:rPr>
            </w:pPr>
            <w:r w:rsidRPr="001B799F">
              <w:rPr>
                <w:rFonts w:eastAsia="Calibri"/>
                <w:szCs w:val="22"/>
                <w:lang w:val="en-US"/>
              </w:rPr>
              <w:t>SRC</w:t>
            </w:r>
            <w:r w:rsidRPr="001B799F">
              <w:rPr>
                <w:rFonts w:eastAsia="Calibri"/>
                <w:szCs w:val="22"/>
              </w:rPr>
              <w:t>:</w:t>
            </w:r>
            <w:r>
              <w:rPr>
                <w:rFonts w:eastAsia="Calibri"/>
                <w:szCs w:val="22"/>
              </w:rPr>
              <w:t xml:space="preserve"> 67</w:t>
            </w:r>
          </w:p>
        </w:tc>
        <w:tc>
          <w:tcPr>
            <w:tcW w:w="1107" w:type="pct"/>
            <w:vMerge/>
          </w:tcPr>
          <w:p w14:paraId="301D376F" w14:textId="77777777" w:rsidR="001757B9" w:rsidRPr="001D7F7A" w:rsidRDefault="001757B9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54" w:type="pct"/>
            <w:vMerge/>
          </w:tcPr>
          <w:p w14:paraId="6BE47BA8" w14:textId="77777777" w:rsidR="001757B9" w:rsidRPr="007A70A7" w:rsidRDefault="001757B9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3768D02C" w14:textId="132BB2F5" w:rsidR="001757B9" w:rsidRPr="001D7F7A" w:rsidRDefault="001757B9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4B06F071" w14:textId="0E7D1CCD" w:rsidR="001757B9" w:rsidRPr="001D7F7A" w:rsidRDefault="001757B9" w:rsidP="0011427E">
            <w:pPr>
              <w:pStyle w:val="GOSTTablenorm"/>
            </w:pPr>
            <w:r>
              <w:t>+ АИФ с полномочиями ГАИФ</w:t>
            </w:r>
          </w:p>
        </w:tc>
        <w:tc>
          <w:tcPr>
            <w:tcW w:w="213" w:type="pct"/>
          </w:tcPr>
          <w:p w14:paraId="6442EB53" w14:textId="70C695FF" w:rsidR="001757B9" w:rsidRPr="001D7F7A" w:rsidRDefault="001757B9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764ACBE8" w14:textId="0D755A51" w:rsidR="001757B9" w:rsidRPr="001D7F7A" w:rsidRDefault="001757B9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E7D6DAE" w14:textId="6A168082" w:rsidR="001757B9" w:rsidRPr="001D7F7A" w:rsidRDefault="001757B9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1CE5835B" w14:textId="7C4CE612" w:rsidR="001757B9" w:rsidRPr="001D7F7A" w:rsidRDefault="001757B9" w:rsidP="0011427E">
            <w:pPr>
              <w:pStyle w:val="GOSTTablenorm"/>
            </w:pPr>
            <w:r>
              <w:t>-</w:t>
            </w:r>
          </w:p>
        </w:tc>
      </w:tr>
      <w:tr w:rsidR="001757B9" w:rsidRPr="005E26C1" w14:paraId="7537C169" w14:textId="77777777" w:rsidTr="00D45F66">
        <w:tc>
          <w:tcPr>
            <w:tcW w:w="125" w:type="pct"/>
          </w:tcPr>
          <w:p w14:paraId="7B4792C8" w14:textId="77777777" w:rsidR="001757B9" w:rsidRPr="001D7F7A" w:rsidRDefault="001757B9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125DB6DE" w14:textId="44276B8E" w:rsidR="001757B9" w:rsidRPr="005E26C1" w:rsidRDefault="001757B9" w:rsidP="0011427E">
            <w:pPr>
              <w:pStyle w:val="GOSTTablenorm"/>
              <w:rPr>
                <w:szCs w:val="22"/>
              </w:rPr>
            </w:pPr>
            <w:r w:rsidRPr="001D7F7A">
              <w:t xml:space="preserve">Остаток БА за счет связанных иностранных кредитов </w:t>
            </w:r>
            <w:r w:rsidRPr="001D7F7A">
              <w:rPr>
                <w:szCs w:val="22"/>
              </w:rPr>
              <w:lastRenderedPageBreak/>
              <w:t>на третий год планового периода</w:t>
            </w:r>
          </w:p>
        </w:tc>
        <w:tc>
          <w:tcPr>
            <w:tcW w:w="279" w:type="pct"/>
            <w:vMerge w:val="restart"/>
          </w:tcPr>
          <w:p w14:paraId="2082EA0F" w14:textId="093C6954" w:rsidR="001757B9" w:rsidRPr="00484DE9" w:rsidRDefault="004E716C" w:rsidP="0011427E">
            <w:pPr>
              <w:pStyle w:val="GOSTTablenorm"/>
              <w:rPr>
                <w:szCs w:val="22"/>
              </w:rPr>
            </w:pPr>
            <w:ins w:id="1184" w:author="Краснова Наталья EXP-332161" w:date="2026-03-19T17:47:00Z">
              <w:r>
                <w:rPr>
                  <w:szCs w:val="22"/>
                </w:rPr>
                <w:lastRenderedPageBreak/>
                <w:t>БПС</w:t>
              </w:r>
            </w:ins>
          </w:p>
        </w:tc>
        <w:tc>
          <w:tcPr>
            <w:tcW w:w="279" w:type="pct"/>
          </w:tcPr>
          <w:p w14:paraId="375DBAFF" w14:textId="2FEFE076" w:rsidR="001757B9" w:rsidRDefault="001757B9" w:rsidP="0011427E">
            <w:pPr>
              <w:pStyle w:val="GOSTTablenorm"/>
              <w:rPr>
                <w:szCs w:val="22"/>
              </w:rPr>
            </w:pPr>
            <w:r w:rsidRPr="00484DE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8D1196E" w14:textId="43809840" w:rsidR="001757B9" w:rsidRPr="001D7F7A" w:rsidRDefault="001757B9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303D1ED1" w14:textId="7125F912" w:rsidR="001757B9" w:rsidRPr="005E26C1" w:rsidRDefault="001757B9" w:rsidP="0011427E">
            <w:pPr>
              <w:pStyle w:val="GOSTTablenorm"/>
              <w:rPr>
                <w:szCs w:val="22"/>
              </w:rPr>
            </w:pPr>
            <w:r w:rsidRPr="001D7F7A">
              <w:rPr>
                <w:szCs w:val="22"/>
              </w:rPr>
              <w:t>280</w:t>
            </w:r>
          </w:p>
        </w:tc>
        <w:tc>
          <w:tcPr>
            <w:tcW w:w="301" w:type="pct"/>
          </w:tcPr>
          <w:p w14:paraId="33D40C4C" w14:textId="43877171" w:rsidR="001757B9" w:rsidRPr="0087596D" w:rsidRDefault="001757B9" w:rsidP="0011427E">
            <w:pPr>
              <w:pStyle w:val="GOSTTablenorm"/>
              <w:rPr>
                <w:szCs w:val="22"/>
              </w:rPr>
            </w:pPr>
            <w:r>
              <w:rPr>
                <w:rFonts w:eastAsia="Calibri"/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5EFD906E" w14:textId="599CC31A" w:rsidR="001757B9" w:rsidRDefault="001757B9" w:rsidP="0011427E">
            <w:pPr>
              <w:pStyle w:val="GOSTTablenorm"/>
            </w:pPr>
            <w:r w:rsidRPr="001D7F7A">
              <w:rPr>
                <w:szCs w:val="22"/>
              </w:rPr>
              <w:t xml:space="preserve">Величина разности БА, доведенных до ГАИФ, уполномоченных АИФ, и </w:t>
            </w:r>
            <w:r w:rsidRPr="001D7F7A">
              <w:rPr>
                <w:szCs w:val="22"/>
              </w:rPr>
              <w:lastRenderedPageBreak/>
              <w:t>БА, распределенных им по подведомственным УБП за счет связанных иностранных кредитов</w:t>
            </w:r>
            <w:r w:rsidRPr="00170011">
              <w:rPr>
                <w:szCs w:val="22"/>
              </w:rPr>
              <w:t xml:space="preserve"> </w:t>
            </w:r>
            <w:r w:rsidRPr="001D7F7A">
              <w:rPr>
                <w:szCs w:val="22"/>
              </w:rPr>
              <w:t xml:space="preserve">на </w:t>
            </w:r>
            <w:r>
              <w:rPr>
                <w:szCs w:val="22"/>
              </w:rPr>
              <w:t>третий</w:t>
            </w:r>
            <w:r w:rsidRPr="001D7F7A">
              <w:rPr>
                <w:szCs w:val="22"/>
              </w:rPr>
              <w:t xml:space="preserve"> год планового периода</w:t>
            </w:r>
            <w:r>
              <w:t>.</w:t>
            </w:r>
          </w:p>
          <w:p w14:paraId="409AAFB1" w14:textId="77777777" w:rsidR="001757B9" w:rsidRDefault="001757B9" w:rsidP="0011427E">
            <w:pPr>
              <w:pStyle w:val="GOSTTablenorm"/>
              <w:rPr>
                <w:rFonts w:eastAsia="Calibri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68E88750" w14:textId="2C190E52" w:rsidR="001757B9" w:rsidRPr="0087596D" w:rsidRDefault="001757B9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 xml:space="preserve">Баланс (Остаток по Кт = Оборот по Кт минус Оборот по Дт) на конец </w:t>
            </w:r>
            <w:r>
              <w:rPr>
                <w:szCs w:val="22"/>
              </w:rPr>
              <w:t xml:space="preserve">отчетного периода по показателям </w:t>
            </w:r>
            <w:r w:rsidRPr="001D7F7A">
              <w:rPr>
                <w:szCs w:val="22"/>
              </w:rPr>
              <w:t>БА_ГАБС_СВЗ_</w:t>
            </w:r>
            <w:r w:rsidRPr="0087596D">
              <w:rPr>
                <w:szCs w:val="22"/>
              </w:rPr>
              <w:t>4</w:t>
            </w:r>
            <w:r>
              <w:rPr>
                <w:szCs w:val="22"/>
              </w:rPr>
              <w:t>, БА_РБС_СВЗ_4</w:t>
            </w:r>
          </w:p>
        </w:tc>
        <w:tc>
          <w:tcPr>
            <w:tcW w:w="254" w:type="pct"/>
            <w:vMerge w:val="restart"/>
          </w:tcPr>
          <w:p w14:paraId="3B9C01BF" w14:textId="05C3176D" w:rsidR="001757B9" w:rsidRDefault="001757B9" w:rsidP="0011427E">
            <w:pPr>
              <w:pStyle w:val="GOSTTablenorm"/>
              <w:rPr>
                <w:szCs w:val="22"/>
              </w:rPr>
            </w:pPr>
            <w:r w:rsidRPr="007A70A7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6AFBD5A0" w14:textId="60961D49" w:rsidR="001757B9" w:rsidRPr="005E26C1" w:rsidRDefault="001757B9" w:rsidP="0011427E">
            <w:pPr>
              <w:pStyle w:val="GOSTTablenorm"/>
              <w:rPr>
                <w:szCs w:val="22"/>
              </w:rPr>
            </w:pPr>
            <w:r w:rsidRPr="001D7F7A">
              <w:t>-</w:t>
            </w:r>
          </w:p>
        </w:tc>
        <w:tc>
          <w:tcPr>
            <w:tcW w:w="256" w:type="pct"/>
          </w:tcPr>
          <w:p w14:paraId="5A3F41C7" w14:textId="20C744F6" w:rsidR="001757B9" w:rsidRPr="005E26C1" w:rsidRDefault="001757B9" w:rsidP="0011427E">
            <w:pPr>
              <w:pStyle w:val="GOSTTablenorm"/>
              <w:rPr>
                <w:szCs w:val="22"/>
              </w:rPr>
            </w:pPr>
            <w:r w:rsidRPr="001D7F7A">
              <w:t>+</w:t>
            </w:r>
          </w:p>
        </w:tc>
        <w:tc>
          <w:tcPr>
            <w:tcW w:w="213" w:type="pct"/>
          </w:tcPr>
          <w:p w14:paraId="47CB4370" w14:textId="19CCDB71" w:rsidR="001757B9" w:rsidRPr="005E26C1" w:rsidRDefault="001757B9" w:rsidP="0011427E">
            <w:pPr>
              <w:pStyle w:val="GOSTTablenorm"/>
              <w:rPr>
                <w:szCs w:val="22"/>
              </w:rPr>
            </w:pPr>
            <w:r w:rsidRPr="001D7F7A">
              <w:t>-</w:t>
            </w:r>
          </w:p>
        </w:tc>
        <w:tc>
          <w:tcPr>
            <w:tcW w:w="213" w:type="pct"/>
          </w:tcPr>
          <w:p w14:paraId="5BE6F8DA" w14:textId="43B388F6" w:rsidR="001757B9" w:rsidRPr="005E26C1" w:rsidRDefault="001757B9" w:rsidP="0011427E">
            <w:pPr>
              <w:pStyle w:val="GOSTTablenorm"/>
              <w:rPr>
                <w:szCs w:val="22"/>
              </w:rPr>
            </w:pPr>
            <w:r w:rsidRPr="001D7F7A">
              <w:t>-</w:t>
            </w:r>
          </w:p>
        </w:tc>
        <w:tc>
          <w:tcPr>
            <w:tcW w:w="213" w:type="pct"/>
          </w:tcPr>
          <w:p w14:paraId="46E5A2E1" w14:textId="05BDC7AF" w:rsidR="001757B9" w:rsidRPr="005E26C1" w:rsidRDefault="001757B9" w:rsidP="0011427E">
            <w:pPr>
              <w:pStyle w:val="GOSTTablenorm"/>
              <w:rPr>
                <w:szCs w:val="22"/>
              </w:rPr>
            </w:pPr>
            <w:r w:rsidRPr="001D7F7A">
              <w:t>-</w:t>
            </w:r>
          </w:p>
        </w:tc>
        <w:tc>
          <w:tcPr>
            <w:tcW w:w="249" w:type="pct"/>
          </w:tcPr>
          <w:p w14:paraId="72A669DA" w14:textId="56727AB6" w:rsidR="001757B9" w:rsidRDefault="001757B9" w:rsidP="0011427E">
            <w:pPr>
              <w:pStyle w:val="GOSTTablenorm"/>
              <w:rPr>
                <w:szCs w:val="22"/>
              </w:rPr>
            </w:pPr>
            <w:r w:rsidRPr="001D7F7A">
              <w:t>-</w:t>
            </w:r>
          </w:p>
        </w:tc>
      </w:tr>
      <w:tr w:rsidR="001757B9" w:rsidRPr="005E26C1" w14:paraId="241676AA" w14:textId="77777777" w:rsidTr="00D45F66">
        <w:tc>
          <w:tcPr>
            <w:tcW w:w="125" w:type="pct"/>
          </w:tcPr>
          <w:p w14:paraId="6873D64F" w14:textId="77777777" w:rsidR="001757B9" w:rsidRPr="001D7F7A" w:rsidRDefault="001757B9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3EF19640" w14:textId="77777777" w:rsidR="001757B9" w:rsidRPr="001D7F7A" w:rsidRDefault="001757B9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6B695604" w14:textId="77777777" w:rsidR="001757B9" w:rsidRPr="00484DE9" w:rsidRDefault="001757B9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031A26CE" w14:textId="5959F719" w:rsidR="001757B9" w:rsidRDefault="001757B9" w:rsidP="0011427E">
            <w:pPr>
              <w:pStyle w:val="GOSTTablenorm"/>
              <w:rPr>
                <w:szCs w:val="22"/>
              </w:rPr>
            </w:pPr>
            <w:r w:rsidRPr="00484DE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29D05F1" w14:textId="21DBAA1F" w:rsidR="001757B9" w:rsidRDefault="001757B9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551DF143" w14:textId="68C96E65" w:rsidR="001757B9" w:rsidRPr="001D7F7A" w:rsidRDefault="001757B9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78BD7346" w14:textId="119B73CB" w:rsidR="001757B9" w:rsidRPr="001B799F" w:rsidRDefault="001757B9" w:rsidP="0011427E">
            <w:pPr>
              <w:pStyle w:val="GOSTTablenorm"/>
              <w:rPr>
                <w:rFonts w:eastAsia="Calibri"/>
                <w:szCs w:val="22"/>
                <w:lang w:val="en-US"/>
              </w:rPr>
            </w:pPr>
            <w:r w:rsidRPr="001B799F">
              <w:rPr>
                <w:rFonts w:eastAsia="Calibri"/>
                <w:szCs w:val="22"/>
                <w:lang w:val="en-US"/>
              </w:rPr>
              <w:t>SRC</w:t>
            </w:r>
            <w:r w:rsidRPr="001B799F">
              <w:rPr>
                <w:rFonts w:eastAsia="Calibri"/>
                <w:szCs w:val="22"/>
              </w:rPr>
              <w:t>:</w:t>
            </w:r>
            <w:r>
              <w:rPr>
                <w:rFonts w:eastAsia="Calibri"/>
                <w:szCs w:val="22"/>
              </w:rPr>
              <w:t xml:space="preserve"> 36</w:t>
            </w:r>
          </w:p>
        </w:tc>
        <w:tc>
          <w:tcPr>
            <w:tcW w:w="1107" w:type="pct"/>
            <w:vMerge/>
          </w:tcPr>
          <w:p w14:paraId="16FC3FC4" w14:textId="77777777" w:rsidR="001757B9" w:rsidRPr="001D7F7A" w:rsidRDefault="001757B9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54" w:type="pct"/>
            <w:vMerge/>
          </w:tcPr>
          <w:p w14:paraId="6626F514" w14:textId="77777777" w:rsidR="001757B9" w:rsidRPr="007A70A7" w:rsidRDefault="001757B9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7F94E6EA" w14:textId="00DA88AA" w:rsidR="001757B9" w:rsidRPr="001D7F7A" w:rsidRDefault="001757B9" w:rsidP="0011427E">
            <w:pPr>
              <w:pStyle w:val="GOSTTablenorm"/>
            </w:pPr>
            <w:r w:rsidRPr="001D7F7A">
              <w:t>-</w:t>
            </w:r>
          </w:p>
        </w:tc>
        <w:tc>
          <w:tcPr>
            <w:tcW w:w="256" w:type="pct"/>
          </w:tcPr>
          <w:p w14:paraId="0E6B995E" w14:textId="5AB98E7D" w:rsidR="001757B9" w:rsidRPr="001D7F7A" w:rsidRDefault="001757B9" w:rsidP="0011427E">
            <w:pPr>
              <w:pStyle w:val="GOSTTablenorm"/>
            </w:pPr>
            <w:r w:rsidRPr="001D7F7A">
              <w:t>+</w:t>
            </w:r>
            <w:r>
              <w:t xml:space="preserve"> ГАИФ</w:t>
            </w:r>
          </w:p>
        </w:tc>
        <w:tc>
          <w:tcPr>
            <w:tcW w:w="213" w:type="pct"/>
          </w:tcPr>
          <w:p w14:paraId="50E77673" w14:textId="1B9C3C1D" w:rsidR="001757B9" w:rsidRPr="001D7F7A" w:rsidRDefault="001757B9" w:rsidP="0011427E">
            <w:pPr>
              <w:pStyle w:val="GOSTTablenorm"/>
            </w:pPr>
            <w:r w:rsidRPr="001D7F7A">
              <w:t>-</w:t>
            </w:r>
          </w:p>
        </w:tc>
        <w:tc>
          <w:tcPr>
            <w:tcW w:w="213" w:type="pct"/>
          </w:tcPr>
          <w:p w14:paraId="5AB808AB" w14:textId="53BAD649" w:rsidR="001757B9" w:rsidRPr="001D7F7A" w:rsidRDefault="001757B9" w:rsidP="0011427E">
            <w:pPr>
              <w:pStyle w:val="GOSTTablenorm"/>
            </w:pPr>
            <w:r w:rsidRPr="001D7F7A">
              <w:t>-</w:t>
            </w:r>
          </w:p>
        </w:tc>
        <w:tc>
          <w:tcPr>
            <w:tcW w:w="213" w:type="pct"/>
          </w:tcPr>
          <w:p w14:paraId="613181BA" w14:textId="41BB9FBD" w:rsidR="001757B9" w:rsidRPr="001D7F7A" w:rsidRDefault="001757B9" w:rsidP="0011427E">
            <w:pPr>
              <w:pStyle w:val="GOSTTablenorm"/>
            </w:pPr>
            <w:r w:rsidRPr="001D7F7A">
              <w:t>-</w:t>
            </w:r>
          </w:p>
        </w:tc>
        <w:tc>
          <w:tcPr>
            <w:tcW w:w="249" w:type="pct"/>
          </w:tcPr>
          <w:p w14:paraId="434AB534" w14:textId="55EBDABE" w:rsidR="001757B9" w:rsidRPr="001D7F7A" w:rsidRDefault="001757B9" w:rsidP="0011427E">
            <w:pPr>
              <w:pStyle w:val="GOSTTablenorm"/>
            </w:pPr>
            <w:r w:rsidRPr="001D7F7A">
              <w:t>-</w:t>
            </w:r>
          </w:p>
        </w:tc>
      </w:tr>
      <w:tr w:rsidR="001757B9" w:rsidRPr="005E26C1" w14:paraId="48F7EBCF" w14:textId="77777777" w:rsidTr="00D45F66">
        <w:tc>
          <w:tcPr>
            <w:tcW w:w="125" w:type="pct"/>
          </w:tcPr>
          <w:p w14:paraId="46A7BEAA" w14:textId="77777777" w:rsidR="001757B9" w:rsidRPr="001D7F7A" w:rsidRDefault="001757B9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2C4A5B19" w14:textId="77777777" w:rsidR="001757B9" w:rsidRPr="001D7F7A" w:rsidRDefault="001757B9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37444243" w14:textId="77777777" w:rsidR="001757B9" w:rsidRPr="00484DE9" w:rsidRDefault="001757B9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095CACAC" w14:textId="4315D2C9" w:rsidR="001757B9" w:rsidRDefault="001757B9" w:rsidP="0011427E">
            <w:pPr>
              <w:pStyle w:val="GOSTTablenorm"/>
              <w:rPr>
                <w:szCs w:val="22"/>
              </w:rPr>
            </w:pPr>
            <w:r w:rsidRPr="00484DE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ED28355" w14:textId="1D4F6183" w:rsidR="001757B9" w:rsidRDefault="001757B9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3B9591AB" w14:textId="2CF99B96" w:rsidR="001757B9" w:rsidRPr="001D7F7A" w:rsidRDefault="001757B9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740220D0" w14:textId="632B8FF3" w:rsidR="001757B9" w:rsidRPr="001B799F" w:rsidRDefault="001757B9" w:rsidP="0011427E">
            <w:pPr>
              <w:pStyle w:val="GOSTTablenorm"/>
              <w:rPr>
                <w:rFonts w:eastAsia="Calibri"/>
                <w:szCs w:val="22"/>
                <w:lang w:val="en-US"/>
              </w:rPr>
            </w:pPr>
            <w:r w:rsidRPr="001B799F">
              <w:rPr>
                <w:rFonts w:eastAsia="Calibri"/>
                <w:szCs w:val="22"/>
                <w:lang w:val="en-US"/>
              </w:rPr>
              <w:t>SRC</w:t>
            </w:r>
            <w:r w:rsidRPr="001B799F">
              <w:rPr>
                <w:rFonts w:eastAsia="Calibri"/>
                <w:szCs w:val="22"/>
              </w:rPr>
              <w:t>:</w:t>
            </w:r>
            <w:r>
              <w:rPr>
                <w:rFonts w:eastAsia="Calibri"/>
                <w:szCs w:val="22"/>
              </w:rPr>
              <w:t xml:space="preserve"> 68</w:t>
            </w:r>
          </w:p>
        </w:tc>
        <w:tc>
          <w:tcPr>
            <w:tcW w:w="1107" w:type="pct"/>
            <w:vMerge/>
          </w:tcPr>
          <w:p w14:paraId="10B1C7A6" w14:textId="77777777" w:rsidR="001757B9" w:rsidRPr="001D7F7A" w:rsidRDefault="001757B9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54" w:type="pct"/>
            <w:vMerge/>
          </w:tcPr>
          <w:p w14:paraId="0F44D6FE" w14:textId="77777777" w:rsidR="001757B9" w:rsidRPr="007A70A7" w:rsidRDefault="001757B9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5EF87DC7" w14:textId="543396FF" w:rsidR="001757B9" w:rsidRPr="001D7F7A" w:rsidRDefault="001757B9" w:rsidP="0011427E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7DFE1B46" w14:textId="5A3484A9" w:rsidR="001757B9" w:rsidRPr="001D7F7A" w:rsidRDefault="001757B9" w:rsidP="0011427E">
            <w:pPr>
              <w:pStyle w:val="GOSTTablenorm"/>
            </w:pPr>
            <w:r>
              <w:t>+ АИФ с полномочиями ГАИФ</w:t>
            </w:r>
          </w:p>
        </w:tc>
        <w:tc>
          <w:tcPr>
            <w:tcW w:w="213" w:type="pct"/>
          </w:tcPr>
          <w:p w14:paraId="1869406C" w14:textId="2BD220EF" w:rsidR="001757B9" w:rsidRPr="001D7F7A" w:rsidRDefault="001757B9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18D9299B" w14:textId="37464CFD" w:rsidR="001757B9" w:rsidRPr="001D7F7A" w:rsidRDefault="001757B9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5E1DE5E4" w14:textId="1F04496C" w:rsidR="001757B9" w:rsidRPr="001D7F7A" w:rsidRDefault="001757B9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3C0939B7" w14:textId="028180F7" w:rsidR="001757B9" w:rsidRPr="001D7F7A" w:rsidRDefault="001757B9" w:rsidP="0011427E">
            <w:pPr>
              <w:pStyle w:val="GOSTTablenorm"/>
            </w:pPr>
            <w:r>
              <w:t>-</w:t>
            </w:r>
          </w:p>
        </w:tc>
      </w:tr>
      <w:tr w:rsidR="00D45F66" w:rsidRPr="005E26C1" w14:paraId="20327C83" w14:textId="77777777" w:rsidTr="00D45F66">
        <w:tc>
          <w:tcPr>
            <w:tcW w:w="125" w:type="pct"/>
          </w:tcPr>
          <w:p w14:paraId="68D2380C" w14:textId="77777777" w:rsidR="00D45F66" w:rsidRPr="001D7F7A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60F4A763" w14:textId="375602C0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1D7F7A">
              <w:t>Неиспользованный остаток БА</w:t>
            </w:r>
          </w:p>
        </w:tc>
        <w:tc>
          <w:tcPr>
            <w:tcW w:w="279" w:type="pct"/>
          </w:tcPr>
          <w:p w14:paraId="5BBA287B" w14:textId="3220B5D4" w:rsidR="00D45F66" w:rsidRPr="00484DE9" w:rsidRDefault="004E716C" w:rsidP="0011427E">
            <w:pPr>
              <w:pStyle w:val="GOSTTablenorm"/>
              <w:rPr>
                <w:szCs w:val="22"/>
              </w:rPr>
            </w:pPr>
            <w:ins w:id="1185" w:author="Краснова Наталья EXP-332161" w:date="2026-03-19T17:47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462018B4" w14:textId="50AEC4A1" w:rsidR="00D45F66" w:rsidRDefault="00D45F66" w:rsidP="0011427E">
            <w:pPr>
              <w:pStyle w:val="GOSTTablenorm"/>
            </w:pPr>
            <w:r w:rsidRPr="00484DE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1C4EC61" w14:textId="4358F0F1" w:rsidR="00D45F66" w:rsidRPr="001D7F7A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24C66765" w14:textId="6D055CC5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1D7F7A">
              <w:t>281</w:t>
            </w:r>
          </w:p>
        </w:tc>
        <w:tc>
          <w:tcPr>
            <w:tcW w:w="301" w:type="pct"/>
          </w:tcPr>
          <w:p w14:paraId="6A794CC7" w14:textId="5792059D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1B799F">
              <w:rPr>
                <w:rFonts w:eastAsia="Calibri"/>
                <w:szCs w:val="22"/>
                <w:lang w:val="en-US"/>
              </w:rPr>
              <w:t>SRC</w:t>
            </w:r>
            <w:r>
              <w:rPr>
                <w:rFonts w:eastAsia="Calibri"/>
                <w:szCs w:val="22"/>
              </w:rPr>
              <w:t>:</w:t>
            </w:r>
            <w:r>
              <w:rPr>
                <w:szCs w:val="22"/>
              </w:rPr>
              <w:t xml:space="preserve"> 88</w:t>
            </w:r>
          </w:p>
        </w:tc>
        <w:tc>
          <w:tcPr>
            <w:tcW w:w="1107" w:type="pct"/>
          </w:tcPr>
          <w:p w14:paraId="710AD63F" w14:textId="77777777" w:rsidR="00D45F66" w:rsidRDefault="00D45F66" w:rsidP="0011427E">
            <w:pPr>
              <w:pStyle w:val="GOSTTablenorm"/>
            </w:pPr>
            <w:r w:rsidRPr="00A112AD">
              <w:t xml:space="preserve">Величина БА, доведенных до </w:t>
            </w:r>
            <w:r>
              <w:t xml:space="preserve">АИФ, </w:t>
            </w:r>
            <w:r w:rsidRPr="00A112AD">
              <w:t xml:space="preserve">за вычетом </w:t>
            </w:r>
            <w:r>
              <w:t xml:space="preserve">итоговой суммой </w:t>
            </w:r>
            <w:r w:rsidRPr="00A112AD">
              <w:t>кассовых выплат.</w:t>
            </w:r>
          </w:p>
          <w:p w14:paraId="78CBE452" w14:textId="77777777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14F69472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Оборот по Кт за отчетный период по показателям</w:t>
            </w:r>
            <w:r>
              <w:rPr>
                <w:szCs w:val="22"/>
              </w:rPr>
              <w:t>:</w:t>
            </w:r>
          </w:p>
          <w:p w14:paraId="1AEE9F1E" w14:textId="77777777" w:rsidR="00D45F66" w:rsidRDefault="00D45F66" w:rsidP="0011427E">
            <w:pPr>
              <w:pStyle w:val="GOSTTableListMark1"/>
            </w:pPr>
            <w:r w:rsidRPr="001D7F7A">
              <w:t>БА_ПБС_</w:t>
            </w:r>
            <w:r w:rsidRPr="003F72F0">
              <w:t>1</w:t>
            </w:r>
            <w:r>
              <w:t>,</w:t>
            </w:r>
          </w:p>
          <w:p w14:paraId="1FFE7204" w14:textId="77777777" w:rsidR="00D45F66" w:rsidRDefault="00D45F66" w:rsidP="0011427E">
            <w:pPr>
              <w:pStyle w:val="GOSTTableListMark1"/>
            </w:pPr>
            <w:r>
              <w:t>БА_ПБС_СВЗ_1</w:t>
            </w:r>
            <w:r w:rsidRPr="001D7F7A">
              <w:t>,</w:t>
            </w:r>
          </w:p>
          <w:p w14:paraId="1B7ABB00" w14:textId="627494A4" w:rsidR="00D45F66" w:rsidRPr="001D7F7A" w:rsidRDefault="00D45F66" w:rsidP="0011427E">
            <w:pPr>
              <w:pStyle w:val="GOSTTableListMark1"/>
            </w:pPr>
            <w:r w:rsidRPr="001D7F7A">
              <w:t>БА_ПБС_ВАЛ_</w:t>
            </w:r>
            <w:r>
              <w:t>1</w:t>
            </w:r>
          </w:p>
          <w:p w14:paraId="3FF26506" w14:textId="77777777" w:rsidR="00D45F66" w:rsidRPr="001D7F7A" w:rsidRDefault="00D45F66" w:rsidP="0011427E">
            <w:pPr>
              <w:pStyle w:val="GOSTTablenorm"/>
            </w:pPr>
            <w:r w:rsidRPr="001D7F7A">
              <w:lastRenderedPageBreak/>
              <w:t>минус</w:t>
            </w:r>
          </w:p>
          <w:p w14:paraId="511A6B06" w14:textId="0619C472" w:rsidR="00D45F66" w:rsidRPr="001D7F7A" w:rsidRDefault="00D45F66" w:rsidP="0011427E">
            <w:pPr>
              <w:pStyle w:val="GOSTTablenorm"/>
            </w:pPr>
            <w:r w:rsidRPr="005E26C1">
              <w:rPr>
                <w:szCs w:val="22"/>
              </w:rPr>
              <w:t>Баланс (Остаток по Дт = Оборот по Дт минус Оборот по Кт) на конец отчетного периода по показателям:</w:t>
            </w:r>
          </w:p>
          <w:p w14:paraId="7D88A8D5" w14:textId="23C03632" w:rsidR="00D45F66" w:rsidRPr="001D7F7A" w:rsidRDefault="00D45F66" w:rsidP="0011427E">
            <w:pPr>
              <w:pStyle w:val="GOSTTableListMark1"/>
            </w:pPr>
            <w:r>
              <w:t>ВЫБЫТИЯ_КУ,</w:t>
            </w:r>
          </w:p>
          <w:p w14:paraId="7EC1E38B" w14:textId="187987BE" w:rsidR="00D45F66" w:rsidRDefault="00D45F66" w:rsidP="0011427E">
            <w:pPr>
              <w:pStyle w:val="GOSTTableListMark1"/>
            </w:pPr>
            <w:r>
              <w:t>ВЫБЫТИЯ_ВН</w:t>
            </w:r>
          </w:p>
          <w:p w14:paraId="6F43488D" w14:textId="0C19144B" w:rsidR="00D45F66" w:rsidRDefault="00D45F66" w:rsidP="0011427E">
            <w:pPr>
              <w:pStyle w:val="GOSTTableListMark1"/>
              <w:rPr>
                <w:rFonts w:eastAsia="Calibri"/>
                <w:szCs w:val="22"/>
              </w:rPr>
            </w:pPr>
            <w:r>
              <w:rPr>
                <w:rFonts w:eastAsia="Calibri"/>
                <w:szCs w:val="22"/>
              </w:rPr>
              <w:t>ПОСТУПЛЕНИЯ_КУ,</w:t>
            </w:r>
          </w:p>
          <w:p w14:paraId="03432936" w14:textId="0DDEBC5C" w:rsidR="00D45F66" w:rsidRDefault="00D45F66" w:rsidP="0011427E">
            <w:pPr>
              <w:pStyle w:val="GOSTTableListMark1"/>
              <w:rPr>
                <w:rFonts w:eastAsia="Calibri"/>
                <w:szCs w:val="22"/>
              </w:rPr>
            </w:pPr>
            <w:r>
              <w:rPr>
                <w:rFonts w:eastAsia="Calibri"/>
                <w:szCs w:val="22"/>
              </w:rPr>
              <w:t>ПОСТУПЛЕНИЯ_ВН,</w:t>
            </w:r>
          </w:p>
          <w:p w14:paraId="4290A3F4" w14:textId="3F60A8B2" w:rsidR="00D45F66" w:rsidRDefault="00D45F66" w:rsidP="0011427E">
            <w:pPr>
              <w:pStyle w:val="GOSTTableListMark1"/>
              <w:rPr>
                <w:rFonts w:eastAsia="Calibri"/>
                <w:szCs w:val="22"/>
              </w:rPr>
            </w:pPr>
            <w:r>
              <w:rPr>
                <w:rFonts w:eastAsia="Calibri"/>
                <w:szCs w:val="22"/>
              </w:rPr>
              <w:t>ПОСТ_РАСПР_Н,</w:t>
            </w:r>
          </w:p>
          <w:p w14:paraId="41EEAF58" w14:textId="098935E5" w:rsidR="00D45F66" w:rsidRDefault="00D45F66" w:rsidP="0011427E">
            <w:pPr>
              <w:pStyle w:val="GOSTTableListMark1"/>
              <w:rPr>
                <w:rFonts w:eastAsia="Calibri"/>
                <w:szCs w:val="22"/>
              </w:rPr>
            </w:pPr>
            <w:r>
              <w:rPr>
                <w:rFonts w:eastAsia="Calibri"/>
                <w:szCs w:val="22"/>
              </w:rPr>
              <w:t>ПОСТ_РАСПР_ВН,</w:t>
            </w:r>
          </w:p>
          <w:p w14:paraId="4A836C3F" w14:textId="7CC99C6E" w:rsidR="00D45F66" w:rsidRPr="005E26C1" w:rsidRDefault="00D45F66" w:rsidP="0011427E">
            <w:pPr>
              <w:pStyle w:val="GOSTTableListMark1"/>
              <w:rPr>
                <w:szCs w:val="22"/>
              </w:rPr>
            </w:pPr>
            <w:r>
              <w:rPr>
                <w:rFonts w:eastAsia="Calibri"/>
                <w:szCs w:val="22"/>
              </w:rPr>
              <w:t>КУРС_РАЗН_Н</w:t>
            </w:r>
          </w:p>
        </w:tc>
        <w:tc>
          <w:tcPr>
            <w:tcW w:w="254" w:type="pct"/>
          </w:tcPr>
          <w:p w14:paraId="2EDC93B1" w14:textId="28665E75" w:rsidR="00D45F66" w:rsidRDefault="00D45F66" w:rsidP="0011427E">
            <w:pPr>
              <w:pStyle w:val="GOSTTablenorm"/>
              <w:rPr>
                <w:szCs w:val="22"/>
              </w:rPr>
            </w:pPr>
            <w:r w:rsidRPr="007A70A7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5F1AA8DE" w14:textId="428FDC77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1D7F7A">
              <w:t>-</w:t>
            </w:r>
          </w:p>
        </w:tc>
        <w:tc>
          <w:tcPr>
            <w:tcW w:w="256" w:type="pct"/>
          </w:tcPr>
          <w:p w14:paraId="1CCD3600" w14:textId="240995C0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1D7F7A">
              <w:t>-</w:t>
            </w:r>
          </w:p>
        </w:tc>
        <w:tc>
          <w:tcPr>
            <w:tcW w:w="213" w:type="pct"/>
          </w:tcPr>
          <w:p w14:paraId="079D6051" w14:textId="1EC2BC65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1D7F7A">
              <w:t>-</w:t>
            </w:r>
          </w:p>
        </w:tc>
        <w:tc>
          <w:tcPr>
            <w:tcW w:w="213" w:type="pct"/>
          </w:tcPr>
          <w:p w14:paraId="3B84AD63" w14:textId="2FC239C5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1D7F7A">
              <w:t>-</w:t>
            </w:r>
          </w:p>
        </w:tc>
        <w:tc>
          <w:tcPr>
            <w:tcW w:w="213" w:type="pct"/>
          </w:tcPr>
          <w:p w14:paraId="6BFC7E03" w14:textId="492F148E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1D7F7A">
              <w:t>+</w:t>
            </w:r>
          </w:p>
        </w:tc>
        <w:tc>
          <w:tcPr>
            <w:tcW w:w="249" w:type="pct"/>
          </w:tcPr>
          <w:p w14:paraId="507B2B21" w14:textId="2E346B32" w:rsidR="00D45F66" w:rsidRDefault="00D45F66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</w:tr>
      <w:tr w:rsidR="001757B9" w:rsidRPr="005E26C1" w14:paraId="1569A3F8" w14:textId="77777777" w:rsidTr="00D45F66">
        <w:tc>
          <w:tcPr>
            <w:tcW w:w="125" w:type="pct"/>
          </w:tcPr>
          <w:p w14:paraId="65AFCDD8" w14:textId="77777777" w:rsidR="001757B9" w:rsidRPr="008A7F76" w:rsidRDefault="001757B9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649286A0" w14:textId="350F7CE6" w:rsidR="001757B9" w:rsidRPr="005E26C1" w:rsidRDefault="001757B9" w:rsidP="0011427E">
            <w:pPr>
              <w:pStyle w:val="GOSTTablenorm"/>
              <w:rPr>
                <w:szCs w:val="22"/>
              </w:rPr>
            </w:pPr>
            <w:r w:rsidRPr="00B10891">
              <w:rPr>
                <w:rFonts w:eastAsia="Calibri"/>
                <w:szCs w:val="22"/>
              </w:rPr>
              <w:t>Остаток БА ГРБС, ГАИФ (с учетом блокированных) на текущий финансовый год</w:t>
            </w:r>
          </w:p>
        </w:tc>
        <w:tc>
          <w:tcPr>
            <w:tcW w:w="279" w:type="pct"/>
            <w:vMerge w:val="restart"/>
          </w:tcPr>
          <w:p w14:paraId="6A6EAD5A" w14:textId="265770C9" w:rsidR="001757B9" w:rsidRPr="00484DE9" w:rsidRDefault="004E716C" w:rsidP="0011427E">
            <w:pPr>
              <w:pStyle w:val="GOSTTablenorm"/>
              <w:rPr>
                <w:szCs w:val="22"/>
              </w:rPr>
            </w:pPr>
            <w:ins w:id="1186" w:author="Краснова Наталья EXP-332161" w:date="2026-03-19T17:47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0BDB3BD3" w14:textId="0FAFE847" w:rsidR="001757B9" w:rsidDel="0098265C" w:rsidRDefault="001757B9" w:rsidP="0011427E">
            <w:pPr>
              <w:pStyle w:val="GOSTTablenorm"/>
            </w:pPr>
            <w:r w:rsidRPr="00484DE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724E94B" w14:textId="259207D5" w:rsidR="001757B9" w:rsidRPr="008B6CE4" w:rsidRDefault="001757B9" w:rsidP="0011427E">
            <w:pPr>
              <w:pStyle w:val="GOSTTablenorm"/>
              <w:rPr>
                <w:lang w:val="en-US"/>
              </w:rPr>
            </w:pPr>
            <w:r>
              <w:rPr>
                <w:lang w:val="en-US"/>
              </w:rPr>
              <w:t>BALBO_GABS</w:t>
            </w:r>
            <w:r>
              <w:t>:</w:t>
            </w:r>
            <w:r>
              <w:rPr>
                <w:lang w:val="en-US"/>
              </w:rPr>
              <w:t xml:space="preserve"> 45</w:t>
            </w:r>
          </w:p>
        </w:tc>
        <w:tc>
          <w:tcPr>
            <w:tcW w:w="341" w:type="pct"/>
          </w:tcPr>
          <w:p w14:paraId="6443A45B" w14:textId="7AACED9F" w:rsidR="001757B9" w:rsidRPr="005E26C1" w:rsidRDefault="001757B9" w:rsidP="0011427E">
            <w:pPr>
              <w:pStyle w:val="GOSTTablenorm"/>
              <w:rPr>
                <w:szCs w:val="22"/>
              </w:rPr>
            </w:pPr>
            <w:r>
              <w:t>202</w:t>
            </w:r>
          </w:p>
        </w:tc>
        <w:tc>
          <w:tcPr>
            <w:tcW w:w="301" w:type="pct"/>
          </w:tcPr>
          <w:p w14:paraId="1205170B" w14:textId="0EC92F06" w:rsidR="001757B9" w:rsidRPr="005E26C1" w:rsidRDefault="001757B9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32B74066" w14:textId="28FADA28" w:rsidR="001757B9" w:rsidRPr="0055312D" w:rsidRDefault="001757B9" w:rsidP="0011427E">
            <w:pPr>
              <w:pStyle w:val="GOSTTablenorm"/>
              <w:rPr>
                <w:rFonts w:eastAsia="Calibri"/>
              </w:rPr>
            </w:pPr>
            <w:r w:rsidRPr="008258BA">
              <w:rPr>
                <w:rFonts w:eastAsia="Calibri"/>
              </w:rPr>
              <w:t xml:space="preserve">Величина разности БА на текущий финансовый год, доведенных </w:t>
            </w:r>
            <w:r w:rsidRPr="0055312D">
              <w:rPr>
                <w:rFonts w:eastAsia="Calibri"/>
              </w:rPr>
              <w:t>до ГРБС, ГАИФ, и БА, распределенных им по подведомственным УБП, уменьшенная на сумму заблокированных БА.</w:t>
            </w:r>
          </w:p>
          <w:p w14:paraId="3A8FF983" w14:textId="37193311" w:rsidR="001757B9" w:rsidRPr="007D5F97" w:rsidRDefault="001757B9" w:rsidP="0011427E">
            <w:pPr>
              <w:pStyle w:val="GOSTTablenorm"/>
              <w:rPr>
                <w:rFonts w:eastAsia="Calibri"/>
              </w:rPr>
            </w:pPr>
            <w:r w:rsidRPr="0055312D">
              <w:t>Расчет по сумме в валюте учета (в рублях).</w:t>
            </w:r>
          </w:p>
          <w:p w14:paraId="7D748DC0" w14:textId="77777777" w:rsidR="001757B9" w:rsidRPr="002B15ED" w:rsidRDefault="001757B9" w:rsidP="0011427E">
            <w:pPr>
              <w:pStyle w:val="GOSTTablenorm"/>
            </w:pPr>
            <w:r w:rsidRPr="002B15ED">
              <w:lastRenderedPageBreak/>
              <w:t>Баланс (Остаток по Кт = Оборот по Кт минус Оборот по Дт) на конец отчетного периода по показателям:</w:t>
            </w:r>
          </w:p>
          <w:p w14:paraId="1DCD07D1" w14:textId="7E4C8E17" w:rsidR="001757B9" w:rsidRPr="004A1C8C" w:rsidRDefault="001757B9" w:rsidP="0011427E">
            <w:pPr>
              <w:pStyle w:val="GOSTTableListMark1"/>
            </w:pPr>
            <w:r>
              <w:t>БА_ГАБС_1,</w:t>
            </w:r>
          </w:p>
          <w:p w14:paraId="46C77F0F" w14:textId="77777777" w:rsidR="001757B9" w:rsidRDefault="001757B9" w:rsidP="0011427E">
            <w:pPr>
              <w:pStyle w:val="GOSTTableListMark1"/>
            </w:pPr>
            <w:r>
              <w:t>БА_ГАБС_СВЗ_1,</w:t>
            </w:r>
          </w:p>
          <w:p w14:paraId="5DB1A647" w14:textId="16ACEE3C" w:rsidR="001757B9" w:rsidRPr="004A1C8C" w:rsidRDefault="001757B9" w:rsidP="0011427E">
            <w:pPr>
              <w:pStyle w:val="GOSTTableListMark1"/>
            </w:pPr>
            <w:r>
              <w:t>БА_РБС_РЕЗ_1,</w:t>
            </w:r>
            <w:r w:rsidRPr="004A1C8C">
              <w:t xml:space="preserve"> </w:t>
            </w:r>
          </w:p>
          <w:p w14:paraId="6851CE9F" w14:textId="0344EB55" w:rsidR="001757B9" w:rsidRPr="005E26C1" w:rsidRDefault="001757B9" w:rsidP="0011427E">
            <w:pPr>
              <w:pStyle w:val="GOSTTableListMark1"/>
            </w:pPr>
            <w:r>
              <w:t>БА_УСЛ_1</w:t>
            </w:r>
          </w:p>
        </w:tc>
        <w:tc>
          <w:tcPr>
            <w:tcW w:w="254" w:type="pct"/>
            <w:vMerge w:val="restart"/>
          </w:tcPr>
          <w:p w14:paraId="25708A7F" w14:textId="7A426845" w:rsidR="001757B9" w:rsidRDefault="001757B9" w:rsidP="0011427E">
            <w:pPr>
              <w:pStyle w:val="GOSTTablenorm"/>
              <w:rPr>
                <w:szCs w:val="22"/>
              </w:rPr>
            </w:pPr>
            <w:r w:rsidRPr="007A70A7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697DF0B8" w14:textId="2F9B2E6B" w:rsidR="001757B9" w:rsidRPr="005E26C1" w:rsidRDefault="001757B9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56" w:type="pct"/>
          </w:tcPr>
          <w:p w14:paraId="1F88A0BB" w14:textId="6F50854D" w:rsidR="001757B9" w:rsidRPr="005E26C1" w:rsidRDefault="001757B9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13" w:type="pct"/>
          </w:tcPr>
          <w:p w14:paraId="578AF043" w14:textId="7F16D148" w:rsidR="001757B9" w:rsidRPr="005E26C1" w:rsidRDefault="001757B9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08301B60" w14:textId="2967B02B" w:rsidR="001757B9" w:rsidRPr="005E26C1" w:rsidRDefault="001757B9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3896EDF8" w14:textId="09DE2296" w:rsidR="001757B9" w:rsidRPr="005E26C1" w:rsidRDefault="001757B9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49" w:type="pct"/>
          </w:tcPr>
          <w:p w14:paraId="1134107F" w14:textId="29E19A7A" w:rsidR="001757B9" w:rsidRDefault="001757B9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</w:tr>
      <w:tr w:rsidR="001757B9" w:rsidRPr="005E26C1" w14:paraId="0C3CF314" w14:textId="77777777" w:rsidTr="00D45F66">
        <w:tc>
          <w:tcPr>
            <w:tcW w:w="125" w:type="pct"/>
          </w:tcPr>
          <w:p w14:paraId="52749DEF" w14:textId="77777777" w:rsidR="001757B9" w:rsidRPr="008A7F76" w:rsidRDefault="001757B9" w:rsidP="003219F6">
            <w:pPr>
              <w:pStyle w:val="GOSTTableNum"/>
            </w:pPr>
          </w:p>
        </w:tc>
        <w:tc>
          <w:tcPr>
            <w:tcW w:w="596" w:type="pct"/>
            <w:vMerge/>
          </w:tcPr>
          <w:p w14:paraId="5EDBB60F" w14:textId="77777777" w:rsidR="001757B9" w:rsidRPr="00B10891" w:rsidRDefault="001757B9" w:rsidP="003219F6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79" w:type="pct"/>
            <w:vMerge/>
          </w:tcPr>
          <w:p w14:paraId="3B764E7F" w14:textId="77777777" w:rsidR="001757B9" w:rsidRPr="00510D55" w:rsidRDefault="001757B9" w:rsidP="003219F6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3BC8CF04" w14:textId="32FD536D" w:rsidR="001757B9" w:rsidRPr="008B6CE4" w:rsidDel="008B6CE4" w:rsidRDefault="001757B9" w:rsidP="003219F6">
            <w:pPr>
              <w:pStyle w:val="GOSTTablenorm"/>
              <w:rPr>
                <w:lang w:val="en-US"/>
              </w:rPr>
            </w:pPr>
            <w:r w:rsidRPr="00510D55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C090956" w14:textId="68BC1C27" w:rsidR="001757B9" w:rsidRPr="008B6CE4" w:rsidRDefault="001757B9" w:rsidP="003219F6">
            <w:pPr>
              <w:pStyle w:val="GOSTTablenorm"/>
            </w:pPr>
            <w:r w:rsidRPr="00F4714D">
              <w:t>-</w:t>
            </w:r>
          </w:p>
        </w:tc>
        <w:tc>
          <w:tcPr>
            <w:tcW w:w="341" w:type="pct"/>
          </w:tcPr>
          <w:p w14:paraId="2DE44E4B" w14:textId="3E16CED1" w:rsidR="001757B9" w:rsidRPr="008B6CE4" w:rsidRDefault="001757B9" w:rsidP="003219F6">
            <w:pPr>
              <w:pStyle w:val="GOSTTablenorm"/>
            </w:pPr>
            <w:r w:rsidRPr="008B6CE4">
              <w:t>-</w:t>
            </w:r>
          </w:p>
        </w:tc>
        <w:tc>
          <w:tcPr>
            <w:tcW w:w="301" w:type="pct"/>
          </w:tcPr>
          <w:p w14:paraId="2A9C5BDA" w14:textId="6B9D0D3E" w:rsidR="001757B9" w:rsidRPr="008B6CE4" w:rsidRDefault="001757B9" w:rsidP="003219F6">
            <w:pPr>
              <w:pStyle w:val="GOSTTablenorm"/>
            </w:pPr>
            <w:r w:rsidRPr="000F6D42">
              <w:rPr>
                <w:lang w:val="en-US"/>
              </w:rPr>
              <w:t>EXP</w:t>
            </w:r>
            <w:r w:rsidRPr="008B6CE4">
              <w:t>: 29</w:t>
            </w:r>
          </w:p>
        </w:tc>
        <w:tc>
          <w:tcPr>
            <w:tcW w:w="1107" w:type="pct"/>
            <w:vMerge/>
          </w:tcPr>
          <w:p w14:paraId="4B7C9469" w14:textId="77777777" w:rsidR="001757B9" w:rsidRPr="008B6CE4" w:rsidRDefault="001757B9" w:rsidP="003219F6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05564E4C" w14:textId="77777777" w:rsidR="001757B9" w:rsidRPr="008B6CE4" w:rsidRDefault="001757B9" w:rsidP="003219F6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5B067E64" w14:textId="32CDE535" w:rsidR="001757B9" w:rsidRPr="008B6CE4" w:rsidRDefault="001757B9" w:rsidP="003219F6">
            <w:pPr>
              <w:pStyle w:val="GOSTTablenorm"/>
            </w:pPr>
            <w:r w:rsidRPr="008B6CE4">
              <w:t>+</w:t>
            </w:r>
            <w:r w:rsidRPr="008B6CE4">
              <w:rPr>
                <w:lang w:val="en-US"/>
              </w:rPr>
              <w:t xml:space="preserve"> </w:t>
            </w:r>
            <w:r w:rsidRPr="008B6CE4">
              <w:t>ГРБС</w:t>
            </w:r>
          </w:p>
        </w:tc>
        <w:tc>
          <w:tcPr>
            <w:tcW w:w="256" w:type="pct"/>
          </w:tcPr>
          <w:p w14:paraId="232BB8CB" w14:textId="0EFF114E" w:rsidR="001757B9" w:rsidRPr="008B6CE4" w:rsidRDefault="001757B9" w:rsidP="003219F6">
            <w:pPr>
              <w:pStyle w:val="GOSTTablenorm"/>
            </w:pPr>
            <w:r w:rsidRPr="008B6CE4">
              <w:t>-</w:t>
            </w:r>
          </w:p>
        </w:tc>
        <w:tc>
          <w:tcPr>
            <w:tcW w:w="213" w:type="pct"/>
          </w:tcPr>
          <w:p w14:paraId="5F5CFDE4" w14:textId="79E29736" w:rsidR="001757B9" w:rsidRPr="008B6CE4" w:rsidRDefault="001757B9" w:rsidP="003219F6">
            <w:pPr>
              <w:pStyle w:val="GOSTTablenorm"/>
            </w:pPr>
            <w:r w:rsidRPr="008B6CE4">
              <w:t>-</w:t>
            </w:r>
          </w:p>
        </w:tc>
        <w:tc>
          <w:tcPr>
            <w:tcW w:w="213" w:type="pct"/>
          </w:tcPr>
          <w:p w14:paraId="0D84EBDF" w14:textId="7F2C2273" w:rsidR="001757B9" w:rsidRPr="008B6CE4" w:rsidRDefault="001757B9" w:rsidP="003219F6">
            <w:pPr>
              <w:pStyle w:val="GOSTTablenorm"/>
            </w:pPr>
            <w:r w:rsidRPr="008B6CE4">
              <w:t>-</w:t>
            </w:r>
          </w:p>
        </w:tc>
        <w:tc>
          <w:tcPr>
            <w:tcW w:w="213" w:type="pct"/>
          </w:tcPr>
          <w:p w14:paraId="3F598DE6" w14:textId="0DDF8828" w:rsidR="001757B9" w:rsidRPr="008B6CE4" w:rsidRDefault="001757B9" w:rsidP="003219F6">
            <w:pPr>
              <w:pStyle w:val="GOSTTablenorm"/>
            </w:pPr>
            <w:r w:rsidRPr="008B6CE4">
              <w:t>-</w:t>
            </w:r>
          </w:p>
        </w:tc>
        <w:tc>
          <w:tcPr>
            <w:tcW w:w="249" w:type="pct"/>
          </w:tcPr>
          <w:p w14:paraId="69A579C2" w14:textId="1A2AB09F" w:rsidR="001757B9" w:rsidRDefault="001757B9" w:rsidP="003219F6">
            <w:pPr>
              <w:pStyle w:val="GOSTTablenorm"/>
            </w:pPr>
            <w:r w:rsidRPr="008B6CE4">
              <w:t>-</w:t>
            </w:r>
          </w:p>
        </w:tc>
      </w:tr>
      <w:tr w:rsidR="001757B9" w:rsidRPr="005E26C1" w14:paraId="0CBC208E" w14:textId="77777777" w:rsidTr="00D45F66">
        <w:tc>
          <w:tcPr>
            <w:tcW w:w="125" w:type="pct"/>
          </w:tcPr>
          <w:p w14:paraId="4BFAB10D" w14:textId="77777777" w:rsidR="001757B9" w:rsidRPr="008A7F76" w:rsidRDefault="001757B9" w:rsidP="003219F6">
            <w:pPr>
              <w:pStyle w:val="GOSTTableNum"/>
            </w:pPr>
          </w:p>
        </w:tc>
        <w:tc>
          <w:tcPr>
            <w:tcW w:w="596" w:type="pct"/>
            <w:vMerge/>
          </w:tcPr>
          <w:p w14:paraId="6B670B53" w14:textId="77777777" w:rsidR="001757B9" w:rsidRPr="00B10891" w:rsidRDefault="001757B9" w:rsidP="003219F6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79" w:type="pct"/>
            <w:vMerge/>
          </w:tcPr>
          <w:p w14:paraId="67F74266" w14:textId="77777777" w:rsidR="001757B9" w:rsidRPr="00510D55" w:rsidRDefault="001757B9" w:rsidP="003219F6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100BE29D" w14:textId="44AE2611" w:rsidR="001757B9" w:rsidRPr="00DF516F" w:rsidDel="008B6CE4" w:rsidRDefault="001757B9" w:rsidP="003219F6">
            <w:pPr>
              <w:pStyle w:val="GOSTTablenorm"/>
              <w:rPr>
                <w:lang w:val="en-US"/>
              </w:rPr>
            </w:pPr>
            <w:r w:rsidRPr="00510D55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6386AB9" w14:textId="1390E02F" w:rsidR="001757B9" w:rsidRDefault="001757B9" w:rsidP="003219F6">
            <w:pPr>
              <w:pStyle w:val="GOSTTablenorm"/>
            </w:pPr>
            <w:r w:rsidRPr="00F4714D">
              <w:t>-</w:t>
            </w:r>
          </w:p>
        </w:tc>
        <w:tc>
          <w:tcPr>
            <w:tcW w:w="341" w:type="pct"/>
          </w:tcPr>
          <w:p w14:paraId="6B2A538E" w14:textId="51B7E0D0" w:rsidR="001757B9" w:rsidRDefault="001757B9" w:rsidP="003219F6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51D457B6" w14:textId="423BFCDC" w:rsidR="001757B9" w:rsidRPr="00016FB9" w:rsidRDefault="001757B9" w:rsidP="003219F6">
            <w:pPr>
              <w:pStyle w:val="GOSTTablenorm"/>
              <w:rPr>
                <w:rFonts w:eastAsia="Calibri"/>
                <w:szCs w:val="22"/>
              </w:rPr>
            </w:pPr>
            <w:r>
              <w:rPr>
                <w:rFonts w:eastAsia="Calibri"/>
                <w:szCs w:val="22"/>
                <w:lang w:val="en-US"/>
              </w:rPr>
              <w:t>SRC</w:t>
            </w:r>
            <w:r>
              <w:rPr>
                <w:rFonts w:eastAsia="Calibri"/>
                <w:szCs w:val="22"/>
              </w:rPr>
              <w:t>: 37</w:t>
            </w:r>
          </w:p>
        </w:tc>
        <w:tc>
          <w:tcPr>
            <w:tcW w:w="1107" w:type="pct"/>
            <w:vMerge/>
          </w:tcPr>
          <w:p w14:paraId="5A35B4F6" w14:textId="77777777" w:rsidR="001757B9" w:rsidRPr="004A1C8C" w:rsidRDefault="001757B9" w:rsidP="003219F6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596C2505" w14:textId="77777777" w:rsidR="001757B9" w:rsidRPr="007A70A7" w:rsidRDefault="001757B9" w:rsidP="003219F6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24D520FC" w14:textId="25F9A86B" w:rsidR="001757B9" w:rsidRDefault="001757B9" w:rsidP="003219F6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1F5F3A2B" w14:textId="031BCD8D" w:rsidR="001757B9" w:rsidRDefault="001757B9" w:rsidP="003219F6">
            <w:pPr>
              <w:pStyle w:val="GOSTTablenorm"/>
            </w:pPr>
            <w:r>
              <w:t>+ ГАИФ</w:t>
            </w:r>
          </w:p>
        </w:tc>
        <w:tc>
          <w:tcPr>
            <w:tcW w:w="213" w:type="pct"/>
          </w:tcPr>
          <w:p w14:paraId="23473633" w14:textId="008970DB" w:rsidR="001757B9" w:rsidRDefault="001757B9" w:rsidP="003219F6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7DF70D4D" w14:textId="7D4DB77C" w:rsidR="001757B9" w:rsidRDefault="001757B9" w:rsidP="003219F6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09C64DD2" w14:textId="48932BB5" w:rsidR="001757B9" w:rsidRDefault="001757B9" w:rsidP="003219F6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17A414BC" w14:textId="78921145" w:rsidR="001757B9" w:rsidRDefault="001757B9" w:rsidP="003219F6">
            <w:pPr>
              <w:pStyle w:val="GOSTTablenorm"/>
            </w:pPr>
            <w:r>
              <w:t>-</w:t>
            </w:r>
          </w:p>
        </w:tc>
      </w:tr>
      <w:tr w:rsidR="001757B9" w:rsidRPr="005E26C1" w14:paraId="6AAA88BD" w14:textId="77777777" w:rsidTr="00D45F66">
        <w:tc>
          <w:tcPr>
            <w:tcW w:w="125" w:type="pct"/>
          </w:tcPr>
          <w:p w14:paraId="4595D11A" w14:textId="77777777" w:rsidR="001757B9" w:rsidRPr="008A7F76" w:rsidRDefault="001757B9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509FF528" w14:textId="7FAE6B71" w:rsidR="001757B9" w:rsidRPr="005E26C1" w:rsidRDefault="001757B9" w:rsidP="0011427E">
            <w:pPr>
              <w:pStyle w:val="GOSTTablenorm"/>
              <w:rPr>
                <w:szCs w:val="22"/>
              </w:rPr>
            </w:pPr>
            <w:r w:rsidRPr="00B10891">
              <w:rPr>
                <w:rFonts w:eastAsia="Calibri"/>
                <w:szCs w:val="22"/>
              </w:rPr>
              <w:t xml:space="preserve">Остаток БА ГРБС, ГАИФ (с учетом блокированных) на </w:t>
            </w:r>
            <w:r w:rsidRPr="00B10891">
              <w:rPr>
                <w:szCs w:val="22"/>
              </w:rPr>
              <w:t>первый год планового периода</w:t>
            </w:r>
          </w:p>
        </w:tc>
        <w:tc>
          <w:tcPr>
            <w:tcW w:w="279" w:type="pct"/>
            <w:vMerge w:val="restart"/>
          </w:tcPr>
          <w:p w14:paraId="101EC306" w14:textId="280B0FFB" w:rsidR="001757B9" w:rsidRPr="00510D55" w:rsidRDefault="004E716C" w:rsidP="0011427E">
            <w:pPr>
              <w:pStyle w:val="GOSTTablenorm"/>
              <w:rPr>
                <w:szCs w:val="22"/>
              </w:rPr>
            </w:pPr>
            <w:ins w:id="1187" w:author="Краснова Наталья EXP-332161" w:date="2026-03-19T17:48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53704A24" w14:textId="13BB364C" w:rsidR="001757B9" w:rsidRPr="0011427E" w:rsidRDefault="001757B9" w:rsidP="0011427E">
            <w:pPr>
              <w:pStyle w:val="GOSTTablenorm"/>
            </w:pPr>
            <w:r w:rsidRPr="00510D55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B5993FC" w14:textId="2248E040" w:rsidR="001757B9" w:rsidRDefault="001757B9" w:rsidP="0011427E">
            <w:pPr>
              <w:pStyle w:val="GOSTTablenorm"/>
            </w:pPr>
            <w:r>
              <w:rPr>
                <w:lang w:val="en-US"/>
              </w:rPr>
              <w:t>BALBO_GABS</w:t>
            </w:r>
            <w:r>
              <w:t>:</w:t>
            </w:r>
            <w:r>
              <w:rPr>
                <w:lang w:val="en-US"/>
              </w:rPr>
              <w:t xml:space="preserve"> 4</w:t>
            </w:r>
            <w:r>
              <w:t>6</w:t>
            </w:r>
          </w:p>
        </w:tc>
        <w:tc>
          <w:tcPr>
            <w:tcW w:w="341" w:type="pct"/>
          </w:tcPr>
          <w:p w14:paraId="238CF2EC" w14:textId="0D6308E9" w:rsidR="001757B9" w:rsidRPr="005E26C1" w:rsidRDefault="001757B9" w:rsidP="0011427E">
            <w:pPr>
              <w:pStyle w:val="GOSTTablenorm"/>
              <w:rPr>
                <w:szCs w:val="22"/>
              </w:rPr>
            </w:pPr>
            <w:r>
              <w:t>203</w:t>
            </w:r>
          </w:p>
        </w:tc>
        <w:tc>
          <w:tcPr>
            <w:tcW w:w="301" w:type="pct"/>
          </w:tcPr>
          <w:p w14:paraId="71501715" w14:textId="27CFEFCD" w:rsidR="001757B9" w:rsidRPr="005E26C1" w:rsidRDefault="001757B9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718432C1" w14:textId="400F7F81" w:rsidR="001757B9" w:rsidRDefault="001757B9" w:rsidP="0011427E">
            <w:pPr>
              <w:pStyle w:val="GOSTTablenorm"/>
              <w:rPr>
                <w:rFonts w:eastAsia="Calibri"/>
                <w:szCs w:val="22"/>
              </w:rPr>
            </w:pPr>
            <w:r w:rsidRPr="004A1C8C">
              <w:rPr>
                <w:rFonts w:eastAsia="Calibri"/>
                <w:szCs w:val="22"/>
              </w:rPr>
              <w:t>Величина разности БА</w:t>
            </w:r>
            <w:r>
              <w:rPr>
                <w:rFonts w:eastAsia="Calibri"/>
                <w:szCs w:val="22"/>
              </w:rPr>
              <w:t xml:space="preserve"> </w:t>
            </w:r>
            <w:r w:rsidRPr="00B10891">
              <w:rPr>
                <w:rFonts w:eastAsia="Calibri"/>
                <w:szCs w:val="22"/>
              </w:rPr>
              <w:t xml:space="preserve">на </w:t>
            </w:r>
            <w:r w:rsidRPr="00B10891">
              <w:rPr>
                <w:szCs w:val="22"/>
              </w:rPr>
              <w:t>первый год планового периода</w:t>
            </w:r>
            <w:r w:rsidRPr="004A1C8C">
              <w:rPr>
                <w:rFonts w:eastAsia="Calibri"/>
                <w:szCs w:val="22"/>
              </w:rPr>
              <w:t>, доведенных до ГРБС, ГАИФ, и БА, распределенных им по подведомственным УБП, уменьшенная на сумму заблокированных БА</w:t>
            </w:r>
            <w:r>
              <w:rPr>
                <w:rFonts w:eastAsia="Calibri"/>
                <w:szCs w:val="22"/>
              </w:rPr>
              <w:t>.</w:t>
            </w:r>
          </w:p>
          <w:p w14:paraId="779C0BF9" w14:textId="77777777" w:rsidR="001757B9" w:rsidRDefault="001757B9" w:rsidP="0011427E">
            <w:pPr>
              <w:pStyle w:val="GOSTTablenorm"/>
              <w:rPr>
                <w:rFonts w:eastAsia="Calibri"/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38844505" w14:textId="77777777" w:rsidR="001757B9" w:rsidRDefault="001757B9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Баланс (Остаток по Кт = Оборот по Кт минус Оборот по Дт) на конец отчетного периода по показателям:</w:t>
            </w:r>
          </w:p>
          <w:p w14:paraId="4558AA81" w14:textId="4CE5F5DB" w:rsidR="001757B9" w:rsidRPr="004A1C8C" w:rsidRDefault="001757B9" w:rsidP="0011427E">
            <w:pPr>
              <w:pStyle w:val="GOSTTableListMark1"/>
            </w:pPr>
            <w:r>
              <w:t>БА_ГАБС_2,</w:t>
            </w:r>
          </w:p>
          <w:p w14:paraId="759200F5" w14:textId="36FD3102" w:rsidR="001757B9" w:rsidRDefault="001757B9" w:rsidP="0011427E">
            <w:pPr>
              <w:pStyle w:val="GOSTTableListMark1"/>
            </w:pPr>
            <w:r>
              <w:t>БА_ГАБС_СВЗ_2,</w:t>
            </w:r>
          </w:p>
          <w:p w14:paraId="7D3BBEFF" w14:textId="09227F50" w:rsidR="001757B9" w:rsidRPr="004A1C8C" w:rsidRDefault="001757B9" w:rsidP="0011427E">
            <w:pPr>
              <w:pStyle w:val="GOSTTableListMark1"/>
            </w:pPr>
            <w:r>
              <w:lastRenderedPageBreak/>
              <w:t>БА_РБС_РЕЗ_2,</w:t>
            </w:r>
          </w:p>
          <w:p w14:paraId="2892682E" w14:textId="0514358C" w:rsidR="001757B9" w:rsidRPr="005E26C1" w:rsidRDefault="001757B9" w:rsidP="0011427E">
            <w:pPr>
              <w:pStyle w:val="GOSTTableListMark1"/>
            </w:pPr>
            <w:r>
              <w:t>БА_УСЛ_2</w:t>
            </w:r>
          </w:p>
        </w:tc>
        <w:tc>
          <w:tcPr>
            <w:tcW w:w="254" w:type="pct"/>
            <w:vMerge w:val="restart"/>
          </w:tcPr>
          <w:p w14:paraId="13B387C0" w14:textId="2CE5B72B" w:rsidR="001757B9" w:rsidRDefault="001757B9" w:rsidP="0011427E">
            <w:pPr>
              <w:pStyle w:val="GOSTTablenorm"/>
              <w:rPr>
                <w:szCs w:val="22"/>
              </w:rPr>
            </w:pPr>
            <w:r w:rsidRPr="00AA4D8E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696B9ED3" w14:textId="6A7F74BC" w:rsidR="001757B9" w:rsidRPr="005E26C1" w:rsidRDefault="001757B9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56" w:type="pct"/>
          </w:tcPr>
          <w:p w14:paraId="60B8E8D4" w14:textId="36AE44D0" w:rsidR="001757B9" w:rsidRPr="005E26C1" w:rsidRDefault="001757B9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13" w:type="pct"/>
          </w:tcPr>
          <w:p w14:paraId="30C90799" w14:textId="5692A458" w:rsidR="001757B9" w:rsidRPr="005E26C1" w:rsidRDefault="001757B9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2B3558B7" w14:textId="52B7BA6E" w:rsidR="001757B9" w:rsidRPr="005E26C1" w:rsidRDefault="001757B9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3899400B" w14:textId="6D77EE77" w:rsidR="001757B9" w:rsidRPr="005E26C1" w:rsidRDefault="001757B9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49" w:type="pct"/>
          </w:tcPr>
          <w:p w14:paraId="6A3ABE7C" w14:textId="2D0449A3" w:rsidR="001757B9" w:rsidRDefault="001757B9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</w:tr>
      <w:tr w:rsidR="001757B9" w:rsidRPr="005E26C1" w14:paraId="223C7132" w14:textId="77777777" w:rsidTr="00D45F66">
        <w:tc>
          <w:tcPr>
            <w:tcW w:w="125" w:type="pct"/>
          </w:tcPr>
          <w:p w14:paraId="07193754" w14:textId="77777777" w:rsidR="001757B9" w:rsidRPr="008A7F76" w:rsidRDefault="001757B9" w:rsidP="003219F6">
            <w:pPr>
              <w:pStyle w:val="GOSTTableNum"/>
            </w:pPr>
          </w:p>
        </w:tc>
        <w:tc>
          <w:tcPr>
            <w:tcW w:w="596" w:type="pct"/>
            <w:vMerge/>
          </w:tcPr>
          <w:p w14:paraId="6D6C388D" w14:textId="77777777" w:rsidR="001757B9" w:rsidRPr="00B10891" w:rsidRDefault="001757B9" w:rsidP="003219F6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79" w:type="pct"/>
            <w:vMerge/>
          </w:tcPr>
          <w:p w14:paraId="5234E8CF" w14:textId="77777777" w:rsidR="001757B9" w:rsidRPr="00510D55" w:rsidRDefault="001757B9" w:rsidP="003219F6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49AD7C8E" w14:textId="072C869D" w:rsidR="001757B9" w:rsidRPr="00DF516F" w:rsidDel="008B6CE4" w:rsidRDefault="001757B9" w:rsidP="003219F6">
            <w:pPr>
              <w:pStyle w:val="GOSTTablenorm"/>
              <w:rPr>
                <w:lang w:val="en-US"/>
              </w:rPr>
            </w:pPr>
            <w:r w:rsidRPr="00510D55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42743FC" w14:textId="2F3A0216" w:rsidR="001757B9" w:rsidRDefault="001757B9" w:rsidP="003219F6">
            <w:pPr>
              <w:pStyle w:val="GOSTTablenorm"/>
            </w:pPr>
            <w:r w:rsidRPr="00AA6598">
              <w:t>-</w:t>
            </w:r>
          </w:p>
        </w:tc>
        <w:tc>
          <w:tcPr>
            <w:tcW w:w="341" w:type="pct"/>
          </w:tcPr>
          <w:p w14:paraId="6BC26B69" w14:textId="268EED03" w:rsidR="001757B9" w:rsidRDefault="001757B9" w:rsidP="003219F6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1C9F9475" w14:textId="1373CC58" w:rsidR="001757B9" w:rsidRPr="0085551D" w:rsidRDefault="001757B9" w:rsidP="003219F6">
            <w:pPr>
              <w:pStyle w:val="GOSTTablenorm"/>
            </w:pPr>
            <w:r>
              <w:rPr>
                <w:lang w:val="en-US"/>
              </w:rPr>
              <w:t>EXP</w:t>
            </w:r>
            <w:r>
              <w:t>: 30</w:t>
            </w:r>
          </w:p>
        </w:tc>
        <w:tc>
          <w:tcPr>
            <w:tcW w:w="1107" w:type="pct"/>
            <w:vMerge/>
          </w:tcPr>
          <w:p w14:paraId="310F02FA" w14:textId="77777777" w:rsidR="001757B9" w:rsidRPr="004A1C8C" w:rsidRDefault="001757B9" w:rsidP="003219F6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27F20CAF" w14:textId="77777777" w:rsidR="001757B9" w:rsidRPr="00AA4D8E" w:rsidRDefault="001757B9" w:rsidP="003219F6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0BDD6394" w14:textId="6812C343" w:rsidR="001757B9" w:rsidRDefault="001757B9" w:rsidP="003219F6">
            <w:pPr>
              <w:pStyle w:val="GOSTTablenorm"/>
            </w:pPr>
            <w:r>
              <w:t>+</w:t>
            </w:r>
            <w:r>
              <w:rPr>
                <w:lang w:val="en-US"/>
              </w:rPr>
              <w:t xml:space="preserve"> </w:t>
            </w:r>
            <w:r>
              <w:t>ГРБС</w:t>
            </w:r>
          </w:p>
        </w:tc>
        <w:tc>
          <w:tcPr>
            <w:tcW w:w="256" w:type="pct"/>
          </w:tcPr>
          <w:p w14:paraId="4741DB9D" w14:textId="32D9CA77" w:rsidR="001757B9" w:rsidRDefault="001757B9" w:rsidP="003219F6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4492EE60" w14:textId="68390B00" w:rsidR="001757B9" w:rsidRDefault="001757B9" w:rsidP="003219F6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53CFB8A2" w14:textId="6F67DBAF" w:rsidR="001757B9" w:rsidRDefault="001757B9" w:rsidP="003219F6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62EAFDEF" w14:textId="7E63BCDC" w:rsidR="001757B9" w:rsidRDefault="001757B9" w:rsidP="003219F6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6C1CA6EB" w14:textId="53514087" w:rsidR="001757B9" w:rsidRDefault="001757B9" w:rsidP="003219F6">
            <w:pPr>
              <w:pStyle w:val="GOSTTablenorm"/>
            </w:pPr>
            <w:r>
              <w:t>-</w:t>
            </w:r>
          </w:p>
        </w:tc>
      </w:tr>
      <w:tr w:rsidR="001757B9" w:rsidRPr="005E26C1" w14:paraId="5AD093E9" w14:textId="77777777" w:rsidTr="00D45F66">
        <w:tc>
          <w:tcPr>
            <w:tcW w:w="125" w:type="pct"/>
          </w:tcPr>
          <w:p w14:paraId="30BA3970" w14:textId="77777777" w:rsidR="001757B9" w:rsidRPr="008A7F76" w:rsidRDefault="001757B9" w:rsidP="003219F6">
            <w:pPr>
              <w:pStyle w:val="GOSTTableNum"/>
            </w:pPr>
          </w:p>
        </w:tc>
        <w:tc>
          <w:tcPr>
            <w:tcW w:w="596" w:type="pct"/>
            <w:vMerge/>
          </w:tcPr>
          <w:p w14:paraId="733A3DF9" w14:textId="77777777" w:rsidR="001757B9" w:rsidRPr="00B10891" w:rsidRDefault="001757B9" w:rsidP="003219F6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79" w:type="pct"/>
            <w:vMerge/>
          </w:tcPr>
          <w:p w14:paraId="32DE7A4B" w14:textId="77777777" w:rsidR="001757B9" w:rsidRPr="00510D55" w:rsidRDefault="001757B9" w:rsidP="003219F6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795F3DF0" w14:textId="52D43ABE" w:rsidR="001757B9" w:rsidRPr="00DF516F" w:rsidDel="008B6CE4" w:rsidRDefault="001757B9" w:rsidP="003219F6">
            <w:pPr>
              <w:pStyle w:val="GOSTTablenorm"/>
              <w:rPr>
                <w:lang w:val="en-US"/>
              </w:rPr>
            </w:pPr>
            <w:r w:rsidRPr="00510D55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EFCEA46" w14:textId="5F6ED15E" w:rsidR="001757B9" w:rsidRDefault="001757B9" w:rsidP="003219F6">
            <w:pPr>
              <w:pStyle w:val="GOSTTablenorm"/>
            </w:pPr>
            <w:r w:rsidRPr="00AA6598">
              <w:t>-</w:t>
            </w:r>
          </w:p>
        </w:tc>
        <w:tc>
          <w:tcPr>
            <w:tcW w:w="341" w:type="pct"/>
          </w:tcPr>
          <w:p w14:paraId="1C6873D1" w14:textId="016807B9" w:rsidR="001757B9" w:rsidRDefault="001757B9" w:rsidP="003219F6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6E2FE43A" w14:textId="76F81561" w:rsidR="001757B9" w:rsidRPr="0085551D" w:rsidRDefault="001757B9" w:rsidP="003219F6">
            <w:pPr>
              <w:pStyle w:val="GOSTTablenorm"/>
              <w:rPr>
                <w:rFonts w:eastAsia="Calibri"/>
                <w:szCs w:val="22"/>
              </w:rPr>
            </w:pPr>
            <w:r>
              <w:rPr>
                <w:rFonts w:eastAsia="Calibri"/>
                <w:szCs w:val="22"/>
                <w:lang w:val="en-US"/>
              </w:rPr>
              <w:t>SRC</w:t>
            </w:r>
            <w:r>
              <w:rPr>
                <w:rFonts w:eastAsia="Calibri"/>
                <w:szCs w:val="22"/>
              </w:rPr>
              <w:t>: 38</w:t>
            </w:r>
          </w:p>
        </w:tc>
        <w:tc>
          <w:tcPr>
            <w:tcW w:w="1107" w:type="pct"/>
            <w:vMerge/>
          </w:tcPr>
          <w:p w14:paraId="3E5373F7" w14:textId="77777777" w:rsidR="001757B9" w:rsidRPr="004A1C8C" w:rsidRDefault="001757B9" w:rsidP="003219F6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22949DFA" w14:textId="77777777" w:rsidR="001757B9" w:rsidRPr="00AA4D8E" w:rsidRDefault="001757B9" w:rsidP="003219F6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3A7D5218" w14:textId="03370869" w:rsidR="001757B9" w:rsidRDefault="001757B9" w:rsidP="003219F6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74C32720" w14:textId="714A4B41" w:rsidR="001757B9" w:rsidRDefault="001757B9" w:rsidP="003219F6">
            <w:pPr>
              <w:pStyle w:val="GOSTTablenorm"/>
            </w:pPr>
            <w:r>
              <w:t>+ ГАИФ</w:t>
            </w:r>
          </w:p>
        </w:tc>
        <w:tc>
          <w:tcPr>
            <w:tcW w:w="213" w:type="pct"/>
          </w:tcPr>
          <w:p w14:paraId="7DC0F09B" w14:textId="4A35F5C6" w:rsidR="001757B9" w:rsidRDefault="001757B9" w:rsidP="003219F6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6DDB5F6B" w14:textId="132292C3" w:rsidR="001757B9" w:rsidRDefault="001757B9" w:rsidP="003219F6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13E8887B" w14:textId="3064F08C" w:rsidR="001757B9" w:rsidRDefault="001757B9" w:rsidP="003219F6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5AC88CDB" w14:textId="2B6CFD0F" w:rsidR="001757B9" w:rsidRDefault="001757B9" w:rsidP="003219F6">
            <w:pPr>
              <w:pStyle w:val="GOSTTablenorm"/>
            </w:pPr>
            <w:r>
              <w:t>-</w:t>
            </w:r>
          </w:p>
        </w:tc>
      </w:tr>
      <w:tr w:rsidR="001757B9" w:rsidRPr="005E26C1" w14:paraId="69A65836" w14:textId="77777777" w:rsidTr="00D45F66">
        <w:tc>
          <w:tcPr>
            <w:tcW w:w="125" w:type="pct"/>
          </w:tcPr>
          <w:p w14:paraId="1C01C0D6" w14:textId="77777777" w:rsidR="001757B9" w:rsidRPr="008A7F76" w:rsidRDefault="001757B9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4051DB8E" w14:textId="77451C03" w:rsidR="001757B9" w:rsidRPr="005E26C1" w:rsidRDefault="001757B9" w:rsidP="0011427E">
            <w:pPr>
              <w:pStyle w:val="GOSTTablenorm"/>
              <w:rPr>
                <w:szCs w:val="22"/>
              </w:rPr>
            </w:pPr>
            <w:r w:rsidRPr="00B10891">
              <w:rPr>
                <w:rFonts w:eastAsia="Calibri"/>
                <w:szCs w:val="22"/>
              </w:rPr>
              <w:t xml:space="preserve">Остаток БА ГРБС, ГАИФ (с учетом блокированных) на </w:t>
            </w:r>
            <w:r w:rsidRPr="00B10891">
              <w:rPr>
                <w:szCs w:val="22"/>
              </w:rPr>
              <w:t>второй год планового периода</w:t>
            </w:r>
          </w:p>
        </w:tc>
        <w:tc>
          <w:tcPr>
            <w:tcW w:w="279" w:type="pct"/>
            <w:vMerge w:val="restart"/>
          </w:tcPr>
          <w:p w14:paraId="3B763420" w14:textId="3302623F" w:rsidR="001757B9" w:rsidRPr="00510D55" w:rsidRDefault="004E716C" w:rsidP="0011427E">
            <w:pPr>
              <w:pStyle w:val="GOSTTablenorm"/>
              <w:rPr>
                <w:szCs w:val="22"/>
              </w:rPr>
            </w:pPr>
            <w:ins w:id="1188" w:author="Краснова Наталья EXP-332161" w:date="2026-03-19T17:48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5FAFEA74" w14:textId="1C065EF9" w:rsidR="001757B9" w:rsidRPr="003219F6" w:rsidRDefault="001757B9" w:rsidP="0011427E">
            <w:pPr>
              <w:pStyle w:val="GOSTTablenorm"/>
            </w:pPr>
            <w:r w:rsidRPr="00510D55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8A43959" w14:textId="2C60FE7D" w:rsidR="001757B9" w:rsidRDefault="001757B9" w:rsidP="0011427E">
            <w:pPr>
              <w:pStyle w:val="GOSTTablenorm"/>
            </w:pPr>
            <w:r>
              <w:rPr>
                <w:lang w:val="en-US"/>
              </w:rPr>
              <w:t>BALBO_GABS</w:t>
            </w:r>
            <w:r>
              <w:t>:</w:t>
            </w:r>
            <w:r>
              <w:rPr>
                <w:lang w:val="en-US"/>
              </w:rPr>
              <w:t xml:space="preserve"> 47</w:t>
            </w:r>
          </w:p>
        </w:tc>
        <w:tc>
          <w:tcPr>
            <w:tcW w:w="341" w:type="pct"/>
          </w:tcPr>
          <w:p w14:paraId="1F60AC62" w14:textId="17B43D66" w:rsidR="001757B9" w:rsidRPr="005E26C1" w:rsidRDefault="001757B9" w:rsidP="0011427E">
            <w:pPr>
              <w:pStyle w:val="GOSTTablenorm"/>
              <w:rPr>
                <w:szCs w:val="22"/>
              </w:rPr>
            </w:pPr>
            <w:r>
              <w:t>204</w:t>
            </w:r>
          </w:p>
        </w:tc>
        <w:tc>
          <w:tcPr>
            <w:tcW w:w="301" w:type="pct"/>
          </w:tcPr>
          <w:p w14:paraId="5AC1DE40" w14:textId="3CF2A776" w:rsidR="001757B9" w:rsidRPr="005E26C1" w:rsidRDefault="001757B9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62CDF5D0" w14:textId="67B8093B" w:rsidR="001757B9" w:rsidRDefault="001757B9" w:rsidP="0011427E">
            <w:pPr>
              <w:pStyle w:val="GOSTTablenorm"/>
              <w:rPr>
                <w:rFonts w:eastAsia="Calibri"/>
                <w:szCs w:val="22"/>
              </w:rPr>
            </w:pPr>
            <w:r w:rsidRPr="004A1C8C">
              <w:rPr>
                <w:rFonts w:eastAsia="Calibri"/>
                <w:szCs w:val="22"/>
              </w:rPr>
              <w:t>Величина разности БА</w:t>
            </w:r>
            <w:r>
              <w:rPr>
                <w:rFonts w:eastAsia="Calibri"/>
                <w:szCs w:val="22"/>
              </w:rPr>
              <w:t xml:space="preserve"> </w:t>
            </w:r>
            <w:r w:rsidRPr="00B10891">
              <w:rPr>
                <w:rFonts w:eastAsia="Calibri"/>
                <w:szCs w:val="22"/>
              </w:rPr>
              <w:t xml:space="preserve">на </w:t>
            </w:r>
            <w:r>
              <w:rPr>
                <w:szCs w:val="22"/>
              </w:rPr>
              <w:t>второй</w:t>
            </w:r>
            <w:r w:rsidRPr="00B10891">
              <w:rPr>
                <w:szCs w:val="22"/>
              </w:rPr>
              <w:t xml:space="preserve"> год планового периода</w:t>
            </w:r>
            <w:r w:rsidRPr="004A1C8C">
              <w:rPr>
                <w:rFonts w:eastAsia="Calibri"/>
                <w:szCs w:val="22"/>
              </w:rPr>
              <w:t>, доведенных до ГРБС, ГАИФ, и БА, распределенных им по подведомственным УБП, уменьшенная на сумму заблокированных БА</w:t>
            </w:r>
            <w:r>
              <w:rPr>
                <w:rFonts w:eastAsia="Calibri"/>
                <w:szCs w:val="22"/>
              </w:rPr>
              <w:t>.</w:t>
            </w:r>
          </w:p>
          <w:p w14:paraId="125C164A" w14:textId="77777777" w:rsidR="001757B9" w:rsidRDefault="001757B9" w:rsidP="0011427E">
            <w:pPr>
              <w:pStyle w:val="GOSTTablenorm"/>
              <w:rPr>
                <w:rFonts w:eastAsia="Calibri"/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71CFD3AC" w14:textId="77777777" w:rsidR="001757B9" w:rsidRDefault="001757B9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Баланс (Остаток по Кт = Оборот по Кт минус Оборот по Дт) на конец отчетного периода по показателям:</w:t>
            </w:r>
          </w:p>
          <w:p w14:paraId="4CF84F91" w14:textId="33F0512C" w:rsidR="001757B9" w:rsidRPr="004A1C8C" w:rsidRDefault="001757B9" w:rsidP="0011427E">
            <w:pPr>
              <w:pStyle w:val="GOSTTableListMark1"/>
            </w:pPr>
            <w:r>
              <w:t>БА_ГАБС_3,</w:t>
            </w:r>
          </w:p>
          <w:p w14:paraId="6D113EAC" w14:textId="448400FB" w:rsidR="001757B9" w:rsidRDefault="001757B9" w:rsidP="0011427E">
            <w:pPr>
              <w:pStyle w:val="GOSTTableListMark1"/>
            </w:pPr>
            <w:r>
              <w:t>БА_ГАБС_СВЗ_3,</w:t>
            </w:r>
          </w:p>
          <w:p w14:paraId="499E33E3" w14:textId="714A39D4" w:rsidR="001757B9" w:rsidRPr="004A1C8C" w:rsidRDefault="001757B9" w:rsidP="0011427E">
            <w:pPr>
              <w:pStyle w:val="GOSTTableListMark1"/>
            </w:pPr>
            <w:r>
              <w:t>БА_РБС_РЕЗ_3,</w:t>
            </w:r>
            <w:r w:rsidRPr="004A1C8C">
              <w:t xml:space="preserve"> </w:t>
            </w:r>
          </w:p>
          <w:p w14:paraId="5A78355C" w14:textId="1A7BA02D" w:rsidR="001757B9" w:rsidRPr="005E26C1" w:rsidRDefault="001757B9" w:rsidP="0011427E">
            <w:pPr>
              <w:pStyle w:val="GOSTTableListMark1"/>
            </w:pPr>
            <w:r>
              <w:t>БА_УСЛ_3</w:t>
            </w:r>
          </w:p>
        </w:tc>
        <w:tc>
          <w:tcPr>
            <w:tcW w:w="254" w:type="pct"/>
            <w:vMerge w:val="restart"/>
          </w:tcPr>
          <w:p w14:paraId="50A3EAC7" w14:textId="03B0A8CB" w:rsidR="001757B9" w:rsidRDefault="001757B9" w:rsidP="0011427E">
            <w:pPr>
              <w:pStyle w:val="GOSTTablenorm"/>
              <w:rPr>
                <w:szCs w:val="22"/>
              </w:rPr>
            </w:pPr>
            <w:r w:rsidRPr="00AA4D8E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3B72C4C3" w14:textId="46807D21" w:rsidR="001757B9" w:rsidRPr="005E26C1" w:rsidRDefault="001757B9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56" w:type="pct"/>
          </w:tcPr>
          <w:p w14:paraId="3CF338F8" w14:textId="4A4D3FEB" w:rsidR="001757B9" w:rsidRPr="005E26C1" w:rsidRDefault="001757B9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13" w:type="pct"/>
          </w:tcPr>
          <w:p w14:paraId="59DD4A8C" w14:textId="1099E78D" w:rsidR="001757B9" w:rsidRPr="005E26C1" w:rsidRDefault="001757B9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1981CF81" w14:textId="7B54C324" w:rsidR="001757B9" w:rsidRPr="005E26C1" w:rsidRDefault="001757B9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240237E5" w14:textId="7DCF41BF" w:rsidR="001757B9" w:rsidRPr="005E26C1" w:rsidRDefault="001757B9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49" w:type="pct"/>
          </w:tcPr>
          <w:p w14:paraId="0427103B" w14:textId="131A3E64" w:rsidR="001757B9" w:rsidRDefault="001757B9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</w:tr>
      <w:tr w:rsidR="001757B9" w:rsidRPr="005E26C1" w14:paraId="577EDD6C" w14:textId="77777777" w:rsidTr="00D45F66">
        <w:tc>
          <w:tcPr>
            <w:tcW w:w="125" w:type="pct"/>
          </w:tcPr>
          <w:p w14:paraId="23335C28" w14:textId="77777777" w:rsidR="001757B9" w:rsidRPr="008A7F76" w:rsidRDefault="001757B9" w:rsidP="003219F6">
            <w:pPr>
              <w:pStyle w:val="GOSTTableNum"/>
            </w:pPr>
          </w:p>
        </w:tc>
        <w:tc>
          <w:tcPr>
            <w:tcW w:w="596" w:type="pct"/>
            <w:vMerge/>
          </w:tcPr>
          <w:p w14:paraId="04633B02" w14:textId="77777777" w:rsidR="001757B9" w:rsidRPr="00B10891" w:rsidRDefault="001757B9" w:rsidP="003219F6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79" w:type="pct"/>
            <w:vMerge/>
          </w:tcPr>
          <w:p w14:paraId="4C4A2DA8" w14:textId="77777777" w:rsidR="001757B9" w:rsidRPr="00510D55" w:rsidRDefault="001757B9" w:rsidP="003219F6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09BF2D20" w14:textId="40BA75E8" w:rsidR="001757B9" w:rsidRPr="00DF516F" w:rsidDel="008B6CE4" w:rsidRDefault="001757B9" w:rsidP="003219F6">
            <w:pPr>
              <w:pStyle w:val="GOSTTablenorm"/>
              <w:rPr>
                <w:lang w:val="en-US"/>
              </w:rPr>
            </w:pPr>
            <w:r w:rsidRPr="00510D55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6A3D4D9" w14:textId="63AF73C3" w:rsidR="001757B9" w:rsidRDefault="001757B9" w:rsidP="003219F6">
            <w:pPr>
              <w:pStyle w:val="GOSTTablenorm"/>
            </w:pPr>
            <w:r w:rsidRPr="00FE55EB">
              <w:t>-</w:t>
            </w:r>
          </w:p>
        </w:tc>
        <w:tc>
          <w:tcPr>
            <w:tcW w:w="341" w:type="pct"/>
          </w:tcPr>
          <w:p w14:paraId="6DDB7259" w14:textId="4F38F1DF" w:rsidR="001757B9" w:rsidRDefault="001757B9" w:rsidP="003219F6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16BEAA22" w14:textId="386D08D3" w:rsidR="001757B9" w:rsidRPr="005E26C1" w:rsidRDefault="001757B9" w:rsidP="003219F6">
            <w:pPr>
              <w:pStyle w:val="GOSTTablenorm"/>
              <w:rPr>
                <w:szCs w:val="22"/>
              </w:rPr>
            </w:pPr>
            <w:r>
              <w:rPr>
                <w:lang w:val="en-US"/>
              </w:rPr>
              <w:t>EXP</w:t>
            </w:r>
            <w:r>
              <w:t>: 31</w:t>
            </w:r>
          </w:p>
        </w:tc>
        <w:tc>
          <w:tcPr>
            <w:tcW w:w="1107" w:type="pct"/>
            <w:vMerge/>
          </w:tcPr>
          <w:p w14:paraId="2B91A01D" w14:textId="77777777" w:rsidR="001757B9" w:rsidRPr="004A1C8C" w:rsidRDefault="001757B9" w:rsidP="003219F6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0CB83023" w14:textId="77777777" w:rsidR="001757B9" w:rsidRPr="00AA4D8E" w:rsidRDefault="001757B9" w:rsidP="003219F6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111B59A7" w14:textId="21F5219C" w:rsidR="001757B9" w:rsidRDefault="001757B9" w:rsidP="003219F6">
            <w:pPr>
              <w:pStyle w:val="GOSTTablenorm"/>
            </w:pPr>
            <w:r>
              <w:t>+</w:t>
            </w:r>
            <w:r>
              <w:rPr>
                <w:lang w:val="en-US"/>
              </w:rPr>
              <w:t xml:space="preserve"> </w:t>
            </w:r>
            <w:r>
              <w:t>ГРБС</w:t>
            </w:r>
          </w:p>
        </w:tc>
        <w:tc>
          <w:tcPr>
            <w:tcW w:w="256" w:type="pct"/>
          </w:tcPr>
          <w:p w14:paraId="614B1237" w14:textId="541724B4" w:rsidR="001757B9" w:rsidRDefault="001757B9" w:rsidP="003219F6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1806AAD0" w14:textId="16E7EEBA" w:rsidR="001757B9" w:rsidRDefault="001757B9" w:rsidP="003219F6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52D3B771" w14:textId="5ABE072C" w:rsidR="001757B9" w:rsidRDefault="001757B9" w:rsidP="003219F6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1F3147A3" w14:textId="47260644" w:rsidR="001757B9" w:rsidRDefault="001757B9" w:rsidP="003219F6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40960D09" w14:textId="18CB2C08" w:rsidR="001757B9" w:rsidRDefault="001757B9" w:rsidP="003219F6">
            <w:pPr>
              <w:pStyle w:val="GOSTTablenorm"/>
            </w:pPr>
            <w:r>
              <w:t>-</w:t>
            </w:r>
          </w:p>
        </w:tc>
      </w:tr>
      <w:tr w:rsidR="001757B9" w:rsidRPr="005E26C1" w14:paraId="5F6318FB" w14:textId="77777777" w:rsidTr="00D45F66">
        <w:tc>
          <w:tcPr>
            <w:tcW w:w="125" w:type="pct"/>
          </w:tcPr>
          <w:p w14:paraId="034FF23A" w14:textId="77777777" w:rsidR="001757B9" w:rsidRPr="008A7F76" w:rsidRDefault="001757B9" w:rsidP="003219F6">
            <w:pPr>
              <w:pStyle w:val="GOSTTableNum"/>
            </w:pPr>
          </w:p>
        </w:tc>
        <w:tc>
          <w:tcPr>
            <w:tcW w:w="596" w:type="pct"/>
            <w:vMerge/>
          </w:tcPr>
          <w:p w14:paraId="2D0C5837" w14:textId="77777777" w:rsidR="001757B9" w:rsidRPr="00B10891" w:rsidRDefault="001757B9" w:rsidP="003219F6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79" w:type="pct"/>
            <w:vMerge/>
          </w:tcPr>
          <w:p w14:paraId="597E1E00" w14:textId="77777777" w:rsidR="001757B9" w:rsidRPr="00510D55" w:rsidRDefault="001757B9" w:rsidP="003219F6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68066A33" w14:textId="54C660D8" w:rsidR="001757B9" w:rsidRPr="00DF516F" w:rsidDel="008B6CE4" w:rsidRDefault="001757B9" w:rsidP="003219F6">
            <w:pPr>
              <w:pStyle w:val="GOSTTablenorm"/>
              <w:rPr>
                <w:lang w:val="en-US"/>
              </w:rPr>
            </w:pPr>
            <w:r w:rsidRPr="00510D55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D08CEAA" w14:textId="5CF8EB36" w:rsidR="001757B9" w:rsidRDefault="001757B9" w:rsidP="003219F6">
            <w:pPr>
              <w:pStyle w:val="GOSTTablenorm"/>
            </w:pPr>
            <w:r w:rsidRPr="00FE55EB">
              <w:t>-</w:t>
            </w:r>
          </w:p>
        </w:tc>
        <w:tc>
          <w:tcPr>
            <w:tcW w:w="341" w:type="pct"/>
          </w:tcPr>
          <w:p w14:paraId="4DA0F1DA" w14:textId="662964B1" w:rsidR="001757B9" w:rsidRDefault="001757B9" w:rsidP="003219F6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326B07B2" w14:textId="698D6F1E" w:rsidR="001757B9" w:rsidRPr="005E26C1" w:rsidRDefault="001757B9" w:rsidP="003219F6">
            <w:pPr>
              <w:pStyle w:val="GOSTTablenorm"/>
              <w:rPr>
                <w:szCs w:val="22"/>
              </w:rPr>
            </w:pPr>
            <w:r>
              <w:rPr>
                <w:rFonts w:eastAsia="Calibri"/>
                <w:szCs w:val="22"/>
                <w:lang w:val="en-US"/>
              </w:rPr>
              <w:t>SRC</w:t>
            </w:r>
            <w:r>
              <w:rPr>
                <w:rFonts w:eastAsia="Calibri"/>
                <w:szCs w:val="22"/>
              </w:rPr>
              <w:t>: 39</w:t>
            </w:r>
          </w:p>
        </w:tc>
        <w:tc>
          <w:tcPr>
            <w:tcW w:w="1107" w:type="pct"/>
            <w:vMerge/>
          </w:tcPr>
          <w:p w14:paraId="4F1306CA" w14:textId="77777777" w:rsidR="001757B9" w:rsidRPr="004A1C8C" w:rsidRDefault="001757B9" w:rsidP="003219F6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27F84608" w14:textId="77777777" w:rsidR="001757B9" w:rsidRPr="00AA4D8E" w:rsidRDefault="001757B9" w:rsidP="003219F6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7AA361CA" w14:textId="19FE22E6" w:rsidR="001757B9" w:rsidRDefault="001757B9" w:rsidP="003219F6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68EB8E1F" w14:textId="458D91EB" w:rsidR="001757B9" w:rsidRDefault="001757B9" w:rsidP="003219F6">
            <w:pPr>
              <w:pStyle w:val="GOSTTablenorm"/>
            </w:pPr>
            <w:r>
              <w:t>+ ГАИФ</w:t>
            </w:r>
          </w:p>
        </w:tc>
        <w:tc>
          <w:tcPr>
            <w:tcW w:w="213" w:type="pct"/>
          </w:tcPr>
          <w:p w14:paraId="2FB83253" w14:textId="6323BF55" w:rsidR="001757B9" w:rsidRDefault="001757B9" w:rsidP="003219F6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486F65AE" w14:textId="6D700D59" w:rsidR="001757B9" w:rsidRDefault="001757B9" w:rsidP="003219F6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749CA1A5" w14:textId="7EBCF7A1" w:rsidR="001757B9" w:rsidRDefault="001757B9" w:rsidP="003219F6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37F22430" w14:textId="3274D5B3" w:rsidR="001757B9" w:rsidRDefault="001757B9" w:rsidP="003219F6">
            <w:pPr>
              <w:pStyle w:val="GOSTTablenorm"/>
            </w:pPr>
            <w:r>
              <w:t>-</w:t>
            </w:r>
          </w:p>
        </w:tc>
      </w:tr>
      <w:tr w:rsidR="001757B9" w:rsidRPr="005E26C1" w14:paraId="39B7C6B0" w14:textId="77777777" w:rsidTr="00D45F66">
        <w:tc>
          <w:tcPr>
            <w:tcW w:w="125" w:type="pct"/>
          </w:tcPr>
          <w:p w14:paraId="2B2EBF0E" w14:textId="77777777" w:rsidR="001757B9" w:rsidRPr="008A7F76" w:rsidRDefault="001757B9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7C9D983C" w14:textId="31509720" w:rsidR="001757B9" w:rsidRPr="005E26C1" w:rsidRDefault="001757B9" w:rsidP="0011427E">
            <w:pPr>
              <w:pStyle w:val="GOSTTablenorm"/>
              <w:rPr>
                <w:szCs w:val="22"/>
              </w:rPr>
            </w:pPr>
            <w:r w:rsidRPr="00B10891">
              <w:rPr>
                <w:rFonts w:eastAsia="Calibri"/>
                <w:szCs w:val="22"/>
              </w:rPr>
              <w:t xml:space="preserve">Остаток БА ГРБС, ГАИФ (с учетом </w:t>
            </w:r>
            <w:r w:rsidRPr="00B10891">
              <w:rPr>
                <w:rFonts w:eastAsia="Calibri"/>
                <w:szCs w:val="22"/>
              </w:rPr>
              <w:lastRenderedPageBreak/>
              <w:t xml:space="preserve">блокированных) на </w:t>
            </w:r>
            <w:r w:rsidRPr="00B10891">
              <w:rPr>
                <w:szCs w:val="22"/>
              </w:rPr>
              <w:t>третий год планового периода</w:t>
            </w:r>
          </w:p>
        </w:tc>
        <w:tc>
          <w:tcPr>
            <w:tcW w:w="279" w:type="pct"/>
            <w:vMerge w:val="restart"/>
          </w:tcPr>
          <w:p w14:paraId="1CA06598" w14:textId="12FDA39C" w:rsidR="001757B9" w:rsidRPr="00510D55" w:rsidRDefault="004E716C" w:rsidP="0011427E">
            <w:pPr>
              <w:pStyle w:val="GOSTTablenorm"/>
              <w:rPr>
                <w:szCs w:val="22"/>
              </w:rPr>
            </w:pPr>
            <w:ins w:id="1189" w:author="Краснова Наталья EXP-332161" w:date="2026-03-19T17:48:00Z">
              <w:r>
                <w:rPr>
                  <w:szCs w:val="22"/>
                </w:rPr>
                <w:lastRenderedPageBreak/>
                <w:t>БПС</w:t>
              </w:r>
            </w:ins>
          </w:p>
        </w:tc>
        <w:tc>
          <w:tcPr>
            <w:tcW w:w="279" w:type="pct"/>
          </w:tcPr>
          <w:p w14:paraId="00C1ABD1" w14:textId="5651D68B" w:rsidR="001757B9" w:rsidRPr="003219F6" w:rsidRDefault="001757B9" w:rsidP="0011427E">
            <w:pPr>
              <w:pStyle w:val="GOSTTablenorm"/>
            </w:pPr>
            <w:r w:rsidRPr="00510D55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6E2FE6F" w14:textId="7DF061D5" w:rsidR="001757B9" w:rsidRDefault="001757B9" w:rsidP="0011427E">
            <w:pPr>
              <w:pStyle w:val="GOSTTablenorm"/>
            </w:pPr>
            <w:r>
              <w:rPr>
                <w:lang w:val="en-US"/>
              </w:rPr>
              <w:t>BALBO_GABS</w:t>
            </w:r>
            <w:r>
              <w:t>:</w:t>
            </w:r>
            <w:r>
              <w:rPr>
                <w:lang w:val="en-US"/>
              </w:rPr>
              <w:t xml:space="preserve"> 48</w:t>
            </w:r>
          </w:p>
        </w:tc>
        <w:tc>
          <w:tcPr>
            <w:tcW w:w="341" w:type="pct"/>
          </w:tcPr>
          <w:p w14:paraId="44E62E5B" w14:textId="35ED2CF8" w:rsidR="001757B9" w:rsidRPr="005E26C1" w:rsidRDefault="001757B9" w:rsidP="0011427E">
            <w:pPr>
              <w:pStyle w:val="GOSTTablenorm"/>
              <w:rPr>
                <w:szCs w:val="22"/>
              </w:rPr>
            </w:pPr>
            <w:r>
              <w:t>205</w:t>
            </w:r>
          </w:p>
        </w:tc>
        <w:tc>
          <w:tcPr>
            <w:tcW w:w="301" w:type="pct"/>
          </w:tcPr>
          <w:p w14:paraId="4D8D3CF0" w14:textId="7251A3EF" w:rsidR="001757B9" w:rsidRPr="005E26C1" w:rsidRDefault="001757B9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16C27D2C" w14:textId="669D9BF7" w:rsidR="001757B9" w:rsidRDefault="001757B9" w:rsidP="0011427E">
            <w:pPr>
              <w:pStyle w:val="GOSTTablenorm"/>
              <w:rPr>
                <w:rFonts w:eastAsia="Calibri"/>
                <w:szCs w:val="22"/>
              </w:rPr>
            </w:pPr>
            <w:r w:rsidRPr="004A1C8C">
              <w:rPr>
                <w:rFonts w:eastAsia="Calibri"/>
                <w:szCs w:val="22"/>
              </w:rPr>
              <w:t>Величина разности БА</w:t>
            </w:r>
            <w:r>
              <w:rPr>
                <w:rFonts w:eastAsia="Calibri"/>
                <w:szCs w:val="22"/>
              </w:rPr>
              <w:t xml:space="preserve"> </w:t>
            </w:r>
            <w:r w:rsidRPr="00B10891">
              <w:rPr>
                <w:rFonts w:eastAsia="Calibri"/>
                <w:szCs w:val="22"/>
              </w:rPr>
              <w:t xml:space="preserve">на </w:t>
            </w:r>
            <w:r>
              <w:rPr>
                <w:szCs w:val="22"/>
              </w:rPr>
              <w:t>третий</w:t>
            </w:r>
            <w:r w:rsidRPr="00B10891">
              <w:rPr>
                <w:szCs w:val="22"/>
              </w:rPr>
              <w:t xml:space="preserve"> год планового периода</w:t>
            </w:r>
            <w:r w:rsidRPr="004A1C8C">
              <w:rPr>
                <w:rFonts w:eastAsia="Calibri"/>
                <w:szCs w:val="22"/>
              </w:rPr>
              <w:t xml:space="preserve">, доведенных до </w:t>
            </w:r>
            <w:r w:rsidRPr="004A1C8C">
              <w:rPr>
                <w:rFonts w:eastAsia="Calibri"/>
                <w:szCs w:val="22"/>
              </w:rPr>
              <w:lastRenderedPageBreak/>
              <w:t>ГРБС, ГАИФ, и БА, распределенных им по подведомственным УБП, уменьшенная на сумму заблокированных БА</w:t>
            </w:r>
            <w:r>
              <w:rPr>
                <w:rFonts w:eastAsia="Calibri"/>
                <w:szCs w:val="22"/>
              </w:rPr>
              <w:t>.</w:t>
            </w:r>
          </w:p>
          <w:p w14:paraId="3E48AFE4" w14:textId="77777777" w:rsidR="001757B9" w:rsidRDefault="001757B9" w:rsidP="0011427E">
            <w:pPr>
              <w:pStyle w:val="GOSTTablenorm"/>
              <w:rPr>
                <w:rFonts w:eastAsia="Calibri"/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05908C6F" w14:textId="77777777" w:rsidR="001757B9" w:rsidRDefault="001757B9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Баланс (Остаток по Кт = Оборот по Кт минус Оборот по Дт) на конец отчетного периода по показателям:</w:t>
            </w:r>
          </w:p>
          <w:p w14:paraId="15682032" w14:textId="16CA252D" w:rsidR="001757B9" w:rsidRPr="004A1C8C" w:rsidRDefault="001757B9" w:rsidP="0011427E">
            <w:pPr>
              <w:pStyle w:val="GOSTTableListMark1"/>
            </w:pPr>
            <w:r>
              <w:t>БА_ГАБС_4,</w:t>
            </w:r>
          </w:p>
          <w:p w14:paraId="56A7D589" w14:textId="3C0D9112" w:rsidR="001757B9" w:rsidRDefault="001757B9" w:rsidP="0011427E">
            <w:pPr>
              <w:pStyle w:val="GOSTTableListMark1"/>
            </w:pPr>
            <w:r>
              <w:t>БА_ГАБС_СВЗ_4,</w:t>
            </w:r>
          </w:p>
          <w:p w14:paraId="7FB7CB85" w14:textId="4B64A5A6" w:rsidR="001757B9" w:rsidRPr="004A1C8C" w:rsidRDefault="001757B9" w:rsidP="0011427E">
            <w:pPr>
              <w:pStyle w:val="GOSTTableListMark1"/>
            </w:pPr>
            <w:r>
              <w:t>БА_РБС_РЕЗ_4,</w:t>
            </w:r>
          </w:p>
          <w:p w14:paraId="3E67A1E6" w14:textId="4D33AD20" w:rsidR="001757B9" w:rsidRPr="00E30942" w:rsidRDefault="001757B9" w:rsidP="0011427E">
            <w:pPr>
              <w:pStyle w:val="GOSTTableListMark1"/>
            </w:pPr>
            <w:r>
              <w:t>БА_УСЛ_4</w:t>
            </w:r>
          </w:p>
        </w:tc>
        <w:tc>
          <w:tcPr>
            <w:tcW w:w="254" w:type="pct"/>
            <w:vMerge w:val="restart"/>
          </w:tcPr>
          <w:p w14:paraId="28BABECF" w14:textId="2B4821C1" w:rsidR="001757B9" w:rsidRDefault="001757B9" w:rsidP="0011427E">
            <w:pPr>
              <w:pStyle w:val="GOSTTablenorm"/>
              <w:rPr>
                <w:szCs w:val="22"/>
              </w:rPr>
            </w:pPr>
            <w:r w:rsidRPr="00AA4D8E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1F36E544" w14:textId="6472BBB2" w:rsidR="001757B9" w:rsidRPr="005E26C1" w:rsidRDefault="001757B9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56" w:type="pct"/>
          </w:tcPr>
          <w:p w14:paraId="180621EB" w14:textId="20979700" w:rsidR="001757B9" w:rsidRPr="005E26C1" w:rsidRDefault="001757B9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13" w:type="pct"/>
          </w:tcPr>
          <w:p w14:paraId="3E500166" w14:textId="72888DB9" w:rsidR="001757B9" w:rsidRPr="005E26C1" w:rsidRDefault="001757B9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1E527568" w14:textId="7BB1F148" w:rsidR="001757B9" w:rsidRPr="005E26C1" w:rsidRDefault="001757B9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5C6ED7F8" w14:textId="748259C1" w:rsidR="001757B9" w:rsidRPr="005E26C1" w:rsidRDefault="001757B9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49" w:type="pct"/>
          </w:tcPr>
          <w:p w14:paraId="23601FFC" w14:textId="47BA3208" w:rsidR="001757B9" w:rsidRDefault="001757B9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</w:tr>
      <w:tr w:rsidR="001757B9" w:rsidRPr="005E26C1" w14:paraId="3E4FD480" w14:textId="77777777" w:rsidTr="00D45F66">
        <w:tc>
          <w:tcPr>
            <w:tcW w:w="125" w:type="pct"/>
          </w:tcPr>
          <w:p w14:paraId="5023EC15" w14:textId="77777777" w:rsidR="001757B9" w:rsidRPr="008A7F76" w:rsidRDefault="001757B9" w:rsidP="003219F6">
            <w:pPr>
              <w:pStyle w:val="GOSTTableNum"/>
            </w:pPr>
          </w:p>
        </w:tc>
        <w:tc>
          <w:tcPr>
            <w:tcW w:w="596" w:type="pct"/>
            <w:vMerge/>
          </w:tcPr>
          <w:p w14:paraId="0D24B182" w14:textId="77777777" w:rsidR="001757B9" w:rsidRPr="00B10891" w:rsidRDefault="001757B9" w:rsidP="003219F6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79" w:type="pct"/>
            <w:vMerge/>
          </w:tcPr>
          <w:p w14:paraId="7D2DE03C" w14:textId="77777777" w:rsidR="001757B9" w:rsidRPr="00510D55" w:rsidRDefault="001757B9" w:rsidP="003219F6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2BFB0B86" w14:textId="50663C8D" w:rsidR="001757B9" w:rsidRPr="00DF516F" w:rsidDel="008B6CE4" w:rsidRDefault="001757B9" w:rsidP="003219F6">
            <w:pPr>
              <w:pStyle w:val="GOSTTablenorm"/>
              <w:rPr>
                <w:lang w:val="en-US"/>
              </w:rPr>
            </w:pPr>
            <w:r w:rsidRPr="00510D55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5D3ACB7" w14:textId="68C27973" w:rsidR="001757B9" w:rsidRDefault="001757B9" w:rsidP="003219F6">
            <w:pPr>
              <w:pStyle w:val="GOSTTablenorm"/>
            </w:pPr>
            <w:r w:rsidRPr="0025704F">
              <w:t>-</w:t>
            </w:r>
          </w:p>
        </w:tc>
        <w:tc>
          <w:tcPr>
            <w:tcW w:w="341" w:type="pct"/>
          </w:tcPr>
          <w:p w14:paraId="53BA6D77" w14:textId="2D47C816" w:rsidR="001757B9" w:rsidRDefault="001757B9" w:rsidP="003219F6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320652A3" w14:textId="30D27B3B" w:rsidR="001757B9" w:rsidRPr="005E26C1" w:rsidRDefault="001757B9" w:rsidP="003219F6">
            <w:pPr>
              <w:pStyle w:val="GOSTTablenorm"/>
              <w:rPr>
                <w:szCs w:val="22"/>
              </w:rPr>
            </w:pPr>
            <w:r>
              <w:rPr>
                <w:lang w:val="en-US"/>
              </w:rPr>
              <w:t>EXP</w:t>
            </w:r>
            <w:r>
              <w:t>: 32</w:t>
            </w:r>
          </w:p>
        </w:tc>
        <w:tc>
          <w:tcPr>
            <w:tcW w:w="1107" w:type="pct"/>
            <w:vMerge/>
          </w:tcPr>
          <w:p w14:paraId="379CF9FA" w14:textId="77777777" w:rsidR="001757B9" w:rsidRPr="004A1C8C" w:rsidRDefault="001757B9" w:rsidP="003219F6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1C2EBF98" w14:textId="77777777" w:rsidR="001757B9" w:rsidRPr="00AA4D8E" w:rsidRDefault="001757B9" w:rsidP="003219F6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4878E08B" w14:textId="33993A8B" w:rsidR="001757B9" w:rsidRDefault="001757B9" w:rsidP="003219F6">
            <w:pPr>
              <w:pStyle w:val="GOSTTablenorm"/>
            </w:pPr>
            <w:r>
              <w:t>+</w:t>
            </w:r>
            <w:r>
              <w:rPr>
                <w:lang w:val="en-US"/>
              </w:rPr>
              <w:t xml:space="preserve"> </w:t>
            </w:r>
            <w:r>
              <w:t>ГРБС</w:t>
            </w:r>
          </w:p>
        </w:tc>
        <w:tc>
          <w:tcPr>
            <w:tcW w:w="256" w:type="pct"/>
          </w:tcPr>
          <w:p w14:paraId="604B026B" w14:textId="1867B7F2" w:rsidR="001757B9" w:rsidRDefault="001757B9" w:rsidP="003219F6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38A8BF7A" w14:textId="5E088366" w:rsidR="001757B9" w:rsidRDefault="001757B9" w:rsidP="003219F6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3CC687C8" w14:textId="07A5BAA6" w:rsidR="001757B9" w:rsidRDefault="001757B9" w:rsidP="003219F6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753E30B" w14:textId="7BF61691" w:rsidR="001757B9" w:rsidRDefault="001757B9" w:rsidP="003219F6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5839D93D" w14:textId="2ACCB595" w:rsidR="001757B9" w:rsidRDefault="001757B9" w:rsidP="003219F6">
            <w:pPr>
              <w:pStyle w:val="GOSTTablenorm"/>
            </w:pPr>
            <w:r>
              <w:t>-</w:t>
            </w:r>
          </w:p>
        </w:tc>
      </w:tr>
      <w:tr w:rsidR="001757B9" w:rsidRPr="005E26C1" w14:paraId="420106E2" w14:textId="77777777" w:rsidTr="00D45F66">
        <w:tc>
          <w:tcPr>
            <w:tcW w:w="125" w:type="pct"/>
          </w:tcPr>
          <w:p w14:paraId="25D84401" w14:textId="77777777" w:rsidR="001757B9" w:rsidRPr="008A7F76" w:rsidRDefault="001757B9" w:rsidP="003219F6">
            <w:pPr>
              <w:pStyle w:val="GOSTTableNum"/>
            </w:pPr>
          </w:p>
        </w:tc>
        <w:tc>
          <w:tcPr>
            <w:tcW w:w="596" w:type="pct"/>
            <w:vMerge/>
          </w:tcPr>
          <w:p w14:paraId="74B5B061" w14:textId="77777777" w:rsidR="001757B9" w:rsidRPr="00B10891" w:rsidRDefault="001757B9" w:rsidP="003219F6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79" w:type="pct"/>
            <w:vMerge/>
          </w:tcPr>
          <w:p w14:paraId="7C17A3D8" w14:textId="77777777" w:rsidR="001757B9" w:rsidRPr="00510D55" w:rsidRDefault="001757B9" w:rsidP="003219F6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69D8D4C3" w14:textId="64005707" w:rsidR="001757B9" w:rsidRPr="00DF516F" w:rsidDel="008B6CE4" w:rsidRDefault="001757B9" w:rsidP="003219F6">
            <w:pPr>
              <w:pStyle w:val="GOSTTablenorm"/>
              <w:rPr>
                <w:lang w:val="en-US"/>
              </w:rPr>
            </w:pPr>
            <w:r w:rsidRPr="00510D55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D6F9670" w14:textId="07BA25F8" w:rsidR="001757B9" w:rsidRDefault="001757B9" w:rsidP="003219F6">
            <w:pPr>
              <w:pStyle w:val="GOSTTablenorm"/>
            </w:pPr>
            <w:r w:rsidRPr="0025704F">
              <w:t>-</w:t>
            </w:r>
          </w:p>
        </w:tc>
        <w:tc>
          <w:tcPr>
            <w:tcW w:w="341" w:type="pct"/>
          </w:tcPr>
          <w:p w14:paraId="793C6728" w14:textId="1495AF37" w:rsidR="001757B9" w:rsidRDefault="001757B9" w:rsidP="003219F6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1D4E555B" w14:textId="176FFE3D" w:rsidR="001757B9" w:rsidRPr="005E26C1" w:rsidRDefault="001757B9" w:rsidP="003219F6">
            <w:pPr>
              <w:pStyle w:val="GOSTTablenorm"/>
              <w:rPr>
                <w:szCs w:val="22"/>
              </w:rPr>
            </w:pPr>
            <w:r>
              <w:rPr>
                <w:rFonts w:eastAsia="Calibri"/>
                <w:szCs w:val="22"/>
                <w:lang w:val="en-US"/>
              </w:rPr>
              <w:t>SRC</w:t>
            </w:r>
            <w:r>
              <w:rPr>
                <w:rFonts w:eastAsia="Calibri"/>
                <w:szCs w:val="22"/>
              </w:rPr>
              <w:t>: 40</w:t>
            </w:r>
          </w:p>
        </w:tc>
        <w:tc>
          <w:tcPr>
            <w:tcW w:w="1107" w:type="pct"/>
            <w:vMerge/>
          </w:tcPr>
          <w:p w14:paraId="612D4638" w14:textId="77777777" w:rsidR="001757B9" w:rsidRPr="004A1C8C" w:rsidRDefault="001757B9" w:rsidP="003219F6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20EBBB19" w14:textId="77777777" w:rsidR="001757B9" w:rsidRPr="00AA4D8E" w:rsidRDefault="001757B9" w:rsidP="003219F6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0E755F03" w14:textId="280A0F79" w:rsidR="001757B9" w:rsidRDefault="001757B9" w:rsidP="003219F6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47CAC105" w14:textId="2500515A" w:rsidR="001757B9" w:rsidRDefault="001757B9" w:rsidP="003219F6">
            <w:pPr>
              <w:pStyle w:val="GOSTTablenorm"/>
            </w:pPr>
            <w:r>
              <w:t>+ ГАИФ</w:t>
            </w:r>
          </w:p>
        </w:tc>
        <w:tc>
          <w:tcPr>
            <w:tcW w:w="213" w:type="pct"/>
          </w:tcPr>
          <w:p w14:paraId="485BA8DE" w14:textId="183DAC9C" w:rsidR="001757B9" w:rsidRDefault="001757B9" w:rsidP="003219F6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7F6A347F" w14:textId="11139805" w:rsidR="001757B9" w:rsidRDefault="001757B9" w:rsidP="003219F6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86CE2E6" w14:textId="37BBA5E6" w:rsidR="001757B9" w:rsidRDefault="001757B9" w:rsidP="003219F6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5C22E6E7" w14:textId="34D8373B" w:rsidR="001757B9" w:rsidRDefault="001757B9" w:rsidP="003219F6">
            <w:pPr>
              <w:pStyle w:val="GOSTTablenorm"/>
            </w:pPr>
            <w:r>
              <w:t>-</w:t>
            </w:r>
          </w:p>
        </w:tc>
      </w:tr>
      <w:tr w:rsidR="00D45F66" w:rsidRPr="005E26C1" w14:paraId="362CC595" w14:textId="77777777" w:rsidTr="00D45F66">
        <w:tc>
          <w:tcPr>
            <w:tcW w:w="125" w:type="pct"/>
          </w:tcPr>
          <w:p w14:paraId="1213645A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0D52E8BA" w14:textId="7F32405C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B10891">
              <w:rPr>
                <w:rFonts w:eastAsia="Calibri"/>
              </w:rPr>
              <w:t>ЛБО утвержденные ГРБС на текущий финансовый год</w:t>
            </w:r>
          </w:p>
        </w:tc>
        <w:tc>
          <w:tcPr>
            <w:tcW w:w="279" w:type="pct"/>
          </w:tcPr>
          <w:p w14:paraId="3772C2AD" w14:textId="458A14E9" w:rsidR="00D45F66" w:rsidRPr="00510D55" w:rsidRDefault="004E716C" w:rsidP="0011427E">
            <w:pPr>
              <w:pStyle w:val="GOSTTablenorm"/>
              <w:rPr>
                <w:szCs w:val="22"/>
              </w:rPr>
            </w:pPr>
            <w:ins w:id="1190" w:author="Краснова Наталья EXP-332161" w:date="2026-03-19T17:48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18C04AA1" w14:textId="31F5A2C9" w:rsidR="00D45F66" w:rsidRPr="003219F6" w:rsidDel="00C6660E" w:rsidRDefault="00D45F66" w:rsidP="0011427E">
            <w:pPr>
              <w:pStyle w:val="GOSTTablenorm"/>
            </w:pPr>
            <w:r w:rsidRPr="00510D55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57C337E" w14:textId="0EE95362" w:rsidR="00D45F66" w:rsidRPr="00C6660E" w:rsidRDefault="00D45F66" w:rsidP="0011427E">
            <w:pPr>
              <w:pStyle w:val="GOSTTablenorm"/>
            </w:pPr>
            <w:r>
              <w:rPr>
                <w:lang w:val="en-US"/>
              </w:rPr>
              <w:t>BALBO_GABS</w:t>
            </w:r>
            <w:r>
              <w:t>: 9</w:t>
            </w:r>
          </w:p>
        </w:tc>
        <w:tc>
          <w:tcPr>
            <w:tcW w:w="341" w:type="pct"/>
          </w:tcPr>
          <w:p w14:paraId="40B6CCA9" w14:textId="4CEB2F23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206</w:t>
            </w:r>
          </w:p>
        </w:tc>
        <w:tc>
          <w:tcPr>
            <w:tcW w:w="301" w:type="pct"/>
          </w:tcPr>
          <w:p w14:paraId="3FD645DD" w14:textId="343139AA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lang w:val="en-US"/>
              </w:rPr>
              <w:t>EXP</w:t>
            </w:r>
            <w:r>
              <w:t>: 33</w:t>
            </w:r>
          </w:p>
        </w:tc>
        <w:tc>
          <w:tcPr>
            <w:tcW w:w="1107" w:type="pct"/>
          </w:tcPr>
          <w:p w14:paraId="1BE2071F" w14:textId="77777777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9C29B7">
              <w:rPr>
                <w:rFonts w:eastAsia="Calibri"/>
              </w:rPr>
              <w:t>Сумма ЛБО, утвержденных Минфином России для ГРБС</w:t>
            </w:r>
            <w:r w:rsidRPr="003E6B35">
              <w:rPr>
                <w:rFonts w:eastAsia="Calibri"/>
              </w:rPr>
              <w:t xml:space="preserve"> </w:t>
            </w:r>
            <w:r w:rsidRPr="00B10891">
              <w:rPr>
                <w:rFonts w:eastAsia="Calibri"/>
              </w:rPr>
              <w:t>на текущий финансовый год</w:t>
            </w:r>
            <w:r>
              <w:rPr>
                <w:rFonts w:eastAsia="Calibri"/>
              </w:rPr>
              <w:t>.</w:t>
            </w:r>
          </w:p>
          <w:p w14:paraId="01A49751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1A42FA4A" w14:textId="06A6B57D" w:rsidR="00D45F66" w:rsidRPr="003E6B35" w:rsidRDefault="00D45F66" w:rsidP="0011427E">
            <w:pPr>
              <w:pStyle w:val="GOSTTablenorm"/>
              <w:rPr>
                <w:szCs w:val="22"/>
              </w:rPr>
            </w:pPr>
            <w:r w:rsidRPr="001D7F7A">
              <w:t xml:space="preserve">Оборот по Кт </w:t>
            </w:r>
            <w:r w:rsidRPr="005E26C1">
              <w:rPr>
                <w:szCs w:val="22"/>
              </w:rPr>
              <w:t xml:space="preserve">за отчетный период </w:t>
            </w:r>
            <w:r>
              <w:t>по показателю ЛБО_УТВ_ГРБС_1</w:t>
            </w:r>
          </w:p>
        </w:tc>
        <w:tc>
          <w:tcPr>
            <w:tcW w:w="254" w:type="pct"/>
          </w:tcPr>
          <w:p w14:paraId="1688BBE8" w14:textId="0943B0D3" w:rsidR="00D45F66" w:rsidRDefault="00D45F66" w:rsidP="0011427E">
            <w:pPr>
              <w:pStyle w:val="GOSTTablenorm"/>
              <w:rPr>
                <w:szCs w:val="22"/>
              </w:rPr>
            </w:pPr>
            <w:r w:rsidRPr="00AA4D8E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169D70A6" w14:textId="0549AD1F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30F76114" w14:textId="09407AFA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13" w:type="pct"/>
          </w:tcPr>
          <w:p w14:paraId="1D540EC4" w14:textId="09BA73AF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13" w:type="pct"/>
          </w:tcPr>
          <w:p w14:paraId="3CC72828" w14:textId="50F4B027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13" w:type="pct"/>
          </w:tcPr>
          <w:p w14:paraId="3F5C4DCA" w14:textId="5616AF1E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49" w:type="pct"/>
          </w:tcPr>
          <w:p w14:paraId="53210E41" w14:textId="3F4901C4" w:rsidR="00D45F66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</w:tr>
      <w:tr w:rsidR="00D45F66" w:rsidRPr="005E26C1" w14:paraId="0003583D" w14:textId="77777777" w:rsidTr="00D45F66">
        <w:tc>
          <w:tcPr>
            <w:tcW w:w="125" w:type="pct"/>
          </w:tcPr>
          <w:p w14:paraId="764E2BF0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5F2C1C80" w14:textId="45DBFB17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B10891">
              <w:rPr>
                <w:rFonts w:eastAsia="Calibri"/>
              </w:rPr>
              <w:t>ЛБО утвержденные ГРБС</w:t>
            </w:r>
            <w:r w:rsidRPr="00400F70">
              <w:rPr>
                <w:rFonts w:eastAsia="Calibri"/>
              </w:rPr>
              <w:t xml:space="preserve"> на первый год планового периода</w:t>
            </w:r>
          </w:p>
        </w:tc>
        <w:tc>
          <w:tcPr>
            <w:tcW w:w="279" w:type="pct"/>
          </w:tcPr>
          <w:p w14:paraId="37632F3A" w14:textId="48D10399" w:rsidR="00D45F66" w:rsidRPr="00510D55" w:rsidRDefault="004E716C" w:rsidP="0011427E">
            <w:pPr>
              <w:pStyle w:val="GOSTTablenorm"/>
              <w:rPr>
                <w:szCs w:val="22"/>
              </w:rPr>
            </w:pPr>
            <w:ins w:id="1191" w:author="Краснова Наталья EXP-332161" w:date="2026-03-19T17:48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0BFEE535" w14:textId="48A32F87" w:rsidR="00D45F66" w:rsidRPr="003219F6" w:rsidDel="00C6660E" w:rsidRDefault="00D45F66" w:rsidP="0011427E">
            <w:pPr>
              <w:pStyle w:val="GOSTTablenorm"/>
            </w:pPr>
            <w:r w:rsidRPr="00510D55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E946DC7" w14:textId="3CBF4C93" w:rsidR="00D45F66" w:rsidRDefault="00D45F66" w:rsidP="0011427E">
            <w:pPr>
              <w:pStyle w:val="GOSTTablenorm"/>
            </w:pPr>
            <w:r>
              <w:rPr>
                <w:lang w:val="en-US"/>
              </w:rPr>
              <w:t>BALBO_GABS</w:t>
            </w:r>
            <w:r>
              <w:t>: 10</w:t>
            </w:r>
          </w:p>
        </w:tc>
        <w:tc>
          <w:tcPr>
            <w:tcW w:w="341" w:type="pct"/>
          </w:tcPr>
          <w:p w14:paraId="3A4E493F" w14:textId="38D06A8D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207</w:t>
            </w:r>
          </w:p>
        </w:tc>
        <w:tc>
          <w:tcPr>
            <w:tcW w:w="301" w:type="pct"/>
          </w:tcPr>
          <w:p w14:paraId="685CBB31" w14:textId="6AFFC5AB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lang w:val="en-US"/>
              </w:rPr>
              <w:t>EXP</w:t>
            </w:r>
            <w:r>
              <w:t>: 34</w:t>
            </w:r>
          </w:p>
        </w:tc>
        <w:tc>
          <w:tcPr>
            <w:tcW w:w="1107" w:type="pct"/>
          </w:tcPr>
          <w:p w14:paraId="484A5FF0" w14:textId="0094046B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9C29B7">
              <w:rPr>
                <w:rFonts w:eastAsia="Calibri"/>
              </w:rPr>
              <w:t>Сумма ЛБО, утвержденных Минфином России для ГРБС</w:t>
            </w:r>
            <w:r w:rsidRPr="003E6B35">
              <w:rPr>
                <w:rFonts w:eastAsia="Calibri"/>
              </w:rPr>
              <w:t xml:space="preserve"> </w:t>
            </w:r>
            <w:r w:rsidRPr="00400F70">
              <w:rPr>
                <w:rFonts w:eastAsia="Calibri"/>
              </w:rPr>
              <w:t>на первый год планового периода</w:t>
            </w:r>
            <w:r>
              <w:rPr>
                <w:rFonts w:eastAsia="Calibri"/>
              </w:rPr>
              <w:t>.</w:t>
            </w:r>
          </w:p>
          <w:p w14:paraId="684F65DB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488647AD" w14:textId="08B0D311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1D7F7A">
              <w:t xml:space="preserve">Оборот по Кт </w:t>
            </w:r>
            <w:r w:rsidRPr="005E26C1">
              <w:rPr>
                <w:szCs w:val="22"/>
              </w:rPr>
              <w:t xml:space="preserve">за отчетный период </w:t>
            </w:r>
            <w:r>
              <w:t>по показателю ЛБО_УТВ_ГРБС_2</w:t>
            </w:r>
          </w:p>
        </w:tc>
        <w:tc>
          <w:tcPr>
            <w:tcW w:w="254" w:type="pct"/>
          </w:tcPr>
          <w:p w14:paraId="6278A1DF" w14:textId="06E9FD80" w:rsidR="00D45F66" w:rsidRDefault="00D45F66" w:rsidP="0011427E">
            <w:pPr>
              <w:pStyle w:val="GOSTTablenorm"/>
              <w:rPr>
                <w:szCs w:val="22"/>
              </w:rPr>
            </w:pPr>
            <w:r w:rsidRPr="00B253DA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48E6C2AD" w14:textId="5228F1B3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57C73872" w14:textId="75AA3CD2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13" w:type="pct"/>
          </w:tcPr>
          <w:p w14:paraId="10CD3FD7" w14:textId="1EEC2B2B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13" w:type="pct"/>
          </w:tcPr>
          <w:p w14:paraId="2D16C717" w14:textId="6540D33B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13" w:type="pct"/>
          </w:tcPr>
          <w:p w14:paraId="5DE088BB" w14:textId="02F46AA2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49" w:type="pct"/>
          </w:tcPr>
          <w:p w14:paraId="09EA63CD" w14:textId="75AB876A" w:rsidR="00D45F66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</w:tr>
      <w:tr w:rsidR="00D45F66" w:rsidRPr="005E26C1" w14:paraId="5F964A64" w14:textId="77777777" w:rsidTr="00D45F66">
        <w:tc>
          <w:tcPr>
            <w:tcW w:w="125" w:type="pct"/>
          </w:tcPr>
          <w:p w14:paraId="6A7E1C63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5D685E95" w14:textId="233C80E4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B10891">
              <w:rPr>
                <w:rFonts w:eastAsia="Calibri"/>
              </w:rPr>
              <w:t>ЛБО утвержденные ГРБС</w:t>
            </w:r>
            <w:r w:rsidRPr="00400F70">
              <w:rPr>
                <w:rFonts w:eastAsia="Calibri"/>
              </w:rPr>
              <w:t xml:space="preserve"> на </w:t>
            </w:r>
            <w:r w:rsidRPr="00CD3709">
              <w:rPr>
                <w:rFonts w:eastAsia="Calibri"/>
              </w:rPr>
              <w:t>второй год планового периода</w:t>
            </w:r>
          </w:p>
        </w:tc>
        <w:tc>
          <w:tcPr>
            <w:tcW w:w="279" w:type="pct"/>
          </w:tcPr>
          <w:p w14:paraId="69B3409A" w14:textId="142CA4CE" w:rsidR="00D45F66" w:rsidRPr="00510D55" w:rsidRDefault="004E716C" w:rsidP="0011427E">
            <w:pPr>
              <w:pStyle w:val="GOSTTablenorm"/>
              <w:rPr>
                <w:szCs w:val="22"/>
              </w:rPr>
            </w:pPr>
            <w:ins w:id="1192" w:author="Краснова Наталья EXP-332161" w:date="2026-03-19T17:48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757B6C64" w14:textId="73178E19" w:rsidR="00D45F66" w:rsidRPr="003219F6" w:rsidDel="00C6660E" w:rsidRDefault="00D45F66" w:rsidP="0011427E">
            <w:pPr>
              <w:pStyle w:val="GOSTTablenorm"/>
            </w:pPr>
            <w:r w:rsidRPr="00510D55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7932CBE" w14:textId="10CF0B2E" w:rsidR="00D45F66" w:rsidRDefault="00D45F66" w:rsidP="0011427E">
            <w:pPr>
              <w:pStyle w:val="GOSTTablenorm"/>
            </w:pPr>
            <w:r>
              <w:rPr>
                <w:lang w:val="en-US"/>
              </w:rPr>
              <w:t>BALBO_GABS</w:t>
            </w:r>
            <w:r>
              <w:t>: 11</w:t>
            </w:r>
          </w:p>
        </w:tc>
        <w:tc>
          <w:tcPr>
            <w:tcW w:w="341" w:type="pct"/>
          </w:tcPr>
          <w:p w14:paraId="08016116" w14:textId="0F443ADF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208</w:t>
            </w:r>
          </w:p>
        </w:tc>
        <w:tc>
          <w:tcPr>
            <w:tcW w:w="301" w:type="pct"/>
          </w:tcPr>
          <w:p w14:paraId="37F62C22" w14:textId="62C9DBD6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lang w:val="en-US"/>
              </w:rPr>
              <w:t>EXP</w:t>
            </w:r>
            <w:r>
              <w:t>: 35</w:t>
            </w:r>
          </w:p>
        </w:tc>
        <w:tc>
          <w:tcPr>
            <w:tcW w:w="1107" w:type="pct"/>
          </w:tcPr>
          <w:p w14:paraId="28475107" w14:textId="62BCEA93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9C29B7">
              <w:rPr>
                <w:rFonts w:eastAsia="Calibri"/>
              </w:rPr>
              <w:t>Сумма ЛБО, утвержденных Минфином России для ГРБС</w:t>
            </w:r>
            <w:r w:rsidRPr="003E6B35">
              <w:rPr>
                <w:rFonts w:eastAsia="Calibri"/>
              </w:rPr>
              <w:t xml:space="preserve"> </w:t>
            </w:r>
            <w:r w:rsidRPr="00400F70">
              <w:rPr>
                <w:rFonts w:eastAsia="Calibri"/>
              </w:rPr>
              <w:t xml:space="preserve">на </w:t>
            </w:r>
            <w:r>
              <w:rPr>
                <w:rFonts w:eastAsia="Calibri"/>
              </w:rPr>
              <w:t>второй</w:t>
            </w:r>
            <w:r w:rsidRPr="00400F70">
              <w:rPr>
                <w:rFonts w:eastAsia="Calibri"/>
              </w:rPr>
              <w:t xml:space="preserve"> год планового периода</w:t>
            </w:r>
            <w:r>
              <w:rPr>
                <w:rFonts w:eastAsia="Calibri"/>
              </w:rPr>
              <w:t>.</w:t>
            </w:r>
          </w:p>
          <w:p w14:paraId="52FC303E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7A07F575" w14:textId="4D91D951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1D7F7A">
              <w:t xml:space="preserve">Оборот по Кт </w:t>
            </w:r>
            <w:r w:rsidRPr="005E26C1">
              <w:rPr>
                <w:szCs w:val="22"/>
              </w:rPr>
              <w:t xml:space="preserve">за отчетный период </w:t>
            </w:r>
            <w:r>
              <w:t>по показателю ЛБО_УТВ_ГРБС_3</w:t>
            </w:r>
          </w:p>
        </w:tc>
        <w:tc>
          <w:tcPr>
            <w:tcW w:w="254" w:type="pct"/>
          </w:tcPr>
          <w:p w14:paraId="1E6072EE" w14:textId="59AED5D7" w:rsidR="00D45F66" w:rsidRDefault="00D45F66" w:rsidP="0011427E">
            <w:pPr>
              <w:pStyle w:val="GOSTTablenorm"/>
              <w:rPr>
                <w:szCs w:val="22"/>
              </w:rPr>
            </w:pPr>
            <w:r w:rsidRPr="00B253DA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7525DDD0" w14:textId="48CAD884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A00177"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48BB6E19" w14:textId="6C403DB6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13" w:type="pct"/>
          </w:tcPr>
          <w:p w14:paraId="597B8089" w14:textId="778C6773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13" w:type="pct"/>
          </w:tcPr>
          <w:p w14:paraId="71FEDE3C" w14:textId="60699C30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13" w:type="pct"/>
          </w:tcPr>
          <w:p w14:paraId="59A0952A" w14:textId="4E99CF8D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49" w:type="pct"/>
          </w:tcPr>
          <w:p w14:paraId="00873F5C" w14:textId="7DBC468F" w:rsidR="00D45F66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</w:tr>
      <w:tr w:rsidR="00D45F66" w:rsidRPr="005E26C1" w14:paraId="65A77F75" w14:textId="77777777" w:rsidTr="00D45F66">
        <w:tc>
          <w:tcPr>
            <w:tcW w:w="125" w:type="pct"/>
          </w:tcPr>
          <w:p w14:paraId="2E4E43B4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707DC02A" w14:textId="63297501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B10891">
              <w:rPr>
                <w:rFonts w:eastAsia="Calibri"/>
              </w:rPr>
              <w:t>ЛБО утвержденные ГРБС</w:t>
            </w:r>
            <w:r w:rsidRPr="00400F70">
              <w:rPr>
                <w:rFonts w:eastAsia="Calibri"/>
              </w:rPr>
              <w:t xml:space="preserve"> на </w:t>
            </w:r>
            <w:r w:rsidRPr="00CD3709">
              <w:rPr>
                <w:rFonts w:eastAsia="Calibri"/>
              </w:rPr>
              <w:t>третий год планового периода</w:t>
            </w:r>
          </w:p>
        </w:tc>
        <w:tc>
          <w:tcPr>
            <w:tcW w:w="279" w:type="pct"/>
          </w:tcPr>
          <w:p w14:paraId="64291E3C" w14:textId="65DB18E9" w:rsidR="00D45F66" w:rsidRPr="00510D55" w:rsidRDefault="004E716C" w:rsidP="0011427E">
            <w:pPr>
              <w:pStyle w:val="GOSTTablenorm"/>
              <w:rPr>
                <w:szCs w:val="22"/>
              </w:rPr>
            </w:pPr>
            <w:ins w:id="1193" w:author="Краснова Наталья EXP-332161" w:date="2026-03-19T17:48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0907913C" w14:textId="1CC246F6" w:rsidR="00D45F66" w:rsidRPr="003219F6" w:rsidDel="00C6660E" w:rsidRDefault="00D45F66" w:rsidP="0011427E">
            <w:pPr>
              <w:pStyle w:val="GOSTTablenorm"/>
            </w:pPr>
            <w:r w:rsidRPr="00510D55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7B4397C" w14:textId="1CF4AD5D" w:rsidR="00D45F66" w:rsidRDefault="00D45F66" w:rsidP="0011427E">
            <w:pPr>
              <w:pStyle w:val="GOSTTablenorm"/>
            </w:pPr>
            <w:r>
              <w:rPr>
                <w:lang w:val="en-US"/>
              </w:rPr>
              <w:t>BALBO_GABS</w:t>
            </w:r>
            <w:r>
              <w:t>: 12</w:t>
            </w:r>
          </w:p>
        </w:tc>
        <w:tc>
          <w:tcPr>
            <w:tcW w:w="341" w:type="pct"/>
          </w:tcPr>
          <w:p w14:paraId="23421128" w14:textId="7428438C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209</w:t>
            </w:r>
          </w:p>
        </w:tc>
        <w:tc>
          <w:tcPr>
            <w:tcW w:w="301" w:type="pct"/>
          </w:tcPr>
          <w:p w14:paraId="3898F5C9" w14:textId="1AFA72A1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lang w:val="en-US"/>
              </w:rPr>
              <w:t>EXP</w:t>
            </w:r>
            <w:r>
              <w:t>: 36</w:t>
            </w:r>
          </w:p>
        </w:tc>
        <w:tc>
          <w:tcPr>
            <w:tcW w:w="1107" w:type="pct"/>
          </w:tcPr>
          <w:p w14:paraId="1317D4CE" w14:textId="44E6A376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9C29B7">
              <w:rPr>
                <w:rFonts w:eastAsia="Calibri"/>
              </w:rPr>
              <w:t>Сумма ЛБО, утвержденных Минфином России для ГРБС</w:t>
            </w:r>
            <w:r w:rsidRPr="003E6B35">
              <w:rPr>
                <w:rFonts w:eastAsia="Calibri"/>
              </w:rPr>
              <w:t xml:space="preserve"> </w:t>
            </w:r>
            <w:r w:rsidRPr="00400F70">
              <w:rPr>
                <w:rFonts w:eastAsia="Calibri"/>
              </w:rPr>
              <w:t xml:space="preserve">на </w:t>
            </w:r>
            <w:r>
              <w:rPr>
                <w:rFonts w:eastAsia="Calibri"/>
              </w:rPr>
              <w:t>третий</w:t>
            </w:r>
            <w:r w:rsidRPr="00400F70">
              <w:rPr>
                <w:rFonts w:eastAsia="Calibri"/>
              </w:rPr>
              <w:t xml:space="preserve"> год планового периода</w:t>
            </w:r>
            <w:r>
              <w:rPr>
                <w:rFonts w:eastAsia="Calibri"/>
              </w:rPr>
              <w:t>.</w:t>
            </w:r>
          </w:p>
          <w:p w14:paraId="144B9EC8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5F19FA15" w14:textId="2B47CC31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1D7F7A">
              <w:lastRenderedPageBreak/>
              <w:t xml:space="preserve">Оборот по Кт </w:t>
            </w:r>
            <w:r w:rsidRPr="005E26C1">
              <w:rPr>
                <w:szCs w:val="22"/>
              </w:rPr>
              <w:t xml:space="preserve">за отчетный период </w:t>
            </w:r>
            <w:r>
              <w:t>по показателю ЛБО_УТВ_ГРБС_4</w:t>
            </w:r>
          </w:p>
        </w:tc>
        <w:tc>
          <w:tcPr>
            <w:tcW w:w="254" w:type="pct"/>
          </w:tcPr>
          <w:p w14:paraId="029BDE36" w14:textId="234E77BE" w:rsidR="00D45F66" w:rsidRDefault="00D45F66" w:rsidP="0011427E">
            <w:pPr>
              <w:pStyle w:val="GOSTTablenorm"/>
              <w:rPr>
                <w:szCs w:val="22"/>
              </w:rPr>
            </w:pPr>
            <w:r w:rsidRPr="00B253DA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30A86448" w14:textId="6067BE3E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A00177"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471BED82" w14:textId="5001BC2E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13" w:type="pct"/>
          </w:tcPr>
          <w:p w14:paraId="15736C6C" w14:textId="6D9D1BC8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13" w:type="pct"/>
          </w:tcPr>
          <w:p w14:paraId="081316B2" w14:textId="3F3FB726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13" w:type="pct"/>
          </w:tcPr>
          <w:p w14:paraId="5F5A6BA0" w14:textId="0A621170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49" w:type="pct"/>
          </w:tcPr>
          <w:p w14:paraId="2ADFC579" w14:textId="6F43A6FD" w:rsidR="00D45F66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</w:tr>
      <w:tr w:rsidR="00D45F66" w:rsidRPr="005E26C1" w14:paraId="077DD6DB" w14:textId="77777777" w:rsidTr="00D45F66">
        <w:tc>
          <w:tcPr>
            <w:tcW w:w="125" w:type="pct"/>
          </w:tcPr>
          <w:p w14:paraId="012AE93A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2FBD4128" w14:textId="487AA0D2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B10891">
              <w:rPr>
                <w:szCs w:val="22"/>
              </w:rPr>
              <w:t xml:space="preserve">ЛБО по </w:t>
            </w:r>
            <w:r>
              <w:rPr>
                <w:szCs w:val="22"/>
              </w:rPr>
              <w:t>ОКС</w:t>
            </w:r>
            <w:r w:rsidRPr="00B10891">
              <w:rPr>
                <w:szCs w:val="22"/>
              </w:rPr>
              <w:t xml:space="preserve"> утвержденные ГРБС на текущий финансовый год</w:t>
            </w:r>
          </w:p>
        </w:tc>
        <w:tc>
          <w:tcPr>
            <w:tcW w:w="279" w:type="pct"/>
          </w:tcPr>
          <w:p w14:paraId="16916CA9" w14:textId="4046E28E" w:rsidR="00D45F66" w:rsidRPr="00510D55" w:rsidRDefault="004E716C" w:rsidP="0011427E">
            <w:pPr>
              <w:pStyle w:val="GOSTTablenorm"/>
              <w:rPr>
                <w:szCs w:val="22"/>
              </w:rPr>
            </w:pPr>
            <w:ins w:id="1194" w:author="Краснова Наталья EXP-332161" w:date="2026-03-19T17:48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04622A72" w14:textId="1879DFF5" w:rsidR="00D45F66" w:rsidRPr="003219F6" w:rsidRDefault="00D45F66" w:rsidP="0011427E">
            <w:pPr>
              <w:pStyle w:val="GOSTTablenorm"/>
            </w:pPr>
            <w:r w:rsidRPr="00510D55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2B9FF2C" w14:textId="69166D7A" w:rsidR="00D45F66" w:rsidRDefault="00D45F66" w:rsidP="0011427E">
            <w:pPr>
              <w:pStyle w:val="GOSTTablenorm"/>
            </w:pPr>
            <w:r>
              <w:rPr>
                <w:lang w:val="en-US"/>
              </w:rPr>
              <w:t>FAIP</w:t>
            </w:r>
            <w:r>
              <w:t>/</w:t>
            </w:r>
            <w:r>
              <w:rPr>
                <w:lang w:val="en-US"/>
              </w:rPr>
              <w:t>KMI</w:t>
            </w:r>
            <w:r>
              <w:t>: 5</w:t>
            </w:r>
          </w:p>
        </w:tc>
        <w:tc>
          <w:tcPr>
            <w:tcW w:w="341" w:type="pct"/>
          </w:tcPr>
          <w:p w14:paraId="0A795F02" w14:textId="680E2BFA" w:rsidR="00D45F66" w:rsidRPr="005E26C1" w:rsidRDefault="00D45F66" w:rsidP="0011427E">
            <w:pPr>
              <w:pStyle w:val="GOSTTablenorm"/>
            </w:pPr>
            <w:r>
              <w:t>210</w:t>
            </w:r>
          </w:p>
        </w:tc>
        <w:tc>
          <w:tcPr>
            <w:tcW w:w="301" w:type="pct"/>
          </w:tcPr>
          <w:p w14:paraId="6D3E85C9" w14:textId="336BFC84" w:rsidR="00D45F66" w:rsidRPr="005E26C1" w:rsidRDefault="00D45F66" w:rsidP="0011427E">
            <w:pPr>
              <w:pStyle w:val="GOSTTablenorm"/>
            </w:pPr>
            <w:r>
              <w:rPr>
                <w:lang w:val="en-US"/>
              </w:rPr>
              <w:t>EXP</w:t>
            </w:r>
            <w:r>
              <w:t>: 37</w:t>
            </w:r>
          </w:p>
        </w:tc>
        <w:tc>
          <w:tcPr>
            <w:tcW w:w="1107" w:type="pct"/>
          </w:tcPr>
          <w:p w14:paraId="1E36D553" w14:textId="289B7A6F" w:rsidR="00D45F66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 w:rsidRPr="004A1C8C">
              <w:rPr>
                <w:rFonts w:eastAsia="Calibri"/>
                <w:szCs w:val="22"/>
              </w:rPr>
              <w:t xml:space="preserve">Сумма ЛБО, утвержденных в бюджете для ГРБС </w:t>
            </w:r>
            <w:r w:rsidRPr="00B10891">
              <w:rPr>
                <w:szCs w:val="22"/>
              </w:rPr>
              <w:t>на текущий финансовый год</w:t>
            </w:r>
            <w:r w:rsidRPr="00422B9D">
              <w:rPr>
                <w:rFonts w:eastAsia="Calibri"/>
                <w:szCs w:val="22"/>
              </w:rPr>
              <w:t xml:space="preserve"> на осуществление капитальных вложений по объектам капитального строительства, недвижимого имущества, мероприятиям (укрупненным инвестиционным проектам)</w:t>
            </w:r>
            <w:r>
              <w:rPr>
                <w:rFonts w:eastAsia="Calibri"/>
                <w:szCs w:val="22"/>
              </w:rPr>
              <w:t>.</w:t>
            </w:r>
          </w:p>
          <w:p w14:paraId="7F3A19AC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0FBA7333" w14:textId="77777777" w:rsidR="00D45F66" w:rsidRDefault="00D45F66" w:rsidP="0011427E">
            <w:pPr>
              <w:pStyle w:val="GOSTTablenorm"/>
            </w:pPr>
            <w:r w:rsidRPr="001D7F7A">
              <w:t xml:space="preserve">Оборот по Кт </w:t>
            </w:r>
            <w:r w:rsidRPr="005E26C1">
              <w:rPr>
                <w:szCs w:val="22"/>
              </w:rPr>
              <w:t xml:space="preserve">за отчетный период </w:t>
            </w:r>
            <w:r>
              <w:t>по показателям:</w:t>
            </w:r>
          </w:p>
          <w:p w14:paraId="50CE5DFB" w14:textId="5B77FBD8" w:rsidR="00D45F66" w:rsidRPr="00356756" w:rsidRDefault="00D45F66" w:rsidP="0011427E">
            <w:pPr>
              <w:pStyle w:val="GOSTTableListMark1"/>
            </w:pPr>
            <w:r w:rsidRPr="004A1C8C">
              <w:t>ЛБО</w:t>
            </w:r>
            <w:r w:rsidRPr="004A1C8C">
              <w:rPr>
                <w:lang w:val="en-US"/>
              </w:rPr>
              <w:t>_</w:t>
            </w:r>
            <w:r w:rsidRPr="004A1C8C">
              <w:t>ФАИП</w:t>
            </w:r>
            <w:r>
              <w:rPr>
                <w:lang w:val="en-US"/>
              </w:rPr>
              <w:t>_1</w:t>
            </w:r>
            <w:r>
              <w:t>,</w:t>
            </w:r>
          </w:p>
          <w:p w14:paraId="129F5F1B" w14:textId="17F844AC" w:rsidR="00D45F66" w:rsidRPr="005E26C1" w:rsidRDefault="00D45F66" w:rsidP="0011427E">
            <w:pPr>
              <w:pStyle w:val="GOSTTableListMark1"/>
            </w:pPr>
            <w:r w:rsidRPr="004A1C8C">
              <w:t>ЛБО</w:t>
            </w:r>
            <w:r w:rsidRPr="004A1C8C">
              <w:rPr>
                <w:lang w:val="en-US"/>
              </w:rPr>
              <w:t>_</w:t>
            </w:r>
            <w:r w:rsidRPr="004A1C8C">
              <w:t>КМИ</w:t>
            </w:r>
            <w:r>
              <w:rPr>
                <w:lang w:val="en-US"/>
              </w:rPr>
              <w:t>_1</w:t>
            </w:r>
          </w:p>
        </w:tc>
        <w:tc>
          <w:tcPr>
            <w:tcW w:w="254" w:type="pct"/>
          </w:tcPr>
          <w:p w14:paraId="07103A0C" w14:textId="14547750" w:rsidR="00D45F66" w:rsidRDefault="00D45F66" w:rsidP="0011427E">
            <w:pPr>
              <w:pStyle w:val="GOSTTablenorm"/>
              <w:rPr>
                <w:szCs w:val="22"/>
              </w:rPr>
            </w:pPr>
            <w:r w:rsidRPr="00B253DA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148F8A6C" w14:textId="760382E7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310C4C"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61BDFD37" w14:textId="4441FF58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13" w:type="pct"/>
          </w:tcPr>
          <w:p w14:paraId="50A818B9" w14:textId="32EDB4C0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13" w:type="pct"/>
          </w:tcPr>
          <w:p w14:paraId="5BC940B4" w14:textId="643C0529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13" w:type="pct"/>
          </w:tcPr>
          <w:p w14:paraId="52C42EE1" w14:textId="6D9EE6CF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49" w:type="pct"/>
          </w:tcPr>
          <w:p w14:paraId="4B474062" w14:textId="04098924" w:rsidR="00D45F66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</w:tr>
      <w:tr w:rsidR="00D45F66" w:rsidRPr="005E26C1" w14:paraId="6889E806" w14:textId="77777777" w:rsidTr="00D45F66">
        <w:tc>
          <w:tcPr>
            <w:tcW w:w="125" w:type="pct"/>
          </w:tcPr>
          <w:p w14:paraId="0C80E80A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575716AD" w14:textId="237882FD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B10891">
              <w:rPr>
                <w:szCs w:val="22"/>
              </w:rPr>
              <w:t xml:space="preserve">ЛБО по </w:t>
            </w:r>
            <w:r>
              <w:rPr>
                <w:szCs w:val="22"/>
              </w:rPr>
              <w:t>ОКС</w:t>
            </w:r>
            <w:r w:rsidRPr="00B10891">
              <w:rPr>
                <w:szCs w:val="22"/>
              </w:rPr>
              <w:t xml:space="preserve"> утвержденные ГРБС на первый год планового периода</w:t>
            </w:r>
          </w:p>
        </w:tc>
        <w:tc>
          <w:tcPr>
            <w:tcW w:w="279" w:type="pct"/>
          </w:tcPr>
          <w:p w14:paraId="4495C4A7" w14:textId="7C6F0C79" w:rsidR="00D45F66" w:rsidRPr="00510D55" w:rsidRDefault="004E716C" w:rsidP="0011427E">
            <w:pPr>
              <w:pStyle w:val="GOSTTablenorm"/>
              <w:rPr>
                <w:szCs w:val="22"/>
              </w:rPr>
            </w:pPr>
            <w:ins w:id="1195" w:author="Краснова Наталья EXP-332161" w:date="2026-03-19T17:48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1F1F2882" w14:textId="64023AC7" w:rsidR="00D45F66" w:rsidRPr="003219F6" w:rsidRDefault="00D45F66" w:rsidP="0011427E">
            <w:pPr>
              <w:pStyle w:val="GOSTTablenorm"/>
            </w:pPr>
            <w:r w:rsidRPr="00510D55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6C81CF0" w14:textId="38725B21" w:rsidR="00D45F66" w:rsidRDefault="00D45F66" w:rsidP="0011427E">
            <w:pPr>
              <w:pStyle w:val="GOSTTablenorm"/>
            </w:pPr>
            <w:r>
              <w:rPr>
                <w:lang w:val="en-US"/>
              </w:rPr>
              <w:t>FAIP</w:t>
            </w:r>
            <w:r>
              <w:t>/</w:t>
            </w:r>
            <w:r>
              <w:rPr>
                <w:lang w:val="en-US"/>
              </w:rPr>
              <w:t>KMI</w:t>
            </w:r>
            <w:r>
              <w:t>: 6</w:t>
            </w:r>
          </w:p>
        </w:tc>
        <w:tc>
          <w:tcPr>
            <w:tcW w:w="341" w:type="pct"/>
          </w:tcPr>
          <w:p w14:paraId="430DD180" w14:textId="347EFD4C" w:rsidR="00D45F66" w:rsidRPr="005E26C1" w:rsidRDefault="00D45F66" w:rsidP="0011427E">
            <w:pPr>
              <w:pStyle w:val="GOSTTablenorm"/>
            </w:pPr>
            <w:r>
              <w:t>211</w:t>
            </w:r>
          </w:p>
        </w:tc>
        <w:tc>
          <w:tcPr>
            <w:tcW w:w="301" w:type="pct"/>
          </w:tcPr>
          <w:p w14:paraId="042AEF80" w14:textId="2825F0DC" w:rsidR="00D45F66" w:rsidRPr="005E26C1" w:rsidRDefault="00D45F66" w:rsidP="0011427E">
            <w:pPr>
              <w:pStyle w:val="GOSTTablenorm"/>
            </w:pPr>
            <w:r>
              <w:rPr>
                <w:lang w:val="en-US"/>
              </w:rPr>
              <w:t>EXP</w:t>
            </w:r>
            <w:r>
              <w:t>: 38</w:t>
            </w:r>
          </w:p>
        </w:tc>
        <w:tc>
          <w:tcPr>
            <w:tcW w:w="1107" w:type="pct"/>
          </w:tcPr>
          <w:p w14:paraId="0ABD823C" w14:textId="6086BB95" w:rsidR="00D45F66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 w:rsidRPr="004A1C8C">
              <w:rPr>
                <w:rFonts w:eastAsia="Calibri"/>
                <w:szCs w:val="22"/>
              </w:rPr>
              <w:t>Сумма ЛБО, утвержденных в бюджете для ГРБС</w:t>
            </w:r>
            <w:r>
              <w:rPr>
                <w:rFonts w:eastAsia="Calibri"/>
                <w:szCs w:val="22"/>
              </w:rPr>
              <w:t xml:space="preserve"> </w:t>
            </w:r>
            <w:r w:rsidRPr="00B10891">
              <w:rPr>
                <w:szCs w:val="22"/>
              </w:rPr>
              <w:t>на первый год планового периода</w:t>
            </w:r>
            <w:r w:rsidRPr="004A1C8C">
              <w:rPr>
                <w:rFonts w:eastAsia="Calibri"/>
                <w:szCs w:val="22"/>
              </w:rPr>
              <w:t xml:space="preserve"> </w:t>
            </w:r>
            <w:r w:rsidRPr="00422B9D">
              <w:rPr>
                <w:rFonts w:eastAsia="Calibri"/>
                <w:szCs w:val="22"/>
              </w:rPr>
              <w:t>на осуществление капитальных вложений по объектам капи</w:t>
            </w:r>
            <w:r w:rsidRPr="00422B9D">
              <w:rPr>
                <w:rFonts w:eastAsia="Calibri"/>
                <w:szCs w:val="22"/>
              </w:rPr>
              <w:lastRenderedPageBreak/>
              <w:t>тального строительства, недвижимого имущества, мероприятиям (укрупненным инвестиционным проектам)</w:t>
            </w:r>
            <w:r>
              <w:rPr>
                <w:rFonts w:eastAsia="Calibri"/>
                <w:szCs w:val="22"/>
              </w:rPr>
              <w:t>.</w:t>
            </w:r>
          </w:p>
          <w:p w14:paraId="2339DE63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7E154458" w14:textId="77777777" w:rsidR="00D45F66" w:rsidRDefault="00D45F66" w:rsidP="0011427E">
            <w:pPr>
              <w:pStyle w:val="GOSTTablenorm"/>
            </w:pPr>
            <w:r w:rsidRPr="001D7F7A">
              <w:t xml:space="preserve">Оборот по Кт </w:t>
            </w:r>
            <w:r w:rsidRPr="005E26C1">
              <w:rPr>
                <w:szCs w:val="22"/>
              </w:rPr>
              <w:t xml:space="preserve">за отчетный период </w:t>
            </w:r>
            <w:r>
              <w:t>по показателям:</w:t>
            </w:r>
          </w:p>
          <w:p w14:paraId="10EBCFA5" w14:textId="5DA346F8" w:rsidR="00D45F66" w:rsidRPr="00356756" w:rsidRDefault="00D45F66" w:rsidP="0011427E">
            <w:pPr>
              <w:pStyle w:val="GOSTTableListMark1"/>
            </w:pPr>
            <w:r w:rsidRPr="004A1C8C">
              <w:t>ЛБО</w:t>
            </w:r>
            <w:r w:rsidRPr="004A1C8C">
              <w:rPr>
                <w:lang w:val="en-US"/>
              </w:rPr>
              <w:t>_</w:t>
            </w:r>
            <w:r w:rsidRPr="004A1C8C">
              <w:t>ФАИП</w:t>
            </w:r>
            <w:r>
              <w:rPr>
                <w:lang w:val="en-US"/>
              </w:rPr>
              <w:t>_</w:t>
            </w:r>
            <w:r>
              <w:t>2,</w:t>
            </w:r>
          </w:p>
          <w:p w14:paraId="7E32A65C" w14:textId="575246A4" w:rsidR="00D45F66" w:rsidRPr="005E26C1" w:rsidRDefault="00D45F66" w:rsidP="0011427E">
            <w:pPr>
              <w:pStyle w:val="GOSTTableListMark1"/>
            </w:pPr>
            <w:r w:rsidRPr="004A1C8C">
              <w:t>ЛБО</w:t>
            </w:r>
            <w:r w:rsidRPr="004A1C8C">
              <w:rPr>
                <w:lang w:val="en-US"/>
              </w:rPr>
              <w:t>_</w:t>
            </w:r>
            <w:r w:rsidRPr="004A1C8C">
              <w:t>КМИ</w:t>
            </w:r>
            <w:r>
              <w:rPr>
                <w:lang w:val="en-US"/>
              </w:rPr>
              <w:t>_2</w:t>
            </w:r>
          </w:p>
        </w:tc>
        <w:tc>
          <w:tcPr>
            <w:tcW w:w="254" w:type="pct"/>
          </w:tcPr>
          <w:p w14:paraId="782525B5" w14:textId="0771EFE3" w:rsidR="00D45F66" w:rsidRDefault="00D45F66" w:rsidP="0011427E">
            <w:pPr>
              <w:pStyle w:val="GOSTTablenorm"/>
              <w:rPr>
                <w:szCs w:val="22"/>
              </w:rPr>
            </w:pPr>
            <w:r w:rsidRPr="00B253DA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44248E8F" w14:textId="4A92AEC0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310C4C"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497DDCE4" w14:textId="503F0208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13" w:type="pct"/>
          </w:tcPr>
          <w:p w14:paraId="7C8FE19A" w14:textId="1C3DCFAA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13" w:type="pct"/>
          </w:tcPr>
          <w:p w14:paraId="36CEDBCA" w14:textId="0A546FAC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13" w:type="pct"/>
          </w:tcPr>
          <w:p w14:paraId="38D29E30" w14:textId="644CD4D3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49" w:type="pct"/>
          </w:tcPr>
          <w:p w14:paraId="030B6E0F" w14:textId="728D9D75" w:rsidR="00D45F66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</w:tr>
      <w:tr w:rsidR="00D45F66" w:rsidRPr="005E26C1" w14:paraId="45BAFD9C" w14:textId="77777777" w:rsidTr="00D45F66">
        <w:tc>
          <w:tcPr>
            <w:tcW w:w="125" w:type="pct"/>
          </w:tcPr>
          <w:p w14:paraId="1F2A1445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17A3EB69" w14:textId="6145F08F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B10891">
              <w:rPr>
                <w:szCs w:val="22"/>
              </w:rPr>
              <w:t xml:space="preserve">ЛБО по </w:t>
            </w:r>
            <w:r>
              <w:rPr>
                <w:szCs w:val="22"/>
              </w:rPr>
              <w:t>ОКС</w:t>
            </w:r>
            <w:r w:rsidRPr="00B10891">
              <w:rPr>
                <w:szCs w:val="22"/>
              </w:rPr>
              <w:t xml:space="preserve"> утвержденные ГРБС на второй год планового периода</w:t>
            </w:r>
          </w:p>
        </w:tc>
        <w:tc>
          <w:tcPr>
            <w:tcW w:w="279" w:type="pct"/>
          </w:tcPr>
          <w:p w14:paraId="3C11EC0F" w14:textId="7C897F41" w:rsidR="00D45F66" w:rsidRPr="00510D55" w:rsidRDefault="004E716C" w:rsidP="0011427E">
            <w:pPr>
              <w:pStyle w:val="GOSTTablenorm"/>
              <w:rPr>
                <w:szCs w:val="22"/>
              </w:rPr>
            </w:pPr>
            <w:ins w:id="1196" w:author="Краснова Наталья EXP-332161" w:date="2026-03-19T17:48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057F9F7F" w14:textId="40A604C6" w:rsidR="00D45F66" w:rsidRPr="003219F6" w:rsidRDefault="00D45F66" w:rsidP="0011427E">
            <w:pPr>
              <w:pStyle w:val="GOSTTablenorm"/>
            </w:pPr>
            <w:r w:rsidRPr="00510D55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AAE945A" w14:textId="317ABCBD" w:rsidR="00D45F66" w:rsidRDefault="00D45F66" w:rsidP="0011427E">
            <w:pPr>
              <w:pStyle w:val="GOSTTablenorm"/>
            </w:pPr>
            <w:r>
              <w:rPr>
                <w:lang w:val="en-US"/>
              </w:rPr>
              <w:t>FAIP</w:t>
            </w:r>
            <w:r>
              <w:t>/</w:t>
            </w:r>
            <w:r>
              <w:rPr>
                <w:lang w:val="en-US"/>
              </w:rPr>
              <w:t>KMI</w:t>
            </w:r>
            <w:r>
              <w:t>: 7</w:t>
            </w:r>
          </w:p>
        </w:tc>
        <w:tc>
          <w:tcPr>
            <w:tcW w:w="341" w:type="pct"/>
          </w:tcPr>
          <w:p w14:paraId="068AC75B" w14:textId="460AE2E0" w:rsidR="00D45F66" w:rsidRPr="005E26C1" w:rsidRDefault="00D45F66" w:rsidP="0011427E">
            <w:pPr>
              <w:pStyle w:val="GOSTTablenorm"/>
            </w:pPr>
            <w:r>
              <w:t>212</w:t>
            </w:r>
          </w:p>
        </w:tc>
        <w:tc>
          <w:tcPr>
            <w:tcW w:w="301" w:type="pct"/>
          </w:tcPr>
          <w:p w14:paraId="150EA7FB" w14:textId="28C95E20" w:rsidR="00D45F66" w:rsidRPr="005E26C1" w:rsidRDefault="00D45F66" w:rsidP="0011427E">
            <w:pPr>
              <w:pStyle w:val="GOSTTablenorm"/>
            </w:pPr>
            <w:r>
              <w:rPr>
                <w:lang w:val="en-US"/>
              </w:rPr>
              <w:t>EXP</w:t>
            </w:r>
            <w:r>
              <w:t>: 39</w:t>
            </w:r>
          </w:p>
        </w:tc>
        <w:tc>
          <w:tcPr>
            <w:tcW w:w="1107" w:type="pct"/>
          </w:tcPr>
          <w:p w14:paraId="7E98ECDF" w14:textId="57B17C2F" w:rsidR="00D45F66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 w:rsidRPr="004A1C8C">
              <w:rPr>
                <w:rFonts w:eastAsia="Calibri"/>
                <w:szCs w:val="22"/>
              </w:rPr>
              <w:t>Сумма ЛБО, утвержденных в бюджете для ГРБС</w:t>
            </w:r>
            <w:r>
              <w:rPr>
                <w:rFonts w:eastAsia="Calibri"/>
                <w:szCs w:val="22"/>
              </w:rPr>
              <w:t xml:space="preserve"> </w:t>
            </w:r>
            <w:r w:rsidRPr="00B10891">
              <w:rPr>
                <w:szCs w:val="22"/>
              </w:rPr>
              <w:t xml:space="preserve">на </w:t>
            </w:r>
            <w:r>
              <w:rPr>
                <w:szCs w:val="22"/>
              </w:rPr>
              <w:t>второй</w:t>
            </w:r>
            <w:r w:rsidRPr="00B10891">
              <w:rPr>
                <w:szCs w:val="22"/>
              </w:rPr>
              <w:t xml:space="preserve"> год планового периода</w:t>
            </w:r>
            <w:r w:rsidRPr="004A1C8C">
              <w:rPr>
                <w:rFonts w:eastAsia="Calibri"/>
                <w:szCs w:val="22"/>
              </w:rPr>
              <w:t xml:space="preserve"> </w:t>
            </w:r>
            <w:r w:rsidRPr="00422B9D">
              <w:rPr>
                <w:rFonts w:eastAsia="Calibri"/>
                <w:szCs w:val="22"/>
              </w:rPr>
              <w:t>на осуществление капитальных вложений по объектам капитального строительства, недвижимого имущества, мероприятиям (укрупненным инвестиционным проектам)</w:t>
            </w:r>
            <w:r>
              <w:rPr>
                <w:rFonts w:eastAsia="Calibri"/>
                <w:szCs w:val="22"/>
              </w:rPr>
              <w:t>.</w:t>
            </w:r>
          </w:p>
          <w:p w14:paraId="4BC42AA9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3FA574C7" w14:textId="77777777" w:rsidR="00D45F66" w:rsidRDefault="00D45F66" w:rsidP="0011427E">
            <w:pPr>
              <w:pStyle w:val="GOSTTablenorm"/>
            </w:pPr>
            <w:r w:rsidRPr="001D7F7A">
              <w:lastRenderedPageBreak/>
              <w:t xml:space="preserve">Оборот по Кт </w:t>
            </w:r>
            <w:r w:rsidRPr="005E26C1">
              <w:rPr>
                <w:szCs w:val="22"/>
              </w:rPr>
              <w:t xml:space="preserve">за отчетный период </w:t>
            </w:r>
            <w:r>
              <w:t>по показателям:</w:t>
            </w:r>
          </w:p>
          <w:p w14:paraId="497DD8E6" w14:textId="37BEAEB8" w:rsidR="00D45F66" w:rsidRPr="00356756" w:rsidRDefault="00D45F66" w:rsidP="0011427E">
            <w:pPr>
              <w:pStyle w:val="GOSTTableListMark1"/>
            </w:pPr>
            <w:r w:rsidRPr="004A1C8C">
              <w:t>ЛБО</w:t>
            </w:r>
            <w:r w:rsidRPr="004A1C8C">
              <w:rPr>
                <w:lang w:val="en-US"/>
              </w:rPr>
              <w:t>_</w:t>
            </w:r>
            <w:r w:rsidRPr="004A1C8C">
              <w:t>ФАИП</w:t>
            </w:r>
            <w:r>
              <w:rPr>
                <w:lang w:val="en-US"/>
              </w:rPr>
              <w:t>_</w:t>
            </w:r>
            <w:r>
              <w:t>3,</w:t>
            </w:r>
          </w:p>
          <w:p w14:paraId="6E4F0B51" w14:textId="54B28809" w:rsidR="00D45F66" w:rsidRPr="005E26C1" w:rsidRDefault="00D45F66" w:rsidP="0011427E">
            <w:pPr>
              <w:pStyle w:val="GOSTTableListMark1"/>
            </w:pPr>
            <w:r w:rsidRPr="004A1C8C">
              <w:t>ЛБО</w:t>
            </w:r>
            <w:r w:rsidRPr="004A1C8C">
              <w:rPr>
                <w:lang w:val="en-US"/>
              </w:rPr>
              <w:t>_</w:t>
            </w:r>
            <w:r w:rsidRPr="004A1C8C">
              <w:t>КМИ</w:t>
            </w:r>
            <w:r>
              <w:rPr>
                <w:lang w:val="en-US"/>
              </w:rPr>
              <w:t>_3</w:t>
            </w:r>
          </w:p>
        </w:tc>
        <w:tc>
          <w:tcPr>
            <w:tcW w:w="254" w:type="pct"/>
          </w:tcPr>
          <w:p w14:paraId="69721909" w14:textId="51C9720F" w:rsidR="00D45F66" w:rsidRDefault="00D45F66" w:rsidP="0011427E">
            <w:pPr>
              <w:pStyle w:val="GOSTTablenorm"/>
              <w:rPr>
                <w:szCs w:val="22"/>
              </w:rPr>
            </w:pPr>
            <w:r w:rsidRPr="00772CA5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59375CCA" w14:textId="7AEB7458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1C570B"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3BEF8826" w14:textId="7EB84F95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13" w:type="pct"/>
          </w:tcPr>
          <w:p w14:paraId="6F4700AE" w14:textId="7FD1F39F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13" w:type="pct"/>
          </w:tcPr>
          <w:p w14:paraId="11F1FC1D" w14:textId="347C1B91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13" w:type="pct"/>
          </w:tcPr>
          <w:p w14:paraId="0B61A367" w14:textId="183A4672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49" w:type="pct"/>
          </w:tcPr>
          <w:p w14:paraId="3BC6691B" w14:textId="0EAD42CF" w:rsidR="00D45F66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</w:tr>
      <w:tr w:rsidR="00D45F66" w:rsidRPr="005E26C1" w14:paraId="31BE9D7D" w14:textId="77777777" w:rsidTr="00D45F66">
        <w:tc>
          <w:tcPr>
            <w:tcW w:w="125" w:type="pct"/>
          </w:tcPr>
          <w:p w14:paraId="53C410EA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651ACC9D" w14:textId="532A972F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B10891">
              <w:rPr>
                <w:szCs w:val="22"/>
              </w:rPr>
              <w:t xml:space="preserve">ЛБО по </w:t>
            </w:r>
            <w:r>
              <w:rPr>
                <w:szCs w:val="22"/>
              </w:rPr>
              <w:t>ОКС</w:t>
            </w:r>
            <w:r w:rsidRPr="00B10891">
              <w:rPr>
                <w:szCs w:val="22"/>
              </w:rPr>
              <w:t xml:space="preserve"> утвержденные ГРБС на третий год планового периода</w:t>
            </w:r>
          </w:p>
        </w:tc>
        <w:tc>
          <w:tcPr>
            <w:tcW w:w="279" w:type="pct"/>
          </w:tcPr>
          <w:p w14:paraId="23FD678F" w14:textId="75F7FEF4" w:rsidR="00D45F66" w:rsidRPr="00510D55" w:rsidRDefault="004E716C" w:rsidP="0011427E">
            <w:pPr>
              <w:pStyle w:val="GOSTTablenorm"/>
              <w:rPr>
                <w:szCs w:val="22"/>
              </w:rPr>
            </w:pPr>
            <w:ins w:id="1197" w:author="Краснова Наталья EXP-332161" w:date="2026-03-19T17:48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563D9C1F" w14:textId="1699C3E8" w:rsidR="00D45F66" w:rsidRPr="00774576" w:rsidRDefault="00D45F66" w:rsidP="0011427E">
            <w:pPr>
              <w:pStyle w:val="GOSTTablenorm"/>
            </w:pPr>
            <w:r w:rsidRPr="00510D55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BCD4DF9" w14:textId="78DCAFE5" w:rsidR="00D45F66" w:rsidRDefault="00D45F66" w:rsidP="0011427E">
            <w:pPr>
              <w:pStyle w:val="GOSTTablenorm"/>
            </w:pPr>
            <w:r w:rsidRPr="00774576">
              <w:t>FAIP</w:t>
            </w:r>
            <w:r>
              <w:t>/</w:t>
            </w:r>
            <w:r w:rsidRPr="00774576">
              <w:t>KMI</w:t>
            </w:r>
            <w:r>
              <w:t>:</w:t>
            </w:r>
            <w:r w:rsidRPr="00774576">
              <w:t xml:space="preserve"> 8</w:t>
            </w:r>
          </w:p>
        </w:tc>
        <w:tc>
          <w:tcPr>
            <w:tcW w:w="341" w:type="pct"/>
          </w:tcPr>
          <w:p w14:paraId="50289287" w14:textId="067E0688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213</w:t>
            </w:r>
          </w:p>
        </w:tc>
        <w:tc>
          <w:tcPr>
            <w:tcW w:w="301" w:type="pct"/>
          </w:tcPr>
          <w:p w14:paraId="3F8A29AC" w14:textId="502CB369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lang w:val="en-US"/>
              </w:rPr>
              <w:t>EXP</w:t>
            </w:r>
            <w:r>
              <w:t>: 40</w:t>
            </w:r>
          </w:p>
        </w:tc>
        <w:tc>
          <w:tcPr>
            <w:tcW w:w="1107" w:type="pct"/>
          </w:tcPr>
          <w:p w14:paraId="34D76CE5" w14:textId="75108778" w:rsidR="00D45F66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 w:rsidRPr="004A1C8C">
              <w:rPr>
                <w:rFonts w:eastAsia="Calibri"/>
                <w:szCs w:val="22"/>
              </w:rPr>
              <w:t>Сумма ЛБО, утвержденных в бюджете для ГРБС</w:t>
            </w:r>
            <w:r>
              <w:rPr>
                <w:rFonts w:eastAsia="Calibri"/>
                <w:szCs w:val="22"/>
              </w:rPr>
              <w:t xml:space="preserve"> </w:t>
            </w:r>
            <w:r w:rsidRPr="00B10891">
              <w:rPr>
                <w:szCs w:val="22"/>
              </w:rPr>
              <w:t xml:space="preserve">на </w:t>
            </w:r>
            <w:r>
              <w:rPr>
                <w:szCs w:val="22"/>
              </w:rPr>
              <w:t>третий</w:t>
            </w:r>
            <w:r w:rsidRPr="00B10891">
              <w:rPr>
                <w:szCs w:val="22"/>
              </w:rPr>
              <w:t xml:space="preserve"> год планового периода</w:t>
            </w:r>
            <w:r w:rsidRPr="004A1C8C">
              <w:rPr>
                <w:rFonts w:eastAsia="Calibri"/>
                <w:szCs w:val="22"/>
              </w:rPr>
              <w:t xml:space="preserve"> </w:t>
            </w:r>
            <w:r w:rsidRPr="00422B9D">
              <w:rPr>
                <w:rFonts w:eastAsia="Calibri"/>
                <w:szCs w:val="22"/>
              </w:rPr>
              <w:t>на осуществление капитальных вложений по объектам капитального строительства, недвижимого имущества, мероприятиям (укрупненным инвестиционным проектам)</w:t>
            </w:r>
            <w:r>
              <w:rPr>
                <w:rFonts w:eastAsia="Calibri"/>
                <w:szCs w:val="22"/>
              </w:rPr>
              <w:t>.</w:t>
            </w:r>
          </w:p>
          <w:p w14:paraId="47794A08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131A01A1" w14:textId="77777777" w:rsidR="00D45F66" w:rsidRDefault="00D45F66" w:rsidP="0011427E">
            <w:pPr>
              <w:pStyle w:val="GOSTTablenorm"/>
            </w:pPr>
            <w:r w:rsidRPr="001D7F7A">
              <w:t xml:space="preserve">Оборот по Кт </w:t>
            </w:r>
            <w:r w:rsidRPr="005E26C1">
              <w:rPr>
                <w:szCs w:val="22"/>
              </w:rPr>
              <w:t xml:space="preserve">за отчетный период </w:t>
            </w:r>
            <w:r>
              <w:t>по показателям:</w:t>
            </w:r>
          </w:p>
          <w:p w14:paraId="67BD4677" w14:textId="2197A936" w:rsidR="00D45F66" w:rsidRPr="00356756" w:rsidRDefault="00D45F66" w:rsidP="0011427E">
            <w:pPr>
              <w:pStyle w:val="GOSTTableListMark1"/>
            </w:pPr>
            <w:r w:rsidRPr="004A1C8C">
              <w:t>ЛБО</w:t>
            </w:r>
            <w:r w:rsidRPr="004A1C8C">
              <w:rPr>
                <w:lang w:val="en-US"/>
              </w:rPr>
              <w:t>_</w:t>
            </w:r>
            <w:r w:rsidRPr="004A1C8C">
              <w:t>ФАИП</w:t>
            </w:r>
            <w:r>
              <w:rPr>
                <w:lang w:val="en-US"/>
              </w:rPr>
              <w:t>_</w:t>
            </w:r>
            <w:r>
              <w:t>4,</w:t>
            </w:r>
          </w:p>
          <w:p w14:paraId="326D8327" w14:textId="3EE54A53" w:rsidR="00D45F66" w:rsidRPr="005E26C1" w:rsidRDefault="00D45F66" w:rsidP="0011427E">
            <w:pPr>
              <w:pStyle w:val="GOSTTableListMark1"/>
            </w:pPr>
            <w:r w:rsidRPr="004A1C8C">
              <w:t>ЛБО</w:t>
            </w:r>
            <w:r w:rsidRPr="004A1C8C">
              <w:rPr>
                <w:lang w:val="en-US"/>
              </w:rPr>
              <w:t>_</w:t>
            </w:r>
            <w:r w:rsidRPr="004A1C8C">
              <w:t>КМИ</w:t>
            </w:r>
            <w:r>
              <w:rPr>
                <w:lang w:val="en-US"/>
              </w:rPr>
              <w:t>_4</w:t>
            </w:r>
          </w:p>
        </w:tc>
        <w:tc>
          <w:tcPr>
            <w:tcW w:w="254" w:type="pct"/>
          </w:tcPr>
          <w:p w14:paraId="2E4D3693" w14:textId="38298B3B" w:rsidR="00D45F66" w:rsidRDefault="00D45F66" w:rsidP="0011427E">
            <w:pPr>
              <w:pStyle w:val="GOSTTablenorm"/>
              <w:rPr>
                <w:szCs w:val="22"/>
              </w:rPr>
            </w:pPr>
            <w:r w:rsidRPr="00772CA5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63338336" w14:textId="3B77FF74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1C570B"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4A3D9857" w14:textId="5DA70BBF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13" w:type="pct"/>
          </w:tcPr>
          <w:p w14:paraId="380A26C2" w14:textId="6C7A81F7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13" w:type="pct"/>
          </w:tcPr>
          <w:p w14:paraId="787DC28E" w14:textId="32D8C9EE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13" w:type="pct"/>
          </w:tcPr>
          <w:p w14:paraId="0B9DB8E0" w14:textId="41C78A33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49" w:type="pct"/>
          </w:tcPr>
          <w:p w14:paraId="3CCA2372" w14:textId="1F0D9F18" w:rsidR="00D45F66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</w:tr>
      <w:tr w:rsidR="00D45F66" w:rsidRPr="005E26C1" w14:paraId="2D3F1FE2" w14:textId="77777777" w:rsidTr="00D45F66">
        <w:tc>
          <w:tcPr>
            <w:tcW w:w="125" w:type="pct"/>
          </w:tcPr>
          <w:p w14:paraId="10C39DF5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3FA84023" w14:textId="23F6BBDF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0F290B">
              <w:rPr>
                <w:szCs w:val="22"/>
              </w:rPr>
              <w:t>Детализированные ЛБО по ОКС утвержденные ГРБС</w:t>
            </w:r>
            <w:r w:rsidRPr="00393387">
              <w:rPr>
                <w:szCs w:val="22"/>
              </w:rPr>
              <w:t xml:space="preserve"> на текущий финансовый год</w:t>
            </w:r>
          </w:p>
        </w:tc>
        <w:tc>
          <w:tcPr>
            <w:tcW w:w="279" w:type="pct"/>
          </w:tcPr>
          <w:p w14:paraId="3CA58701" w14:textId="00589853" w:rsidR="00D45F66" w:rsidRPr="00510D55" w:rsidRDefault="004E716C" w:rsidP="0011427E">
            <w:pPr>
              <w:pStyle w:val="GOSTTablenorm"/>
              <w:rPr>
                <w:szCs w:val="22"/>
              </w:rPr>
            </w:pPr>
            <w:ins w:id="1198" w:author="Краснова Наталья EXP-332161" w:date="2026-03-19T17:48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1EE5A0B9" w14:textId="4B7AAF57" w:rsidR="00D45F66" w:rsidRDefault="00D45F66" w:rsidP="0011427E">
            <w:pPr>
              <w:pStyle w:val="GOSTTablenorm"/>
            </w:pPr>
            <w:r w:rsidRPr="00510D55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5B22223" w14:textId="149B24F6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34B163F2" w14:textId="7E3516A1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253</w:t>
            </w:r>
          </w:p>
        </w:tc>
        <w:tc>
          <w:tcPr>
            <w:tcW w:w="301" w:type="pct"/>
          </w:tcPr>
          <w:p w14:paraId="1453FD9A" w14:textId="5DEBAF6A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lang w:val="en-US"/>
              </w:rPr>
              <w:t>EXP</w:t>
            </w:r>
            <w:r>
              <w:t>: 65</w:t>
            </w:r>
          </w:p>
        </w:tc>
        <w:tc>
          <w:tcPr>
            <w:tcW w:w="1107" w:type="pct"/>
          </w:tcPr>
          <w:p w14:paraId="4D85DA37" w14:textId="4A18BC14" w:rsidR="00D45F66" w:rsidRDefault="00D45F66" w:rsidP="0011427E">
            <w:pPr>
              <w:pStyle w:val="GOSTTablenorm"/>
              <w:rPr>
                <w:szCs w:val="22"/>
              </w:rPr>
            </w:pPr>
            <w:r w:rsidRPr="000F290B">
              <w:rPr>
                <w:szCs w:val="22"/>
              </w:rPr>
              <w:t>Сумма утвержденных в бюджете ЛБО для ГРБС на осуществление капитальных вложений по мероприятиям (укрупненным инвестиционным проектам), детализированных по входящим объектам капитальных вложений, недвижимого имущества</w:t>
            </w:r>
            <w:r>
              <w:rPr>
                <w:szCs w:val="22"/>
              </w:rPr>
              <w:t xml:space="preserve">, </w:t>
            </w:r>
            <w:r w:rsidRPr="00393387">
              <w:rPr>
                <w:szCs w:val="22"/>
              </w:rPr>
              <w:t>на текущий финансовый год</w:t>
            </w:r>
            <w:r>
              <w:rPr>
                <w:szCs w:val="22"/>
              </w:rPr>
              <w:t>.</w:t>
            </w:r>
          </w:p>
          <w:p w14:paraId="00B3D623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0E2A9A8A" w14:textId="5475B8D1" w:rsidR="00D45F66" w:rsidRDefault="00D45F66" w:rsidP="0011427E">
            <w:pPr>
              <w:pStyle w:val="GOSTTablenorm"/>
            </w:pPr>
            <w:r>
              <w:t>Оборот по Д</w:t>
            </w:r>
            <w:r w:rsidRPr="001D7F7A">
              <w:t xml:space="preserve">т </w:t>
            </w:r>
            <w:r w:rsidRPr="005E26C1">
              <w:rPr>
                <w:szCs w:val="22"/>
              </w:rPr>
              <w:t xml:space="preserve">за отчетный период </w:t>
            </w:r>
            <w:r>
              <w:t>по показателям:</w:t>
            </w:r>
          </w:p>
          <w:p w14:paraId="13775EDA" w14:textId="1990B86B" w:rsidR="00D45F66" w:rsidRPr="00356756" w:rsidRDefault="00D45F66" w:rsidP="0011427E">
            <w:pPr>
              <w:pStyle w:val="GOSTTableListMark1"/>
            </w:pPr>
            <w:r w:rsidRPr="004A1C8C">
              <w:t>ЛБО</w:t>
            </w:r>
            <w:r w:rsidRPr="004A1C8C">
              <w:rPr>
                <w:lang w:val="en-US"/>
              </w:rPr>
              <w:t>_</w:t>
            </w:r>
            <w:r w:rsidRPr="004A1C8C">
              <w:t>ФАИП</w:t>
            </w:r>
            <w:r>
              <w:rPr>
                <w:lang w:val="en-US"/>
              </w:rPr>
              <w:t>_</w:t>
            </w:r>
            <w:r>
              <w:t>1,</w:t>
            </w:r>
          </w:p>
          <w:p w14:paraId="7534C9BE" w14:textId="3D8997FB" w:rsidR="00D45F66" w:rsidRPr="007B229E" w:rsidRDefault="00D45F66" w:rsidP="0011427E">
            <w:pPr>
              <w:pStyle w:val="GOSTTableListMark1"/>
            </w:pPr>
            <w:r w:rsidRPr="004A1C8C">
              <w:t>ЛБО</w:t>
            </w:r>
            <w:r w:rsidRPr="004A1C8C">
              <w:rPr>
                <w:lang w:val="en-US"/>
              </w:rPr>
              <w:t>_</w:t>
            </w:r>
            <w:r w:rsidRPr="004A1C8C">
              <w:t>КМИ</w:t>
            </w:r>
            <w:r>
              <w:rPr>
                <w:lang w:val="en-US"/>
              </w:rPr>
              <w:t>_1</w:t>
            </w:r>
          </w:p>
        </w:tc>
        <w:tc>
          <w:tcPr>
            <w:tcW w:w="254" w:type="pct"/>
          </w:tcPr>
          <w:p w14:paraId="052C8533" w14:textId="2CCF31D9" w:rsidR="00D45F66" w:rsidRDefault="00D45F66" w:rsidP="0011427E">
            <w:pPr>
              <w:pStyle w:val="GOSTTablenorm"/>
              <w:rPr>
                <w:szCs w:val="22"/>
              </w:rPr>
            </w:pPr>
            <w:r w:rsidRPr="00772CA5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17FE9CB8" w14:textId="23C623F9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1C570B"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1DCEF23F" w14:textId="45F900A3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13" w:type="pct"/>
          </w:tcPr>
          <w:p w14:paraId="27302598" w14:textId="7C9A5476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13" w:type="pct"/>
          </w:tcPr>
          <w:p w14:paraId="7D1EEF5D" w14:textId="47A73E9C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13" w:type="pct"/>
          </w:tcPr>
          <w:p w14:paraId="26D1B700" w14:textId="7619B75E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49" w:type="pct"/>
          </w:tcPr>
          <w:p w14:paraId="56664A59" w14:textId="539C830A" w:rsidR="00D45F66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</w:tr>
      <w:tr w:rsidR="00D45F66" w:rsidRPr="005E26C1" w14:paraId="60D8EA5A" w14:textId="77777777" w:rsidTr="00D45F66">
        <w:tc>
          <w:tcPr>
            <w:tcW w:w="125" w:type="pct"/>
          </w:tcPr>
          <w:p w14:paraId="0D057C8D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7FB116E0" w14:textId="4B920CAA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393387">
              <w:rPr>
                <w:szCs w:val="22"/>
              </w:rPr>
              <w:t>Детализированные ЛБО по ОКС утвержденные ГРБС на первый год планового периода</w:t>
            </w:r>
          </w:p>
        </w:tc>
        <w:tc>
          <w:tcPr>
            <w:tcW w:w="279" w:type="pct"/>
          </w:tcPr>
          <w:p w14:paraId="68082037" w14:textId="3828AF51" w:rsidR="00D45F66" w:rsidRPr="00510D55" w:rsidRDefault="004E716C" w:rsidP="0011427E">
            <w:pPr>
              <w:pStyle w:val="GOSTTablenorm"/>
              <w:rPr>
                <w:szCs w:val="22"/>
              </w:rPr>
            </w:pPr>
            <w:ins w:id="1199" w:author="Краснова Наталья EXP-332161" w:date="2026-03-19T17:48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26DDB27C" w14:textId="35390882" w:rsidR="00D45F66" w:rsidRDefault="00D45F66" w:rsidP="0011427E">
            <w:pPr>
              <w:pStyle w:val="GOSTTablenorm"/>
            </w:pPr>
            <w:r w:rsidRPr="00510D55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B1039B0" w14:textId="6A53AB40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47C7877C" w14:textId="2DD4781A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254</w:t>
            </w:r>
          </w:p>
        </w:tc>
        <w:tc>
          <w:tcPr>
            <w:tcW w:w="301" w:type="pct"/>
          </w:tcPr>
          <w:p w14:paraId="4CA5807B" w14:textId="44E9FEFA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030B41">
              <w:rPr>
                <w:lang w:val="en-US"/>
              </w:rPr>
              <w:t>EXP</w:t>
            </w:r>
            <w:r w:rsidRPr="00030B41">
              <w:t>:</w:t>
            </w:r>
            <w:r>
              <w:t xml:space="preserve"> 66</w:t>
            </w:r>
          </w:p>
        </w:tc>
        <w:tc>
          <w:tcPr>
            <w:tcW w:w="1107" w:type="pct"/>
          </w:tcPr>
          <w:p w14:paraId="72AF1A6D" w14:textId="11487624" w:rsidR="00D45F66" w:rsidRDefault="00D45F66" w:rsidP="0011427E">
            <w:pPr>
              <w:pStyle w:val="GOSTTablenorm"/>
              <w:rPr>
                <w:szCs w:val="22"/>
              </w:rPr>
            </w:pPr>
            <w:r w:rsidRPr="000F290B">
              <w:rPr>
                <w:szCs w:val="22"/>
              </w:rPr>
              <w:t xml:space="preserve">Сумма утвержденных в бюджете ЛБО для ГРБС на осуществление капитальных вложений по мероприятиям (укрупненным инвестиционным проектам), детализированных по входящим объектам капитальных </w:t>
            </w:r>
            <w:r w:rsidRPr="000F290B">
              <w:rPr>
                <w:szCs w:val="22"/>
              </w:rPr>
              <w:lastRenderedPageBreak/>
              <w:t>вложений, недвижимого имущества</w:t>
            </w:r>
            <w:r>
              <w:rPr>
                <w:szCs w:val="22"/>
              </w:rPr>
              <w:t xml:space="preserve">, </w:t>
            </w:r>
            <w:r w:rsidRPr="00393387">
              <w:rPr>
                <w:szCs w:val="22"/>
              </w:rPr>
              <w:t>на первый год планового периода</w:t>
            </w:r>
            <w:r>
              <w:rPr>
                <w:szCs w:val="22"/>
              </w:rPr>
              <w:t>.</w:t>
            </w:r>
          </w:p>
          <w:p w14:paraId="4295C10E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061C20DD" w14:textId="77777777" w:rsidR="00D45F66" w:rsidRDefault="00D45F66" w:rsidP="0011427E">
            <w:pPr>
              <w:pStyle w:val="GOSTTablenorm"/>
            </w:pPr>
            <w:r>
              <w:t>Оборот по Д</w:t>
            </w:r>
            <w:r w:rsidRPr="001D7F7A">
              <w:t xml:space="preserve">т </w:t>
            </w:r>
            <w:r w:rsidRPr="005E26C1">
              <w:rPr>
                <w:szCs w:val="22"/>
              </w:rPr>
              <w:t xml:space="preserve">за отчетный период </w:t>
            </w:r>
            <w:r>
              <w:t>по показателям:</w:t>
            </w:r>
          </w:p>
          <w:p w14:paraId="00256B8C" w14:textId="45A469B3" w:rsidR="00D45F66" w:rsidRPr="00356756" w:rsidRDefault="00D45F66" w:rsidP="0011427E">
            <w:pPr>
              <w:pStyle w:val="GOSTTableListMark1"/>
            </w:pPr>
            <w:r w:rsidRPr="004A1C8C">
              <w:t>ЛБО</w:t>
            </w:r>
            <w:r w:rsidRPr="004A1C8C">
              <w:rPr>
                <w:lang w:val="en-US"/>
              </w:rPr>
              <w:t>_</w:t>
            </w:r>
            <w:r w:rsidRPr="004A1C8C">
              <w:t>ФАИП</w:t>
            </w:r>
            <w:r>
              <w:rPr>
                <w:lang w:val="en-US"/>
              </w:rPr>
              <w:t>_</w:t>
            </w:r>
            <w:r>
              <w:t>2,</w:t>
            </w:r>
          </w:p>
          <w:p w14:paraId="043EBFC3" w14:textId="64C5CD81" w:rsidR="00D45F66" w:rsidRPr="005E26C1" w:rsidRDefault="00D45F66" w:rsidP="0011427E">
            <w:pPr>
              <w:pStyle w:val="GOSTTableListMark1"/>
            </w:pPr>
            <w:r w:rsidRPr="004A1C8C">
              <w:t>ЛБО</w:t>
            </w:r>
            <w:r w:rsidRPr="004A1C8C">
              <w:rPr>
                <w:lang w:val="en-US"/>
              </w:rPr>
              <w:t>_</w:t>
            </w:r>
            <w:r w:rsidRPr="004A1C8C">
              <w:t>КМИ</w:t>
            </w:r>
            <w:r>
              <w:rPr>
                <w:lang w:val="en-US"/>
              </w:rPr>
              <w:t>_2</w:t>
            </w:r>
          </w:p>
        </w:tc>
        <w:tc>
          <w:tcPr>
            <w:tcW w:w="254" w:type="pct"/>
          </w:tcPr>
          <w:p w14:paraId="764F3D7B" w14:textId="23B81C63" w:rsidR="00D45F66" w:rsidRDefault="00D45F66" w:rsidP="0011427E">
            <w:pPr>
              <w:pStyle w:val="GOSTTablenorm"/>
              <w:rPr>
                <w:szCs w:val="22"/>
              </w:rPr>
            </w:pPr>
            <w:r w:rsidRPr="00772CA5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58F686E0" w14:textId="59949BF6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091900"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04A12E7F" w14:textId="7DA31158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13" w:type="pct"/>
          </w:tcPr>
          <w:p w14:paraId="36817FED" w14:textId="73DD62F0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13" w:type="pct"/>
          </w:tcPr>
          <w:p w14:paraId="21156D02" w14:textId="0F2988B4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13" w:type="pct"/>
          </w:tcPr>
          <w:p w14:paraId="4E03AB42" w14:textId="476E0A14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49" w:type="pct"/>
          </w:tcPr>
          <w:p w14:paraId="7DCDF264" w14:textId="63856CF1" w:rsidR="00D45F66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</w:tr>
      <w:tr w:rsidR="00D45F66" w:rsidRPr="005E26C1" w14:paraId="018DDDA1" w14:textId="77777777" w:rsidTr="00D45F66">
        <w:tc>
          <w:tcPr>
            <w:tcW w:w="125" w:type="pct"/>
          </w:tcPr>
          <w:p w14:paraId="483F481E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69B6FBFD" w14:textId="3CFCA781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393387">
              <w:rPr>
                <w:szCs w:val="22"/>
              </w:rPr>
              <w:t>Детализированные ЛБО по ОКС утвержденные ГРБС на второй год планового периода</w:t>
            </w:r>
          </w:p>
        </w:tc>
        <w:tc>
          <w:tcPr>
            <w:tcW w:w="279" w:type="pct"/>
          </w:tcPr>
          <w:p w14:paraId="262BCC51" w14:textId="5BA16472" w:rsidR="00D45F66" w:rsidRPr="00510D55" w:rsidRDefault="004E716C" w:rsidP="0011427E">
            <w:pPr>
              <w:pStyle w:val="GOSTTablenorm"/>
              <w:rPr>
                <w:szCs w:val="22"/>
              </w:rPr>
            </w:pPr>
            <w:ins w:id="1200" w:author="Краснова Наталья EXP-332161" w:date="2026-03-19T17:48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199485C0" w14:textId="1AC8D8A4" w:rsidR="00D45F66" w:rsidRDefault="00D45F66" w:rsidP="0011427E">
            <w:pPr>
              <w:pStyle w:val="GOSTTablenorm"/>
            </w:pPr>
            <w:r w:rsidRPr="00510D55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BEB9761" w14:textId="2214F8AB" w:rsidR="00D45F66" w:rsidRDefault="00D45F66" w:rsidP="0011427E">
            <w:pPr>
              <w:pStyle w:val="GOSTTablenorm"/>
            </w:pPr>
            <w:r>
              <w:t xml:space="preserve"> -</w:t>
            </w:r>
          </w:p>
        </w:tc>
        <w:tc>
          <w:tcPr>
            <w:tcW w:w="341" w:type="pct"/>
          </w:tcPr>
          <w:p w14:paraId="2BEDFF6A" w14:textId="4881F046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255</w:t>
            </w:r>
          </w:p>
        </w:tc>
        <w:tc>
          <w:tcPr>
            <w:tcW w:w="301" w:type="pct"/>
          </w:tcPr>
          <w:p w14:paraId="646C4B90" w14:textId="38388022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030B41">
              <w:rPr>
                <w:lang w:val="en-US"/>
              </w:rPr>
              <w:t>EXP</w:t>
            </w:r>
            <w:r w:rsidRPr="00030B41">
              <w:t>:</w:t>
            </w:r>
            <w:r>
              <w:t xml:space="preserve"> 67</w:t>
            </w:r>
          </w:p>
        </w:tc>
        <w:tc>
          <w:tcPr>
            <w:tcW w:w="1107" w:type="pct"/>
          </w:tcPr>
          <w:p w14:paraId="49DA0F46" w14:textId="3ED0B5E9" w:rsidR="00D45F66" w:rsidRDefault="00D45F66" w:rsidP="0011427E">
            <w:pPr>
              <w:pStyle w:val="GOSTTablenorm"/>
              <w:rPr>
                <w:szCs w:val="22"/>
              </w:rPr>
            </w:pPr>
            <w:r w:rsidRPr="000F290B">
              <w:rPr>
                <w:szCs w:val="22"/>
              </w:rPr>
              <w:t>Сумма утвержденных в бюджете ЛБО для ГРБС на осуществление капитальных вложений по мероприятиям (укрупненным инвестиционным проектам), детализированных по входящим объектам капитальных вложений, недвижимого имущества</w:t>
            </w:r>
            <w:r>
              <w:rPr>
                <w:szCs w:val="22"/>
              </w:rPr>
              <w:t xml:space="preserve">, </w:t>
            </w:r>
            <w:r w:rsidRPr="00393387">
              <w:rPr>
                <w:szCs w:val="22"/>
              </w:rPr>
              <w:t xml:space="preserve">на </w:t>
            </w:r>
            <w:r>
              <w:rPr>
                <w:szCs w:val="22"/>
              </w:rPr>
              <w:t>второй</w:t>
            </w:r>
            <w:r w:rsidRPr="00393387">
              <w:rPr>
                <w:szCs w:val="22"/>
              </w:rPr>
              <w:t xml:space="preserve"> год планового периода</w:t>
            </w:r>
            <w:r>
              <w:rPr>
                <w:szCs w:val="22"/>
              </w:rPr>
              <w:t>.</w:t>
            </w:r>
          </w:p>
          <w:p w14:paraId="4D88CFE3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149C210B" w14:textId="77777777" w:rsidR="00D45F66" w:rsidRDefault="00D45F66" w:rsidP="0011427E">
            <w:pPr>
              <w:pStyle w:val="GOSTTablenorm"/>
            </w:pPr>
            <w:r>
              <w:t>Оборот по Д</w:t>
            </w:r>
            <w:r w:rsidRPr="001D7F7A">
              <w:t xml:space="preserve">т </w:t>
            </w:r>
            <w:r w:rsidRPr="005E26C1">
              <w:rPr>
                <w:szCs w:val="22"/>
              </w:rPr>
              <w:t xml:space="preserve">за отчетный период </w:t>
            </w:r>
            <w:r>
              <w:t>по показателям:</w:t>
            </w:r>
          </w:p>
          <w:p w14:paraId="44AC53D9" w14:textId="1CB1015E" w:rsidR="00D45F66" w:rsidRPr="00356756" w:rsidRDefault="00D45F66" w:rsidP="0011427E">
            <w:pPr>
              <w:pStyle w:val="GOSTTableListMark1"/>
            </w:pPr>
            <w:r w:rsidRPr="004A1C8C">
              <w:lastRenderedPageBreak/>
              <w:t>ЛБО</w:t>
            </w:r>
            <w:r w:rsidRPr="004A1C8C">
              <w:rPr>
                <w:lang w:val="en-US"/>
              </w:rPr>
              <w:t>_</w:t>
            </w:r>
            <w:r w:rsidRPr="004A1C8C">
              <w:t>ФАИП</w:t>
            </w:r>
            <w:r>
              <w:rPr>
                <w:lang w:val="en-US"/>
              </w:rPr>
              <w:t>_</w:t>
            </w:r>
            <w:r>
              <w:t>3,</w:t>
            </w:r>
          </w:p>
          <w:p w14:paraId="299BCD26" w14:textId="07E8EDAD" w:rsidR="00D45F66" w:rsidRPr="005E26C1" w:rsidRDefault="00D45F66" w:rsidP="0011427E">
            <w:pPr>
              <w:pStyle w:val="GOSTTableListMark1"/>
            </w:pPr>
            <w:r w:rsidRPr="004A1C8C">
              <w:t>ЛБО</w:t>
            </w:r>
            <w:r w:rsidRPr="004A1C8C">
              <w:rPr>
                <w:lang w:val="en-US"/>
              </w:rPr>
              <w:t>_</w:t>
            </w:r>
            <w:r w:rsidRPr="004A1C8C">
              <w:t>КМИ</w:t>
            </w:r>
            <w:r>
              <w:rPr>
                <w:lang w:val="en-US"/>
              </w:rPr>
              <w:t>_3</w:t>
            </w:r>
          </w:p>
        </w:tc>
        <w:tc>
          <w:tcPr>
            <w:tcW w:w="254" w:type="pct"/>
          </w:tcPr>
          <w:p w14:paraId="5919EB9E" w14:textId="5BC2AB6D" w:rsidR="00D45F66" w:rsidRDefault="00D45F66" w:rsidP="0011427E">
            <w:pPr>
              <w:pStyle w:val="GOSTTablenorm"/>
              <w:rPr>
                <w:szCs w:val="22"/>
              </w:rPr>
            </w:pPr>
            <w:r w:rsidRPr="00CC1F4B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5270EACF" w14:textId="0FA442D5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091900"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50ECDBF1" w14:textId="40477FCA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13" w:type="pct"/>
          </w:tcPr>
          <w:p w14:paraId="29BE971A" w14:textId="11FE443F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13" w:type="pct"/>
          </w:tcPr>
          <w:p w14:paraId="0FB77F2A" w14:textId="628CF2E3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13" w:type="pct"/>
          </w:tcPr>
          <w:p w14:paraId="0D962303" w14:textId="544ECBAD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49" w:type="pct"/>
          </w:tcPr>
          <w:p w14:paraId="53C9D8C5" w14:textId="6DE88430" w:rsidR="00D45F66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</w:tr>
      <w:tr w:rsidR="00D45F66" w:rsidRPr="005E26C1" w14:paraId="05C7A6F8" w14:textId="77777777" w:rsidTr="00D45F66">
        <w:tc>
          <w:tcPr>
            <w:tcW w:w="125" w:type="pct"/>
          </w:tcPr>
          <w:p w14:paraId="2ECAB3E9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397453AA" w14:textId="43B2E039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393387">
              <w:rPr>
                <w:szCs w:val="22"/>
              </w:rPr>
              <w:t>Детализированные ЛБО по ОКС утвержденные ГРБС на третий год планового периода</w:t>
            </w:r>
          </w:p>
        </w:tc>
        <w:tc>
          <w:tcPr>
            <w:tcW w:w="279" w:type="pct"/>
          </w:tcPr>
          <w:p w14:paraId="2A5C1B84" w14:textId="3C084451" w:rsidR="00D45F66" w:rsidRPr="00510D55" w:rsidRDefault="004E716C" w:rsidP="0011427E">
            <w:pPr>
              <w:pStyle w:val="GOSTTablenorm"/>
              <w:rPr>
                <w:szCs w:val="22"/>
              </w:rPr>
            </w:pPr>
            <w:ins w:id="1201" w:author="Краснова Наталья EXP-332161" w:date="2026-03-19T17:48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18F258D9" w14:textId="794A16DD" w:rsidR="00D45F66" w:rsidRDefault="00D45F66" w:rsidP="0011427E">
            <w:pPr>
              <w:pStyle w:val="GOSTTablenorm"/>
            </w:pPr>
            <w:r w:rsidRPr="00510D55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73DA18B" w14:textId="71DBD11E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3EBA623F" w14:textId="581B37EF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256</w:t>
            </w:r>
          </w:p>
        </w:tc>
        <w:tc>
          <w:tcPr>
            <w:tcW w:w="301" w:type="pct"/>
          </w:tcPr>
          <w:p w14:paraId="0F57DB4A" w14:textId="5685FD56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030B41">
              <w:rPr>
                <w:lang w:val="en-US"/>
              </w:rPr>
              <w:t>EXP</w:t>
            </w:r>
            <w:r w:rsidRPr="00030B41">
              <w:t>:</w:t>
            </w:r>
            <w:r>
              <w:t xml:space="preserve"> 68</w:t>
            </w:r>
          </w:p>
        </w:tc>
        <w:tc>
          <w:tcPr>
            <w:tcW w:w="1107" w:type="pct"/>
          </w:tcPr>
          <w:p w14:paraId="6708D649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0F290B">
              <w:rPr>
                <w:szCs w:val="22"/>
              </w:rPr>
              <w:t>Сумма утвержденных в бюджете ЛБО для ГРБС на осуществление капитальных вложений по мероприятиям (укрупненным инвестиционным проектам), детализированных по входящим объектам капитальных вложений, недвижимого имущества</w:t>
            </w:r>
            <w:r>
              <w:rPr>
                <w:szCs w:val="22"/>
              </w:rPr>
              <w:t xml:space="preserve">, </w:t>
            </w:r>
            <w:r w:rsidRPr="00393387">
              <w:rPr>
                <w:szCs w:val="22"/>
              </w:rPr>
              <w:t xml:space="preserve">на </w:t>
            </w:r>
            <w:r>
              <w:rPr>
                <w:szCs w:val="22"/>
              </w:rPr>
              <w:t>третий</w:t>
            </w:r>
            <w:r w:rsidRPr="00393387">
              <w:rPr>
                <w:szCs w:val="22"/>
              </w:rPr>
              <w:t xml:space="preserve"> год планового периода</w:t>
            </w:r>
            <w:r>
              <w:rPr>
                <w:szCs w:val="22"/>
              </w:rPr>
              <w:t>.</w:t>
            </w:r>
          </w:p>
          <w:p w14:paraId="5911A189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146ED7A5" w14:textId="77777777" w:rsidR="00D45F66" w:rsidRDefault="00D45F66" w:rsidP="0011427E">
            <w:pPr>
              <w:pStyle w:val="GOSTTablenorm"/>
            </w:pPr>
            <w:r>
              <w:t>Оборот по Д</w:t>
            </w:r>
            <w:r w:rsidRPr="001D7F7A">
              <w:t xml:space="preserve">т </w:t>
            </w:r>
            <w:r w:rsidRPr="005E26C1">
              <w:rPr>
                <w:szCs w:val="22"/>
              </w:rPr>
              <w:t xml:space="preserve">за отчетный период </w:t>
            </w:r>
            <w:r>
              <w:t>по показателям:</w:t>
            </w:r>
          </w:p>
          <w:p w14:paraId="7B53845E" w14:textId="7BE2382F" w:rsidR="00D45F66" w:rsidRPr="00356756" w:rsidRDefault="00D45F66" w:rsidP="0011427E">
            <w:pPr>
              <w:pStyle w:val="GOSTTableListMark1"/>
            </w:pPr>
            <w:r w:rsidRPr="004A1C8C">
              <w:t>ЛБО</w:t>
            </w:r>
            <w:r w:rsidRPr="004A1C8C">
              <w:rPr>
                <w:lang w:val="en-US"/>
              </w:rPr>
              <w:t>_</w:t>
            </w:r>
            <w:r w:rsidRPr="004A1C8C">
              <w:t>ФАИП</w:t>
            </w:r>
            <w:r>
              <w:rPr>
                <w:lang w:val="en-US"/>
              </w:rPr>
              <w:t>_</w:t>
            </w:r>
            <w:r>
              <w:t>4,</w:t>
            </w:r>
          </w:p>
          <w:p w14:paraId="3884558A" w14:textId="39A1CB58" w:rsidR="00D45F66" w:rsidRPr="005E26C1" w:rsidRDefault="00D45F66" w:rsidP="0011427E">
            <w:pPr>
              <w:pStyle w:val="GOSTTableListMark1"/>
            </w:pPr>
            <w:r w:rsidRPr="004A1C8C">
              <w:t>ЛБО</w:t>
            </w:r>
            <w:r w:rsidRPr="004A1C8C">
              <w:rPr>
                <w:lang w:val="en-US"/>
              </w:rPr>
              <w:t>_</w:t>
            </w:r>
            <w:r w:rsidRPr="004A1C8C">
              <w:t>КМИ</w:t>
            </w:r>
            <w:r>
              <w:rPr>
                <w:lang w:val="en-US"/>
              </w:rPr>
              <w:t>_4</w:t>
            </w:r>
          </w:p>
        </w:tc>
        <w:tc>
          <w:tcPr>
            <w:tcW w:w="254" w:type="pct"/>
          </w:tcPr>
          <w:p w14:paraId="47D256B0" w14:textId="56375029" w:rsidR="00D45F66" w:rsidRDefault="00D45F66" w:rsidP="0011427E">
            <w:pPr>
              <w:pStyle w:val="GOSTTablenorm"/>
              <w:rPr>
                <w:szCs w:val="22"/>
              </w:rPr>
            </w:pPr>
            <w:r w:rsidRPr="00CC1F4B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6B5489AF" w14:textId="630C70EA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1C570B"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2532E00F" w14:textId="2E2C885D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13" w:type="pct"/>
          </w:tcPr>
          <w:p w14:paraId="2BCA5F11" w14:textId="7D782EB3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13" w:type="pct"/>
          </w:tcPr>
          <w:p w14:paraId="0DADCAD2" w14:textId="06A47DD8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13" w:type="pct"/>
          </w:tcPr>
          <w:p w14:paraId="5F4AA43E" w14:textId="6F7C81D6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49" w:type="pct"/>
          </w:tcPr>
          <w:p w14:paraId="4D8BC314" w14:textId="168DDBB1" w:rsidR="00D45F66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</w:tr>
      <w:tr w:rsidR="00D45F66" w:rsidRPr="005E26C1" w14:paraId="57594A51" w14:textId="77777777" w:rsidTr="00D45F66">
        <w:tc>
          <w:tcPr>
            <w:tcW w:w="125" w:type="pct"/>
          </w:tcPr>
          <w:p w14:paraId="7F1C310A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44F8FC0E" w14:textId="4050B4D0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F90E7E">
              <w:rPr>
                <w:szCs w:val="22"/>
              </w:rPr>
              <w:t>ЛБО по ОКС утвержденные ГРБС с учетом де</w:t>
            </w:r>
            <w:r w:rsidRPr="00F90E7E">
              <w:rPr>
                <w:szCs w:val="22"/>
              </w:rPr>
              <w:lastRenderedPageBreak/>
              <w:t>тализации</w:t>
            </w:r>
            <w:r w:rsidRPr="00393387">
              <w:rPr>
                <w:szCs w:val="22"/>
              </w:rPr>
              <w:t xml:space="preserve"> на текущий финансовый год</w:t>
            </w:r>
          </w:p>
        </w:tc>
        <w:tc>
          <w:tcPr>
            <w:tcW w:w="279" w:type="pct"/>
          </w:tcPr>
          <w:p w14:paraId="31E4932F" w14:textId="347FECF3" w:rsidR="00D45F66" w:rsidRPr="00510D55" w:rsidRDefault="004E716C" w:rsidP="0011427E">
            <w:pPr>
              <w:pStyle w:val="GOSTTablenorm"/>
              <w:rPr>
                <w:szCs w:val="22"/>
              </w:rPr>
            </w:pPr>
            <w:ins w:id="1202" w:author="Краснова Наталья EXP-332161" w:date="2026-03-19T17:48:00Z">
              <w:r>
                <w:rPr>
                  <w:szCs w:val="22"/>
                </w:rPr>
                <w:lastRenderedPageBreak/>
                <w:t>БПС</w:t>
              </w:r>
            </w:ins>
          </w:p>
        </w:tc>
        <w:tc>
          <w:tcPr>
            <w:tcW w:w="279" w:type="pct"/>
          </w:tcPr>
          <w:p w14:paraId="5AB61121" w14:textId="2A985AEA" w:rsidR="00D45F66" w:rsidRDefault="00D45F66" w:rsidP="0011427E">
            <w:pPr>
              <w:pStyle w:val="GOSTTablenorm"/>
            </w:pPr>
            <w:r w:rsidRPr="00510D55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33F615D" w14:textId="24473481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1EEA7616" w14:textId="026B238C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257</w:t>
            </w:r>
          </w:p>
        </w:tc>
        <w:tc>
          <w:tcPr>
            <w:tcW w:w="301" w:type="pct"/>
          </w:tcPr>
          <w:p w14:paraId="23C0EB08" w14:textId="35B56168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lang w:val="en-US"/>
              </w:rPr>
              <w:t>EXP</w:t>
            </w:r>
            <w:r>
              <w:t>: 81</w:t>
            </w:r>
          </w:p>
        </w:tc>
        <w:tc>
          <w:tcPr>
            <w:tcW w:w="1107" w:type="pct"/>
          </w:tcPr>
          <w:p w14:paraId="36ECB17C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0F290B">
              <w:rPr>
                <w:szCs w:val="22"/>
              </w:rPr>
              <w:t xml:space="preserve">Величина разности ЛБО, утвержденных в бюджете для ГРБС на осуществление капитальных вложений </w:t>
            </w:r>
            <w:r w:rsidRPr="000F290B">
              <w:rPr>
                <w:szCs w:val="22"/>
              </w:rPr>
              <w:lastRenderedPageBreak/>
              <w:t>по мероприятиям (укрупненным инвестиционным проектам), и ЛБО, детализированных по входящим объектам капитальных вложений, недвижимого имущества</w:t>
            </w:r>
            <w:r>
              <w:rPr>
                <w:szCs w:val="22"/>
              </w:rPr>
              <w:t xml:space="preserve">, </w:t>
            </w:r>
            <w:r w:rsidRPr="00393387">
              <w:rPr>
                <w:szCs w:val="22"/>
              </w:rPr>
              <w:t>на текущий финансовый год</w:t>
            </w:r>
            <w:r>
              <w:rPr>
                <w:szCs w:val="22"/>
              </w:rPr>
              <w:t>.</w:t>
            </w:r>
          </w:p>
          <w:p w14:paraId="1BFCD6C0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3BFF5116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Баланс (Остаток по Кт = Оборот по Кт минус Оборот по Дт) на конец</w:t>
            </w:r>
            <w:r>
              <w:rPr>
                <w:szCs w:val="22"/>
              </w:rPr>
              <w:t xml:space="preserve"> отчетного периода по показателям:</w:t>
            </w:r>
          </w:p>
          <w:p w14:paraId="70518A15" w14:textId="77777777" w:rsidR="00D45F66" w:rsidRPr="00E95C30" w:rsidRDefault="00D45F66" w:rsidP="0011427E">
            <w:pPr>
              <w:pStyle w:val="GOSTTableListMark1"/>
            </w:pPr>
            <w:r w:rsidRPr="004A1C8C">
              <w:t>ЛБО</w:t>
            </w:r>
            <w:r w:rsidRPr="00E95C30">
              <w:t>_</w:t>
            </w:r>
            <w:r w:rsidRPr="004A1C8C">
              <w:t>ФАИП</w:t>
            </w:r>
            <w:r w:rsidRPr="00E95C30">
              <w:t>_1</w:t>
            </w:r>
          </w:p>
          <w:p w14:paraId="3B055EDC" w14:textId="032B4BF5" w:rsidR="00D45F66" w:rsidRPr="005E26C1" w:rsidRDefault="00D45F66" w:rsidP="0011427E">
            <w:pPr>
              <w:pStyle w:val="GOSTTableListMark1"/>
            </w:pPr>
            <w:r w:rsidRPr="004A1C8C">
              <w:t>ЛБО</w:t>
            </w:r>
            <w:r w:rsidRPr="00E95C30">
              <w:t>_</w:t>
            </w:r>
            <w:r w:rsidRPr="004A1C8C">
              <w:t>КМИ</w:t>
            </w:r>
            <w:r w:rsidRPr="00E95C30">
              <w:t>_1</w:t>
            </w:r>
          </w:p>
        </w:tc>
        <w:tc>
          <w:tcPr>
            <w:tcW w:w="254" w:type="pct"/>
          </w:tcPr>
          <w:p w14:paraId="5814E64D" w14:textId="230B0D63" w:rsidR="00D45F66" w:rsidRDefault="00D45F66" w:rsidP="0011427E">
            <w:pPr>
              <w:pStyle w:val="GOSTTablenorm"/>
              <w:rPr>
                <w:szCs w:val="22"/>
              </w:rPr>
            </w:pPr>
            <w:r w:rsidRPr="00CC1F4B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34D403A5" w14:textId="40EB3A21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1C570B"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449CAB74" w14:textId="3A39FABE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13" w:type="pct"/>
          </w:tcPr>
          <w:p w14:paraId="496A6B2A" w14:textId="5D552E3A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13" w:type="pct"/>
          </w:tcPr>
          <w:p w14:paraId="129E04ED" w14:textId="27DB53CB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13" w:type="pct"/>
          </w:tcPr>
          <w:p w14:paraId="532FA355" w14:textId="242A5BBA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49" w:type="pct"/>
          </w:tcPr>
          <w:p w14:paraId="6599C64C" w14:textId="080DC544" w:rsidR="00D45F66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</w:tr>
      <w:tr w:rsidR="00D45F66" w:rsidRPr="005E26C1" w14:paraId="3043ED9E" w14:textId="77777777" w:rsidTr="00D45F66">
        <w:tc>
          <w:tcPr>
            <w:tcW w:w="125" w:type="pct"/>
          </w:tcPr>
          <w:p w14:paraId="4275213F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6E70AE2D" w14:textId="73355BB0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F90E7E">
              <w:rPr>
                <w:szCs w:val="22"/>
              </w:rPr>
              <w:t>ЛБО по ОКС утвержденные ГРБС с учетом детализации</w:t>
            </w:r>
            <w:r w:rsidRPr="00393387">
              <w:rPr>
                <w:szCs w:val="22"/>
              </w:rPr>
              <w:t xml:space="preserve"> на первый год планового периода</w:t>
            </w:r>
          </w:p>
        </w:tc>
        <w:tc>
          <w:tcPr>
            <w:tcW w:w="279" w:type="pct"/>
          </w:tcPr>
          <w:p w14:paraId="7B8B8C5B" w14:textId="3C84408C" w:rsidR="00D45F66" w:rsidRPr="00510D55" w:rsidRDefault="004E716C" w:rsidP="0011427E">
            <w:pPr>
              <w:pStyle w:val="GOSTTablenorm"/>
              <w:rPr>
                <w:szCs w:val="22"/>
              </w:rPr>
            </w:pPr>
            <w:ins w:id="1203" w:author="Краснова Наталья EXP-332161" w:date="2026-03-19T17:48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671D707F" w14:textId="28EF3330" w:rsidR="00D45F66" w:rsidRDefault="00D45F66" w:rsidP="0011427E">
            <w:pPr>
              <w:pStyle w:val="GOSTTablenorm"/>
            </w:pPr>
            <w:r w:rsidRPr="00510D55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501C633" w14:textId="15BBF7C8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73D6D946" w14:textId="11870CC6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258</w:t>
            </w:r>
          </w:p>
        </w:tc>
        <w:tc>
          <w:tcPr>
            <w:tcW w:w="301" w:type="pct"/>
          </w:tcPr>
          <w:p w14:paraId="145A460C" w14:textId="0A669BD7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lang w:val="en-US"/>
              </w:rPr>
              <w:t>EXP</w:t>
            </w:r>
            <w:r>
              <w:t>: 82</w:t>
            </w:r>
          </w:p>
        </w:tc>
        <w:tc>
          <w:tcPr>
            <w:tcW w:w="1107" w:type="pct"/>
          </w:tcPr>
          <w:p w14:paraId="6809DEAA" w14:textId="0A54EA7C" w:rsidR="00D45F66" w:rsidRDefault="00D45F66" w:rsidP="0011427E">
            <w:pPr>
              <w:pStyle w:val="GOSTTablenorm"/>
              <w:rPr>
                <w:szCs w:val="22"/>
              </w:rPr>
            </w:pPr>
            <w:r w:rsidRPr="000F290B">
              <w:rPr>
                <w:szCs w:val="22"/>
              </w:rPr>
              <w:t>Величина разности ЛБО, утвержденных в бюджете для ГРБС на осуществление капитальных вложений по мероприятиям (укрупненным инвестиционным проектам), и ЛБО, детализированных по входящим объек</w:t>
            </w:r>
            <w:r w:rsidRPr="000F290B">
              <w:rPr>
                <w:szCs w:val="22"/>
              </w:rPr>
              <w:lastRenderedPageBreak/>
              <w:t>там капитальных вложений, недвижимого имущества</w:t>
            </w:r>
            <w:r>
              <w:rPr>
                <w:szCs w:val="22"/>
              </w:rPr>
              <w:t xml:space="preserve">, </w:t>
            </w:r>
            <w:r w:rsidRPr="00393387">
              <w:rPr>
                <w:szCs w:val="22"/>
              </w:rPr>
              <w:t>на первый год планового периода</w:t>
            </w:r>
            <w:r>
              <w:rPr>
                <w:szCs w:val="22"/>
              </w:rPr>
              <w:t>.</w:t>
            </w:r>
          </w:p>
          <w:p w14:paraId="5DB01206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46B06119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Баланс (Остаток по Кт = Оборот по Кт минус Оборот по Дт) на конец</w:t>
            </w:r>
            <w:r>
              <w:rPr>
                <w:szCs w:val="22"/>
              </w:rPr>
              <w:t xml:space="preserve"> отчетного периода по показателям:</w:t>
            </w:r>
          </w:p>
          <w:p w14:paraId="7789CBA7" w14:textId="37F9DAB3" w:rsidR="00D45F66" w:rsidRPr="00E95C30" w:rsidRDefault="00D45F66" w:rsidP="0011427E">
            <w:pPr>
              <w:pStyle w:val="GOSTTableListMark1"/>
            </w:pPr>
            <w:r w:rsidRPr="004A1C8C">
              <w:t>ЛБО</w:t>
            </w:r>
            <w:r w:rsidRPr="00E95C30">
              <w:t>_</w:t>
            </w:r>
            <w:r w:rsidRPr="004A1C8C">
              <w:t>ФАИП</w:t>
            </w:r>
            <w:r>
              <w:t>_2</w:t>
            </w:r>
          </w:p>
          <w:p w14:paraId="663DF853" w14:textId="0A7215C5" w:rsidR="00D45F66" w:rsidRPr="005E26C1" w:rsidRDefault="00D45F66" w:rsidP="0011427E">
            <w:pPr>
              <w:pStyle w:val="GOSTTableListMark1"/>
            </w:pPr>
            <w:r w:rsidRPr="004A1C8C">
              <w:t>ЛБО</w:t>
            </w:r>
            <w:r w:rsidRPr="00E95C30">
              <w:t>_</w:t>
            </w:r>
            <w:r w:rsidRPr="004A1C8C">
              <w:t>КМИ</w:t>
            </w:r>
            <w:r>
              <w:t>_2</w:t>
            </w:r>
          </w:p>
        </w:tc>
        <w:tc>
          <w:tcPr>
            <w:tcW w:w="254" w:type="pct"/>
          </w:tcPr>
          <w:p w14:paraId="726C6A4E" w14:textId="7A0D564B" w:rsidR="00D45F66" w:rsidRDefault="00D45F66" w:rsidP="0011427E">
            <w:pPr>
              <w:pStyle w:val="GOSTTablenorm"/>
              <w:rPr>
                <w:szCs w:val="22"/>
              </w:rPr>
            </w:pPr>
            <w:r w:rsidRPr="00CC1F4B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44373097" w14:textId="4277D878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1C570B"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144FED3F" w14:textId="72023729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13" w:type="pct"/>
          </w:tcPr>
          <w:p w14:paraId="594D3BF0" w14:textId="5A0B0280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13" w:type="pct"/>
          </w:tcPr>
          <w:p w14:paraId="03014CEB" w14:textId="736BC3D6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13" w:type="pct"/>
          </w:tcPr>
          <w:p w14:paraId="63F087F8" w14:textId="0844D2B2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49" w:type="pct"/>
          </w:tcPr>
          <w:p w14:paraId="1D9D2292" w14:textId="5353A425" w:rsidR="00D45F66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</w:tr>
      <w:tr w:rsidR="00D45F66" w:rsidRPr="005E26C1" w14:paraId="64EC1F41" w14:textId="77777777" w:rsidTr="00D45F66">
        <w:tc>
          <w:tcPr>
            <w:tcW w:w="125" w:type="pct"/>
          </w:tcPr>
          <w:p w14:paraId="06218CCD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7D76A31F" w14:textId="610B5DC1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F90E7E">
              <w:rPr>
                <w:szCs w:val="22"/>
              </w:rPr>
              <w:t>ЛБО по ОКС утвержденные ГРБС с учетом детализации</w:t>
            </w:r>
            <w:r w:rsidRPr="00393387">
              <w:rPr>
                <w:szCs w:val="22"/>
              </w:rPr>
              <w:t xml:space="preserve"> на второй год планового периода</w:t>
            </w:r>
          </w:p>
        </w:tc>
        <w:tc>
          <w:tcPr>
            <w:tcW w:w="279" w:type="pct"/>
          </w:tcPr>
          <w:p w14:paraId="5FA72455" w14:textId="3E7E196E" w:rsidR="00D45F66" w:rsidRPr="00510D55" w:rsidRDefault="004E716C" w:rsidP="0011427E">
            <w:pPr>
              <w:pStyle w:val="GOSTTablenorm"/>
              <w:rPr>
                <w:szCs w:val="22"/>
              </w:rPr>
            </w:pPr>
            <w:ins w:id="1204" w:author="Краснова Наталья EXP-332161" w:date="2026-03-19T17:48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75CE54E6" w14:textId="339469AF" w:rsidR="00D45F66" w:rsidRDefault="00D45F66" w:rsidP="0011427E">
            <w:pPr>
              <w:pStyle w:val="GOSTTablenorm"/>
            </w:pPr>
            <w:r w:rsidRPr="00510D55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DC009C8" w14:textId="6F71A4DB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4B5CDE1D" w14:textId="301D43D5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259</w:t>
            </w:r>
          </w:p>
        </w:tc>
        <w:tc>
          <w:tcPr>
            <w:tcW w:w="301" w:type="pct"/>
          </w:tcPr>
          <w:p w14:paraId="44C1D022" w14:textId="1D753E68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lang w:val="en-US"/>
              </w:rPr>
              <w:t>EXP</w:t>
            </w:r>
            <w:r>
              <w:t>: 83</w:t>
            </w:r>
          </w:p>
        </w:tc>
        <w:tc>
          <w:tcPr>
            <w:tcW w:w="1107" w:type="pct"/>
          </w:tcPr>
          <w:p w14:paraId="2E3AB4A1" w14:textId="26BDFCB8" w:rsidR="00D45F66" w:rsidRDefault="00D45F66" w:rsidP="0011427E">
            <w:pPr>
              <w:pStyle w:val="GOSTTablenorm"/>
              <w:rPr>
                <w:szCs w:val="22"/>
              </w:rPr>
            </w:pPr>
            <w:r w:rsidRPr="000F290B">
              <w:rPr>
                <w:szCs w:val="22"/>
              </w:rPr>
              <w:t>Величина разности ЛБО, утвержденных в бюджете для ГРБС на осуществление капитальных вложений по мероприятиям (укрупненным инвестиционным проектам), и ЛБО, детализированных по входящим объектам капитальных вложений, недвижимого имущества</w:t>
            </w:r>
            <w:r>
              <w:rPr>
                <w:szCs w:val="22"/>
              </w:rPr>
              <w:t xml:space="preserve">, </w:t>
            </w:r>
            <w:r w:rsidRPr="00393387">
              <w:rPr>
                <w:szCs w:val="22"/>
              </w:rPr>
              <w:t xml:space="preserve">на </w:t>
            </w:r>
            <w:r>
              <w:rPr>
                <w:szCs w:val="22"/>
              </w:rPr>
              <w:t>второй</w:t>
            </w:r>
            <w:r w:rsidRPr="00393387">
              <w:rPr>
                <w:szCs w:val="22"/>
              </w:rPr>
              <w:t xml:space="preserve"> год планового периода</w:t>
            </w:r>
            <w:r>
              <w:rPr>
                <w:szCs w:val="22"/>
              </w:rPr>
              <w:t>.</w:t>
            </w:r>
          </w:p>
          <w:p w14:paraId="1D3045C1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lastRenderedPageBreak/>
              <w:t>Расчет по сумме в валюте учета (в рублях).</w:t>
            </w:r>
          </w:p>
          <w:p w14:paraId="5FF0B89B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Баланс (Остаток по Кт = Оборот по Кт минус Оборот по Дт) на конец</w:t>
            </w:r>
            <w:r>
              <w:rPr>
                <w:szCs w:val="22"/>
              </w:rPr>
              <w:t xml:space="preserve"> отчетного периода по показателям:</w:t>
            </w:r>
          </w:p>
          <w:p w14:paraId="30E6F4B1" w14:textId="4B7F8502" w:rsidR="00D45F66" w:rsidRPr="00E95C30" w:rsidRDefault="00D45F66" w:rsidP="0011427E">
            <w:pPr>
              <w:pStyle w:val="GOSTTableListMark1"/>
            </w:pPr>
            <w:r w:rsidRPr="004A1C8C">
              <w:t>ЛБО</w:t>
            </w:r>
            <w:r w:rsidRPr="00E95C30">
              <w:t>_</w:t>
            </w:r>
            <w:r w:rsidRPr="004A1C8C">
              <w:t>ФАИП</w:t>
            </w:r>
            <w:r>
              <w:t>_3</w:t>
            </w:r>
          </w:p>
          <w:p w14:paraId="5A5A7AC5" w14:textId="5D504BA0" w:rsidR="00D45F66" w:rsidRPr="005E26C1" w:rsidRDefault="00D45F66" w:rsidP="0011427E">
            <w:pPr>
              <w:pStyle w:val="GOSTTableListMark1"/>
            </w:pPr>
            <w:r w:rsidRPr="004A1C8C">
              <w:t>ЛБО</w:t>
            </w:r>
            <w:r w:rsidRPr="00E95C30">
              <w:t>_</w:t>
            </w:r>
            <w:r w:rsidRPr="004A1C8C">
              <w:t>КМИ</w:t>
            </w:r>
            <w:r>
              <w:t>_3</w:t>
            </w:r>
          </w:p>
        </w:tc>
        <w:tc>
          <w:tcPr>
            <w:tcW w:w="254" w:type="pct"/>
          </w:tcPr>
          <w:p w14:paraId="5C24D046" w14:textId="7DC66621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0B56FF2D" w14:textId="11EC9FE8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1C570B"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23880A7C" w14:textId="7C594954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13" w:type="pct"/>
          </w:tcPr>
          <w:p w14:paraId="3507062C" w14:textId="085F25E9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13" w:type="pct"/>
          </w:tcPr>
          <w:p w14:paraId="698498A1" w14:textId="453E2201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13" w:type="pct"/>
          </w:tcPr>
          <w:p w14:paraId="1EE03FBE" w14:textId="7BAB4957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49" w:type="pct"/>
          </w:tcPr>
          <w:p w14:paraId="1BFA1B0A" w14:textId="75298BA8" w:rsidR="00D45F66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</w:tr>
      <w:tr w:rsidR="00D45F66" w:rsidRPr="005E26C1" w14:paraId="530E8C3A" w14:textId="77777777" w:rsidTr="00D45F66">
        <w:tc>
          <w:tcPr>
            <w:tcW w:w="125" w:type="pct"/>
          </w:tcPr>
          <w:p w14:paraId="730AD847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4C3F4364" w14:textId="0C18A7D5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F90E7E">
              <w:rPr>
                <w:szCs w:val="22"/>
              </w:rPr>
              <w:t>ЛБО по ОКС утвержденные ГРБС с учетом детализации</w:t>
            </w:r>
            <w:r w:rsidRPr="00393387">
              <w:rPr>
                <w:szCs w:val="22"/>
              </w:rPr>
              <w:t xml:space="preserve"> на третий год планового периода</w:t>
            </w:r>
          </w:p>
        </w:tc>
        <w:tc>
          <w:tcPr>
            <w:tcW w:w="279" w:type="pct"/>
          </w:tcPr>
          <w:p w14:paraId="1C253F68" w14:textId="519DF0A4" w:rsidR="00D45F66" w:rsidRPr="00510D55" w:rsidRDefault="004E716C" w:rsidP="0011427E">
            <w:pPr>
              <w:pStyle w:val="GOSTTablenorm"/>
              <w:rPr>
                <w:szCs w:val="22"/>
              </w:rPr>
            </w:pPr>
            <w:ins w:id="1205" w:author="Краснова Наталья EXP-332161" w:date="2026-03-19T17:48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05A31866" w14:textId="2A29AED7" w:rsidR="00D45F66" w:rsidRDefault="00D45F66" w:rsidP="0011427E">
            <w:pPr>
              <w:pStyle w:val="GOSTTablenorm"/>
            </w:pPr>
            <w:r w:rsidRPr="00510D55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49E4BBE" w14:textId="079BF8C3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32092334" w14:textId="7B4441D4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260</w:t>
            </w:r>
          </w:p>
        </w:tc>
        <w:tc>
          <w:tcPr>
            <w:tcW w:w="301" w:type="pct"/>
          </w:tcPr>
          <w:p w14:paraId="23984D7F" w14:textId="74C98F1C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lang w:val="en-US"/>
              </w:rPr>
              <w:t>EXP</w:t>
            </w:r>
            <w:r>
              <w:t>: 84</w:t>
            </w:r>
          </w:p>
        </w:tc>
        <w:tc>
          <w:tcPr>
            <w:tcW w:w="1107" w:type="pct"/>
          </w:tcPr>
          <w:p w14:paraId="14914914" w14:textId="59FCF94C" w:rsidR="00D45F66" w:rsidRDefault="00D45F66" w:rsidP="0011427E">
            <w:pPr>
              <w:pStyle w:val="GOSTTablenorm"/>
              <w:rPr>
                <w:szCs w:val="22"/>
              </w:rPr>
            </w:pPr>
            <w:r w:rsidRPr="000F290B">
              <w:rPr>
                <w:szCs w:val="22"/>
              </w:rPr>
              <w:t>Величина разности ЛБО, утвержденных в бюджете для ГРБС на осуществление капитальных вложений по мероприятиям (укрупненным инвестиционным проектам), и ЛБО, детализированных по входящим объектам капитальных вложений, недвижимого имущества</w:t>
            </w:r>
            <w:r>
              <w:rPr>
                <w:szCs w:val="22"/>
              </w:rPr>
              <w:t xml:space="preserve">, </w:t>
            </w:r>
            <w:r w:rsidRPr="00393387">
              <w:rPr>
                <w:szCs w:val="22"/>
              </w:rPr>
              <w:t xml:space="preserve">на </w:t>
            </w:r>
            <w:r>
              <w:rPr>
                <w:szCs w:val="22"/>
              </w:rPr>
              <w:t>третий</w:t>
            </w:r>
            <w:r w:rsidRPr="00393387">
              <w:rPr>
                <w:szCs w:val="22"/>
              </w:rPr>
              <w:t xml:space="preserve"> год планового периода</w:t>
            </w:r>
            <w:r>
              <w:rPr>
                <w:szCs w:val="22"/>
              </w:rPr>
              <w:t>.</w:t>
            </w:r>
          </w:p>
          <w:p w14:paraId="24AD44A2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262EAF74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lastRenderedPageBreak/>
              <w:t>Баланс (Остаток по Кт = Оборот по Кт минус Оборот по Дт) на конец</w:t>
            </w:r>
            <w:r>
              <w:rPr>
                <w:szCs w:val="22"/>
              </w:rPr>
              <w:t xml:space="preserve"> отчетного периода по показателям:</w:t>
            </w:r>
          </w:p>
          <w:p w14:paraId="680DBC3F" w14:textId="45ADCBFA" w:rsidR="00D45F66" w:rsidRPr="00E95C30" w:rsidRDefault="00D45F66" w:rsidP="0011427E">
            <w:pPr>
              <w:pStyle w:val="GOSTTableListMark1"/>
            </w:pPr>
            <w:r w:rsidRPr="004A1C8C">
              <w:t>ЛБО</w:t>
            </w:r>
            <w:r w:rsidRPr="00E95C30">
              <w:t>_</w:t>
            </w:r>
            <w:r w:rsidRPr="004A1C8C">
              <w:t>ФАИП</w:t>
            </w:r>
            <w:r>
              <w:t>_4,</w:t>
            </w:r>
          </w:p>
          <w:p w14:paraId="24E1BF2E" w14:textId="5E5D2408" w:rsidR="00D45F66" w:rsidRPr="005E26C1" w:rsidRDefault="00D45F66" w:rsidP="0011427E">
            <w:pPr>
              <w:pStyle w:val="GOSTTableListMark1"/>
            </w:pPr>
            <w:r w:rsidRPr="004A1C8C">
              <w:t>ЛБО</w:t>
            </w:r>
            <w:r w:rsidRPr="00E95C30">
              <w:t>_</w:t>
            </w:r>
            <w:r w:rsidRPr="004A1C8C">
              <w:t>КМИ</w:t>
            </w:r>
            <w:r>
              <w:t>_4</w:t>
            </w:r>
          </w:p>
        </w:tc>
        <w:tc>
          <w:tcPr>
            <w:tcW w:w="254" w:type="pct"/>
          </w:tcPr>
          <w:p w14:paraId="03700A7A" w14:textId="3BD9754D" w:rsidR="00D45F66" w:rsidRDefault="00D45F66" w:rsidP="0011427E">
            <w:pPr>
              <w:pStyle w:val="GOSTTablenorm"/>
              <w:rPr>
                <w:szCs w:val="22"/>
              </w:rPr>
            </w:pPr>
            <w:r w:rsidRPr="009E0105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7C4E97B9" w14:textId="194A6488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1C570B"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6E1F9741" w14:textId="7B51E31D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13" w:type="pct"/>
          </w:tcPr>
          <w:p w14:paraId="4CFA8CFA" w14:textId="0F82D3F0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13" w:type="pct"/>
          </w:tcPr>
          <w:p w14:paraId="42FF301B" w14:textId="2909502B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13" w:type="pct"/>
          </w:tcPr>
          <w:p w14:paraId="52E55B1E" w14:textId="65553B04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49" w:type="pct"/>
          </w:tcPr>
          <w:p w14:paraId="43E56989" w14:textId="11C5E78A" w:rsidR="00D45F66" w:rsidRDefault="00D45F66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</w:tr>
      <w:tr w:rsidR="00D45F66" w:rsidRPr="005E26C1" w14:paraId="3862CD6C" w14:textId="77777777" w:rsidTr="00D45F66">
        <w:tc>
          <w:tcPr>
            <w:tcW w:w="125" w:type="pct"/>
          </w:tcPr>
          <w:p w14:paraId="6E6A803F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4C205C02" w14:textId="28EB4D61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B10891">
              <w:rPr>
                <w:szCs w:val="22"/>
              </w:rPr>
              <w:t>ЛБО к доведению ГРБС на текущий финансовый год</w:t>
            </w:r>
          </w:p>
        </w:tc>
        <w:tc>
          <w:tcPr>
            <w:tcW w:w="279" w:type="pct"/>
          </w:tcPr>
          <w:p w14:paraId="416A8C59" w14:textId="1AEF211F" w:rsidR="00D45F66" w:rsidRPr="00510D55" w:rsidRDefault="004E716C" w:rsidP="0011427E">
            <w:pPr>
              <w:pStyle w:val="GOSTTablenorm"/>
              <w:rPr>
                <w:szCs w:val="22"/>
              </w:rPr>
            </w:pPr>
            <w:ins w:id="1206" w:author="Краснова Наталья EXP-332161" w:date="2026-03-19T17:48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5C28982B" w14:textId="5BFE2F54" w:rsidR="00D45F66" w:rsidRDefault="00D45F66" w:rsidP="0011427E">
            <w:pPr>
              <w:pStyle w:val="GOSTTablenorm"/>
            </w:pPr>
            <w:r w:rsidRPr="00510D55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9F9CB85" w14:textId="5CEBC670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10769F3B" w14:textId="47CC76E3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214</w:t>
            </w:r>
          </w:p>
        </w:tc>
        <w:tc>
          <w:tcPr>
            <w:tcW w:w="301" w:type="pct"/>
          </w:tcPr>
          <w:p w14:paraId="31C7607E" w14:textId="0E0770AB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lang w:val="en-US"/>
              </w:rPr>
              <w:t>EXP</w:t>
            </w:r>
            <w:r>
              <w:t xml:space="preserve">: </w:t>
            </w:r>
            <w:r>
              <w:rPr>
                <w:szCs w:val="22"/>
              </w:rPr>
              <w:t>41</w:t>
            </w:r>
          </w:p>
        </w:tc>
        <w:tc>
          <w:tcPr>
            <w:tcW w:w="1107" w:type="pct"/>
          </w:tcPr>
          <w:p w14:paraId="39B91CE6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4A1C8C">
              <w:rPr>
                <w:rFonts w:eastAsia="Calibri"/>
                <w:szCs w:val="22"/>
              </w:rPr>
              <w:t>Величина разности ЛБО, утвержденных Минфином России для ГРБС, и ЛБО, доведенных ФК до ГРБС</w:t>
            </w:r>
            <w:r>
              <w:rPr>
                <w:rFonts w:eastAsia="Calibri"/>
                <w:szCs w:val="22"/>
              </w:rPr>
              <w:t xml:space="preserve"> на текущий </w:t>
            </w:r>
            <w:r w:rsidRPr="00B10891">
              <w:rPr>
                <w:szCs w:val="22"/>
              </w:rPr>
              <w:t>финансовый год</w:t>
            </w:r>
            <w:r>
              <w:rPr>
                <w:szCs w:val="22"/>
              </w:rPr>
              <w:t>.</w:t>
            </w:r>
          </w:p>
          <w:p w14:paraId="714DB865" w14:textId="77777777" w:rsidR="00D45F66" w:rsidRPr="00C128C1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 w:rsidRPr="00C128C1">
              <w:rPr>
                <w:rFonts w:eastAsia="Calibri"/>
                <w:szCs w:val="22"/>
              </w:rPr>
              <w:t>Расчет по сумме в валюте учета (в рублях).</w:t>
            </w:r>
          </w:p>
          <w:p w14:paraId="48CD953E" w14:textId="39DF3ABC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C128C1">
              <w:rPr>
                <w:rFonts w:eastAsia="Calibri"/>
                <w:szCs w:val="22"/>
              </w:rPr>
              <w:t>Баланс (Остаток по Кт = Оборот по Кт минус Оборот по Дт) на конец отчетного периода по показателю ЛБО_УТВ_ГРБС_1</w:t>
            </w:r>
          </w:p>
        </w:tc>
        <w:tc>
          <w:tcPr>
            <w:tcW w:w="254" w:type="pct"/>
          </w:tcPr>
          <w:p w14:paraId="11E352B4" w14:textId="2075E6FD" w:rsidR="00D45F66" w:rsidRDefault="00D45F66" w:rsidP="0011427E">
            <w:pPr>
              <w:pStyle w:val="GOSTTablenorm"/>
              <w:rPr>
                <w:szCs w:val="22"/>
              </w:rPr>
            </w:pPr>
            <w:r w:rsidRPr="009E0105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58E87B70" w14:textId="694403AB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D81F0F"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69D44C6E" w14:textId="0054F379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  <w:tc>
          <w:tcPr>
            <w:tcW w:w="213" w:type="pct"/>
          </w:tcPr>
          <w:p w14:paraId="10850283" w14:textId="560D134A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  <w:tc>
          <w:tcPr>
            <w:tcW w:w="213" w:type="pct"/>
          </w:tcPr>
          <w:p w14:paraId="59BE1A4E" w14:textId="4EA9EFC6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  <w:tc>
          <w:tcPr>
            <w:tcW w:w="213" w:type="pct"/>
          </w:tcPr>
          <w:p w14:paraId="6D03FD72" w14:textId="68606AC0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  <w:tc>
          <w:tcPr>
            <w:tcW w:w="249" w:type="pct"/>
          </w:tcPr>
          <w:p w14:paraId="4D1EF9D2" w14:textId="55EC3033" w:rsidR="00D45F66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</w:tr>
      <w:tr w:rsidR="00D45F66" w:rsidRPr="005E26C1" w14:paraId="2DAB906B" w14:textId="77777777" w:rsidTr="00D45F66">
        <w:tc>
          <w:tcPr>
            <w:tcW w:w="125" w:type="pct"/>
          </w:tcPr>
          <w:p w14:paraId="19C5807A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1048800B" w14:textId="66044226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B10891">
              <w:rPr>
                <w:szCs w:val="22"/>
              </w:rPr>
              <w:t>ЛБО к доведению ГРБС на первый год планового периода</w:t>
            </w:r>
          </w:p>
        </w:tc>
        <w:tc>
          <w:tcPr>
            <w:tcW w:w="279" w:type="pct"/>
          </w:tcPr>
          <w:p w14:paraId="4E568134" w14:textId="77EF6CE3" w:rsidR="00D45F66" w:rsidRPr="00510D55" w:rsidRDefault="004E716C" w:rsidP="0011427E">
            <w:pPr>
              <w:pStyle w:val="GOSTTablenorm"/>
              <w:rPr>
                <w:szCs w:val="22"/>
              </w:rPr>
            </w:pPr>
            <w:ins w:id="1207" w:author="Краснова Наталья EXP-332161" w:date="2026-03-19T17:48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0C28E2B9" w14:textId="2F96FC36" w:rsidR="00D45F66" w:rsidRDefault="00D45F66" w:rsidP="0011427E">
            <w:pPr>
              <w:pStyle w:val="GOSTTablenorm"/>
            </w:pPr>
            <w:r w:rsidRPr="00510D55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0F6F3ED" w14:textId="1C628F87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4864D8DF" w14:textId="4F0153C1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215</w:t>
            </w:r>
          </w:p>
        </w:tc>
        <w:tc>
          <w:tcPr>
            <w:tcW w:w="301" w:type="pct"/>
          </w:tcPr>
          <w:p w14:paraId="5FE0C9A9" w14:textId="5A1B9C86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lang w:val="en-US"/>
              </w:rPr>
              <w:t>EXP</w:t>
            </w:r>
            <w:r>
              <w:t xml:space="preserve">: </w:t>
            </w:r>
            <w:r>
              <w:rPr>
                <w:szCs w:val="22"/>
              </w:rPr>
              <w:t>42</w:t>
            </w:r>
          </w:p>
        </w:tc>
        <w:tc>
          <w:tcPr>
            <w:tcW w:w="1107" w:type="pct"/>
          </w:tcPr>
          <w:p w14:paraId="66AE1063" w14:textId="2BC420BF" w:rsidR="00D45F66" w:rsidRDefault="00D45F66" w:rsidP="0011427E">
            <w:pPr>
              <w:pStyle w:val="GOSTTablenorm"/>
              <w:rPr>
                <w:szCs w:val="22"/>
              </w:rPr>
            </w:pPr>
            <w:r w:rsidRPr="004A1C8C">
              <w:rPr>
                <w:rFonts w:eastAsia="Calibri"/>
                <w:szCs w:val="22"/>
              </w:rPr>
              <w:t>Величина разности ЛБО, утвержденных Минфином России для ГРБС, и ЛБО, доведенных ФК до ГРБС</w:t>
            </w:r>
            <w:r>
              <w:rPr>
                <w:rFonts w:eastAsia="Calibri"/>
                <w:szCs w:val="22"/>
              </w:rPr>
              <w:t xml:space="preserve"> </w:t>
            </w:r>
            <w:r w:rsidRPr="00B10891">
              <w:rPr>
                <w:szCs w:val="22"/>
              </w:rPr>
              <w:t>на первый год планового периода</w:t>
            </w:r>
            <w:r>
              <w:rPr>
                <w:szCs w:val="22"/>
              </w:rPr>
              <w:t>.</w:t>
            </w:r>
          </w:p>
          <w:p w14:paraId="3EB783ED" w14:textId="77777777" w:rsidR="00D45F66" w:rsidRPr="00C128C1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 w:rsidRPr="00C128C1">
              <w:rPr>
                <w:rFonts w:eastAsia="Calibri"/>
                <w:szCs w:val="22"/>
              </w:rPr>
              <w:lastRenderedPageBreak/>
              <w:t>Расчет по сумме в валюте учета (в рублях).</w:t>
            </w:r>
          </w:p>
          <w:p w14:paraId="4DA552C0" w14:textId="7EBD58E4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C128C1">
              <w:rPr>
                <w:rFonts w:eastAsia="Calibri"/>
                <w:szCs w:val="22"/>
              </w:rPr>
              <w:t xml:space="preserve">Баланс (Остаток по Кт = Оборот по Кт минус Оборот по Дт) на конец отчетного периода по показателю </w:t>
            </w:r>
            <w:r>
              <w:rPr>
                <w:rFonts w:eastAsia="Calibri"/>
                <w:szCs w:val="22"/>
              </w:rPr>
              <w:t>ЛБО_УТВ_ГРБС_2</w:t>
            </w:r>
          </w:p>
        </w:tc>
        <w:tc>
          <w:tcPr>
            <w:tcW w:w="254" w:type="pct"/>
          </w:tcPr>
          <w:p w14:paraId="5A648157" w14:textId="662B2D7B" w:rsidR="00D45F66" w:rsidRDefault="00D45F66" w:rsidP="0011427E">
            <w:pPr>
              <w:pStyle w:val="GOSTTablenorm"/>
              <w:rPr>
                <w:szCs w:val="22"/>
              </w:rPr>
            </w:pPr>
            <w:r w:rsidRPr="009E0105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5CC2CE88" w14:textId="4AE6BAB3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D81F0F"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387A0EC6" w14:textId="25EDD696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  <w:tc>
          <w:tcPr>
            <w:tcW w:w="213" w:type="pct"/>
          </w:tcPr>
          <w:p w14:paraId="3D9593D4" w14:textId="304E0CB6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  <w:tc>
          <w:tcPr>
            <w:tcW w:w="213" w:type="pct"/>
          </w:tcPr>
          <w:p w14:paraId="2E54F3F3" w14:textId="3D4A8240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  <w:tc>
          <w:tcPr>
            <w:tcW w:w="213" w:type="pct"/>
          </w:tcPr>
          <w:p w14:paraId="0C1F7325" w14:textId="6E73ACCF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  <w:tc>
          <w:tcPr>
            <w:tcW w:w="249" w:type="pct"/>
          </w:tcPr>
          <w:p w14:paraId="2D90F8F5" w14:textId="66B9800D" w:rsidR="00D45F66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</w:tr>
      <w:tr w:rsidR="00D45F66" w:rsidRPr="005E26C1" w14:paraId="65076795" w14:textId="77777777" w:rsidTr="00D45F66">
        <w:tc>
          <w:tcPr>
            <w:tcW w:w="125" w:type="pct"/>
          </w:tcPr>
          <w:p w14:paraId="1DACCB57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1CB05954" w14:textId="4C6AA9AF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B10891">
              <w:rPr>
                <w:szCs w:val="22"/>
              </w:rPr>
              <w:t>ЛБО к доведению ГРБС на второй год планового периода</w:t>
            </w:r>
          </w:p>
        </w:tc>
        <w:tc>
          <w:tcPr>
            <w:tcW w:w="279" w:type="pct"/>
          </w:tcPr>
          <w:p w14:paraId="1F681D46" w14:textId="0F4823C0" w:rsidR="00D45F66" w:rsidRPr="00510D55" w:rsidRDefault="004E716C" w:rsidP="0011427E">
            <w:pPr>
              <w:pStyle w:val="GOSTTablenorm"/>
              <w:rPr>
                <w:szCs w:val="22"/>
              </w:rPr>
            </w:pPr>
            <w:ins w:id="1208" w:author="Краснова Наталья EXP-332161" w:date="2026-03-19T17:48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500E6D8D" w14:textId="67A77CB5" w:rsidR="00D45F66" w:rsidRDefault="00D45F66" w:rsidP="0011427E">
            <w:pPr>
              <w:pStyle w:val="GOSTTablenorm"/>
            </w:pPr>
            <w:r w:rsidRPr="00510D55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245344A" w14:textId="178E7AEC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345FC00A" w14:textId="1CF8724A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216</w:t>
            </w:r>
          </w:p>
        </w:tc>
        <w:tc>
          <w:tcPr>
            <w:tcW w:w="301" w:type="pct"/>
          </w:tcPr>
          <w:p w14:paraId="585705EA" w14:textId="3A7FF689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lang w:val="en-US"/>
              </w:rPr>
              <w:t>EXP</w:t>
            </w:r>
            <w:r>
              <w:t xml:space="preserve">: </w:t>
            </w:r>
            <w:r>
              <w:rPr>
                <w:szCs w:val="22"/>
              </w:rPr>
              <w:t>43</w:t>
            </w:r>
          </w:p>
        </w:tc>
        <w:tc>
          <w:tcPr>
            <w:tcW w:w="1107" w:type="pct"/>
          </w:tcPr>
          <w:p w14:paraId="73741A3A" w14:textId="59C24D19" w:rsidR="00D45F66" w:rsidRDefault="00D45F66" w:rsidP="0011427E">
            <w:pPr>
              <w:pStyle w:val="GOSTTablenorm"/>
              <w:rPr>
                <w:szCs w:val="22"/>
              </w:rPr>
            </w:pPr>
            <w:r w:rsidRPr="004A1C8C">
              <w:rPr>
                <w:rFonts w:eastAsia="Calibri"/>
                <w:szCs w:val="22"/>
              </w:rPr>
              <w:t>Величина разности ЛБО, утвержденных Минфином России для ГРБС, и ЛБО, доведенных ФК до ГРБС</w:t>
            </w:r>
            <w:r>
              <w:rPr>
                <w:rFonts w:eastAsia="Calibri"/>
                <w:szCs w:val="22"/>
              </w:rPr>
              <w:t xml:space="preserve"> </w:t>
            </w:r>
            <w:r w:rsidRPr="00B10891">
              <w:rPr>
                <w:szCs w:val="22"/>
              </w:rPr>
              <w:t xml:space="preserve">на </w:t>
            </w:r>
            <w:r>
              <w:rPr>
                <w:szCs w:val="22"/>
              </w:rPr>
              <w:t xml:space="preserve">второй </w:t>
            </w:r>
            <w:r w:rsidRPr="00B10891">
              <w:rPr>
                <w:szCs w:val="22"/>
              </w:rPr>
              <w:t>год планового периода</w:t>
            </w:r>
            <w:r>
              <w:rPr>
                <w:szCs w:val="22"/>
              </w:rPr>
              <w:t>.</w:t>
            </w:r>
          </w:p>
          <w:p w14:paraId="481F1363" w14:textId="77777777" w:rsidR="00D45F66" w:rsidRPr="00C128C1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 w:rsidRPr="00C128C1">
              <w:rPr>
                <w:rFonts w:eastAsia="Calibri"/>
                <w:szCs w:val="22"/>
              </w:rPr>
              <w:t>Расчет по сумме в валюте учета (в рублях).</w:t>
            </w:r>
          </w:p>
          <w:p w14:paraId="1D8ACA63" w14:textId="160847AB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C128C1">
              <w:rPr>
                <w:rFonts w:eastAsia="Calibri"/>
                <w:szCs w:val="22"/>
              </w:rPr>
              <w:t xml:space="preserve">Баланс (Остаток по Кт = Оборот по Кт минус Оборот по Дт) на конец отчетного периода по показателю </w:t>
            </w:r>
            <w:r>
              <w:rPr>
                <w:rFonts w:eastAsia="Calibri"/>
                <w:szCs w:val="22"/>
              </w:rPr>
              <w:t>ЛБО_УТВ_ГРБС_3</w:t>
            </w:r>
          </w:p>
        </w:tc>
        <w:tc>
          <w:tcPr>
            <w:tcW w:w="254" w:type="pct"/>
          </w:tcPr>
          <w:p w14:paraId="7082EC69" w14:textId="217CC305" w:rsidR="00D45F66" w:rsidRDefault="00D45F66" w:rsidP="0011427E">
            <w:pPr>
              <w:pStyle w:val="GOSTTablenorm"/>
              <w:rPr>
                <w:szCs w:val="22"/>
              </w:rPr>
            </w:pPr>
            <w:r w:rsidRPr="009E0105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69B47E0A" w14:textId="35DBB78A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B00977"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4C543640" w14:textId="3E401554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  <w:tc>
          <w:tcPr>
            <w:tcW w:w="213" w:type="pct"/>
          </w:tcPr>
          <w:p w14:paraId="55B20F50" w14:textId="3B7F1A32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  <w:tc>
          <w:tcPr>
            <w:tcW w:w="213" w:type="pct"/>
          </w:tcPr>
          <w:p w14:paraId="2B0256A4" w14:textId="161CD279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  <w:tc>
          <w:tcPr>
            <w:tcW w:w="213" w:type="pct"/>
          </w:tcPr>
          <w:p w14:paraId="13C29E9C" w14:textId="6AC32B6B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  <w:tc>
          <w:tcPr>
            <w:tcW w:w="249" w:type="pct"/>
          </w:tcPr>
          <w:p w14:paraId="2C4B6FA9" w14:textId="5C65A24D" w:rsidR="00D45F66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</w:tr>
      <w:tr w:rsidR="00D45F66" w:rsidRPr="005E26C1" w14:paraId="1E8309FB" w14:textId="77777777" w:rsidTr="00D45F66">
        <w:tc>
          <w:tcPr>
            <w:tcW w:w="125" w:type="pct"/>
          </w:tcPr>
          <w:p w14:paraId="1A4C946E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1314443F" w14:textId="32FC7E69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B10891">
              <w:rPr>
                <w:szCs w:val="22"/>
              </w:rPr>
              <w:t>ЛБО к доведению ГРБС на третий год планового периода</w:t>
            </w:r>
          </w:p>
        </w:tc>
        <w:tc>
          <w:tcPr>
            <w:tcW w:w="279" w:type="pct"/>
          </w:tcPr>
          <w:p w14:paraId="0DF4DEAC" w14:textId="5BBF1077" w:rsidR="00D45F66" w:rsidRPr="00510D55" w:rsidRDefault="004E716C" w:rsidP="0011427E">
            <w:pPr>
              <w:pStyle w:val="GOSTTablenorm"/>
              <w:rPr>
                <w:szCs w:val="22"/>
              </w:rPr>
            </w:pPr>
            <w:ins w:id="1209" w:author="Краснова Наталья EXP-332161" w:date="2026-03-19T17:48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559E652F" w14:textId="7837C105" w:rsidR="00D45F66" w:rsidRDefault="00D45F66" w:rsidP="0011427E">
            <w:pPr>
              <w:pStyle w:val="GOSTTablenorm"/>
            </w:pPr>
            <w:r w:rsidRPr="00510D55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5E9675F" w14:textId="548D8E71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0B8AF0F1" w14:textId="33F3AABA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217</w:t>
            </w:r>
          </w:p>
        </w:tc>
        <w:tc>
          <w:tcPr>
            <w:tcW w:w="301" w:type="pct"/>
          </w:tcPr>
          <w:p w14:paraId="6C4A0F09" w14:textId="6E5CDD33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lang w:val="en-US"/>
              </w:rPr>
              <w:t>EXP</w:t>
            </w:r>
            <w:r>
              <w:t xml:space="preserve">: </w:t>
            </w:r>
            <w:r>
              <w:rPr>
                <w:szCs w:val="22"/>
              </w:rPr>
              <w:t>44</w:t>
            </w:r>
          </w:p>
        </w:tc>
        <w:tc>
          <w:tcPr>
            <w:tcW w:w="1107" w:type="pct"/>
          </w:tcPr>
          <w:p w14:paraId="072E431D" w14:textId="6FFF7C72" w:rsidR="00D45F66" w:rsidRDefault="00D45F66" w:rsidP="0011427E">
            <w:pPr>
              <w:pStyle w:val="GOSTTablenorm"/>
              <w:rPr>
                <w:szCs w:val="22"/>
              </w:rPr>
            </w:pPr>
            <w:r w:rsidRPr="004A1C8C">
              <w:rPr>
                <w:rFonts w:eastAsia="Calibri"/>
                <w:szCs w:val="22"/>
              </w:rPr>
              <w:t>Величина разности ЛБО, утвержденных Минфином России для ГРБС, и ЛБО, доведенных ФК до ГРБС</w:t>
            </w:r>
            <w:r>
              <w:rPr>
                <w:rFonts w:eastAsia="Calibri"/>
                <w:szCs w:val="22"/>
              </w:rPr>
              <w:t xml:space="preserve"> </w:t>
            </w:r>
            <w:r w:rsidRPr="00B10891">
              <w:rPr>
                <w:szCs w:val="22"/>
              </w:rPr>
              <w:t xml:space="preserve">на </w:t>
            </w:r>
            <w:r>
              <w:rPr>
                <w:szCs w:val="22"/>
              </w:rPr>
              <w:t xml:space="preserve">третий </w:t>
            </w:r>
            <w:r w:rsidRPr="00B10891">
              <w:rPr>
                <w:szCs w:val="22"/>
              </w:rPr>
              <w:t>год планового периода</w:t>
            </w:r>
            <w:r>
              <w:rPr>
                <w:szCs w:val="22"/>
              </w:rPr>
              <w:t>.</w:t>
            </w:r>
          </w:p>
          <w:p w14:paraId="14D1760C" w14:textId="77777777" w:rsidR="00D45F66" w:rsidRPr="00C128C1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 w:rsidRPr="00C128C1">
              <w:rPr>
                <w:rFonts w:eastAsia="Calibri"/>
                <w:szCs w:val="22"/>
              </w:rPr>
              <w:lastRenderedPageBreak/>
              <w:t>Расчет по сумме в валюте учета (в рублях).</w:t>
            </w:r>
          </w:p>
          <w:p w14:paraId="702FC307" w14:textId="00C6B4C5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C128C1">
              <w:rPr>
                <w:rFonts w:eastAsia="Calibri"/>
                <w:szCs w:val="22"/>
              </w:rPr>
              <w:t xml:space="preserve">Баланс (Остаток по Кт = Оборот по Кт минус Оборот по Дт) на конец отчетного периода по показателю </w:t>
            </w:r>
            <w:r>
              <w:rPr>
                <w:rFonts w:eastAsia="Calibri"/>
                <w:szCs w:val="22"/>
              </w:rPr>
              <w:t>ЛБО_УТВ_ГРБС_4</w:t>
            </w:r>
          </w:p>
        </w:tc>
        <w:tc>
          <w:tcPr>
            <w:tcW w:w="254" w:type="pct"/>
          </w:tcPr>
          <w:p w14:paraId="7359DFFF" w14:textId="4834B2C6" w:rsidR="00D45F66" w:rsidRDefault="00D45F66" w:rsidP="0011427E">
            <w:pPr>
              <w:pStyle w:val="GOSTTablenorm"/>
              <w:rPr>
                <w:szCs w:val="22"/>
              </w:rPr>
            </w:pPr>
            <w:r w:rsidRPr="006B22C4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59F32E99" w14:textId="77FC8827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B00977"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614F9240" w14:textId="35C595F9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  <w:tc>
          <w:tcPr>
            <w:tcW w:w="213" w:type="pct"/>
          </w:tcPr>
          <w:p w14:paraId="44AA85F4" w14:textId="781738DC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  <w:tc>
          <w:tcPr>
            <w:tcW w:w="213" w:type="pct"/>
          </w:tcPr>
          <w:p w14:paraId="5CE1C046" w14:textId="2DED5419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  <w:tc>
          <w:tcPr>
            <w:tcW w:w="213" w:type="pct"/>
          </w:tcPr>
          <w:p w14:paraId="5B9A2714" w14:textId="04C00672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  <w:tc>
          <w:tcPr>
            <w:tcW w:w="249" w:type="pct"/>
          </w:tcPr>
          <w:p w14:paraId="43DA0873" w14:textId="55C40234" w:rsidR="00D45F66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</w:tr>
      <w:tr w:rsidR="00D45F66" w:rsidRPr="005E26C1" w14:paraId="31825F60" w14:textId="77777777" w:rsidTr="00D45F66">
        <w:tc>
          <w:tcPr>
            <w:tcW w:w="125" w:type="pct"/>
          </w:tcPr>
          <w:p w14:paraId="68BC1754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5B1C8B46" w14:textId="1B8A41D6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B10891">
              <w:rPr>
                <w:rFonts w:eastAsia="Calibri"/>
              </w:rPr>
              <w:t>ЛБО доведенные ГРБС на текущий финансовый год</w:t>
            </w:r>
          </w:p>
        </w:tc>
        <w:tc>
          <w:tcPr>
            <w:tcW w:w="279" w:type="pct"/>
          </w:tcPr>
          <w:p w14:paraId="0C0DC045" w14:textId="2228E450" w:rsidR="00D45F66" w:rsidRPr="00510D55" w:rsidRDefault="004E716C" w:rsidP="0011427E">
            <w:pPr>
              <w:pStyle w:val="GOSTTablenorm"/>
              <w:rPr>
                <w:szCs w:val="22"/>
              </w:rPr>
            </w:pPr>
            <w:ins w:id="1210" w:author="Краснова Наталья EXP-332161" w:date="2026-03-19T17:48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6A7220B4" w14:textId="060F17B9" w:rsidR="00D45F66" w:rsidRPr="003219F6" w:rsidDel="00B648CD" w:rsidRDefault="00D45F66" w:rsidP="0011427E">
            <w:pPr>
              <w:pStyle w:val="GOSTTablenorm"/>
            </w:pPr>
            <w:r w:rsidRPr="00510D55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A71B00A" w14:textId="5A50EAEE" w:rsidR="00D45F66" w:rsidRPr="00B648CD" w:rsidRDefault="00D45F66" w:rsidP="0011427E">
            <w:pPr>
              <w:pStyle w:val="GOSTTablenorm"/>
              <w:rPr>
                <w:rFonts w:eastAsia="Calibri"/>
                <w:lang w:val="en-US"/>
              </w:rPr>
            </w:pPr>
            <w:r w:rsidRPr="00B648CD">
              <w:rPr>
                <w:rFonts w:eastAsia="Calibri"/>
                <w:lang w:val="en-US"/>
              </w:rPr>
              <w:t>FAIP/KMI: 9</w:t>
            </w:r>
          </w:p>
          <w:p w14:paraId="6378C9DC" w14:textId="742A812D" w:rsidR="00D45F66" w:rsidRPr="00B648CD" w:rsidRDefault="00D45F66" w:rsidP="0011427E">
            <w:pPr>
              <w:pStyle w:val="GOSTTablenorm"/>
              <w:rPr>
                <w:lang w:val="en-US"/>
              </w:rPr>
            </w:pPr>
            <w:r>
              <w:rPr>
                <w:lang w:val="en-US"/>
              </w:rPr>
              <w:t>BALBO_GABS</w:t>
            </w:r>
            <w:r w:rsidRPr="00607BD8">
              <w:rPr>
                <w:rFonts w:eastAsia="Calibri"/>
              </w:rPr>
              <w:t>: 13</w:t>
            </w:r>
          </w:p>
        </w:tc>
        <w:tc>
          <w:tcPr>
            <w:tcW w:w="341" w:type="pct"/>
          </w:tcPr>
          <w:p w14:paraId="7117D7D7" w14:textId="062F666B" w:rsidR="00D45F66" w:rsidRPr="005E26C1" w:rsidRDefault="00D45F66" w:rsidP="0011427E">
            <w:pPr>
              <w:pStyle w:val="GOSTTablenorm"/>
            </w:pPr>
            <w:r>
              <w:t>218</w:t>
            </w:r>
          </w:p>
        </w:tc>
        <w:tc>
          <w:tcPr>
            <w:tcW w:w="301" w:type="pct"/>
          </w:tcPr>
          <w:p w14:paraId="3AC04406" w14:textId="130A71E3" w:rsidR="00D45F66" w:rsidRPr="005E26C1" w:rsidRDefault="00D45F66" w:rsidP="0011427E">
            <w:pPr>
              <w:pStyle w:val="GOSTTablenorm"/>
            </w:pPr>
            <w:r w:rsidRPr="0042632C">
              <w:rPr>
                <w:lang w:val="en-US"/>
              </w:rPr>
              <w:t>EXP</w:t>
            </w:r>
            <w:r w:rsidRPr="0042632C">
              <w:t>:</w:t>
            </w:r>
            <w:r>
              <w:t xml:space="preserve"> 45</w:t>
            </w:r>
          </w:p>
        </w:tc>
        <w:tc>
          <w:tcPr>
            <w:tcW w:w="1107" w:type="pct"/>
          </w:tcPr>
          <w:p w14:paraId="5D25A7E1" w14:textId="45B10255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9C29B7">
              <w:rPr>
                <w:rFonts w:eastAsia="Calibri"/>
              </w:rPr>
              <w:t>Сумма ЛБО, доведенных ФК до ГРБС</w:t>
            </w:r>
            <w:r>
              <w:rPr>
                <w:rFonts w:eastAsia="Calibri"/>
              </w:rPr>
              <w:t xml:space="preserve"> </w:t>
            </w:r>
            <w:r w:rsidRPr="00B10891">
              <w:rPr>
                <w:rFonts w:eastAsia="Calibri"/>
              </w:rPr>
              <w:t>на текущий финансовый год</w:t>
            </w:r>
            <w:r>
              <w:rPr>
                <w:rFonts w:eastAsia="Calibri"/>
              </w:rPr>
              <w:t>.</w:t>
            </w:r>
          </w:p>
          <w:p w14:paraId="52F01BDD" w14:textId="77777777" w:rsidR="00D45F66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 w:rsidRPr="00C128C1">
              <w:rPr>
                <w:rFonts w:eastAsia="Calibri"/>
                <w:szCs w:val="22"/>
              </w:rPr>
              <w:t>Расчет по сумме в валюте учета (в рублях).</w:t>
            </w:r>
          </w:p>
          <w:p w14:paraId="392B9770" w14:textId="77777777" w:rsidR="00D45F66" w:rsidRDefault="00D45F66" w:rsidP="0011427E">
            <w:pPr>
              <w:pStyle w:val="GOSTTablenorm"/>
            </w:pPr>
            <w:r>
              <w:t>Оборот по К</w:t>
            </w:r>
            <w:r w:rsidRPr="001D7F7A">
              <w:t xml:space="preserve">т </w:t>
            </w:r>
            <w:r w:rsidRPr="005E26C1">
              <w:rPr>
                <w:szCs w:val="22"/>
              </w:rPr>
              <w:t xml:space="preserve">за отчетный период </w:t>
            </w:r>
            <w:r>
              <w:t>по показателям:</w:t>
            </w:r>
          </w:p>
          <w:p w14:paraId="4CFC9FD2" w14:textId="1CF5D74C" w:rsidR="00D45F66" w:rsidRPr="007D5F97" w:rsidRDefault="00D45F66" w:rsidP="0011427E">
            <w:pPr>
              <w:pStyle w:val="GOSTTableListMark1"/>
              <w:numPr>
                <w:ilvl w:val="0"/>
                <w:numId w:val="6"/>
              </w:numPr>
            </w:pPr>
            <w:r w:rsidRPr="008258BA">
              <w:t>ЛБО_ГАБС_1,</w:t>
            </w:r>
          </w:p>
          <w:p w14:paraId="7CFE69D3" w14:textId="31ACCB36" w:rsidR="00D45F66" w:rsidRPr="005E26C1" w:rsidRDefault="00D45F66" w:rsidP="0011427E">
            <w:pPr>
              <w:pStyle w:val="GOSTTableListMark1"/>
            </w:pPr>
            <w:r w:rsidRPr="002B15ED">
              <w:t>ЛБО_ГАБС_СВЗ_1</w:t>
            </w:r>
          </w:p>
        </w:tc>
        <w:tc>
          <w:tcPr>
            <w:tcW w:w="254" w:type="pct"/>
          </w:tcPr>
          <w:p w14:paraId="472EC714" w14:textId="28BB2FEC" w:rsidR="00D45F66" w:rsidRDefault="00D45F66" w:rsidP="0011427E">
            <w:pPr>
              <w:pStyle w:val="GOSTTablenorm"/>
              <w:rPr>
                <w:szCs w:val="22"/>
              </w:rPr>
            </w:pPr>
            <w:r w:rsidRPr="006B22C4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689814D1" w14:textId="6B7C8747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AA2DC3"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2D638BDD" w14:textId="7CBEE24C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  <w:tc>
          <w:tcPr>
            <w:tcW w:w="213" w:type="pct"/>
          </w:tcPr>
          <w:p w14:paraId="5EF97360" w14:textId="41FC84B5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  <w:tc>
          <w:tcPr>
            <w:tcW w:w="213" w:type="pct"/>
          </w:tcPr>
          <w:p w14:paraId="22CC1EC4" w14:textId="0F7BDA6A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  <w:tc>
          <w:tcPr>
            <w:tcW w:w="213" w:type="pct"/>
          </w:tcPr>
          <w:p w14:paraId="0BC50678" w14:textId="1D76D300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  <w:tc>
          <w:tcPr>
            <w:tcW w:w="249" w:type="pct"/>
          </w:tcPr>
          <w:p w14:paraId="2095E517" w14:textId="72896D34" w:rsidR="00D45F66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</w:tr>
      <w:tr w:rsidR="00D45F66" w:rsidRPr="005E26C1" w14:paraId="69B9B82D" w14:textId="77777777" w:rsidTr="00D45F66">
        <w:tc>
          <w:tcPr>
            <w:tcW w:w="125" w:type="pct"/>
          </w:tcPr>
          <w:p w14:paraId="7C114EAF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780B7503" w14:textId="220C715B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B10891">
              <w:rPr>
                <w:rFonts w:eastAsia="Calibri"/>
              </w:rPr>
              <w:t>ЛБО доведенные ГРБС на первый год планового периода</w:t>
            </w:r>
          </w:p>
        </w:tc>
        <w:tc>
          <w:tcPr>
            <w:tcW w:w="279" w:type="pct"/>
          </w:tcPr>
          <w:p w14:paraId="3A68951A" w14:textId="248240A6" w:rsidR="00D45F66" w:rsidRPr="00510D55" w:rsidRDefault="004E716C" w:rsidP="0011427E">
            <w:pPr>
              <w:pStyle w:val="GOSTTablenorm"/>
              <w:rPr>
                <w:szCs w:val="22"/>
              </w:rPr>
            </w:pPr>
            <w:ins w:id="1211" w:author="Краснова Наталья EXP-332161" w:date="2026-03-19T17:48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1A142DD6" w14:textId="0695C30E" w:rsidR="00D45F66" w:rsidRPr="003219F6" w:rsidDel="00B648CD" w:rsidRDefault="00D45F66" w:rsidP="0011427E">
            <w:pPr>
              <w:pStyle w:val="GOSTTablenorm"/>
            </w:pPr>
            <w:r w:rsidRPr="00510D55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2785CD7" w14:textId="326779E2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B648CD">
              <w:rPr>
                <w:rFonts w:eastAsia="Calibri"/>
                <w:lang w:val="en-US"/>
              </w:rPr>
              <w:t xml:space="preserve">FAIP/KMI: </w:t>
            </w:r>
            <w:r>
              <w:rPr>
                <w:rFonts w:eastAsia="Calibri"/>
              </w:rPr>
              <w:t>10</w:t>
            </w:r>
          </w:p>
          <w:p w14:paraId="05AC716E" w14:textId="027F908A" w:rsidR="00D45F66" w:rsidRPr="00794C28" w:rsidRDefault="00D45F66" w:rsidP="0011427E">
            <w:pPr>
              <w:pStyle w:val="GOSTTablenorm"/>
              <w:rPr>
                <w:lang w:val="en-US"/>
              </w:rPr>
            </w:pPr>
            <w:r>
              <w:rPr>
                <w:lang w:val="en-US"/>
              </w:rPr>
              <w:t>BALBO_GABS</w:t>
            </w:r>
            <w:r w:rsidRPr="00E72DE5">
              <w:rPr>
                <w:lang w:val="en-US"/>
              </w:rPr>
              <w:t>:</w:t>
            </w:r>
            <w:r>
              <w:rPr>
                <w:lang w:val="en-US"/>
              </w:rPr>
              <w:t xml:space="preserve"> 14</w:t>
            </w:r>
          </w:p>
        </w:tc>
        <w:tc>
          <w:tcPr>
            <w:tcW w:w="341" w:type="pct"/>
          </w:tcPr>
          <w:p w14:paraId="6A94E95A" w14:textId="2BE4DAD9" w:rsidR="00D45F66" w:rsidRPr="005E26C1" w:rsidRDefault="00D45F66" w:rsidP="0011427E">
            <w:pPr>
              <w:pStyle w:val="GOSTTablenorm"/>
            </w:pPr>
            <w:r>
              <w:t>219</w:t>
            </w:r>
          </w:p>
        </w:tc>
        <w:tc>
          <w:tcPr>
            <w:tcW w:w="301" w:type="pct"/>
          </w:tcPr>
          <w:p w14:paraId="6DC905DF" w14:textId="4458843F" w:rsidR="00D45F66" w:rsidRPr="005E26C1" w:rsidRDefault="00D45F66" w:rsidP="0011427E">
            <w:pPr>
              <w:pStyle w:val="GOSTTablenorm"/>
            </w:pPr>
            <w:r w:rsidRPr="0042632C">
              <w:rPr>
                <w:lang w:val="en-US"/>
              </w:rPr>
              <w:t>EXP</w:t>
            </w:r>
            <w:r w:rsidRPr="0042632C">
              <w:t>:</w:t>
            </w:r>
            <w:r>
              <w:t xml:space="preserve"> 46</w:t>
            </w:r>
          </w:p>
        </w:tc>
        <w:tc>
          <w:tcPr>
            <w:tcW w:w="1107" w:type="pct"/>
          </w:tcPr>
          <w:p w14:paraId="06506C8F" w14:textId="33C97858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9C29B7">
              <w:rPr>
                <w:rFonts w:eastAsia="Calibri"/>
              </w:rPr>
              <w:t>Сумма ЛБО, доведенных ФК до ГРБС</w:t>
            </w:r>
            <w:r>
              <w:rPr>
                <w:rFonts w:eastAsia="Calibri"/>
              </w:rPr>
              <w:t xml:space="preserve"> </w:t>
            </w:r>
            <w:r w:rsidRPr="00B10891">
              <w:rPr>
                <w:rFonts w:eastAsia="Calibri"/>
              </w:rPr>
              <w:t>на первый год планового периода</w:t>
            </w:r>
            <w:r>
              <w:rPr>
                <w:rFonts w:eastAsia="Calibri"/>
              </w:rPr>
              <w:t xml:space="preserve">. </w:t>
            </w:r>
          </w:p>
          <w:p w14:paraId="5661545C" w14:textId="77777777" w:rsidR="00D45F66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 w:rsidRPr="00C128C1">
              <w:rPr>
                <w:rFonts w:eastAsia="Calibri"/>
                <w:szCs w:val="22"/>
              </w:rPr>
              <w:t>Расчет по сумме в валюте учета (в рублях).</w:t>
            </w:r>
          </w:p>
          <w:p w14:paraId="6EEE1FEA" w14:textId="77777777" w:rsidR="00D45F66" w:rsidRDefault="00D45F66" w:rsidP="0011427E">
            <w:pPr>
              <w:pStyle w:val="GOSTTablenorm"/>
            </w:pPr>
            <w:r>
              <w:lastRenderedPageBreak/>
              <w:t>Оборот по К</w:t>
            </w:r>
            <w:r w:rsidRPr="001D7F7A">
              <w:t xml:space="preserve">т </w:t>
            </w:r>
            <w:r w:rsidRPr="005E26C1">
              <w:rPr>
                <w:szCs w:val="22"/>
              </w:rPr>
              <w:t xml:space="preserve">за отчетный период </w:t>
            </w:r>
            <w:r>
              <w:t>по показателям:</w:t>
            </w:r>
          </w:p>
          <w:p w14:paraId="404B53B0" w14:textId="718E060F" w:rsidR="00D45F66" w:rsidRPr="007A619A" w:rsidRDefault="00D45F66" w:rsidP="0011427E">
            <w:pPr>
              <w:pStyle w:val="GOSTTableListMark1"/>
              <w:numPr>
                <w:ilvl w:val="0"/>
                <w:numId w:val="6"/>
              </w:numPr>
              <w:tabs>
                <w:tab w:val="num" w:pos="369"/>
              </w:tabs>
              <w:ind w:left="369"/>
              <w:rPr>
                <w:szCs w:val="22"/>
              </w:rPr>
            </w:pPr>
            <w:r w:rsidRPr="007A619A">
              <w:rPr>
                <w:szCs w:val="22"/>
              </w:rPr>
              <w:t>ЛБО_ГАБС_</w:t>
            </w:r>
            <w:r>
              <w:rPr>
                <w:szCs w:val="22"/>
              </w:rPr>
              <w:t>2</w:t>
            </w:r>
            <w:r w:rsidRPr="007A619A">
              <w:rPr>
                <w:szCs w:val="22"/>
              </w:rPr>
              <w:t>,</w:t>
            </w:r>
          </w:p>
          <w:p w14:paraId="53F33698" w14:textId="57BCADD7" w:rsidR="00D45F66" w:rsidRPr="005E26C1" w:rsidRDefault="00D45F66" w:rsidP="0011427E">
            <w:pPr>
              <w:pStyle w:val="GOSTTableListMark1"/>
              <w:numPr>
                <w:ilvl w:val="0"/>
                <w:numId w:val="6"/>
              </w:numPr>
              <w:tabs>
                <w:tab w:val="num" w:pos="369"/>
              </w:tabs>
              <w:ind w:left="369"/>
              <w:rPr>
                <w:szCs w:val="22"/>
              </w:rPr>
            </w:pPr>
            <w:r>
              <w:rPr>
                <w:szCs w:val="22"/>
              </w:rPr>
              <w:t>ЛБО_ГАБС_СВЗ_2</w:t>
            </w:r>
          </w:p>
        </w:tc>
        <w:tc>
          <w:tcPr>
            <w:tcW w:w="254" w:type="pct"/>
          </w:tcPr>
          <w:p w14:paraId="3482455A" w14:textId="302A29FB" w:rsidR="00D45F66" w:rsidRDefault="00D45F66" w:rsidP="0011427E">
            <w:pPr>
              <w:pStyle w:val="GOSTTablenorm"/>
              <w:rPr>
                <w:szCs w:val="22"/>
              </w:rPr>
            </w:pPr>
            <w:r w:rsidRPr="006B22C4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04AB6943" w14:textId="7DE5D26C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AA2DC3"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3EF1E178" w14:textId="1B092232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  <w:tc>
          <w:tcPr>
            <w:tcW w:w="213" w:type="pct"/>
          </w:tcPr>
          <w:p w14:paraId="60637FED" w14:textId="4871A3C4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  <w:tc>
          <w:tcPr>
            <w:tcW w:w="213" w:type="pct"/>
          </w:tcPr>
          <w:p w14:paraId="642F7DF0" w14:textId="4AA47A9B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  <w:tc>
          <w:tcPr>
            <w:tcW w:w="213" w:type="pct"/>
          </w:tcPr>
          <w:p w14:paraId="0CFF4E09" w14:textId="2300756F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  <w:tc>
          <w:tcPr>
            <w:tcW w:w="249" w:type="pct"/>
          </w:tcPr>
          <w:p w14:paraId="39616DAF" w14:textId="63A5F718" w:rsidR="00D45F66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</w:tr>
      <w:tr w:rsidR="00D45F66" w:rsidRPr="005E26C1" w14:paraId="6F00106D" w14:textId="77777777" w:rsidTr="00D45F66">
        <w:tc>
          <w:tcPr>
            <w:tcW w:w="125" w:type="pct"/>
          </w:tcPr>
          <w:p w14:paraId="2BE48449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6430C824" w14:textId="526575E4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B10891">
              <w:rPr>
                <w:rFonts w:eastAsia="Calibri"/>
              </w:rPr>
              <w:t>ЛБО доведенные ГРБС на второй год планового периода</w:t>
            </w:r>
          </w:p>
        </w:tc>
        <w:tc>
          <w:tcPr>
            <w:tcW w:w="279" w:type="pct"/>
          </w:tcPr>
          <w:p w14:paraId="2818740A" w14:textId="41180661" w:rsidR="00D45F66" w:rsidRPr="00510D55" w:rsidRDefault="004E716C" w:rsidP="0011427E">
            <w:pPr>
              <w:pStyle w:val="GOSTTablenorm"/>
              <w:rPr>
                <w:szCs w:val="22"/>
              </w:rPr>
            </w:pPr>
            <w:ins w:id="1212" w:author="Краснова Наталья EXP-332161" w:date="2026-03-19T17:48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14A6997D" w14:textId="592CD5F1" w:rsidR="00D45F66" w:rsidRPr="003219F6" w:rsidDel="00645657" w:rsidRDefault="00D45F66" w:rsidP="0011427E">
            <w:pPr>
              <w:pStyle w:val="GOSTTablenorm"/>
            </w:pPr>
            <w:r w:rsidRPr="00510D55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D2C728E" w14:textId="7D52D40C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B648CD">
              <w:rPr>
                <w:rFonts w:eastAsia="Calibri"/>
                <w:lang w:val="en-US"/>
              </w:rPr>
              <w:t xml:space="preserve">FAIP/KMI: </w:t>
            </w:r>
            <w:r>
              <w:rPr>
                <w:rFonts w:eastAsia="Calibri"/>
              </w:rPr>
              <w:t>11</w:t>
            </w:r>
          </w:p>
          <w:p w14:paraId="5CC2A383" w14:textId="2764FDE2" w:rsidR="00D45F66" w:rsidRPr="00794C28" w:rsidRDefault="00D45F66" w:rsidP="0011427E">
            <w:pPr>
              <w:pStyle w:val="GOSTTablenorm"/>
              <w:rPr>
                <w:lang w:val="en-US"/>
              </w:rPr>
            </w:pPr>
            <w:r>
              <w:rPr>
                <w:lang w:val="en-US"/>
              </w:rPr>
              <w:t>BALBO_GABS</w:t>
            </w:r>
            <w:r w:rsidRPr="00E72DE5">
              <w:rPr>
                <w:lang w:val="en-US"/>
              </w:rPr>
              <w:t>:</w:t>
            </w:r>
            <w:r>
              <w:rPr>
                <w:lang w:val="en-US"/>
              </w:rPr>
              <w:t xml:space="preserve"> 15</w:t>
            </w:r>
          </w:p>
        </w:tc>
        <w:tc>
          <w:tcPr>
            <w:tcW w:w="341" w:type="pct"/>
          </w:tcPr>
          <w:p w14:paraId="3E7B0364" w14:textId="43883E16" w:rsidR="00D45F66" w:rsidRPr="005E26C1" w:rsidRDefault="00D45F66" w:rsidP="0011427E">
            <w:pPr>
              <w:pStyle w:val="GOSTTablenorm"/>
            </w:pPr>
            <w:r>
              <w:t>220</w:t>
            </w:r>
          </w:p>
        </w:tc>
        <w:tc>
          <w:tcPr>
            <w:tcW w:w="301" w:type="pct"/>
          </w:tcPr>
          <w:p w14:paraId="103DE5E7" w14:textId="4C10807E" w:rsidR="00D45F66" w:rsidRPr="005E26C1" w:rsidRDefault="00D45F66" w:rsidP="0011427E">
            <w:pPr>
              <w:pStyle w:val="GOSTTablenorm"/>
            </w:pPr>
            <w:r w:rsidRPr="0042632C">
              <w:rPr>
                <w:lang w:val="en-US"/>
              </w:rPr>
              <w:t>EXP</w:t>
            </w:r>
            <w:r w:rsidRPr="0042632C">
              <w:t>:</w:t>
            </w:r>
            <w:r>
              <w:t xml:space="preserve"> 47</w:t>
            </w:r>
          </w:p>
        </w:tc>
        <w:tc>
          <w:tcPr>
            <w:tcW w:w="1107" w:type="pct"/>
          </w:tcPr>
          <w:p w14:paraId="4227FBD0" w14:textId="46957002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9C29B7">
              <w:rPr>
                <w:rFonts w:eastAsia="Calibri"/>
              </w:rPr>
              <w:t>Сумма ЛБО, доведенных ФК до ГРБС</w:t>
            </w:r>
            <w:r>
              <w:rPr>
                <w:rFonts w:eastAsia="Calibri"/>
              </w:rPr>
              <w:t xml:space="preserve"> </w:t>
            </w:r>
            <w:r w:rsidRPr="00B10891">
              <w:rPr>
                <w:rFonts w:eastAsia="Calibri"/>
              </w:rPr>
              <w:t xml:space="preserve">на </w:t>
            </w:r>
            <w:r>
              <w:rPr>
                <w:rFonts w:eastAsia="Calibri"/>
              </w:rPr>
              <w:t>второй</w:t>
            </w:r>
            <w:r w:rsidRPr="00B10891">
              <w:rPr>
                <w:rFonts w:eastAsia="Calibri"/>
              </w:rPr>
              <w:t xml:space="preserve"> год планового периода</w:t>
            </w:r>
            <w:r>
              <w:rPr>
                <w:rFonts w:eastAsia="Calibri"/>
              </w:rPr>
              <w:t xml:space="preserve">. </w:t>
            </w:r>
          </w:p>
          <w:p w14:paraId="12F42425" w14:textId="77777777" w:rsidR="00D45F66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 w:rsidRPr="00C128C1">
              <w:rPr>
                <w:rFonts w:eastAsia="Calibri"/>
                <w:szCs w:val="22"/>
              </w:rPr>
              <w:t>Расчет по сумме в валюте учета (в рублях).</w:t>
            </w:r>
          </w:p>
          <w:p w14:paraId="3B1B6127" w14:textId="77777777" w:rsidR="00D45F66" w:rsidRDefault="00D45F66" w:rsidP="0011427E">
            <w:pPr>
              <w:pStyle w:val="GOSTTablenorm"/>
            </w:pPr>
            <w:r>
              <w:t>Оборот по К</w:t>
            </w:r>
            <w:r w:rsidRPr="001D7F7A">
              <w:t xml:space="preserve">т </w:t>
            </w:r>
            <w:r w:rsidRPr="005E26C1">
              <w:rPr>
                <w:szCs w:val="22"/>
              </w:rPr>
              <w:t xml:space="preserve">за отчетный период </w:t>
            </w:r>
            <w:r>
              <w:t>по показателям:</w:t>
            </w:r>
          </w:p>
          <w:p w14:paraId="246AFA79" w14:textId="772F5BCF" w:rsidR="00D45F66" w:rsidRPr="007A619A" w:rsidRDefault="00D45F66" w:rsidP="0011427E">
            <w:pPr>
              <w:pStyle w:val="GOSTTableListMark1"/>
              <w:numPr>
                <w:ilvl w:val="0"/>
                <w:numId w:val="6"/>
              </w:numPr>
              <w:tabs>
                <w:tab w:val="num" w:pos="369"/>
              </w:tabs>
              <w:ind w:left="369"/>
              <w:rPr>
                <w:szCs w:val="22"/>
              </w:rPr>
            </w:pPr>
            <w:r w:rsidRPr="007A619A">
              <w:rPr>
                <w:szCs w:val="22"/>
              </w:rPr>
              <w:t>ЛБО_ГАБС_</w:t>
            </w:r>
            <w:r>
              <w:rPr>
                <w:szCs w:val="22"/>
              </w:rPr>
              <w:t>3</w:t>
            </w:r>
            <w:r w:rsidRPr="007A619A">
              <w:rPr>
                <w:szCs w:val="22"/>
              </w:rPr>
              <w:t>,</w:t>
            </w:r>
          </w:p>
          <w:p w14:paraId="31A988D7" w14:textId="7E9FF698" w:rsidR="00D45F66" w:rsidRPr="005E26C1" w:rsidRDefault="00D45F66" w:rsidP="0011427E">
            <w:pPr>
              <w:pStyle w:val="GOSTTableListMark1"/>
              <w:numPr>
                <w:ilvl w:val="0"/>
                <w:numId w:val="6"/>
              </w:numPr>
              <w:tabs>
                <w:tab w:val="num" w:pos="369"/>
              </w:tabs>
              <w:ind w:left="369"/>
              <w:rPr>
                <w:szCs w:val="22"/>
              </w:rPr>
            </w:pPr>
            <w:r>
              <w:rPr>
                <w:szCs w:val="22"/>
              </w:rPr>
              <w:t>ЛБО_ГАБС_СВЗ_3</w:t>
            </w:r>
          </w:p>
        </w:tc>
        <w:tc>
          <w:tcPr>
            <w:tcW w:w="254" w:type="pct"/>
          </w:tcPr>
          <w:p w14:paraId="4FF3633E" w14:textId="5C995354" w:rsidR="00D45F66" w:rsidRDefault="00D45F66" w:rsidP="0011427E">
            <w:pPr>
              <w:pStyle w:val="GOSTTablenorm"/>
              <w:rPr>
                <w:szCs w:val="22"/>
              </w:rPr>
            </w:pPr>
            <w:r w:rsidRPr="006B22C4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473311C6" w14:textId="7EC89D03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AA2DC3"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0D3DA104" w14:textId="705C8E33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  <w:tc>
          <w:tcPr>
            <w:tcW w:w="213" w:type="pct"/>
          </w:tcPr>
          <w:p w14:paraId="1056BFE4" w14:textId="29C83DE1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  <w:tc>
          <w:tcPr>
            <w:tcW w:w="213" w:type="pct"/>
          </w:tcPr>
          <w:p w14:paraId="6B0C5276" w14:textId="01FAA441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  <w:tc>
          <w:tcPr>
            <w:tcW w:w="213" w:type="pct"/>
          </w:tcPr>
          <w:p w14:paraId="52C46164" w14:textId="077BF7FB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  <w:tc>
          <w:tcPr>
            <w:tcW w:w="249" w:type="pct"/>
          </w:tcPr>
          <w:p w14:paraId="52D92227" w14:textId="39E50BAA" w:rsidR="00D45F66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</w:tr>
      <w:tr w:rsidR="00D45F66" w:rsidRPr="005E26C1" w14:paraId="1239DA02" w14:textId="77777777" w:rsidTr="00D45F66">
        <w:tc>
          <w:tcPr>
            <w:tcW w:w="125" w:type="pct"/>
          </w:tcPr>
          <w:p w14:paraId="22E83D9B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6EDA1FB4" w14:textId="196890C2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B10891">
              <w:rPr>
                <w:rFonts w:eastAsia="Calibri"/>
              </w:rPr>
              <w:t>ЛБО доведенные ГРБС на третий год планового периода</w:t>
            </w:r>
          </w:p>
        </w:tc>
        <w:tc>
          <w:tcPr>
            <w:tcW w:w="279" w:type="pct"/>
          </w:tcPr>
          <w:p w14:paraId="244E690C" w14:textId="1D9FCBF8" w:rsidR="00D45F66" w:rsidRPr="00510D55" w:rsidRDefault="004E716C" w:rsidP="0011427E">
            <w:pPr>
              <w:pStyle w:val="GOSTTablenorm"/>
              <w:rPr>
                <w:szCs w:val="22"/>
              </w:rPr>
            </w:pPr>
            <w:ins w:id="1213" w:author="Краснова Наталья EXP-332161" w:date="2026-03-19T17:48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7E7438D4" w14:textId="4D287647" w:rsidR="00D45F66" w:rsidRPr="003219F6" w:rsidDel="00645657" w:rsidRDefault="00D45F66" w:rsidP="0011427E">
            <w:pPr>
              <w:pStyle w:val="GOSTTablenorm"/>
            </w:pPr>
            <w:r w:rsidRPr="00510D55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A67C2FE" w14:textId="29B1905C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B648CD">
              <w:rPr>
                <w:rFonts w:eastAsia="Calibri"/>
                <w:lang w:val="en-US"/>
              </w:rPr>
              <w:t xml:space="preserve">FAIP/KMI: </w:t>
            </w:r>
            <w:r>
              <w:rPr>
                <w:rFonts w:eastAsia="Calibri"/>
              </w:rPr>
              <w:t>12</w:t>
            </w:r>
          </w:p>
          <w:p w14:paraId="6FECCE3F" w14:textId="2CA6401F" w:rsidR="00D45F66" w:rsidRPr="00794C28" w:rsidRDefault="00D45F66" w:rsidP="0011427E">
            <w:pPr>
              <w:pStyle w:val="GOSTTablenorm"/>
              <w:rPr>
                <w:lang w:val="en-US"/>
              </w:rPr>
            </w:pPr>
            <w:r>
              <w:rPr>
                <w:lang w:val="en-US"/>
              </w:rPr>
              <w:t>BALBO_GABS</w:t>
            </w:r>
            <w:r w:rsidRPr="00E72DE5">
              <w:rPr>
                <w:lang w:val="en-US"/>
              </w:rPr>
              <w:t>:</w:t>
            </w:r>
            <w:r>
              <w:rPr>
                <w:lang w:val="en-US"/>
              </w:rPr>
              <w:t xml:space="preserve"> 16</w:t>
            </w:r>
          </w:p>
        </w:tc>
        <w:tc>
          <w:tcPr>
            <w:tcW w:w="341" w:type="pct"/>
          </w:tcPr>
          <w:p w14:paraId="40FF3493" w14:textId="3207CA68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221</w:t>
            </w:r>
          </w:p>
        </w:tc>
        <w:tc>
          <w:tcPr>
            <w:tcW w:w="301" w:type="pct"/>
          </w:tcPr>
          <w:p w14:paraId="1990D2BB" w14:textId="14252CBC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lang w:val="en-US"/>
              </w:rPr>
              <w:t>EXP</w:t>
            </w:r>
            <w:r>
              <w:t>: 48</w:t>
            </w:r>
          </w:p>
        </w:tc>
        <w:tc>
          <w:tcPr>
            <w:tcW w:w="1107" w:type="pct"/>
          </w:tcPr>
          <w:p w14:paraId="4E006474" w14:textId="4F3D234A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9C29B7">
              <w:rPr>
                <w:rFonts w:eastAsia="Calibri"/>
              </w:rPr>
              <w:t>Сумма ЛБО, доведенных ФК до ГРБС</w:t>
            </w:r>
            <w:r>
              <w:rPr>
                <w:rFonts w:eastAsia="Calibri"/>
              </w:rPr>
              <w:t xml:space="preserve"> </w:t>
            </w:r>
            <w:r w:rsidRPr="00B10891">
              <w:rPr>
                <w:rFonts w:eastAsia="Calibri"/>
              </w:rPr>
              <w:t xml:space="preserve">на </w:t>
            </w:r>
            <w:r>
              <w:rPr>
                <w:rFonts w:eastAsia="Calibri"/>
              </w:rPr>
              <w:t>третий</w:t>
            </w:r>
            <w:r w:rsidRPr="00B10891">
              <w:rPr>
                <w:rFonts w:eastAsia="Calibri"/>
              </w:rPr>
              <w:t xml:space="preserve"> год планового периода</w:t>
            </w:r>
            <w:r>
              <w:rPr>
                <w:rFonts w:eastAsia="Calibri"/>
              </w:rPr>
              <w:t>.</w:t>
            </w:r>
          </w:p>
          <w:p w14:paraId="001AA317" w14:textId="77777777" w:rsidR="00D45F66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 w:rsidRPr="00C128C1">
              <w:rPr>
                <w:rFonts w:eastAsia="Calibri"/>
                <w:szCs w:val="22"/>
              </w:rPr>
              <w:t>Расчет по сумме в валюте учета (в рублях).</w:t>
            </w:r>
          </w:p>
          <w:p w14:paraId="18EF60E1" w14:textId="77777777" w:rsidR="00D45F66" w:rsidRDefault="00D45F66" w:rsidP="0011427E">
            <w:pPr>
              <w:pStyle w:val="GOSTTablenorm"/>
            </w:pPr>
            <w:r>
              <w:t>Оборот по К</w:t>
            </w:r>
            <w:r w:rsidRPr="001D7F7A">
              <w:t xml:space="preserve">т </w:t>
            </w:r>
            <w:r w:rsidRPr="005E26C1">
              <w:rPr>
                <w:szCs w:val="22"/>
              </w:rPr>
              <w:t xml:space="preserve">за отчетный период </w:t>
            </w:r>
            <w:r>
              <w:t>по показателям:</w:t>
            </w:r>
          </w:p>
          <w:p w14:paraId="32646212" w14:textId="7F3C2657" w:rsidR="00D45F66" w:rsidRPr="007A619A" w:rsidRDefault="00D45F66" w:rsidP="0011427E">
            <w:pPr>
              <w:pStyle w:val="GOSTTableListMark1"/>
              <w:numPr>
                <w:ilvl w:val="0"/>
                <w:numId w:val="6"/>
              </w:numPr>
              <w:tabs>
                <w:tab w:val="num" w:pos="369"/>
              </w:tabs>
              <w:ind w:left="369"/>
              <w:rPr>
                <w:szCs w:val="22"/>
              </w:rPr>
            </w:pPr>
            <w:r w:rsidRPr="007A619A">
              <w:rPr>
                <w:szCs w:val="22"/>
              </w:rPr>
              <w:lastRenderedPageBreak/>
              <w:t>ЛБО_ГАБС_</w:t>
            </w:r>
            <w:r>
              <w:rPr>
                <w:szCs w:val="22"/>
              </w:rPr>
              <w:t>4</w:t>
            </w:r>
            <w:r w:rsidRPr="007A619A">
              <w:rPr>
                <w:szCs w:val="22"/>
              </w:rPr>
              <w:t>,</w:t>
            </w:r>
          </w:p>
          <w:p w14:paraId="63F115EA" w14:textId="13B45EAA" w:rsidR="00D45F66" w:rsidRPr="005E26C1" w:rsidRDefault="00D45F66" w:rsidP="0011427E">
            <w:pPr>
              <w:pStyle w:val="GOSTTableListMark1"/>
              <w:numPr>
                <w:ilvl w:val="0"/>
                <w:numId w:val="6"/>
              </w:numPr>
              <w:tabs>
                <w:tab w:val="num" w:pos="369"/>
              </w:tabs>
              <w:ind w:left="369"/>
              <w:rPr>
                <w:szCs w:val="22"/>
              </w:rPr>
            </w:pPr>
            <w:r>
              <w:rPr>
                <w:szCs w:val="22"/>
              </w:rPr>
              <w:t>ЛБО_ГАБС_СВЗ_4</w:t>
            </w:r>
          </w:p>
        </w:tc>
        <w:tc>
          <w:tcPr>
            <w:tcW w:w="254" w:type="pct"/>
          </w:tcPr>
          <w:p w14:paraId="32E2A4E0" w14:textId="011EB2DC" w:rsidR="00D45F66" w:rsidRDefault="00D45F66" w:rsidP="0011427E">
            <w:pPr>
              <w:pStyle w:val="GOSTTablenorm"/>
              <w:rPr>
                <w:szCs w:val="22"/>
              </w:rPr>
            </w:pPr>
            <w:r w:rsidRPr="006B22C4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3BDBEA4F" w14:textId="2C85E350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8D2002"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7EB8B6BB" w14:textId="59CC0290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  <w:tc>
          <w:tcPr>
            <w:tcW w:w="213" w:type="pct"/>
          </w:tcPr>
          <w:p w14:paraId="0F472291" w14:textId="028B248F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  <w:tc>
          <w:tcPr>
            <w:tcW w:w="213" w:type="pct"/>
          </w:tcPr>
          <w:p w14:paraId="3705C741" w14:textId="2F06380C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  <w:tc>
          <w:tcPr>
            <w:tcW w:w="213" w:type="pct"/>
          </w:tcPr>
          <w:p w14:paraId="73B9D364" w14:textId="1CA103BF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  <w:tc>
          <w:tcPr>
            <w:tcW w:w="249" w:type="pct"/>
          </w:tcPr>
          <w:p w14:paraId="3AEF87CF" w14:textId="681989A1" w:rsidR="00D45F66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</w:tr>
      <w:tr w:rsidR="00D45F66" w:rsidRPr="005E26C1" w14:paraId="4B68EE14" w14:textId="77777777" w:rsidTr="00D45F66">
        <w:tc>
          <w:tcPr>
            <w:tcW w:w="125" w:type="pct"/>
          </w:tcPr>
          <w:p w14:paraId="2D4B28BE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393128D7" w14:textId="5B862FA7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B10891">
              <w:rPr>
                <w:rFonts w:eastAsia="Calibri"/>
              </w:rPr>
              <w:t>ЛБО доведенные ГРБС за счет связанных иностранных кредитов на текущий финансовый год</w:t>
            </w:r>
          </w:p>
        </w:tc>
        <w:tc>
          <w:tcPr>
            <w:tcW w:w="279" w:type="pct"/>
          </w:tcPr>
          <w:p w14:paraId="541B237F" w14:textId="2DB95591" w:rsidR="00D45F66" w:rsidRPr="00F63F89" w:rsidRDefault="004E716C" w:rsidP="0011427E">
            <w:pPr>
              <w:pStyle w:val="GOSTTablenorm"/>
              <w:rPr>
                <w:szCs w:val="22"/>
              </w:rPr>
            </w:pPr>
            <w:ins w:id="1214" w:author="Краснова Наталья EXP-332161" w:date="2026-03-19T17:48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7EE3D704" w14:textId="6F20B05F" w:rsidR="00D45F66" w:rsidRDefault="00D45F66" w:rsidP="0011427E">
            <w:pPr>
              <w:pStyle w:val="GOSTTablenorm"/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BC7E8B6" w14:textId="4BB521F0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2DF898D2" w14:textId="6AB13840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222</w:t>
            </w:r>
          </w:p>
        </w:tc>
        <w:tc>
          <w:tcPr>
            <w:tcW w:w="301" w:type="pct"/>
          </w:tcPr>
          <w:p w14:paraId="350B8C87" w14:textId="5BCC3913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2B5B7E">
              <w:rPr>
                <w:lang w:val="en-US"/>
              </w:rPr>
              <w:t>EXP</w:t>
            </w:r>
            <w:r w:rsidRPr="002B5B7E">
              <w:t>:</w:t>
            </w:r>
            <w:r>
              <w:t xml:space="preserve"> 49</w:t>
            </w:r>
          </w:p>
        </w:tc>
        <w:tc>
          <w:tcPr>
            <w:tcW w:w="1107" w:type="pct"/>
          </w:tcPr>
          <w:p w14:paraId="177DFA74" w14:textId="77777777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9C29B7">
              <w:rPr>
                <w:rFonts w:eastAsia="Calibri"/>
              </w:rPr>
              <w:t>Сумма ЛБО</w:t>
            </w:r>
            <w:r>
              <w:rPr>
                <w:rFonts w:eastAsia="Calibri"/>
              </w:rPr>
              <w:t xml:space="preserve"> за счет связанных иностранных кредитов</w:t>
            </w:r>
            <w:r w:rsidRPr="009C29B7">
              <w:rPr>
                <w:rFonts w:eastAsia="Calibri"/>
              </w:rPr>
              <w:t>, доведенных ФК до ГРБС</w:t>
            </w:r>
            <w:r>
              <w:rPr>
                <w:rFonts w:eastAsia="Calibri"/>
              </w:rPr>
              <w:t xml:space="preserve"> </w:t>
            </w:r>
            <w:r w:rsidRPr="00B10891">
              <w:rPr>
                <w:rFonts w:eastAsia="Calibri"/>
              </w:rPr>
              <w:t>на текущий финансовый год</w:t>
            </w:r>
            <w:r>
              <w:rPr>
                <w:rFonts w:eastAsia="Calibri"/>
              </w:rPr>
              <w:t>.</w:t>
            </w:r>
          </w:p>
          <w:p w14:paraId="1820A6C8" w14:textId="77777777" w:rsidR="00D45F66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 w:rsidRPr="00C128C1">
              <w:rPr>
                <w:rFonts w:eastAsia="Calibri"/>
                <w:szCs w:val="22"/>
              </w:rPr>
              <w:t>Расчет по сумме в валюте учета (в рублях).</w:t>
            </w:r>
          </w:p>
          <w:p w14:paraId="171AE186" w14:textId="65C71008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Оборот по К</w:t>
            </w:r>
            <w:r w:rsidRPr="001D7F7A">
              <w:t xml:space="preserve">т </w:t>
            </w:r>
            <w:r w:rsidRPr="005E26C1">
              <w:rPr>
                <w:szCs w:val="22"/>
              </w:rPr>
              <w:t xml:space="preserve">за отчетный период </w:t>
            </w:r>
            <w:r>
              <w:t>по показателю ЛБО_ГАБС_СВЗ_1</w:t>
            </w:r>
          </w:p>
        </w:tc>
        <w:tc>
          <w:tcPr>
            <w:tcW w:w="254" w:type="pct"/>
          </w:tcPr>
          <w:p w14:paraId="7D4A9A48" w14:textId="11C04045" w:rsidR="00D45F66" w:rsidRDefault="00D45F66" w:rsidP="0011427E">
            <w:pPr>
              <w:pStyle w:val="GOSTTablenorm"/>
              <w:rPr>
                <w:szCs w:val="22"/>
              </w:rPr>
            </w:pPr>
            <w:r w:rsidRPr="006B22C4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320DBCBC" w14:textId="4DDD6685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8D2002"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540E4672" w14:textId="2E41EE18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  <w:tc>
          <w:tcPr>
            <w:tcW w:w="213" w:type="pct"/>
          </w:tcPr>
          <w:p w14:paraId="42B16E90" w14:textId="77595CFC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  <w:tc>
          <w:tcPr>
            <w:tcW w:w="213" w:type="pct"/>
          </w:tcPr>
          <w:p w14:paraId="2BEB5A6A" w14:textId="6FDAFAA1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  <w:tc>
          <w:tcPr>
            <w:tcW w:w="213" w:type="pct"/>
          </w:tcPr>
          <w:p w14:paraId="7EF84EA6" w14:textId="3ECDEA39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  <w:tc>
          <w:tcPr>
            <w:tcW w:w="249" w:type="pct"/>
          </w:tcPr>
          <w:p w14:paraId="16EE34B6" w14:textId="7C9F70BC" w:rsidR="00D45F66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</w:tr>
      <w:tr w:rsidR="00D45F66" w:rsidRPr="005E26C1" w14:paraId="6F20A172" w14:textId="77777777" w:rsidTr="00D45F66">
        <w:tc>
          <w:tcPr>
            <w:tcW w:w="125" w:type="pct"/>
          </w:tcPr>
          <w:p w14:paraId="002C1EDB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3656302F" w14:textId="45DEF6F4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B10891">
              <w:rPr>
                <w:rFonts w:eastAsia="Calibri"/>
              </w:rPr>
              <w:t>ЛБО доведенные ГРБС за счет связанных иностранных кредитов на первый год планового периода</w:t>
            </w:r>
          </w:p>
        </w:tc>
        <w:tc>
          <w:tcPr>
            <w:tcW w:w="279" w:type="pct"/>
          </w:tcPr>
          <w:p w14:paraId="62E1E301" w14:textId="6F43A82F" w:rsidR="00D45F66" w:rsidRPr="00F63F89" w:rsidRDefault="004E716C" w:rsidP="0011427E">
            <w:pPr>
              <w:pStyle w:val="GOSTTablenorm"/>
              <w:rPr>
                <w:szCs w:val="22"/>
              </w:rPr>
            </w:pPr>
            <w:ins w:id="1215" w:author="Краснова Наталья EXP-332161" w:date="2026-03-19T17:48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31071E67" w14:textId="302DAA10" w:rsidR="00D45F66" w:rsidRDefault="00D45F66" w:rsidP="0011427E">
            <w:pPr>
              <w:pStyle w:val="GOSTTablenorm"/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862F8CA" w14:textId="05BCA4B3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23834568" w14:textId="2F375274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223</w:t>
            </w:r>
          </w:p>
        </w:tc>
        <w:tc>
          <w:tcPr>
            <w:tcW w:w="301" w:type="pct"/>
          </w:tcPr>
          <w:p w14:paraId="7E0A6172" w14:textId="454B6BD6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2B5B7E">
              <w:rPr>
                <w:lang w:val="en-US"/>
              </w:rPr>
              <w:t>EXP</w:t>
            </w:r>
            <w:r w:rsidRPr="002B5B7E">
              <w:t>:</w:t>
            </w:r>
            <w:r>
              <w:t xml:space="preserve"> 50</w:t>
            </w:r>
          </w:p>
        </w:tc>
        <w:tc>
          <w:tcPr>
            <w:tcW w:w="1107" w:type="pct"/>
          </w:tcPr>
          <w:p w14:paraId="1DAAEBD0" w14:textId="6D87131C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9C29B7">
              <w:rPr>
                <w:rFonts w:eastAsia="Calibri"/>
              </w:rPr>
              <w:t>Сумма ЛБО</w:t>
            </w:r>
            <w:r>
              <w:rPr>
                <w:rFonts w:eastAsia="Calibri"/>
              </w:rPr>
              <w:t xml:space="preserve"> за счет связанных иностранных кредитов</w:t>
            </w:r>
            <w:r w:rsidRPr="009C29B7">
              <w:rPr>
                <w:rFonts w:eastAsia="Calibri"/>
              </w:rPr>
              <w:t>, доведенных ФК до ГРБС</w:t>
            </w:r>
            <w:r>
              <w:rPr>
                <w:rFonts w:eastAsia="Calibri"/>
              </w:rPr>
              <w:t xml:space="preserve"> </w:t>
            </w:r>
            <w:r w:rsidRPr="00B10891">
              <w:rPr>
                <w:rFonts w:eastAsia="Calibri"/>
              </w:rPr>
              <w:t>на первый год планового периода</w:t>
            </w:r>
            <w:r>
              <w:rPr>
                <w:rFonts w:eastAsia="Calibri"/>
              </w:rPr>
              <w:t>.</w:t>
            </w:r>
          </w:p>
          <w:p w14:paraId="41254B00" w14:textId="77777777" w:rsidR="00D45F66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 w:rsidRPr="00C128C1">
              <w:rPr>
                <w:rFonts w:eastAsia="Calibri"/>
                <w:szCs w:val="22"/>
              </w:rPr>
              <w:t>Расчет по сумме в валюте учета (в рублях).</w:t>
            </w:r>
          </w:p>
          <w:p w14:paraId="6F495B3B" w14:textId="772988F6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Оборот по К</w:t>
            </w:r>
            <w:r w:rsidRPr="001D7F7A">
              <w:t xml:space="preserve">т </w:t>
            </w:r>
            <w:r w:rsidRPr="005E26C1">
              <w:rPr>
                <w:szCs w:val="22"/>
              </w:rPr>
              <w:t xml:space="preserve">за отчетный период </w:t>
            </w:r>
            <w:r>
              <w:t>по показателю ЛБО_ГАБС_СВЗ_2</w:t>
            </w:r>
          </w:p>
        </w:tc>
        <w:tc>
          <w:tcPr>
            <w:tcW w:w="254" w:type="pct"/>
          </w:tcPr>
          <w:p w14:paraId="6C3DDA58" w14:textId="406EA995" w:rsidR="00D45F66" w:rsidRDefault="00D45F66" w:rsidP="0011427E">
            <w:pPr>
              <w:pStyle w:val="GOSTTablenorm"/>
              <w:rPr>
                <w:szCs w:val="22"/>
              </w:rPr>
            </w:pPr>
            <w:r w:rsidRPr="00193F28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1BEE622C" w14:textId="0EC73022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B00977"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68F7BBBE" w14:textId="777FAD43" w:rsidR="00D45F66" w:rsidRPr="00507668" w:rsidRDefault="00D45F66" w:rsidP="0011427E">
            <w:pPr>
              <w:pStyle w:val="GOSTTablenorm"/>
            </w:pPr>
            <w:r w:rsidRPr="00F302C2">
              <w:t>-</w:t>
            </w:r>
          </w:p>
        </w:tc>
        <w:tc>
          <w:tcPr>
            <w:tcW w:w="213" w:type="pct"/>
          </w:tcPr>
          <w:p w14:paraId="5D50FD4A" w14:textId="2BAF8FF9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  <w:tc>
          <w:tcPr>
            <w:tcW w:w="213" w:type="pct"/>
          </w:tcPr>
          <w:p w14:paraId="0711F05B" w14:textId="5C41938B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  <w:tc>
          <w:tcPr>
            <w:tcW w:w="213" w:type="pct"/>
          </w:tcPr>
          <w:p w14:paraId="563E78D2" w14:textId="5AC6169C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  <w:tc>
          <w:tcPr>
            <w:tcW w:w="249" w:type="pct"/>
          </w:tcPr>
          <w:p w14:paraId="35ADFF1C" w14:textId="7C5E33B6" w:rsidR="00D45F66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</w:tr>
      <w:tr w:rsidR="00D45F66" w:rsidRPr="005E26C1" w14:paraId="39AE5DCA" w14:textId="77777777" w:rsidTr="00D45F66">
        <w:tc>
          <w:tcPr>
            <w:tcW w:w="125" w:type="pct"/>
          </w:tcPr>
          <w:p w14:paraId="557AAEC9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4AEA18B3" w14:textId="15B4CDF4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B10891">
              <w:rPr>
                <w:rFonts w:eastAsia="Calibri"/>
              </w:rPr>
              <w:t>ЛБО доведенные ГРБС за счет связанных иностранных кредитов на второй год планового периода</w:t>
            </w:r>
          </w:p>
        </w:tc>
        <w:tc>
          <w:tcPr>
            <w:tcW w:w="279" w:type="pct"/>
          </w:tcPr>
          <w:p w14:paraId="2499F6B7" w14:textId="55026EDD" w:rsidR="00D45F66" w:rsidRPr="00F63F89" w:rsidRDefault="004E716C" w:rsidP="0011427E">
            <w:pPr>
              <w:pStyle w:val="GOSTTablenorm"/>
              <w:rPr>
                <w:szCs w:val="22"/>
              </w:rPr>
            </w:pPr>
            <w:ins w:id="1216" w:author="Краснова Наталья EXP-332161" w:date="2026-03-19T17:48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44861B79" w14:textId="0ECE8A3D" w:rsidR="00D45F66" w:rsidRDefault="00D45F66" w:rsidP="0011427E">
            <w:pPr>
              <w:pStyle w:val="GOSTTablenorm"/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3DAC158" w14:textId="792611CF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11C2728B" w14:textId="07EF569F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224</w:t>
            </w:r>
          </w:p>
        </w:tc>
        <w:tc>
          <w:tcPr>
            <w:tcW w:w="301" w:type="pct"/>
          </w:tcPr>
          <w:p w14:paraId="6BB102AE" w14:textId="18973DBD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CB4D15">
              <w:rPr>
                <w:lang w:val="en-US"/>
              </w:rPr>
              <w:t>EXP</w:t>
            </w:r>
            <w:r w:rsidRPr="00CB4D15">
              <w:t>:</w:t>
            </w:r>
            <w:r>
              <w:t xml:space="preserve"> 51</w:t>
            </w:r>
          </w:p>
        </w:tc>
        <w:tc>
          <w:tcPr>
            <w:tcW w:w="1107" w:type="pct"/>
          </w:tcPr>
          <w:p w14:paraId="798312FB" w14:textId="1ADEAA71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9C29B7">
              <w:rPr>
                <w:rFonts w:eastAsia="Calibri"/>
              </w:rPr>
              <w:t>Сумма ЛБО</w:t>
            </w:r>
            <w:r>
              <w:rPr>
                <w:rFonts w:eastAsia="Calibri"/>
              </w:rPr>
              <w:t xml:space="preserve"> за счет связанных иностранных кредитов</w:t>
            </w:r>
            <w:r w:rsidRPr="009C29B7">
              <w:rPr>
                <w:rFonts w:eastAsia="Calibri"/>
              </w:rPr>
              <w:t>, доведенных ФК до ГРБС</w:t>
            </w:r>
            <w:r>
              <w:rPr>
                <w:rFonts w:eastAsia="Calibri"/>
              </w:rPr>
              <w:t xml:space="preserve"> </w:t>
            </w:r>
            <w:r w:rsidRPr="00B10891">
              <w:rPr>
                <w:rFonts w:eastAsia="Calibri"/>
              </w:rPr>
              <w:t xml:space="preserve">на </w:t>
            </w:r>
            <w:r>
              <w:rPr>
                <w:rFonts w:eastAsia="Calibri"/>
              </w:rPr>
              <w:t>второй</w:t>
            </w:r>
            <w:r w:rsidRPr="00B10891">
              <w:rPr>
                <w:rFonts w:eastAsia="Calibri"/>
              </w:rPr>
              <w:t xml:space="preserve"> год планового периода</w:t>
            </w:r>
            <w:r>
              <w:rPr>
                <w:rFonts w:eastAsia="Calibri"/>
              </w:rPr>
              <w:t>.</w:t>
            </w:r>
          </w:p>
          <w:p w14:paraId="347C25BD" w14:textId="77777777" w:rsidR="00D45F66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 w:rsidRPr="00C128C1">
              <w:rPr>
                <w:rFonts w:eastAsia="Calibri"/>
                <w:szCs w:val="22"/>
              </w:rPr>
              <w:t>Расчет по сумме в валюте учета (в рублях).</w:t>
            </w:r>
          </w:p>
          <w:p w14:paraId="00C0B24B" w14:textId="2AA6E229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Оборот по К</w:t>
            </w:r>
            <w:r w:rsidRPr="001D7F7A">
              <w:t xml:space="preserve">т </w:t>
            </w:r>
            <w:r w:rsidRPr="005E26C1">
              <w:rPr>
                <w:szCs w:val="22"/>
              </w:rPr>
              <w:t xml:space="preserve">за отчетный период </w:t>
            </w:r>
            <w:r>
              <w:t>по показателю ЛБО_ГАБС_СВЗ_3</w:t>
            </w:r>
          </w:p>
        </w:tc>
        <w:tc>
          <w:tcPr>
            <w:tcW w:w="254" w:type="pct"/>
          </w:tcPr>
          <w:p w14:paraId="7B849C11" w14:textId="706C8122" w:rsidR="00D45F66" w:rsidRDefault="00D45F66" w:rsidP="0011427E">
            <w:pPr>
              <w:pStyle w:val="GOSTTablenorm"/>
              <w:rPr>
                <w:szCs w:val="22"/>
              </w:rPr>
            </w:pPr>
            <w:r w:rsidRPr="00193F28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29643A8E" w14:textId="62F52DAB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920167"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05271AB4" w14:textId="326F7140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  <w:tc>
          <w:tcPr>
            <w:tcW w:w="213" w:type="pct"/>
          </w:tcPr>
          <w:p w14:paraId="483818F2" w14:textId="0793FE73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  <w:tc>
          <w:tcPr>
            <w:tcW w:w="213" w:type="pct"/>
          </w:tcPr>
          <w:p w14:paraId="2B21E68A" w14:textId="742C7E12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  <w:tc>
          <w:tcPr>
            <w:tcW w:w="213" w:type="pct"/>
          </w:tcPr>
          <w:p w14:paraId="4E9601D1" w14:textId="69ED6AF4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  <w:tc>
          <w:tcPr>
            <w:tcW w:w="249" w:type="pct"/>
          </w:tcPr>
          <w:p w14:paraId="6BD085EA" w14:textId="542CFA91" w:rsidR="00D45F66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</w:tr>
      <w:tr w:rsidR="00D45F66" w:rsidRPr="005E26C1" w14:paraId="38A79E0C" w14:textId="77777777" w:rsidTr="00D45F66">
        <w:tc>
          <w:tcPr>
            <w:tcW w:w="125" w:type="pct"/>
          </w:tcPr>
          <w:p w14:paraId="5B430C86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6BD69126" w14:textId="544DBEEA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B10891">
              <w:rPr>
                <w:rFonts w:eastAsia="Calibri"/>
              </w:rPr>
              <w:t>ЛБО доведенные ГРБС за счет связанных иностранных кредитов на третий год планового периода</w:t>
            </w:r>
          </w:p>
        </w:tc>
        <w:tc>
          <w:tcPr>
            <w:tcW w:w="279" w:type="pct"/>
          </w:tcPr>
          <w:p w14:paraId="62E9C31E" w14:textId="516FD217" w:rsidR="00D45F66" w:rsidRPr="00F63F89" w:rsidRDefault="004E716C" w:rsidP="0011427E">
            <w:pPr>
              <w:pStyle w:val="GOSTTablenorm"/>
              <w:rPr>
                <w:szCs w:val="22"/>
              </w:rPr>
            </w:pPr>
            <w:ins w:id="1217" w:author="Краснова Наталья EXP-332161" w:date="2026-03-19T17:48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04197814" w14:textId="419A98EE" w:rsidR="00D45F66" w:rsidRDefault="00D45F66" w:rsidP="0011427E">
            <w:pPr>
              <w:pStyle w:val="GOSTTablenorm"/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36CF074" w14:textId="67D8D2BD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218B56D8" w14:textId="7A380D8E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225</w:t>
            </w:r>
          </w:p>
        </w:tc>
        <w:tc>
          <w:tcPr>
            <w:tcW w:w="301" w:type="pct"/>
          </w:tcPr>
          <w:p w14:paraId="798F5B08" w14:textId="62D14FAD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CB4D15">
              <w:rPr>
                <w:lang w:val="en-US"/>
              </w:rPr>
              <w:t>EXP</w:t>
            </w:r>
            <w:r w:rsidRPr="00CB4D15">
              <w:t>:</w:t>
            </w:r>
            <w:r>
              <w:t xml:space="preserve"> 52</w:t>
            </w:r>
          </w:p>
        </w:tc>
        <w:tc>
          <w:tcPr>
            <w:tcW w:w="1107" w:type="pct"/>
          </w:tcPr>
          <w:p w14:paraId="1F05D614" w14:textId="77CAFE3E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9C29B7">
              <w:rPr>
                <w:rFonts w:eastAsia="Calibri"/>
              </w:rPr>
              <w:t>Сумма ЛБО</w:t>
            </w:r>
            <w:r>
              <w:rPr>
                <w:rFonts w:eastAsia="Calibri"/>
              </w:rPr>
              <w:t xml:space="preserve"> за счет связанных иностранных кредитов</w:t>
            </w:r>
            <w:r w:rsidRPr="009C29B7">
              <w:rPr>
                <w:rFonts w:eastAsia="Calibri"/>
              </w:rPr>
              <w:t>, доведенных ФК до ГРБС</w:t>
            </w:r>
            <w:r>
              <w:rPr>
                <w:rFonts w:eastAsia="Calibri"/>
              </w:rPr>
              <w:t xml:space="preserve"> </w:t>
            </w:r>
            <w:r w:rsidRPr="00B10891">
              <w:rPr>
                <w:rFonts w:eastAsia="Calibri"/>
              </w:rPr>
              <w:t xml:space="preserve">на </w:t>
            </w:r>
            <w:r>
              <w:rPr>
                <w:rFonts w:eastAsia="Calibri"/>
              </w:rPr>
              <w:t>третий</w:t>
            </w:r>
            <w:r w:rsidRPr="00B10891">
              <w:rPr>
                <w:rFonts w:eastAsia="Calibri"/>
              </w:rPr>
              <w:t xml:space="preserve"> год планового периода</w:t>
            </w:r>
            <w:r>
              <w:rPr>
                <w:rFonts w:eastAsia="Calibri"/>
              </w:rPr>
              <w:t>.</w:t>
            </w:r>
          </w:p>
          <w:p w14:paraId="3DF289C5" w14:textId="77777777" w:rsidR="00D45F66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 w:rsidRPr="00C128C1">
              <w:rPr>
                <w:rFonts w:eastAsia="Calibri"/>
                <w:szCs w:val="22"/>
              </w:rPr>
              <w:t>Расчет по сумме в валюте учета (в рублях).</w:t>
            </w:r>
          </w:p>
          <w:p w14:paraId="0BA43573" w14:textId="70E4E894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Оборот по К</w:t>
            </w:r>
            <w:r w:rsidRPr="001D7F7A">
              <w:t xml:space="preserve">т </w:t>
            </w:r>
            <w:r w:rsidRPr="005E26C1">
              <w:rPr>
                <w:szCs w:val="22"/>
              </w:rPr>
              <w:t xml:space="preserve">за отчетный период </w:t>
            </w:r>
            <w:r>
              <w:t>по показателю ЛБО_ГАБС_СВЗ_4</w:t>
            </w:r>
          </w:p>
        </w:tc>
        <w:tc>
          <w:tcPr>
            <w:tcW w:w="254" w:type="pct"/>
          </w:tcPr>
          <w:p w14:paraId="35A333DA" w14:textId="0DA2E48C" w:rsidR="00D45F66" w:rsidRDefault="00D45F66" w:rsidP="0011427E">
            <w:pPr>
              <w:pStyle w:val="GOSTTablenorm"/>
              <w:rPr>
                <w:szCs w:val="22"/>
              </w:rPr>
            </w:pPr>
            <w:r w:rsidRPr="00193F28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5108F914" w14:textId="75FA979D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920167"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604847A9" w14:textId="164C3FD5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  <w:tc>
          <w:tcPr>
            <w:tcW w:w="213" w:type="pct"/>
          </w:tcPr>
          <w:p w14:paraId="4FF1FE9A" w14:textId="77D9E370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  <w:tc>
          <w:tcPr>
            <w:tcW w:w="213" w:type="pct"/>
          </w:tcPr>
          <w:p w14:paraId="11C13C7B" w14:textId="67CCF981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  <w:tc>
          <w:tcPr>
            <w:tcW w:w="213" w:type="pct"/>
          </w:tcPr>
          <w:p w14:paraId="3D39E8B1" w14:textId="3D8CB323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  <w:tc>
          <w:tcPr>
            <w:tcW w:w="249" w:type="pct"/>
          </w:tcPr>
          <w:p w14:paraId="71A09601" w14:textId="59C1276C" w:rsidR="00D45F66" w:rsidRDefault="00D45F66" w:rsidP="0011427E">
            <w:pPr>
              <w:pStyle w:val="GOSTTablenorm"/>
              <w:rPr>
                <w:szCs w:val="22"/>
              </w:rPr>
            </w:pPr>
            <w:r w:rsidRPr="00F302C2">
              <w:t>-</w:t>
            </w:r>
          </w:p>
        </w:tc>
      </w:tr>
      <w:tr w:rsidR="00D45F66" w:rsidRPr="005E26C1" w14:paraId="260C0F3B" w14:textId="77777777" w:rsidTr="00D45F66">
        <w:tc>
          <w:tcPr>
            <w:tcW w:w="125" w:type="pct"/>
          </w:tcPr>
          <w:p w14:paraId="387F5342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07A9EC76" w14:textId="29722959" w:rsidR="00D45F66" w:rsidRPr="00B10891" w:rsidRDefault="00D45F66" w:rsidP="0011427E">
            <w:pPr>
              <w:pStyle w:val="GOSTTablenorm"/>
              <w:rPr>
                <w:rFonts w:eastAsia="Calibri"/>
              </w:rPr>
            </w:pPr>
            <w:r w:rsidRPr="00D819D5">
              <w:rPr>
                <w:rFonts w:eastAsia="Calibri"/>
                <w:highlight w:val="green"/>
              </w:rPr>
              <w:t xml:space="preserve">ЛБО доведенные ГРБС за исключением средств на финансирование в </w:t>
            </w:r>
            <w:r w:rsidRPr="00D819D5">
              <w:rPr>
                <w:rFonts w:eastAsia="Calibri"/>
                <w:highlight w:val="green"/>
              </w:rPr>
              <w:lastRenderedPageBreak/>
              <w:t>иностранной валюте на текущий финансовый год</w:t>
            </w:r>
          </w:p>
        </w:tc>
        <w:tc>
          <w:tcPr>
            <w:tcW w:w="279" w:type="pct"/>
          </w:tcPr>
          <w:p w14:paraId="40D8E262" w14:textId="536A49DC" w:rsidR="00D45F66" w:rsidRPr="00F63F89" w:rsidRDefault="004E716C" w:rsidP="0011427E">
            <w:pPr>
              <w:pStyle w:val="GOSTTablenorm"/>
              <w:rPr>
                <w:szCs w:val="22"/>
              </w:rPr>
            </w:pPr>
            <w:ins w:id="1218" w:author="Краснова Наталья EXP-332161" w:date="2026-03-19T17:49:00Z">
              <w:r>
                <w:rPr>
                  <w:szCs w:val="22"/>
                </w:rPr>
                <w:lastRenderedPageBreak/>
                <w:t>БПС</w:t>
              </w:r>
            </w:ins>
          </w:p>
        </w:tc>
        <w:tc>
          <w:tcPr>
            <w:tcW w:w="279" w:type="pct"/>
          </w:tcPr>
          <w:p w14:paraId="4F95C714" w14:textId="3CEF3BE0" w:rsidR="00D45F66" w:rsidRPr="003219F6" w:rsidRDefault="00D45F66" w:rsidP="0011427E">
            <w:pPr>
              <w:pStyle w:val="GOSTTablenorm"/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CE12A69" w14:textId="6A56C10D" w:rsidR="00D45F66" w:rsidRPr="009974AC" w:rsidRDefault="00D45F66" w:rsidP="0011427E">
            <w:pPr>
              <w:pStyle w:val="GOSTTablenorm"/>
            </w:pPr>
            <w:r>
              <w:rPr>
                <w:lang w:val="en-US"/>
              </w:rPr>
              <w:t>BALBO_GABS</w:t>
            </w:r>
            <w:r>
              <w:t>: 65</w:t>
            </w:r>
          </w:p>
        </w:tc>
        <w:tc>
          <w:tcPr>
            <w:tcW w:w="341" w:type="pct"/>
          </w:tcPr>
          <w:p w14:paraId="0524B2D3" w14:textId="793A50BF" w:rsidR="00D45F66" w:rsidRDefault="00D45F66" w:rsidP="0011427E">
            <w:pPr>
              <w:pStyle w:val="GOSTTablenorm"/>
            </w:pPr>
            <w:r w:rsidRPr="008121F7">
              <w:t>-</w:t>
            </w:r>
          </w:p>
        </w:tc>
        <w:tc>
          <w:tcPr>
            <w:tcW w:w="301" w:type="pct"/>
          </w:tcPr>
          <w:p w14:paraId="6BECF05D" w14:textId="62B574B1" w:rsidR="00D45F66" w:rsidRPr="00C3374F" w:rsidRDefault="00D45F66" w:rsidP="0011427E">
            <w:pPr>
              <w:pStyle w:val="GOSTTablenorm"/>
            </w:pPr>
            <w:r w:rsidRPr="008121F7">
              <w:t>-</w:t>
            </w:r>
          </w:p>
        </w:tc>
        <w:tc>
          <w:tcPr>
            <w:tcW w:w="1107" w:type="pct"/>
          </w:tcPr>
          <w:p w14:paraId="0C22AC26" w14:textId="09BC47B0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9C29B7">
              <w:rPr>
                <w:rFonts w:eastAsia="Calibri"/>
              </w:rPr>
              <w:t>Сумма ЛБО, доведенных ФК до ГРБС</w:t>
            </w:r>
            <w:r>
              <w:rPr>
                <w:rFonts w:eastAsia="Calibri"/>
              </w:rPr>
              <w:t xml:space="preserve"> </w:t>
            </w:r>
            <w:r w:rsidRPr="00B10891">
              <w:rPr>
                <w:rFonts w:eastAsia="Calibri"/>
              </w:rPr>
              <w:t>на текущий финансовый год</w:t>
            </w:r>
            <w:r>
              <w:rPr>
                <w:rFonts w:eastAsia="Calibri"/>
              </w:rPr>
              <w:t xml:space="preserve">, </w:t>
            </w:r>
            <w:r>
              <w:rPr>
                <w:rFonts w:eastAsia="Calibri"/>
              </w:rPr>
              <w:lastRenderedPageBreak/>
              <w:t>кроме ЛБО</w:t>
            </w:r>
            <w:r w:rsidRPr="009C29B7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 xml:space="preserve">на финансирование </w:t>
            </w:r>
            <w:r>
              <w:rPr>
                <w:rFonts w:eastAsia="Calibri"/>
                <w:szCs w:val="22"/>
              </w:rPr>
              <w:t>в иностранной валюте (в рублевом эквиваленте)</w:t>
            </w:r>
            <w:r>
              <w:rPr>
                <w:rFonts w:eastAsia="Calibri"/>
              </w:rPr>
              <w:t xml:space="preserve">. </w:t>
            </w:r>
          </w:p>
          <w:p w14:paraId="3AAED579" w14:textId="77777777" w:rsidR="00D45F66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 w:rsidRPr="00C128C1">
              <w:rPr>
                <w:rFonts w:eastAsia="Calibri"/>
                <w:szCs w:val="22"/>
              </w:rPr>
              <w:t>Расчет по сумме в валюте учета (в рублях).</w:t>
            </w:r>
          </w:p>
          <w:p w14:paraId="60404D22" w14:textId="77777777" w:rsidR="00D45F66" w:rsidRDefault="00D45F66" w:rsidP="0011427E">
            <w:pPr>
              <w:pStyle w:val="GOSTTablenorm"/>
            </w:pPr>
            <w:r>
              <w:t>Оборот по К</w:t>
            </w:r>
            <w:r w:rsidRPr="001D7F7A">
              <w:t xml:space="preserve">т </w:t>
            </w:r>
            <w:r w:rsidRPr="005E26C1">
              <w:rPr>
                <w:szCs w:val="22"/>
              </w:rPr>
              <w:t xml:space="preserve">за отчетный период </w:t>
            </w:r>
            <w:r>
              <w:t>по показателям:</w:t>
            </w:r>
          </w:p>
          <w:p w14:paraId="1082E8A5" w14:textId="77777777" w:rsidR="00D45F66" w:rsidRDefault="00D45F66" w:rsidP="0011427E">
            <w:pPr>
              <w:pStyle w:val="GOSTTableListMark1"/>
              <w:numPr>
                <w:ilvl w:val="0"/>
                <w:numId w:val="6"/>
              </w:numPr>
            </w:pPr>
            <w:r w:rsidRPr="008258BA">
              <w:t>ЛБО_ГАБС_1,</w:t>
            </w:r>
          </w:p>
          <w:p w14:paraId="4AA8AFFB" w14:textId="77777777" w:rsidR="00D45F66" w:rsidRDefault="00D45F66" w:rsidP="0011427E">
            <w:pPr>
              <w:pStyle w:val="GOSTTableListMark1"/>
              <w:numPr>
                <w:ilvl w:val="0"/>
                <w:numId w:val="6"/>
              </w:numPr>
            </w:pPr>
            <w:r w:rsidRPr="002B15ED">
              <w:t>ЛБО_ГАБС_СВЗ_1</w:t>
            </w:r>
          </w:p>
          <w:p w14:paraId="298E7951" w14:textId="77777777" w:rsidR="00D45F66" w:rsidRDefault="00D45F66" w:rsidP="0011427E">
            <w:pPr>
              <w:pStyle w:val="GOSTTableListMark1"/>
              <w:numPr>
                <w:ilvl w:val="0"/>
                <w:numId w:val="0"/>
              </w:numPr>
              <w:ind w:left="113"/>
            </w:pPr>
            <w:r>
              <w:t>минус выражение</w:t>
            </w:r>
          </w:p>
          <w:p w14:paraId="3E257208" w14:textId="77777777" w:rsidR="00D45F66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>
              <w:t>(</w:t>
            </w:r>
            <w:r>
              <w:rPr>
                <w:szCs w:val="22"/>
              </w:rPr>
              <w:t>Баланс (Остаток по К</w:t>
            </w:r>
            <w:r w:rsidRPr="005E26C1">
              <w:rPr>
                <w:szCs w:val="22"/>
              </w:rPr>
              <w:t xml:space="preserve">т </w:t>
            </w:r>
            <w:r>
              <w:rPr>
                <w:szCs w:val="22"/>
              </w:rPr>
              <w:t xml:space="preserve">= Оборот по Кт минус Оборот по Дт) </w:t>
            </w:r>
            <w:r w:rsidRPr="005E26C1">
              <w:rPr>
                <w:szCs w:val="22"/>
              </w:rPr>
              <w:t xml:space="preserve">за </w:t>
            </w:r>
            <w:r>
              <w:rPr>
                <w:szCs w:val="22"/>
              </w:rPr>
              <w:t xml:space="preserve">отчетный период по показателю </w:t>
            </w:r>
            <w:r w:rsidRPr="004A1C8C">
              <w:rPr>
                <w:rFonts w:eastAsia="Calibri"/>
                <w:szCs w:val="22"/>
              </w:rPr>
              <w:t>ЛБО_РБС_ВАЛ_</w:t>
            </w:r>
            <w:r>
              <w:rPr>
                <w:rFonts w:eastAsia="Calibri"/>
                <w:szCs w:val="22"/>
              </w:rPr>
              <w:t>1</w:t>
            </w:r>
          </w:p>
          <w:p w14:paraId="3D946942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плюс</w:t>
            </w:r>
          </w:p>
          <w:p w14:paraId="7BCE03F6" w14:textId="5D7BFF66" w:rsidR="00D45F66" w:rsidRPr="009974AC" w:rsidRDefault="00D45F66" w:rsidP="0011427E">
            <w:pPr>
              <w:pStyle w:val="GOSTTablenorm"/>
            </w:pPr>
            <w:r w:rsidRPr="009974AC">
              <w:t>Оборот по Кт за отчетный период по показателю ЛБО_ПБС_ВАЛ_1)</w:t>
            </w:r>
          </w:p>
        </w:tc>
        <w:tc>
          <w:tcPr>
            <w:tcW w:w="254" w:type="pct"/>
          </w:tcPr>
          <w:p w14:paraId="297AEF07" w14:textId="6BB0DAA7" w:rsidR="00D45F66" w:rsidRPr="00193F28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6C30A05B" w14:textId="73F48335" w:rsidR="00D45F66" w:rsidRPr="00920167" w:rsidRDefault="00D45F66" w:rsidP="0011427E">
            <w:pPr>
              <w:pStyle w:val="GOSTTablenorm"/>
              <w:rPr>
                <w:szCs w:val="22"/>
              </w:rPr>
            </w:pPr>
            <w:r w:rsidRPr="00920167"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2084A178" w14:textId="065A7FC5" w:rsidR="00D45F66" w:rsidRPr="00F302C2" w:rsidRDefault="00D45F66" w:rsidP="0011427E">
            <w:pPr>
              <w:pStyle w:val="GOSTTablenorm"/>
            </w:pPr>
            <w:r w:rsidRPr="00F302C2">
              <w:t>-</w:t>
            </w:r>
          </w:p>
        </w:tc>
        <w:tc>
          <w:tcPr>
            <w:tcW w:w="213" w:type="pct"/>
          </w:tcPr>
          <w:p w14:paraId="1B334D57" w14:textId="58E45140" w:rsidR="00D45F66" w:rsidRPr="00F302C2" w:rsidRDefault="00D45F66" w:rsidP="0011427E">
            <w:pPr>
              <w:pStyle w:val="GOSTTablenorm"/>
            </w:pPr>
            <w:r w:rsidRPr="00F302C2">
              <w:t>-</w:t>
            </w:r>
          </w:p>
        </w:tc>
        <w:tc>
          <w:tcPr>
            <w:tcW w:w="213" w:type="pct"/>
          </w:tcPr>
          <w:p w14:paraId="1A2AC6CB" w14:textId="4A0DF64A" w:rsidR="00D45F66" w:rsidRPr="00F302C2" w:rsidRDefault="00D45F66" w:rsidP="0011427E">
            <w:pPr>
              <w:pStyle w:val="GOSTTablenorm"/>
            </w:pPr>
            <w:r w:rsidRPr="00F302C2">
              <w:t>-</w:t>
            </w:r>
          </w:p>
        </w:tc>
        <w:tc>
          <w:tcPr>
            <w:tcW w:w="213" w:type="pct"/>
          </w:tcPr>
          <w:p w14:paraId="76191875" w14:textId="14AE6042" w:rsidR="00D45F66" w:rsidRPr="00F302C2" w:rsidRDefault="00D45F66" w:rsidP="0011427E">
            <w:pPr>
              <w:pStyle w:val="GOSTTablenorm"/>
            </w:pPr>
            <w:r w:rsidRPr="00F302C2">
              <w:t>-</w:t>
            </w:r>
          </w:p>
        </w:tc>
        <w:tc>
          <w:tcPr>
            <w:tcW w:w="249" w:type="pct"/>
          </w:tcPr>
          <w:p w14:paraId="3BCC41FB" w14:textId="00AF829F" w:rsidR="00D45F66" w:rsidRPr="00F302C2" w:rsidRDefault="00D45F66" w:rsidP="0011427E">
            <w:pPr>
              <w:pStyle w:val="GOSTTablenorm"/>
            </w:pPr>
            <w:r w:rsidRPr="00F302C2">
              <w:t>-</w:t>
            </w:r>
          </w:p>
        </w:tc>
      </w:tr>
      <w:tr w:rsidR="00D45F66" w:rsidRPr="005E26C1" w14:paraId="4D00C55F" w14:textId="77777777" w:rsidTr="00D45F66">
        <w:tc>
          <w:tcPr>
            <w:tcW w:w="125" w:type="pct"/>
          </w:tcPr>
          <w:p w14:paraId="24D01999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5E72D36E" w14:textId="08FF17AE" w:rsidR="00D45F66" w:rsidRPr="00B10891" w:rsidRDefault="00D45F66" w:rsidP="0011427E">
            <w:pPr>
              <w:pStyle w:val="GOSTTablenorm"/>
              <w:rPr>
                <w:rFonts w:eastAsia="Calibri"/>
              </w:rPr>
            </w:pPr>
            <w:r w:rsidRPr="00D819D5">
              <w:rPr>
                <w:rFonts w:eastAsia="Calibri"/>
                <w:highlight w:val="green"/>
              </w:rPr>
              <w:t xml:space="preserve">ЛБО доведенные ГРБС за исключением средств на </w:t>
            </w:r>
            <w:r w:rsidRPr="00D819D5">
              <w:rPr>
                <w:rFonts w:eastAsia="Calibri"/>
                <w:highlight w:val="green"/>
              </w:rPr>
              <w:lastRenderedPageBreak/>
              <w:t>финансирование в иностранной валюте на первый год планового периода</w:t>
            </w:r>
          </w:p>
        </w:tc>
        <w:tc>
          <w:tcPr>
            <w:tcW w:w="279" w:type="pct"/>
          </w:tcPr>
          <w:p w14:paraId="2F369324" w14:textId="0E2D3AD9" w:rsidR="00D45F66" w:rsidRPr="00F63F89" w:rsidRDefault="004E716C" w:rsidP="0011427E">
            <w:pPr>
              <w:pStyle w:val="GOSTTablenorm"/>
              <w:rPr>
                <w:szCs w:val="22"/>
              </w:rPr>
            </w:pPr>
            <w:ins w:id="1219" w:author="Краснова Наталья EXP-332161" w:date="2026-03-19T17:49:00Z">
              <w:r>
                <w:rPr>
                  <w:szCs w:val="22"/>
                </w:rPr>
                <w:lastRenderedPageBreak/>
                <w:t>БПС</w:t>
              </w:r>
            </w:ins>
          </w:p>
        </w:tc>
        <w:tc>
          <w:tcPr>
            <w:tcW w:w="279" w:type="pct"/>
          </w:tcPr>
          <w:p w14:paraId="52FD37F2" w14:textId="5B71938E" w:rsidR="00D45F66" w:rsidRPr="003219F6" w:rsidRDefault="00D45F66" w:rsidP="0011427E">
            <w:pPr>
              <w:pStyle w:val="GOSTTablenorm"/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625FC6C" w14:textId="2D80DD16" w:rsidR="00D45F66" w:rsidRDefault="00D45F66" w:rsidP="0011427E">
            <w:pPr>
              <w:pStyle w:val="GOSTTablenorm"/>
            </w:pPr>
            <w:r>
              <w:rPr>
                <w:lang w:val="en-US"/>
              </w:rPr>
              <w:t>BALBO_GABS</w:t>
            </w:r>
            <w:r>
              <w:t>: 66</w:t>
            </w:r>
          </w:p>
        </w:tc>
        <w:tc>
          <w:tcPr>
            <w:tcW w:w="341" w:type="pct"/>
          </w:tcPr>
          <w:p w14:paraId="2A51B6CB" w14:textId="4D389B5C" w:rsidR="00D45F66" w:rsidRDefault="00D45F66" w:rsidP="0011427E">
            <w:pPr>
              <w:pStyle w:val="GOSTTablenorm"/>
            </w:pPr>
            <w:r w:rsidRPr="008121F7">
              <w:t>-</w:t>
            </w:r>
          </w:p>
        </w:tc>
        <w:tc>
          <w:tcPr>
            <w:tcW w:w="301" w:type="pct"/>
          </w:tcPr>
          <w:p w14:paraId="1BDE5174" w14:textId="664A949F" w:rsidR="00D45F66" w:rsidRPr="009974AC" w:rsidRDefault="00D45F66" w:rsidP="0011427E">
            <w:pPr>
              <w:pStyle w:val="GOSTTablenorm"/>
            </w:pPr>
            <w:r w:rsidRPr="008121F7">
              <w:t>-</w:t>
            </w:r>
          </w:p>
        </w:tc>
        <w:tc>
          <w:tcPr>
            <w:tcW w:w="1107" w:type="pct"/>
          </w:tcPr>
          <w:p w14:paraId="3771419B" w14:textId="40802B84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9C29B7">
              <w:rPr>
                <w:rFonts w:eastAsia="Calibri"/>
              </w:rPr>
              <w:t>Сумма ЛБО, доведенных ФК до ГРБС</w:t>
            </w:r>
            <w:r>
              <w:rPr>
                <w:rFonts w:eastAsia="Calibri"/>
              </w:rPr>
              <w:t xml:space="preserve"> </w:t>
            </w:r>
            <w:r w:rsidRPr="00B10891">
              <w:rPr>
                <w:rFonts w:eastAsia="Calibri"/>
              </w:rPr>
              <w:t>на первый год планового периода</w:t>
            </w:r>
            <w:r>
              <w:rPr>
                <w:rFonts w:eastAsia="Calibri"/>
              </w:rPr>
              <w:t>, кроме ЛБО</w:t>
            </w:r>
            <w:r w:rsidRPr="009C29B7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>на финансирование</w:t>
            </w:r>
            <w:r>
              <w:rPr>
                <w:rFonts w:eastAsia="Calibri"/>
                <w:szCs w:val="22"/>
              </w:rPr>
              <w:t xml:space="preserve"> в </w:t>
            </w:r>
            <w:r>
              <w:rPr>
                <w:rFonts w:eastAsia="Calibri"/>
                <w:szCs w:val="22"/>
              </w:rPr>
              <w:lastRenderedPageBreak/>
              <w:t>иностранной валюте (в рублевом эквиваленте)</w:t>
            </w:r>
            <w:r>
              <w:rPr>
                <w:rFonts w:eastAsia="Calibri"/>
              </w:rPr>
              <w:t xml:space="preserve">. </w:t>
            </w:r>
          </w:p>
          <w:p w14:paraId="0EEEB69F" w14:textId="77777777" w:rsidR="00D45F66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 w:rsidRPr="00C128C1">
              <w:rPr>
                <w:rFonts w:eastAsia="Calibri"/>
                <w:szCs w:val="22"/>
              </w:rPr>
              <w:t>Расчет по сумме в валюте учета (в рублях).</w:t>
            </w:r>
          </w:p>
          <w:p w14:paraId="76E0A708" w14:textId="77777777" w:rsidR="00D45F66" w:rsidRDefault="00D45F66" w:rsidP="0011427E">
            <w:pPr>
              <w:pStyle w:val="GOSTTablenorm"/>
            </w:pPr>
            <w:r>
              <w:t>Оборот по К</w:t>
            </w:r>
            <w:r w:rsidRPr="001D7F7A">
              <w:t xml:space="preserve">т </w:t>
            </w:r>
            <w:r w:rsidRPr="005E26C1">
              <w:rPr>
                <w:szCs w:val="22"/>
              </w:rPr>
              <w:t xml:space="preserve">за отчетный период </w:t>
            </w:r>
            <w:r>
              <w:t>по показателям:</w:t>
            </w:r>
          </w:p>
          <w:p w14:paraId="2374E3BB" w14:textId="4016D8D4" w:rsidR="00D45F66" w:rsidRDefault="00D45F66" w:rsidP="0011427E">
            <w:pPr>
              <w:pStyle w:val="GOSTTableListMark1"/>
              <w:numPr>
                <w:ilvl w:val="0"/>
                <w:numId w:val="6"/>
              </w:numPr>
            </w:pPr>
            <w:r>
              <w:t>ЛБО_ГАБС_2</w:t>
            </w:r>
            <w:r w:rsidRPr="008258BA">
              <w:t>,</w:t>
            </w:r>
          </w:p>
          <w:p w14:paraId="5651404B" w14:textId="5F73F377" w:rsidR="00D45F66" w:rsidRDefault="00D45F66" w:rsidP="0011427E">
            <w:pPr>
              <w:pStyle w:val="GOSTTableListMark1"/>
              <w:numPr>
                <w:ilvl w:val="0"/>
                <w:numId w:val="6"/>
              </w:numPr>
            </w:pPr>
            <w:r>
              <w:t>ЛБО_ГАБС_СВЗ_2</w:t>
            </w:r>
          </w:p>
          <w:p w14:paraId="061C6267" w14:textId="77777777" w:rsidR="00D45F66" w:rsidRDefault="00D45F66" w:rsidP="0011427E">
            <w:pPr>
              <w:pStyle w:val="GOSTTableListMark1"/>
              <w:numPr>
                <w:ilvl w:val="0"/>
                <w:numId w:val="0"/>
              </w:numPr>
              <w:ind w:left="113"/>
            </w:pPr>
            <w:r>
              <w:t>минус выражение</w:t>
            </w:r>
          </w:p>
          <w:p w14:paraId="09F7C524" w14:textId="7ADE0B18" w:rsidR="00D45F66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>
              <w:t>(</w:t>
            </w:r>
            <w:r>
              <w:rPr>
                <w:szCs w:val="22"/>
              </w:rPr>
              <w:t>Баланс (Остаток по К</w:t>
            </w:r>
            <w:r w:rsidRPr="005E26C1">
              <w:rPr>
                <w:szCs w:val="22"/>
              </w:rPr>
              <w:t xml:space="preserve">т </w:t>
            </w:r>
            <w:r>
              <w:rPr>
                <w:szCs w:val="22"/>
              </w:rPr>
              <w:t xml:space="preserve">= Оборот по Кт минус Оборот по Дт) </w:t>
            </w:r>
            <w:r w:rsidRPr="005E26C1">
              <w:rPr>
                <w:szCs w:val="22"/>
              </w:rPr>
              <w:t xml:space="preserve">за </w:t>
            </w:r>
            <w:r>
              <w:rPr>
                <w:szCs w:val="22"/>
              </w:rPr>
              <w:t xml:space="preserve">отчетный период по показателю </w:t>
            </w:r>
            <w:r w:rsidRPr="004A1C8C">
              <w:rPr>
                <w:rFonts w:eastAsia="Calibri"/>
                <w:szCs w:val="22"/>
              </w:rPr>
              <w:t>ЛБО_РБС_ВАЛ_</w:t>
            </w:r>
            <w:r>
              <w:rPr>
                <w:rFonts w:eastAsia="Calibri"/>
                <w:szCs w:val="22"/>
              </w:rPr>
              <w:t>2</w:t>
            </w:r>
          </w:p>
          <w:p w14:paraId="0152A0A4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плюс</w:t>
            </w:r>
          </w:p>
          <w:p w14:paraId="3AE7A276" w14:textId="241A6E86" w:rsidR="00D45F66" w:rsidRPr="009C29B7" w:rsidRDefault="00D45F66" w:rsidP="0011427E">
            <w:pPr>
              <w:pStyle w:val="GOSTTablenorm"/>
              <w:rPr>
                <w:rFonts w:eastAsia="Calibri"/>
              </w:rPr>
            </w:pPr>
            <w:r w:rsidRPr="009974AC">
              <w:t>Оборот по Кт за отчетный период по показателю ЛБО_П</w:t>
            </w:r>
            <w:r>
              <w:t>БС_ВАЛ_2</w:t>
            </w:r>
            <w:r w:rsidRPr="009974AC">
              <w:t>)</w:t>
            </w:r>
          </w:p>
        </w:tc>
        <w:tc>
          <w:tcPr>
            <w:tcW w:w="254" w:type="pct"/>
          </w:tcPr>
          <w:p w14:paraId="6350621B" w14:textId="77777777" w:rsidR="00D45F66" w:rsidRPr="00193F28" w:rsidRDefault="00D45F66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1DD08C76" w14:textId="6832BB8A" w:rsidR="00D45F66" w:rsidRPr="00920167" w:rsidRDefault="00D45F66" w:rsidP="0011427E">
            <w:pPr>
              <w:pStyle w:val="GOSTTablenorm"/>
              <w:rPr>
                <w:szCs w:val="22"/>
              </w:rPr>
            </w:pPr>
            <w:r w:rsidRPr="00920167"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64A95EDC" w14:textId="7D519CA9" w:rsidR="00D45F66" w:rsidRPr="00F302C2" w:rsidRDefault="00D45F66" w:rsidP="0011427E">
            <w:pPr>
              <w:pStyle w:val="GOSTTablenorm"/>
            </w:pPr>
            <w:r w:rsidRPr="00F302C2">
              <w:t>-</w:t>
            </w:r>
          </w:p>
        </w:tc>
        <w:tc>
          <w:tcPr>
            <w:tcW w:w="213" w:type="pct"/>
          </w:tcPr>
          <w:p w14:paraId="50A90F83" w14:textId="3EF3EA8B" w:rsidR="00D45F66" w:rsidRPr="00F302C2" w:rsidRDefault="00D45F66" w:rsidP="0011427E">
            <w:pPr>
              <w:pStyle w:val="GOSTTablenorm"/>
            </w:pPr>
            <w:r w:rsidRPr="00F302C2">
              <w:t>-</w:t>
            </w:r>
          </w:p>
        </w:tc>
        <w:tc>
          <w:tcPr>
            <w:tcW w:w="213" w:type="pct"/>
          </w:tcPr>
          <w:p w14:paraId="00C4FC85" w14:textId="2E79A6BF" w:rsidR="00D45F66" w:rsidRPr="00F302C2" w:rsidRDefault="00D45F66" w:rsidP="0011427E">
            <w:pPr>
              <w:pStyle w:val="GOSTTablenorm"/>
            </w:pPr>
            <w:r w:rsidRPr="00F302C2">
              <w:t>-</w:t>
            </w:r>
          </w:p>
        </w:tc>
        <w:tc>
          <w:tcPr>
            <w:tcW w:w="213" w:type="pct"/>
          </w:tcPr>
          <w:p w14:paraId="20182B52" w14:textId="0BFEB579" w:rsidR="00D45F66" w:rsidRPr="00F302C2" w:rsidRDefault="00D45F66" w:rsidP="0011427E">
            <w:pPr>
              <w:pStyle w:val="GOSTTablenorm"/>
            </w:pPr>
            <w:r w:rsidRPr="00F302C2">
              <w:t>-</w:t>
            </w:r>
          </w:p>
        </w:tc>
        <w:tc>
          <w:tcPr>
            <w:tcW w:w="249" w:type="pct"/>
          </w:tcPr>
          <w:p w14:paraId="5A42BAB0" w14:textId="45848C64" w:rsidR="00D45F66" w:rsidRPr="00F302C2" w:rsidRDefault="00D45F66" w:rsidP="0011427E">
            <w:pPr>
              <w:pStyle w:val="GOSTTablenorm"/>
            </w:pPr>
            <w:r w:rsidRPr="00F302C2">
              <w:t>-</w:t>
            </w:r>
          </w:p>
        </w:tc>
      </w:tr>
      <w:tr w:rsidR="00D45F66" w:rsidRPr="005E26C1" w14:paraId="2CD79CF0" w14:textId="77777777" w:rsidTr="00D45F66">
        <w:tc>
          <w:tcPr>
            <w:tcW w:w="125" w:type="pct"/>
          </w:tcPr>
          <w:p w14:paraId="3CFBE63A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26BC0C40" w14:textId="5C193FC7" w:rsidR="00D45F66" w:rsidRPr="00D819D5" w:rsidRDefault="00D45F66" w:rsidP="0011427E">
            <w:pPr>
              <w:pStyle w:val="GOSTTablenorm"/>
              <w:rPr>
                <w:rFonts w:eastAsia="Calibri"/>
                <w:highlight w:val="green"/>
              </w:rPr>
            </w:pPr>
            <w:r w:rsidRPr="00D819D5">
              <w:rPr>
                <w:rFonts w:eastAsia="Calibri"/>
                <w:highlight w:val="green"/>
              </w:rPr>
              <w:t xml:space="preserve">ЛБО доведенные ГРБС за исключением средств на финансирование в </w:t>
            </w:r>
            <w:r w:rsidRPr="00D819D5">
              <w:rPr>
                <w:rFonts w:eastAsia="Calibri"/>
                <w:highlight w:val="green"/>
              </w:rPr>
              <w:lastRenderedPageBreak/>
              <w:t>иностранной валюте на второй год планового периода</w:t>
            </w:r>
          </w:p>
        </w:tc>
        <w:tc>
          <w:tcPr>
            <w:tcW w:w="279" w:type="pct"/>
          </w:tcPr>
          <w:p w14:paraId="2E0649D2" w14:textId="1A68D015" w:rsidR="00D45F66" w:rsidRPr="00F63F89" w:rsidRDefault="004E716C" w:rsidP="0011427E">
            <w:pPr>
              <w:pStyle w:val="GOSTTablenorm"/>
              <w:rPr>
                <w:szCs w:val="22"/>
              </w:rPr>
            </w:pPr>
            <w:ins w:id="1220" w:author="Краснова Наталья EXP-332161" w:date="2026-03-19T17:49:00Z">
              <w:r>
                <w:rPr>
                  <w:szCs w:val="22"/>
                </w:rPr>
                <w:lastRenderedPageBreak/>
                <w:t>БПС</w:t>
              </w:r>
            </w:ins>
          </w:p>
        </w:tc>
        <w:tc>
          <w:tcPr>
            <w:tcW w:w="279" w:type="pct"/>
          </w:tcPr>
          <w:p w14:paraId="6BCB5DFD" w14:textId="5BB79CC6" w:rsidR="00D45F66" w:rsidRPr="003219F6" w:rsidRDefault="00D45F66" w:rsidP="0011427E">
            <w:pPr>
              <w:pStyle w:val="GOSTTablenorm"/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72EAA2D" w14:textId="7F34A01A" w:rsidR="00D45F66" w:rsidRDefault="00D45F66" w:rsidP="0011427E">
            <w:pPr>
              <w:pStyle w:val="GOSTTablenorm"/>
            </w:pPr>
            <w:r>
              <w:rPr>
                <w:lang w:val="en-US"/>
              </w:rPr>
              <w:t>BALBO_GABS</w:t>
            </w:r>
            <w:r>
              <w:t>: 67</w:t>
            </w:r>
          </w:p>
        </w:tc>
        <w:tc>
          <w:tcPr>
            <w:tcW w:w="341" w:type="pct"/>
          </w:tcPr>
          <w:p w14:paraId="7443394A" w14:textId="0FACE886" w:rsidR="00D45F66" w:rsidRDefault="00D45F66" w:rsidP="0011427E">
            <w:pPr>
              <w:pStyle w:val="GOSTTablenorm"/>
            </w:pPr>
            <w:r w:rsidRPr="008121F7">
              <w:t>-</w:t>
            </w:r>
          </w:p>
        </w:tc>
        <w:tc>
          <w:tcPr>
            <w:tcW w:w="301" w:type="pct"/>
          </w:tcPr>
          <w:p w14:paraId="51F9CDE2" w14:textId="56348E4C" w:rsidR="00D45F66" w:rsidRPr="009974AC" w:rsidRDefault="00D45F66" w:rsidP="0011427E">
            <w:pPr>
              <w:pStyle w:val="GOSTTablenorm"/>
            </w:pPr>
            <w:r w:rsidRPr="008121F7">
              <w:t>-</w:t>
            </w:r>
          </w:p>
        </w:tc>
        <w:tc>
          <w:tcPr>
            <w:tcW w:w="1107" w:type="pct"/>
          </w:tcPr>
          <w:p w14:paraId="252278CE" w14:textId="22D663E8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9C29B7">
              <w:rPr>
                <w:rFonts w:eastAsia="Calibri"/>
              </w:rPr>
              <w:t>Сумма ЛБО, доведенных ФК до ГРБС</w:t>
            </w:r>
            <w:r>
              <w:rPr>
                <w:rFonts w:eastAsia="Calibri"/>
              </w:rPr>
              <w:t xml:space="preserve"> </w:t>
            </w:r>
            <w:r w:rsidRPr="00B10891">
              <w:rPr>
                <w:rFonts w:eastAsia="Calibri"/>
              </w:rPr>
              <w:t xml:space="preserve">на </w:t>
            </w:r>
            <w:r>
              <w:rPr>
                <w:rFonts w:eastAsia="Calibri"/>
              </w:rPr>
              <w:t>второй</w:t>
            </w:r>
            <w:r w:rsidRPr="00B10891">
              <w:rPr>
                <w:rFonts w:eastAsia="Calibri"/>
              </w:rPr>
              <w:t xml:space="preserve"> год планового периода</w:t>
            </w:r>
            <w:r>
              <w:rPr>
                <w:rFonts w:eastAsia="Calibri"/>
              </w:rPr>
              <w:t>, кроме ЛБО</w:t>
            </w:r>
            <w:r w:rsidRPr="009C29B7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>на финансирование</w:t>
            </w:r>
            <w:r>
              <w:rPr>
                <w:rFonts w:eastAsia="Calibri"/>
                <w:szCs w:val="22"/>
              </w:rPr>
              <w:t xml:space="preserve"> в </w:t>
            </w:r>
            <w:r>
              <w:rPr>
                <w:rFonts w:eastAsia="Calibri"/>
                <w:szCs w:val="22"/>
              </w:rPr>
              <w:lastRenderedPageBreak/>
              <w:t>иностранной валюте (в рублевом эквиваленте)</w:t>
            </w:r>
            <w:r>
              <w:rPr>
                <w:rFonts w:eastAsia="Calibri"/>
              </w:rPr>
              <w:t>.</w:t>
            </w:r>
          </w:p>
          <w:p w14:paraId="368141EA" w14:textId="77777777" w:rsidR="00D45F66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 w:rsidRPr="00C128C1">
              <w:rPr>
                <w:rFonts w:eastAsia="Calibri"/>
                <w:szCs w:val="22"/>
              </w:rPr>
              <w:t>Расчет по сумме в валюте учета (в рублях).</w:t>
            </w:r>
          </w:p>
          <w:p w14:paraId="17CA8800" w14:textId="77777777" w:rsidR="00D45F66" w:rsidRDefault="00D45F66" w:rsidP="0011427E">
            <w:pPr>
              <w:pStyle w:val="GOSTTablenorm"/>
            </w:pPr>
            <w:r>
              <w:t>Оборот по К</w:t>
            </w:r>
            <w:r w:rsidRPr="001D7F7A">
              <w:t xml:space="preserve">т </w:t>
            </w:r>
            <w:r w:rsidRPr="005E26C1">
              <w:rPr>
                <w:szCs w:val="22"/>
              </w:rPr>
              <w:t xml:space="preserve">за отчетный период </w:t>
            </w:r>
            <w:r>
              <w:t>по показателям:</w:t>
            </w:r>
          </w:p>
          <w:p w14:paraId="4FD0213F" w14:textId="6A5007F5" w:rsidR="00D45F66" w:rsidRDefault="00D45F66" w:rsidP="0011427E">
            <w:pPr>
              <w:pStyle w:val="GOSTTableListMark1"/>
              <w:numPr>
                <w:ilvl w:val="0"/>
                <w:numId w:val="6"/>
              </w:numPr>
            </w:pPr>
            <w:r>
              <w:t>ЛБО_ГАБС_3</w:t>
            </w:r>
            <w:r w:rsidRPr="008258BA">
              <w:t>,</w:t>
            </w:r>
          </w:p>
          <w:p w14:paraId="7E983F08" w14:textId="1BA80042" w:rsidR="00D45F66" w:rsidRDefault="00D45F66" w:rsidP="0011427E">
            <w:pPr>
              <w:pStyle w:val="GOSTTableListMark1"/>
              <w:numPr>
                <w:ilvl w:val="0"/>
                <w:numId w:val="6"/>
              </w:numPr>
            </w:pPr>
            <w:r>
              <w:t>ЛБО_ГАБС_СВЗ_3</w:t>
            </w:r>
          </w:p>
          <w:p w14:paraId="31B70B3F" w14:textId="77777777" w:rsidR="00D45F66" w:rsidRDefault="00D45F66" w:rsidP="0011427E">
            <w:pPr>
              <w:pStyle w:val="GOSTTableListMark1"/>
              <w:numPr>
                <w:ilvl w:val="0"/>
                <w:numId w:val="0"/>
              </w:numPr>
              <w:ind w:left="113"/>
            </w:pPr>
            <w:r>
              <w:t>минус выражение</w:t>
            </w:r>
          </w:p>
          <w:p w14:paraId="563734BF" w14:textId="595056F9" w:rsidR="00D45F66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>
              <w:t>(</w:t>
            </w:r>
            <w:r>
              <w:rPr>
                <w:szCs w:val="22"/>
              </w:rPr>
              <w:t>Баланс (Остаток по К</w:t>
            </w:r>
            <w:r w:rsidRPr="005E26C1">
              <w:rPr>
                <w:szCs w:val="22"/>
              </w:rPr>
              <w:t xml:space="preserve">т </w:t>
            </w:r>
            <w:r>
              <w:rPr>
                <w:szCs w:val="22"/>
              </w:rPr>
              <w:t xml:space="preserve">= Оборот по Кт минус Оборот по Дт) </w:t>
            </w:r>
            <w:r w:rsidRPr="005E26C1">
              <w:rPr>
                <w:szCs w:val="22"/>
              </w:rPr>
              <w:t xml:space="preserve">за </w:t>
            </w:r>
            <w:r>
              <w:rPr>
                <w:szCs w:val="22"/>
              </w:rPr>
              <w:t xml:space="preserve">отчетный период по показателю </w:t>
            </w:r>
            <w:r w:rsidRPr="004A1C8C">
              <w:rPr>
                <w:rFonts w:eastAsia="Calibri"/>
                <w:szCs w:val="22"/>
              </w:rPr>
              <w:t>ЛБО_РБС_ВАЛ_</w:t>
            </w:r>
            <w:r>
              <w:rPr>
                <w:rFonts w:eastAsia="Calibri"/>
                <w:szCs w:val="22"/>
              </w:rPr>
              <w:t>3</w:t>
            </w:r>
          </w:p>
          <w:p w14:paraId="1EEF5A75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плюс</w:t>
            </w:r>
          </w:p>
          <w:p w14:paraId="775C36A2" w14:textId="78BBC0BA" w:rsidR="00D45F66" w:rsidRPr="009C29B7" w:rsidRDefault="00D45F66" w:rsidP="0011427E">
            <w:pPr>
              <w:pStyle w:val="GOSTTablenorm"/>
              <w:rPr>
                <w:rFonts w:eastAsia="Calibri"/>
              </w:rPr>
            </w:pPr>
            <w:r w:rsidRPr="009974AC">
              <w:t>Оборот по Кт за отчетный период по показателю ЛБО_П</w:t>
            </w:r>
            <w:r>
              <w:t>БС_ВАЛ_3</w:t>
            </w:r>
            <w:r w:rsidRPr="009974AC">
              <w:t>)</w:t>
            </w:r>
          </w:p>
        </w:tc>
        <w:tc>
          <w:tcPr>
            <w:tcW w:w="254" w:type="pct"/>
          </w:tcPr>
          <w:p w14:paraId="27A8D565" w14:textId="661157FD" w:rsidR="00D45F66" w:rsidRPr="00193F28" w:rsidRDefault="00D45F66" w:rsidP="0011427E">
            <w:pPr>
              <w:pStyle w:val="GOSTTablenorm"/>
              <w:rPr>
                <w:szCs w:val="22"/>
              </w:rPr>
            </w:pPr>
            <w:r w:rsidRPr="00AF4F28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130F56F1" w14:textId="090AC354" w:rsidR="00D45F66" w:rsidRPr="00920167" w:rsidRDefault="00D45F66" w:rsidP="0011427E">
            <w:pPr>
              <w:pStyle w:val="GOSTTablenorm"/>
              <w:rPr>
                <w:szCs w:val="22"/>
              </w:rPr>
            </w:pPr>
            <w:r w:rsidRPr="00920167"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4E870775" w14:textId="7CF42FAD" w:rsidR="00D45F66" w:rsidRPr="00F302C2" w:rsidRDefault="00D45F66" w:rsidP="0011427E">
            <w:pPr>
              <w:pStyle w:val="GOSTTablenorm"/>
            </w:pPr>
            <w:r w:rsidRPr="00F302C2">
              <w:t>-</w:t>
            </w:r>
          </w:p>
        </w:tc>
        <w:tc>
          <w:tcPr>
            <w:tcW w:w="213" w:type="pct"/>
          </w:tcPr>
          <w:p w14:paraId="2D35FE47" w14:textId="3ED5E899" w:rsidR="00D45F66" w:rsidRPr="00F302C2" w:rsidRDefault="00D45F66" w:rsidP="0011427E">
            <w:pPr>
              <w:pStyle w:val="GOSTTablenorm"/>
            </w:pPr>
            <w:r w:rsidRPr="00F302C2">
              <w:t>-</w:t>
            </w:r>
          </w:p>
        </w:tc>
        <w:tc>
          <w:tcPr>
            <w:tcW w:w="213" w:type="pct"/>
          </w:tcPr>
          <w:p w14:paraId="0B68BD6B" w14:textId="2F490D06" w:rsidR="00D45F66" w:rsidRPr="00F302C2" w:rsidRDefault="00D45F66" w:rsidP="0011427E">
            <w:pPr>
              <w:pStyle w:val="GOSTTablenorm"/>
            </w:pPr>
            <w:r w:rsidRPr="00F302C2">
              <w:t>-</w:t>
            </w:r>
          </w:p>
        </w:tc>
        <w:tc>
          <w:tcPr>
            <w:tcW w:w="213" w:type="pct"/>
          </w:tcPr>
          <w:p w14:paraId="4C375A42" w14:textId="2085780C" w:rsidR="00D45F66" w:rsidRPr="00F302C2" w:rsidRDefault="00D45F66" w:rsidP="0011427E">
            <w:pPr>
              <w:pStyle w:val="GOSTTablenorm"/>
            </w:pPr>
            <w:r w:rsidRPr="00F302C2">
              <w:t>-</w:t>
            </w:r>
          </w:p>
        </w:tc>
        <w:tc>
          <w:tcPr>
            <w:tcW w:w="249" w:type="pct"/>
          </w:tcPr>
          <w:p w14:paraId="028E6C26" w14:textId="3B5B282C" w:rsidR="00D45F66" w:rsidRPr="00F302C2" w:rsidRDefault="00D45F66" w:rsidP="0011427E">
            <w:pPr>
              <w:pStyle w:val="GOSTTablenorm"/>
            </w:pPr>
            <w:r w:rsidRPr="00F302C2">
              <w:t>-</w:t>
            </w:r>
          </w:p>
        </w:tc>
      </w:tr>
      <w:tr w:rsidR="00D45F66" w:rsidRPr="005E26C1" w14:paraId="2871B83B" w14:textId="77777777" w:rsidTr="00D45F66">
        <w:tc>
          <w:tcPr>
            <w:tcW w:w="125" w:type="pct"/>
          </w:tcPr>
          <w:p w14:paraId="6803547D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62CD34F9" w14:textId="2B34C381" w:rsidR="00D45F66" w:rsidRPr="00D819D5" w:rsidRDefault="00D45F66" w:rsidP="0011427E">
            <w:pPr>
              <w:pStyle w:val="GOSTTablenorm"/>
              <w:rPr>
                <w:rFonts w:eastAsia="Calibri"/>
                <w:highlight w:val="green"/>
              </w:rPr>
            </w:pPr>
            <w:r w:rsidRPr="00D819D5">
              <w:rPr>
                <w:rFonts w:eastAsia="Calibri"/>
                <w:highlight w:val="green"/>
              </w:rPr>
              <w:t xml:space="preserve">ЛБО доведенные ГРБС за исключением средств на финансирование в </w:t>
            </w:r>
            <w:r w:rsidRPr="00D819D5">
              <w:rPr>
                <w:rFonts w:eastAsia="Calibri"/>
                <w:highlight w:val="green"/>
              </w:rPr>
              <w:lastRenderedPageBreak/>
              <w:t>иностранной валюте на третий год планового периода</w:t>
            </w:r>
          </w:p>
        </w:tc>
        <w:tc>
          <w:tcPr>
            <w:tcW w:w="279" w:type="pct"/>
          </w:tcPr>
          <w:p w14:paraId="4CB5D874" w14:textId="0CA2C39C" w:rsidR="00D45F66" w:rsidRPr="00F63F89" w:rsidRDefault="004E716C" w:rsidP="0011427E">
            <w:pPr>
              <w:pStyle w:val="GOSTTablenorm"/>
              <w:rPr>
                <w:szCs w:val="22"/>
              </w:rPr>
            </w:pPr>
            <w:ins w:id="1221" w:author="Краснова Наталья EXP-332161" w:date="2026-03-19T17:49:00Z">
              <w:r>
                <w:rPr>
                  <w:szCs w:val="22"/>
                </w:rPr>
                <w:lastRenderedPageBreak/>
                <w:t>БПС</w:t>
              </w:r>
            </w:ins>
          </w:p>
        </w:tc>
        <w:tc>
          <w:tcPr>
            <w:tcW w:w="279" w:type="pct"/>
          </w:tcPr>
          <w:p w14:paraId="302924C1" w14:textId="424ADABA" w:rsidR="00D45F66" w:rsidRPr="003219F6" w:rsidRDefault="00D45F66" w:rsidP="0011427E">
            <w:pPr>
              <w:pStyle w:val="GOSTTablenorm"/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5760E11" w14:textId="66A9BF74" w:rsidR="00D45F66" w:rsidRDefault="00D45F66" w:rsidP="0011427E">
            <w:pPr>
              <w:pStyle w:val="GOSTTablenorm"/>
            </w:pPr>
            <w:r>
              <w:rPr>
                <w:lang w:val="en-US"/>
              </w:rPr>
              <w:t>BALBO_GABS</w:t>
            </w:r>
            <w:r>
              <w:t>: 68</w:t>
            </w:r>
          </w:p>
        </w:tc>
        <w:tc>
          <w:tcPr>
            <w:tcW w:w="341" w:type="pct"/>
          </w:tcPr>
          <w:p w14:paraId="4D06ABAB" w14:textId="776116D2" w:rsidR="00D45F66" w:rsidRDefault="00D45F66" w:rsidP="0011427E">
            <w:pPr>
              <w:pStyle w:val="GOSTTablenorm"/>
            </w:pPr>
            <w:r w:rsidRPr="008121F7">
              <w:t>-</w:t>
            </w:r>
          </w:p>
        </w:tc>
        <w:tc>
          <w:tcPr>
            <w:tcW w:w="301" w:type="pct"/>
          </w:tcPr>
          <w:p w14:paraId="13F4A4F4" w14:textId="3943E116" w:rsidR="00D45F66" w:rsidRPr="009974AC" w:rsidRDefault="00D45F66" w:rsidP="0011427E">
            <w:pPr>
              <w:pStyle w:val="GOSTTablenorm"/>
            </w:pPr>
            <w:r w:rsidRPr="008121F7">
              <w:t>-</w:t>
            </w:r>
          </w:p>
        </w:tc>
        <w:tc>
          <w:tcPr>
            <w:tcW w:w="1107" w:type="pct"/>
          </w:tcPr>
          <w:p w14:paraId="2D3FDC51" w14:textId="09EC4711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9C29B7">
              <w:rPr>
                <w:rFonts w:eastAsia="Calibri"/>
              </w:rPr>
              <w:t>Сумма ЛБО, доведенных ФК до ГРБС</w:t>
            </w:r>
            <w:r>
              <w:rPr>
                <w:rFonts w:eastAsia="Calibri"/>
              </w:rPr>
              <w:t xml:space="preserve"> </w:t>
            </w:r>
            <w:r w:rsidRPr="00B10891">
              <w:rPr>
                <w:rFonts w:eastAsia="Calibri"/>
              </w:rPr>
              <w:t xml:space="preserve">на </w:t>
            </w:r>
            <w:r>
              <w:rPr>
                <w:rFonts w:eastAsia="Calibri"/>
              </w:rPr>
              <w:t>третий</w:t>
            </w:r>
            <w:r w:rsidRPr="00B10891">
              <w:rPr>
                <w:rFonts w:eastAsia="Calibri"/>
              </w:rPr>
              <w:t xml:space="preserve"> год планового периода</w:t>
            </w:r>
            <w:r>
              <w:rPr>
                <w:rFonts w:eastAsia="Calibri"/>
              </w:rPr>
              <w:t>, кроме ЛБО</w:t>
            </w:r>
            <w:r w:rsidRPr="009C29B7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>на финансирование</w:t>
            </w:r>
            <w:r>
              <w:rPr>
                <w:rFonts w:eastAsia="Calibri"/>
                <w:szCs w:val="22"/>
              </w:rPr>
              <w:t xml:space="preserve"> в </w:t>
            </w:r>
            <w:r>
              <w:rPr>
                <w:rFonts w:eastAsia="Calibri"/>
                <w:szCs w:val="22"/>
              </w:rPr>
              <w:lastRenderedPageBreak/>
              <w:t>иностранной валюте (в рублевом эквиваленте)</w:t>
            </w:r>
            <w:r>
              <w:rPr>
                <w:rFonts w:eastAsia="Calibri"/>
              </w:rPr>
              <w:t>.</w:t>
            </w:r>
          </w:p>
          <w:p w14:paraId="05F3D3EB" w14:textId="77777777" w:rsidR="00D45F66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 w:rsidRPr="00C128C1">
              <w:rPr>
                <w:rFonts w:eastAsia="Calibri"/>
                <w:szCs w:val="22"/>
              </w:rPr>
              <w:t>Расчет по сумме в валюте учета (в рублях).</w:t>
            </w:r>
          </w:p>
          <w:p w14:paraId="7615833C" w14:textId="77777777" w:rsidR="00D45F66" w:rsidRDefault="00D45F66" w:rsidP="0011427E">
            <w:pPr>
              <w:pStyle w:val="GOSTTablenorm"/>
            </w:pPr>
            <w:r>
              <w:t>Оборот по К</w:t>
            </w:r>
            <w:r w:rsidRPr="001D7F7A">
              <w:t xml:space="preserve">т </w:t>
            </w:r>
            <w:r w:rsidRPr="005E26C1">
              <w:rPr>
                <w:szCs w:val="22"/>
              </w:rPr>
              <w:t xml:space="preserve">за отчетный период </w:t>
            </w:r>
            <w:r>
              <w:t>по показателям:</w:t>
            </w:r>
          </w:p>
          <w:p w14:paraId="32587CB9" w14:textId="311B335A" w:rsidR="00D45F66" w:rsidRDefault="00D45F66" w:rsidP="0011427E">
            <w:pPr>
              <w:pStyle w:val="GOSTTableListMark1"/>
              <w:numPr>
                <w:ilvl w:val="0"/>
                <w:numId w:val="6"/>
              </w:numPr>
            </w:pPr>
            <w:r>
              <w:t>ЛБО_ГАБС_4</w:t>
            </w:r>
            <w:r w:rsidRPr="008258BA">
              <w:t>,</w:t>
            </w:r>
          </w:p>
          <w:p w14:paraId="07B59CA7" w14:textId="7EE65310" w:rsidR="00D45F66" w:rsidRDefault="00D45F66" w:rsidP="0011427E">
            <w:pPr>
              <w:pStyle w:val="GOSTTableListMark1"/>
              <w:numPr>
                <w:ilvl w:val="0"/>
                <w:numId w:val="6"/>
              </w:numPr>
            </w:pPr>
            <w:r>
              <w:t>ЛБО_ГАБС_СВЗ_4</w:t>
            </w:r>
          </w:p>
          <w:p w14:paraId="5D47652B" w14:textId="77777777" w:rsidR="00D45F66" w:rsidRDefault="00D45F66" w:rsidP="0011427E">
            <w:pPr>
              <w:pStyle w:val="GOSTTableListMark1"/>
              <w:numPr>
                <w:ilvl w:val="0"/>
                <w:numId w:val="0"/>
              </w:numPr>
              <w:ind w:left="113"/>
            </w:pPr>
            <w:r>
              <w:t>минус выражение</w:t>
            </w:r>
          </w:p>
          <w:p w14:paraId="17010CCC" w14:textId="1ABA36A6" w:rsidR="00D45F66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>
              <w:t>(</w:t>
            </w:r>
            <w:r>
              <w:rPr>
                <w:szCs w:val="22"/>
              </w:rPr>
              <w:t>Баланс (Остаток по К</w:t>
            </w:r>
            <w:r w:rsidRPr="005E26C1">
              <w:rPr>
                <w:szCs w:val="22"/>
              </w:rPr>
              <w:t xml:space="preserve">т </w:t>
            </w:r>
            <w:r>
              <w:rPr>
                <w:szCs w:val="22"/>
              </w:rPr>
              <w:t xml:space="preserve">= Оборот по Кт минус Оборот по Дт) </w:t>
            </w:r>
            <w:r w:rsidRPr="005E26C1">
              <w:rPr>
                <w:szCs w:val="22"/>
              </w:rPr>
              <w:t xml:space="preserve">за </w:t>
            </w:r>
            <w:r>
              <w:rPr>
                <w:szCs w:val="22"/>
              </w:rPr>
              <w:t xml:space="preserve">отчетный период по показателю </w:t>
            </w:r>
            <w:r w:rsidRPr="004A1C8C">
              <w:rPr>
                <w:rFonts w:eastAsia="Calibri"/>
                <w:szCs w:val="22"/>
              </w:rPr>
              <w:t>ЛБО_РБС_ВАЛ_</w:t>
            </w:r>
            <w:r>
              <w:rPr>
                <w:rFonts w:eastAsia="Calibri"/>
                <w:szCs w:val="22"/>
              </w:rPr>
              <w:t>4</w:t>
            </w:r>
          </w:p>
          <w:p w14:paraId="1E54B059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плюс</w:t>
            </w:r>
          </w:p>
          <w:p w14:paraId="2B68D259" w14:textId="7EECEE93" w:rsidR="00D45F66" w:rsidRPr="009C29B7" w:rsidRDefault="00D45F66" w:rsidP="0011427E">
            <w:pPr>
              <w:pStyle w:val="GOSTTablenorm"/>
              <w:rPr>
                <w:rFonts w:eastAsia="Calibri"/>
              </w:rPr>
            </w:pPr>
            <w:r w:rsidRPr="009974AC">
              <w:t>Оборот по Кт за отчетный период по показателю ЛБО_П</w:t>
            </w:r>
            <w:r>
              <w:t>БС_ВАЛ_4</w:t>
            </w:r>
            <w:r w:rsidRPr="009974AC">
              <w:t>)</w:t>
            </w:r>
          </w:p>
        </w:tc>
        <w:tc>
          <w:tcPr>
            <w:tcW w:w="254" w:type="pct"/>
          </w:tcPr>
          <w:p w14:paraId="6F5A7287" w14:textId="42697FDE" w:rsidR="00D45F66" w:rsidRPr="00193F28" w:rsidRDefault="00D45F66" w:rsidP="0011427E">
            <w:pPr>
              <w:pStyle w:val="GOSTTablenorm"/>
              <w:rPr>
                <w:szCs w:val="22"/>
              </w:rPr>
            </w:pPr>
            <w:r w:rsidRPr="00AF4F28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7BE888D8" w14:textId="3320E239" w:rsidR="00D45F66" w:rsidRPr="00920167" w:rsidRDefault="00D45F66" w:rsidP="0011427E">
            <w:pPr>
              <w:pStyle w:val="GOSTTablenorm"/>
              <w:rPr>
                <w:szCs w:val="22"/>
              </w:rPr>
            </w:pPr>
            <w:r w:rsidRPr="00920167"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22D6C493" w14:textId="0F936E11" w:rsidR="00D45F66" w:rsidRPr="00F302C2" w:rsidRDefault="00D45F66" w:rsidP="0011427E">
            <w:pPr>
              <w:pStyle w:val="GOSTTablenorm"/>
            </w:pPr>
            <w:r w:rsidRPr="00F302C2">
              <w:t>-</w:t>
            </w:r>
          </w:p>
        </w:tc>
        <w:tc>
          <w:tcPr>
            <w:tcW w:w="213" w:type="pct"/>
          </w:tcPr>
          <w:p w14:paraId="244009DB" w14:textId="25F22EFC" w:rsidR="00D45F66" w:rsidRPr="00F302C2" w:rsidRDefault="00D45F66" w:rsidP="0011427E">
            <w:pPr>
              <w:pStyle w:val="GOSTTablenorm"/>
            </w:pPr>
            <w:r w:rsidRPr="00F302C2">
              <w:t>-</w:t>
            </w:r>
          </w:p>
        </w:tc>
        <w:tc>
          <w:tcPr>
            <w:tcW w:w="213" w:type="pct"/>
          </w:tcPr>
          <w:p w14:paraId="47C6D0DA" w14:textId="570144D9" w:rsidR="00D45F66" w:rsidRPr="00F302C2" w:rsidRDefault="00D45F66" w:rsidP="0011427E">
            <w:pPr>
              <w:pStyle w:val="GOSTTablenorm"/>
            </w:pPr>
            <w:r w:rsidRPr="00F302C2">
              <w:t>-</w:t>
            </w:r>
          </w:p>
        </w:tc>
        <w:tc>
          <w:tcPr>
            <w:tcW w:w="213" w:type="pct"/>
          </w:tcPr>
          <w:p w14:paraId="3147212D" w14:textId="66BB27B9" w:rsidR="00D45F66" w:rsidRPr="00F302C2" w:rsidRDefault="00D45F66" w:rsidP="0011427E">
            <w:pPr>
              <w:pStyle w:val="GOSTTablenorm"/>
            </w:pPr>
            <w:r w:rsidRPr="00F302C2">
              <w:t>-</w:t>
            </w:r>
          </w:p>
        </w:tc>
        <w:tc>
          <w:tcPr>
            <w:tcW w:w="249" w:type="pct"/>
          </w:tcPr>
          <w:p w14:paraId="10D076FE" w14:textId="34EFDDD1" w:rsidR="00D45F66" w:rsidRPr="00F302C2" w:rsidRDefault="00D45F66" w:rsidP="0011427E">
            <w:pPr>
              <w:pStyle w:val="GOSTTablenorm"/>
            </w:pPr>
            <w:r w:rsidRPr="00F302C2">
              <w:t>-</w:t>
            </w:r>
          </w:p>
        </w:tc>
      </w:tr>
      <w:tr w:rsidR="00D45F66" w:rsidRPr="005E26C1" w14:paraId="6BB58619" w14:textId="77777777" w:rsidTr="00D45F66">
        <w:tc>
          <w:tcPr>
            <w:tcW w:w="125" w:type="pct"/>
          </w:tcPr>
          <w:p w14:paraId="59BB9D87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0D973497" w14:textId="6D99030B" w:rsidR="00D45F66" w:rsidRPr="00B10891" w:rsidRDefault="00D45F66" w:rsidP="0011427E">
            <w:pPr>
              <w:pStyle w:val="GOSTTablenorm"/>
              <w:rPr>
                <w:rFonts w:eastAsia="Calibri"/>
              </w:rPr>
            </w:pPr>
            <w:r w:rsidRPr="00163B6F">
              <w:rPr>
                <w:rFonts w:eastAsia="Calibri"/>
                <w:highlight w:val="green"/>
              </w:rPr>
              <w:t>ЛБО доведенные</w:t>
            </w:r>
            <w:r w:rsidRPr="00163B6F">
              <w:rPr>
                <w:szCs w:val="22"/>
                <w:highlight w:val="green"/>
              </w:rPr>
              <w:t xml:space="preserve"> ПБС </w:t>
            </w:r>
            <w:r w:rsidRPr="00163B6F">
              <w:rPr>
                <w:rFonts w:eastAsia="Calibri"/>
                <w:highlight w:val="green"/>
              </w:rPr>
              <w:t>на текущий финансовый год</w:t>
            </w:r>
          </w:p>
        </w:tc>
        <w:tc>
          <w:tcPr>
            <w:tcW w:w="279" w:type="pct"/>
          </w:tcPr>
          <w:p w14:paraId="143740FB" w14:textId="7E6BD828" w:rsidR="00D45F66" w:rsidRPr="00F63F89" w:rsidRDefault="004E716C" w:rsidP="0011427E">
            <w:pPr>
              <w:pStyle w:val="GOSTTablenorm"/>
              <w:rPr>
                <w:szCs w:val="22"/>
              </w:rPr>
            </w:pPr>
            <w:ins w:id="1222" w:author="Краснова Наталья EXP-332161" w:date="2026-03-19T17:49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380FFC3A" w14:textId="773DAD88" w:rsidR="00D45F66" w:rsidRPr="003219F6" w:rsidRDefault="00D45F66" w:rsidP="0011427E">
            <w:pPr>
              <w:pStyle w:val="GOSTTablenorm"/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CC93D0C" w14:textId="3573D71B" w:rsidR="00D45F66" w:rsidRDefault="00D45F66" w:rsidP="0011427E">
            <w:pPr>
              <w:pStyle w:val="GOSTTablenorm"/>
            </w:pPr>
            <w:r>
              <w:rPr>
                <w:lang w:val="en-US"/>
              </w:rPr>
              <w:t>FAIP</w:t>
            </w:r>
            <w:r>
              <w:t>/</w:t>
            </w:r>
            <w:r>
              <w:rPr>
                <w:lang w:val="en-US"/>
              </w:rPr>
              <w:t>KMI</w:t>
            </w:r>
            <w:r>
              <w:t>: 21</w:t>
            </w:r>
          </w:p>
        </w:tc>
        <w:tc>
          <w:tcPr>
            <w:tcW w:w="341" w:type="pct"/>
          </w:tcPr>
          <w:p w14:paraId="4F37FE67" w14:textId="57EDFDC5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322797CD" w14:textId="602D4DE0" w:rsidR="00D45F66" w:rsidRPr="00C740AF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1107" w:type="pct"/>
          </w:tcPr>
          <w:p w14:paraId="7451A348" w14:textId="5EB96DFA" w:rsidR="00D45F66" w:rsidRPr="003219F6" w:rsidRDefault="00D45F66" w:rsidP="0011427E">
            <w:pPr>
              <w:pStyle w:val="GOSTTablenorm"/>
              <w:rPr>
                <w:rFonts w:eastAsia="Calibri"/>
              </w:rPr>
            </w:pPr>
            <w:r w:rsidRPr="003219F6">
              <w:rPr>
                <w:rFonts w:eastAsia="Calibri"/>
              </w:rPr>
              <w:t xml:space="preserve">Сумма ЛБО </w:t>
            </w:r>
            <w:r w:rsidRPr="003219F6">
              <w:t>на текущий финансовый год</w:t>
            </w:r>
            <w:r w:rsidRPr="003219F6">
              <w:rPr>
                <w:rFonts w:eastAsia="Calibri"/>
              </w:rPr>
              <w:t>, доведенных до ПБС.</w:t>
            </w:r>
          </w:p>
          <w:p w14:paraId="04270F78" w14:textId="77777777" w:rsidR="00D45F66" w:rsidRPr="003219F6" w:rsidRDefault="00D45F66" w:rsidP="0011427E">
            <w:pPr>
              <w:pStyle w:val="GOSTTablenorm"/>
              <w:rPr>
                <w:rFonts w:eastAsia="Calibri"/>
              </w:rPr>
            </w:pPr>
            <w:r w:rsidRPr="003219F6">
              <w:rPr>
                <w:rFonts w:eastAsia="Calibri"/>
              </w:rPr>
              <w:t>Расчет по сумме в валюте учета (в рублях).</w:t>
            </w:r>
          </w:p>
          <w:p w14:paraId="6C4F30C6" w14:textId="411C4F73" w:rsidR="00D45F66" w:rsidRPr="003219F6" w:rsidRDefault="00D45F66" w:rsidP="0011427E">
            <w:pPr>
              <w:pStyle w:val="GOSTTablenorm"/>
              <w:rPr>
                <w:rFonts w:eastAsia="Calibri"/>
              </w:rPr>
            </w:pPr>
            <w:r w:rsidRPr="003219F6">
              <w:rPr>
                <w:rFonts w:eastAsia="Calibri"/>
              </w:rPr>
              <w:lastRenderedPageBreak/>
              <w:t xml:space="preserve">Оборот по Кт </w:t>
            </w:r>
            <w:r w:rsidRPr="003219F6">
              <w:rPr>
                <w:szCs w:val="22"/>
              </w:rPr>
              <w:t xml:space="preserve">за отчетный период </w:t>
            </w:r>
            <w:r w:rsidRPr="003219F6">
              <w:rPr>
                <w:rFonts w:eastAsia="Calibri"/>
              </w:rPr>
              <w:t>по показателям:</w:t>
            </w:r>
          </w:p>
          <w:p w14:paraId="350F1B9C" w14:textId="0283C5D1" w:rsidR="00D45F66" w:rsidRPr="003219F6" w:rsidRDefault="00D45F66" w:rsidP="0011427E">
            <w:pPr>
              <w:pStyle w:val="GOSTTableListMark1"/>
            </w:pPr>
            <w:r w:rsidRPr="003219F6">
              <w:t>ЛБО_ПБС_1,</w:t>
            </w:r>
          </w:p>
          <w:p w14:paraId="1FA2F6EE" w14:textId="14489A3A" w:rsidR="00D45F66" w:rsidRPr="003219F6" w:rsidRDefault="00D45F66" w:rsidP="0011427E">
            <w:pPr>
              <w:pStyle w:val="GOSTTableListMark1"/>
            </w:pPr>
            <w:r w:rsidRPr="003219F6">
              <w:t>ЛБО_ПБС_ВАЛ_1,</w:t>
            </w:r>
          </w:p>
          <w:p w14:paraId="33F759E8" w14:textId="49E7D856" w:rsidR="00D45F66" w:rsidRPr="003219F6" w:rsidRDefault="00D45F66" w:rsidP="0011427E">
            <w:pPr>
              <w:pStyle w:val="GOSTTableListMark1"/>
              <w:rPr>
                <w:rFonts w:eastAsia="Calibri"/>
              </w:rPr>
            </w:pPr>
            <w:r w:rsidRPr="003219F6">
              <w:t>ЛБО_ПБС_СВЗ_1</w:t>
            </w:r>
          </w:p>
        </w:tc>
        <w:tc>
          <w:tcPr>
            <w:tcW w:w="254" w:type="pct"/>
          </w:tcPr>
          <w:p w14:paraId="3340E93B" w14:textId="622CA3D5" w:rsidR="00D45F66" w:rsidRPr="00193F28" w:rsidRDefault="00D45F66" w:rsidP="0011427E">
            <w:pPr>
              <w:pStyle w:val="GOSTTablenorm"/>
              <w:rPr>
                <w:szCs w:val="22"/>
              </w:rPr>
            </w:pPr>
            <w:r w:rsidRPr="00193F28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5C404F01" w14:textId="15867FEF" w:rsidR="00D45F66" w:rsidRPr="00920167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56" w:type="pct"/>
          </w:tcPr>
          <w:p w14:paraId="2A23B9A6" w14:textId="47F3AB41" w:rsidR="00D45F66" w:rsidRPr="00F302C2" w:rsidRDefault="00D45F66" w:rsidP="0011427E">
            <w:pPr>
              <w:pStyle w:val="GOSTTablenorm"/>
            </w:pPr>
            <w:r w:rsidRPr="00F302C2">
              <w:t>-</w:t>
            </w:r>
          </w:p>
        </w:tc>
        <w:tc>
          <w:tcPr>
            <w:tcW w:w="213" w:type="pct"/>
          </w:tcPr>
          <w:p w14:paraId="3795D871" w14:textId="256A6717" w:rsidR="00D45F66" w:rsidRPr="00F302C2" w:rsidRDefault="00D45F66" w:rsidP="0011427E">
            <w:pPr>
              <w:pStyle w:val="GOSTTablenorm"/>
            </w:pPr>
            <w:r>
              <w:t>+</w:t>
            </w:r>
          </w:p>
        </w:tc>
        <w:tc>
          <w:tcPr>
            <w:tcW w:w="213" w:type="pct"/>
          </w:tcPr>
          <w:p w14:paraId="0A9D374D" w14:textId="45C60C61" w:rsidR="00D45F66" w:rsidRPr="00F302C2" w:rsidRDefault="00D45F66" w:rsidP="0011427E">
            <w:pPr>
              <w:pStyle w:val="GOSTTablenorm"/>
            </w:pPr>
            <w:r w:rsidRPr="00F302C2">
              <w:t>-</w:t>
            </w:r>
          </w:p>
        </w:tc>
        <w:tc>
          <w:tcPr>
            <w:tcW w:w="213" w:type="pct"/>
          </w:tcPr>
          <w:p w14:paraId="4C5F4D0E" w14:textId="59D5D15C" w:rsidR="00D45F66" w:rsidRPr="00F302C2" w:rsidRDefault="00D45F66" w:rsidP="0011427E">
            <w:pPr>
              <w:pStyle w:val="GOSTTablenorm"/>
            </w:pPr>
            <w:r w:rsidRPr="00F302C2">
              <w:t>-</w:t>
            </w:r>
          </w:p>
        </w:tc>
        <w:tc>
          <w:tcPr>
            <w:tcW w:w="249" w:type="pct"/>
          </w:tcPr>
          <w:p w14:paraId="7F1BE1E2" w14:textId="7ACD9461" w:rsidR="00D45F66" w:rsidRPr="00F302C2" w:rsidRDefault="00D45F66" w:rsidP="0011427E">
            <w:pPr>
              <w:pStyle w:val="GOSTTablenorm"/>
            </w:pPr>
            <w:r w:rsidRPr="00F302C2">
              <w:t>-</w:t>
            </w:r>
          </w:p>
        </w:tc>
      </w:tr>
      <w:tr w:rsidR="00D45F66" w:rsidRPr="005E26C1" w14:paraId="39D36EF2" w14:textId="77777777" w:rsidTr="00D45F66">
        <w:tc>
          <w:tcPr>
            <w:tcW w:w="125" w:type="pct"/>
          </w:tcPr>
          <w:p w14:paraId="558181E9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6461A6E0" w14:textId="6F91DBB8" w:rsidR="00D45F66" w:rsidRPr="00B10891" w:rsidRDefault="00D45F66" w:rsidP="0011427E">
            <w:pPr>
              <w:pStyle w:val="GOSTTablenorm"/>
              <w:rPr>
                <w:rFonts w:eastAsia="Calibri"/>
              </w:rPr>
            </w:pPr>
            <w:r w:rsidRPr="00163B6F">
              <w:rPr>
                <w:rFonts w:eastAsia="Calibri"/>
                <w:highlight w:val="green"/>
              </w:rPr>
              <w:t xml:space="preserve">ЛБО доведенные </w:t>
            </w:r>
            <w:r w:rsidRPr="00163B6F">
              <w:rPr>
                <w:szCs w:val="22"/>
                <w:highlight w:val="green"/>
              </w:rPr>
              <w:t xml:space="preserve">ПБС </w:t>
            </w:r>
            <w:r w:rsidRPr="00163B6F">
              <w:rPr>
                <w:rFonts w:eastAsia="Calibri"/>
                <w:highlight w:val="green"/>
              </w:rPr>
              <w:t>на первый год планового периода</w:t>
            </w:r>
          </w:p>
        </w:tc>
        <w:tc>
          <w:tcPr>
            <w:tcW w:w="279" w:type="pct"/>
          </w:tcPr>
          <w:p w14:paraId="5F3BE610" w14:textId="7F2D2515" w:rsidR="00D45F66" w:rsidRPr="00F63F89" w:rsidRDefault="004E716C" w:rsidP="0011427E">
            <w:pPr>
              <w:pStyle w:val="GOSTTablenorm"/>
              <w:rPr>
                <w:szCs w:val="22"/>
              </w:rPr>
            </w:pPr>
            <w:ins w:id="1223" w:author="Краснова Наталья EXP-332161" w:date="2026-03-19T17:49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7A7F35A8" w14:textId="26C4995A" w:rsidR="00D45F66" w:rsidRPr="003219F6" w:rsidRDefault="00D45F66" w:rsidP="0011427E">
            <w:pPr>
              <w:pStyle w:val="GOSTTablenorm"/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14BDA69" w14:textId="584C199B" w:rsidR="00D45F66" w:rsidRDefault="00D45F66" w:rsidP="0011427E">
            <w:pPr>
              <w:pStyle w:val="GOSTTablenorm"/>
            </w:pPr>
            <w:r>
              <w:rPr>
                <w:lang w:val="en-US"/>
              </w:rPr>
              <w:t>FAIP</w:t>
            </w:r>
            <w:r>
              <w:t>/</w:t>
            </w:r>
            <w:r>
              <w:rPr>
                <w:lang w:val="en-US"/>
              </w:rPr>
              <w:t>KMI</w:t>
            </w:r>
            <w:r>
              <w:t>: 22</w:t>
            </w:r>
          </w:p>
        </w:tc>
        <w:tc>
          <w:tcPr>
            <w:tcW w:w="341" w:type="pct"/>
          </w:tcPr>
          <w:p w14:paraId="2606AB5D" w14:textId="7EC26851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68E8D19E" w14:textId="548B09BC" w:rsidR="00D45F66" w:rsidRPr="00223B85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1107" w:type="pct"/>
          </w:tcPr>
          <w:p w14:paraId="6104F688" w14:textId="6400B9CA" w:rsidR="00D45F66" w:rsidRPr="003219F6" w:rsidRDefault="00D45F66" w:rsidP="0011427E">
            <w:pPr>
              <w:pStyle w:val="GOSTTablenorm"/>
              <w:rPr>
                <w:rFonts w:eastAsia="Calibri"/>
              </w:rPr>
            </w:pPr>
            <w:r w:rsidRPr="003219F6">
              <w:rPr>
                <w:rFonts w:eastAsia="Calibri"/>
              </w:rPr>
              <w:t xml:space="preserve">Сумма ЛБО </w:t>
            </w:r>
            <w:r w:rsidRPr="003219F6">
              <w:t>на первый год планового периода</w:t>
            </w:r>
            <w:r w:rsidRPr="003219F6">
              <w:rPr>
                <w:rFonts w:eastAsia="Calibri"/>
              </w:rPr>
              <w:t>, доведенных до ПБС.</w:t>
            </w:r>
          </w:p>
          <w:p w14:paraId="1672B1C0" w14:textId="77777777" w:rsidR="00D45F66" w:rsidRPr="003219F6" w:rsidRDefault="00D45F66" w:rsidP="0011427E">
            <w:pPr>
              <w:pStyle w:val="GOSTTablenorm"/>
              <w:rPr>
                <w:rFonts w:eastAsia="Calibri"/>
              </w:rPr>
            </w:pPr>
            <w:r w:rsidRPr="003219F6">
              <w:rPr>
                <w:rFonts w:eastAsia="Calibri"/>
              </w:rPr>
              <w:t>Расчет по сумме в валюте учета (в рублях).</w:t>
            </w:r>
          </w:p>
          <w:p w14:paraId="4919CD45" w14:textId="77777777" w:rsidR="00D45F66" w:rsidRPr="003219F6" w:rsidRDefault="00D45F66" w:rsidP="0011427E">
            <w:pPr>
              <w:pStyle w:val="GOSTTablenorm"/>
              <w:rPr>
                <w:rFonts w:eastAsia="Calibri"/>
              </w:rPr>
            </w:pPr>
            <w:r w:rsidRPr="003219F6">
              <w:rPr>
                <w:rFonts w:eastAsia="Calibri"/>
              </w:rPr>
              <w:t xml:space="preserve">Оборот по Кт </w:t>
            </w:r>
            <w:r w:rsidRPr="003219F6">
              <w:rPr>
                <w:szCs w:val="22"/>
              </w:rPr>
              <w:t xml:space="preserve">за отчетный период </w:t>
            </w:r>
            <w:r w:rsidRPr="003219F6">
              <w:rPr>
                <w:rFonts w:eastAsia="Calibri"/>
              </w:rPr>
              <w:t>по показателям:</w:t>
            </w:r>
          </w:p>
          <w:p w14:paraId="1CD610E0" w14:textId="4051587F" w:rsidR="00D45F66" w:rsidRPr="003219F6" w:rsidRDefault="00D45F66" w:rsidP="0011427E">
            <w:pPr>
              <w:pStyle w:val="GOSTTableListMark1"/>
            </w:pPr>
            <w:r w:rsidRPr="003219F6">
              <w:t>ЛБО_ПБС_2,</w:t>
            </w:r>
          </w:p>
          <w:p w14:paraId="5B522423" w14:textId="0BBCDE2D" w:rsidR="00D45F66" w:rsidRPr="003219F6" w:rsidRDefault="00D45F66" w:rsidP="0011427E">
            <w:pPr>
              <w:pStyle w:val="GOSTTableListMark1"/>
            </w:pPr>
            <w:r w:rsidRPr="003219F6">
              <w:t>ЛБО_ПБС_ВАЛ_2,</w:t>
            </w:r>
          </w:p>
          <w:p w14:paraId="46BE9B80" w14:textId="7941267B" w:rsidR="00D45F66" w:rsidRPr="003219F6" w:rsidRDefault="00D45F66" w:rsidP="0011427E">
            <w:pPr>
              <w:pStyle w:val="GOSTTableListMark1"/>
              <w:rPr>
                <w:rFonts w:eastAsia="Calibri"/>
              </w:rPr>
            </w:pPr>
            <w:r w:rsidRPr="003219F6">
              <w:t>ЛБО_ПБС_СВЗ_2</w:t>
            </w:r>
          </w:p>
        </w:tc>
        <w:tc>
          <w:tcPr>
            <w:tcW w:w="254" w:type="pct"/>
          </w:tcPr>
          <w:p w14:paraId="19605611" w14:textId="0D779367" w:rsidR="00D45F66" w:rsidRPr="00193F28" w:rsidRDefault="00D45F66" w:rsidP="0011427E">
            <w:pPr>
              <w:pStyle w:val="GOSTTablenorm"/>
              <w:rPr>
                <w:szCs w:val="22"/>
              </w:rPr>
            </w:pPr>
            <w:r w:rsidRPr="00193F28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1FD2987A" w14:textId="3F5E7F54" w:rsidR="00D45F66" w:rsidRPr="00920167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56" w:type="pct"/>
          </w:tcPr>
          <w:p w14:paraId="6D30530A" w14:textId="27479A1A" w:rsidR="00D45F66" w:rsidRPr="00F302C2" w:rsidRDefault="00D45F66" w:rsidP="0011427E">
            <w:pPr>
              <w:pStyle w:val="GOSTTablenorm"/>
            </w:pPr>
            <w:r w:rsidRPr="00F302C2">
              <w:t>-</w:t>
            </w:r>
          </w:p>
        </w:tc>
        <w:tc>
          <w:tcPr>
            <w:tcW w:w="213" w:type="pct"/>
          </w:tcPr>
          <w:p w14:paraId="71EE94DA" w14:textId="00EF9018" w:rsidR="00D45F66" w:rsidRPr="00F302C2" w:rsidRDefault="00D45F66" w:rsidP="0011427E">
            <w:pPr>
              <w:pStyle w:val="GOSTTablenorm"/>
            </w:pPr>
            <w:r>
              <w:t>+</w:t>
            </w:r>
          </w:p>
        </w:tc>
        <w:tc>
          <w:tcPr>
            <w:tcW w:w="213" w:type="pct"/>
          </w:tcPr>
          <w:p w14:paraId="68D15086" w14:textId="0177A87D" w:rsidR="00D45F66" w:rsidRPr="00F302C2" w:rsidRDefault="00D45F66" w:rsidP="0011427E">
            <w:pPr>
              <w:pStyle w:val="GOSTTablenorm"/>
            </w:pPr>
            <w:r w:rsidRPr="00F302C2">
              <w:t>-</w:t>
            </w:r>
          </w:p>
        </w:tc>
        <w:tc>
          <w:tcPr>
            <w:tcW w:w="213" w:type="pct"/>
          </w:tcPr>
          <w:p w14:paraId="410B2315" w14:textId="668766A0" w:rsidR="00D45F66" w:rsidRPr="00F302C2" w:rsidRDefault="00D45F66" w:rsidP="0011427E">
            <w:pPr>
              <w:pStyle w:val="GOSTTablenorm"/>
            </w:pPr>
            <w:r w:rsidRPr="00F302C2">
              <w:t>-</w:t>
            </w:r>
          </w:p>
        </w:tc>
        <w:tc>
          <w:tcPr>
            <w:tcW w:w="249" w:type="pct"/>
          </w:tcPr>
          <w:p w14:paraId="634DC6E0" w14:textId="7378FBB2" w:rsidR="00D45F66" w:rsidRPr="00F302C2" w:rsidRDefault="00D45F66" w:rsidP="0011427E">
            <w:pPr>
              <w:pStyle w:val="GOSTTablenorm"/>
            </w:pPr>
            <w:r w:rsidRPr="00F302C2">
              <w:t>-</w:t>
            </w:r>
          </w:p>
        </w:tc>
      </w:tr>
      <w:tr w:rsidR="00D45F66" w:rsidRPr="005E26C1" w14:paraId="680D4A1D" w14:textId="77777777" w:rsidTr="00D45F66">
        <w:tc>
          <w:tcPr>
            <w:tcW w:w="125" w:type="pct"/>
          </w:tcPr>
          <w:p w14:paraId="458685DD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54CA40A8" w14:textId="2909182E" w:rsidR="00D45F66" w:rsidRPr="00B10891" w:rsidRDefault="00D45F66" w:rsidP="0011427E">
            <w:pPr>
              <w:pStyle w:val="GOSTTablenorm"/>
              <w:rPr>
                <w:rFonts w:eastAsia="Calibri"/>
              </w:rPr>
            </w:pPr>
            <w:r w:rsidRPr="00C740AF">
              <w:rPr>
                <w:rFonts w:eastAsia="Calibri"/>
                <w:highlight w:val="green"/>
              </w:rPr>
              <w:t xml:space="preserve">ЛБО доведенные </w:t>
            </w:r>
            <w:r w:rsidRPr="00C740AF">
              <w:rPr>
                <w:szCs w:val="22"/>
                <w:highlight w:val="green"/>
              </w:rPr>
              <w:t xml:space="preserve">ПБС </w:t>
            </w:r>
            <w:r w:rsidRPr="00C740AF">
              <w:rPr>
                <w:rFonts w:eastAsia="Calibri"/>
                <w:highlight w:val="green"/>
              </w:rPr>
              <w:t>на второй год планового периода</w:t>
            </w:r>
          </w:p>
        </w:tc>
        <w:tc>
          <w:tcPr>
            <w:tcW w:w="279" w:type="pct"/>
          </w:tcPr>
          <w:p w14:paraId="4EE76E6C" w14:textId="4955F9D7" w:rsidR="00D45F66" w:rsidRPr="00F63F89" w:rsidRDefault="004E716C" w:rsidP="0011427E">
            <w:pPr>
              <w:pStyle w:val="GOSTTablenorm"/>
              <w:rPr>
                <w:szCs w:val="22"/>
              </w:rPr>
            </w:pPr>
            <w:ins w:id="1224" w:author="Краснова Наталья EXP-332161" w:date="2026-03-19T17:49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4655FD86" w14:textId="17F5E1E3" w:rsidR="00D45F66" w:rsidRPr="003219F6" w:rsidRDefault="00D45F66" w:rsidP="0011427E">
            <w:pPr>
              <w:pStyle w:val="GOSTTablenorm"/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E1F50E8" w14:textId="7D3A72E0" w:rsidR="00D45F66" w:rsidRDefault="00D45F66" w:rsidP="0011427E">
            <w:pPr>
              <w:pStyle w:val="GOSTTablenorm"/>
            </w:pPr>
            <w:r>
              <w:rPr>
                <w:lang w:val="en-US"/>
              </w:rPr>
              <w:t>FAIP</w:t>
            </w:r>
            <w:r>
              <w:t>/</w:t>
            </w:r>
            <w:r>
              <w:rPr>
                <w:lang w:val="en-US"/>
              </w:rPr>
              <w:t>KMI</w:t>
            </w:r>
            <w:r>
              <w:t>: 23</w:t>
            </w:r>
          </w:p>
        </w:tc>
        <w:tc>
          <w:tcPr>
            <w:tcW w:w="341" w:type="pct"/>
          </w:tcPr>
          <w:p w14:paraId="426FD95B" w14:textId="0328EFFA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57F24250" w14:textId="750148D0" w:rsidR="00D45F66" w:rsidRPr="00223B85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1107" w:type="pct"/>
          </w:tcPr>
          <w:p w14:paraId="76EEE834" w14:textId="607EA8F8" w:rsidR="00D45F66" w:rsidRPr="003219F6" w:rsidRDefault="00D45F66" w:rsidP="0011427E">
            <w:pPr>
              <w:pStyle w:val="GOSTTablenorm"/>
              <w:rPr>
                <w:rFonts w:eastAsia="Calibri"/>
              </w:rPr>
            </w:pPr>
            <w:r w:rsidRPr="003219F6">
              <w:rPr>
                <w:rFonts w:eastAsia="Calibri"/>
              </w:rPr>
              <w:t xml:space="preserve">Сумма ЛБО </w:t>
            </w:r>
            <w:r w:rsidRPr="003219F6">
              <w:t>на второй год планового периода</w:t>
            </w:r>
            <w:r w:rsidRPr="003219F6">
              <w:rPr>
                <w:rFonts w:eastAsia="Calibri"/>
              </w:rPr>
              <w:t>, доведенных до ПБС.</w:t>
            </w:r>
          </w:p>
          <w:p w14:paraId="297362B5" w14:textId="77777777" w:rsidR="00D45F66" w:rsidRPr="003219F6" w:rsidRDefault="00D45F66" w:rsidP="0011427E">
            <w:pPr>
              <w:pStyle w:val="GOSTTablenorm"/>
              <w:rPr>
                <w:rFonts w:eastAsia="Calibri"/>
              </w:rPr>
            </w:pPr>
            <w:r w:rsidRPr="003219F6">
              <w:rPr>
                <w:rFonts w:eastAsia="Calibri"/>
              </w:rPr>
              <w:t>Расчет по сумме в валюте учета (в рублях).</w:t>
            </w:r>
          </w:p>
          <w:p w14:paraId="4A9E8C40" w14:textId="77777777" w:rsidR="00D45F66" w:rsidRPr="003219F6" w:rsidRDefault="00D45F66" w:rsidP="0011427E">
            <w:pPr>
              <w:pStyle w:val="GOSTTablenorm"/>
              <w:rPr>
                <w:rFonts w:eastAsia="Calibri"/>
              </w:rPr>
            </w:pPr>
            <w:r w:rsidRPr="003219F6">
              <w:rPr>
                <w:rFonts w:eastAsia="Calibri"/>
              </w:rPr>
              <w:t xml:space="preserve">Оборот по Кт </w:t>
            </w:r>
            <w:r w:rsidRPr="003219F6">
              <w:rPr>
                <w:szCs w:val="22"/>
              </w:rPr>
              <w:t xml:space="preserve">за отчетный период </w:t>
            </w:r>
            <w:r w:rsidRPr="003219F6">
              <w:rPr>
                <w:rFonts w:eastAsia="Calibri"/>
              </w:rPr>
              <w:t>по показателям:</w:t>
            </w:r>
          </w:p>
          <w:p w14:paraId="478FDD4C" w14:textId="67A4163F" w:rsidR="00D45F66" w:rsidRPr="003219F6" w:rsidRDefault="00D45F66" w:rsidP="0011427E">
            <w:pPr>
              <w:pStyle w:val="GOSTTableListMark1"/>
            </w:pPr>
            <w:r w:rsidRPr="003219F6">
              <w:lastRenderedPageBreak/>
              <w:t>ЛБО_ПБС_3,</w:t>
            </w:r>
          </w:p>
          <w:p w14:paraId="752989D1" w14:textId="1CF66E0B" w:rsidR="00D45F66" w:rsidRPr="003219F6" w:rsidRDefault="00D45F66" w:rsidP="0011427E">
            <w:pPr>
              <w:pStyle w:val="GOSTTableListMark1"/>
            </w:pPr>
            <w:r w:rsidRPr="003219F6">
              <w:t>ЛБО_ПБС_ВАЛ_3,</w:t>
            </w:r>
          </w:p>
          <w:p w14:paraId="03E6D121" w14:textId="559915A1" w:rsidR="00D45F66" w:rsidRPr="003219F6" w:rsidRDefault="00D45F66" w:rsidP="0011427E">
            <w:pPr>
              <w:pStyle w:val="GOSTTableListMark1"/>
              <w:rPr>
                <w:rFonts w:eastAsia="Calibri"/>
              </w:rPr>
            </w:pPr>
            <w:r w:rsidRPr="003219F6">
              <w:t>ЛБО_ПБС_СВЗ_3</w:t>
            </w:r>
          </w:p>
        </w:tc>
        <w:tc>
          <w:tcPr>
            <w:tcW w:w="254" w:type="pct"/>
          </w:tcPr>
          <w:p w14:paraId="48F19F34" w14:textId="62166958" w:rsidR="00D45F66" w:rsidRPr="00193F28" w:rsidRDefault="00D45F66" w:rsidP="0011427E">
            <w:pPr>
              <w:pStyle w:val="GOSTTablenorm"/>
              <w:rPr>
                <w:szCs w:val="22"/>
              </w:rPr>
            </w:pPr>
            <w:r w:rsidRPr="00193F28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78755AEA" w14:textId="10D43584" w:rsidR="00D45F66" w:rsidRPr="00920167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56" w:type="pct"/>
          </w:tcPr>
          <w:p w14:paraId="492DB8B8" w14:textId="3815D156" w:rsidR="00D45F66" w:rsidRPr="00F302C2" w:rsidRDefault="00D45F66" w:rsidP="0011427E">
            <w:pPr>
              <w:pStyle w:val="GOSTTablenorm"/>
            </w:pPr>
            <w:r w:rsidRPr="00F302C2">
              <w:t>-</w:t>
            </w:r>
          </w:p>
        </w:tc>
        <w:tc>
          <w:tcPr>
            <w:tcW w:w="213" w:type="pct"/>
          </w:tcPr>
          <w:p w14:paraId="7A145277" w14:textId="380C958D" w:rsidR="00D45F66" w:rsidRPr="00F302C2" w:rsidRDefault="00D45F66" w:rsidP="0011427E">
            <w:pPr>
              <w:pStyle w:val="GOSTTablenorm"/>
            </w:pPr>
            <w:r>
              <w:t>+</w:t>
            </w:r>
          </w:p>
        </w:tc>
        <w:tc>
          <w:tcPr>
            <w:tcW w:w="213" w:type="pct"/>
          </w:tcPr>
          <w:p w14:paraId="78ACA772" w14:textId="55D21CBC" w:rsidR="00D45F66" w:rsidRPr="00F302C2" w:rsidRDefault="00D45F66" w:rsidP="0011427E">
            <w:pPr>
              <w:pStyle w:val="GOSTTablenorm"/>
            </w:pPr>
            <w:r w:rsidRPr="00F302C2">
              <w:t>-</w:t>
            </w:r>
          </w:p>
        </w:tc>
        <w:tc>
          <w:tcPr>
            <w:tcW w:w="213" w:type="pct"/>
          </w:tcPr>
          <w:p w14:paraId="12A0C950" w14:textId="78A54251" w:rsidR="00D45F66" w:rsidRPr="00F302C2" w:rsidRDefault="00D45F66" w:rsidP="0011427E">
            <w:pPr>
              <w:pStyle w:val="GOSTTablenorm"/>
            </w:pPr>
            <w:r w:rsidRPr="00F302C2">
              <w:t>-</w:t>
            </w:r>
          </w:p>
        </w:tc>
        <w:tc>
          <w:tcPr>
            <w:tcW w:w="249" w:type="pct"/>
          </w:tcPr>
          <w:p w14:paraId="3D57B025" w14:textId="76EE1E73" w:rsidR="00D45F66" w:rsidRPr="00F302C2" w:rsidRDefault="00D45F66" w:rsidP="0011427E">
            <w:pPr>
              <w:pStyle w:val="GOSTTablenorm"/>
            </w:pPr>
            <w:r w:rsidRPr="00F302C2">
              <w:t>-</w:t>
            </w:r>
          </w:p>
        </w:tc>
      </w:tr>
      <w:tr w:rsidR="00D45F66" w:rsidRPr="005E26C1" w14:paraId="6BD494F4" w14:textId="77777777" w:rsidTr="00D45F66">
        <w:tc>
          <w:tcPr>
            <w:tcW w:w="125" w:type="pct"/>
          </w:tcPr>
          <w:p w14:paraId="3F3D09E7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23B1B797" w14:textId="5CF16F48" w:rsidR="00D45F66" w:rsidRPr="00B10891" w:rsidRDefault="00D45F66" w:rsidP="0011427E">
            <w:pPr>
              <w:pStyle w:val="GOSTTablenorm"/>
              <w:rPr>
                <w:rFonts w:eastAsia="Calibri"/>
              </w:rPr>
            </w:pPr>
            <w:r w:rsidRPr="00C740AF">
              <w:rPr>
                <w:rFonts w:eastAsia="Calibri"/>
                <w:highlight w:val="green"/>
              </w:rPr>
              <w:t xml:space="preserve">ЛБО доведенные </w:t>
            </w:r>
            <w:r w:rsidRPr="00C740AF">
              <w:rPr>
                <w:szCs w:val="22"/>
                <w:highlight w:val="green"/>
              </w:rPr>
              <w:t xml:space="preserve">ПБС </w:t>
            </w:r>
            <w:r w:rsidRPr="00C740AF">
              <w:rPr>
                <w:rFonts w:eastAsia="Calibri"/>
                <w:highlight w:val="green"/>
              </w:rPr>
              <w:t>на третий год планового периода</w:t>
            </w:r>
          </w:p>
        </w:tc>
        <w:tc>
          <w:tcPr>
            <w:tcW w:w="279" w:type="pct"/>
          </w:tcPr>
          <w:p w14:paraId="25C64E9C" w14:textId="73A589AC" w:rsidR="00D45F66" w:rsidRPr="00F63F89" w:rsidRDefault="004E716C" w:rsidP="0011427E">
            <w:pPr>
              <w:pStyle w:val="GOSTTablenorm"/>
              <w:rPr>
                <w:szCs w:val="22"/>
              </w:rPr>
            </w:pPr>
            <w:ins w:id="1225" w:author="Краснова Наталья EXP-332161" w:date="2026-03-19T17:49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54A8F91B" w14:textId="1F83FE7A" w:rsidR="00D45F66" w:rsidRPr="003405C2" w:rsidRDefault="00D45F66" w:rsidP="0011427E">
            <w:pPr>
              <w:pStyle w:val="GOSTTablenorm"/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3DCD912" w14:textId="6BEBEB26" w:rsidR="00D45F66" w:rsidRPr="003405C2" w:rsidRDefault="00D45F66" w:rsidP="0011427E">
            <w:pPr>
              <w:pStyle w:val="GOSTTablenorm"/>
            </w:pPr>
            <w:r w:rsidRPr="003405C2">
              <w:t>FAIP</w:t>
            </w:r>
            <w:r>
              <w:t>/</w:t>
            </w:r>
            <w:r w:rsidRPr="003405C2">
              <w:t>KMI</w:t>
            </w:r>
            <w:r>
              <w:t>:</w:t>
            </w:r>
            <w:r w:rsidRPr="003405C2">
              <w:t xml:space="preserve"> 24</w:t>
            </w:r>
          </w:p>
        </w:tc>
        <w:tc>
          <w:tcPr>
            <w:tcW w:w="341" w:type="pct"/>
          </w:tcPr>
          <w:p w14:paraId="7A8070BC" w14:textId="2EF21C64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2C71DD66" w14:textId="1937E732" w:rsidR="00D45F66" w:rsidRPr="002E0549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1107" w:type="pct"/>
          </w:tcPr>
          <w:p w14:paraId="42EE0D9E" w14:textId="6DA418C8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2A1D23">
              <w:rPr>
                <w:rFonts w:eastAsia="Calibri"/>
              </w:rPr>
              <w:t xml:space="preserve">Сумма ЛБО </w:t>
            </w:r>
            <w:r w:rsidRPr="002A1D23">
              <w:t xml:space="preserve">на </w:t>
            </w:r>
            <w:r>
              <w:t>третий год планового периода</w:t>
            </w:r>
            <w:r w:rsidRPr="002A1D23">
              <w:rPr>
                <w:rFonts w:eastAsia="Calibri"/>
              </w:rPr>
              <w:t>, доведенных</w:t>
            </w:r>
            <w:r>
              <w:rPr>
                <w:rFonts w:eastAsia="Calibri"/>
              </w:rPr>
              <w:t xml:space="preserve"> </w:t>
            </w:r>
            <w:r w:rsidRPr="002A1D23">
              <w:rPr>
                <w:rFonts w:eastAsia="Calibri"/>
              </w:rPr>
              <w:t>до ПБС</w:t>
            </w:r>
            <w:r>
              <w:rPr>
                <w:rFonts w:eastAsia="Calibri"/>
              </w:rPr>
              <w:t>.</w:t>
            </w:r>
          </w:p>
          <w:p w14:paraId="18B89BE5" w14:textId="77777777" w:rsidR="00D45F66" w:rsidRPr="003219F6" w:rsidRDefault="00D45F66" w:rsidP="0011427E">
            <w:pPr>
              <w:pStyle w:val="GOSTTablenorm"/>
              <w:rPr>
                <w:rFonts w:eastAsia="Calibri"/>
              </w:rPr>
            </w:pPr>
            <w:r w:rsidRPr="002A1D23">
              <w:rPr>
                <w:rFonts w:eastAsia="Calibri"/>
              </w:rPr>
              <w:t xml:space="preserve">Расчет по </w:t>
            </w:r>
            <w:r w:rsidRPr="003219F6">
              <w:rPr>
                <w:rFonts w:eastAsia="Calibri"/>
              </w:rPr>
              <w:t>сумме в валюте учета (в рублях).</w:t>
            </w:r>
          </w:p>
          <w:p w14:paraId="7D4162F3" w14:textId="77777777" w:rsidR="00D45F66" w:rsidRPr="003219F6" w:rsidRDefault="00D45F66" w:rsidP="0011427E">
            <w:pPr>
              <w:pStyle w:val="GOSTTablenorm"/>
              <w:rPr>
                <w:rFonts w:eastAsia="Calibri"/>
              </w:rPr>
            </w:pPr>
            <w:r w:rsidRPr="003219F6">
              <w:rPr>
                <w:rFonts w:eastAsia="Calibri"/>
              </w:rPr>
              <w:t xml:space="preserve">Оборот по Кт </w:t>
            </w:r>
            <w:r w:rsidRPr="003219F6">
              <w:rPr>
                <w:szCs w:val="22"/>
              </w:rPr>
              <w:t xml:space="preserve">за отчетный период </w:t>
            </w:r>
            <w:r w:rsidRPr="003219F6">
              <w:rPr>
                <w:rFonts w:eastAsia="Calibri"/>
              </w:rPr>
              <w:t>по показателям:</w:t>
            </w:r>
          </w:p>
          <w:p w14:paraId="7336F6D6" w14:textId="34E858D7" w:rsidR="00D45F66" w:rsidRPr="003219F6" w:rsidRDefault="00D45F66" w:rsidP="0011427E">
            <w:pPr>
              <w:pStyle w:val="GOSTTableListMark1"/>
            </w:pPr>
            <w:r w:rsidRPr="003219F6">
              <w:t>ЛБО_ПБС_4,</w:t>
            </w:r>
          </w:p>
          <w:p w14:paraId="1EA873B1" w14:textId="50A4F676" w:rsidR="00D45F66" w:rsidRPr="002A1D23" w:rsidRDefault="00D45F66" w:rsidP="0011427E">
            <w:pPr>
              <w:pStyle w:val="GOSTTableListMark1"/>
            </w:pPr>
            <w:r w:rsidRPr="002A1D23">
              <w:t>ЛБО_ПБС_ВАЛ_4</w:t>
            </w:r>
            <w:r>
              <w:t>,</w:t>
            </w:r>
          </w:p>
          <w:p w14:paraId="27476AB2" w14:textId="3F6B2232" w:rsidR="00D45F66" w:rsidRPr="009C29B7" w:rsidRDefault="00D45F66" w:rsidP="0011427E">
            <w:pPr>
              <w:pStyle w:val="GOSTTableListMark1"/>
              <w:rPr>
                <w:rFonts w:eastAsia="Calibri"/>
              </w:rPr>
            </w:pPr>
            <w:r w:rsidRPr="002A1D23">
              <w:t>ЛБО_ПБС_СВЗ_4</w:t>
            </w:r>
          </w:p>
        </w:tc>
        <w:tc>
          <w:tcPr>
            <w:tcW w:w="254" w:type="pct"/>
          </w:tcPr>
          <w:p w14:paraId="79D503EE" w14:textId="4635116D" w:rsidR="00D45F66" w:rsidRPr="00193F28" w:rsidRDefault="00D45F66" w:rsidP="0011427E">
            <w:pPr>
              <w:pStyle w:val="GOSTTablenorm"/>
              <w:rPr>
                <w:szCs w:val="22"/>
              </w:rPr>
            </w:pPr>
            <w:r w:rsidRPr="00193F28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7C04B66C" w14:textId="7CEA4E46" w:rsidR="00D45F66" w:rsidRPr="00920167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56" w:type="pct"/>
          </w:tcPr>
          <w:p w14:paraId="5BD73BE7" w14:textId="43C9BECD" w:rsidR="00D45F66" w:rsidRPr="00F302C2" w:rsidRDefault="00D45F66" w:rsidP="0011427E">
            <w:pPr>
              <w:pStyle w:val="GOSTTablenorm"/>
            </w:pPr>
            <w:r w:rsidRPr="00F302C2">
              <w:t>-</w:t>
            </w:r>
          </w:p>
        </w:tc>
        <w:tc>
          <w:tcPr>
            <w:tcW w:w="213" w:type="pct"/>
          </w:tcPr>
          <w:p w14:paraId="6B21F1B2" w14:textId="2DA9A38D" w:rsidR="00D45F66" w:rsidRPr="00F302C2" w:rsidRDefault="00D45F66" w:rsidP="0011427E">
            <w:pPr>
              <w:pStyle w:val="GOSTTablenorm"/>
            </w:pPr>
            <w:r>
              <w:t>+</w:t>
            </w:r>
          </w:p>
        </w:tc>
        <w:tc>
          <w:tcPr>
            <w:tcW w:w="213" w:type="pct"/>
          </w:tcPr>
          <w:p w14:paraId="10421F45" w14:textId="5FF43355" w:rsidR="00D45F66" w:rsidRPr="00F302C2" w:rsidRDefault="00D45F66" w:rsidP="0011427E">
            <w:pPr>
              <w:pStyle w:val="GOSTTablenorm"/>
            </w:pPr>
            <w:r w:rsidRPr="00F302C2">
              <w:t>-</w:t>
            </w:r>
          </w:p>
        </w:tc>
        <w:tc>
          <w:tcPr>
            <w:tcW w:w="213" w:type="pct"/>
          </w:tcPr>
          <w:p w14:paraId="53B6593B" w14:textId="36623F49" w:rsidR="00D45F66" w:rsidRPr="00F302C2" w:rsidRDefault="00D45F66" w:rsidP="0011427E">
            <w:pPr>
              <w:pStyle w:val="GOSTTablenorm"/>
            </w:pPr>
            <w:r w:rsidRPr="00F302C2">
              <w:t>-</w:t>
            </w:r>
          </w:p>
        </w:tc>
        <w:tc>
          <w:tcPr>
            <w:tcW w:w="249" w:type="pct"/>
          </w:tcPr>
          <w:p w14:paraId="158A0AFF" w14:textId="7222B393" w:rsidR="00D45F66" w:rsidRPr="00F302C2" w:rsidRDefault="00D45F66" w:rsidP="0011427E">
            <w:pPr>
              <w:pStyle w:val="GOSTTablenorm"/>
            </w:pPr>
            <w:r w:rsidRPr="00F302C2">
              <w:t>-</w:t>
            </w:r>
          </w:p>
        </w:tc>
      </w:tr>
      <w:tr w:rsidR="009D02F8" w:rsidRPr="005E26C1" w14:paraId="06C252F1" w14:textId="77777777" w:rsidTr="00D45F66">
        <w:tc>
          <w:tcPr>
            <w:tcW w:w="125" w:type="pct"/>
          </w:tcPr>
          <w:p w14:paraId="791EB19E" w14:textId="77777777" w:rsidR="009D02F8" w:rsidRPr="008A7F76" w:rsidRDefault="009D02F8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46D7B68C" w14:textId="748BEE2A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8E560B">
              <w:rPr>
                <w:rFonts w:eastAsia="Calibri"/>
              </w:rPr>
              <w:t>ЛБО доведенные</w:t>
            </w:r>
            <w:r>
              <w:rPr>
                <w:rFonts w:eastAsia="Calibri"/>
              </w:rPr>
              <w:t xml:space="preserve"> на текущий финансовый год</w:t>
            </w:r>
          </w:p>
        </w:tc>
        <w:tc>
          <w:tcPr>
            <w:tcW w:w="279" w:type="pct"/>
            <w:vMerge w:val="restart"/>
          </w:tcPr>
          <w:p w14:paraId="194E8D5A" w14:textId="7B88551F" w:rsidR="009D02F8" w:rsidRPr="00F63F89" w:rsidRDefault="004E716C" w:rsidP="0011427E">
            <w:pPr>
              <w:pStyle w:val="GOSTTablenorm"/>
              <w:rPr>
                <w:szCs w:val="22"/>
              </w:rPr>
            </w:pPr>
            <w:ins w:id="1226" w:author="Краснова Наталья EXP-332161" w:date="2026-03-19T17:49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70E16E52" w14:textId="43C28AAB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0C2012E" w14:textId="716954A7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5C82ED01" w14:textId="15517353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73</w:t>
            </w:r>
          </w:p>
        </w:tc>
        <w:tc>
          <w:tcPr>
            <w:tcW w:w="301" w:type="pct"/>
          </w:tcPr>
          <w:p w14:paraId="25CB1888" w14:textId="7CDE17DB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1F4AD0BC" w14:textId="77777777" w:rsidR="009D02F8" w:rsidRDefault="009D02F8" w:rsidP="0011427E">
            <w:pPr>
              <w:pStyle w:val="GOSTTablenorm"/>
              <w:rPr>
                <w:rFonts w:eastAsia="Calibri"/>
              </w:rPr>
            </w:pPr>
            <w:r>
              <w:rPr>
                <w:rFonts w:eastAsia="Calibri"/>
              </w:rPr>
              <w:t>Общая с</w:t>
            </w:r>
            <w:r w:rsidRPr="008E560B">
              <w:rPr>
                <w:rFonts w:eastAsia="Calibri"/>
              </w:rPr>
              <w:t>умма ЛБО</w:t>
            </w:r>
            <w:r>
              <w:rPr>
                <w:rFonts w:eastAsia="Calibri"/>
              </w:rPr>
              <w:t xml:space="preserve"> на текущий финансовый год</w:t>
            </w:r>
            <w:r w:rsidRPr="008E560B">
              <w:rPr>
                <w:rFonts w:eastAsia="Calibri"/>
              </w:rPr>
              <w:t>, дове</w:t>
            </w:r>
            <w:r>
              <w:rPr>
                <w:rFonts w:eastAsia="Calibri"/>
              </w:rPr>
              <w:t>денных до РБС, ПБС, ИПБС через ТО</w:t>
            </w:r>
            <w:r w:rsidRPr="008E560B">
              <w:rPr>
                <w:rFonts w:eastAsia="Calibri"/>
              </w:rPr>
              <w:t>ФК</w:t>
            </w:r>
            <w:r>
              <w:rPr>
                <w:rFonts w:eastAsia="Calibri"/>
              </w:rPr>
              <w:t>.</w:t>
            </w:r>
          </w:p>
          <w:p w14:paraId="1C94BD92" w14:textId="77777777" w:rsidR="009D02F8" w:rsidRDefault="009D02F8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4F2515E3" w14:textId="4FFE1502" w:rsidR="009D02F8" w:rsidRDefault="009D02F8" w:rsidP="0011427E">
            <w:pPr>
              <w:pStyle w:val="GOSTTablenorm"/>
              <w:rPr>
                <w:rFonts w:eastAsia="Calibri"/>
              </w:rPr>
            </w:pPr>
            <w:r w:rsidRPr="005E26C1">
              <w:rPr>
                <w:szCs w:val="22"/>
              </w:rPr>
              <w:lastRenderedPageBreak/>
              <w:t>Оборот</w:t>
            </w:r>
            <w:r>
              <w:rPr>
                <w:rFonts w:eastAsia="Calibri"/>
              </w:rPr>
              <w:t xml:space="preserve"> по Кт </w:t>
            </w:r>
            <w:r w:rsidRPr="005E26C1">
              <w:rPr>
                <w:szCs w:val="22"/>
              </w:rPr>
              <w:t xml:space="preserve">за отчетный период </w:t>
            </w:r>
            <w:r>
              <w:rPr>
                <w:rFonts w:eastAsia="Calibri"/>
              </w:rPr>
              <w:t>по показателям:</w:t>
            </w:r>
          </w:p>
          <w:p w14:paraId="5CC591E2" w14:textId="2BA90AE1" w:rsidR="009D02F8" w:rsidRPr="004A1C8C" w:rsidRDefault="009D02F8" w:rsidP="0011427E">
            <w:pPr>
              <w:pStyle w:val="GOSTTableListMark1"/>
              <w:rPr>
                <w:rFonts w:eastAsia="Calibri"/>
              </w:rPr>
            </w:pPr>
            <w:r>
              <w:rPr>
                <w:rFonts w:eastAsia="Calibri"/>
              </w:rPr>
              <w:t>ЛБО_РБС_1,</w:t>
            </w:r>
          </w:p>
          <w:p w14:paraId="227A84F0" w14:textId="423B1283" w:rsidR="009D02F8" w:rsidRDefault="009D02F8" w:rsidP="0011427E">
            <w:pPr>
              <w:pStyle w:val="GOSTTableListMark1"/>
              <w:rPr>
                <w:rFonts w:eastAsia="Calibri"/>
              </w:rPr>
            </w:pPr>
            <w:r>
              <w:rPr>
                <w:rFonts w:eastAsia="Calibri"/>
              </w:rPr>
              <w:t>ЛБО_РБС_СВЗ_1,</w:t>
            </w:r>
          </w:p>
          <w:p w14:paraId="514AAC00" w14:textId="6B1F957D" w:rsidR="009D02F8" w:rsidRPr="008E560B" w:rsidRDefault="009D02F8" w:rsidP="0011427E">
            <w:pPr>
              <w:pStyle w:val="GOSTTableListMark1"/>
              <w:rPr>
                <w:rFonts w:eastAsia="Calibri"/>
              </w:rPr>
            </w:pPr>
            <w:r>
              <w:rPr>
                <w:rFonts w:eastAsia="Calibri"/>
              </w:rPr>
              <w:t>ЛБО_РБС_ВАЛ_1,</w:t>
            </w:r>
          </w:p>
          <w:p w14:paraId="38B55A69" w14:textId="770B57CD" w:rsidR="009D02F8" w:rsidRPr="008E560B" w:rsidRDefault="009D02F8" w:rsidP="0011427E">
            <w:pPr>
              <w:pStyle w:val="GOSTTableListMark1"/>
            </w:pPr>
            <w:r w:rsidRPr="008E560B">
              <w:rPr>
                <w:rFonts w:eastAsia="Calibri"/>
              </w:rPr>
              <w:t>ЛБО</w:t>
            </w:r>
            <w:r w:rsidRPr="008E560B">
              <w:t>_ПБС_</w:t>
            </w:r>
            <w:r>
              <w:t>1,</w:t>
            </w:r>
          </w:p>
          <w:p w14:paraId="205A42E4" w14:textId="607FE6B8" w:rsidR="009D02F8" w:rsidRPr="008E560B" w:rsidRDefault="009D02F8" w:rsidP="0011427E">
            <w:pPr>
              <w:pStyle w:val="GOSTTableListMark1"/>
            </w:pPr>
            <w:r w:rsidRPr="008E560B">
              <w:rPr>
                <w:rFonts w:eastAsia="Calibri"/>
              </w:rPr>
              <w:t>ЛБО</w:t>
            </w:r>
            <w:r w:rsidRPr="008E560B">
              <w:t>_ПБС_ВАЛ_</w:t>
            </w:r>
            <w:r>
              <w:t>1,</w:t>
            </w:r>
          </w:p>
          <w:p w14:paraId="7B78D2B9" w14:textId="4D525F79" w:rsidR="009D02F8" w:rsidRPr="005E26C1" w:rsidRDefault="009D02F8" w:rsidP="0011427E">
            <w:pPr>
              <w:pStyle w:val="GOSTTableListMark1"/>
            </w:pPr>
            <w:r w:rsidRPr="008E560B">
              <w:rPr>
                <w:rFonts w:eastAsia="Calibri"/>
              </w:rPr>
              <w:t>ЛБО</w:t>
            </w:r>
            <w:r w:rsidRPr="008E560B">
              <w:t>_ПБС_СВЗ_</w:t>
            </w:r>
            <w:r>
              <w:t>1</w:t>
            </w:r>
          </w:p>
        </w:tc>
        <w:tc>
          <w:tcPr>
            <w:tcW w:w="254" w:type="pct"/>
            <w:vMerge w:val="restart"/>
          </w:tcPr>
          <w:p w14:paraId="653901AF" w14:textId="69CF8C40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570287CA" w14:textId="35C4D872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56" w:type="pct"/>
          </w:tcPr>
          <w:p w14:paraId="17203BD5" w14:textId="5BB04CE1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4AA41FFD" w14:textId="158227D0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156BFCF0" w14:textId="3D3E0265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6AD3365C" w14:textId="0EEEC080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43D969F2" w14:textId="785B9FE0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</w:tr>
      <w:tr w:rsidR="009D02F8" w:rsidRPr="005E26C1" w14:paraId="337F2FB9" w14:textId="77777777" w:rsidTr="00D45F66">
        <w:tc>
          <w:tcPr>
            <w:tcW w:w="125" w:type="pct"/>
          </w:tcPr>
          <w:p w14:paraId="5BD49FCB" w14:textId="77777777" w:rsidR="009D02F8" w:rsidRPr="008A7F76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07030DD5" w14:textId="77777777" w:rsidR="009D02F8" w:rsidRPr="008E560B" w:rsidRDefault="009D02F8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79" w:type="pct"/>
            <w:vMerge/>
          </w:tcPr>
          <w:p w14:paraId="6898F657" w14:textId="77777777" w:rsidR="009D02F8" w:rsidRPr="00F63F89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530C6070" w14:textId="75917741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4382372" w14:textId="1352301C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1B366B1D" w14:textId="5DB42D3B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11B7FCFF" w14:textId="5881FD9C" w:rsidR="009D02F8" w:rsidRPr="00805DB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115</w:t>
            </w:r>
          </w:p>
        </w:tc>
        <w:tc>
          <w:tcPr>
            <w:tcW w:w="1107" w:type="pct"/>
            <w:vMerge/>
          </w:tcPr>
          <w:p w14:paraId="5A7184B9" w14:textId="77777777" w:rsidR="009D02F8" w:rsidRDefault="009D02F8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4FFD8EFD" w14:textId="77777777" w:rsidR="009D02F8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63D100D6" w14:textId="77777777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  <w:p w14:paraId="4D635B52" w14:textId="1A308839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РБС</w:t>
            </w:r>
          </w:p>
        </w:tc>
        <w:tc>
          <w:tcPr>
            <w:tcW w:w="256" w:type="pct"/>
          </w:tcPr>
          <w:p w14:paraId="77B349B4" w14:textId="3289E6B8" w:rsidR="009D02F8" w:rsidRDefault="009D02F8" w:rsidP="0011427E">
            <w:pPr>
              <w:pStyle w:val="GOSTTablenorm"/>
            </w:pPr>
            <w:r w:rsidRPr="00934A8A">
              <w:t>-</w:t>
            </w:r>
          </w:p>
        </w:tc>
        <w:tc>
          <w:tcPr>
            <w:tcW w:w="213" w:type="pct"/>
          </w:tcPr>
          <w:p w14:paraId="341F7454" w14:textId="6F64F044" w:rsidR="009D02F8" w:rsidRDefault="009D02F8" w:rsidP="0011427E">
            <w:pPr>
              <w:pStyle w:val="GOSTTablenorm"/>
              <w:rPr>
                <w:szCs w:val="22"/>
              </w:rPr>
            </w:pPr>
            <w:r w:rsidRPr="00934A8A">
              <w:t>-</w:t>
            </w:r>
          </w:p>
        </w:tc>
        <w:tc>
          <w:tcPr>
            <w:tcW w:w="213" w:type="pct"/>
          </w:tcPr>
          <w:p w14:paraId="35BE90C2" w14:textId="0E624F3A" w:rsidR="009D02F8" w:rsidRDefault="009D02F8" w:rsidP="0011427E">
            <w:pPr>
              <w:pStyle w:val="GOSTTablenorm"/>
              <w:rPr>
                <w:szCs w:val="22"/>
              </w:rPr>
            </w:pPr>
            <w:r w:rsidRPr="00934A8A">
              <w:t>-</w:t>
            </w:r>
          </w:p>
        </w:tc>
        <w:tc>
          <w:tcPr>
            <w:tcW w:w="213" w:type="pct"/>
          </w:tcPr>
          <w:p w14:paraId="6AC43EF0" w14:textId="6C86148C" w:rsidR="009D02F8" w:rsidRDefault="009D02F8" w:rsidP="0011427E">
            <w:pPr>
              <w:pStyle w:val="GOSTTablenorm"/>
              <w:rPr>
                <w:szCs w:val="22"/>
              </w:rPr>
            </w:pPr>
            <w:r w:rsidRPr="00934A8A">
              <w:t>-</w:t>
            </w:r>
          </w:p>
        </w:tc>
        <w:tc>
          <w:tcPr>
            <w:tcW w:w="249" w:type="pct"/>
          </w:tcPr>
          <w:p w14:paraId="05AF5C93" w14:textId="6ECF2CB4" w:rsidR="009D02F8" w:rsidRDefault="009D02F8" w:rsidP="0011427E">
            <w:pPr>
              <w:pStyle w:val="GOSTTablenorm"/>
              <w:rPr>
                <w:szCs w:val="22"/>
              </w:rPr>
            </w:pPr>
            <w:r w:rsidRPr="00934A8A">
              <w:t>-</w:t>
            </w:r>
          </w:p>
        </w:tc>
      </w:tr>
      <w:tr w:rsidR="009D02F8" w:rsidRPr="005E26C1" w14:paraId="54FED602" w14:textId="77777777" w:rsidTr="00D45F66">
        <w:tc>
          <w:tcPr>
            <w:tcW w:w="125" w:type="pct"/>
          </w:tcPr>
          <w:p w14:paraId="248ABAE1" w14:textId="77777777" w:rsidR="009D02F8" w:rsidRPr="008A7F76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79301111" w14:textId="77777777" w:rsidR="009D02F8" w:rsidRPr="008E560B" w:rsidRDefault="009D02F8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79" w:type="pct"/>
            <w:vMerge/>
          </w:tcPr>
          <w:p w14:paraId="67834F52" w14:textId="77777777" w:rsidR="009D02F8" w:rsidRPr="00F63F89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5234EA77" w14:textId="4F2F6004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A0F4719" w14:textId="1CDC805B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440BB662" w14:textId="58B4C5A6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10609529" w14:textId="58FE7EAD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62108B">
              <w:rPr>
                <w:szCs w:val="22"/>
                <w:lang w:val="en-US"/>
              </w:rPr>
              <w:t>EXP</w:t>
            </w:r>
            <w:r w:rsidRPr="0062108B">
              <w:rPr>
                <w:szCs w:val="22"/>
              </w:rPr>
              <w:t>:</w:t>
            </w:r>
            <w:r>
              <w:rPr>
                <w:szCs w:val="22"/>
              </w:rPr>
              <w:t xml:space="preserve"> 181</w:t>
            </w:r>
          </w:p>
        </w:tc>
        <w:tc>
          <w:tcPr>
            <w:tcW w:w="1107" w:type="pct"/>
            <w:vMerge/>
          </w:tcPr>
          <w:p w14:paraId="64470B47" w14:textId="77777777" w:rsidR="009D02F8" w:rsidRDefault="009D02F8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14888447" w14:textId="77777777" w:rsidR="009D02F8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54475755" w14:textId="42C5AD2A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56" w:type="pct"/>
          </w:tcPr>
          <w:p w14:paraId="4FEE32EB" w14:textId="0515B5A3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00242F73" w14:textId="20F37244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073D0C99" w14:textId="2FF02023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4C18F770" w14:textId="3AA37F31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74D97232" w14:textId="0FD7F587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9D02F8" w:rsidRPr="005E26C1" w14:paraId="55B19D9E" w14:textId="77777777" w:rsidTr="00D45F66">
        <w:tc>
          <w:tcPr>
            <w:tcW w:w="125" w:type="pct"/>
          </w:tcPr>
          <w:p w14:paraId="4E6FF6B3" w14:textId="77777777" w:rsidR="009D02F8" w:rsidRPr="008A7F76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385803F9" w14:textId="77777777" w:rsidR="009D02F8" w:rsidRPr="008E560B" w:rsidRDefault="009D02F8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79" w:type="pct"/>
            <w:vMerge/>
          </w:tcPr>
          <w:p w14:paraId="57D0658E" w14:textId="77777777" w:rsidR="009D02F8" w:rsidRPr="00F63F89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36152A5C" w14:textId="3386DCC6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D1187D5" w14:textId="5313B50A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239D4438" w14:textId="27276319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634EED3C" w14:textId="05EF5C5C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62108B">
              <w:rPr>
                <w:szCs w:val="22"/>
                <w:lang w:val="en-US"/>
              </w:rPr>
              <w:t>EXP</w:t>
            </w:r>
            <w:r w:rsidRPr="0062108B">
              <w:rPr>
                <w:szCs w:val="22"/>
              </w:rPr>
              <w:t>:</w:t>
            </w:r>
            <w:r>
              <w:rPr>
                <w:szCs w:val="22"/>
              </w:rPr>
              <w:t xml:space="preserve"> 269</w:t>
            </w:r>
          </w:p>
        </w:tc>
        <w:tc>
          <w:tcPr>
            <w:tcW w:w="1107" w:type="pct"/>
            <w:vMerge/>
          </w:tcPr>
          <w:p w14:paraId="65F00F48" w14:textId="77777777" w:rsidR="009D02F8" w:rsidRDefault="009D02F8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458719FE" w14:textId="77777777" w:rsidR="009D02F8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6AFD0122" w14:textId="0C6E0803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56" w:type="pct"/>
          </w:tcPr>
          <w:p w14:paraId="072169B8" w14:textId="74360A11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7E16EC5" w14:textId="582D2A1B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0E633484" w14:textId="57B5386E" w:rsidR="009D02F8" w:rsidRDefault="009D02F8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0EE2613B" w14:textId="5E42C002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1DB8CD88" w14:textId="609394C6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</w:tr>
      <w:tr w:rsidR="009D02F8" w:rsidRPr="005E26C1" w14:paraId="69D242AC" w14:textId="77777777" w:rsidTr="00D45F66">
        <w:tc>
          <w:tcPr>
            <w:tcW w:w="125" w:type="pct"/>
          </w:tcPr>
          <w:p w14:paraId="38D6C41C" w14:textId="77777777" w:rsidR="009D02F8" w:rsidRPr="008A7F76" w:rsidRDefault="009D02F8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4654F18D" w14:textId="373CA97C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8E560B">
              <w:rPr>
                <w:rFonts w:eastAsia="Calibri"/>
              </w:rPr>
              <w:t>ЛБО доведенные</w:t>
            </w:r>
            <w:r>
              <w:rPr>
                <w:rFonts w:eastAsia="Calibri"/>
              </w:rPr>
              <w:t xml:space="preserve"> на первый год планового периода</w:t>
            </w:r>
          </w:p>
        </w:tc>
        <w:tc>
          <w:tcPr>
            <w:tcW w:w="279" w:type="pct"/>
            <w:vMerge w:val="restart"/>
          </w:tcPr>
          <w:p w14:paraId="30A1E55F" w14:textId="68E01D3E" w:rsidR="009D02F8" w:rsidRPr="00F63F89" w:rsidRDefault="004E716C" w:rsidP="0011427E">
            <w:pPr>
              <w:pStyle w:val="GOSTTablenorm"/>
              <w:rPr>
                <w:szCs w:val="22"/>
              </w:rPr>
            </w:pPr>
            <w:ins w:id="1227" w:author="Краснова Наталья EXP-332161" w:date="2026-03-19T17:49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50885BB3" w14:textId="70D4D951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73F1CFB" w14:textId="6506CA36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43C37F38" w14:textId="1494B060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74</w:t>
            </w:r>
          </w:p>
        </w:tc>
        <w:tc>
          <w:tcPr>
            <w:tcW w:w="301" w:type="pct"/>
          </w:tcPr>
          <w:p w14:paraId="3DF46EBF" w14:textId="45A57C3B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4FADC3F8" w14:textId="774E7EE0" w:rsidR="009D02F8" w:rsidRDefault="009D02F8" w:rsidP="0011427E">
            <w:pPr>
              <w:pStyle w:val="GOSTTablenorm"/>
              <w:rPr>
                <w:rFonts w:eastAsia="Calibri"/>
              </w:rPr>
            </w:pPr>
            <w:r>
              <w:rPr>
                <w:rFonts w:eastAsia="Calibri"/>
              </w:rPr>
              <w:t>Общая с</w:t>
            </w:r>
            <w:r w:rsidRPr="008E560B">
              <w:rPr>
                <w:rFonts w:eastAsia="Calibri"/>
              </w:rPr>
              <w:t>умма ЛБО</w:t>
            </w:r>
            <w:r>
              <w:rPr>
                <w:rFonts w:eastAsia="Calibri"/>
              </w:rPr>
              <w:t xml:space="preserve"> на первый год планового периода</w:t>
            </w:r>
            <w:r w:rsidRPr="008E560B">
              <w:rPr>
                <w:rFonts w:eastAsia="Calibri"/>
              </w:rPr>
              <w:t>, дове</w:t>
            </w:r>
            <w:r>
              <w:rPr>
                <w:rFonts w:eastAsia="Calibri"/>
              </w:rPr>
              <w:t>денных до РБС, ПБС, ИПБС через ТО</w:t>
            </w:r>
            <w:r w:rsidRPr="008E560B">
              <w:rPr>
                <w:rFonts w:eastAsia="Calibri"/>
              </w:rPr>
              <w:t>ФК</w:t>
            </w:r>
            <w:r>
              <w:rPr>
                <w:rFonts w:eastAsia="Calibri"/>
              </w:rPr>
              <w:t>.</w:t>
            </w:r>
          </w:p>
          <w:p w14:paraId="5843F0F6" w14:textId="77777777" w:rsidR="009D02F8" w:rsidRDefault="009D02F8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417FEE79" w14:textId="3FDF23FB" w:rsidR="009D02F8" w:rsidRDefault="009D02F8" w:rsidP="0011427E">
            <w:pPr>
              <w:pStyle w:val="GOSTTablenorm"/>
              <w:rPr>
                <w:rFonts w:eastAsia="Calibri"/>
              </w:rPr>
            </w:pPr>
            <w:r w:rsidRPr="005E26C1">
              <w:rPr>
                <w:szCs w:val="22"/>
              </w:rPr>
              <w:t>Оборот</w:t>
            </w:r>
            <w:r>
              <w:rPr>
                <w:rFonts w:eastAsia="Calibri"/>
              </w:rPr>
              <w:t xml:space="preserve"> по Кт </w:t>
            </w:r>
            <w:r w:rsidRPr="005E26C1">
              <w:rPr>
                <w:szCs w:val="22"/>
              </w:rPr>
              <w:t xml:space="preserve">за отчетный период </w:t>
            </w:r>
            <w:r>
              <w:rPr>
                <w:rFonts w:eastAsia="Calibri"/>
              </w:rPr>
              <w:t>по показателям:</w:t>
            </w:r>
          </w:p>
          <w:p w14:paraId="63EC8161" w14:textId="30BDEB6D" w:rsidR="009D02F8" w:rsidRPr="004A1C8C" w:rsidRDefault="009D02F8" w:rsidP="0011427E">
            <w:pPr>
              <w:pStyle w:val="GOSTTableListMark1"/>
              <w:rPr>
                <w:rFonts w:eastAsia="Calibri"/>
              </w:rPr>
            </w:pPr>
            <w:r>
              <w:rPr>
                <w:rFonts w:eastAsia="Calibri"/>
              </w:rPr>
              <w:t>ЛБО_РБС_2,</w:t>
            </w:r>
          </w:p>
          <w:p w14:paraId="032C55E3" w14:textId="13885CEC" w:rsidR="009D02F8" w:rsidRDefault="009D02F8" w:rsidP="0011427E">
            <w:pPr>
              <w:pStyle w:val="GOSTTableListMark1"/>
              <w:rPr>
                <w:rFonts w:eastAsia="Calibri"/>
              </w:rPr>
            </w:pPr>
            <w:r>
              <w:rPr>
                <w:rFonts w:eastAsia="Calibri"/>
              </w:rPr>
              <w:t>ЛБО_РБС_СВЗ_2,</w:t>
            </w:r>
          </w:p>
          <w:p w14:paraId="56E78B4D" w14:textId="6F79DC4F" w:rsidR="009D02F8" w:rsidRPr="008E560B" w:rsidRDefault="009D02F8" w:rsidP="0011427E">
            <w:pPr>
              <w:pStyle w:val="GOSTTableListMark1"/>
              <w:rPr>
                <w:rFonts w:eastAsia="Calibri"/>
              </w:rPr>
            </w:pPr>
            <w:r>
              <w:rPr>
                <w:rFonts w:eastAsia="Calibri"/>
              </w:rPr>
              <w:t>ЛБО_РБС_ВАЛ_2,</w:t>
            </w:r>
          </w:p>
          <w:p w14:paraId="0BD7FEC4" w14:textId="55D6CE7F" w:rsidR="009D02F8" w:rsidRPr="008E560B" w:rsidRDefault="009D02F8" w:rsidP="0011427E">
            <w:pPr>
              <w:pStyle w:val="GOSTTableListMark1"/>
            </w:pPr>
            <w:r w:rsidRPr="008E560B">
              <w:rPr>
                <w:rFonts w:eastAsia="Calibri"/>
              </w:rPr>
              <w:t>ЛБО</w:t>
            </w:r>
            <w:r w:rsidRPr="008E560B">
              <w:t>_ПБС_</w:t>
            </w:r>
            <w:r>
              <w:t>2,</w:t>
            </w:r>
          </w:p>
          <w:p w14:paraId="78555DFF" w14:textId="5AA035D0" w:rsidR="009D02F8" w:rsidRPr="008E560B" w:rsidRDefault="009D02F8" w:rsidP="0011427E">
            <w:pPr>
              <w:pStyle w:val="GOSTTableListMark1"/>
            </w:pPr>
            <w:r w:rsidRPr="008E560B">
              <w:rPr>
                <w:rFonts w:eastAsia="Calibri"/>
              </w:rPr>
              <w:t>ЛБО</w:t>
            </w:r>
            <w:r w:rsidRPr="008E560B">
              <w:t>_ПБС_ВАЛ_</w:t>
            </w:r>
            <w:r>
              <w:t>2,</w:t>
            </w:r>
          </w:p>
          <w:p w14:paraId="65496256" w14:textId="735FA9B8" w:rsidR="009D02F8" w:rsidRPr="005E26C1" w:rsidRDefault="009D02F8" w:rsidP="0011427E">
            <w:pPr>
              <w:pStyle w:val="GOSTTableListMark1"/>
            </w:pPr>
            <w:r w:rsidRPr="008E560B">
              <w:rPr>
                <w:rFonts w:eastAsia="Calibri"/>
              </w:rPr>
              <w:lastRenderedPageBreak/>
              <w:t>ЛБО</w:t>
            </w:r>
            <w:r w:rsidRPr="008E560B">
              <w:t>_ПБС_СВЗ_</w:t>
            </w:r>
            <w:r>
              <w:t>2</w:t>
            </w:r>
          </w:p>
        </w:tc>
        <w:tc>
          <w:tcPr>
            <w:tcW w:w="254" w:type="pct"/>
            <w:vMerge w:val="restart"/>
          </w:tcPr>
          <w:p w14:paraId="4B4E6BFC" w14:textId="21B633F8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1A918E39" w14:textId="0C4EDFE6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56" w:type="pct"/>
          </w:tcPr>
          <w:p w14:paraId="5D09D4DB" w14:textId="48F0288F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5D37BF95" w14:textId="4050E405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3EBD91CB" w14:textId="7A486722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098EEA59" w14:textId="46A982F4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4AC10464" w14:textId="7011B15D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</w:tr>
      <w:tr w:rsidR="009D02F8" w:rsidRPr="005E26C1" w14:paraId="525B6959" w14:textId="77777777" w:rsidTr="00D45F66">
        <w:tc>
          <w:tcPr>
            <w:tcW w:w="125" w:type="pct"/>
          </w:tcPr>
          <w:p w14:paraId="6B7EE04B" w14:textId="77777777" w:rsidR="009D02F8" w:rsidRPr="008A7F76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7D6F90A2" w14:textId="77777777" w:rsidR="009D02F8" w:rsidRPr="008E560B" w:rsidRDefault="009D02F8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79" w:type="pct"/>
            <w:vMerge/>
          </w:tcPr>
          <w:p w14:paraId="0A041221" w14:textId="77777777" w:rsidR="009D02F8" w:rsidRPr="00F63F89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2607F4B6" w14:textId="4DE94B8C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437E685" w14:textId="1A32B2F4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3C0C8C91" w14:textId="3B479550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487957F0" w14:textId="2116E3B5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116</w:t>
            </w:r>
          </w:p>
        </w:tc>
        <w:tc>
          <w:tcPr>
            <w:tcW w:w="1107" w:type="pct"/>
            <w:vMerge/>
          </w:tcPr>
          <w:p w14:paraId="722F740B" w14:textId="77777777" w:rsidR="009D02F8" w:rsidRDefault="009D02F8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2183AC61" w14:textId="77777777" w:rsidR="009D02F8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722DB522" w14:textId="77777777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  <w:p w14:paraId="5378CBBF" w14:textId="5E8ACE17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РБС</w:t>
            </w:r>
          </w:p>
        </w:tc>
        <w:tc>
          <w:tcPr>
            <w:tcW w:w="256" w:type="pct"/>
          </w:tcPr>
          <w:p w14:paraId="5C2D354D" w14:textId="0E112233" w:rsidR="009D02F8" w:rsidRDefault="009D02F8" w:rsidP="0011427E">
            <w:pPr>
              <w:pStyle w:val="GOSTTablenorm"/>
            </w:pPr>
            <w:r w:rsidRPr="00934A8A">
              <w:t>-</w:t>
            </w:r>
          </w:p>
        </w:tc>
        <w:tc>
          <w:tcPr>
            <w:tcW w:w="213" w:type="pct"/>
          </w:tcPr>
          <w:p w14:paraId="4D62BFC9" w14:textId="4259A9D6" w:rsidR="009D02F8" w:rsidRDefault="009D02F8" w:rsidP="0011427E">
            <w:pPr>
              <w:pStyle w:val="GOSTTablenorm"/>
              <w:rPr>
                <w:szCs w:val="22"/>
              </w:rPr>
            </w:pPr>
            <w:r w:rsidRPr="00934A8A">
              <w:t>-</w:t>
            </w:r>
          </w:p>
        </w:tc>
        <w:tc>
          <w:tcPr>
            <w:tcW w:w="213" w:type="pct"/>
          </w:tcPr>
          <w:p w14:paraId="606462AD" w14:textId="04D55023" w:rsidR="009D02F8" w:rsidRDefault="009D02F8" w:rsidP="0011427E">
            <w:pPr>
              <w:pStyle w:val="GOSTTablenorm"/>
              <w:rPr>
                <w:szCs w:val="22"/>
              </w:rPr>
            </w:pPr>
            <w:r w:rsidRPr="00934A8A">
              <w:t>-</w:t>
            </w:r>
          </w:p>
        </w:tc>
        <w:tc>
          <w:tcPr>
            <w:tcW w:w="213" w:type="pct"/>
          </w:tcPr>
          <w:p w14:paraId="062A6CD4" w14:textId="066FF695" w:rsidR="009D02F8" w:rsidRDefault="009D02F8" w:rsidP="0011427E">
            <w:pPr>
              <w:pStyle w:val="GOSTTablenorm"/>
              <w:rPr>
                <w:szCs w:val="22"/>
              </w:rPr>
            </w:pPr>
            <w:r w:rsidRPr="00934A8A">
              <w:t>-</w:t>
            </w:r>
          </w:p>
        </w:tc>
        <w:tc>
          <w:tcPr>
            <w:tcW w:w="249" w:type="pct"/>
          </w:tcPr>
          <w:p w14:paraId="249DBCA9" w14:textId="10535785" w:rsidR="009D02F8" w:rsidRDefault="009D02F8" w:rsidP="0011427E">
            <w:pPr>
              <w:pStyle w:val="GOSTTablenorm"/>
              <w:rPr>
                <w:szCs w:val="22"/>
              </w:rPr>
            </w:pPr>
            <w:r w:rsidRPr="00934A8A">
              <w:t>-</w:t>
            </w:r>
          </w:p>
        </w:tc>
      </w:tr>
      <w:tr w:rsidR="009D02F8" w:rsidRPr="005E26C1" w14:paraId="42A21BCC" w14:textId="77777777" w:rsidTr="00D45F66">
        <w:tc>
          <w:tcPr>
            <w:tcW w:w="125" w:type="pct"/>
          </w:tcPr>
          <w:p w14:paraId="2907B77F" w14:textId="77777777" w:rsidR="009D02F8" w:rsidRPr="008A7F76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28173F88" w14:textId="77777777" w:rsidR="009D02F8" w:rsidRPr="008E560B" w:rsidRDefault="009D02F8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79" w:type="pct"/>
            <w:vMerge/>
          </w:tcPr>
          <w:p w14:paraId="5B597BB6" w14:textId="77777777" w:rsidR="009D02F8" w:rsidRPr="00F63F89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33710ECF" w14:textId="59382E6A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054C59D" w14:textId="1A43BB31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1EED0752" w14:textId="2F934898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063E9023" w14:textId="186C1E23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62108B">
              <w:rPr>
                <w:szCs w:val="22"/>
                <w:lang w:val="en-US"/>
              </w:rPr>
              <w:t>EXP</w:t>
            </w:r>
            <w:r w:rsidRPr="0062108B">
              <w:rPr>
                <w:szCs w:val="22"/>
              </w:rPr>
              <w:t>:</w:t>
            </w:r>
            <w:r>
              <w:rPr>
                <w:szCs w:val="22"/>
              </w:rPr>
              <w:t xml:space="preserve"> 182</w:t>
            </w:r>
          </w:p>
        </w:tc>
        <w:tc>
          <w:tcPr>
            <w:tcW w:w="1107" w:type="pct"/>
            <w:vMerge/>
          </w:tcPr>
          <w:p w14:paraId="292C3CCC" w14:textId="77777777" w:rsidR="009D02F8" w:rsidRDefault="009D02F8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21252CC9" w14:textId="77777777" w:rsidR="009D02F8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2A33EA38" w14:textId="118F0632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56" w:type="pct"/>
          </w:tcPr>
          <w:p w14:paraId="24AD3FF6" w14:textId="36ED5766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57B7D23" w14:textId="4A3EB67A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0D7C671C" w14:textId="62EB38AA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788C43E8" w14:textId="74E9C37F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381617F6" w14:textId="46FDD500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9D02F8" w:rsidRPr="005E26C1" w14:paraId="0AD9DF4D" w14:textId="77777777" w:rsidTr="00D45F66">
        <w:tc>
          <w:tcPr>
            <w:tcW w:w="125" w:type="pct"/>
          </w:tcPr>
          <w:p w14:paraId="3F8A5CEA" w14:textId="77777777" w:rsidR="009D02F8" w:rsidRPr="008A7F76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3A1B4790" w14:textId="77777777" w:rsidR="009D02F8" w:rsidRPr="008E560B" w:rsidRDefault="009D02F8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79" w:type="pct"/>
            <w:vMerge/>
          </w:tcPr>
          <w:p w14:paraId="7E43BE15" w14:textId="77777777" w:rsidR="009D02F8" w:rsidRPr="00F63F89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47A5CFA9" w14:textId="12EBE1D7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D6075AE" w14:textId="1351E408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43952EE3" w14:textId="0F2DDC13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4D34908F" w14:textId="1AD7266D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62108B">
              <w:rPr>
                <w:szCs w:val="22"/>
                <w:lang w:val="en-US"/>
              </w:rPr>
              <w:t>EXP</w:t>
            </w:r>
            <w:r w:rsidRPr="0062108B">
              <w:rPr>
                <w:szCs w:val="22"/>
              </w:rPr>
              <w:t>:</w:t>
            </w:r>
            <w:r>
              <w:rPr>
                <w:szCs w:val="22"/>
              </w:rPr>
              <w:t xml:space="preserve"> 270</w:t>
            </w:r>
          </w:p>
        </w:tc>
        <w:tc>
          <w:tcPr>
            <w:tcW w:w="1107" w:type="pct"/>
            <w:vMerge/>
          </w:tcPr>
          <w:p w14:paraId="749A8C79" w14:textId="77777777" w:rsidR="009D02F8" w:rsidRDefault="009D02F8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680BE595" w14:textId="77777777" w:rsidR="009D02F8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2B736710" w14:textId="5251185D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56" w:type="pct"/>
          </w:tcPr>
          <w:p w14:paraId="054593CD" w14:textId="0C207D95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5943E1C8" w14:textId="557E6FC8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1C39AC58" w14:textId="6E931D67" w:rsidR="009D02F8" w:rsidRDefault="009D02F8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6B957B04" w14:textId="1CDBD8C7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609D3A7E" w14:textId="3918148C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</w:tr>
      <w:tr w:rsidR="009D02F8" w:rsidRPr="005E26C1" w14:paraId="15EDAB8E" w14:textId="77777777" w:rsidTr="00D45F66">
        <w:tc>
          <w:tcPr>
            <w:tcW w:w="125" w:type="pct"/>
          </w:tcPr>
          <w:p w14:paraId="6060C708" w14:textId="77777777" w:rsidR="009D02F8" w:rsidRPr="008A7F76" w:rsidRDefault="009D02F8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72DB9225" w14:textId="2D3EC700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8E560B">
              <w:rPr>
                <w:rFonts w:eastAsia="Calibri"/>
              </w:rPr>
              <w:t>ЛБО доведенные</w:t>
            </w:r>
            <w:r>
              <w:rPr>
                <w:rFonts w:eastAsia="Calibri"/>
              </w:rPr>
              <w:t xml:space="preserve"> на второй год планового периода</w:t>
            </w:r>
          </w:p>
        </w:tc>
        <w:tc>
          <w:tcPr>
            <w:tcW w:w="279" w:type="pct"/>
            <w:vMerge w:val="restart"/>
          </w:tcPr>
          <w:p w14:paraId="3D85A18F" w14:textId="3B90A8AA" w:rsidR="009D02F8" w:rsidRPr="00F63F89" w:rsidRDefault="004E716C" w:rsidP="0011427E">
            <w:pPr>
              <w:pStyle w:val="GOSTTablenorm"/>
              <w:rPr>
                <w:szCs w:val="22"/>
              </w:rPr>
            </w:pPr>
            <w:ins w:id="1228" w:author="Краснова Наталья EXP-332161" w:date="2026-03-19T17:49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40C9B6C5" w14:textId="07E028B0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2EACA1F" w14:textId="3F1C6E8C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6C827E7D" w14:textId="288F7791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75</w:t>
            </w:r>
          </w:p>
        </w:tc>
        <w:tc>
          <w:tcPr>
            <w:tcW w:w="301" w:type="pct"/>
          </w:tcPr>
          <w:p w14:paraId="653B74B9" w14:textId="2E109420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0BEBA469" w14:textId="56AAA07B" w:rsidR="009D02F8" w:rsidRDefault="009D02F8" w:rsidP="0011427E">
            <w:pPr>
              <w:pStyle w:val="GOSTTablenorm"/>
              <w:rPr>
                <w:rFonts w:eastAsia="Calibri"/>
              </w:rPr>
            </w:pPr>
            <w:r>
              <w:rPr>
                <w:rFonts w:eastAsia="Calibri"/>
              </w:rPr>
              <w:t>Общая с</w:t>
            </w:r>
            <w:r w:rsidRPr="008E560B">
              <w:rPr>
                <w:rFonts w:eastAsia="Calibri"/>
              </w:rPr>
              <w:t>умма ЛБО</w:t>
            </w:r>
            <w:r>
              <w:rPr>
                <w:rFonts w:eastAsia="Calibri"/>
              </w:rPr>
              <w:t xml:space="preserve"> на второй год планового периода</w:t>
            </w:r>
            <w:r w:rsidRPr="008E560B">
              <w:rPr>
                <w:rFonts w:eastAsia="Calibri"/>
              </w:rPr>
              <w:t>, дове</w:t>
            </w:r>
            <w:r>
              <w:rPr>
                <w:rFonts w:eastAsia="Calibri"/>
              </w:rPr>
              <w:t>денных до РБС, ПБС, ИПБС через ТО</w:t>
            </w:r>
            <w:r w:rsidRPr="008E560B">
              <w:rPr>
                <w:rFonts w:eastAsia="Calibri"/>
              </w:rPr>
              <w:t>ФК</w:t>
            </w:r>
            <w:r>
              <w:rPr>
                <w:rFonts w:eastAsia="Calibri"/>
              </w:rPr>
              <w:t>.</w:t>
            </w:r>
          </w:p>
          <w:p w14:paraId="6A0F16BA" w14:textId="77777777" w:rsidR="009D02F8" w:rsidRDefault="009D02F8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5FE7BB74" w14:textId="202DA819" w:rsidR="009D02F8" w:rsidRDefault="009D02F8" w:rsidP="0011427E">
            <w:pPr>
              <w:pStyle w:val="GOSTTablenorm"/>
              <w:rPr>
                <w:rFonts w:eastAsia="Calibri"/>
              </w:rPr>
            </w:pPr>
            <w:r w:rsidRPr="005E26C1">
              <w:rPr>
                <w:szCs w:val="22"/>
              </w:rPr>
              <w:t>Оборот</w:t>
            </w:r>
            <w:r>
              <w:rPr>
                <w:rFonts w:eastAsia="Calibri"/>
              </w:rPr>
              <w:t xml:space="preserve"> по Кт </w:t>
            </w:r>
            <w:r w:rsidRPr="005E26C1">
              <w:rPr>
                <w:szCs w:val="22"/>
              </w:rPr>
              <w:t xml:space="preserve">за отчетный период </w:t>
            </w:r>
            <w:r>
              <w:rPr>
                <w:rFonts w:eastAsia="Calibri"/>
              </w:rPr>
              <w:t>по показателям:</w:t>
            </w:r>
          </w:p>
          <w:p w14:paraId="580F41D5" w14:textId="3F229E8F" w:rsidR="009D02F8" w:rsidRPr="004A1C8C" w:rsidRDefault="009D02F8" w:rsidP="0011427E">
            <w:pPr>
              <w:pStyle w:val="GOSTTableListMark1"/>
              <w:rPr>
                <w:rFonts w:eastAsia="Calibri"/>
              </w:rPr>
            </w:pPr>
            <w:r>
              <w:rPr>
                <w:rFonts w:eastAsia="Calibri"/>
              </w:rPr>
              <w:t>ЛБО_РБС_3,</w:t>
            </w:r>
          </w:p>
          <w:p w14:paraId="5C5D6969" w14:textId="33B5E4A5" w:rsidR="009D02F8" w:rsidRDefault="009D02F8" w:rsidP="0011427E">
            <w:pPr>
              <w:pStyle w:val="GOSTTableListMark1"/>
              <w:rPr>
                <w:rFonts w:eastAsia="Calibri"/>
              </w:rPr>
            </w:pPr>
            <w:r>
              <w:rPr>
                <w:rFonts w:eastAsia="Calibri"/>
              </w:rPr>
              <w:t>ЛБО_РБС_СВЗ_3,</w:t>
            </w:r>
          </w:p>
          <w:p w14:paraId="06A1C39B" w14:textId="19742447" w:rsidR="009D02F8" w:rsidRPr="008E560B" w:rsidRDefault="009D02F8" w:rsidP="0011427E">
            <w:pPr>
              <w:pStyle w:val="GOSTTableListMark1"/>
              <w:rPr>
                <w:rFonts w:eastAsia="Calibri"/>
              </w:rPr>
            </w:pPr>
            <w:r>
              <w:rPr>
                <w:rFonts w:eastAsia="Calibri"/>
              </w:rPr>
              <w:t>ЛБО_РБС_ВАЛ_3,</w:t>
            </w:r>
          </w:p>
          <w:p w14:paraId="06D9B85A" w14:textId="2E2963E2" w:rsidR="009D02F8" w:rsidRPr="008E560B" w:rsidRDefault="009D02F8" w:rsidP="0011427E">
            <w:pPr>
              <w:pStyle w:val="GOSTTableListMark1"/>
            </w:pPr>
            <w:r w:rsidRPr="008E560B">
              <w:rPr>
                <w:rFonts w:eastAsia="Calibri"/>
              </w:rPr>
              <w:t>ЛБО</w:t>
            </w:r>
            <w:r w:rsidRPr="008E560B">
              <w:t>_ПБС_</w:t>
            </w:r>
            <w:r>
              <w:t>3,</w:t>
            </w:r>
          </w:p>
          <w:p w14:paraId="6981FA28" w14:textId="014ADD48" w:rsidR="009D02F8" w:rsidRPr="008E560B" w:rsidRDefault="009D02F8" w:rsidP="0011427E">
            <w:pPr>
              <w:pStyle w:val="GOSTTableListMark1"/>
            </w:pPr>
            <w:r w:rsidRPr="008E560B">
              <w:rPr>
                <w:rFonts w:eastAsia="Calibri"/>
              </w:rPr>
              <w:t>ЛБО</w:t>
            </w:r>
            <w:r w:rsidRPr="008E560B">
              <w:t>_ПБС_ВАЛ_</w:t>
            </w:r>
            <w:r>
              <w:t>3,</w:t>
            </w:r>
          </w:p>
          <w:p w14:paraId="34F9CC07" w14:textId="6485FAD3" w:rsidR="009D02F8" w:rsidRPr="005E26C1" w:rsidRDefault="009D02F8" w:rsidP="0011427E">
            <w:pPr>
              <w:pStyle w:val="GOSTTableListMark1"/>
            </w:pPr>
            <w:r w:rsidRPr="008E560B">
              <w:rPr>
                <w:rFonts w:eastAsia="Calibri"/>
              </w:rPr>
              <w:t>ЛБО</w:t>
            </w:r>
            <w:r w:rsidRPr="008E560B">
              <w:t>_ПБС_СВЗ_</w:t>
            </w:r>
            <w:r>
              <w:t>3</w:t>
            </w:r>
          </w:p>
        </w:tc>
        <w:tc>
          <w:tcPr>
            <w:tcW w:w="254" w:type="pct"/>
            <w:vMerge w:val="restart"/>
          </w:tcPr>
          <w:p w14:paraId="6E14F4D1" w14:textId="32E6052C" w:rsidR="009D02F8" w:rsidRDefault="009D02F8" w:rsidP="0011427E">
            <w:pPr>
              <w:pStyle w:val="GOSTTablenorm"/>
              <w:rPr>
                <w:szCs w:val="22"/>
              </w:rPr>
            </w:pPr>
            <w:r w:rsidRPr="000F7A4F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3500F2AF" w14:textId="66965F11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56" w:type="pct"/>
          </w:tcPr>
          <w:p w14:paraId="006AE7B0" w14:textId="31C9FC7F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204702B0" w14:textId="2CE86E80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5F3ED2CF" w14:textId="6BE40096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082A2F60" w14:textId="24F75D66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55681B57" w14:textId="40C6E2E7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</w:tr>
      <w:tr w:rsidR="009D02F8" w:rsidRPr="005E26C1" w14:paraId="0516B8A0" w14:textId="77777777" w:rsidTr="00D45F66">
        <w:tc>
          <w:tcPr>
            <w:tcW w:w="125" w:type="pct"/>
          </w:tcPr>
          <w:p w14:paraId="5143D285" w14:textId="77777777" w:rsidR="009D02F8" w:rsidRPr="008A7F76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31F00FD5" w14:textId="77777777" w:rsidR="009D02F8" w:rsidRPr="008E560B" w:rsidRDefault="009D02F8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79" w:type="pct"/>
            <w:vMerge/>
          </w:tcPr>
          <w:p w14:paraId="201CC023" w14:textId="77777777" w:rsidR="009D02F8" w:rsidRPr="00F63F89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544DD380" w14:textId="4A93B893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F142762" w14:textId="1575691A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619C3E36" w14:textId="2458D5F0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420B83AB" w14:textId="5100DC40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117</w:t>
            </w:r>
          </w:p>
        </w:tc>
        <w:tc>
          <w:tcPr>
            <w:tcW w:w="1107" w:type="pct"/>
            <w:vMerge/>
          </w:tcPr>
          <w:p w14:paraId="4EC72018" w14:textId="77777777" w:rsidR="009D02F8" w:rsidRDefault="009D02F8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482724EA" w14:textId="77777777" w:rsidR="009D02F8" w:rsidRPr="000F7A4F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6CEA9902" w14:textId="77777777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  <w:p w14:paraId="20C009F0" w14:textId="7EFCCE72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РБС</w:t>
            </w:r>
          </w:p>
        </w:tc>
        <w:tc>
          <w:tcPr>
            <w:tcW w:w="256" w:type="pct"/>
          </w:tcPr>
          <w:p w14:paraId="024A095E" w14:textId="4388DAD5" w:rsidR="009D02F8" w:rsidRDefault="009D02F8" w:rsidP="0011427E">
            <w:pPr>
              <w:pStyle w:val="GOSTTablenorm"/>
            </w:pPr>
            <w:r w:rsidRPr="00934A8A">
              <w:t>-</w:t>
            </w:r>
          </w:p>
        </w:tc>
        <w:tc>
          <w:tcPr>
            <w:tcW w:w="213" w:type="pct"/>
          </w:tcPr>
          <w:p w14:paraId="6D561212" w14:textId="743FFB1D" w:rsidR="009D02F8" w:rsidRDefault="009D02F8" w:rsidP="0011427E">
            <w:pPr>
              <w:pStyle w:val="GOSTTablenorm"/>
              <w:rPr>
                <w:szCs w:val="22"/>
              </w:rPr>
            </w:pPr>
            <w:r w:rsidRPr="00934A8A">
              <w:t>-</w:t>
            </w:r>
          </w:p>
        </w:tc>
        <w:tc>
          <w:tcPr>
            <w:tcW w:w="213" w:type="pct"/>
          </w:tcPr>
          <w:p w14:paraId="1A001BDA" w14:textId="55916A4A" w:rsidR="009D02F8" w:rsidRDefault="009D02F8" w:rsidP="0011427E">
            <w:pPr>
              <w:pStyle w:val="GOSTTablenorm"/>
              <w:rPr>
                <w:szCs w:val="22"/>
              </w:rPr>
            </w:pPr>
            <w:r w:rsidRPr="00934A8A">
              <w:t>-</w:t>
            </w:r>
          </w:p>
        </w:tc>
        <w:tc>
          <w:tcPr>
            <w:tcW w:w="213" w:type="pct"/>
          </w:tcPr>
          <w:p w14:paraId="1139468D" w14:textId="46A7824F" w:rsidR="009D02F8" w:rsidRDefault="009D02F8" w:rsidP="0011427E">
            <w:pPr>
              <w:pStyle w:val="GOSTTablenorm"/>
              <w:rPr>
                <w:szCs w:val="22"/>
              </w:rPr>
            </w:pPr>
            <w:r w:rsidRPr="00934A8A">
              <w:t>-</w:t>
            </w:r>
          </w:p>
        </w:tc>
        <w:tc>
          <w:tcPr>
            <w:tcW w:w="249" w:type="pct"/>
          </w:tcPr>
          <w:p w14:paraId="5D544638" w14:textId="233ED9FB" w:rsidR="009D02F8" w:rsidRDefault="009D02F8" w:rsidP="0011427E">
            <w:pPr>
              <w:pStyle w:val="GOSTTablenorm"/>
              <w:rPr>
                <w:szCs w:val="22"/>
              </w:rPr>
            </w:pPr>
            <w:r w:rsidRPr="00934A8A">
              <w:t>-</w:t>
            </w:r>
          </w:p>
        </w:tc>
      </w:tr>
      <w:tr w:rsidR="009D02F8" w:rsidRPr="005E26C1" w14:paraId="6CCDE409" w14:textId="77777777" w:rsidTr="00D45F66">
        <w:tc>
          <w:tcPr>
            <w:tcW w:w="125" w:type="pct"/>
          </w:tcPr>
          <w:p w14:paraId="26B92738" w14:textId="77777777" w:rsidR="009D02F8" w:rsidRPr="008A7F76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282267A6" w14:textId="77777777" w:rsidR="009D02F8" w:rsidRPr="008E560B" w:rsidRDefault="009D02F8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79" w:type="pct"/>
            <w:vMerge/>
          </w:tcPr>
          <w:p w14:paraId="4DB4D27E" w14:textId="77777777" w:rsidR="009D02F8" w:rsidRPr="00F63F89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4A6107AE" w14:textId="0A03C54D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0C942E5" w14:textId="48B7B329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4AEF1466" w14:textId="4337DA94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50EE5B04" w14:textId="4E7C3A74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62108B">
              <w:rPr>
                <w:szCs w:val="22"/>
                <w:lang w:val="en-US"/>
              </w:rPr>
              <w:t>EXP</w:t>
            </w:r>
            <w:r w:rsidRPr="0062108B">
              <w:rPr>
                <w:szCs w:val="22"/>
              </w:rPr>
              <w:t>:</w:t>
            </w:r>
            <w:r>
              <w:rPr>
                <w:szCs w:val="22"/>
              </w:rPr>
              <w:t xml:space="preserve"> 183</w:t>
            </w:r>
          </w:p>
        </w:tc>
        <w:tc>
          <w:tcPr>
            <w:tcW w:w="1107" w:type="pct"/>
            <w:vMerge/>
          </w:tcPr>
          <w:p w14:paraId="63269566" w14:textId="77777777" w:rsidR="009D02F8" w:rsidRDefault="009D02F8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5A3E47F0" w14:textId="77777777" w:rsidR="009D02F8" w:rsidRPr="000F7A4F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225AB2E2" w14:textId="1F964C96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56" w:type="pct"/>
          </w:tcPr>
          <w:p w14:paraId="0C8D42C6" w14:textId="6404CD43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2476206" w14:textId="27437B14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27884D95" w14:textId="62D56BC8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331518F5" w14:textId="3094B65E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4B6B41F3" w14:textId="5424FE67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9D02F8" w:rsidRPr="005E26C1" w14:paraId="4A297253" w14:textId="77777777" w:rsidTr="00D45F66">
        <w:tc>
          <w:tcPr>
            <w:tcW w:w="125" w:type="pct"/>
          </w:tcPr>
          <w:p w14:paraId="61B297A1" w14:textId="77777777" w:rsidR="009D02F8" w:rsidRPr="008A7F76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1B6FDAA6" w14:textId="77777777" w:rsidR="009D02F8" w:rsidRPr="008E560B" w:rsidRDefault="009D02F8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79" w:type="pct"/>
            <w:vMerge/>
          </w:tcPr>
          <w:p w14:paraId="5EDCE243" w14:textId="77777777" w:rsidR="009D02F8" w:rsidRPr="00F63F89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03A89AA5" w14:textId="2CFC1C78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F1A8104" w14:textId="07708B9C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2D23E002" w14:textId="541830F1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54556E10" w14:textId="4EDCA8CA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62108B">
              <w:rPr>
                <w:szCs w:val="22"/>
                <w:lang w:val="en-US"/>
              </w:rPr>
              <w:t>EXP</w:t>
            </w:r>
            <w:r w:rsidRPr="0062108B">
              <w:rPr>
                <w:szCs w:val="22"/>
              </w:rPr>
              <w:t>:</w:t>
            </w:r>
            <w:r>
              <w:rPr>
                <w:szCs w:val="22"/>
              </w:rPr>
              <w:t xml:space="preserve"> 271</w:t>
            </w:r>
          </w:p>
        </w:tc>
        <w:tc>
          <w:tcPr>
            <w:tcW w:w="1107" w:type="pct"/>
            <w:vMerge/>
          </w:tcPr>
          <w:p w14:paraId="6C6C44A3" w14:textId="77777777" w:rsidR="009D02F8" w:rsidRDefault="009D02F8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1091FF7A" w14:textId="77777777" w:rsidR="009D02F8" w:rsidRPr="000F7A4F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4C02B247" w14:textId="496B9DCE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56" w:type="pct"/>
          </w:tcPr>
          <w:p w14:paraId="1E7E2829" w14:textId="4091D1CA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68D7629E" w14:textId="3529F6B8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29EF2A4E" w14:textId="25EABD7F" w:rsidR="009D02F8" w:rsidRDefault="009D02F8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5736C32F" w14:textId="39748402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6AEABB89" w14:textId="45F91685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</w:tr>
      <w:tr w:rsidR="009D02F8" w:rsidRPr="005E26C1" w14:paraId="4BCE5705" w14:textId="77777777" w:rsidTr="00D45F66">
        <w:tc>
          <w:tcPr>
            <w:tcW w:w="125" w:type="pct"/>
          </w:tcPr>
          <w:p w14:paraId="1F90CDEE" w14:textId="77777777" w:rsidR="009D02F8" w:rsidRPr="008A7F76" w:rsidRDefault="009D02F8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284415C3" w14:textId="5C651361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8E560B">
              <w:rPr>
                <w:rFonts w:eastAsia="Calibri"/>
              </w:rPr>
              <w:t>ЛБО доведенные</w:t>
            </w:r>
            <w:r>
              <w:rPr>
                <w:rFonts w:eastAsia="Calibri"/>
              </w:rPr>
              <w:t xml:space="preserve"> на третий год планового периода</w:t>
            </w:r>
          </w:p>
        </w:tc>
        <w:tc>
          <w:tcPr>
            <w:tcW w:w="279" w:type="pct"/>
            <w:vMerge w:val="restart"/>
          </w:tcPr>
          <w:p w14:paraId="05CE8D84" w14:textId="6FBEF555" w:rsidR="009D02F8" w:rsidRPr="00F63F89" w:rsidRDefault="004E716C" w:rsidP="0011427E">
            <w:pPr>
              <w:pStyle w:val="GOSTTablenorm"/>
              <w:rPr>
                <w:szCs w:val="22"/>
              </w:rPr>
            </w:pPr>
            <w:ins w:id="1229" w:author="Краснова Наталья EXP-332161" w:date="2026-03-19T17:49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44AE80C7" w14:textId="5AE106CB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99204FF" w14:textId="76415D8A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57039003" w14:textId="76D44CC4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76</w:t>
            </w:r>
          </w:p>
        </w:tc>
        <w:tc>
          <w:tcPr>
            <w:tcW w:w="301" w:type="pct"/>
          </w:tcPr>
          <w:p w14:paraId="3EB8A971" w14:textId="1E989B3C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018C4939" w14:textId="60EC9443" w:rsidR="009D02F8" w:rsidRDefault="009D02F8" w:rsidP="0011427E">
            <w:pPr>
              <w:pStyle w:val="GOSTTablenorm"/>
              <w:rPr>
                <w:rFonts w:eastAsia="Calibri"/>
              </w:rPr>
            </w:pPr>
            <w:r>
              <w:rPr>
                <w:rFonts w:eastAsia="Calibri"/>
              </w:rPr>
              <w:t>Общая с</w:t>
            </w:r>
            <w:r w:rsidRPr="008E560B">
              <w:rPr>
                <w:rFonts w:eastAsia="Calibri"/>
              </w:rPr>
              <w:t>умма ЛБО</w:t>
            </w:r>
            <w:r>
              <w:rPr>
                <w:rFonts w:eastAsia="Calibri"/>
              </w:rPr>
              <w:t xml:space="preserve"> на третий год планового периода</w:t>
            </w:r>
            <w:r w:rsidRPr="008E560B">
              <w:rPr>
                <w:rFonts w:eastAsia="Calibri"/>
              </w:rPr>
              <w:t>, дове</w:t>
            </w:r>
            <w:r>
              <w:rPr>
                <w:rFonts w:eastAsia="Calibri"/>
              </w:rPr>
              <w:t>денных до РБС, ПБС, ИПБС через ТО</w:t>
            </w:r>
            <w:r w:rsidRPr="008E560B">
              <w:rPr>
                <w:rFonts w:eastAsia="Calibri"/>
              </w:rPr>
              <w:t>ФК</w:t>
            </w:r>
            <w:r>
              <w:rPr>
                <w:rFonts w:eastAsia="Calibri"/>
              </w:rPr>
              <w:t>.</w:t>
            </w:r>
          </w:p>
          <w:p w14:paraId="7DE1AF19" w14:textId="77777777" w:rsidR="009D02F8" w:rsidRDefault="009D02F8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lastRenderedPageBreak/>
              <w:t>Расчет по сумме в валюте учета (в рублях).</w:t>
            </w:r>
          </w:p>
          <w:p w14:paraId="56075668" w14:textId="55D3153C" w:rsidR="009D02F8" w:rsidRDefault="009D02F8" w:rsidP="0011427E">
            <w:pPr>
              <w:pStyle w:val="GOSTTablenorm"/>
              <w:rPr>
                <w:rFonts w:eastAsia="Calibri"/>
              </w:rPr>
            </w:pPr>
            <w:r w:rsidRPr="005E26C1">
              <w:rPr>
                <w:szCs w:val="22"/>
              </w:rPr>
              <w:t>Оборот</w:t>
            </w:r>
            <w:r>
              <w:rPr>
                <w:rFonts w:eastAsia="Calibri"/>
              </w:rPr>
              <w:t xml:space="preserve"> по Кт </w:t>
            </w:r>
            <w:r w:rsidRPr="005E26C1">
              <w:rPr>
                <w:szCs w:val="22"/>
              </w:rPr>
              <w:t xml:space="preserve">за отчетный период </w:t>
            </w:r>
            <w:r>
              <w:rPr>
                <w:rFonts w:eastAsia="Calibri"/>
              </w:rPr>
              <w:t>по показателям:</w:t>
            </w:r>
          </w:p>
          <w:p w14:paraId="728AB09D" w14:textId="502F9D8B" w:rsidR="009D02F8" w:rsidRPr="004A1C8C" w:rsidRDefault="009D02F8" w:rsidP="0011427E">
            <w:pPr>
              <w:pStyle w:val="GOSTTableListMark1"/>
              <w:rPr>
                <w:rFonts w:eastAsia="Calibri"/>
              </w:rPr>
            </w:pPr>
            <w:r>
              <w:rPr>
                <w:rFonts w:eastAsia="Calibri"/>
              </w:rPr>
              <w:t>ЛБО_РБС_4,</w:t>
            </w:r>
          </w:p>
          <w:p w14:paraId="4DA67943" w14:textId="4CCE8630" w:rsidR="009D02F8" w:rsidRDefault="009D02F8" w:rsidP="0011427E">
            <w:pPr>
              <w:pStyle w:val="GOSTTableListMark1"/>
              <w:rPr>
                <w:rFonts w:eastAsia="Calibri"/>
              </w:rPr>
            </w:pPr>
            <w:r>
              <w:rPr>
                <w:rFonts w:eastAsia="Calibri"/>
              </w:rPr>
              <w:t>ЛБО_РБС_СВЗ_4,</w:t>
            </w:r>
          </w:p>
          <w:p w14:paraId="0686CD7E" w14:textId="0E7D707A" w:rsidR="009D02F8" w:rsidRPr="008E560B" w:rsidRDefault="009D02F8" w:rsidP="0011427E">
            <w:pPr>
              <w:pStyle w:val="GOSTTableListMark1"/>
              <w:rPr>
                <w:rFonts w:eastAsia="Calibri"/>
              </w:rPr>
            </w:pPr>
            <w:r>
              <w:rPr>
                <w:rFonts w:eastAsia="Calibri"/>
              </w:rPr>
              <w:t>ЛБО_РБС_ВАЛ_4,</w:t>
            </w:r>
          </w:p>
          <w:p w14:paraId="7C861F8E" w14:textId="4FF81F8E" w:rsidR="009D02F8" w:rsidRPr="008E560B" w:rsidRDefault="009D02F8" w:rsidP="0011427E">
            <w:pPr>
              <w:pStyle w:val="GOSTTableListMark1"/>
            </w:pPr>
            <w:r w:rsidRPr="008E560B">
              <w:rPr>
                <w:rFonts w:eastAsia="Calibri"/>
              </w:rPr>
              <w:t>ЛБО</w:t>
            </w:r>
            <w:r w:rsidRPr="008E560B">
              <w:t>_ПБС_</w:t>
            </w:r>
            <w:r>
              <w:t>4,</w:t>
            </w:r>
          </w:p>
          <w:p w14:paraId="4075810C" w14:textId="12D51DDE" w:rsidR="009D02F8" w:rsidRPr="008E560B" w:rsidRDefault="009D02F8" w:rsidP="0011427E">
            <w:pPr>
              <w:pStyle w:val="GOSTTableListMark1"/>
            </w:pPr>
            <w:r w:rsidRPr="008E560B">
              <w:rPr>
                <w:rFonts w:eastAsia="Calibri"/>
              </w:rPr>
              <w:t>ЛБО</w:t>
            </w:r>
            <w:r w:rsidRPr="008E560B">
              <w:t>_ПБС_ВАЛ_</w:t>
            </w:r>
            <w:r>
              <w:t>4,</w:t>
            </w:r>
          </w:p>
          <w:p w14:paraId="4D493289" w14:textId="14B628A5" w:rsidR="009D02F8" w:rsidRPr="005E26C1" w:rsidRDefault="009D02F8" w:rsidP="0011427E">
            <w:pPr>
              <w:pStyle w:val="GOSTTableListMark1"/>
            </w:pPr>
            <w:r w:rsidRPr="008E560B">
              <w:rPr>
                <w:rFonts w:eastAsia="Calibri"/>
              </w:rPr>
              <w:t>ЛБО</w:t>
            </w:r>
            <w:r w:rsidRPr="008E560B">
              <w:t>_ПБС_СВЗ_</w:t>
            </w:r>
            <w:r>
              <w:t>4</w:t>
            </w:r>
          </w:p>
        </w:tc>
        <w:tc>
          <w:tcPr>
            <w:tcW w:w="254" w:type="pct"/>
            <w:vMerge w:val="restart"/>
          </w:tcPr>
          <w:p w14:paraId="0C248D7C" w14:textId="3D613F74" w:rsidR="009D02F8" w:rsidRDefault="009D02F8" w:rsidP="0011427E">
            <w:pPr>
              <w:pStyle w:val="GOSTTablenorm"/>
              <w:rPr>
                <w:szCs w:val="22"/>
              </w:rPr>
            </w:pPr>
            <w:r w:rsidRPr="000F7A4F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71548E1C" w14:textId="1655DC16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56" w:type="pct"/>
          </w:tcPr>
          <w:p w14:paraId="53DCADA0" w14:textId="76E8ED6A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53FDAADD" w14:textId="60E8E8E7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4590D506" w14:textId="623BC740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604920DE" w14:textId="2A57BA38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707ECEBF" w14:textId="028FB344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</w:tr>
      <w:tr w:rsidR="009D02F8" w:rsidRPr="005E26C1" w14:paraId="1E8A18AA" w14:textId="77777777" w:rsidTr="00D45F66">
        <w:tc>
          <w:tcPr>
            <w:tcW w:w="125" w:type="pct"/>
          </w:tcPr>
          <w:p w14:paraId="39504080" w14:textId="77777777" w:rsidR="009D02F8" w:rsidRPr="008A7F76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56C73070" w14:textId="77777777" w:rsidR="009D02F8" w:rsidRPr="008E560B" w:rsidRDefault="009D02F8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79" w:type="pct"/>
            <w:vMerge/>
          </w:tcPr>
          <w:p w14:paraId="065829D2" w14:textId="77777777" w:rsidR="009D02F8" w:rsidRPr="00F63F89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0EBFBB7F" w14:textId="6017A66A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DDE8B68" w14:textId="758F1FB1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329A0C89" w14:textId="01D685FA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5ADFA10F" w14:textId="2D2E8FE9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118</w:t>
            </w:r>
          </w:p>
        </w:tc>
        <w:tc>
          <w:tcPr>
            <w:tcW w:w="1107" w:type="pct"/>
            <w:vMerge/>
          </w:tcPr>
          <w:p w14:paraId="5032AC9E" w14:textId="77777777" w:rsidR="009D02F8" w:rsidRDefault="009D02F8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43150004" w14:textId="77777777" w:rsidR="009D02F8" w:rsidRPr="000F7A4F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4CF5EE7A" w14:textId="77777777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  <w:p w14:paraId="17AE7265" w14:textId="11CA94CA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РБС</w:t>
            </w:r>
          </w:p>
        </w:tc>
        <w:tc>
          <w:tcPr>
            <w:tcW w:w="256" w:type="pct"/>
          </w:tcPr>
          <w:p w14:paraId="1A675779" w14:textId="23BAD463" w:rsidR="009D02F8" w:rsidRDefault="009D02F8" w:rsidP="0011427E">
            <w:pPr>
              <w:pStyle w:val="GOSTTablenorm"/>
            </w:pPr>
            <w:r w:rsidRPr="00934A8A">
              <w:t>-</w:t>
            </w:r>
          </w:p>
        </w:tc>
        <w:tc>
          <w:tcPr>
            <w:tcW w:w="213" w:type="pct"/>
          </w:tcPr>
          <w:p w14:paraId="09937B14" w14:textId="5172ACFC" w:rsidR="009D02F8" w:rsidRDefault="009D02F8" w:rsidP="0011427E">
            <w:pPr>
              <w:pStyle w:val="GOSTTablenorm"/>
              <w:rPr>
                <w:szCs w:val="22"/>
              </w:rPr>
            </w:pPr>
            <w:r w:rsidRPr="00934A8A">
              <w:t>-</w:t>
            </w:r>
          </w:p>
        </w:tc>
        <w:tc>
          <w:tcPr>
            <w:tcW w:w="213" w:type="pct"/>
          </w:tcPr>
          <w:p w14:paraId="79E551A1" w14:textId="37632347" w:rsidR="009D02F8" w:rsidRDefault="009D02F8" w:rsidP="0011427E">
            <w:pPr>
              <w:pStyle w:val="GOSTTablenorm"/>
              <w:rPr>
                <w:szCs w:val="22"/>
              </w:rPr>
            </w:pPr>
            <w:r w:rsidRPr="00934A8A">
              <w:t>-</w:t>
            </w:r>
          </w:p>
        </w:tc>
        <w:tc>
          <w:tcPr>
            <w:tcW w:w="213" w:type="pct"/>
          </w:tcPr>
          <w:p w14:paraId="6D79837F" w14:textId="714D2B90" w:rsidR="009D02F8" w:rsidRDefault="009D02F8" w:rsidP="0011427E">
            <w:pPr>
              <w:pStyle w:val="GOSTTablenorm"/>
              <w:rPr>
                <w:szCs w:val="22"/>
              </w:rPr>
            </w:pPr>
            <w:r w:rsidRPr="00934A8A">
              <w:t>-</w:t>
            </w:r>
          </w:p>
        </w:tc>
        <w:tc>
          <w:tcPr>
            <w:tcW w:w="249" w:type="pct"/>
          </w:tcPr>
          <w:p w14:paraId="69B6A2A2" w14:textId="388D2C2C" w:rsidR="009D02F8" w:rsidRDefault="009D02F8" w:rsidP="0011427E">
            <w:pPr>
              <w:pStyle w:val="GOSTTablenorm"/>
              <w:rPr>
                <w:szCs w:val="22"/>
              </w:rPr>
            </w:pPr>
            <w:r w:rsidRPr="00934A8A">
              <w:t>-</w:t>
            </w:r>
          </w:p>
        </w:tc>
      </w:tr>
      <w:tr w:rsidR="009D02F8" w:rsidRPr="005E26C1" w14:paraId="2B94F4FB" w14:textId="77777777" w:rsidTr="00D45F66">
        <w:tc>
          <w:tcPr>
            <w:tcW w:w="125" w:type="pct"/>
          </w:tcPr>
          <w:p w14:paraId="7501381A" w14:textId="77777777" w:rsidR="009D02F8" w:rsidRPr="008A7F76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4AD23F12" w14:textId="77777777" w:rsidR="009D02F8" w:rsidRPr="008E560B" w:rsidRDefault="009D02F8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79" w:type="pct"/>
            <w:vMerge/>
          </w:tcPr>
          <w:p w14:paraId="31851BD5" w14:textId="77777777" w:rsidR="009D02F8" w:rsidRPr="00F63F89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50FDA69B" w14:textId="7F4913AF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1617D0B" w14:textId="6C88A3B7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7ECA78AA" w14:textId="7D96E87A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38841DE0" w14:textId="558BB803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62108B">
              <w:rPr>
                <w:szCs w:val="22"/>
                <w:lang w:val="en-US"/>
              </w:rPr>
              <w:t>EXP</w:t>
            </w:r>
            <w:r w:rsidRPr="0062108B">
              <w:rPr>
                <w:szCs w:val="22"/>
              </w:rPr>
              <w:t>:</w:t>
            </w:r>
            <w:r>
              <w:rPr>
                <w:szCs w:val="22"/>
              </w:rPr>
              <w:t xml:space="preserve"> 184</w:t>
            </w:r>
          </w:p>
        </w:tc>
        <w:tc>
          <w:tcPr>
            <w:tcW w:w="1107" w:type="pct"/>
            <w:vMerge/>
          </w:tcPr>
          <w:p w14:paraId="3F7AE7A0" w14:textId="77777777" w:rsidR="009D02F8" w:rsidRDefault="009D02F8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6914C960" w14:textId="77777777" w:rsidR="009D02F8" w:rsidRPr="000F7A4F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5D7E696D" w14:textId="7CF1BAFB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56" w:type="pct"/>
          </w:tcPr>
          <w:p w14:paraId="559F569C" w14:textId="609F1C94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5CCA7A9C" w14:textId="53183B19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5ECE87A4" w14:textId="63A0060C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343677AB" w14:textId="0D14DDA5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2899B3D7" w14:textId="7487A9E7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9D02F8" w:rsidRPr="005E26C1" w14:paraId="77E3CF26" w14:textId="77777777" w:rsidTr="00D45F66">
        <w:tc>
          <w:tcPr>
            <w:tcW w:w="125" w:type="pct"/>
          </w:tcPr>
          <w:p w14:paraId="32E2E3A7" w14:textId="77777777" w:rsidR="009D02F8" w:rsidRPr="008A7F76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45443EEE" w14:textId="77777777" w:rsidR="009D02F8" w:rsidRPr="008E560B" w:rsidRDefault="009D02F8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79" w:type="pct"/>
            <w:vMerge/>
          </w:tcPr>
          <w:p w14:paraId="69E2C734" w14:textId="77777777" w:rsidR="009D02F8" w:rsidRPr="00F63F89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062325C2" w14:textId="5A898C93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59B4863" w14:textId="2DED5D5B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662F1251" w14:textId="3406D80D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36DE8FCF" w14:textId="7289E0B0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62108B">
              <w:rPr>
                <w:szCs w:val="22"/>
                <w:lang w:val="en-US"/>
              </w:rPr>
              <w:t>EXP</w:t>
            </w:r>
            <w:r w:rsidRPr="0062108B">
              <w:rPr>
                <w:szCs w:val="22"/>
              </w:rPr>
              <w:t>:</w:t>
            </w:r>
            <w:r>
              <w:rPr>
                <w:szCs w:val="22"/>
              </w:rPr>
              <w:t xml:space="preserve"> 272</w:t>
            </w:r>
          </w:p>
        </w:tc>
        <w:tc>
          <w:tcPr>
            <w:tcW w:w="1107" w:type="pct"/>
            <w:vMerge/>
          </w:tcPr>
          <w:p w14:paraId="133FBEA3" w14:textId="77777777" w:rsidR="009D02F8" w:rsidRDefault="009D02F8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0F811CCE" w14:textId="77777777" w:rsidR="009D02F8" w:rsidRPr="000F7A4F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673AB70B" w14:textId="7234B4AB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56" w:type="pct"/>
          </w:tcPr>
          <w:p w14:paraId="528D0147" w14:textId="6B03F842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0676EA4C" w14:textId="1257EACC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1B070F7F" w14:textId="51D76076" w:rsidR="009D02F8" w:rsidRDefault="009D02F8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78EA4337" w14:textId="4E9C6C3A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4E218B24" w14:textId="61F0D358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</w:tr>
      <w:tr w:rsidR="009D02F8" w:rsidRPr="005E26C1" w14:paraId="1E40B197" w14:textId="77777777" w:rsidTr="00D45F66">
        <w:tc>
          <w:tcPr>
            <w:tcW w:w="125" w:type="pct"/>
          </w:tcPr>
          <w:p w14:paraId="4C610972" w14:textId="77777777" w:rsidR="009D02F8" w:rsidRPr="008A7F76" w:rsidRDefault="009D02F8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5B4515AA" w14:textId="2CA55BE9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0F290B">
              <w:rPr>
                <w:rFonts w:eastAsia="Calibri"/>
              </w:rPr>
              <w:t>Из них ЛБО доведенные для финансирования в рублях на текущий финансовый год</w:t>
            </w:r>
          </w:p>
        </w:tc>
        <w:tc>
          <w:tcPr>
            <w:tcW w:w="279" w:type="pct"/>
            <w:vMerge w:val="restart"/>
          </w:tcPr>
          <w:p w14:paraId="1068EC04" w14:textId="4E405D4D" w:rsidR="009D02F8" w:rsidRPr="00F63F89" w:rsidRDefault="004E716C" w:rsidP="0011427E">
            <w:pPr>
              <w:pStyle w:val="GOSTTablenorm"/>
              <w:rPr>
                <w:szCs w:val="22"/>
              </w:rPr>
            </w:pPr>
            <w:ins w:id="1230" w:author="Краснова Наталья EXP-332161" w:date="2026-03-19T17:49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0ABBC95E" w14:textId="3C0113FF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DD2CA5C" w14:textId="0D6C31B6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045CF580" w14:textId="3134B364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226</w:t>
            </w:r>
          </w:p>
        </w:tc>
        <w:tc>
          <w:tcPr>
            <w:tcW w:w="301" w:type="pct"/>
          </w:tcPr>
          <w:p w14:paraId="7D42E1B3" w14:textId="10257921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719617CC" w14:textId="77777777" w:rsidR="009D02F8" w:rsidRDefault="009D02F8" w:rsidP="0011427E">
            <w:pPr>
              <w:pStyle w:val="GOSTTablenorm"/>
              <w:rPr>
                <w:rFonts w:eastAsia="Calibri"/>
              </w:rPr>
            </w:pPr>
            <w:r>
              <w:rPr>
                <w:rFonts w:eastAsia="Calibri"/>
              </w:rPr>
              <w:t>С</w:t>
            </w:r>
            <w:r w:rsidRPr="008E560B">
              <w:rPr>
                <w:rFonts w:eastAsia="Calibri"/>
              </w:rPr>
              <w:t>умма ЛБО</w:t>
            </w:r>
            <w:r>
              <w:rPr>
                <w:rFonts w:eastAsia="Calibri"/>
              </w:rPr>
              <w:t xml:space="preserve"> доведенных на финансирование в рублях </w:t>
            </w:r>
            <w:r w:rsidRPr="000F290B">
              <w:rPr>
                <w:rFonts w:eastAsia="Calibri"/>
              </w:rPr>
              <w:t>на текущий финансовый год</w:t>
            </w:r>
            <w:r w:rsidRPr="008E560B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>до РБС, ПБС, ИПБС через ТО</w:t>
            </w:r>
            <w:r w:rsidRPr="008E560B">
              <w:rPr>
                <w:rFonts w:eastAsia="Calibri"/>
              </w:rPr>
              <w:t>ФК</w:t>
            </w:r>
            <w:r>
              <w:rPr>
                <w:rFonts w:eastAsia="Calibri"/>
              </w:rPr>
              <w:t>.</w:t>
            </w:r>
          </w:p>
          <w:p w14:paraId="04A3BA01" w14:textId="77777777" w:rsidR="009D02F8" w:rsidRDefault="009D02F8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6ED9D55F" w14:textId="6D1F43B9" w:rsidR="009D02F8" w:rsidRDefault="009D02F8" w:rsidP="0011427E">
            <w:pPr>
              <w:pStyle w:val="GOSTTablenorm"/>
              <w:rPr>
                <w:rFonts w:eastAsia="Calibri"/>
              </w:rPr>
            </w:pPr>
            <w:r>
              <w:rPr>
                <w:rFonts w:eastAsia="Calibri"/>
              </w:rPr>
              <w:t xml:space="preserve">Оборот по Кт </w:t>
            </w:r>
            <w:r w:rsidRPr="005E26C1">
              <w:rPr>
                <w:szCs w:val="22"/>
              </w:rPr>
              <w:t xml:space="preserve">за отчетный период </w:t>
            </w:r>
            <w:r>
              <w:rPr>
                <w:rFonts w:eastAsia="Calibri"/>
              </w:rPr>
              <w:t>по показателям:</w:t>
            </w:r>
          </w:p>
          <w:p w14:paraId="35DB813E" w14:textId="3C3FC1F5" w:rsidR="009D02F8" w:rsidRPr="00503073" w:rsidRDefault="009D02F8" w:rsidP="0011427E">
            <w:pPr>
              <w:pStyle w:val="GOSTTableListMark1"/>
              <w:rPr>
                <w:rFonts w:eastAsia="Calibri"/>
              </w:rPr>
            </w:pPr>
            <w:r>
              <w:rPr>
                <w:rFonts w:eastAsia="Calibri"/>
              </w:rPr>
              <w:t>ЛБО_РБС_1,</w:t>
            </w:r>
          </w:p>
          <w:p w14:paraId="09D984B2" w14:textId="196A2A4C" w:rsidR="009D02F8" w:rsidRPr="005E26C1" w:rsidRDefault="009D02F8" w:rsidP="0011427E">
            <w:pPr>
              <w:pStyle w:val="GOSTTableListMark1"/>
            </w:pPr>
            <w:r w:rsidRPr="008E560B">
              <w:rPr>
                <w:rFonts w:eastAsia="Calibri"/>
              </w:rPr>
              <w:t>ЛБО</w:t>
            </w:r>
            <w:r w:rsidRPr="008E560B">
              <w:t>_ПБС_</w:t>
            </w:r>
            <w:r>
              <w:t>1</w:t>
            </w:r>
          </w:p>
        </w:tc>
        <w:tc>
          <w:tcPr>
            <w:tcW w:w="254" w:type="pct"/>
            <w:vMerge w:val="restart"/>
          </w:tcPr>
          <w:p w14:paraId="78C44D18" w14:textId="56CC1025" w:rsidR="009D02F8" w:rsidRDefault="009D02F8" w:rsidP="0011427E">
            <w:pPr>
              <w:pStyle w:val="GOSTTablenorm"/>
              <w:rPr>
                <w:szCs w:val="22"/>
              </w:rPr>
            </w:pPr>
            <w:r w:rsidRPr="000F7A4F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1DCE86E9" w14:textId="4FA63C62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56" w:type="pct"/>
          </w:tcPr>
          <w:p w14:paraId="171A4F6C" w14:textId="37675D75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67658D3E" w14:textId="137933E3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3DE86767" w14:textId="2BC851E6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17D3B921" w14:textId="3EFAB481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3071F13E" w14:textId="32EB8B6F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</w:tr>
      <w:tr w:rsidR="009D02F8" w:rsidRPr="005E26C1" w14:paraId="27AFECA1" w14:textId="77777777" w:rsidTr="00D45F66">
        <w:tc>
          <w:tcPr>
            <w:tcW w:w="125" w:type="pct"/>
          </w:tcPr>
          <w:p w14:paraId="6C406629" w14:textId="77777777" w:rsidR="009D02F8" w:rsidRPr="008A7F76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7D9C314C" w14:textId="77777777" w:rsidR="009D02F8" w:rsidRPr="000F290B" w:rsidRDefault="009D02F8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79" w:type="pct"/>
            <w:vMerge/>
          </w:tcPr>
          <w:p w14:paraId="54E4A464" w14:textId="77777777" w:rsidR="009D02F8" w:rsidRPr="00F63F89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7877002B" w14:textId="243308C8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8B82014" w14:textId="6128E21B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6C1C1AEE" w14:textId="2AAA0CC1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0D421313" w14:textId="0238EC63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62108B">
              <w:rPr>
                <w:szCs w:val="22"/>
                <w:lang w:val="en-US"/>
              </w:rPr>
              <w:t>EXP</w:t>
            </w:r>
            <w:r w:rsidRPr="0062108B">
              <w:rPr>
                <w:szCs w:val="22"/>
              </w:rPr>
              <w:t>:</w:t>
            </w:r>
            <w:r>
              <w:rPr>
                <w:szCs w:val="22"/>
              </w:rPr>
              <w:t xml:space="preserve"> 291</w:t>
            </w:r>
          </w:p>
        </w:tc>
        <w:tc>
          <w:tcPr>
            <w:tcW w:w="1107" w:type="pct"/>
            <w:vMerge/>
          </w:tcPr>
          <w:p w14:paraId="3AE2880F" w14:textId="77777777" w:rsidR="009D02F8" w:rsidRDefault="009D02F8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1F8A7E38" w14:textId="77777777" w:rsidR="009D02F8" w:rsidRPr="000F7A4F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1F18EADC" w14:textId="44A9730C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56" w:type="pct"/>
          </w:tcPr>
          <w:p w14:paraId="19F6BC76" w14:textId="33AF76DD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9A8B9BC" w14:textId="6D6FDE84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48EA23FC" w14:textId="77B84CCF" w:rsidR="009D02F8" w:rsidRDefault="009D02F8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59734759" w14:textId="74679FE6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36850224" w14:textId="466E40C0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</w:tr>
      <w:tr w:rsidR="009D02F8" w:rsidRPr="005E26C1" w14:paraId="4235B83B" w14:textId="77777777" w:rsidTr="00D45F66">
        <w:tc>
          <w:tcPr>
            <w:tcW w:w="125" w:type="pct"/>
          </w:tcPr>
          <w:p w14:paraId="3A0EAA3C" w14:textId="77777777" w:rsidR="009D02F8" w:rsidRPr="008A7F76" w:rsidRDefault="009D02F8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63EDE7C0" w14:textId="5EC3D428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B10891">
              <w:rPr>
                <w:rFonts w:eastAsia="Calibri"/>
              </w:rPr>
              <w:t>Из них ЛБО доведенные для финансирования в рублях</w:t>
            </w:r>
            <w:r>
              <w:rPr>
                <w:rFonts w:eastAsia="Calibri"/>
              </w:rPr>
              <w:t xml:space="preserve"> на первый год планового периода</w:t>
            </w:r>
          </w:p>
        </w:tc>
        <w:tc>
          <w:tcPr>
            <w:tcW w:w="279" w:type="pct"/>
            <w:vMerge w:val="restart"/>
          </w:tcPr>
          <w:p w14:paraId="67B7B7D7" w14:textId="77777777" w:rsidR="009D02F8" w:rsidRPr="00F63F89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44C7B985" w14:textId="628371F5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3A4022F" w14:textId="084E7413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38E091C8" w14:textId="2AB3828C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227</w:t>
            </w:r>
          </w:p>
        </w:tc>
        <w:tc>
          <w:tcPr>
            <w:tcW w:w="301" w:type="pct"/>
          </w:tcPr>
          <w:p w14:paraId="1A45881D" w14:textId="02606D3F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691AD3BF" w14:textId="0C1791A7" w:rsidR="009D02F8" w:rsidRDefault="009D02F8" w:rsidP="0011427E">
            <w:pPr>
              <w:pStyle w:val="GOSTTablenorm"/>
              <w:rPr>
                <w:rFonts w:eastAsia="Calibri"/>
              </w:rPr>
            </w:pPr>
            <w:r>
              <w:rPr>
                <w:rFonts w:eastAsia="Calibri"/>
              </w:rPr>
              <w:t>С</w:t>
            </w:r>
            <w:r w:rsidRPr="008E560B">
              <w:rPr>
                <w:rFonts w:eastAsia="Calibri"/>
              </w:rPr>
              <w:t>умма ЛБО</w:t>
            </w:r>
            <w:r>
              <w:rPr>
                <w:rFonts w:eastAsia="Calibri"/>
              </w:rPr>
              <w:t xml:space="preserve"> доведенных на финансирование в рублях на первый год планового периода</w:t>
            </w:r>
            <w:r w:rsidRPr="008E560B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>до РБС, ПБС, ИПБС через ТО</w:t>
            </w:r>
            <w:r w:rsidRPr="008E560B">
              <w:rPr>
                <w:rFonts w:eastAsia="Calibri"/>
              </w:rPr>
              <w:t>ФК</w:t>
            </w:r>
            <w:r>
              <w:rPr>
                <w:rFonts w:eastAsia="Calibri"/>
              </w:rPr>
              <w:t>.</w:t>
            </w:r>
          </w:p>
          <w:p w14:paraId="453A3F65" w14:textId="77777777" w:rsidR="009D02F8" w:rsidRDefault="009D02F8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669EECF1" w14:textId="0512255A" w:rsidR="009D02F8" w:rsidRDefault="009D02F8" w:rsidP="0011427E">
            <w:pPr>
              <w:pStyle w:val="GOSTTablenorm"/>
              <w:rPr>
                <w:rFonts w:eastAsia="Calibri"/>
              </w:rPr>
            </w:pPr>
            <w:r>
              <w:rPr>
                <w:rFonts w:eastAsia="Calibri"/>
              </w:rPr>
              <w:t xml:space="preserve">Оборот по Кт </w:t>
            </w:r>
            <w:r w:rsidRPr="005E26C1">
              <w:rPr>
                <w:szCs w:val="22"/>
              </w:rPr>
              <w:t xml:space="preserve">за отчетный период </w:t>
            </w:r>
            <w:r>
              <w:rPr>
                <w:rFonts w:eastAsia="Calibri"/>
              </w:rPr>
              <w:t>по показателям:</w:t>
            </w:r>
          </w:p>
          <w:p w14:paraId="79F4BEED" w14:textId="6DB34E05" w:rsidR="009D02F8" w:rsidRPr="004A1C8C" w:rsidRDefault="009D02F8" w:rsidP="0011427E">
            <w:pPr>
              <w:pStyle w:val="GOSTTableListMark1"/>
              <w:rPr>
                <w:rFonts w:eastAsia="Calibri"/>
              </w:rPr>
            </w:pPr>
            <w:r>
              <w:rPr>
                <w:rFonts w:eastAsia="Calibri"/>
              </w:rPr>
              <w:t>ЛБО_РБС_2,</w:t>
            </w:r>
          </w:p>
          <w:p w14:paraId="78838DEF" w14:textId="4DD6DF45" w:rsidR="009D02F8" w:rsidRPr="005E26C1" w:rsidRDefault="009D02F8" w:rsidP="0011427E">
            <w:pPr>
              <w:pStyle w:val="GOSTTableListMark1"/>
            </w:pPr>
            <w:r w:rsidRPr="008E560B">
              <w:rPr>
                <w:rFonts w:eastAsia="Calibri"/>
              </w:rPr>
              <w:t>ЛБО</w:t>
            </w:r>
            <w:r w:rsidRPr="008E560B">
              <w:t>_ПБС_</w:t>
            </w:r>
            <w:r>
              <w:t>2</w:t>
            </w:r>
          </w:p>
        </w:tc>
        <w:tc>
          <w:tcPr>
            <w:tcW w:w="254" w:type="pct"/>
            <w:vMerge w:val="restart"/>
          </w:tcPr>
          <w:p w14:paraId="69E8FC03" w14:textId="6D942E76" w:rsidR="009D02F8" w:rsidRDefault="009D02F8" w:rsidP="0011427E">
            <w:pPr>
              <w:pStyle w:val="GOSTTablenorm"/>
              <w:rPr>
                <w:szCs w:val="22"/>
              </w:rPr>
            </w:pPr>
            <w:r w:rsidRPr="000F7A4F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2A18F867" w14:textId="18E4F5F2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56" w:type="pct"/>
          </w:tcPr>
          <w:p w14:paraId="1AFE3DD2" w14:textId="22BBF312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26964FD2" w14:textId="1F68CF2F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6F80FD68" w14:textId="12E10928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428681FB" w14:textId="5E28F728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3D35561F" w14:textId="649E9923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</w:tr>
      <w:tr w:rsidR="009D02F8" w:rsidRPr="005E26C1" w14:paraId="3E5FAC90" w14:textId="77777777" w:rsidTr="00D45F66">
        <w:tc>
          <w:tcPr>
            <w:tcW w:w="125" w:type="pct"/>
          </w:tcPr>
          <w:p w14:paraId="7803E892" w14:textId="77777777" w:rsidR="009D02F8" w:rsidRPr="008A7F76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48FE2D8D" w14:textId="77777777" w:rsidR="009D02F8" w:rsidRPr="00B10891" w:rsidRDefault="009D02F8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79" w:type="pct"/>
            <w:vMerge/>
          </w:tcPr>
          <w:p w14:paraId="4A217B87" w14:textId="77777777" w:rsidR="009D02F8" w:rsidRPr="00F63F89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4EC31CB2" w14:textId="0E14AC45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71C2AAE" w14:textId="3D24FB22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5A2649DF" w14:textId="05F4B04D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09ECCD14" w14:textId="524812C0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62108B">
              <w:rPr>
                <w:szCs w:val="22"/>
                <w:lang w:val="en-US"/>
              </w:rPr>
              <w:t>EXP</w:t>
            </w:r>
            <w:r w:rsidRPr="0062108B">
              <w:rPr>
                <w:szCs w:val="22"/>
              </w:rPr>
              <w:t>:</w:t>
            </w:r>
            <w:r>
              <w:rPr>
                <w:szCs w:val="22"/>
              </w:rPr>
              <w:t xml:space="preserve"> 292</w:t>
            </w:r>
          </w:p>
        </w:tc>
        <w:tc>
          <w:tcPr>
            <w:tcW w:w="1107" w:type="pct"/>
            <w:vMerge/>
          </w:tcPr>
          <w:p w14:paraId="5C841C4E" w14:textId="77777777" w:rsidR="009D02F8" w:rsidRDefault="009D02F8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533EC456" w14:textId="77777777" w:rsidR="009D02F8" w:rsidRPr="000F7A4F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29FEF594" w14:textId="3D750D82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56" w:type="pct"/>
          </w:tcPr>
          <w:p w14:paraId="351FFC8B" w14:textId="4E93FC02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72828CE" w14:textId="1E37B304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4AB2252D" w14:textId="59DB7592" w:rsidR="009D02F8" w:rsidRDefault="009D02F8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2F490DFC" w14:textId="533A4911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20AA3FD6" w14:textId="7E11E1A5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</w:tr>
      <w:tr w:rsidR="009D02F8" w:rsidRPr="005E26C1" w14:paraId="02CE379D" w14:textId="77777777" w:rsidTr="00D45F66">
        <w:tc>
          <w:tcPr>
            <w:tcW w:w="125" w:type="pct"/>
          </w:tcPr>
          <w:p w14:paraId="6BF5F710" w14:textId="77777777" w:rsidR="009D02F8" w:rsidRPr="008A7F76" w:rsidRDefault="009D02F8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07E00C82" w14:textId="19AEEC8F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B10891">
              <w:rPr>
                <w:rFonts w:eastAsia="Calibri"/>
              </w:rPr>
              <w:t>Из них ЛБО доведенные для финансирования в рублях на второй год планового периоды</w:t>
            </w:r>
          </w:p>
        </w:tc>
        <w:tc>
          <w:tcPr>
            <w:tcW w:w="279" w:type="pct"/>
            <w:vMerge w:val="restart"/>
          </w:tcPr>
          <w:p w14:paraId="10C20116" w14:textId="61B8CA0F" w:rsidR="009D02F8" w:rsidRPr="00F63F89" w:rsidRDefault="004E716C" w:rsidP="0011427E">
            <w:pPr>
              <w:pStyle w:val="GOSTTablenorm"/>
              <w:rPr>
                <w:szCs w:val="22"/>
              </w:rPr>
            </w:pPr>
            <w:ins w:id="1231" w:author="Краснова Наталья EXP-332161" w:date="2026-03-19T17:49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1C98F7E9" w14:textId="018CC72F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021D537" w14:textId="2E30AE3C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394C9292" w14:textId="2E9E0B3C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228</w:t>
            </w:r>
          </w:p>
        </w:tc>
        <w:tc>
          <w:tcPr>
            <w:tcW w:w="301" w:type="pct"/>
          </w:tcPr>
          <w:p w14:paraId="499FBF7C" w14:textId="257ACB99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4C9E3FFA" w14:textId="79E62EFB" w:rsidR="009D02F8" w:rsidRDefault="009D02F8" w:rsidP="0011427E">
            <w:pPr>
              <w:pStyle w:val="GOSTTablenorm"/>
              <w:rPr>
                <w:rFonts w:eastAsia="Calibri"/>
              </w:rPr>
            </w:pPr>
            <w:r>
              <w:rPr>
                <w:rFonts w:eastAsia="Calibri"/>
              </w:rPr>
              <w:t>С</w:t>
            </w:r>
            <w:r w:rsidRPr="008E560B">
              <w:rPr>
                <w:rFonts w:eastAsia="Calibri"/>
              </w:rPr>
              <w:t>умма ЛБО</w:t>
            </w:r>
            <w:r>
              <w:rPr>
                <w:rFonts w:eastAsia="Calibri"/>
              </w:rPr>
              <w:t xml:space="preserve"> доведенных на финансирование в рублях на второй год планового периода</w:t>
            </w:r>
            <w:r w:rsidRPr="008E560B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>до РБС, ПБС, ИПБС через ТО</w:t>
            </w:r>
            <w:r w:rsidRPr="008E560B">
              <w:rPr>
                <w:rFonts w:eastAsia="Calibri"/>
              </w:rPr>
              <w:t>ФК</w:t>
            </w:r>
            <w:r>
              <w:rPr>
                <w:rFonts w:eastAsia="Calibri"/>
              </w:rPr>
              <w:t>.</w:t>
            </w:r>
          </w:p>
          <w:p w14:paraId="6E09499C" w14:textId="77777777" w:rsidR="009D02F8" w:rsidRDefault="009D02F8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7559E62C" w14:textId="37821F20" w:rsidR="009D02F8" w:rsidRDefault="009D02F8" w:rsidP="0011427E">
            <w:pPr>
              <w:pStyle w:val="GOSTTablenorm"/>
              <w:rPr>
                <w:rFonts w:eastAsia="Calibri"/>
              </w:rPr>
            </w:pPr>
            <w:r>
              <w:rPr>
                <w:rFonts w:eastAsia="Calibri"/>
              </w:rPr>
              <w:t xml:space="preserve">Оборот по Кт </w:t>
            </w:r>
            <w:r w:rsidRPr="005E26C1">
              <w:rPr>
                <w:szCs w:val="22"/>
              </w:rPr>
              <w:t xml:space="preserve">за отчетный период </w:t>
            </w:r>
            <w:r>
              <w:rPr>
                <w:rFonts w:eastAsia="Calibri"/>
              </w:rPr>
              <w:t>по показателям:</w:t>
            </w:r>
          </w:p>
          <w:p w14:paraId="14E0139C" w14:textId="6EF06C05" w:rsidR="009D02F8" w:rsidRPr="004A1C8C" w:rsidRDefault="009D02F8" w:rsidP="0011427E">
            <w:pPr>
              <w:pStyle w:val="GOSTTableListMark1"/>
              <w:rPr>
                <w:rFonts w:eastAsia="Calibri"/>
              </w:rPr>
            </w:pPr>
            <w:r>
              <w:rPr>
                <w:rFonts w:eastAsia="Calibri"/>
              </w:rPr>
              <w:t>ЛБО_РБС_3,</w:t>
            </w:r>
          </w:p>
          <w:p w14:paraId="1081C6BA" w14:textId="6D4F0023" w:rsidR="009D02F8" w:rsidRPr="005E26C1" w:rsidRDefault="009D02F8" w:rsidP="0011427E">
            <w:pPr>
              <w:pStyle w:val="GOSTTableListMark1"/>
            </w:pPr>
            <w:r w:rsidRPr="008E560B">
              <w:rPr>
                <w:rFonts w:eastAsia="Calibri"/>
              </w:rPr>
              <w:t>ЛБО</w:t>
            </w:r>
            <w:r w:rsidRPr="008E560B">
              <w:t>_ПБС_</w:t>
            </w:r>
            <w:r>
              <w:t>3</w:t>
            </w:r>
          </w:p>
        </w:tc>
        <w:tc>
          <w:tcPr>
            <w:tcW w:w="254" w:type="pct"/>
            <w:vMerge w:val="restart"/>
          </w:tcPr>
          <w:p w14:paraId="5DB17668" w14:textId="68C74898" w:rsidR="009D02F8" w:rsidRDefault="009D02F8" w:rsidP="0011427E">
            <w:pPr>
              <w:pStyle w:val="GOSTTablenorm"/>
              <w:rPr>
                <w:szCs w:val="22"/>
              </w:rPr>
            </w:pPr>
            <w:r w:rsidRPr="000F7A4F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7C184D64" w14:textId="3DA0C955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56" w:type="pct"/>
          </w:tcPr>
          <w:p w14:paraId="4B5DFED2" w14:textId="5C588A7C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7005A41D" w14:textId="4BC59143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2375E6F8" w14:textId="7562857D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7D2A8A70" w14:textId="5FA7F78E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640DDC6D" w14:textId="49D0F932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</w:tr>
      <w:tr w:rsidR="009D02F8" w:rsidRPr="005E26C1" w14:paraId="1EC109A3" w14:textId="77777777" w:rsidTr="00D45F66">
        <w:tc>
          <w:tcPr>
            <w:tcW w:w="125" w:type="pct"/>
          </w:tcPr>
          <w:p w14:paraId="4B99F23C" w14:textId="77777777" w:rsidR="009D02F8" w:rsidRPr="008A7F76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6BEEB63F" w14:textId="77777777" w:rsidR="009D02F8" w:rsidRPr="00B10891" w:rsidRDefault="009D02F8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79" w:type="pct"/>
            <w:vMerge/>
          </w:tcPr>
          <w:p w14:paraId="7359736F" w14:textId="77777777" w:rsidR="009D02F8" w:rsidRPr="00F63F89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38EAA490" w14:textId="7DB06682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F3F8DF0" w14:textId="336B5D64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3FD26F8B" w14:textId="2CFD5F58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070E0DA1" w14:textId="5B2DBB8A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62108B">
              <w:rPr>
                <w:szCs w:val="22"/>
                <w:lang w:val="en-US"/>
              </w:rPr>
              <w:t>EXP</w:t>
            </w:r>
            <w:r w:rsidRPr="0062108B">
              <w:rPr>
                <w:szCs w:val="22"/>
              </w:rPr>
              <w:t>:</w:t>
            </w:r>
            <w:r>
              <w:rPr>
                <w:szCs w:val="22"/>
              </w:rPr>
              <w:t xml:space="preserve"> 293</w:t>
            </w:r>
          </w:p>
        </w:tc>
        <w:tc>
          <w:tcPr>
            <w:tcW w:w="1107" w:type="pct"/>
            <w:vMerge/>
          </w:tcPr>
          <w:p w14:paraId="412D7CB4" w14:textId="77777777" w:rsidR="009D02F8" w:rsidRDefault="009D02F8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0915ED78" w14:textId="77777777" w:rsidR="009D02F8" w:rsidRPr="000F7A4F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2943D389" w14:textId="1CD6751D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56" w:type="pct"/>
          </w:tcPr>
          <w:p w14:paraId="2A16F86D" w14:textId="6A57ABA8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4E453647" w14:textId="406128DE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504022F9" w14:textId="6A69A882" w:rsidR="009D02F8" w:rsidRDefault="009D02F8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478A9AD9" w14:textId="72727796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2B63625B" w14:textId="2C62B911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</w:tr>
      <w:tr w:rsidR="009D02F8" w:rsidRPr="005E26C1" w14:paraId="67571B33" w14:textId="77777777" w:rsidTr="00D45F66">
        <w:tc>
          <w:tcPr>
            <w:tcW w:w="125" w:type="pct"/>
          </w:tcPr>
          <w:p w14:paraId="58B45CB4" w14:textId="77777777" w:rsidR="009D02F8" w:rsidRPr="008A7F76" w:rsidRDefault="009D02F8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036292C5" w14:textId="66B5DE3F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B10891">
              <w:rPr>
                <w:rFonts w:eastAsia="Calibri"/>
              </w:rPr>
              <w:t>Из них ЛБО доведенные для финансирования в рублях на третий год планового периоды</w:t>
            </w:r>
          </w:p>
        </w:tc>
        <w:tc>
          <w:tcPr>
            <w:tcW w:w="279" w:type="pct"/>
            <w:vMerge w:val="restart"/>
          </w:tcPr>
          <w:p w14:paraId="42F0B357" w14:textId="77777777" w:rsidR="009D02F8" w:rsidRPr="00F63F89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59710CC3" w14:textId="49AE68A1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B6809EE" w14:textId="1CB7FCFC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77A53C72" w14:textId="1434DF52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229</w:t>
            </w:r>
          </w:p>
        </w:tc>
        <w:tc>
          <w:tcPr>
            <w:tcW w:w="301" w:type="pct"/>
          </w:tcPr>
          <w:p w14:paraId="190CDA0D" w14:textId="27DD223F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142592E9" w14:textId="5F7B597F" w:rsidR="009D02F8" w:rsidRDefault="009D02F8" w:rsidP="0011427E">
            <w:pPr>
              <w:pStyle w:val="GOSTTablenorm"/>
              <w:rPr>
                <w:rFonts w:eastAsia="Calibri"/>
              </w:rPr>
            </w:pPr>
            <w:r>
              <w:rPr>
                <w:rFonts w:eastAsia="Calibri"/>
              </w:rPr>
              <w:t>С</w:t>
            </w:r>
            <w:r w:rsidRPr="008E560B">
              <w:rPr>
                <w:rFonts w:eastAsia="Calibri"/>
              </w:rPr>
              <w:t>умма ЛБО</w:t>
            </w:r>
            <w:r>
              <w:rPr>
                <w:rFonts w:eastAsia="Calibri"/>
              </w:rPr>
              <w:t xml:space="preserve"> доведенных на финансирование в рублях на третий год планового периода</w:t>
            </w:r>
            <w:r w:rsidRPr="008E560B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>до РБС, ПБС, ИПБС через ТО</w:t>
            </w:r>
            <w:r w:rsidRPr="008E560B">
              <w:rPr>
                <w:rFonts w:eastAsia="Calibri"/>
              </w:rPr>
              <w:t>ФК</w:t>
            </w:r>
            <w:r>
              <w:rPr>
                <w:rFonts w:eastAsia="Calibri"/>
              </w:rPr>
              <w:t>.</w:t>
            </w:r>
          </w:p>
          <w:p w14:paraId="0081BAEE" w14:textId="77777777" w:rsidR="009D02F8" w:rsidRDefault="009D02F8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0BECFE7A" w14:textId="401DE841" w:rsidR="009D02F8" w:rsidRDefault="009D02F8" w:rsidP="0011427E">
            <w:pPr>
              <w:pStyle w:val="GOSTTablenorm"/>
              <w:rPr>
                <w:rFonts w:eastAsia="Calibri"/>
              </w:rPr>
            </w:pPr>
            <w:r>
              <w:rPr>
                <w:rFonts w:eastAsia="Calibri"/>
              </w:rPr>
              <w:t xml:space="preserve">Оборот по Кт </w:t>
            </w:r>
            <w:r w:rsidRPr="005E26C1">
              <w:rPr>
                <w:szCs w:val="22"/>
              </w:rPr>
              <w:t xml:space="preserve">за отчетный период </w:t>
            </w:r>
            <w:r>
              <w:rPr>
                <w:rFonts w:eastAsia="Calibri"/>
              </w:rPr>
              <w:t>по показателям:</w:t>
            </w:r>
          </w:p>
          <w:p w14:paraId="1DEB42C6" w14:textId="75D3D423" w:rsidR="009D02F8" w:rsidRPr="004A1C8C" w:rsidRDefault="009D02F8" w:rsidP="0011427E">
            <w:pPr>
              <w:pStyle w:val="GOSTTableListMark1"/>
              <w:rPr>
                <w:rFonts w:eastAsia="Calibri"/>
              </w:rPr>
            </w:pPr>
            <w:r>
              <w:rPr>
                <w:rFonts w:eastAsia="Calibri"/>
              </w:rPr>
              <w:t>ЛБО_РБС_4,</w:t>
            </w:r>
          </w:p>
          <w:p w14:paraId="1D15E949" w14:textId="290B7E0D" w:rsidR="009D02F8" w:rsidRPr="005E26C1" w:rsidRDefault="009D02F8" w:rsidP="0011427E">
            <w:pPr>
              <w:pStyle w:val="GOSTTableListMark1"/>
            </w:pPr>
            <w:r w:rsidRPr="008E560B">
              <w:rPr>
                <w:rFonts w:eastAsia="Calibri"/>
              </w:rPr>
              <w:t>ЛБО</w:t>
            </w:r>
            <w:r w:rsidRPr="008E560B">
              <w:t>_ПБС_</w:t>
            </w:r>
            <w:r>
              <w:t>4</w:t>
            </w:r>
          </w:p>
        </w:tc>
        <w:tc>
          <w:tcPr>
            <w:tcW w:w="254" w:type="pct"/>
            <w:vMerge w:val="restart"/>
          </w:tcPr>
          <w:p w14:paraId="6CA350B6" w14:textId="4038E66E" w:rsidR="009D02F8" w:rsidRDefault="009D02F8" w:rsidP="0011427E">
            <w:pPr>
              <w:pStyle w:val="GOSTTablenorm"/>
              <w:rPr>
                <w:szCs w:val="22"/>
              </w:rPr>
            </w:pPr>
            <w:r w:rsidRPr="000F7A4F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505C42FD" w14:textId="3335C100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56" w:type="pct"/>
          </w:tcPr>
          <w:p w14:paraId="7E82BAE6" w14:textId="3039EFDF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78490555" w14:textId="39B413CE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245E90C8" w14:textId="4C689EDA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5AE508B8" w14:textId="64A2E2F1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1F8C604D" w14:textId="57E917E8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</w:tr>
      <w:tr w:rsidR="009D02F8" w:rsidRPr="005E26C1" w14:paraId="03FBC2CA" w14:textId="77777777" w:rsidTr="00D45F66">
        <w:tc>
          <w:tcPr>
            <w:tcW w:w="125" w:type="pct"/>
          </w:tcPr>
          <w:p w14:paraId="0CA3CFF0" w14:textId="77777777" w:rsidR="009D02F8" w:rsidRPr="008A7F76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036CE0AA" w14:textId="77777777" w:rsidR="009D02F8" w:rsidRPr="00B10891" w:rsidRDefault="009D02F8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79" w:type="pct"/>
            <w:vMerge/>
          </w:tcPr>
          <w:p w14:paraId="1DFE6AB2" w14:textId="77777777" w:rsidR="009D02F8" w:rsidRPr="00F63F89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5E07205F" w14:textId="271CFC0E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AE65228" w14:textId="61037E0A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02F38F43" w14:textId="7151D1B0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54CBA4FA" w14:textId="35E7D135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62108B">
              <w:rPr>
                <w:szCs w:val="22"/>
                <w:lang w:val="en-US"/>
              </w:rPr>
              <w:t>EXP</w:t>
            </w:r>
            <w:r w:rsidRPr="0062108B">
              <w:rPr>
                <w:szCs w:val="22"/>
              </w:rPr>
              <w:t>:</w:t>
            </w:r>
            <w:r>
              <w:rPr>
                <w:szCs w:val="22"/>
              </w:rPr>
              <w:t xml:space="preserve"> 294</w:t>
            </w:r>
          </w:p>
        </w:tc>
        <w:tc>
          <w:tcPr>
            <w:tcW w:w="1107" w:type="pct"/>
            <w:vMerge/>
          </w:tcPr>
          <w:p w14:paraId="2384E809" w14:textId="77777777" w:rsidR="009D02F8" w:rsidRDefault="009D02F8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3CC66A40" w14:textId="77777777" w:rsidR="009D02F8" w:rsidRPr="000F7A4F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22E6EFF2" w14:textId="57B4221A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56" w:type="pct"/>
          </w:tcPr>
          <w:p w14:paraId="108FD076" w14:textId="348D1457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783D0585" w14:textId="23521FBB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5809CA88" w14:textId="2097FF69" w:rsidR="009D02F8" w:rsidRDefault="009D02F8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0AABB021" w14:textId="022E14A6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7790AAF7" w14:textId="3CDACBF1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</w:tr>
      <w:tr w:rsidR="009D02F8" w:rsidRPr="005E26C1" w14:paraId="78AC5ED0" w14:textId="77777777" w:rsidTr="00D45F66">
        <w:tc>
          <w:tcPr>
            <w:tcW w:w="125" w:type="pct"/>
          </w:tcPr>
          <w:p w14:paraId="57E8383F" w14:textId="77777777" w:rsidR="009D02F8" w:rsidRPr="00B10891" w:rsidRDefault="009D02F8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3AE0694A" w14:textId="6A1C0ED8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B10891">
              <w:t>Из них ЛБО доведенные в иностранной валюте</w:t>
            </w:r>
            <w:r w:rsidRPr="00B10891">
              <w:rPr>
                <w:rFonts w:eastAsia="Calibri"/>
              </w:rPr>
              <w:t xml:space="preserve"> на текущий финансовый год</w:t>
            </w:r>
          </w:p>
        </w:tc>
        <w:tc>
          <w:tcPr>
            <w:tcW w:w="279" w:type="pct"/>
            <w:vMerge w:val="restart"/>
          </w:tcPr>
          <w:p w14:paraId="4BEA7F7A" w14:textId="0469A2FD" w:rsidR="009D02F8" w:rsidRPr="00F63F89" w:rsidRDefault="004E716C" w:rsidP="0011427E">
            <w:pPr>
              <w:pStyle w:val="GOSTTablenorm"/>
              <w:rPr>
                <w:szCs w:val="22"/>
              </w:rPr>
            </w:pPr>
            <w:ins w:id="1232" w:author="Краснова Наталья EXP-332161" w:date="2026-03-19T17:49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6F3C8E90" w14:textId="444FFEB0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9EA28A1" w14:textId="5271B513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4E3416EC" w14:textId="20EAC73D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230</w:t>
            </w:r>
          </w:p>
        </w:tc>
        <w:tc>
          <w:tcPr>
            <w:tcW w:w="301" w:type="pct"/>
          </w:tcPr>
          <w:p w14:paraId="3F6029CF" w14:textId="26A8D64B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5D4FA113" w14:textId="77777777" w:rsidR="009D02F8" w:rsidRDefault="009D02F8" w:rsidP="0011427E">
            <w:pPr>
              <w:pStyle w:val="GOSTTablenorm"/>
              <w:rPr>
                <w:rFonts w:eastAsia="Calibri"/>
              </w:rPr>
            </w:pPr>
            <w:r>
              <w:rPr>
                <w:rFonts w:eastAsia="Calibri"/>
              </w:rPr>
              <w:t>С</w:t>
            </w:r>
            <w:r w:rsidRPr="008E560B">
              <w:rPr>
                <w:rFonts w:eastAsia="Calibri"/>
              </w:rPr>
              <w:t>умма ЛБО</w:t>
            </w:r>
            <w:r>
              <w:rPr>
                <w:rFonts w:eastAsia="Calibri"/>
              </w:rPr>
              <w:t xml:space="preserve"> в иностранной валюте (в рублевом эквиваленте)</w:t>
            </w:r>
            <w:r w:rsidRPr="005A6028">
              <w:rPr>
                <w:rFonts w:eastAsia="Calibri"/>
              </w:rPr>
              <w:t xml:space="preserve"> </w:t>
            </w:r>
            <w:r w:rsidRPr="00B10891">
              <w:rPr>
                <w:rFonts w:eastAsia="Calibri"/>
              </w:rPr>
              <w:t>на текущий финансовый год</w:t>
            </w:r>
            <w:r w:rsidRPr="008E560B">
              <w:rPr>
                <w:rFonts w:eastAsia="Calibri"/>
              </w:rPr>
              <w:t>, дове</w:t>
            </w:r>
            <w:r>
              <w:rPr>
                <w:rFonts w:eastAsia="Calibri"/>
              </w:rPr>
              <w:t>денных до РБС, ПБС, ИПБС через ТО</w:t>
            </w:r>
            <w:r w:rsidRPr="008E560B">
              <w:rPr>
                <w:rFonts w:eastAsia="Calibri"/>
              </w:rPr>
              <w:t>ФК</w:t>
            </w:r>
            <w:r>
              <w:rPr>
                <w:rFonts w:eastAsia="Calibri"/>
              </w:rPr>
              <w:t>.</w:t>
            </w:r>
          </w:p>
          <w:p w14:paraId="6A928338" w14:textId="77777777" w:rsidR="009D02F8" w:rsidRDefault="009D02F8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1A0773A0" w14:textId="53A566B4" w:rsidR="009D02F8" w:rsidRDefault="009D02F8" w:rsidP="0011427E">
            <w:pPr>
              <w:pStyle w:val="GOSTTablenorm"/>
              <w:rPr>
                <w:rFonts w:eastAsia="Calibri"/>
              </w:rPr>
            </w:pPr>
            <w:r>
              <w:rPr>
                <w:rFonts w:eastAsia="Calibri"/>
              </w:rPr>
              <w:t xml:space="preserve">Оборот по Кт </w:t>
            </w:r>
            <w:r w:rsidRPr="005E26C1">
              <w:rPr>
                <w:szCs w:val="22"/>
              </w:rPr>
              <w:t xml:space="preserve">за отчетный период </w:t>
            </w:r>
            <w:r>
              <w:rPr>
                <w:rFonts w:eastAsia="Calibri"/>
              </w:rPr>
              <w:t>по показателям:</w:t>
            </w:r>
          </w:p>
          <w:p w14:paraId="2AEB8742" w14:textId="4BE5A12F" w:rsidR="009D02F8" w:rsidRPr="008E560B" w:rsidRDefault="009D02F8" w:rsidP="0011427E">
            <w:pPr>
              <w:pStyle w:val="GOSTTableListMark1"/>
              <w:rPr>
                <w:rFonts w:eastAsia="Calibri"/>
              </w:rPr>
            </w:pPr>
            <w:r>
              <w:rPr>
                <w:rFonts w:eastAsia="Calibri"/>
              </w:rPr>
              <w:t>ЛБО_РБС_ВАЛ_1,</w:t>
            </w:r>
          </w:p>
          <w:p w14:paraId="6730CE60" w14:textId="21C169F3" w:rsidR="009D02F8" w:rsidRPr="00737D1B" w:rsidRDefault="009D02F8" w:rsidP="0011427E">
            <w:pPr>
              <w:pStyle w:val="GOSTTableListMark1"/>
            </w:pPr>
            <w:r w:rsidRPr="008E560B">
              <w:rPr>
                <w:rFonts w:eastAsia="Calibri"/>
              </w:rPr>
              <w:t>ЛБО</w:t>
            </w:r>
            <w:r w:rsidRPr="008E560B">
              <w:t>_ПБС_ВАЛ_</w:t>
            </w:r>
            <w:r>
              <w:t>1</w:t>
            </w:r>
          </w:p>
        </w:tc>
        <w:tc>
          <w:tcPr>
            <w:tcW w:w="254" w:type="pct"/>
            <w:vMerge w:val="restart"/>
          </w:tcPr>
          <w:p w14:paraId="566A3375" w14:textId="61ECE36C" w:rsidR="009D02F8" w:rsidRDefault="009D02F8" w:rsidP="0011427E">
            <w:pPr>
              <w:pStyle w:val="GOSTTablenorm"/>
              <w:rPr>
                <w:szCs w:val="22"/>
              </w:rPr>
            </w:pPr>
            <w:r w:rsidRPr="000F7A4F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4344EFA3" w14:textId="5A46371B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56" w:type="pct"/>
          </w:tcPr>
          <w:p w14:paraId="46AA1BC7" w14:textId="52BCDB41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06F879C9" w14:textId="32341B4A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0564DB5B" w14:textId="1407B516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093FE28A" w14:textId="06BAC03F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72E28F9D" w14:textId="456DEDA7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</w:tr>
      <w:tr w:rsidR="009D02F8" w:rsidRPr="005E26C1" w14:paraId="7D8292E7" w14:textId="77777777" w:rsidTr="00D45F66">
        <w:tc>
          <w:tcPr>
            <w:tcW w:w="125" w:type="pct"/>
          </w:tcPr>
          <w:p w14:paraId="0A1B2336" w14:textId="77777777" w:rsidR="009D02F8" w:rsidRPr="00B10891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4E22913A" w14:textId="77777777" w:rsidR="009D02F8" w:rsidRPr="00B10891" w:rsidRDefault="009D02F8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10A8238F" w14:textId="77777777" w:rsidR="009D02F8" w:rsidRPr="00F63F89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14F8C7EA" w14:textId="7E29477B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6DA2D1B" w14:textId="01362367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1F2A4A45" w14:textId="57258E8A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346FF7A2" w14:textId="073E9DA6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62108B">
              <w:rPr>
                <w:szCs w:val="22"/>
                <w:lang w:val="en-US"/>
              </w:rPr>
              <w:t>EXP</w:t>
            </w:r>
            <w:r w:rsidRPr="0062108B">
              <w:rPr>
                <w:szCs w:val="22"/>
              </w:rPr>
              <w:t>:</w:t>
            </w:r>
            <w:r>
              <w:rPr>
                <w:szCs w:val="22"/>
              </w:rPr>
              <w:t xml:space="preserve"> 123</w:t>
            </w:r>
          </w:p>
        </w:tc>
        <w:tc>
          <w:tcPr>
            <w:tcW w:w="1107" w:type="pct"/>
            <w:vMerge/>
          </w:tcPr>
          <w:p w14:paraId="467BCF07" w14:textId="77777777" w:rsidR="009D02F8" w:rsidRDefault="009D02F8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16C21CD5" w14:textId="77777777" w:rsidR="009D02F8" w:rsidRPr="000F7A4F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3F242244" w14:textId="77777777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 xml:space="preserve">+ </w:t>
            </w:r>
          </w:p>
          <w:p w14:paraId="2FD8D053" w14:textId="68437327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РБС</w:t>
            </w:r>
          </w:p>
        </w:tc>
        <w:tc>
          <w:tcPr>
            <w:tcW w:w="256" w:type="pct"/>
          </w:tcPr>
          <w:p w14:paraId="2BBCDBCB" w14:textId="7EA580F2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0748B3D8" w14:textId="2E50C5B1" w:rsidR="009D02F8" w:rsidRDefault="009D02F8" w:rsidP="0011427E">
            <w:pPr>
              <w:pStyle w:val="GOSTTablenorm"/>
              <w:rPr>
                <w:szCs w:val="22"/>
              </w:rPr>
            </w:pPr>
            <w:r w:rsidRPr="00586982">
              <w:t>-</w:t>
            </w:r>
          </w:p>
        </w:tc>
        <w:tc>
          <w:tcPr>
            <w:tcW w:w="213" w:type="pct"/>
          </w:tcPr>
          <w:p w14:paraId="0B2828AF" w14:textId="6BBCE1DA" w:rsidR="009D02F8" w:rsidRDefault="009D02F8" w:rsidP="0011427E">
            <w:pPr>
              <w:pStyle w:val="GOSTTablenorm"/>
              <w:rPr>
                <w:szCs w:val="22"/>
              </w:rPr>
            </w:pPr>
            <w:r w:rsidRPr="00586982">
              <w:t>-</w:t>
            </w:r>
          </w:p>
        </w:tc>
        <w:tc>
          <w:tcPr>
            <w:tcW w:w="213" w:type="pct"/>
          </w:tcPr>
          <w:p w14:paraId="1EAD726E" w14:textId="48315E22" w:rsidR="009D02F8" w:rsidRDefault="009D02F8" w:rsidP="0011427E">
            <w:pPr>
              <w:pStyle w:val="GOSTTablenorm"/>
              <w:rPr>
                <w:szCs w:val="22"/>
              </w:rPr>
            </w:pPr>
            <w:r w:rsidRPr="00586982">
              <w:t>-</w:t>
            </w:r>
          </w:p>
        </w:tc>
        <w:tc>
          <w:tcPr>
            <w:tcW w:w="249" w:type="pct"/>
          </w:tcPr>
          <w:p w14:paraId="7F0BA9EB" w14:textId="28F51499" w:rsidR="009D02F8" w:rsidRDefault="009D02F8" w:rsidP="0011427E">
            <w:pPr>
              <w:pStyle w:val="GOSTTablenorm"/>
              <w:rPr>
                <w:szCs w:val="22"/>
              </w:rPr>
            </w:pPr>
            <w:r w:rsidRPr="00586982">
              <w:t>-</w:t>
            </w:r>
          </w:p>
        </w:tc>
      </w:tr>
      <w:tr w:rsidR="009D02F8" w:rsidRPr="005E26C1" w14:paraId="3DF7D85B" w14:textId="77777777" w:rsidTr="00D45F66">
        <w:tc>
          <w:tcPr>
            <w:tcW w:w="125" w:type="pct"/>
          </w:tcPr>
          <w:p w14:paraId="1A1E067C" w14:textId="77777777" w:rsidR="009D02F8" w:rsidRPr="00B10891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0CEB8C8E" w14:textId="77777777" w:rsidR="009D02F8" w:rsidRPr="00B10891" w:rsidRDefault="009D02F8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5E0F338E" w14:textId="77777777" w:rsidR="009D02F8" w:rsidRPr="00F63F89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2EED786B" w14:textId="1D68F1C1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C8D784B" w14:textId="271A16E8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437BDE54" w14:textId="0B015102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020D25F2" w14:textId="785F9DD3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62108B">
              <w:rPr>
                <w:szCs w:val="22"/>
                <w:lang w:val="en-US"/>
              </w:rPr>
              <w:t>EXP</w:t>
            </w:r>
            <w:r w:rsidRPr="0062108B">
              <w:rPr>
                <w:szCs w:val="22"/>
              </w:rPr>
              <w:t>:</w:t>
            </w:r>
            <w:r>
              <w:rPr>
                <w:szCs w:val="22"/>
              </w:rPr>
              <w:t xml:space="preserve"> 189</w:t>
            </w:r>
          </w:p>
        </w:tc>
        <w:tc>
          <w:tcPr>
            <w:tcW w:w="1107" w:type="pct"/>
            <w:vMerge/>
          </w:tcPr>
          <w:p w14:paraId="4D7557D5" w14:textId="77777777" w:rsidR="009D02F8" w:rsidRDefault="009D02F8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29B75296" w14:textId="77777777" w:rsidR="009D02F8" w:rsidRPr="000F7A4F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78E8048D" w14:textId="3EAB6399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56" w:type="pct"/>
          </w:tcPr>
          <w:p w14:paraId="7803A109" w14:textId="5018AED6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3E45D460" w14:textId="5DF821CE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17F13554" w14:textId="1335C26A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1B9791D0" w14:textId="1070298A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20C1982E" w14:textId="39F63C1F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9D02F8" w:rsidRPr="005E26C1" w14:paraId="38BAB1C2" w14:textId="77777777" w:rsidTr="00D45F66">
        <w:tc>
          <w:tcPr>
            <w:tcW w:w="125" w:type="pct"/>
          </w:tcPr>
          <w:p w14:paraId="62E8DFAA" w14:textId="77777777" w:rsidR="009D02F8" w:rsidRPr="00B10891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1AD97A91" w14:textId="77777777" w:rsidR="009D02F8" w:rsidRPr="00B10891" w:rsidRDefault="009D02F8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2AE78244" w14:textId="77777777" w:rsidR="009D02F8" w:rsidRPr="00F63F89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6EB7EB4F" w14:textId="0839C281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8FFE686" w14:textId="6731708E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243FBF2E" w14:textId="6A4CA26C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3C960B86" w14:textId="3D18AE9B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62108B">
              <w:rPr>
                <w:szCs w:val="22"/>
                <w:lang w:val="en-US"/>
              </w:rPr>
              <w:t>EXP</w:t>
            </w:r>
            <w:r w:rsidRPr="0062108B">
              <w:rPr>
                <w:szCs w:val="22"/>
              </w:rPr>
              <w:t>:</w:t>
            </w:r>
            <w:r>
              <w:rPr>
                <w:szCs w:val="22"/>
              </w:rPr>
              <w:t xml:space="preserve"> 273</w:t>
            </w:r>
          </w:p>
        </w:tc>
        <w:tc>
          <w:tcPr>
            <w:tcW w:w="1107" w:type="pct"/>
            <w:vMerge/>
          </w:tcPr>
          <w:p w14:paraId="6344D5EA" w14:textId="77777777" w:rsidR="009D02F8" w:rsidRDefault="009D02F8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62CF61B9" w14:textId="77777777" w:rsidR="009D02F8" w:rsidRPr="000F7A4F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48E4EFBE" w14:textId="5A92E05E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56" w:type="pct"/>
          </w:tcPr>
          <w:p w14:paraId="11CE1754" w14:textId="4FB65861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A61BA0C" w14:textId="2169601A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022B319C" w14:textId="62987745" w:rsidR="009D02F8" w:rsidRDefault="009D02F8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4E1AD994" w14:textId="0E248A41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7719ED8A" w14:textId="2AD8A094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</w:tr>
      <w:tr w:rsidR="009D02F8" w:rsidRPr="005E26C1" w14:paraId="13006852" w14:textId="77777777" w:rsidTr="00D45F66">
        <w:tc>
          <w:tcPr>
            <w:tcW w:w="125" w:type="pct"/>
          </w:tcPr>
          <w:p w14:paraId="7F68310F" w14:textId="77777777" w:rsidR="009D02F8" w:rsidRPr="00B10891" w:rsidRDefault="009D02F8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32DAD186" w14:textId="51726D41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B10891">
              <w:t>Из них ЛБО доведенные в иностранной валюте</w:t>
            </w:r>
            <w:r w:rsidRPr="00B10891">
              <w:rPr>
                <w:rFonts w:eastAsia="Calibri"/>
              </w:rPr>
              <w:t xml:space="preserve"> на первый год планового период</w:t>
            </w:r>
            <w:r>
              <w:rPr>
                <w:rFonts w:eastAsia="Calibri"/>
              </w:rPr>
              <w:t>а</w:t>
            </w:r>
          </w:p>
        </w:tc>
        <w:tc>
          <w:tcPr>
            <w:tcW w:w="279" w:type="pct"/>
            <w:vMerge w:val="restart"/>
          </w:tcPr>
          <w:p w14:paraId="7476B44A" w14:textId="52AA2409" w:rsidR="009D02F8" w:rsidRPr="00F63F89" w:rsidRDefault="004E716C" w:rsidP="0011427E">
            <w:pPr>
              <w:pStyle w:val="GOSTTablenorm"/>
              <w:rPr>
                <w:szCs w:val="22"/>
              </w:rPr>
            </w:pPr>
            <w:ins w:id="1233" w:author="Краснова Наталья EXP-332161" w:date="2026-03-19T17:49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2F21CDC4" w14:textId="0E7D3569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C36E4C2" w14:textId="20CB37A1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0FA4C245" w14:textId="2C3B5BA0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231</w:t>
            </w:r>
          </w:p>
        </w:tc>
        <w:tc>
          <w:tcPr>
            <w:tcW w:w="301" w:type="pct"/>
          </w:tcPr>
          <w:p w14:paraId="3EBD9A92" w14:textId="115B4C09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0F5BBC74" w14:textId="6008D099" w:rsidR="009D02F8" w:rsidRDefault="009D02F8" w:rsidP="0011427E">
            <w:pPr>
              <w:pStyle w:val="GOSTTablenorm"/>
              <w:rPr>
                <w:rFonts w:eastAsia="Calibri"/>
              </w:rPr>
            </w:pPr>
            <w:r>
              <w:rPr>
                <w:rFonts w:eastAsia="Calibri"/>
              </w:rPr>
              <w:t>С</w:t>
            </w:r>
            <w:r w:rsidRPr="008E560B">
              <w:rPr>
                <w:rFonts w:eastAsia="Calibri"/>
              </w:rPr>
              <w:t>умма ЛБО</w:t>
            </w:r>
            <w:r>
              <w:rPr>
                <w:rFonts w:eastAsia="Calibri"/>
              </w:rPr>
              <w:t xml:space="preserve"> в иностранной валюте (в рублевом эквиваленте)</w:t>
            </w:r>
            <w:r w:rsidRPr="005A6028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>на первый год планового периода</w:t>
            </w:r>
            <w:r w:rsidRPr="008E560B">
              <w:rPr>
                <w:rFonts w:eastAsia="Calibri"/>
              </w:rPr>
              <w:t>, дове</w:t>
            </w:r>
            <w:r>
              <w:rPr>
                <w:rFonts w:eastAsia="Calibri"/>
              </w:rPr>
              <w:t>денных до РБС, ПБС, ИПБС через ТО</w:t>
            </w:r>
            <w:r w:rsidRPr="008E560B">
              <w:rPr>
                <w:rFonts w:eastAsia="Calibri"/>
              </w:rPr>
              <w:t>ФК</w:t>
            </w:r>
            <w:r>
              <w:rPr>
                <w:rFonts w:eastAsia="Calibri"/>
              </w:rPr>
              <w:t>.</w:t>
            </w:r>
          </w:p>
          <w:p w14:paraId="4D59587A" w14:textId="77777777" w:rsidR="009D02F8" w:rsidRDefault="009D02F8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77A40BD8" w14:textId="281F6358" w:rsidR="009D02F8" w:rsidRDefault="009D02F8" w:rsidP="0011427E">
            <w:pPr>
              <w:pStyle w:val="GOSTTablenorm"/>
              <w:rPr>
                <w:rFonts w:eastAsia="Calibri"/>
              </w:rPr>
            </w:pPr>
            <w:r>
              <w:rPr>
                <w:rFonts w:eastAsia="Calibri"/>
              </w:rPr>
              <w:t xml:space="preserve">Оборот по Кт </w:t>
            </w:r>
            <w:r w:rsidRPr="005E26C1">
              <w:rPr>
                <w:szCs w:val="22"/>
              </w:rPr>
              <w:t xml:space="preserve">за отчетный период </w:t>
            </w:r>
            <w:r>
              <w:rPr>
                <w:rFonts w:eastAsia="Calibri"/>
              </w:rPr>
              <w:t>по показателям:</w:t>
            </w:r>
          </w:p>
          <w:p w14:paraId="6B676144" w14:textId="54CB1152" w:rsidR="009D02F8" w:rsidRPr="008E560B" w:rsidRDefault="009D02F8" w:rsidP="0011427E">
            <w:pPr>
              <w:pStyle w:val="GOSTTableListMark1"/>
              <w:rPr>
                <w:rFonts w:eastAsia="Calibri"/>
              </w:rPr>
            </w:pPr>
            <w:r>
              <w:rPr>
                <w:rFonts w:eastAsia="Calibri"/>
              </w:rPr>
              <w:t>ЛБО_РБС_ВАЛ_2,</w:t>
            </w:r>
          </w:p>
          <w:p w14:paraId="0ADFB426" w14:textId="048D33A1" w:rsidR="009D02F8" w:rsidRPr="005E26C1" w:rsidRDefault="009D02F8" w:rsidP="0011427E">
            <w:pPr>
              <w:pStyle w:val="GOSTTableListMark1"/>
            </w:pPr>
            <w:r w:rsidRPr="008E560B">
              <w:rPr>
                <w:rFonts w:eastAsia="Calibri"/>
              </w:rPr>
              <w:t>ЛБО</w:t>
            </w:r>
            <w:r w:rsidRPr="008E560B">
              <w:t>_ПБС_ВАЛ_</w:t>
            </w:r>
            <w:r>
              <w:t>2</w:t>
            </w:r>
          </w:p>
        </w:tc>
        <w:tc>
          <w:tcPr>
            <w:tcW w:w="254" w:type="pct"/>
            <w:vMerge w:val="restart"/>
          </w:tcPr>
          <w:p w14:paraId="430ED8DE" w14:textId="57DDA1CA" w:rsidR="009D02F8" w:rsidRDefault="009D02F8" w:rsidP="0011427E">
            <w:pPr>
              <w:pStyle w:val="GOSTTablenorm"/>
              <w:rPr>
                <w:szCs w:val="22"/>
              </w:rPr>
            </w:pPr>
            <w:r w:rsidRPr="000F7A4F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2BA285EE" w14:textId="1231F86B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56" w:type="pct"/>
          </w:tcPr>
          <w:p w14:paraId="14F8C7AA" w14:textId="2213E8E1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2710942F" w14:textId="70D9C891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4211973B" w14:textId="6DF051CB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37E38934" w14:textId="377EC0F9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2F135068" w14:textId="14BDDD69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</w:tr>
      <w:tr w:rsidR="009D02F8" w:rsidRPr="005E26C1" w14:paraId="09CF4064" w14:textId="77777777" w:rsidTr="00D45F66">
        <w:tc>
          <w:tcPr>
            <w:tcW w:w="125" w:type="pct"/>
          </w:tcPr>
          <w:p w14:paraId="75D26F31" w14:textId="77777777" w:rsidR="009D02F8" w:rsidRPr="00B10891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25009AF8" w14:textId="77777777" w:rsidR="009D02F8" w:rsidRPr="00B10891" w:rsidRDefault="009D02F8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6485E16E" w14:textId="77777777" w:rsidR="009D02F8" w:rsidRPr="00F63F89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260EC98F" w14:textId="08EF6F1A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2600955" w14:textId="3EDFAD79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2345F2CA" w14:textId="60F2EC4C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4D7FE8ED" w14:textId="329A90EF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62108B">
              <w:rPr>
                <w:szCs w:val="22"/>
                <w:lang w:val="en-US"/>
              </w:rPr>
              <w:t>EXP</w:t>
            </w:r>
            <w:r w:rsidRPr="0062108B">
              <w:rPr>
                <w:szCs w:val="22"/>
              </w:rPr>
              <w:t>:</w:t>
            </w:r>
            <w:r>
              <w:rPr>
                <w:szCs w:val="22"/>
              </w:rPr>
              <w:t xml:space="preserve"> 124</w:t>
            </w:r>
          </w:p>
        </w:tc>
        <w:tc>
          <w:tcPr>
            <w:tcW w:w="1107" w:type="pct"/>
            <w:vMerge/>
          </w:tcPr>
          <w:p w14:paraId="3F17B91E" w14:textId="77777777" w:rsidR="009D02F8" w:rsidRDefault="009D02F8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0C2598C1" w14:textId="77777777" w:rsidR="009D02F8" w:rsidRPr="000F7A4F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4E9FD448" w14:textId="77777777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 xml:space="preserve">+ </w:t>
            </w:r>
          </w:p>
          <w:p w14:paraId="1961EA53" w14:textId="649FADEA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РБС</w:t>
            </w:r>
          </w:p>
        </w:tc>
        <w:tc>
          <w:tcPr>
            <w:tcW w:w="256" w:type="pct"/>
          </w:tcPr>
          <w:p w14:paraId="5C672D32" w14:textId="5CDFC917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7D3DB618" w14:textId="10326474" w:rsidR="009D02F8" w:rsidRDefault="009D02F8" w:rsidP="0011427E">
            <w:pPr>
              <w:pStyle w:val="GOSTTablenorm"/>
              <w:rPr>
                <w:szCs w:val="22"/>
              </w:rPr>
            </w:pPr>
            <w:r w:rsidRPr="00586982">
              <w:t>-</w:t>
            </w:r>
          </w:p>
        </w:tc>
        <w:tc>
          <w:tcPr>
            <w:tcW w:w="213" w:type="pct"/>
          </w:tcPr>
          <w:p w14:paraId="437FBC3E" w14:textId="78447B99" w:rsidR="009D02F8" w:rsidRDefault="009D02F8" w:rsidP="0011427E">
            <w:pPr>
              <w:pStyle w:val="GOSTTablenorm"/>
              <w:rPr>
                <w:szCs w:val="22"/>
              </w:rPr>
            </w:pPr>
            <w:r w:rsidRPr="00586982">
              <w:t>-</w:t>
            </w:r>
          </w:p>
        </w:tc>
        <w:tc>
          <w:tcPr>
            <w:tcW w:w="213" w:type="pct"/>
          </w:tcPr>
          <w:p w14:paraId="16656460" w14:textId="76468507" w:rsidR="009D02F8" w:rsidRDefault="009D02F8" w:rsidP="0011427E">
            <w:pPr>
              <w:pStyle w:val="GOSTTablenorm"/>
              <w:rPr>
                <w:szCs w:val="22"/>
              </w:rPr>
            </w:pPr>
            <w:r w:rsidRPr="00586982">
              <w:t>-</w:t>
            </w:r>
          </w:p>
        </w:tc>
        <w:tc>
          <w:tcPr>
            <w:tcW w:w="249" w:type="pct"/>
          </w:tcPr>
          <w:p w14:paraId="4AC88626" w14:textId="0A6A65D7" w:rsidR="009D02F8" w:rsidRDefault="009D02F8" w:rsidP="0011427E">
            <w:pPr>
              <w:pStyle w:val="GOSTTablenorm"/>
              <w:rPr>
                <w:szCs w:val="22"/>
              </w:rPr>
            </w:pPr>
            <w:r w:rsidRPr="00586982">
              <w:t>-</w:t>
            </w:r>
          </w:p>
        </w:tc>
      </w:tr>
      <w:tr w:rsidR="009D02F8" w:rsidRPr="005E26C1" w14:paraId="36D87AE1" w14:textId="77777777" w:rsidTr="00D45F66">
        <w:tc>
          <w:tcPr>
            <w:tcW w:w="125" w:type="pct"/>
          </w:tcPr>
          <w:p w14:paraId="6748B830" w14:textId="77777777" w:rsidR="009D02F8" w:rsidRPr="00B10891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6BCEF867" w14:textId="77777777" w:rsidR="009D02F8" w:rsidRPr="00B10891" w:rsidRDefault="009D02F8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74BA1C7A" w14:textId="77777777" w:rsidR="009D02F8" w:rsidRPr="00F63F89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4D863172" w14:textId="7F262082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C75FFFD" w14:textId="20573B2F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7E1C87FE" w14:textId="1952E709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279A0FCA" w14:textId="6F38D9C8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62108B">
              <w:rPr>
                <w:szCs w:val="22"/>
                <w:lang w:val="en-US"/>
              </w:rPr>
              <w:t>EXP</w:t>
            </w:r>
            <w:r w:rsidRPr="0062108B">
              <w:rPr>
                <w:szCs w:val="22"/>
              </w:rPr>
              <w:t>:</w:t>
            </w:r>
            <w:r>
              <w:rPr>
                <w:szCs w:val="22"/>
              </w:rPr>
              <w:t xml:space="preserve"> 190</w:t>
            </w:r>
          </w:p>
        </w:tc>
        <w:tc>
          <w:tcPr>
            <w:tcW w:w="1107" w:type="pct"/>
            <w:vMerge/>
          </w:tcPr>
          <w:p w14:paraId="5C5C7D3E" w14:textId="77777777" w:rsidR="009D02F8" w:rsidRDefault="009D02F8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633D8A97" w14:textId="77777777" w:rsidR="009D02F8" w:rsidRPr="000F7A4F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4AFA9F3E" w14:textId="5B8C1539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56" w:type="pct"/>
          </w:tcPr>
          <w:p w14:paraId="0BBBE5F1" w14:textId="2817143C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42710EEA" w14:textId="18700430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065601F9" w14:textId="1C5D565E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2C967491" w14:textId="43C71F14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2302A09D" w14:textId="49000E51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9D02F8" w:rsidRPr="005E26C1" w14:paraId="7BFD3BC0" w14:textId="77777777" w:rsidTr="00D45F66">
        <w:tc>
          <w:tcPr>
            <w:tcW w:w="125" w:type="pct"/>
          </w:tcPr>
          <w:p w14:paraId="07E8982A" w14:textId="77777777" w:rsidR="009D02F8" w:rsidRPr="00B10891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012226DA" w14:textId="77777777" w:rsidR="009D02F8" w:rsidRPr="00B10891" w:rsidRDefault="009D02F8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0722F6A9" w14:textId="77777777" w:rsidR="009D02F8" w:rsidRPr="00F63F89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674FEBE5" w14:textId="22E35AE6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B1E94D0" w14:textId="3023C52C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16393764" w14:textId="75EA5DD4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2C0EA1AA" w14:textId="1951A54A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62108B">
              <w:rPr>
                <w:szCs w:val="22"/>
                <w:lang w:val="en-US"/>
              </w:rPr>
              <w:t>EXP</w:t>
            </w:r>
            <w:r w:rsidRPr="0062108B">
              <w:rPr>
                <w:szCs w:val="22"/>
              </w:rPr>
              <w:t>:</w:t>
            </w:r>
            <w:r>
              <w:rPr>
                <w:szCs w:val="22"/>
              </w:rPr>
              <w:t xml:space="preserve"> 274</w:t>
            </w:r>
          </w:p>
        </w:tc>
        <w:tc>
          <w:tcPr>
            <w:tcW w:w="1107" w:type="pct"/>
            <w:vMerge/>
          </w:tcPr>
          <w:p w14:paraId="485CCDC9" w14:textId="77777777" w:rsidR="009D02F8" w:rsidRDefault="009D02F8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2B4F841B" w14:textId="77777777" w:rsidR="009D02F8" w:rsidRPr="000F7A4F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248BC724" w14:textId="1FCF811F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56" w:type="pct"/>
          </w:tcPr>
          <w:p w14:paraId="216386EC" w14:textId="76993942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023BD338" w14:textId="6F367F40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4C22C9C2" w14:textId="18BCB835" w:rsidR="009D02F8" w:rsidRDefault="009D02F8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6DA2FD14" w14:textId="1AF389C5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20D3E4CC" w14:textId="0BF90D1B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</w:tr>
      <w:tr w:rsidR="009D02F8" w:rsidRPr="005E26C1" w14:paraId="50EA2194" w14:textId="77777777" w:rsidTr="00D45F66">
        <w:tc>
          <w:tcPr>
            <w:tcW w:w="125" w:type="pct"/>
          </w:tcPr>
          <w:p w14:paraId="35FFB730" w14:textId="77777777" w:rsidR="009D02F8" w:rsidRPr="00B10891" w:rsidRDefault="009D02F8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4BA52147" w14:textId="2DD628F6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B10891">
              <w:t>Из них ЛБО доведенные в иностранной валюте</w:t>
            </w:r>
            <w:r>
              <w:rPr>
                <w:rFonts w:eastAsia="Calibri"/>
              </w:rPr>
              <w:t xml:space="preserve"> на второй год планового периода</w:t>
            </w:r>
          </w:p>
        </w:tc>
        <w:tc>
          <w:tcPr>
            <w:tcW w:w="279" w:type="pct"/>
            <w:vMerge w:val="restart"/>
          </w:tcPr>
          <w:p w14:paraId="106C76C4" w14:textId="40830014" w:rsidR="009D02F8" w:rsidRPr="00F63F89" w:rsidRDefault="004E716C" w:rsidP="0011427E">
            <w:pPr>
              <w:pStyle w:val="GOSTTablenorm"/>
              <w:rPr>
                <w:szCs w:val="22"/>
              </w:rPr>
            </w:pPr>
            <w:ins w:id="1234" w:author="Краснова Наталья EXP-332161" w:date="2026-03-19T17:49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6FFEF8FF" w14:textId="635D6159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BD0D517" w14:textId="001991E7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18FA717E" w14:textId="1F3FC0B6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232</w:t>
            </w:r>
          </w:p>
        </w:tc>
        <w:tc>
          <w:tcPr>
            <w:tcW w:w="301" w:type="pct"/>
          </w:tcPr>
          <w:p w14:paraId="5AE0BA4D" w14:textId="4EB2F196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49C4A914" w14:textId="7131EED6" w:rsidR="009D02F8" w:rsidRDefault="009D02F8" w:rsidP="0011427E">
            <w:pPr>
              <w:pStyle w:val="GOSTTablenorm"/>
              <w:rPr>
                <w:rFonts w:eastAsia="Calibri"/>
              </w:rPr>
            </w:pPr>
            <w:r>
              <w:rPr>
                <w:rFonts w:eastAsia="Calibri"/>
              </w:rPr>
              <w:t>С</w:t>
            </w:r>
            <w:r w:rsidRPr="008E560B">
              <w:rPr>
                <w:rFonts w:eastAsia="Calibri"/>
              </w:rPr>
              <w:t>умма ЛБО</w:t>
            </w:r>
            <w:r>
              <w:rPr>
                <w:rFonts w:eastAsia="Calibri"/>
              </w:rPr>
              <w:t xml:space="preserve"> в иностранной валюте (в рублевом эквиваленте)</w:t>
            </w:r>
            <w:r w:rsidRPr="005A6028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>на второй год планового периода</w:t>
            </w:r>
            <w:r w:rsidRPr="008E560B">
              <w:rPr>
                <w:rFonts w:eastAsia="Calibri"/>
              </w:rPr>
              <w:t>, дове</w:t>
            </w:r>
            <w:r>
              <w:rPr>
                <w:rFonts w:eastAsia="Calibri"/>
              </w:rPr>
              <w:t>денных до РБС, ПБС, ИПБС через ТО</w:t>
            </w:r>
            <w:r w:rsidRPr="008E560B">
              <w:rPr>
                <w:rFonts w:eastAsia="Calibri"/>
              </w:rPr>
              <w:t>ФК</w:t>
            </w:r>
            <w:r>
              <w:rPr>
                <w:rFonts w:eastAsia="Calibri"/>
              </w:rPr>
              <w:t>.</w:t>
            </w:r>
          </w:p>
          <w:p w14:paraId="18974CCB" w14:textId="77777777" w:rsidR="009D02F8" w:rsidRDefault="009D02F8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7F69CA21" w14:textId="65D0ECEE" w:rsidR="009D02F8" w:rsidRDefault="009D02F8" w:rsidP="0011427E">
            <w:pPr>
              <w:pStyle w:val="GOSTTablenorm"/>
              <w:rPr>
                <w:rFonts w:eastAsia="Calibri"/>
              </w:rPr>
            </w:pPr>
            <w:r>
              <w:rPr>
                <w:rFonts w:eastAsia="Calibri"/>
              </w:rPr>
              <w:t xml:space="preserve">Оборот по Кт </w:t>
            </w:r>
            <w:r w:rsidRPr="005E26C1">
              <w:rPr>
                <w:szCs w:val="22"/>
              </w:rPr>
              <w:t xml:space="preserve">за отчетный период </w:t>
            </w:r>
            <w:r>
              <w:rPr>
                <w:rFonts w:eastAsia="Calibri"/>
              </w:rPr>
              <w:t>по показателям:</w:t>
            </w:r>
          </w:p>
          <w:p w14:paraId="187C51A5" w14:textId="353702F6" w:rsidR="009D02F8" w:rsidRPr="008E560B" w:rsidRDefault="009D02F8" w:rsidP="0011427E">
            <w:pPr>
              <w:pStyle w:val="GOSTTableListMark1"/>
              <w:rPr>
                <w:rFonts w:eastAsia="Calibri"/>
              </w:rPr>
            </w:pPr>
            <w:r>
              <w:rPr>
                <w:rFonts w:eastAsia="Calibri"/>
              </w:rPr>
              <w:t>ЛБО_РБС_ВАЛ_3,</w:t>
            </w:r>
          </w:p>
          <w:p w14:paraId="7A57F968" w14:textId="11D3FE8B" w:rsidR="009D02F8" w:rsidRPr="005E26C1" w:rsidRDefault="009D02F8" w:rsidP="0011427E">
            <w:pPr>
              <w:pStyle w:val="GOSTTableListMark1"/>
            </w:pPr>
            <w:r w:rsidRPr="008E560B">
              <w:rPr>
                <w:rFonts w:eastAsia="Calibri"/>
              </w:rPr>
              <w:t>ЛБО</w:t>
            </w:r>
            <w:r w:rsidRPr="008E560B">
              <w:t>_ПБС_ВАЛ_</w:t>
            </w:r>
            <w:r>
              <w:t>3</w:t>
            </w:r>
          </w:p>
        </w:tc>
        <w:tc>
          <w:tcPr>
            <w:tcW w:w="254" w:type="pct"/>
            <w:vMerge w:val="restart"/>
          </w:tcPr>
          <w:p w14:paraId="1C07F807" w14:textId="6C94B060" w:rsidR="009D02F8" w:rsidRDefault="009D02F8" w:rsidP="0011427E">
            <w:pPr>
              <w:pStyle w:val="GOSTTablenorm"/>
              <w:rPr>
                <w:szCs w:val="22"/>
              </w:rPr>
            </w:pPr>
            <w:r w:rsidRPr="000F7A4F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78C2F816" w14:textId="1FBC9BBC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56" w:type="pct"/>
          </w:tcPr>
          <w:p w14:paraId="6AB45222" w14:textId="21AF3CDC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22BFE328" w14:textId="5ABE9B49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367A3239" w14:textId="5D5837C7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08E5937F" w14:textId="1C60BB97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6A5819FE" w14:textId="460951B8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</w:tr>
      <w:tr w:rsidR="009D02F8" w:rsidRPr="005E26C1" w14:paraId="7329154D" w14:textId="77777777" w:rsidTr="00D45F66">
        <w:tc>
          <w:tcPr>
            <w:tcW w:w="125" w:type="pct"/>
          </w:tcPr>
          <w:p w14:paraId="738B35C4" w14:textId="77777777" w:rsidR="009D02F8" w:rsidRPr="00B10891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3E9A8C7A" w14:textId="77777777" w:rsidR="009D02F8" w:rsidRPr="00B10891" w:rsidRDefault="009D02F8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3A98B26D" w14:textId="77777777" w:rsidR="009D02F8" w:rsidRPr="00F63F89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496820D5" w14:textId="2C14F21B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D154B2B" w14:textId="23A343AE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4A0BE9EE" w14:textId="458BBE6E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461A1F7C" w14:textId="5151D57E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62108B">
              <w:rPr>
                <w:szCs w:val="22"/>
                <w:lang w:val="en-US"/>
              </w:rPr>
              <w:t>EXP</w:t>
            </w:r>
            <w:r w:rsidRPr="0062108B">
              <w:rPr>
                <w:szCs w:val="22"/>
              </w:rPr>
              <w:t>:</w:t>
            </w:r>
            <w:r>
              <w:rPr>
                <w:szCs w:val="22"/>
              </w:rPr>
              <w:t xml:space="preserve"> 125</w:t>
            </w:r>
          </w:p>
        </w:tc>
        <w:tc>
          <w:tcPr>
            <w:tcW w:w="1107" w:type="pct"/>
            <w:vMerge/>
          </w:tcPr>
          <w:p w14:paraId="7336B195" w14:textId="77777777" w:rsidR="009D02F8" w:rsidRDefault="009D02F8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1447A3A8" w14:textId="77777777" w:rsidR="009D02F8" w:rsidRPr="000F7A4F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6644BD4A" w14:textId="77777777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 xml:space="preserve">+ </w:t>
            </w:r>
          </w:p>
          <w:p w14:paraId="1B5E27B2" w14:textId="761EA33C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РБС</w:t>
            </w:r>
          </w:p>
        </w:tc>
        <w:tc>
          <w:tcPr>
            <w:tcW w:w="256" w:type="pct"/>
          </w:tcPr>
          <w:p w14:paraId="06258BF8" w14:textId="10692F75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69775453" w14:textId="2E4E5C51" w:rsidR="009D02F8" w:rsidRDefault="009D02F8" w:rsidP="0011427E">
            <w:pPr>
              <w:pStyle w:val="GOSTTablenorm"/>
              <w:rPr>
                <w:szCs w:val="22"/>
              </w:rPr>
            </w:pPr>
            <w:r w:rsidRPr="00586982">
              <w:t>-</w:t>
            </w:r>
          </w:p>
        </w:tc>
        <w:tc>
          <w:tcPr>
            <w:tcW w:w="213" w:type="pct"/>
          </w:tcPr>
          <w:p w14:paraId="21EAECF0" w14:textId="0F386DD7" w:rsidR="009D02F8" w:rsidRDefault="009D02F8" w:rsidP="0011427E">
            <w:pPr>
              <w:pStyle w:val="GOSTTablenorm"/>
              <w:rPr>
                <w:szCs w:val="22"/>
              </w:rPr>
            </w:pPr>
            <w:r w:rsidRPr="00586982">
              <w:t>-</w:t>
            </w:r>
          </w:p>
        </w:tc>
        <w:tc>
          <w:tcPr>
            <w:tcW w:w="213" w:type="pct"/>
          </w:tcPr>
          <w:p w14:paraId="4C908589" w14:textId="02DA7F7D" w:rsidR="009D02F8" w:rsidRDefault="009D02F8" w:rsidP="0011427E">
            <w:pPr>
              <w:pStyle w:val="GOSTTablenorm"/>
              <w:rPr>
                <w:szCs w:val="22"/>
              </w:rPr>
            </w:pPr>
            <w:r w:rsidRPr="00586982">
              <w:t>-</w:t>
            </w:r>
          </w:p>
        </w:tc>
        <w:tc>
          <w:tcPr>
            <w:tcW w:w="249" w:type="pct"/>
          </w:tcPr>
          <w:p w14:paraId="5F5FA425" w14:textId="1359A299" w:rsidR="009D02F8" w:rsidRDefault="009D02F8" w:rsidP="0011427E">
            <w:pPr>
              <w:pStyle w:val="GOSTTablenorm"/>
              <w:rPr>
                <w:szCs w:val="22"/>
              </w:rPr>
            </w:pPr>
            <w:r w:rsidRPr="00586982">
              <w:t>-</w:t>
            </w:r>
          </w:p>
        </w:tc>
      </w:tr>
      <w:tr w:rsidR="009D02F8" w:rsidRPr="005E26C1" w14:paraId="38B993FE" w14:textId="77777777" w:rsidTr="00D45F66">
        <w:tc>
          <w:tcPr>
            <w:tcW w:w="125" w:type="pct"/>
          </w:tcPr>
          <w:p w14:paraId="27377053" w14:textId="77777777" w:rsidR="009D02F8" w:rsidRPr="00B10891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14DCF25A" w14:textId="77777777" w:rsidR="009D02F8" w:rsidRPr="00B10891" w:rsidRDefault="009D02F8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54B1D2DA" w14:textId="77777777" w:rsidR="009D02F8" w:rsidRPr="00F63F89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045C2B79" w14:textId="0F01D76B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E43261A" w14:textId="3AC0752E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7B4A2422" w14:textId="54F175DB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66592A74" w14:textId="7352CBC7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62108B">
              <w:rPr>
                <w:szCs w:val="22"/>
                <w:lang w:val="en-US"/>
              </w:rPr>
              <w:t>EXP</w:t>
            </w:r>
            <w:r w:rsidRPr="0062108B">
              <w:rPr>
                <w:szCs w:val="22"/>
              </w:rPr>
              <w:t>:</w:t>
            </w:r>
            <w:r>
              <w:rPr>
                <w:szCs w:val="22"/>
              </w:rPr>
              <w:t xml:space="preserve"> 191</w:t>
            </w:r>
          </w:p>
        </w:tc>
        <w:tc>
          <w:tcPr>
            <w:tcW w:w="1107" w:type="pct"/>
            <w:vMerge/>
          </w:tcPr>
          <w:p w14:paraId="05BE98F5" w14:textId="77777777" w:rsidR="009D02F8" w:rsidRDefault="009D02F8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7BFEA94B" w14:textId="77777777" w:rsidR="009D02F8" w:rsidRPr="000F7A4F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73B1AE95" w14:textId="4B6C8AB7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56" w:type="pct"/>
          </w:tcPr>
          <w:p w14:paraId="02839294" w14:textId="1E125B96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0C9AE267" w14:textId="41503972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2CEC4A76" w14:textId="3DB8ADD8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7FF14E72" w14:textId="70F212BB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675B6834" w14:textId="11C572EB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9D02F8" w:rsidRPr="005E26C1" w14:paraId="065B4919" w14:textId="77777777" w:rsidTr="00D45F66">
        <w:tc>
          <w:tcPr>
            <w:tcW w:w="125" w:type="pct"/>
          </w:tcPr>
          <w:p w14:paraId="77F968F6" w14:textId="77777777" w:rsidR="009D02F8" w:rsidRPr="00B10891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363C904A" w14:textId="77777777" w:rsidR="009D02F8" w:rsidRPr="00B10891" w:rsidRDefault="009D02F8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31598550" w14:textId="77777777" w:rsidR="009D02F8" w:rsidRPr="00F63F89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16A9B0E3" w14:textId="44F2CAC3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F58F825" w14:textId="5EFC788D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4C784884" w14:textId="0119A198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3D82BD6E" w14:textId="58B5685C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62108B">
              <w:rPr>
                <w:szCs w:val="22"/>
                <w:lang w:val="en-US"/>
              </w:rPr>
              <w:t>EXP</w:t>
            </w:r>
            <w:r w:rsidRPr="0062108B">
              <w:rPr>
                <w:szCs w:val="22"/>
              </w:rPr>
              <w:t>:</w:t>
            </w:r>
            <w:r>
              <w:rPr>
                <w:szCs w:val="22"/>
              </w:rPr>
              <w:t xml:space="preserve"> 275</w:t>
            </w:r>
          </w:p>
        </w:tc>
        <w:tc>
          <w:tcPr>
            <w:tcW w:w="1107" w:type="pct"/>
            <w:vMerge/>
          </w:tcPr>
          <w:p w14:paraId="5BA9F7C1" w14:textId="77777777" w:rsidR="009D02F8" w:rsidRDefault="009D02F8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22929C4E" w14:textId="77777777" w:rsidR="009D02F8" w:rsidRPr="000F7A4F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6D83131B" w14:textId="6A0EA8C2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56" w:type="pct"/>
          </w:tcPr>
          <w:p w14:paraId="5880EA8B" w14:textId="4F6D08B2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64B2BA86" w14:textId="24F375EC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37AA9354" w14:textId="2AFFAFBC" w:rsidR="009D02F8" w:rsidRDefault="009D02F8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25E2BF88" w14:textId="2E058056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06DA78DC" w14:textId="24193032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</w:tr>
      <w:tr w:rsidR="009D02F8" w:rsidRPr="005E26C1" w14:paraId="4B2B8C01" w14:textId="77777777" w:rsidTr="00D45F66">
        <w:tc>
          <w:tcPr>
            <w:tcW w:w="125" w:type="pct"/>
          </w:tcPr>
          <w:p w14:paraId="2236D6BD" w14:textId="77777777" w:rsidR="009D02F8" w:rsidRPr="00B10891" w:rsidRDefault="009D02F8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0F53E34F" w14:textId="3FA1155E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B10891">
              <w:t>Из них ЛБО доведенные в иностранной валюте</w:t>
            </w:r>
            <w:r>
              <w:rPr>
                <w:rFonts w:eastAsia="Calibri"/>
              </w:rPr>
              <w:t xml:space="preserve"> на третий год планового периода</w:t>
            </w:r>
          </w:p>
        </w:tc>
        <w:tc>
          <w:tcPr>
            <w:tcW w:w="279" w:type="pct"/>
            <w:vMerge w:val="restart"/>
          </w:tcPr>
          <w:p w14:paraId="35177338" w14:textId="5716CE87" w:rsidR="009D02F8" w:rsidRPr="00F63F89" w:rsidRDefault="004E716C" w:rsidP="0011427E">
            <w:pPr>
              <w:pStyle w:val="GOSTTablenorm"/>
              <w:rPr>
                <w:szCs w:val="22"/>
              </w:rPr>
            </w:pPr>
            <w:ins w:id="1235" w:author="Краснова Наталья EXP-332161" w:date="2026-03-19T17:49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4CF474EB" w14:textId="525C2C2C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F01F871" w14:textId="06F3AB04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204412B6" w14:textId="23347890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233</w:t>
            </w:r>
          </w:p>
        </w:tc>
        <w:tc>
          <w:tcPr>
            <w:tcW w:w="301" w:type="pct"/>
          </w:tcPr>
          <w:p w14:paraId="6E8E8EC1" w14:textId="70614A90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480F0F12" w14:textId="3CFA2B8C" w:rsidR="009D02F8" w:rsidRDefault="009D02F8" w:rsidP="0011427E">
            <w:pPr>
              <w:pStyle w:val="GOSTTablenorm"/>
              <w:rPr>
                <w:rFonts w:eastAsia="Calibri"/>
              </w:rPr>
            </w:pPr>
            <w:r>
              <w:rPr>
                <w:rFonts w:eastAsia="Calibri"/>
              </w:rPr>
              <w:t>С</w:t>
            </w:r>
            <w:r w:rsidRPr="008E560B">
              <w:rPr>
                <w:rFonts w:eastAsia="Calibri"/>
              </w:rPr>
              <w:t>умма ЛБО</w:t>
            </w:r>
            <w:r>
              <w:rPr>
                <w:rFonts w:eastAsia="Calibri"/>
              </w:rPr>
              <w:t xml:space="preserve"> в иностранной валюте (в рублевом эквиваленте)</w:t>
            </w:r>
            <w:r w:rsidRPr="005A6028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>на третий год планового периода</w:t>
            </w:r>
            <w:r w:rsidRPr="008E560B">
              <w:rPr>
                <w:rFonts w:eastAsia="Calibri"/>
              </w:rPr>
              <w:t>, дове</w:t>
            </w:r>
            <w:r>
              <w:rPr>
                <w:rFonts w:eastAsia="Calibri"/>
              </w:rPr>
              <w:t>денных до РБС, ПБС, ИПБС через ТО</w:t>
            </w:r>
            <w:r w:rsidRPr="008E560B">
              <w:rPr>
                <w:rFonts w:eastAsia="Calibri"/>
              </w:rPr>
              <w:t>ФК</w:t>
            </w:r>
            <w:r>
              <w:rPr>
                <w:rFonts w:eastAsia="Calibri"/>
              </w:rPr>
              <w:t>.</w:t>
            </w:r>
          </w:p>
          <w:p w14:paraId="04C2065A" w14:textId="77777777" w:rsidR="009D02F8" w:rsidRDefault="009D02F8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227A51E3" w14:textId="38BE269A" w:rsidR="009D02F8" w:rsidRDefault="009D02F8" w:rsidP="0011427E">
            <w:pPr>
              <w:pStyle w:val="GOSTTablenorm"/>
              <w:rPr>
                <w:rFonts w:eastAsia="Calibri"/>
              </w:rPr>
            </w:pPr>
            <w:r>
              <w:rPr>
                <w:rFonts w:eastAsia="Calibri"/>
              </w:rPr>
              <w:t xml:space="preserve">Оборот по Кт </w:t>
            </w:r>
            <w:r w:rsidRPr="005E26C1">
              <w:rPr>
                <w:szCs w:val="22"/>
              </w:rPr>
              <w:t xml:space="preserve">за отчетный период </w:t>
            </w:r>
            <w:r>
              <w:rPr>
                <w:rFonts w:eastAsia="Calibri"/>
              </w:rPr>
              <w:t>по показателям:</w:t>
            </w:r>
          </w:p>
          <w:p w14:paraId="49A424DE" w14:textId="7C369F58" w:rsidR="009D02F8" w:rsidRPr="008E560B" w:rsidRDefault="009D02F8" w:rsidP="0011427E">
            <w:pPr>
              <w:pStyle w:val="GOSTTableListMark1"/>
              <w:rPr>
                <w:rFonts w:eastAsia="Calibri"/>
              </w:rPr>
            </w:pPr>
            <w:r>
              <w:rPr>
                <w:rFonts w:eastAsia="Calibri"/>
              </w:rPr>
              <w:t>ЛБО_РБС_ВАЛ_4,</w:t>
            </w:r>
          </w:p>
          <w:p w14:paraId="6E077C9E" w14:textId="5E193420" w:rsidR="009D02F8" w:rsidRPr="005E26C1" w:rsidRDefault="009D02F8" w:rsidP="0011427E">
            <w:pPr>
              <w:pStyle w:val="GOSTTableListMark1"/>
            </w:pPr>
            <w:r w:rsidRPr="008E560B">
              <w:rPr>
                <w:rFonts w:eastAsia="Calibri"/>
              </w:rPr>
              <w:t>ЛБО</w:t>
            </w:r>
            <w:r w:rsidRPr="008E560B">
              <w:t>_ПБС_ВАЛ_</w:t>
            </w:r>
            <w:r>
              <w:t>4</w:t>
            </w:r>
          </w:p>
        </w:tc>
        <w:tc>
          <w:tcPr>
            <w:tcW w:w="254" w:type="pct"/>
            <w:vMerge w:val="restart"/>
          </w:tcPr>
          <w:p w14:paraId="3044B901" w14:textId="1F3F4598" w:rsidR="009D02F8" w:rsidRDefault="009D02F8" w:rsidP="0011427E">
            <w:pPr>
              <w:pStyle w:val="GOSTTablenorm"/>
              <w:rPr>
                <w:szCs w:val="22"/>
              </w:rPr>
            </w:pPr>
            <w:r w:rsidRPr="000F7A4F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577A1BBA" w14:textId="0ABE92B9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56" w:type="pct"/>
          </w:tcPr>
          <w:p w14:paraId="0286898A" w14:textId="4C0F7A0E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7E5713DF" w14:textId="08CA436E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6DA260AD" w14:textId="52898C5B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0963B7C6" w14:textId="01DA5E26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518DE232" w14:textId="315A782D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</w:tr>
      <w:tr w:rsidR="009D02F8" w:rsidRPr="005E26C1" w14:paraId="3532B6D0" w14:textId="77777777" w:rsidTr="00D45F66">
        <w:tc>
          <w:tcPr>
            <w:tcW w:w="125" w:type="pct"/>
          </w:tcPr>
          <w:p w14:paraId="5D792D22" w14:textId="77777777" w:rsidR="009D02F8" w:rsidRPr="00B10891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0CC558FB" w14:textId="3FC0D2B7" w:rsidR="009D02F8" w:rsidRPr="00B10891" w:rsidRDefault="009D02F8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648956AB" w14:textId="77777777" w:rsidR="009D02F8" w:rsidRPr="00F63F89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12FFA3A0" w14:textId="5FAC0003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2B97A81" w14:textId="59364B9D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09F350AE" w14:textId="79A4CF81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566ADF3A" w14:textId="21E9CA79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62108B">
              <w:rPr>
                <w:szCs w:val="22"/>
                <w:lang w:val="en-US"/>
              </w:rPr>
              <w:t>EXP</w:t>
            </w:r>
            <w:r w:rsidRPr="0062108B">
              <w:rPr>
                <w:szCs w:val="22"/>
              </w:rPr>
              <w:t>:</w:t>
            </w:r>
            <w:r>
              <w:rPr>
                <w:szCs w:val="22"/>
              </w:rPr>
              <w:t xml:space="preserve"> 126</w:t>
            </w:r>
          </w:p>
        </w:tc>
        <w:tc>
          <w:tcPr>
            <w:tcW w:w="1107" w:type="pct"/>
            <w:vMerge/>
          </w:tcPr>
          <w:p w14:paraId="5D02A0DD" w14:textId="77777777" w:rsidR="009D02F8" w:rsidRDefault="009D02F8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48E23499" w14:textId="77777777" w:rsidR="009D02F8" w:rsidRPr="000F7A4F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570269C3" w14:textId="77777777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 xml:space="preserve">+ </w:t>
            </w:r>
          </w:p>
          <w:p w14:paraId="2908A428" w14:textId="12A045FE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РБС</w:t>
            </w:r>
          </w:p>
        </w:tc>
        <w:tc>
          <w:tcPr>
            <w:tcW w:w="256" w:type="pct"/>
          </w:tcPr>
          <w:p w14:paraId="4B8E4C73" w14:textId="29A9E72F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D17C147" w14:textId="7616BB9B" w:rsidR="009D02F8" w:rsidRDefault="009D02F8" w:rsidP="0011427E">
            <w:pPr>
              <w:pStyle w:val="GOSTTablenorm"/>
              <w:rPr>
                <w:szCs w:val="22"/>
              </w:rPr>
            </w:pPr>
            <w:r w:rsidRPr="00586982">
              <w:t>-</w:t>
            </w:r>
          </w:p>
        </w:tc>
        <w:tc>
          <w:tcPr>
            <w:tcW w:w="213" w:type="pct"/>
          </w:tcPr>
          <w:p w14:paraId="035E910C" w14:textId="612818BA" w:rsidR="009D02F8" w:rsidRDefault="009D02F8" w:rsidP="0011427E">
            <w:pPr>
              <w:pStyle w:val="GOSTTablenorm"/>
              <w:rPr>
                <w:szCs w:val="22"/>
              </w:rPr>
            </w:pPr>
            <w:r w:rsidRPr="00586982">
              <w:t>-</w:t>
            </w:r>
          </w:p>
        </w:tc>
        <w:tc>
          <w:tcPr>
            <w:tcW w:w="213" w:type="pct"/>
          </w:tcPr>
          <w:p w14:paraId="5DEF1B13" w14:textId="5A49754E" w:rsidR="009D02F8" w:rsidRDefault="009D02F8" w:rsidP="0011427E">
            <w:pPr>
              <w:pStyle w:val="GOSTTablenorm"/>
              <w:rPr>
                <w:szCs w:val="22"/>
              </w:rPr>
            </w:pPr>
            <w:r w:rsidRPr="00586982">
              <w:t>-</w:t>
            </w:r>
          </w:p>
        </w:tc>
        <w:tc>
          <w:tcPr>
            <w:tcW w:w="249" w:type="pct"/>
          </w:tcPr>
          <w:p w14:paraId="38EE9E11" w14:textId="4F261417" w:rsidR="009D02F8" w:rsidRDefault="009D02F8" w:rsidP="0011427E">
            <w:pPr>
              <w:pStyle w:val="GOSTTablenorm"/>
              <w:rPr>
                <w:szCs w:val="22"/>
              </w:rPr>
            </w:pPr>
            <w:r w:rsidRPr="00586982">
              <w:t>-</w:t>
            </w:r>
          </w:p>
        </w:tc>
      </w:tr>
      <w:tr w:rsidR="009D02F8" w:rsidRPr="005E26C1" w14:paraId="3C50517E" w14:textId="77777777" w:rsidTr="00D45F66">
        <w:tc>
          <w:tcPr>
            <w:tcW w:w="125" w:type="pct"/>
          </w:tcPr>
          <w:p w14:paraId="0033BE51" w14:textId="77777777" w:rsidR="009D02F8" w:rsidRPr="00B10891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5C18CE5D" w14:textId="1404CEB8" w:rsidR="009D02F8" w:rsidRPr="00B10891" w:rsidRDefault="009D02F8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2EC16F87" w14:textId="77777777" w:rsidR="009D02F8" w:rsidRPr="00F63F89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2B722249" w14:textId="03CEC753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4E0D0C1" w14:textId="7434DF94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3EB1B4AE" w14:textId="609D7D67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426D58D8" w14:textId="7F1B9ECF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62108B">
              <w:rPr>
                <w:szCs w:val="22"/>
                <w:lang w:val="en-US"/>
              </w:rPr>
              <w:t>EXP</w:t>
            </w:r>
            <w:r w:rsidRPr="0062108B">
              <w:rPr>
                <w:szCs w:val="22"/>
              </w:rPr>
              <w:t>:</w:t>
            </w:r>
            <w:r>
              <w:rPr>
                <w:szCs w:val="22"/>
              </w:rPr>
              <w:t xml:space="preserve"> 192</w:t>
            </w:r>
          </w:p>
        </w:tc>
        <w:tc>
          <w:tcPr>
            <w:tcW w:w="1107" w:type="pct"/>
            <w:vMerge/>
          </w:tcPr>
          <w:p w14:paraId="77F623F1" w14:textId="77777777" w:rsidR="009D02F8" w:rsidRDefault="009D02F8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38CDCDB6" w14:textId="77777777" w:rsidR="009D02F8" w:rsidRPr="000F7A4F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4A598E04" w14:textId="736CCCED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56" w:type="pct"/>
          </w:tcPr>
          <w:p w14:paraId="68AA138E" w14:textId="2FFE99A2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5FBD2233" w14:textId="5558A74E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75D5E2C7" w14:textId="451731CE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2969EDD8" w14:textId="25DE76D7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5FD6538E" w14:textId="6281E920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9D02F8" w:rsidRPr="005E26C1" w14:paraId="1A940B6B" w14:textId="77777777" w:rsidTr="00D45F66">
        <w:tc>
          <w:tcPr>
            <w:tcW w:w="125" w:type="pct"/>
          </w:tcPr>
          <w:p w14:paraId="70BBE2F9" w14:textId="77777777" w:rsidR="009D02F8" w:rsidRPr="00B10891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72FF6DBB" w14:textId="68BEB1BF" w:rsidR="009D02F8" w:rsidRPr="00B10891" w:rsidRDefault="009D02F8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34CD3CF9" w14:textId="77777777" w:rsidR="009D02F8" w:rsidRPr="00F63F89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33C5E4E5" w14:textId="4DE0669C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90B9632" w14:textId="549A0530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4C2181C3" w14:textId="0FB54B04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3C7C0628" w14:textId="5A23DB69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62108B">
              <w:rPr>
                <w:szCs w:val="22"/>
                <w:lang w:val="en-US"/>
              </w:rPr>
              <w:t>EXP</w:t>
            </w:r>
            <w:r w:rsidRPr="0062108B">
              <w:rPr>
                <w:szCs w:val="22"/>
              </w:rPr>
              <w:t>:</w:t>
            </w:r>
            <w:r>
              <w:rPr>
                <w:szCs w:val="22"/>
              </w:rPr>
              <w:t xml:space="preserve"> 276</w:t>
            </w:r>
          </w:p>
        </w:tc>
        <w:tc>
          <w:tcPr>
            <w:tcW w:w="1107" w:type="pct"/>
            <w:vMerge/>
          </w:tcPr>
          <w:p w14:paraId="7D051115" w14:textId="77777777" w:rsidR="009D02F8" w:rsidRDefault="009D02F8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466D49B1" w14:textId="77777777" w:rsidR="009D02F8" w:rsidRPr="000F7A4F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69B0D6E7" w14:textId="5D32F12E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56" w:type="pct"/>
          </w:tcPr>
          <w:p w14:paraId="40314052" w14:textId="065B4F9A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3C7D72EA" w14:textId="78096AE8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33AE4EC7" w14:textId="1C574DAE" w:rsidR="009D02F8" w:rsidRDefault="009D02F8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411104FB" w14:textId="5C4BC861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44F8DF1C" w14:textId="6253059B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</w:tr>
      <w:tr w:rsidR="009D02F8" w:rsidRPr="005E26C1" w14:paraId="2BE23098" w14:textId="77777777" w:rsidTr="00D45F66">
        <w:tc>
          <w:tcPr>
            <w:tcW w:w="125" w:type="pct"/>
          </w:tcPr>
          <w:p w14:paraId="12E0A4C7" w14:textId="77777777" w:rsidR="009D02F8" w:rsidRPr="00B10891" w:rsidRDefault="009D02F8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53DE7BCD" w14:textId="4BD0DEE3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B10891">
              <w:t xml:space="preserve">Из них ЛБО доведенные </w:t>
            </w:r>
            <w:r w:rsidRPr="00B10891">
              <w:rPr>
                <w:rFonts w:eastAsia="Calibri"/>
              </w:rPr>
              <w:t>за счет связанных иностранных кредитов на текущий финансовый год</w:t>
            </w:r>
          </w:p>
        </w:tc>
        <w:tc>
          <w:tcPr>
            <w:tcW w:w="279" w:type="pct"/>
            <w:vMerge w:val="restart"/>
          </w:tcPr>
          <w:p w14:paraId="2BEC7F92" w14:textId="1C56C9F4" w:rsidR="009D02F8" w:rsidRPr="00F63F89" w:rsidRDefault="004E716C" w:rsidP="0011427E">
            <w:pPr>
              <w:pStyle w:val="GOSTTablenorm"/>
              <w:rPr>
                <w:szCs w:val="22"/>
              </w:rPr>
            </w:pPr>
            <w:ins w:id="1236" w:author="Краснова Наталья EXP-332161" w:date="2026-03-19T17:49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55697D0C" w14:textId="40A8EF2E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674CBC3" w14:textId="49EAF298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19403B52" w14:textId="0C8DC96B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234</w:t>
            </w:r>
          </w:p>
        </w:tc>
        <w:tc>
          <w:tcPr>
            <w:tcW w:w="301" w:type="pct"/>
          </w:tcPr>
          <w:p w14:paraId="50307614" w14:textId="6371F543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1FDAA4DF" w14:textId="77777777" w:rsidR="009D02F8" w:rsidRDefault="009D02F8" w:rsidP="0011427E">
            <w:pPr>
              <w:pStyle w:val="GOSTTablenorm"/>
              <w:rPr>
                <w:rFonts w:eastAsia="Calibri"/>
              </w:rPr>
            </w:pPr>
            <w:r>
              <w:rPr>
                <w:rFonts w:eastAsia="Calibri"/>
              </w:rPr>
              <w:t>С</w:t>
            </w:r>
            <w:r w:rsidRPr="008E560B">
              <w:rPr>
                <w:rFonts w:eastAsia="Calibri"/>
              </w:rPr>
              <w:t>умма ЛБО</w:t>
            </w:r>
            <w:r>
              <w:rPr>
                <w:rFonts w:eastAsia="Calibri"/>
              </w:rPr>
              <w:t xml:space="preserve"> за счет связанных иностранных кредитов </w:t>
            </w:r>
            <w:r w:rsidRPr="00B10891">
              <w:rPr>
                <w:rFonts w:eastAsia="Calibri"/>
              </w:rPr>
              <w:t>на текущий финансовый год</w:t>
            </w:r>
            <w:r w:rsidRPr="008E560B">
              <w:rPr>
                <w:rFonts w:eastAsia="Calibri"/>
              </w:rPr>
              <w:t>, дове</w:t>
            </w:r>
            <w:r>
              <w:rPr>
                <w:rFonts w:eastAsia="Calibri"/>
              </w:rPr>
              <w:t>денных до РБС, ПБС, ИПБС через ТО</w:t>
            </w:r>
            <w:r w:rsidRPr="008E560B">
              <w:rPr>
                <w:rFonts w:eastAsia="Calibri"/>
              </w:rPr>
              <w:t>ФК</w:t>
            </w:r>
            <w:r>
              <w:rPr>
                <w:rFonts w:eastAsia="Calibri"/>
              </w:rPr>
              <w:t>.</w:t>
            </w:r>
          </w:p>
          <w:p w14:paraId="64ED08D0" w14:textId="77777777" w:rsidR="009D02F8" w:rsidRDefault="009D02F8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2118F7B5" w14:textId="2D46634E" w:rsidR="009D02F8" w:rsidRDefault="009D02F8" w:rsidP="0011427E">
            <w:pPr>
              <w:pStyle w:val="GOSTTablenorm"/>
              <w:rPr>
                <w:rFonts w:eastAsia="Calibri"/>
              </w:rPr>
            </w:pPr>
            <w:r>
              <w:rPr>
                <w:rFonts w:eastAsia="Calibri"/>
              </w:rPr>
              <w:t xml:space="preserve">Оборот по Кт </w:t>
            </w:r>
            <w:r w:rsidRPr="005E26C1">
              <w:rPr>
                <w:szCs w:val="22"/>
              </w:rPr>
              <w:t xml:space="preserve">за отчетный период </w:t>
            </w:r>
            <w:r>
              <w:rPr>
                <w:rFonts w:eastAsia="Calibri"/>
              </w:rPr>
              <w:t>по показателям:</w:t>
            </w:r>
          </w:p>
          <w:p w14:paraId="55E39293" w14:textId="62235330" w:rsidR="009D02F8" w:rsidRDefault="009D02F8" w:rsidP="0011427E">
            <w:pPr>
              <w:pStyle w:val="GOSTTableListMark1"/>
              <w:rPr>
                <w:rFonts w:eastAsia="Calibri"/>
              </w:rPr>
            </w:pPr>
            <w:r>
              <w:rPr>
                <w:rFonts w:eastAsia="Calibri"/>
              </w:rPr>
              <w:t>ЛБО_РБС_СВЗ_1,</w:t>
            </w:r>
          </w:p>
          <w:p w14:paraId="6E2ECD6E" w14:textId="4E2E7E55" w:rsidR="009D02F8" w:rsidRPr="005E26C1" w:rsidRDefault="009D02F8" w:rsidP="0011427E">
            <w:pPr>
              <w:pStyle w:val="GOSTTableListMark1"/>
            </w:pPr>
            <w:r w:rsidRPr="008E560B">
              <w:rPr>
                <w:rFonts w:eastAsia="Calibri"/>
              </w:rPr>
              <w:t>ЛБО</w:t>
            </w:r>
            <w:r w:rsidRPr="008E560B">
              <w:t>_ПБС_СВЗ_</w:t>
            </w:r>
            <w:r>
              <w:t>1</w:t>
            </w:r>
          </w:p>
        </w:tc>
        <w:tc>
          <w:tcPr>
            <w:tcW w:w="254" w:type="pct"/>
            <w:vMerge w:val="restart"/>
          </w:tcPr>
          <w:p w14:paraId="148BF1F2" w14:textId="595D8F4A" w:rsidR="009D02F8" w:rsidRDefault="009D02F8" w:rsidP="0011427E">
            <w:pPr>
              <w:pStyle w:val="GOSTTablenorm"/>
              <w:rPr>
                <w:szCs w:val="22"/>
              </w:rPr>
            </w:pPr>
            <w:r w:rsidRPr="000F7A4F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57CD837D" w14:textId="4ADA1C6E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56" w:type="pct"/>
          </w:tcPr>
          <w:p w14:paraId="023A438E" w14:textId="2C818519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103E5CB4" w14:textId="7FDBE173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43772F1F" w14:textId="31650305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4E579EEA" w14:textId="0B31B59B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12784B01" w14:textId="0D10A62C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</w:tr>
      <w:tr w:rsidR="009D02F8" w:rsidRPr="005E26C1" w14:paraId="10C3D696" w14:textId="77777777" w:rsidTr="00D45F66">
        <w:tc>
          <w:tcPr>
            <w:tcW w:w="125" w:type="pct"/>
          </w:tcPr>
          <w:p w14:paraId="2F48530E" w14:textId="77777777" w:rsidR="009D02F8" w:rsidRPr="00B10891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04A71B94" w14:textId="77777777" w:rsidR="009D02F8" w:rsidRPr="00B10891" w:rsidRDefault="009D02F8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7137A7D2" w14:textId="77777777" w:rsidR="009D02F8" w:rsidRPr="00F63F89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4F1E7519" w14:textId="2AE6BEEF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8E18F8F" w14:textId="4AEF084E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19D9A7ED" w14:textId="39B9D307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4E0BFA8D" w14:textId="51C7B56B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62108B">
              <w:rPr>
                <w:szCs w:val="22"/>
                <w:lang w:val="en-US"/>
              </w:rPr>
              <w:t>EXP</w:t>
            </w:r>
            <w:r w:rsidRPr="0062108B">
              <w:rPr>
                <w:szCs w:val="22"/>
              </w:rPr>
              <w:t>:</w:t>
            </w:r>
            <w:r>
              <w:rPr>
                <w:szCs w:val="22"/>
              </w:rPr>
              <w:t xml:space="preserve"> 119</w:t>
            </w:r>
          </w:p>
        </w:tc>
        <w:tc>
          <w:tcPr>
            <w:tcW w:w="1107" w:type="pct"/>
            <w:vMerge/>
          </w:tcPr>
          <w:p w14:paraId="3C97C9B1" w14:textId="77777777" w:rsidR="009D02F8" w:rsidRDefault="009D02F8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2621564E" w14:textId="77777777" w:rsidR="009D02F8" w:rsidRPr="000F7A4F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1DA0F8DA" w14:textId="77777777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 xml:space="preserve">+ </w:t>
            </w:r>
          </w:p>
          <w:p w14:paraId="67F8C15B" w14:textId="72861A04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РБС</w:t>
            </w:r>
          </w:p>
        </w:tc>
        <w:tc>
          <w:tcPr>
            <w:tcW w:w="256" w:type="pct"/>
          </w:tcPr>
          <w:p w14:paraId="4D1EA3CA" w14:textId="66949253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B7E4D28" w14:textId="30C6A255" w:rsidR="009D02F8" w:rsidRDefault="009D02F8" w:rsidP="0011427E">
            <w:pPr>
              <w:pStyle w:val="GOSTTablenorm"/>
              <w:rPr>
                <w:szCs w:val="22"/>
              </w:rPr>
            </w:pPr>
            <w:r w:rsidRPr="00586982">
              <w:t>-</w:t>
            </w:r>
          </w:p>
        </w:tc>
        <w:tc>
          <w:tcPr>
            <w:tcW w:w="213" w:type="pct"/>
          </w:tcPr>
          <w:p w14:paraId="2762CA07" w14:textId="4F4E681A" w:rsidR="009D02F8" w:rsidRDefault="009D02F8" w:rsidP="0011427E">
            <w:pPr>
              <w:pStyle w:val="GOSTTablenorm"/>
              <w:rPr>
                <w:szCs w:val="22"/>
              </w:rPr>
            </w:pPr>
            <w:r w:rsidRPr="00586982">
              <w:t>-</w:t>
            </w:r>
          </w:p>
        </w:tc>
        <w:tc>
          <w:tcPr>
            <w:tcW w:w="213" w:type="pct"/>
          </w:tcPr>
          <w:p w14:paraId="13ED47DC" w14:textId="0DFC8364" w:rsidR="009D02F8" w:rsidRDefault="009D02F8" w:rsidP="0011427E">
            <w:pPr>
              <w:pStyle w:val="GOSTTablenorm"/>
              <w:rPr>
                <w:szCs w:val="22"/>
              </w:rPr>
            </w:pPr>
            <w:r w:rsidRPr="00586982">
              <w:t>-</w:t>
            </w:r>
          </w:p>
        </w:tc>
        <w:tc>
          <w:tcPr>
            <w:tcW w:w="249" w:type="pct"/>
          </w:tcPr>
          <w:p w14:paraId="10EA8A2F" w14:textId="2B4953EB" w:rsidR="009D02F8" w:rsidRDefault="009D02F8" w:rsidP="0011427E">
            <w:pPr>
              <w:pStyle w:val="GOSTTablenorm"/>
              <w:rPr>
                <w:szCs w:val="22"/>
              </w:rPr>
            </w:pPr>
            <w:r w:rsidRPr="00586982">
              <w:t>-</w:t>
            </w:r>
          </w:p>
        </w:tc>
      </w:tr>
      <w:tr w:rsidR="009D02F8" w:rsidRPr="005E26C1" w14:paraId="02F55E6B" w14:textId="77777777" w:rsidTr="00D45F66">
        <w:tc>
          <w:tcPr>
            <w:tcW w:w="125" w:type="pct"/>
          </w:tcPr>
          <w:p w14:paraId="70FB0E39" w14:textId="77777777" w:rsidR="009D02F8" w:rsidRPr="00B10891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6A5D9D3C" w14:textId="77777777" w:rsidR="009D02F8" w:rsidRPr="00B10891" w:rsidRDefault="009D02F8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245CF541" w14:textId="77777777" w:rsidR="009D02F8" w:rsidRPr="00F63F89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4C548CF1" w14:textId="7F2E0AB0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865E7A6" w14:textId="5E7F14F9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246602CE" w14:textId="704D1685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788663E9" w14:textId="5E250D1E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62108B">
              <w:rPr>
                <w:szCs w:val="22"/>
                <w:lang w:val="en-US"/>
              </w:rPr>
              <w:t>EXP</w:t>
            </w:r>
            <w:r w:rsidRPr="0062108B">
              <w:rPr>
                <w:szCs w:val="22"/>
              </w:rPr>
              <w:t>:</w:t>
            </w:r>
            <w:r>
              <w:rPr>
                <w:szCs w:val="22"/>
              </w:rPr>
              <w:t xml:space="preserve"> 185</w:t>
            </w:r>
          </w:p>
        </w:tc>
        <w:tc>
          <w:tcPr>
            <w:tcW w:w="1107" w:type="pct"/>
            <w:vMerge/>
          </w:tcPr>
          <w:p w14:paraId="56B3E1FF" w14:textId="77777777" w:rsidR="009D02F8" w:rsidRDefault="009D02F8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4DF1D352" w14:textId="77777777" w:rsidR="009D02F8" w:rsidRPr="000F7A4F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5144C8E7" w14:textId="7D87C30B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56" w:type="pct"/>
          </w:tcPr>
          <w:p w14:paraId="56DC3722" w14:textId="5C528271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593BFECC" w14:textId="64631638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6DAAC414" w14:textId="48585522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4B3129A7" w14:textId="7FC6DDAD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3817C535" w14:textId="0B333E5F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9D02F8" w:rsidRPr="005E26C1" w14:paraId="3B7BE4F6" w14:textId="77777777" w:rsidTr="00D45F66">
        <w:tc>
          <w:tcPr>
            <w:tcW w:w="125" w:type="pct"/>
          </w:tcPr>
          <w:p w14:paraId="529877AD" w14:textId="77777777" w:rsidR="009D02F8" w:rsidRPr="00B10891" w:rsidRDefault="009D02F8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7744156A" w14:textId="27037997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B10891">
              <w:t xml:space="preserve">Из них ЛБО доведенные </w:t>
            </w:r>
            <w:r w:rsidRPr="00B10891">
              <w:rPr>
                <w:rFonts w:eastAsia="Calibri"/>
              </w:rPr>
              <w:t>за счет связанных иностранных кредитов на первый год планового период</w:t>
            </w:r>
            <w:r>
              <w:rPr>
                <w:rFonts w:eastAsia="Calibri"/>
              </w:rPr>
              <w:t>а</w:t>
            </w:r>
          </w:p>
        </w:tc>
        <w:tc>
          <w:tcPr>
            <w:tcW w:w="279" w:type="pct"/>
            <w:vMerge w:val="restart"/>
          </w:tcPr>
          <w:p w14:paraId="42FF89D1" w14:textId="6068B76C" w:rsidR="009D02F8" w:rsidRPr="00F63F89" w:rsidRDefault="004E716C" w:rsidP="0011427E">
            <w:pPr>
              <w:pStyle w:val="GOSTTablenorm"/>
              <w:rPr>
                <w:szCs w:val="22"/>
              </w:rPr>
            </w:pPr>
            <w:ins w:id="1237" w:author="Краснова Наталья EXP-332161" w:date="2026-03-19T17:49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0EC06FD5" w14:textId="1D398712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DD94F27" w14:textId="62AFD663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09F68B6E" w14:textId="5874A48B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235</w:t>
            </w:r>
          </w:p>
        </w:tc>
        <w:tc>
          <w:tcPr>
            <w:tcW w:w="301" w:type="pct"/>
          </w:tcPr>
          <w:p w14:paraId="524FC19E" w14:textId="5BB30387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26623E32" w14:textId="112D4232" w:rsidR="009D02F8" w:rsidRDefault="009D02F8" w:rsidP="0011427E">
            <w:pPr>
              <w:pStyle w:val="GOSTTablenorm"/>
              <w:rPr>
                <w:rFonts w:eastAsia="Calibri"/>
              </w:rPr>
            </w:pPr>
            <w:r>
              <w:rPr>
                <w:rFonts w:eastAsia="Calibri"/>
              </w:rPr>
              <w:t>С</w:t>
            </w:r>
            <w:r w:rsidRPr="008E560B">
              <w:rPr>
                <w:rFonts w:eastAsia="Calibri"/>
              </w:rPr>
              <w:t>умма ЛБО</w:t>
            </w:r>
            <w:r>
              <w:rPr>
                <w:rFonts w:eastAsia="Calibri"/>
              </w:rPr>
              <w:t xml:space="preserve"> за счет связанных иностранных кредитов </w:t>
            </w:r>
            <w:r w:rsidRPr="00B10891">
              <w:rPr>
                <w:rFonts w:eastAsia="Calibri"/>
              </w:rPr>
              <w:t>на первый год планового период</w:t>
            </w:r>
            <w:r>
              <w:rPr>
                <w:rFonts w:eastAsia="Calibri"/>
              </w:rPr>
              <w:t>а</w:t>
            </w:r>
            <w:r w:rsidRPr="008E560B">
              <w:rPr>
                <w:rFonts w:eastAsia="Calibri"/>
              </w:rPr>
              <w:t>, дове</w:t>
            </w:r>
            <w:r>
              <w:rPr>
                <w:rFonts w:eastAsia="Calibri"/>
              </w:rPr>
              <w:t>денных до РБС, ПБС, ИПБС через ТО</w:t>
            </w:r>
            <w:r w:rsidRPr="008E560B">
              <w:rPr>
                <w:rFonts w:eastAsia="Calibri"/>
              </w:rPr>
              <w:t>ФК</w:t>
            </w:r>
            <w:r>
              <w:rPr>
                <w:rFonts w:eastAsia="Calibri"/>
              </w:rPr>
              <w:t>.</w:t>
            </w:r>
          </w:p>
          <w:p w14:paraId="21F8BA31" w14:textId="77777777" w:rsidR="009D02F8" w:rsidRDefault="009D02F8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5E0B9BDA" w14:textId="5F42DC9F" w:rsidR="009D02F8" w:rsidRDefault="009D02F8" w:rsidP="0011427E">
            <w:pPr>
              <w:pStyle w:val="GOSTTablenorm"/>
              <w:rPr>
                <w:rFonts w:eastAsia="Calibri"/>
              </w:rPr>
            </w:pPr>
            <w:r>
              <w:rPr>
                <w:rFonts w:eastAsia="Calibri"/>
              </w:rPr>
              <w:t xml:space="preserve">Оборот по Кт </w:t>
            </w:r>
            <w:r w:rsidRPr="005E26C1">
              <w:rPr>
                <w:szCs w:val="22"/>
              </w:rPr>
              <w:t xml:space="preserve">за отчетный период </w:t>
            </w:r>
            <w:r>
              <w:rPr>
                <w:rFonts w:eastAsia="Calibri"/>
              </w:rPr>
              <w:t>по показателям:</w:t>
            </w:r>
          </w:p>
          <w:p w14:paraId="7E66E0EB" w14:textId="3E9BDA10" w:rsidR="009D02F8" w:rsidRDefault="009D02F8" w:rsidP="0011427E">
            <w:pPr>
              <w:pStyle w:val="GOSTTableListMark1"/>
              <w:rPr>
                <w:rFonts w:eastAsia="Calibri"/>
              </w:rPr>
            </w:pPr>
            <w:r>
              <w:rPr>
                <w:rFonts w:eastAsia="Calibri"/>
              </w:rPr>
              <w:t>ЛБО_РБС_СВЗ_2,</w:t>
            </w:r>
          </w:p>
          <w:p w14:paraId="58C3AF40" w14:textId="253ADD49" w:rsidR="009D02F8" w:rsidRPr="005E26C1" w:rsidRDefault="009D02F8" w:rsidP="0011427E">
            <w:pPr>
              <w:pStyle w:val="GOSTTableListMark1"/>
            </w:pPr>
            <w:r w:rsidRPr="008E560B">
              <w:rPr>
                <w:rFonts w:eastAsia="Calibri"/>
              </w:rPr>
              <w:t>ЛБО</w:t>
            </w:r>
            <w:r w:rsidRPr="008E560B">
              <w:t>_ПБС_СВЗ_</w:t>
            </w:r>
            <w:r>
              <w:t>2</w:t>
            </w:r>
          </w:p>
        </w:tc>
        <w:tc>
          <w:tcPr>
            <w:tcW w:w="254" w:type="pct"/>
            <w:vMerge w:val="restart"/>
          </w:tcPr>
          <w:p w14:paraId="662716D2" w14:textId="754EF720" w:rsidR="009D02F8" w:rsidRDefault="009D02F8" w:rsidP="0011427E">
            <w:pPr>
              <w:pStyle w:val="GOSTTablenorm"/>
              <w:rPr>
                <w:szCs w:val="22"/>
              </w:rPr>
            </w:pPr>
            <w:r w:rsidRPr="000F7A4F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04A357B3" w14:textId="78197C64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56" w:type="pct"/>
          </w:tcPr>
          <w:p w14:paraId="0968269A" w14:textId="04C607A3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7B9D9ABD" w14:textId="3C1F9CB5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684638B9" w14:textId="23CB90D7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68FAF8FB" w14:textId="53804DB7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7F2EA4F9" w14:textId="7C323580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</w:tr>
      <w:tr w:rsidR="009D02F8" w:rsidRPr="005E26C1" w14:paraId="75B98BD1" w14:textId="77777777" w:rsidTr="00D45F66">
        <w:tc>
          <w:tcPr>
            <w:tcW w:w="125" w:type="pct"/>
          </w:tcPr>
          <w:p w14:paraId="4775E3A8" w14:textId="77777777" w:rsidR="009D02F8" w:rsidRPr="00B10891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10AB7555" w14:textId="77777777" w:rsidR="009D02F8" w:rsidRPr="00B10891" w:rsidRDefault="009D02F8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01DB26D4" w14:textId="77777777" w:rsidR="009D02F8" w:rsidRPr="00F63F89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101B04AB" w14:textId="6056ED51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095DBB3" w14:textId="078EE605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1CC0F46E" w14:textId="64BE38CC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316DDC6E" w14:textId="542A48C7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62108B">
              <w:rPr>
                <w:szCs w:val="22"/>
                <w:lang w:val="en-US"/>
              </w:rPr>
              <w:t>EXP</w:t>
            </w:r>
            <w:r w:rsidRPr="0062108B">
              <w:rPr>
                <w:szCs w:val="22"/>
              </w:rPr>
              <w:t>:</w:t>
            </w:r>
            <w:r>
              <w:rPr>
                <w:szCs w:val="22"/>
              </w:rPr>
              <w:t xml:space="preserve"> 120</w:t>
            </w:r>
          </w:p>
        </w:tc>
        <w:tc>
          <w:tcPr>
            <w:tcW w:w="1107" w:type="pct"/>
            <w:vMerge/>
          </w:tcPr>
          <w:p w14:paraId="5EAE31D7" w14:textId="77777777" w:rsidR="009D02F8" w:rsidRDefault="009D02F8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5BBAE2B1" w14:textId="77777777" w:rsidR="009D02F8" w:rsidRPr="000F7A4F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12B58EDE" w14:textId="77777777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 xml:space="preserve">+ </w:t>
            </w:r>
          </w:p>
          <w:p w14:paraId="2B97751F" w14:textId="5A368415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РБС</w:t>
            </w:r>
          </w:p>
        </w:tc>
        <w:tc>
          <w:tcPr>
            <w:tcW w:w="256" w:type="pct"/>
          </w:tcPr>
          <w:p w14:paraId="6C74F16A" w14:textId="787604A0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5D5E5077" w14:textId="629C56A6" w:rsidR="009D02F8" w:rsidRDefault="009D02F8" w:rsidP="0011427E">
            <w:pPr>
              <w:pStyle w:val="GOSTTablenorm"/>
              <w:rPr>
                <w:szCs w:val="22"/>
              </w:rPr>
            </w:pPr>
            <w:r w:rsidRPr="00586982">
              <w:t>-</w:t>
            </w:r>
          </w:p>
        </w:tc>
        <w:tc>
          <w:tcPr>
            <w:tcW w:w="213" w:type="pct"/>
          </w:tcPr>
          <w:p w14:paraId="0641C0DF" w14:textId="22B50722" w:rsidR="009D02F8" w:rsidRDefault="009D02F8" w:rsidP="0011427E">
            <w:pPr>
              <w:pStyle w:val="GOSTTablenorm"/>
              <w:rPr>
                <w:szCs w:val="22"/>
              </w:rPr>
            </w:pPr>
            <w:r w:rsidRPr="00586982">
              <w:t>-</w:t>
            </w:r>
          </w:p>
        </w:tc>
        <w:tc>
          <w:tcPr>
            <w:tcW w:w="213" w:type="pct"/>
          </w:tcPr>
          <w:p w14:paraId="2390E41C" w14:textId="15DF5B40" w:rsidR="009D02F8" w:rsidRDefault="009D02F8" w:rsidP="0011427E">
            <w:pPr>
              <w:pStyle w:val="GOSTTablenorm"/>
              <w:rPr>
                <w:szCs w:val="22"/>
              </w:rPr>
            </w:pPr>
            <w:r w:rsidRPr="00586982">
              <w:t>-</w:t>
            </w:r>
          </w:p>
        </w:tc>
        <w:tc>
          <w:tcPr>
            <w:tcW w:w="249" w:type="pct"/>
          </w:tcPr>
          <w:p w14:paraId="088BC963" w14:textId="34BC6D0F" w:rsidR="009D02F8" w:rsidRDefault="009D02F8" w:rsidP="0011427E">
            <w:pPr>
              <w:pStyle w:val="GOSTTablenorm"/>
              <w:rPr>
                <w:szCs w:val="22"/>
              </w:rPr>
            </w:pPr>
            <w:r w:rsidRPr="00586982">
              <w:t>-</w:t>
            </w:r>
          </w:p>
        </w:tc>
      </w:tr>
      <w:tr w:rsidR="009D02F8" w:rsidRPr="005E26C1" w14:paraId="06A458BC" w14:textId="77777777" w:rsidTr="00D45F66">
        <w:tc>
          <w:tcPr>
            <w:tcW w:w="125" w:type="pct"/>
          </w:tcPr>
          <w:p w14:paraId="399737D1" w14:textId="77777777" w:rsidR="009D02F8" w:rsidRPr="00B10891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79452EB4" w14:textId="77777777" w:rsidR="009D02F8" w:rsidRPr="00B10891" w:rsidRDefault="009D02F8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2DCEA61B" w14:textId="77777777" w:rsidR="009D02F8" w:rsidRPr="00F63F89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3B528CD7" w14:textId="4F6D43CB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B93ED15" w14:textId="778EC618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6E1DB12A" w14:textId="401A49F4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0422892E" w14:textId="414491C5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62108B">
              <w:rPr>
                <w:szCs w:val="22"/>
                <w:lang w:val="en-US"/>
              </w:rPr>
              <w:t>EXP</w:t>
            </w:r>
            <w:r w:rsidRPr="0062108B">
              <w:rPr>
                <w:szCs w:val="22"/>
              </w:rPr>
              <w:t>:</w:t>
            </w:r>
            <w:r>
              <w:rPr>
                <w:szCs w:val="22"/>
              </w:rPr>
              <w:t xml:space="preserve"> 186</w:t>
            </w:r>
          </w:p>
        </w:tc>
        <w:tc>
          <w:tcPr>
            <w:tcW w:w="1107" w:type="pct"/>
            <w:vMerge/>
          </w:tcPr>
          <w:p w14:paraId="3BF552FF" w14:textId="77777777" w:rsidR="009D02F8" w:rsidRDefault="009D02F8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4D7DDDB2" w14:textId="77777777" w:rsidR="009D02F8" w:rsidRPr="000F7A4F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70AEE66E" w14:textId="7FE5E635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56" w:type="pct"/>
          </w:tcPr>
          <w:p w14:paraId="00CAF1F7" w14:textId="31BD842E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04B148B5" w14:textId="4E84952D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203EEF2B" w14:textId="4F5BCF97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296A186D" w14:textId="1037B172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6637D2F1" w14:textId="439F10DF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9D02F8" w:rsidRPr="005E26C1" w14:paraId="2733DFBE" w14:textId="77777777" w:rsidTr="00D45F66">
        <w:tc>
          <w:tcPr>
            <w:tcW w:w="125" w:type="pct"/>
          </w:tcPr>
          <w:p w14:paraId="6BAA74AF" w14:textId="77777777" w:rsidR="009D02F8" w:rsidRPr="00B10891" w:rsidRDefault="009D02F8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65F9159A" w14:textId="4B5C6880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B10891">
              <w:t xml:space="preserve">Из них ЛБО доведенные </w:t>
            </w:r>
            <w:r w:rsidRPr="00B10891">
              <w:rPr>
                <w:rFonts w:eastAsia="Calibri"/>
              </w:rPr>
              <w:t>за счет связанных иностранных кредитов</w:t>
            </w:r>
            <w:r>
              <w:rPr>
                <w:rFonts w:eastAsia="Calibri"/>
              </w:rPr>
              <w:t xml:space="preserve"> на второй год планового периода</w:t>
            </w:r>
          </w:p>
        </w:tc>
        <w:tc>
          <w:tcPr>
            <w:tcW w:w="279" w:type="pct"/>
            <w:vMerge w:val="restart"/>
          </w:tcPr>
          <w:p w14:paraId="50F33D0F" w14:textId="0496A356" w:rsidR="009D02F8" w:rsidRPr="00F63F89" w:rsidRDefault="004E716C" w:rsidP="0011427E">
            <w:pPr>
              <w:pStyle w:val="GOSTTablenorm"/>
              <w:rPr>
                <w:szCs w:val="22"/>
              </w:rPr>
            </w:pPr>
            <w:ins w:id="1238" w:author="Краснова Наталья EXP-332161" w:date="2026-03-19T17:49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25112547" w14:textId="6BC71EBE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FC126F3" w14:textId="68F1F356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1FBE97A1" w14:textId="04FB177F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236</w:t>
            </w:r>
          </w:p>
        </w:tc>
        <w:tc>
          <w:tcPr>
            <w:tcW w:w="301" w:type="pct"/>
          </w:tcPr>
          <w:p w14:paraId="6DCBB76E" w14:textId="26E37459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397267DB" w14:textId="600FECDF" w:rsidR="009D02F8" w:rsidRDefault="009D02F8" w:rsidP="0011427E">
            <w:pPr>
              <w:pStyle w:val="GOSTTablenorm"/>
              <w:rPr>
                <w:rFonts w:eastAsia="Calibri"/>
              </w:rPr>
            </w:pPr>
            <w:r>
              <w:rPr>
                <w:rFonts w:eastAsia="Calibri"/>
              </w:rPr>
              <w:t>С</w:t>
            </w:r>
            <w:r w:rsidRPr="008E560B">
              <w:rPr>
                <w:rFonts w:eastAsia="Calibri"/>
              </w:rPr>
              <w:t>умма ЛБО</w:t>
            </w:r>
            <w:r>
              <w:rPr>
                <w:rFonts w:eastAsia="Calibri"/>
              </w:rPr>
              <w:t xml:space="preserve"> за счет связанных иностранных кредитов </w:t>
            </w:r>
            <w:r w:rsidRPr="00B10891">
              <w:rPr>
                <w:rFonts w:eastAsia="Calibri"/>
              </w:rPr>
              <w:t xml:space="preserve">на </w:t>
            </w:r>
            <w:r>
              <w:rPr>
                <w:rFonts w:eastAsia="Calibri"/>
              </w:rPr>
              <w:t>второй</w:t>
            </w:r>
            <w:r w:rsidRPr="00B10891">
              <w:rPr>
                <w:rFonts w:eastAsia="Calibri"/>
              </w:rPr>
              <w:t xml:space="preserve"> год планового период</w:t>
            </w:r>
            <w:r>
              <w:rPr>
                <w:rFonts w:eastAsia="Calibri"/>
              </w:rPr>
              <w:t>а</w:t>
            </w:r>
            <w:r w:rsidRPr="008E560B">
              <w:rPr>
                <w:rFonts w:eastAsia="Calibri"/>
              </w:rPr>
              <w:t>, дове</w:t>
            </w:r>
            <w:r>
              <w:rPr>
                <w:rFonts w:eastAsia="Calibri"/>
              </w:rPr>
              <w:t>денных до РБС, ПБС, ИПБС через ТО</w:t>
            </w:r>
            <w:r w:rsidRPr="008E560B">
              <w:rPr>
                <w:rFonts w:eastAsia="Calibri"/>
              </w:rPr>
              <w:t>ФК</w:t>
            </w:r>
            <w:r>
              <w:rPr>
                <w:rFonts w:eastAsia="Calibri"/>
              </w:rPr>
              <w:t>.</w:t>
            </w:r>
          </w:p>
          <w:p w14:paraId="75071AE4" w14:textId="77777777" w:rsidR="009D02F8" w:rsidRDefault="009D02F8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2C9F90F8" w14:textId="20B8D980" w:rsidR="009D02F8" w:rsidRDefault="009D02F8" w:rsidP="0011427E">
            <w:pPr>
              <w:pStyle w:val="GOSTTablenorm"/>
              <w:rPr>
                <w:rFonts w:eastAsia="Calibri"/>
              </w:rPr>
            </w:pPr>
            <w:r>
              <w:rPr>
                <w:rFonts w:eastAsia="Calibri"/>
              </w:rPr>
              <w:t xml:space="preserve">Оборот по Кт </w:t>
            </w:r>
            <w:r w:rsidRPr="005E26C1">
              <w:rPr>
                <w:szCs w:val="22"/>
              </w:rPr>
              <w:t xml:space="preserve">за отчетный период </w:t>
            </w:r>
            <w:r>
              <w:rPr>
                <w:rFonts w:eastAsia="Calibri"/>
              </w:rPr>
              <w:t>по показателям:</w:t>
            </w:r>
          </w:p>
          <w:p w14:paraId="0089428E" w14:textId="299297C3" w:rsidR="009D02F8" w:rsidRDefault="009D02F8" w:rsidP="0011427E">
            <w:pPr>
              <w:pStyle w:val="GOSTTableListMark1"/>
              <w:rPr>
                <w:rFonts w:eastAsia="Calibri"/>
              </w:rPr>
            </w:pPr>
            <w:r>
              <w:rPr>
                <w:rFonts w:eastAsia="Calibri"/>
              </w:rPr>
              <w:t>ЛБО_РБС_СВЗ_3,</w:t>
            </w:r>
          </w:p>
          <w:p w14:paraId="3B48DCCA" w14:textId="5560B838" w:rsidR="009D02F8" w:rsidRPr="005E26C1" w:rsidRDefault="009D02F8" w:rsidP="0011427E">
            <w:pPr>
              <w:pStyle w:val="GOSTTableListMark1"/>
            </w:pPr>
            <w:r w:rsidRPr="008E560B">
              <w:rPr>
                <w:rFonts w:eastAsia="Calibri"/>
              </w:rPr>
              <w:t>ЛБО</w:t>
            </w:r>
            <w:r w:rsidRPr="008E560B">
              <w:t>_ПБС_СВЗ_</w:t>
            </w:r>
            <w:r>
              <w:t>3</w:t>
            </w:r>
          </w:p>
        </w:tc>
        <w:tc>
          <w:tcPr>
            <w:tcW w:w="254" w:type="pct"/>
            <w:vMerge w:val="restart"/>
          </w:tcPr>
          <w:p w14:paraId="754B0586" w14:textId="716B8061" w:rsidR="009D02F8" w:rsidRDefault="009D02F8" w:rsidP="0011427E">
            <w:pPr>
              <w:pStyle w:val="GOSTTablenorm"/>
              <w:rPr>
                <w:szCs w:val="22"/>
              </w:rPr>
            </w:pPr>
            <w:r w:rsidRPr="000F7A4F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5A1FE535" w14:textId="4B80892E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56" w:type="pct"/>
          </w:tcPr>
          <w:p w14:paraId="14A90217" w14:textId="1D1B82BA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32C1EC0C" w14:textId="4372EB51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54894AF8" w14:textId="2ABA62C9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320DF84B" w14:textId="4B6C8320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5CFB13CF" w14:textId="1CEF2EC1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</w:tr>
      <w:tr w:rsidR="009D02F8" w:rsidRPr="005E26C1" w14:paraId="71AD4C8D" w14:textId="77777777" w:rsidTr="00D45F66">
        <w:tc>
          <w:tcPr>
            <w:tcW w:w="125" w:type="pct"/>
          </w:tcPr>
          <w:p w14:paraId="4DD4DE3D" w14:textId="77777777" w:rsidR="009D02F8" w:rsidRPr="00B10891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7A5EB109" w14:textId="77777777" w:rsidR="009D02F8" w:rsidRPr="00B10891" w:rsidRDefault="009D02F8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53146524" w14:textId="77777777" w:rsidR="009D02F8" w:rsidRPr="00F63F89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48B87FED" w14:textId="1E7A40CB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A3A634F" w14:textId="1DCFD203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1DBA8F2C" w14:textId="1FFFFA84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191349DA" w14:textId="3AED900C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62108B">
              <w:rPr>
                <w:szCs w:val="22"/>
                <w:lang w:val="en-US"/>
              </w:rPr>
              <w:t>EXP</w:t>
            </w:r>
            <w:r w:rsidRPr="0062108B">
              <w:rPr>
                <w:szCs w:val="22"/>
              </w:rPr>
              <w:t>:</w:t>
            </w:r>
            <w:r>
              <w:rPr>
                <w:szCs w:val="22"/>
              </w:rPr>
              <w:t xml:space="preserve"> 121</w:t>
            </w:r>
          </w:p>
        </w:tc>
        <w:tc>
          <w:tcPr>
            <w:tcW w:w="1107" w:type="pct"/>
            <w:vMerge/>
          </w:tcPr>
          <w:p w14:paraId="1404F2E2" w14:textId="77777777" w:rsidR="009D02F8" w:rsidRDefault="009D02F8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1CE694E8" w14:textId="77777777" w:rsidR="009D02F8" w:rsidRPr="000F7A4F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6DB9D821" w14:textId="77777777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 xml:space="preserve">+ </w:t>
            </w:r>
          </w:p>
          <w:p w14:paraId="54EB42B9" w14:textId="0DA56686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РБС</w:t>
            </w:r>
          </w:p>
        </w:tc>
        <w:tc>
          <w:tcPr>
            <w:tcW w:w="256" w:type="pct"/>
          </w:tcPr>
          <w:p w14:paraId="606BA71F" w14:textId="1D5AD1F6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1CF72A07" w14:textId="40359572" w:rsidR="009D02F8" w:rsidRDefault="009D02F8" w:rsidP="0011427E">
            <w:pPr>
              <w:pStyle w:val="GOSTTablenorm"/>
              <w:rPr>
                <w:szCs w:val="22"/>
              </w:rPr>
            </w:pPr>
            <w:r w:rsidRPr="00586982">
              <w:t>-</w:t>
            </w:r>
          </w:p>
        </w:tc>
        <w:tc>
          <w:tcPr>
            <w:tcW w:w="213" w:type="pct"/>
          </w:tcPr>
          <w:p w14:paraId="5114193F" w14:textId="62B31067" w:rsidR="009D02F8" w:rsidRDefault="009D02F8" w:rsidP="0011427E">
            <w:pPr>
              <w:pStyle w:val="GOSTTablenorm"/>
              <w:rPr>
                <w:szCs w:val="22"/>
              </w:rPr>
            </w:pPr>
            <w:r w:rsidRPr="00586982">
              <w:t>-</w:t>
            </w:r>
          </w:p>
        </w:tc>
        <w:tc>
          <w:tcPr>
            <w:tcW w:w="213" w:type="pct"/>
          </w:tcPr>
          <w:p w14:paraId="0B196367" w14:textId="0A891F08" w:rsidR="009D02F8" w:rsidRDefault="009D02F8" w:rsidP="0011427E">
            <w:pPr>
              <w:pStyle w:val="GOSTTablenorm"/>
              <w:rPr>
                <w:szCs w:val="22"/>
              </w:rPr>
            </w:pPr>
            <w:r w:rsidRPr="00586982">
              <w:t>-</w:t>
            </w:r>
          </w:p>
        </w:tc>
        <w:tc>
          <w:tcPr>
            <w:tcW w:w="249" w:type="pct"/>
          </w:tcPr>
          <w:p w14:paraId="68070DE7" w14:textId="497820B1" w:rsidR="009D02F8" w:rsidRDefault="009D02F8" w:rsidP="0011427E">
            <w:pPr>
              <w:pStyle w:val="GOSTTablenorm"/>
              <w:rPr>
                <w:szCs w:val="22"/>
              </w:rPr>
            </w:pPr>
            <w:r w:rsidRPr="00586982">
              <w:t>-</w:t>
            </w:r>
          </w:p>
        </w:tc>
      </w:tr>
      <w:tr w:rsidR="009D02F8" w:rsidRPr="005E26C1" w14:paraId="560DF5A8" w14:textId="77777777" w:rsidTr="00D45F66">
        <w:tc>
          <w:tcPr>
            <w:tcW w:w="125" w:type="pct"/>
          </w:tcPr>
          <w:p w14:paraId="4294AE42" w14:textId="77777777" w:rsidR="009D02F8" w:rsidRPr="00B10891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5CEDF131" w14:textId="77777777" w:rsidR="009D02F8" w:rsidRPr="00B10891" w:rsidRDefault="009D02F8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4B6212FD" w14:textId="77777777" w:rsidR="009D02F8" w:rsidRPr="00F63F89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3951C74F" w14:textId="5078F529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C285650" w14:textId="691081D5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2F4ACF20" w14:textId="6D00A0DE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63F8CECC" w14:textId="492802F1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62108B">
              <w:rPr>
                <w:szCs w:val="22"/>
                <w:lang w:val="en-US"/>
              </w:rPr>
              <w:t>EXP</w:t>
            </w:r>
            <w:r w:rsidRPr="0062108B">
              <w:rPr>
                <w:szCs w:val="22"/>
              </w:rPr>
              <w:t>:</w:t>
            </w:r>
            <w:r>
              <w:rPr>
                <w:szCs w:val="22"/>
              </w:rPr>
              <w:t xml:space="preserve"> 187</w:t>
            </w:r>
          </w:p>
        </w:tc>
        <w:tc>
          <w:tcPr>
            <w:tcW w:w="1107" w:type="pct"/>
            <w:vMerge/>
          </w:tcPr>
          <w:p w14:paraId="5B224F96" w14:textId="77777777" w:rsidR="009D02F8" w:rsidRDefault="009D02F8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4E540169" w14:textId="77777777" w:rsidR="009D02F8" w:rsidRPr="000F7A4F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07C703C5" w14:textId="28AD6F95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56" w:type="pct"/>
          </w:tcPr>
          <w:p w14:paraId="78E8623F" w14:textId="209E5E34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060E083F" w14:textId="7690B7C5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635F0804" w14:textId="28E6FA54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4FC364F5" w14:textId="401E226F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1604ED3D" w14:textId="5F1BE5D2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9D02F8" w:rsidRPr="005E26C1" w14:paraId="3BDA6913" w14:textId="77777777" w:rsidTr="00D45F66">
        <w:tc>
          <w:tcPr>
            <w:tcW w:w="125" w:type="pct"/>
          </w:tcPr>
          <w:p w14:paraId="37900AA9" w14:textId="77777777" w:rsidR="009D02F8" w:rsidRPr="00B10891" w:rsidRDefault="009D02F8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4565536F" w14:textId="3321DDC1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B10891">
              <w:t xml:space="preserve">Из них ЛБО доведенные </w:t>
            </w:r>
            <w:r w:rsidRPr="00B10891">
              <w:rPr>
                <w:rFonts w:eastAsia="Calibri"/>
              </w:rPr>
              <w:t>за счет связанных иностранных кредитов</w:t>
            </w:r>
            <w:r>
              <w:rPr>
                <w:rFonts w:eastAsia="Calibri"/>
              </w:rPr>
              <w:t xml:space="preserve"> на третий год планового периода</w:t>
            </w:r>
          </w:p>
        </w:tc>
        <w:tc>
          <w:tcPr>
            <w:tcW w:w="279" w:type="pct"/>
            <w:vMerge w:val="restart"/>
          </w:tcPr>
          <w:p w14:paraId="0D887163" w14:textId="07B6D069" w:rsidR="009D02F8" w:rsidRPr="00F63F89" w:rsidRDefault="004E716C" w:rsidP="0011427E">
            <w:pPr>
              <w:pStyle w:val="GOSTTablenorm"/>
              <w:rPr>
                <w:szCs w:val="22"/>
              </w:rPr>
            </w:pPr>
            <w:ins w:id="1239" w:author="Краснова Наталья EXP-332161" w:date="2026-03-19T17:49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759F02B8" w14:textId="0C7F5FBC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34D4F1E" w14:textId="1157F001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5B3E9753" w14:textId="42842A08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237</w:t>
            </w:r>
          </w:p>
        </w:tc>
        <w:tc>
          <w:tcPr>
            <w:tcW w:w="301" w:type="pct"/>
          </w:tcPr>
          <w:p w14:paraId="0B40285E" w14:textId="46C3F4FC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2E020FEF" w14:textId="65CC10E2" w:rsidR="009D02F8" w:rsidRDefault="009D02F8" w:rsidP="0011427E">
            <w:pPr>
              <w:pStyle w:val="GOSTTablenorm"/>
              <w:rPr>
                <w:rFonts w:eastAsia="Calibri"/>
              </w:rPr>
            </w:pPr>
            <w:r>
              <w:rPr>
                <w:rFonts w:eastAsia="Calibri"/>
              </w:rPr>
              <w:t>С</w:t>
            </w:r>
            <w:r w:rsidRPr="008E560B">
              <w:rPr>
                <w:rFonts w:eastAsia="Calibri"/>
              </w:rPr>
              <w:t>умма ЛБО</w:t>
            </w:r>
            <w:r>
              <w:rPr>
                <w:rFonts w:eastAsia="Calibri"/>
              </w:rPr>
              <w:t xml:space="preserve"> за счет связанных иностранных кредитов </w:t>
            </w:r>
            <w:r w:rsidRPr="00B10891">
              <w:rPr>
                <w:rFonts w:eastAsia="Calibri"/>
              </w:rPr>
              <w:t xml:space="preserve">на </w:t>
            </w:r>
            <w:r>
              <w:rPr>
                <w:rFonts w:eastAsia="Calibri"/>
              </w:rPr>
              <w:t>третий</w:t>
            </w:r>
            <w:r w:rsidRPr="00B10891">
              <w:rPr>
                <w:rFonts w:eastAsia="Calibri"/>
              </w:rPr>
              <w:t xml:space="preserve"> год планового период</w:t>
            </w:r>
            <w:r>
              <w:rPr>
                <w:rFonts w:eastAsia="Calibri"/>
              </w:rPr>
              <w:t>а</w:t>
            </w:r>
            <w:r w:rsidRPr="008E560B">
              <w:rPr>
                <w:rFonts w:eastAsia="Calibri"/>
              </w:rPr>
              <w:t>, дове</w:t>
            </w:r>
            <w:r>
              <w:rPr>
                <w:rFonts w:eastAsia="Calibri"/>
              </w:rPr>
              <w:t>денных до РБС, ПБС, ИПБС через ТО</w:t>
            </w:r>
            <w:r w:rsidRPr="008E560B">
              <w:rPr>
                <w:rFonts w:eastAsia="Calibri"/>
              </w:rPr>
              <w:t>ФК</w:t>
            </w:r>
            <w:r>
              <w:rPr>
                <w:rFonts w:eastAsia="Calibri"/>
              </w:rPr>
              <w:t>.</w:t>
            </w:r>
          </w:p>
          <w:p w14:paraId="2029FEF2" w14:textId="77777777" w:rsidR="009D02F8" w:rsidRDefault="009D02F8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06264975" w14:textId="73B39256" w:rsidR="009D02F8" w:rsidRDefault="009D02F8" w:rsidP="0011427E">
            <w:pPr>
              <w:pStyle w:val="GOSTTablenorm"/>
              <w:rPr>
                <w:rFonts w:eastAsia="Calibri"/>
              </w:rPr>
            </w:pPr>
            <w:r>
              <w:rPr>
                <w:rFonts w:eastAsia="Calibri"/>
              </w:rPr>
              <w:t xml:space="preserve">Оборот по Кт </w:t>
            </w:r>
            <w:r w:rsidRPr="005E26C1">
              <w:rPr>
                <w:szCs w:val="22"/>
              </w:rPr>
              <w:t xml:space="preserve">за отчетный период </w:t>
            </w:r>
            <w:r>
              <w:rPr>
                <w:rFonts w:eastAsia="Calibri"/>
              </w:rPr>
              <w:t>по показателям:</w:t>
            </w:r>
          </w:p>
          <w:p w14:paraId="05DCC22F" w14:textId="5DA5FE2F" w:rsidR="009D02F8" w:rsidRDefault="009D02F8" w:rsidP="0011427E">
            <w:pPr>
              <w:pStyle w:val="GOSTTableListMark1"/>
              <w:rPr>
                <w:rFonts w:eastAsia="Calibri"/>
              </w:rPr>
            </w:pPr>
            <w:r>
              <w:rPr>
                <w:rFonts w:eastAsia="Calibri"/>
              </w:rPr>
              <w:t>ЛБО_РБС_СВЗ_4,</w:t>
            </w:r>
          </w:p>
          <w:p w14:paraId="37595020" w14:textId="5C45046F" w:rsidR="009D02F8" w:rsidRPr="005E26C1" w:rsidRDefault="009D02F8" w:rsidP="0011427E">
            <w:pPr>
              <w:pStyle w:val="GOSTTableListMark1"/>
            </w:pPr>
            <w:r w:rsidRPr="008E560B">
              <w:rPr>
                <w:rFonts w:eastAsia="Calibri"/>
              </w:rPr>
              <w:t>ЛБО</w:t>
            </w:r>
            <w:r w:rsidRPr="008E560B">
              <w:t>_ПБС_СВЗ_</w:t>
            </w:r>
            <w:r>
              <w:t>4</w:t>
            </w:r>
          </w:p>
        </w:tc>
        <w:tc>
          <w:tcPr>
            <w:tcW w:w="254" w:type="pct"/>
            <w:vMerge w:val="restart"/>
          </w:tcPr>
          <w:p w14:paraId="7863BB61" w14:textId="271877E8" w:rsidR="009D02F8" w:rsidRDefault="009D02F8" w:rsidP="0011427E">
            <w:pPr>
              <w:pStyle w:val="GOSTTablenorm"/>
              <w:rPr>
                <w:szCs w:val="22"/>
              </w:rPr>
            </w:pPr>
            <w:r w:rsidRPr="000F7A4F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25187DB0" w14:textId="568DBB13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56" w:type="pct"/>
          </w:tcPr>
          <w:p w14:paraId="379A8FBF" w14:textId="164EB3BA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3F895ED0" w14:textId="6451A8A8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140735E5" w14:textId="2BC016D0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73AB4DFB" w14:textId="033804FB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0DDB9471" w14:textId="1723B560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</w:tr>
      <w:tr w:rsidR="009D02F8" w:rsidRPr="005E26C1" w14:paraId="4CEDB1C3" w14:textId="77777777" w:rsidTr="00D45F66">
        <w:tc>
          <w:tcPr>
            <w:tcW w:w="125" w:type="pct"/>
          </w:tcPr>
          <w:p w14:paraId="6166F6A9" w14:textId="77777777" w:rsidR="009D02F8" w:rsidRPr="00B10891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46118B9C" w14:textId="77777777" w:rsidR="009D02F8" w:rsidRPr="00B10891" w:rsidRDefault="009D02F8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3632F104" w14:textId="77777777" w:rsidR="009D02F8" w:rsidRPr="00F63F89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383EB625" w14:textId="46729E62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38B754C" w14:textId="70383B10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2A25ADD3" w14:textId="27E1266A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028A3C71" w14:textId="3554F773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62108B">
              <w:rPr>
                <w:szCs w:val="22"/>
                <w:lang w:val="en-US"/>
              </w:rPr>
              <w:t>EXP</w:t>
            </w:r>
            <w:r w:rsidRPr="0062108B">
              <w:rPr>
                <w:szCs w:val="22"/>
              </w:rPr>
              <w:t>:</w:t>
            </w:r>
            <w:r>
              <w:rPr>
                <w:szCs w:val="22"/>
              </w:rPr>
              <w:t xml:space="preserve"> 122</w:t>
            </w:r>
          </w:p>
        </w:tc>
        <w:tc>
          <w:tcPr>
            <w:tcW w:w="1107" w:type="pct"/>
            <w:vMerge/>
          </w:tcPr>
          <w:p w14:paraId="0C3D64CA" w14:textId="77777777" w:rsidR="009D02F8" w:rsidRDefault="009D02F8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2A505388" w14:textId="7811E838" w:rsidR="009D02F8" w:rsidRPr="000F7A4F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500AD5E5" w14:textId="77777777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 xml:space="preserve">+ </w:t>
            </w:r>
          </w:p>
          <w:p w14:paraId="66A15113" w14:textId="4ABC879C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РБС</w:t>
            </w:r>
          </w:p>
        </w:tc>
        <w:tc>
          <w:tcPr>
            <w:tcW w:w="256" w:type="pct"/>
          </w:tcPr>
          <w:p w14:paraId="55B03E33" w14:textId="3DAB4835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654F0916" w14:textId="6EFDFF9A" w:rsidR="009D02F8" w:rsidRDefault="009D02F8" w:rsidP="0011427E">
            <w:pPr>
              <w:pStyle w:val="GOSTTablenorm"/>
              <w:rPr>
                <w:szCs w:val="22"/>
              </w:rPr>
            </w:pPr>
            <w:r w:rsidRPr="00586982">
              <w:t>-</w:t>
            </w:r>
          </w:p>
        </w:tc>
        <w:tc>
          <w:tcPr>
            <w:tcW w:w="213" w:type="pct"/>
          </w:tcPr>
          <w:p w14:paraId="241C73AD" w14:textId="2143BBCC" w:rsidR="009D02F8" w:rsidRDefault="009D02F8" w:rsidP="0011427E">
            <w:pPr>
              <w:pStyle w:val="GOSTTablenorm"/>
              <w:rPr>
                <w:szCs w:val="22"/>
              </w:rPr>
            </w:pPr>
            <w:r w:rsidRPr="00586982">
              <w:t>-</w:t>
            </w:r>
          </w:p>
        </w:tc>
        <w:tc>
          <w:tcPr>
            <w:tcW w:w="213" w:type="pct"/>
          </w:tcPr>
          <w:p w14:paraId="728E6FCA" w14:textId="3E883689" w:rsidR="009D02F8" w:rsidRDefault="009D02F8" w:rsidP="0011427E">
            <w:pPr>
              <w:pStyle w:val="GOSTTablenorm"/>
              <w:rPr>
                <w:szCs w:val="22"/>
              </w:rPr>
            </w:pPr>
            <w:r w:rsidRPr="00586982">
              <w:t>-</w:t>
            </w:r>
          </w:p>
        </w:tc>
        <w:tc>
          <w:tcPr>
            <w:tcW w:w="249" w:type="pct"/>
          </w:tcPr>
          <w:p w14:paraId="5D637E35" w14:textId="0AA0ECCE" w:rsidR="009D02F8" w:rsidRDefault="009D02F8" w:rsidP="0011427E">
            <w:pPr>
              <w:pStyle w:val="GOSTTablenorm"/>
              <w:rPr>
                <w:szCs w:val="22"/>
              </w:rPr>
            </w:pPr>
            <w:r w:rsidRPr="00586982">
              <w:t>-</w:t>
            </w:r>
          </w:p>
        </w:tc>
      </w:tr>
      <w:tr w:rsidR="009D02F8" w:rsidRPr="005E26C1" w14:paraId="1E1C221F" w14:textId="77777777" w:rsidTr="00D45F66">
        <w:tc>
          <w:tcPr>
            <w:tcW w:w="125" w:type="pct"/>
          </w:tcPr>
          <w:p w14:paraId="143BB114" w14:textId="77777777" w:rsidR="009D02F8" w:rsidRPr="00B10891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51051A0A" w14:textId="77777777" w:rsidR="009D02F8" w:rsidRPr="00B10891" w:rsidRDefault="009D02F8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64AEA94C" w14:textId="77777777" w:rsidR="009D02F8" w:rsidRPr="00F63F89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6B1A35EE" w14:textId="5B54F101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DA4A67B" w14:textId="58DE817B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4BC4E04D" w14:textId="181F8E59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5ADDCEAD" w14:textId="2B79A7C4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62108B">
              <w:rPr>
                <w:szCs w:val="22"/>
                <w:lang w:val="en-US"/>
              </w:rPr>
              <w:t>EXP</w:t>
            </w:r>
            <w:r w:rsidRPr="0062108B">
              <w:rPr>
                <w:szCs w:val="22"/>
              </w:rPr>
              <w:t>:</w:t>
            </w:r>
            <w:r>
              <w:rPr>
                <w:szCs w:val="22"/>
              </w:rPr>
              <w:t xml:space="preserve"> 188</w:t>
            </w:r>
          </w:p>
        </w:tc>
        <w:tc>
          <w:tcPr>
            <w:tcW w:w="1107" w:type="pct"/>
            <w:vMerge/>
          </w:tcPr>
          <w:p w14:paraId="0A4EA17C" w14:textId="77777777" w:rsidR="009D02F8" w:rsidRDefault="009D02F8" w:rsidP="0011427E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0595D556" w14:textId="68221829" w:rsidR="009D02F8" w:rsidRPr="000F7A4F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6025FC10" w14:textId="47ADD71C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56" w:type="pct"/>
          </w:tcPr>
          <w:p w14:paraId="2C43D804" w14:textId="73222D4D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41C2E200" w14:textId="0130E4E7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6C64FDF4" w14:textId="4BCA2432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796F5F51" w14:textId="24DB6770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40A892FF" w14:textId="101BE764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D45F66" w:rsidRPr="005E26C1" w14:paraId="7E6CF6B4" w14:textId="77777777" w:rsidTr="00D45F66">
        <w:tc>
          <w:tcPr>
            <w:tcW w:w="125" w:type="pct"/>
          </w:tcPr>
          <w:p w14:paraId="4C37C2A5" w14:textId="77777777" w:rsidR="00D45F66" w:rsidRPr="00112ABB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123317E6" w14:textId="7A3D2608" w:rsidR="00D45F66" w:rsidRDefault="00D45F66" w:rsidP="0011427E">
            <w:pPr>
              <w:pStyle w:val="GOSTTablenorm"/>
            </w:pPr>
            <w:r w:rsidRPr="004F43F6">
              <w:rPr>
                <w:highlight w:val="green"/>
              </w:rPr>
              <w:t>ЛБО ГРБС заблокированные на текущий финансовый год</w:t>
            </w:r>
            <w:r w:rsidRPr="00B10891">
              <w:t xml:space="preserve"> </w:t>
            </w:r>
          </w:p>
        </w:tc>
        <w:tc>
          <w:tcPr>
            <w:tcW w:w="279" w:type="pct"/>
          </w:tcPr>
          <w:p w14:paraId="2811EBB4" w14:textId="662F5514" w:rsidR="00D45F66" w:rsidRPr="00F63F89" w:rsidRDefault="004E716C" w:rsidP="0011427E">
            <w:pPr>
              <w:pStyle w:val="GOSTTablenorm"/>
              <w:rPr>
                <w:szCs w:val="22"/>
              </w:rPr>
            </w:pPr>
            <w:ins w:id="1240" w:author="Краснова Наталья EXP-332161" w:date="2026-03-19T17:49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2E468737" w14:textId="1BA1C511" w:rsidR="00D45F66" w:rsidRPr="003219F6" w:rsidDel="00D92259" w:rsidRDefault="00D45F66" w:rsidP="0011427E">
            <w:pPr>
              <w:pStyle w:val="GOSTTablenorm"/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D070BE2" w14:textId="073CCEF2" w:rsidR="00D45F66" w:rsidRPr="00D92259" w:rsidRDefault="00D45F66" w:rsidP="0011427E">
            <w:pPr>
              <w:pStyle w:val="GOSTTablenorm"/>
            </w:pPr>
            <w:r>
              <w:rPr>
                <w:lang w:val="en-US"/>
              </w:rPr>
              <w:t>BALBO_GABS</w:t>
            </w:r>
            <w:r>
              <w:t>: 17</w:t>
            </w:r>
          </w:p>
        </w:tc>
        <w:tc>
          <w:tcPr>
            <w:tcW w:w="341" w:type="pct"/>
          </w:tcPr>
          <w:p w14:paraId="625F99CB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089BDF89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</w:tcPr>
          <w:p w14:paraId="5EDB35A1" w14:textId="540EE59F" w:rsidR="00D45F66" w:rsidRPr="004A1C8C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>
              <w:rPr>
                <w:rFonts w:eastAsia="Calibri"/>
                <w:szCs w:val="22"/>
              </w:rPr>
              <w:t>С</w:t>
            </w:r>
            <w:r w:rsidRPr="004A1C8C">
              <w:rPr>
                <w:rFonts w:eastAsia="Calibri"/>
                <w:szCs w:val="22"/>
              </w:rPr>
              <w:t xml:space="preserve">умма ЛБО, доведенных ГРБС и заблокированных </w:t>
            </w:r>
            <w:r w:rsidRPr="00B10891">
              <w:t xml:space="preserve">на </w:t>
            </w:r>
            <w:r>
              <w:t>текущий финансовый год</w:t>
            </w:r>
            <w:r w:rsidRPr="004A1C8C">
              <w:rPr>
                <w:rFonts w:eastAsia="Calibri"/>
                <w:szCs w:val="22"/>
              </w:rPr>
              <w:t xml:space="preserve"> при внесении изменений, предполагающих уменьшение бюджетных данных, и в связи с приостановлением операций на </w:t>
            </w:r>
            <w:r>
              <w:rPr>
                <w:rFonts w:eastAsia="Calibri"/>
                <w:szCs w:val="22"/>
              </w:rPr>
              <w:t>лицевом счете</w:t>
            </w:r>
            <w:r w:rsidRPr="004A1C8C">
              <w:rPr>
                <w:rFonts w:eastAsia="Calibri"/>
                <w:szCs w:val="22"/>
              </w:rPr>
              <w:t>.</w:t>
            </w:r>
          </w:p>
          <w:p w14:paraId="1AA5376F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3FBBA383" w14:textId="06682822" w:rsidR="00D45F66" w:rsidRPr="00D92259" w:rsidRDefault="00D45F66" w:rsidP="0011427E">
            <w:pPr>
              <w:pStyle w:val="GOSTTablenorm"/>
            </w:pPr>
            <w:r w:rsidRPr="005E26C1">
              <w:rPr>
                <w:szCs w:val="22"/>
              </w:rPr>
              <w:lastRenderedPageBreak/>
              <w:t>Баланс (Остаток по Кт = Оборот по Кт минус Оборот по Дт) на конец о</w:t>
            </w:r>
            <w:r>
              <w:rPr>
                <w:szCs w:val="22"/>
              </w:rPr>
              <w:t xml:space="preserve">тчетного периода по показателю </w:t>
            </w:r>
            <w:r>
              <w:t>ЛБО_РБС_РЕЗ_1</w:t>
            </w:r>
          </w:p>
        </w:tc>
        <w:tc>
          <w:tcPr>
            <w:tcW w:w="254" w:type="pct"/>
          </w:tcPr>
          <w:p w14:paraId="1C7CB9B3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77ECCB16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5237FAA2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48970B91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65A39709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4FE61A8C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49954460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D45F66" w:rsidRPr="005E26C1" w14:paraId="2F88EA94" w14:textId="77777777" w:rsidTr="00D45F66">
        <w:tc>
          <w:tcPr>
            <w:tcW w:w="125" w:type="pct"/>
          </w:tcPr>
          <w:p w14:paraId="354163CF" w14:textId="77777777" w:rsidR="00D45F66" w:rsidRPr="00112ABB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289EBEF6" w14:textId="780B60F3" w:rsidR="00D45F66" w:rsidRDefault="00D45F66" w:rsidP="0011427E">
            <w:pPr>
              <w:pStyle w:val="GOSTTablenorm"/>
            </w:pPr>
            <w:r w:rsidRPr="004F43F6">
              <w:rPr>
                <w:highlight w:val="green"/>
              </w:rPr>
              <w:t>ЛБО ГРБС заблокированные на первый год планового периода</w:t>
            </w:r>
          </w:p>
        </w:tc>
        <w:tc>
          <w:tcPr>
            <w:tcW w:w="279" w:type="pct"/>
          </w:tcPr>
          <w:p w14:paraId="63C0FD86" w14:textId="2949E782" w:rsidR="00D45F66" w:rsidRPr="00F63F89" w:rsidRDefault="004E716C" w:rsidP="0011427E">
            <w:pPr>
              <w:pStyle w:val="GOSTTablenorm"/>
              <w:rPr>
                <w:szCs w:val="22"/>
              </w:rPr>
            </w:pPr>
            <w:ins w:id="1241" w:author="Краснова Наталья EXP-332161" w:date="2026-03-19T17:49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336482CC" w14:textId="528C19A7" w:rsidR="00D45F66" w:rsidRPr="003219F6" w:rsidDel="0070125F" w:rsidRDefault="00D45F66" w:rsidP="0011427E">
            <w:pPr>
              <w:pStyle w:val="GOSTTablenorm"/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2ECBB6C" w14:textId="4C0EFB16" w:rsidR="00D45F66" w:rsidRDefault="00D45F66" w:rsidP="0011427E">
            <w:pPr>
              <w:pStyle w:val="GOSTTablenorm"/>
              <w:rPr>
                <w:lang w:val="en-US"/>
              </w:rPr>
            </w:pPr>
            <w:r>
              <w:rPr>
                <w:lang w:val="en-US"/>
              </w:rPr>
              <w:t>BALBO_GABS</w:t>
            </w:r>
            <w:r>
              <w:t>: 18</w:t>
            </w:r>
          </w:p>
        </w:tc>
        <w:tc>
          <w:tcPr>
            <w:tcW w:w="341" w:type="pct"/>
          </w:tcPr>
          <w:p w14:paraId="6EDED514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75A15EF7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</w:tcPr>
          <w:p w14:paraId="4AC52FED" w14:textId="77777777" w:rsidR="00D45F66" w:rsidRPr="004A1C8C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>
              <w:rPr>
                <w:rFonts w:eastAsia="Calibri"/>
                <w:szCs w:val="22"/>
              </w:rPr>
              <w:t>С</w:t>
            </w:r>
            <w:r w:rsidRPr="004A1C8C">
              <w:rPr>
                <w:rFonts w:eastAsia="Calibri"/>
                <w:szCs w:val="22"/>
              </w:rPr>
              <w:t xml:space="preserve">умма ЛБО, доведенных ГРБС и заблокированных </w:t>
            </w:r>
            <w:r w:rsidRPr="00B10891">
              <w:t>на первый год планового периода</w:t>
            </w:r>
            <w:r w:rsidRPr="004A1C8C">
              <w:rPr>
                <w:rFonts w:eastAsia="Calibri"/>
                <w:szCs w:val="22"/>
              </w:rPr>
              <w:t xml:space="preserve"> при внесении изменений, предполагающих уменьшение бюджетных данных, и в связи с приостановлением операций на </w:t>
            </w:r>
            <w:r>
              <w:rPr>
                <w:rFonts w:eastAsia="Calibri"/>
                <w:szCs w:val="22"/>
              </w:rPr>
              <w:t>лицевом счете</w:t>
            </w:r>
            <w:r w:rsidRPr="004A1C8C">
              <w:rPr>
                <w:rFonts w:eastAsia="Calibri"/>
                <w:szCs w:val="22"/>
              </w:rPr>
              <w:t>.</w:t>
            </w:r>
          </w:p>
          <w:p w14:paraId="09CC7D3B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0EE63F62" w14:textId="67709F34" w:rsidR="00D45F66" w:rsidRPr="0070125F" w:rsidRDefault="00D45F66" w:rsidP="0011427E">
            <w:pPr>
              <w:pStyle w:val="GOSTTablenorm"/>
            </w:pPr>
            <w:r w:rsidRPr="005E26C1">
              <w:rPr>
                <w:szCs w:val="22"/>
              </w:rPr>
              <w:t xml:space="preserve">Баланс (Остаток по Кт = Оборот по Кт минус Оборот по Дт) на конец </w:t>
            </w:r>
            <w:r>
              <w:rPr>
                <w:szCs w:val="22"/>
              </w:rPr>
              <w:t xml:space="preserve">отчетного периода по показателю </w:t>
            </w:r>
            <w:r>
              <w:t>ЛБО_РБС_РЕЗ_2</w:t>
            </w:r>
          </w:p>
        </w:tc>
        <w:tc>
          <w:tcPr>
            <w:tcW w:w="254" w:type="pct"/>
          </w:tcPr>
          <w:p w14:paraId="321A518B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36B70B27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27339FDA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02882905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3C9A487C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05DB8236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511F0ED5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D45F66" w:rsidRPr="005E26C1" w14:paraId="2416323E" w14:textId="77777777" w:rsidTr="00D45F66">
        <w:tc>
          <w:tcPr>
            <w:tcW w:w="125" w:type="pct"/>
          </w:tcPr>
          <w:p w14:paraId="329C0A81" w14:textId="77777777" w:rsidR="00D45F66" w:rsidRPr="00112ABB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274BCF6E" w14:textId="4F18956A" w:rsidR="00D45F66" w:rsidRPr="004F43F6" w:rsidRDefault="00D45F66" w:rsidP="0011427E">
            <w:pPr>
              <w:pStyle w:val="GOSTTablenorm"/>
              <w:rPr>
                <w:highlight w:val="green"/>
              </w:rPr>
            </w:pPr>
            <w:r w:rsidRPr="004F43F6">
              <w:rPr>
                <w:highlight w:val="green"/>
              </w:rPr>
              <w:t>ЛБО ГРБС заблокированные на второй год планового периода</w:t>
            </w:r>
          </w:p>
        </w:tc>
        <w:tc>
          <w:tcPr>
            <w:tcW w:w="279" w:type="pct"/>
          </w:tcPr>
          <w:p w14:paraId="6B028C3E" w14:textId="72B59E89" w:rsidR="00D45F66" w:rsidRPr="00F63F89" w:rsidRDefault="004E716C" w:rsidP="0011427E">
            <w:pPr>
              <w:pStyle w:val="GOSTTablenorm"/>
              <w:rPr>
                <w:szCs w:val="22"/>
              </w:rPr>
            </w:pPr>
            <w:ins w:id="1242" w:author="Краснова Наталья EXP-332161" w:date="2026-03-19T17:49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77DCCB86" w14:textId="7DCAE00F" w:rsidR="00D45F66" w:rsidRPr="003219F6" w:rsidDel="0070125F" w:rsidRDefault="00D45F66" w:rsidP="0011427E">
            <w:pPr>
              <w:pStyle w:val="GOSTTablenorm"/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1FF9BAC" w14:textId="5CBC466A" w:rsidR="00D45F66" w:rsidRDefault="00D45F66" w:rsidP="0011427E">
            <w:pPr>
              <w:pStyle w:val="GOSTTablenorm"/>
              <w:rPr>
                <w:lang w:val="en-US"/>
              </w:rPr>
            </w:pPr>
            <w:r>
              <w:rPr>
                <w:lang w:val="en-US"/>
              </w:rPr>
              <w:t>BALBO_GABS</w:t>
            </w:r>
            <w:r>
              <w:t>: 19</w:t>
            </w:r>
          </w:p>
        </w:tc>
        <w:tc>
          <w:tcPr>
            <w:tcW w:w="341" w:type="pct"/>
          </w:tcPr>
          <w:p w14:paraId="1603D062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2B5DEA3D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</w:tcPr>
          <w:p w14:paraId="4CEFE733" w14:textId="77777777" w:rsidR="00D45F66" w:rsidRPr="004A1C8C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>
              <w:rPr>
                <w:rFonts w:eastAsia="Calibri"/>
                <w:szCs w:val="22"/>
              </w:rPr>
              <w:t>С</w:t>
            </w:r>
            <w:r w:rsidRPr="004A1C8C">
              <w:rPr>
                <w:rFonts w:eastAsia="Calibri"/>
                <w:szCs w:val="22"/>
              </w:rPr>
              <w:t xml:space="preserve">умма ЛБО, доведенных ГРБС и заблокированных </w:t>
            </w:r>
            <w:r w:rsidRPr="00B10891">
              <w:t xml:space="preserve">на </w:t>
            </w:r>
            <w:r>
              <w:t>второй</w:t>
            </w:r>
            <w:r w:rsidRPr="00B10891">
              <w:t xml:space="preserve"> год планового периода</w:t>
            </w:r>
            <w:r w:rsidRPr="004A1C8C">
              <w:rPr>
                <w:rFonts w:eastAsia="Calibri"/>
                <w:szCs w:val="22"/>
              </w:rPr>
              <w:t xml:space="preserve"> при внесении изменений, предполагающих уменьшение бюджетных данных, и в связи с приостановлением операций на </w:t>
            </w:r>
            <w:r>
              <w:rPr>
                <w:rFonts w:eastAsia="Calibri"/>
                <w:szCs w:val="22"/>
              </w:rPr>
              <w:t>лицевом счете</w:t>
            </w:r>
            <w:r w:rsidRPr="004A1C8C">
              <w:rPr>
                <w:rFonts w:eastAsia="Calibri"/>
                <w:szCs w:val="22"/>
              </w:rPr>
              <w:t>.</w:t>
            </w:r>
          </w:p>
          <w:p w14:paraId="2A855C7B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1331887D" w14:textId="02A4E14E" w:rsidR="00D45F66" w:rsidRPr="0070125F" w:rsidRDefault="00D45F66" w:rsidP="0011427E">
            <w:pPr>
              <w:pStyle w:val="GOSTTablenorm"/>
            </w:pPr>
            <w:r w:rsidRPr="005E26C1">
              <w:rPr>
                <w:szCs w:val="22"/>
              </w:rPr>
              <w:t xml:space="preserve">Баланс (Остаток по Кт = Оборот по Кт минус Оборот по Дт) на конец </w:t>
            </w:r>
            <w:r>
              <w:rPr>
                <w:szCs w:val="22"/>
              </w:rPr>
              <w:t xml:space="preserve">отчетного периода по показателю </w:t>
            </w:r>
            <w:r>
              <w:t>ЛБО_РБС_РЕЗ_3</w:t>
            </w:r>
          </w:p>
        </w:tc>
        <w:tc>
          <w:tcPr>
            <w:tcW w:w="254" w:type="pct"/>
          </w:tcPr>
          <w:p w14:paraId="6E4DD78F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3B5372F9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0B6E9533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2C5E77BB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3F240F3C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65694384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12500D2D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D45F66" w:rsidRPr="005E26C1" w14:paraId="24815958" w14:textId="77777777" w:rsidTr="00D45F66">
        <w:tc>
          <w:tcPr>
            <w:tcW w:w="125" w:type="pct"/>
          </w:tcPr>
          <w:p w14:paraId="02924586" w14:textId="77777777" w:rsidR="00D45F66" w:rsidRPr="00112ABB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4081E6B8" w14:textId="508C6AD9" w:rsidR="00D45F66" w:rsidRPr="004F43F6" w:rsidRDefault="00D45F66" w:rsidP="0011427E">
            <w:pPr>
              <w:pStyle w:val="GOSTTablenorm"/>
              <w:rPr>
                <w:highlight w:val="green"/>
              </w:rPr>
            </w:pPr>
            <w:r w:rsidRPr="004F43F6">
              <w:rPr>
                <w:highlight w:val="green"/>
              </w:rPr>
              <w:t>ЛБО ГРБС заблокированные на третий год планового периода</w:t>
            </w:r>
          </w:p>
        </w:tc>
        <w:tc>
          <w:tcPr>
            <w:tcW w:w="279" w:type="pct"/>
          </w:tcPr>
          <w:p w14:paraId="1A1E1064" w14:textId="787B8049" w:rsidR="00D45F66" w:rsidRPr="00F63F89" w:rsidRDefault="004E716C" w:rsidP="0011427E">
            <w:pPr>
              <w:pStyle w:val="GOSTTablenorm"/>
              <w:rPr>
                <w:szCs w:val="22"/>
              </w:rPr>
            </w:pPr>
            <w:ins w:id="1243" w:author="Краснова Наталья EXP-332161" w:date="2026-03-19T17:49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7148C393" w14:textId="5BCB1CD5" w:rsidR="00D45F66" w:rsidRPr="003219F6" w:rsidDel="0070125F" w:rsidRDefault="00D45F66" w:rsidP="0011427E">
            <w:pPr>
              <w:pStyle w:val="GOSTTablenorm"/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EBCE661" w14:textId="77F5A78F" w:rsidR="00D45F66" w:rsidRDefault="00D45F66" w:rsidP="0011427E">
            <w:pPr>
              <w:pStyle w:val="GOSTTablenorm"/>
              <w:rPr>
                <w:lang w:val="en-US"/>
              </w:rPr>
            </w:pPr>
            <w:r>
              <w:rPr>
                <w:lang w:val="en-US"/>
              </w:rPr>
              <w:t>BALBO_GABS</w:t>
            </w:r>
            <w:r>
              <w:t>: 20</w:t>
            </w:r>
          </w:p>
        </w:tc>
        <w:tc>
          <w:tcPr>
            <w:tcW w:w="341" w:type="pct"/>
          </w:tcPr>
          <w:p w14:paraId="6FDEF293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570CDB5A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</w:tcPr>
          <w:p w14:paraId="2347DF8B" w14:textId="77777777" w:rsidR="00D45F66" w:rsidRPr="004A1C8C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>
              <w:rPr>
                <w:rFonts w:eastAsia="Calibri"/>
                <w:szCs w:val="22"/>
              </w:rPr>
              <w:t>С</w:t>
            </w:r>
            <w:r w:rsidRPr="004A1C8C">
              <w:rPr>
                <w:rFonts w:eastAsia="Calibri"/>
                <w:szCs w:val="22"/>
              </w:rPr>
              <w:t xml:space="preserve">умма ЛБО, доведенных ГРБС и заблокированных </w:t>
            </w:r>
            <w:r w:rsidRPr="00B10891">
              <w:t xml:space="preserve">на </w:t>
            </w:r>
            <w:r>
              <w:t>третий</w:t>
            </w:r>
            <w:r w:rsidRPr="00B10891">
              <w:t xml:space="preserve"> год планового периода</w:t>
            </w:r>
            <w:r w:rsidRPr="004A1C8C">
              <w:rPr>
                <w:rFonts w:eastAsia="Calibri"/>
                <w:szCs w:val="22"/>
              </w:rPr>
              <w:t xml:space="preserve"> при внесении изменений, предполагающих уменьшение бюджетных данных, и в связи с приостановлением операций на </w:t>
            </w:r>
            <w:r>
              <w:rPr>
                <w:rFonts w:eastAsia="Calibri"/>
                <w:szCs w:val="22"/>
              </w:rPr>
              <w:t>лицевом счете</w:t>
            </w:r>
            <w:r w:rsidRPr="004A1C8C">
              <w:rPr>
                <w:rFonts w:eastAsia="Calibri"/>
                <w:szCs w:val="22"/>
              </w:rPr>
              <w:t>.</w:t>
            </w:r>
          </w:p>
          <w:p w14:paraId="175794CA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lastRenderedPageBreak/>
              <w:t>Расчет по сумме в валюте учета (в рублях).</w:t>
            </w:r>
          </w:p>
          <w:p w14:paraId="45F9AF0E" w14:textId="2629FDE1" w:rsidR="00D45F66" w:rsidRPr="0070125F" w:rsidRDefault="00D45F66" w:rsidP="0011427E">
            <w:pPr>
              <w:pStyle w:val="GOSTTablenorm"/>
            </w:pPr>
            <w:r w:rsidRPr="005E26C1">
              <w:rPr>
                <w:szCs w:val="22"/>
              </w:rPr>
              <w:t xml:space="preserve">Баланс (Остаток по Кт = Оборот по Кт минус Оборот по Дт) на конец </w:t>
            </w:r>
            <w:r>
              <w:rPr>
                <w:szCs w:val="22"/>
              </w:rPr>
              <w:t xml:space="preserve">отчетного периода по показателю </w:t>
            </w:r>
            <w:r>
              <w:t>ЛБО_РБС_РЕЗ_4</w:t>
            </w:r>
          </w:p>
        </w:tc>
        <w:tc>
          <w:tcPr>
            <w:tcW w:w="254" w:type="pct"/>
          </w:tcPr>
          <w:p w14:paraId="16BD8507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7FA52851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7E08B644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2F453EDF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0E89C7B5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56BF244C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7DE064A0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9D02F8" w:rsidRPr="005E26C1" w14:paraId="046BEC4D" w14:textId="77777777" w:rsidTr="00D45F66">
        <w:tc>
          <w:tcPr>
            <w:tcW w:w="125" w:type="pct"/>
          </w:tcPr>
          <w:p w14:paraId="0C255020" w14:textId="77777777" w:rsidR="009D02F8" w:rsidRDefault="009D02F8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190E30C7" w14:textId="4C91D141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t>ЛБО заблокированные на текущий финансовый год</w:t>
            </w:r>
          </w:p>
        </w:tc>
        <w:tc>
          <w:tcPr>
            <w:tcW w:w="279" w:type="pct"/>
            <w:vMerge w:val="restart"/>
          </w:tcPr>
          <w:p w14:paraId="35A15C5C" w14:textId="073F8520" w:rsidR="009D02F8" w:rsidRPr="00F63F89" w:rsidRDefault="004E716C" w:rsidP="0011427E">
            <w:pPr>
              <w:pStyle w:val="GOSTTablenorm"/>
              <w:rPr>
                <w:szCs w:val="22"/>
              </w:rPr>
            </w:pPr>
            <w:ins w:id="1244" w:author="Краснова Наталья EXP-332161" w:date="2026-03-19T17:49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4ED7CAE3" w14:textId="0E678D38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2FDA9AC" w14:textId="0F83D039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5071F3E5" w14:textId="00936E5E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81</w:t>
            </w:r>
          </w:p>
        </w:tc>
        <w:tc>
          <w:tcPr>
            <w:tcW w:w="301" w:type="pct"/>
          </w:tcPr>
          <w:p w14:paraId="3EA67B79" w14:textId="55EF9F3B" w:rsidR="009D02F8" w:rsidRPr="00AC6F2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1107" w:type="pct"/>
            <w:vMerge w:val="restart"/>
          </w:tcPr>
          <w:p w14:paraId="0DEA7419" w14:textId="55A45F89" w:rsidR="009D02F8" w:rsidRPr="004A1C8C" w:rsidRDefault="009D02F8" w:rsidP="0011427E">
            <w:pPr>
              <w:pStyle w:val="GOSTTablenorm"/>
              <w:rPr>
                <w:rFonts w:eastAsia="Calibri"/>
                <w:szCs w:val="22"/>
              </w:rPr>
            </w:pPr>
            <w:r w:rsidRPr="004A1C8C">
              <w:rPr>
                <w:rFonts w:eastAsia="Calibri"/>
                <w:szCs w:val="22"/>
              </w:rPr>
              <w:t xml:space="preserve">Для л/с с кодом 01 ГРБС </w:t>
            </w:r>
            <w:r>
              <w:t>–</w:t>
            </w:r>
            <w:r>
              <w:rPr>
                <w:rFonts w:eastAsia="Calibri"/>
                <w:szCs w:val="22"/>
              </w:rPr>
              <w:t xml:space="preserve"> </w:t>
            </w:r>
            <w:r w:rsidRPr="004A1C8C">
              <w:rPr>
                <w:rFonts w:eastAsia="Calibri"/>
                <w:szCs w:val="22"/>
              </w:rPr>
              <w:t xml:space="preserve">сумма ЛБО, доведенных ГРБС и заблокированных </w:t>
            </w:r>
            <w:r>
              <w:t>на текущий финансовый год</w:t>
            </w:r>
            <w:r w:rsidRPr="004A1C8C">
              <w:rPr>
                <w:rFonts w:eastAsia="Calibri"/>
                <w:szCs w:val="22"/>
              </w:rPr>
              <w:t xml:space="preserve"> при внесении изменений, предполагающих уменьшение бюджетных данных, и в связи с приостановлением операций на </w:t>
            </w:r>
            <w:r>
              <w:rPr>
                <w:rFonts w:eastAsia="Calibri"/>
                <w:szCs w:val="22"/>
              </w:rPr>
              <w:t>лицевом счете</w:t>
            </w:r>
            <w:r w:rsidRPr="004A1C8C">
              <w:rPr>
                <w:rFonts w:eastAsia="Calibri"/>
                <w:szCs w:val="22"/>
              </w:rPr>
              <w:t>.</w:t>
            </w:r>
          </w:p>
          <w:p w14:paraId="028C1BC6" w14:textId="65857334" w:rsidR="009D02F8" w:rsidRDefault="009D02F8" w:rsidP="0011427E">
            <w:pPr>
              <w:pStyle w:val="GOSTTablenorm"/>
              <w:rPr>
                <w:rFonts w:eastAsia="Calibri"/>
              </w:rPr>
            </w:pPr>
            <w:r w:rsidRPr="008E560B">
              <w:rPr>
                <w:rFonts w:eastAsia="Calibri"/>
              </w:rPr>
              <w:t xml:space="preserve">Для л/с с кодом 03, 14 и 01 РБС </w:t>
            </w:r>
            <w:r>
              <w:t>–</w:t>
            </w:r>
            <w:r w:rsidRPr="008E560B">
              <w:rPr>
                <w:rFonts w:eastAsia="Calibri"/>
              </w:rPr>
              <w:t xml:space="preserve"> сумма ЛБО, доведенных РБС, ПБС и заблокированных </w:t>
            </w:r>
            <w:r>
              <w:t>на текущий год</w:t>
            </w:r>
            <w:r w:rsidRPr="008E560B">
              <w:rPr>
                <w:rFonts w:eastAsia="Calibri"/>
              </w:rPr>
              <w:t xml:space="preserve"> в связи </w:t>
            </w:r>
            <w:r>
              <w:rPr>
                <w:rFonts w:eastAsia="Calibri"/>
              </w:rPr>
              <w:t>с приостановлением операций на лицевом счете.</w:t>
            </w:r>
          </w:p>
          <w:p w14:paraId="66703DA7" w14:textId="77777777" w:rsidR="009D02F8" w:rsidRDefault="009D02F8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10AF4A5F" w14:textId="77777777" w:rsidR="009D02F8" w:rsidRDefault="009D02F8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lastRenderedPageBreak/>
              <w:t>Баланс (Остаток по Кт = Оборот по Кт минус Оборот по Дт) на конец отчетного периода по показателям:</w:t>
            </w:r>
          </w:p>
          <w:p w14:paraId="517FE1C4" w14:textId="398704AB" w:rsidR="009D02F8" w:rsidRPr="00657648" w:rsidRDefault="009D02F8" w:rsidP="0011427E">
            <w:pPr>
              <w:pStyle w:val="GOSTTableListMark1"/>
            </w:pPr>
            <w:r>
              <w:t>ЛБО_РБС_РЕЗ_1,</w:t>
            </w:r>
          </w:p>
          <w:p w14:paraId="13DB9E49" w14:textId="3204FA77" w:rsidR="009D02F8" w:rsidRPr="005E26C1" w:rsidRDefault="009D02F8" w:rsidP="0011427E">
            <w:pPr>
              <w:pStyle w:val="GOSTTableListMark1"/>
            </w:pPr>
            <w:r w:rsidRPr="008E560B">
              <w:rPr>
                <w:rFonts w:eastAsia="Calibri"/>
              </w:rPr>
              <w:t>ЛБО_РЕЗ_</w:t>
            </w:r>
            <w:r>
              <w:rPr>
                <w:rFonts w:eastAsia="Calibri"/>
              </w:rPr>
              <w:t>1</w:t>
            </w:r>
          </w:p>
        </w:tc>
        <w:tc>
          <w:tcPr>
            <w:tcW w:w="254" w:type="pct"/>
            <w:vMerge w:val="restart"/>
          </w:tcPr>
          <w:p w14:paraId="6B541B60" w14:textId="772FF8E4" w:rsidR="009D02F8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14AB2F4F" w14:textId="7C328DFF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56" w:type="pct"/>
          </w:tcPr>
          <w:p w14:paraId="06429FE0" w14:textId="3A7E6E31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44FC145D" w14:textId="1F561FB3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15A61246" w14:textId="460ADDF5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1F17BCC8" w14:textId="29F1E83B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6CB204B8" w14:textId="4066EC4F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9D02F8" w:rsidRPr="005E26C1" w14:paraId="78EFC109" w14:textId="77777777" w:rsidTr="00D45F66">
        <w:tc>
          <w:tcPr>
            <w:tcW w:w="125" w:type="pct"/>
          </w:tcPr>
          <w:p w14:paraId="7AA59786" w14:textId="77777777" w:rsidR="009D02F8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3DB2DCB3" w14:textId="77777777" w:rsidR="009D02F8" w:rsidRDefault="009D02F8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4731BEEB" w14:textId="77777777" w:rsidR="009D02F8" w:rsidRPr="00F63F89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5C74EF96" w14:textId="0A61060C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751FB0A" w14:textId="478F3870" w:rsidR="009D02F8" w:rsidRPr="00C006C3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11C9A3F5" w14:textId="4862F4B1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7FA3BB2D" w14:textId="23ECA6AF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CB4D15">
              <w:rPr>
                <w:lang w:val="en-US"/>
              </w:rPr>
              <w:t>EXP</w:t>
            </w:r>
            <w:r w:rsidRPr="00CB4D15">
              <w:t>:</w:t>
            </w:r>
            <w:r>
              <w:t xml:space="preserve"> 53</w:t>
            </w:r>
          </w:p>
        </w:tc>
        <w:tc>
          <w:tcPr>
            <w:tcW w:w="1107" w:type="pct"/>
            <w:vMerge/>
          </w:tcPr>
          <w:p w14:paraId="4750B0FF" w14:textId="77777777" w:rsidR="009D02F8" w:rsidRPr="004A1C8C" w:rsidRDefault="009D02F8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7DA30604" w14:textId="77777777" w:rsidR="009D02F8" w:rsidRPr="000F7A4F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722AD06B" w14:textId="605E5E57" w:rsidR="009D02F8" w:rsidRDefault="009D02F8" w:rsidP="0011427E">
            <w:pPr>
              <w:pStyle w:val="GOSTTablenorm"/>
            </w:pPr>
            <w:r>
              <w:t>+ ГРБС</w:t>
            </w:r>
          </w:p>
        </w:tc>
        <w:tc>
          <w:tcPr>
            <w:tcW w:w="256" w:type="pct"/>
          </w:tcPr>
          <w:p w14:paraId="6F8A9A92" w14:textId="6E02F24E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3358BD10" w14:textId="65CCA131" w:rsidR="009D02F8" w:rsidRDefault="009D02F8" w:rsidP="0011427E">
            <w:pPr>
              <w:pStyle w:val="GOSTTablenorm"/>
              <w:rPr>
                <w:szCs w:val="22"/>
              </w:rPr>
            </w:pPr>
            <w:r w:rsidRPr="0039694C">
              <w:t>-</w:t>
            </w:r>
          </w:p>
        </w:tc>
        <w:tc>
          <w:tcPr>
            <w:tcW w:w="213" w:type="pct"/>
          </w:tcPr>
          <w:p w14:paraId="6E59E98C" w14:textId="11904C83" w:rsidR="009D02F8" w:rsidRDefault="009D02F8" w:rsidP="0011427E">
            <w:pPr>
              <w:pStyle w:val="GOSTTablenorm"/>
              <w:rPr>
                <w:szCs w:val="22"/>
              </w:rPr>
            </w:pPr>
            <w:r w:rsidRPr="0039694C">
              <w:t>-</w:t>
            </w:r>
          </w:p>
        </w:tc>
        <w:tc>
          <w:tcPr>
            <w:tcW w:w="213" w:type="pct"/>
          </w:tcPr>
          <w:p w14:paraId="0A619ECB" w14:textId="47587BEB" w:rsidR="009D02F8" w:rsidRDefault="009D02F8" w:rsidP="0011427E">
            <w:pPr>
              <w:pStyle w:val="GOSTTablenorm"/>
              <w:rPr>
                <w:szCs w:val="22"/>
              </w:rPr>
            </w:pPr>
            <w:r w:rsidRPr="0039694C">
              <w:t>-</w:t>
            </w:r>
          </w:p>
        </w:tc>
        <w:tc>
          <w:tcPr>
            <w:tcW w:w="249" w:type="pct"/>
          </w:tcPr>
          <w:p w14:paraId="5E1579D5" w14:textId="3B4FDE2B" w:rsidR="009D02F8" w:rsidRDefault="009D02F8" w:rsidP="0011427E">
            <w:pPr>
              <w:pStyle w:val="GOSTTablenorm"/>
              <w:rPr>
                <w:szCs w:val="22"/>
              </w:rPr>
            </w:pPr>
            <w:r w:rsidRPr="0039694C">
              <w:t>-</w:t>
            </w:r>
          </w:p>
        </w:tc>
      </w:tr>
      <w:tr w:rsidR="009D02F8" w:rsidRPr="005E26C1" w14:paraId="30B4FD91" w14:textId="77777777" w:rsidTr="00D45F66">
        <w:tc>
          <w:tcPr>
            <w:tcW w:w="125" w:type="pct"/>
          </w:tcPr>
          <w:p w14:paraId="1D210C28" w14:textId="77777777" w:rsidR="009D02F8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17DC1F05" w14:textId="77777777" w:rsidR="009D02F8" w:rsidRDefault="009D02F8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008D56F9" w14:textId="77777777" w:rsidR="009D02F8" w:rsidRPr="00F63F89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743387D5" w14:textId="5A761EED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6B7AF7E" w14:textId="0D18319A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729EB70A" w14:textId="3F186A6D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4DE0EBA0" w14:textId="27833024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657754">
              <w:rPr>
                <w:lang w:val="en-US"/>
              </w:rPr>
              <w:t>EXP</w:t>
            </w:r>
            <w:r w:rsidRPr="00657754">
              <w:t>:</w:t>
            </w:r>
            <w:r>
              <w:t xml:space="preserve"> 127</w:t>
            </w:r>
          </w:p>
        </w:tc>
        <w:tc>
          <w:tcPr>
            <w:tcW w:w="1107" w:type="pct"/>
            <w:vMerge/>
          </w:tcPr>
          <w:p w14:paraId="48BC2FAB" w14:textId="77777777" w:rsidR="009D02F8" w:rsidRPr="004A1C8C" w:rsidRDefault="009D02F8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767D8517" w14:textId="77777777" w:rsidR="009D02F8" w:rsidRPr="000F7A4F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17757B28" w14:textId="77777777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 xml:space="preserve">+ </w:t>
            </w:r>
          </w:p>
          <w:p w14:paraId="4867B89E" w14:textId="110259AB" w:rsidR="009D02F8" w:rsidRDefault="009D02F8" w:rsidP="0011427E">
            <w:pPr>
              <w:pStyle w:val="GOSTTablenorm"/>
            </w:pPr>
            <w:r>
              <w:rPr>
                <w:szCs w:val="22"/>
              </w:rPr>
              <w:t>РБС</w:t>
            </w:r>
          </w:p>
        </w:tc>
        <w:tc>
          <w:tcPr>
            <w:tcW w:w="256" w:type="pct"/>
          </w:tcPr>
          <w:p w14:paraId="4E226994" w14:textId="2236A813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193926FD" w14:textId="25DAA829" w:rsidR="009D02F8" w:rsidRDefault="009D02F8" w:rsidP="0011427E">
            <w:pPr>
              <w:pStyle w:val="GOSTTablenorm"/>
              <w:rPr>
                <w:szCs w:val="22"/>
              </w:rPr>
            </w:pPr>
            <w:r w:rsidRPr="00586982">
              <w:t>-</w:t>
            </w:r>
          </w:p>
        </w:tc>
        <w:tc>
          <w:tcPr>
            <w:tcW w:w="213" w:type="pct"/>
          </w:tcPr>
          <w:p w14:paraId="409971AE" w14:textId="5071FCC4" w:rsidR="009D02F8" w:rsidRDefault="009D02F8" w:rsidP="0011427E">
            <w:pPr>
              <w:pStyle w:val="GOSTTablenorm"/>
              <w:rPr>
                <w:szCs w:val="22"/>
              </w:rPr>
            </w:pPr>
            <w:r w:rsidRPr="00586982">
              <w:t>-</w:t>
            </w:r>
          </w:p>
        </w:tc>
        <w:tc>
          <w:tcPr>
            <w:tcW w:w="213" w:type="pct"/>
          </w:tcPr>
          <w:p w14:paraId="59AAFBC6" w14:textId="3FFADD2B" w:rsidR="009D02F8" w:rsidRDefault="009D02F8" w:rsidP="0011427E">
            <w:pPr>
              <w:pStyle w:val="GOSTTablenorm"/>
              <w:rPr>
                <w:szCs w:val="22"/>
              </w:rPr>
            </w:pPr>
            <w:r w:rsidRPr="00586982">
              <w:t>-</w:t>
            </w:r>
          </w:p>
        </w:tc>
        <w:tc>
          <w:tcPr>
            <w:tcW w:w="249" w:type="pct"/>
          </w:tcPr>
          <w:p w14:paraId="0F89B36C" w14:textId="16039F07" w:rsidR="009D02F8" w:rsidRDefault="009D02F8" w:rsidP="0011427E">
            <w:pPr>
              <w:pStyle w:val="GOSTTablenorm"/>
              <w:rPr>
                <w:szCs w:val="22"/>
              </w:rPr>
            </w:pPr>
            <w:r w:rsidRPr="00586982">
              <w:t>-</w:t>
            </w:r>
          </w:p>
        </w:tc>
      </w:tr>
      <w:tr w:rsidR="009D02F8" w:rsidRPr="005E26C1" w14:paraId="15DA6E95" w14:textId="77777777" w:rsidTr="00D45F66">
        <w:tc>
          <w:tcPr>
            <w:tcW w:w="125" w:type="pct"/>
          </w:tcPr>
          <w:p w14:paraId="28F9402A" w14:textId="77777777" w:rsidR="009D02F8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7D1F5A27" w14:textId="77777777" w:rsidR="009D02F8" w:rsidRDefault="009D02F8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59D4248A" w14:textId="77777777" w:rsidR="009D02F8" w:rsidRPr="00F63F89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21465431" w14:textId="494E3F03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977CCA8" w14:textId="77EEDAA1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36D294A3" w14:textId="6FD42AB8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479CFE77" w14:textId="5A811B02" w:rsidR="009D02F8" w:rsidRPr="00657754" w:rsidRDefault="009D02F8" w:rsidP="0011427E">
            <w:pPr>
              <w:pStyle w:val="GOSTTablenorm"/>
              <w:rPr>
                <w:lang w:val="en-US"/>
              </w:rPr>
            </w:pPr>
            <w:r w:rsidRPr="00657754">
              <w:rPr>
                <w:lang w:val="en-US"/>
              </w:rPr>
              <w:t>EXP</w:t>
            </w:r>
            <w:r w:rsidRPr="00657754">
              <w:t>:</w:t>
            </w:r>
            <w:r>
              <w:t xml:space="preserve"> 205</w:t>
            </w:r>
          </w:p>
        </w:tc>
        <w:tc>
          <w:tcPr>
            <w:tcW w:w="1107" w:type="pct"/>
            <w:vMerge/>
          </w:tcPr>
          <w:p w14:paraId="6CDAFF7B" w14:textId="77777777" w:rsidR="009D02F8" w:rsidRPr="004A1C8C" w:rsidRDefault="009D02F8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2888133D" w14:textId="77777777" w:rsidR="009D02F8" w:rsidRPr="000F7A4F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0756C0E3" w14:textId="319C7EB1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56" w:type="pct"/>
          </w:tcPr>
          <w:p w14:paraId="26328102" w14:textId="59A5EA72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7A8BFA92" w14:textId="35E6E5B5" w:rsidR="009D02F8" w:rsidRPr="00586982" w:rsidRDefault="009D02F8" w:rsidP="0011427E">
            <w:pPr>
              <w:pStyle w:val="GOSTTablenorm"/>
            </w:pPr>
            <w:r>
              <w:t>+</w:t>
            </w:r>
          </w:p>
        </w:tc>
        <w:tc>
          <w:tcPr>
            <w:tcW w:w="213" w:type="pct"/>
          </w:tcPr>
          <w:p w14:paraId="6718B2DD" w14:textId="5B0093A4" w:rsidR="009D02F8" w:rsidRPr="00586982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3992C3FE" w14:textId="0481F53B" w:rsidR="009D02F8" w:rsidRPr="00586982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4E75BCD7" w14:textId="65576AC0" w:rsidR="009D02F8" w:rsidRPr="00586982" w:rsidRDefault="009D02F8" w:rsidP="0011427E">
            <w:pPr>
              <w:pStyle w:val="GOSTTablenorm"/>
            </w:pPr>
            <w:r>
              <w:t>-</w:t>
            </w:r>
          </w:p>
        </w:tc>
      </w:tr>
      <w:tr w:rsidR="009D02F8" w:rsidRPr="005E26C1" w14:paraId="0BF42FD5" w14:textId="77777777" w:rsidTr="00D45F66">
        <w:tc>
          <w:tcPr>
            <w:tcW w:w="125" w:type="pct"/>
          </w:tcPr>
          <w:p w14:paraId="4E1A9032" w14:textId="77777777" w:rsidR="009D02F8" w:rsidRPr="00B10891" w:rsidRDefault="009D02F8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3932A9C5" w14:textId="0C924AD8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B10891">
              <w:t>ЛБО заблокированные на первый год планового периода</w:t>
            </w:r>
          </w:p>
        </w:tc>
        <w:tc>
          <w:tcPr>
            <w:tcW w:w="279" w:type="pct"/>
            <w:vMerge w:val="restart"/>
          </w:tcPr>
          <w:p w14:paraId="754BD192" w14:textId="71D0031F" w:rsidR="009D02F8" w:rsidRPr="00F63F89" w:rsidRDefault="004E716C" w:rsidP="0011427E">
            <w:pPr>
              <w:pStyle w:val="GOSTTablenorm"/>
              <w:rPr>
                <w:szCs w:val="22"/>
              </w:rPr>
            </w:pPr>
            <w:ins w:id="1245" w:author="Краснова Наталья EXP-332161" w:date="2026-03-19T17:49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25AA4C88" w14:textId="3A8AAE41" w:rsidR="009D02F8" w:rsidRDefault="009D02F8" w:rsidP="0011427E">
            <w:pPr>
              <w:pStyle w:val="GOSTTablenorm"/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E5D3B69" w14:textId="22189F77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67A7ADA0" w14:textId="43F30D97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t>238</w:t>
            </w:r>
          </w:p>
        </w:tc>
        <w:tc>
          <w:tcPr>
            <w:tcW w:w="301" w:type="pct"/>
          </w:tcPr>
          <w:p w14:paraId="26BCC2C5" w14:textId="75EB3F67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1107" w:type="pct"/>
            <w:vMerge w:val="restart"/>
          </w:tcPr>
          <w:p w14:paraId="52168348" w14:textId="0B32F0A9" w:rsidR="009D02F8" w:rsidRPr="004A1C8C" w:rsidRDefault="009D02F8" w:rsidP="0011427E">
            <w:pPr>
              <w:pStyle w:val="GOSTTablenorm"/>
              <w:rPr>
                <w:rFonts w:eastAsia="Calibri"/>
                <w:szCs w:val="22"/>
              </w:rPr>
            </w:pPr>
            <w:r w:rsidRPr="004A1C8C">
              <w:rPr>
                <w:rFonts w:eastAsia="Calibri"/>
                <w:szCs w:val="22"/>
              </w:rPr>
              <w:t xml:space="preserve">Для л/с с кодом 01 ГРБС </w:t>
            </w:r>
            <w:r>
              <w:t>–</w:t>
            </w:r>
            <w:r>
              <w:rPr>
                <w:rFonts w:eastAsia="Calibri"/>
                <w:szCs w:val="22"/>
              </w:rPr>
              <w:t xml:space="preserve"> </w:t>
            </w:r>
            <w:r w:rsidRPr="004A1C8C">
              <w:rPr>
                <w:rFonts w:eastAsia="Calibri"/>
                <w:szCs w:val="22"/>
              </w:rPr>
              <w:t xml:space="preserve">сумма ЛБО, доведенных ГРБС и заблокированных </w:t>
            </w:r>
            <w:r w:rsidRPr="00B10891">
              <w:t>на первый год планового периода</w:t>
            </w:r>
            <w:r w:rsidRPr="004A1C8C">
              <w:rPr>
                <w:rFonts w:eastAsia="Calibri"/>
                <w:szCs w:val="22"/>
              </w:rPr>
              <w:t xml:space="preserve"> при внесении изменений, предполагающих уменьшение бюджетных данных, и в связи с приостановлением операций на </w:t>
            </w:r>
            <w:r>
              <w:rPr>
                <w:rFonts w:eastAsia="Calibri"/>
                <w:szCs w:val="22"/>
              </w:rPr>
              <w:t>лицевом счете</w:t>
            </w:r>
            <w:r w:rsidRPr="004A1C8C">
              <w:rPr>
                <w:rFonts w:eastAsia="Calibri"/>
                <w:szCs w:val="22"/>
              </w:rPr>
              <w:t>.</w:t>
            </w:r>
          </w:p>
          <w:p w14:paraId="44B73467" w14:textId="1355D795" w:rsidR="009D02F8" w:rsidRDefault="009D02F8" w:rsidP="0011427E">
            <w:pPr>
              <w:pStyle w:val="GOSTTablenorm"/>
              <w:rPr>
                <w:rFonts w:eastAsia="Calibri"/>
              </w:rPr>
            </w:pPr>
            <w:r w:rsidRPr="008E560B">
              <w:rPr>
                <w:rFonts w:eastAsia="Calibri"/>
              </w:rPr>
              <w:t xml:space="preserve">Для л/с с кодом 03, 14 и 01 РБС </w:t>
            </w:r>
            <w:r>
              <w:t>–</w:t>
            </w:r>
            <w:r w:rsidRPr="008E560B">
              <w:rPr>
                <w:rFonts w:eastAsia="Calibri"/>
              </w:rPr>
              <w:t xml:space="preserve"> сумма ЛБО, доведенных РБС, ПБС и заблокированных </w:t>
            </w:r>
            <w:r w:rsidRPr="00B10891">
              <w:t>на первый год планового периода</w:t>
            </w:r>
            <w:r w:rsidRPr="008E560B">
              <w:rPr>
                <w:rFonts w:eastAsia="Calibri"/>
              </w:rPr>
              <w:t xml:space="preserve"> в связи </w:t>
            </w:r>
            <w:r>
              <w:rPr>
                <w:rFonts w:eastAsia="Calibri"/>
              </w:rPr>
              <w:t>с приостановлением операций на лицевом счете.</w:t>
            </w:r>
          </w:p>
          <w:p w14:paraId="436225B0" w14:textId="77777777" w:rsidR="009D02F8" w:rsidRDefault="009D02F8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274CBBB6" w14:textId="77777777" w:rsidR="009D02F8" w:rsidRDefault="009D02F8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lastRenderedPageBreak/>
              <w:t>Баланс (Остаток по Кт = Оборот по Кт минус Оборот по Дт) на конец отчетного периода по показателям:</w:t>
            </w:r>
          </w:p>
          <w:p w14:paraId="45CA08BD" w14:textId="041B1023" w:rsidR="009D02F8" w:rsidRPr="00657648" w:rsidRDefault="009D02F8" w:rsidP="0011427E">
            <w:pPr>
              <w:pStyle w:val="GOSTTableListMark1"/>
            </w:pPr>
            <w:r>
              <w:t>ЛБО_РБС_РЕЗ_2,</w:t>
            </w:r>
          </w:p>
          <w:p w14:paraId="3288CBC5" w14:textId="374B8022" w:rsidR="009D02F8" w:rsidRPr="005E26C1" w:rsidRDefault="009D02F8" w:rsidP="0011427E">
            <w:pPr>
              <w:pStyle w:val="GOSTTableListMark1"/>
            </w:pPr>
            <w:r w:rsidRPr="008E560B">
              <w:rPr>
                <w:rFonts w:eastAsia="Calibri"/>
              </w:rPr>
              <w:t>ЛБО_РЕЗ_</w:t>
            </w:r>
            <w:r>
              <w:rPr>
                <w:rFonts w:eastAsia="Calibri"/>
              </w:rPr>
              <w:t>2</w:t>
            </w:r>
          </w:p>
        </w:tc>
        <w:tc>
          <w:tcPr>
            <w:tcW w:w="254" w:type="pct"/>
            <w:vMerge w:val="restart"/>
          </w:tcPr>
          <w:p w14:paraId="44FE13FE" w14:textId="24BDF018" w:rsidR="009D02F8" w:rsidRDefault="009D02F8" w:rsidP="0011427E">
            <w:pPr>
              <w:pStyle w:val="GOSTTablenorm"/>
              <w:rPr>
                <w:szCs w:val="22"/>
              </w:rPr>
            </w:pPr>
            <w:r w:rsidRPr="0034481E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6251BF6D" w14:textId="19B7C01F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56" w:type="pct"/>
          </w:tcPr>
          <w:p w14:paraId="7529B5BA" w14:textId="39522494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5C2D8772" w14:textId="1F5207E7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59B20963" w14:textId="2905DCFF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1E1F072A" w14:textId="60FBDF54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276294D3" w14:textId="39B3784D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9D02F8" w:rsidRPr="005E26C1" w14:paraId="70F3B6F7" w14:textId="77777777" w:rsidTr="00D45F66">
        <w:tc>
          <w:tcPr>
            <w:tcW w:w="125" w:type="pct"/>
          </w:tcPr>
          <w:p w14:paraId="07D3BAC2" w14:textId="77777777" w:rsidR="009D02F8" w:rsidRPr="00B10891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60B051A8" w14:textId="77777777" w:rsidR="009D02F8" w:rsidRPr="00B10891" w:rsidRDefault="009D02F8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23B44104" w14:textId="77777777" w:rsidR="009D02F8" w:rsidRPr="00F63F89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64802BC8" w14:textId="78B3C5B2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64F285F" w14:textId="1146CF02" w:rsidR="009D02F8" w:rsidRPr="00C006C3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6739882C" w14:textId="39BD1804" w:rsidR="009D02F8" w:rsidRDefault="009D02F8" w:rsidP="0011427E">
            <w:pPr>
              <w:pStyle w:val="GOSTTablenorm"/>
            </w:pPr>
            <w:r w:rsidRPr="00816ABF"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252A00A3" w14:textId="3C684096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CB4D15">
              <w:rPr>
                <w:lang w:val="en-US"/>
              </w:rPr>
              <w:t>EXP</w:t>
            </w:r>
            <w:r w:rsidRPr="00CB4D15">
              <w:t>:</w:t>
            </w:r>
            <w:r>
              <w:t xml:space="preserve"> 54</w:t>
            </w:r>
          </w:p>
        </w:tc>
        <w:tc>
          <w:tcPr>
            <w:tcW w:w="1107" w:type="pct"/>
            <w:vMerge/>
          </w:tcPr>
          <w:p w14:paraId="57674255" w14:textId="77777777" w:rsidR="009D02F8" w:rsidRPr="004A1C8C" w:rsidRDefault="009D02F8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2F689DE8" w14:textId="77777777" w:rsidR="009D02F8" w:rsidRPr="0034481E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5B7E9DC1" w14:textId="5A5A7639" w:rsidR="009D02F8" w:rsidRDefault="009D02F8" w:rsidP="0011427E">
            <w:pPr>
              <w:pStyle w:val="GOSTTablenorm"/>
            </w:pPr>
            <w:r>
              <w:t>+ ГРБС</w:t>
            </w:r>
          </w:p>
        </w:tc>
        <w:tc>
          <w:tcPr>
            <w:tcW w:w="256" w:type="pct"/>
          </w:tcPr>
          <w:p w14:paraId="2376D21A" w14:textId="5B765281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066F2E2" w14:textId="65480AFC" w:rsidR="009D02F8" w:rsidRDefault="009D02F8" w:rsidP="0011427E">
            <w:pPr>
              <w:pStyle w:val="GOSTTablenorm"/>
              <w:rPr>
                <w:szCs w:val="22"/>
              </w:rPr>
            </w:pPr>
            <w:r w:rsidRPr="0039694C">
              <w:t>-</w:t>
            </w:r>
          </w:p>
        </w:tc>
        <w:tc>
          <w:tcPr>
            <w:tcW w:w="213" w:type="pct"/>
          </w:tcPr>
          <w:p w14:paraId="28808DDD" w14:textId="17DA4382" w:rsidR="009D02F8" w:rsidRDefault="009D02F8" w:rsidP="0011427E">
            <w:pPr>
              <w:pStyle w:val="GOSTTablenorm"/>
              <w:rPr>
                <w:szCs w:val="22"/>
              </w:rPr>
            </w:pPr>
            <w:r w:rsidRPr="0039694C">
              <w:t>-</w:t>
            </w:r>
          </w:p>
        </w:tc>
        <w:tc>
          <w:tcPr>
            <w:tcW w:w="213" w:type="pct"/>
          </w:tcPr>
          <w:p w14:paraId="66CF0EE1" w14:textId="2B5CA386" w:rsidR="009D02F8" w:rsidRDefault="009D02F8" w:rsidP="0011427E">
            <w:pPr>
              <w:pStyle w:val="GOSTTablenorm"/>
              <w:rPr>
                <w:szCs w:val="22"/>
              </w:rPr>
            </w:pPr>
            <w:r w:rsidRPr="0039694C">
              <w:t>-</w:t>
            </w:r>
          </w:p>
        </w:tc>
        <w:tc>
          <w:tcPr>
            <w:tcW w:w="249" w:type="pct"/>
          </w:tcPr>
          <w:p w14:paraId="307AC566" w14:textId="1BFA2898" w:rsidR="009D02F8" w:rsidRDefault="009D02F8" w:rsidP="0011427E">
            <w:pPr>
              <w:pStyle w:val="GOSTTablenorm"/>
              <w:rPr>
                <w:szCs w:val="22"/>
              </w:rPr>
            </w:pPr>
            <w:r w:rsidRPr="0039694C">
              <w:t>-</w:t>
            </w:r>
          </w:p>
        </w:tc>
      </w:tr>
      <w:tr w:rsidR="009D02F8" w:rsidRPr="005E26C1" w14:paraId="2CEEC39F" w14:textId="77777777" w:rsidTr="00D45F66">
        <w:tc>
          <w:tcPr>
            <w:tcW w:w="125" w:type="pct"/>
          </w:tcPr>
          <w:p w14:paraId="1533D8AD" w14:textId="77777777" w:rsidR="009D02F8" w:rsidRPr="00B10891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010C15EE" w14:textId="77777777" w:rsidR="009D02F8" w:rsidRPr="00B10891" w:rsidRDefault="009D02F8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06384576" w14:textId="77777777" w:rsidR="009D02F8" w:rsidRPr="00F63F89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76DB3186" w14:textId="552EF9F6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42EC806" w14:textId="241C905E" w:rsidR="009D02F8" w:rsidRPr="00816ABF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47B1FDF6" w14:textId="45CC92F6" w:rsidR="009D02F8" w:rsidRDefault="009D02F8" w:rsidP="0011427E">
            <w:pPr>
              <w:pStyle w:val="GOSTTablenorm"/>
            </w:pPr>
            <w:r w:rsidRPr="00816ABF"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1268B08B" w14:textId="11D62219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657754">
              <w:rPr>
                <w:lang w:val="en-US"/>
              </w:rPr>
              <w:t>EXP</w:t>
            </w:r>
            <w:r w:rsidRPr="00657754">
              <w:t>:</w:t>
            </w:r>
            <w:r>
              <w:t xml:space="preserve"> 128</w:t>
            </w:r>
          </w:p>
        </w:tc>
        <w:tc>
          <w:tcPr>
            <w:tcW w:w="1107" w:type="pct"/>
            <w:vMerge/>
          </w:tcPr>
          <w:p w14:paraId="55499232" w14:textId="77777777" w:rsidR="009D02F8" w:rsidRPr="004A1C8C" w:rsidRDefault="009D02F8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027A6FDE" w14:textId="77777777" w:rsidR="009D02F8" w:rsidRPr="0034481E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32385115" w14:textId="77777777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 xml:space="preserve">+ </w:t>
            </w:r>
          </w:p>
          <w:p w14:paraId="2E225A1C" w14:textId="358B54B7" w:rsidR="009D02F8" w:rsidRDefault="009D02F8" w:rsidP="0011427E">
            <w:pPr>
              <w:pStyle w:val="GOSTTablenorm"/>
            </w:pPr>
            <w:r>
              <w:rPr>
                <w:szCs w:val="22"/>
              </w:rPr>
              <w:t>РБС</w:t>
            </w:r>
          </w:p>
        </w:tc>
        <w:tc>
          <w:tcPr>
            <w:tcW w:w="256" w:type="pct"/>
          </w:tcPr>
          <w:p w14:paraId="76E7C26E" w14:textId="3D3DD243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341AFA23" w14:textId="07B82FC2" w:rsidR="009D02F8" w:rsidRDefault="009D02F8" w:rsidP="0011427E">
            <w:pPr>
              <w:pStyle w:val="GOSTTablenorm"/>
              <w:rPr>
                <w:szCs w:val="22"/>
              </w:rPr>
            </w:pPr>
            <w:r w:rsidRPr="00586982">
              <w:t>-</w:t>
            </w:r>
          </w:p>
        </w:tc>
        <w:tc>
          <w:tcPr>
            <w:tcW w:w="213" w:type="pct"/>
          </w:tcPr>
          <w:p w14:paraId="09FAD414" w14:textId="400CC9AB" w:rsidR="009D02F8" w:rsidRDefault="009D02F8" w:rsidP="0011427E">
            <w:pPr>
              <w:pStyle w:val="GOSTTablenorm"/>
              <w:rPr>
                <w:szCs w:val="22"/>
              </w:rPr>
            </w:pPr>
            <w:r w:rsidRPr="00586982">
              <w:t>-</w:t>
            </w:r>
          </w:p>
        </w:tc>
        <w:tc>
          <w:tcPr>
            <w:tcW w:w="213" w:type="pct"/>
          </w:tcPr>
          <w:p w14:paraId="76A6C20D" w14:textId="45A174B2" w:rsidR="009D02F8" w:rsidRDefault="009D02F8" w:rsidP="0011427E">
            <w:pPr>
              <w:pStyle w:val="GOSTTablenorm"/>
              <w:rPr>
                <w:szCs w:val="22"/>
              </w:rPr>
            </w:pPr>
            <w:r w:rsidRPr="00586982">
              <w:t>-</w:t>
            </w:r>
          </w:p>
        </w:tc>
        <w:tc>
          <w:tcPr>
            <w:tcW w:w="249" w:type="pct"/>
          </w:tcPr>
          <w:p w14:paraId="766F752A" w14:textId="5E06A6C1" w:rsidR="009D02F8" w:rsidRDefault="009D02F8" w:rsidP="0011427E">
            <w:pPr>
              <w:pStyle w:val="GOSTTablenorm"/>
              <w:rPr>
                <w:szCs w:val="22"/>
              </w:rPr>
            </w:pPr>
            <w:r w:rsidRPr="00586982">
              <w:t>-</w:t>
            </w:r>
          </w:p>
        </w:tc>
      </w:tr>
      <w:tr w:rsidR="009D02F8" w:rsidRPr="005E26C1" w14:paraId="0C1FD1F6" w14:textId="77777777" w:rsidTr="00D45F66">
        <w:tc>
          <w:tcPr>
            <w:tcW w:w="125" w:type="pct"/>
          </w:tcPr>
          <w:p w14:paraId="55E29D94" w14:textId="77777777" w:rsidR="009D02F8" w:rsidRPr="00B10891" w:rsidRDefault="009D02F8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7BB62AD8" w14:textId="634E0075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B10891">
              <w:t>ЛБО заблокированные на второй год планового периода</w:t>
            </w:r>
          </w:p>
        </w:tc>
        <w:tc>
          <w:tcPr>
            <w:tcW w:w="279" w:type="pct"/>
            <w:vMerge w:val="restart"/>
          </w:tcPr>
          <w:p w14:paraId="5FCEC8A4" w14:textId="2C733B4F" w:rsidR="009D02F8" w:rsidRPr="00F63F89" w:rsidRDefault="004E716C" w:rsidP="0011427E">
            <w:pPr>
              <w:pStyle w:val="GOSTTablenorm"/>
              <w:rPr>
                <w:szCs w:val="22"/>
              </w:rPr>
            </w:pPr>
            <w:ins w:id="1246" w:author="Краснова Наталья EXP-332161" w:date="2026-03-19T17:49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11E4BEB3" w14:textId="37CD7358" w:rsidR="009D02F8" w:rsidRDefault="009D02F8" w:rsidP="0011427E">
            <w:pPr>
              <w:pStyle w:val="GOSTTablenorm"/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5C10489" w14:textId="5207D78B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1696A1DF" w14:textId="21BC7429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t>239</w:t>
            </w:r>
          </w:p>
        </w:tc>
        <w:tc>
          <w:tcPr>
            <w:tcW w:w="301" w:type="pct"/>
          </w:tcPr>
          <w:p w14:paraId="2BCCB62A" w14:textId="24C827A2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1107" w:type="pct"/>
            <w:vMerge w:val="restart"/>
          </w:tcPr>
          <w:p w14:paraId="28A73C8E" w14:textId="23640AD3" w:rsidR="009D02F8" w:rsidRPr="004A1C8C" w:rsidRDefault="009D02F8" w:rsidP="0011427E">
            <w:pPr>
              <w:pStyle w:val="GOSTTablenorm"/>
              <w:rPr>
                <w:rFonts w:eastAsia="Calibri"/>
                <w:szCs w:val="22"/>
              </w:rPr>
            </w:pPr>
            <w:r w:rsidRPr="004A1C8C">
              <w:rPr>
                <w:rFonts w:eastAsia="Calibri"/>
                <w:szCs w:val="22"/>
              </w:rPr>
              <w:t xml:space="preserve">Для л/с с кодом 01 ГРБС </w:t>
            </w:r>
            <w:r>
              <w:t>–</w:t>
            </w:r>
            <w:r>
              <w:rPr>
                <w:rFonts w:eastAsia="Calibri"/>
                <w:szCs w:val="22"/>
              </w:rPr>
              <w:t xml:space="preserve"> </w:t>
            </w:r>
            <w:r w:rsidRPr="004A1C8C">
              <w:rPr>
                <w:rFonts w:eastAsia="Calibri"/>
                <w:szCs w:val="22"/>
              </w:rPr>
              <w:t xml:space="preserve">сумма ЛБО, доведенных ГРБС и заблокированных </w:t>
            </w:r>
            <w:r w:rsidRPr="00B10891">
              <w:t xml:space="preserve">на </w:t>
            </w:r>
            <w:r>
              <w:t>второй</w:t>
            </w:r>
            <w:r w:rsidRPr="00B10891">
              <w:t xml:space="preserve"> год планового периода</w:t>
            </w:r>
            <w:r w:rsidRPr="004A1C8C">
              <w:rPr>
                <w:rFonts w:eastAsia="Calibri"/>
                <w:szCs w:val="22"/>
              </w:rPr>
              <w:t xml:space="preserve"> при внесении изменений, предполагающих уменьшение бюджетных данных, и в связи с приостановлением операций на </w:t>
            </w:r>
            <w:r>
              <w:rPr>
                <w:rFonts w:eastAsia="Calibri"/>
                <w:szCs w:val="22"/>
              </w:rPr>
              <w:t>лицевом счете</w:t>
            </w:r>
            <w:r w:rsidRPr="004A1C8C">
              <w:rPr>
                <w:rFonts w:eastAsia="Calibri"/>
                <w:szCs w:val="22"/>
              </w:rPr>
              <w:t>.</w:t>
            </w:r>
          </w:p>
          <w:p w14:paraId="32CAD78C" w14:textId="2BBDCB36" w:rsidR="009D02F8" w:rsidRDefault="009D02F8" w:rsidP="0011427E">
            <w:pPr>
              <w:pStyle w:val="GOSTTablenorm"/>
              <w:rPr>
                <w:rFonts w:eastAsia="Calibri"/>
              </w:rPr>
            </w:pPr>
            <w:r w:rsidRPr="008E560B">
              <w:rPr>
                <w:rFonts w:eastAsia="Calibri"/>
              </w:rPr>
              <w:t xml:space="preserve">Для л/с с кодом 03, 14 и 01 РБС </w:t>
            </w:r>
            <w:r>
              <w:t>–</w:t>
            </w:r>
            <w:r w:rsidRPr="008E560B">
              <w:rPr>
                <w:rFonts w:eastAsia="Calibri"/>
              </w:rPr>
              <w:t xml:space="preserve"> сумма ЛБО, доведенных РБС, ПБС и заблокированных </w:t>
            </w:r>
            <w:r w:rsidRPr="00B10891">
              <w:t xml:space="preserve">на </w:t>
            </w:r>
            <w:r>
              <w:t>второй</w:t>
            </w:r>
            <w:r w:rsidRPr="00B10891">
              <w:t xml:space="preserve"> год планового периода</w:t>
            </w:r>
            <w:r w:rsidRPr="008E560B">
              <w:rPr>
                <w:rFonts w:eastAsia="Calibri"/>
              </w:rPr>
              <w:t xml:space="preserve"> в связи </w:t>
            </w:r>
            <w:r>
              <w:rPr>
                <w:rFonts w:eastAsia="Calibri"/>
              </w:rPr>
              <w:t>с приостановлением операций на лицевом счете.</w:t>
            </w:r>
          </w:p>
          <w:p w14:paraId="2ABBE609" w14:textId="77777777" w:rsidR="009D02F8" w:rsidRDefault="009D02F8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0574A863" w14:textId="77777777" w:rsidR="009D02F8" w:rsidRDefault="009D02F8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lastRenderedPageBreak/>
              <w:t>Баланс (Остаток по Кт = Оборот по Кт минус Оборот по Дт) на конец отчетного периода по показателям:</w:t>
            </w:r>
          </w:p>
          <w:p w14:paraId="676C8B85" w14:textId="530ACC60" w:rsidR="009D02F8" w:rsidRPr="00657648" w:rsidRDefault="009D02F8" w:rsidP="0011427E">
            <w:pPr>
              <w:pStyle w:val="GOSTTableListMark1"/>
            </w:pPr>
            <w:r>
              <w:t>ЛБО_РБС_РЕЗ_3,</w:t>
            </w:r>
          </w:p>
          <w:p w14:paraId="67752E0A" w14:textId="72ED3074" w:rsidR="009D02F8" w:rsidRPr="005E26C1" w:rsidRDefault="009D02F8" w:rsidP="0011427E">
            <w:pPr>
              <w:pStyle w:val="GOSTTableListMark1"/>
            </w:pPr>
            <w:r w:rsidRPr="008E560B">
              <w:rPr>
                <w:rFonts w:eastAsia="Calibri"/>
              </w:rPr>
              <w:t>ЛБО_РЕЗ_</w:t>
            </w:r>
            <w:r>
              <w:rPr>
                <w:rFonts w:eastAsia="Calibri"/>
              </w:rPr>
              <w:t>3</w:t>
            </w:r>
          </w:p>
        </w:tc>
        <w:tc>
          <w:tcPr>
            <w:tcW w:w="254" w:type="pct"/>
            <w:vMerge w:val="restart"/>
          </w:tcPr>
          <w:p w14:paraId="15742C19" w14:textId="25B08962" w:rsidR="009D02F8" w:rsidRDefault="009D02F8" w:rsidP="0011427E">
            <w:pPr>
              <w:pStyle w:val="GOSTTablenorm"/>
              <w:rPr>
                <w:szCs w:val="22"/>
              </w:rPr>
            </w:pPr>
            <w:r w:rsidRPr="0034481E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24CC753A" w14:textId="033E9E1F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56" w:type="pct"/>
          </w:tcPr>
          <w:p w14:paraId="52BA0A1C" w14:textId="1444C46F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4622BE6C" w14:textId="2D30A082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3DEFFE71" w14:textId="3D8A5EF6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3B00FA49" w14:textId="0069E501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2F8E9611" w14:textId="7982FE79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9D02F8" w:rsidRPr="005E26C1" w14:paraId="2505A8AD" w14:textId="77777777" w:rsidTr="00D45F66">
        <w:tc>
          <w:tcPr>
            <w:tcW w:w="125" w:type="pct"/>
          </w:tcPr>
          <w:p w14:paraId="094C9748" w14:textId="77777777" w:rsidR="009D02F8" w:rsidRPr="00B10891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5A5448F8" w14:textId="77777777" w:rsidR="009D02F8" w:rsidRPr="00B10891" w:rsidRDefault="009D02F8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20D53C52" w14:textId="77777777" w:rsidR="009D02F8" w:rsidRPr="00F63F89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053662ED" w14:textId="1AF414F8" w:rsidR="009D02F8" w:rsidRDefault="009D02F8" w:rsidP="0011427E">
            <w:pPr>
              <w:pStyle w:val="GOSTTablenorm"/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E88EC8C" w14:textId="0F748C48" w:rsidR="009D02F8" w:rsidRPr="00C006C3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6E804B8D" w14:textId="68D7EC16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4ADF4AEC" w14:textId="6438452C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CB4D15">
              <w:rPr>
                <w:lang w:val="en-US"/>
              </w:rPr>
              <w:t>EXP</w:t>
            </w:r>
            <w:r w:rsidRPr="00CB4D15">
              <w:t>:</w:t>
            </w:r>
            <w:r>
              <w:t xml:space="preserve"> 55</w:t>
            </w:r>
          </w:p>
        </w:tc>
        <w:tc>
          <w:tcPr>
            <w:tcW w:w="1107" w:type="pct"/>
            <w:vMerge/>
          </w:tcPr>
          <w:p w14:paraId="734A0C62" w14:textId="77777777" w:rsidR="009D02F8" w:rsidRPr="004A1C8C" w:rsidRDefault="009D02F8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7ACA04D5" w14:textId="77777777" w:rsidR="009D02F8" w:rsidRPr="0034481E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33285BB0" w14:textId="3D9E491E" w:rsidR="009D02F8" w:rsidRDefault="009D02F8" w:rsidP="0011427E">
            <w:pPr>
              <w:pStyle w:val="GOSTTablenorm"/>
            </w:pPr>
            <w:r>
              <w:t>+ ГРБС</w:t>
            </w:r>
          </w:p>
        </w:tc>
        <w:tc>
          <w:tcPr>
            <w:tcW w:w="256" w:type="pct"/>
          </w:tcPr>
          <w:p w14:paraId="2E522F9A" w14:textId="7C67E9A6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1F8F76C" w14:textId="397B78C5" w:rsidR="009D02F8" w:rsidRDefault="009D02F8" w:rsidP="0011427E">
            <w:pPr>
              <w:pStyle w:val="GOSTTablenorm"/>
              <w:rPr>
                <w:szCs w:val="22"/>
              </w:rPr>
            </w:pPr>
            <w:r w:rsidRPr="0039694C">
              <w:t>-</w:t>
            </w:r>
          </w:p>
        </w:tc>
        <w:tc>
          <w:tcPr>
            <w:tcW w:w="213" w:type="pct"/>
          </w:tcPr>
          <w:p w14:paraId="6738A0DB" w14:textId="50D4F3F5" w:rsidR="009D02F8" w:rsidRDefault="009D02F8" w:rsidP="0011427E">
            <w:pPr>
              <w:pStyle w:val="GOSTTablenorm"/>
              <w:rPr>
                <w:szCs w:val="22"/>
              </w:rPr>
            </w:pPr>
            <w:r w:rsidRPr="0039694C">
              <w:t>-</w:t>
            </w:r>
          </w:p>
        </w:tc>
        <w:tc>
          <w:tcPr>
            <w:tcW w:w="213" w:type="pct"/>
          </w:tcPr>
          <w:p w14:paraId="027FDB5D" w14:textId="149FE868" w:rsidR="009D02F8" w:rsidRDefault="009D02F8" w:rsidP="0011427E">
            <w:pPr>
              <w:pStyle w:val="GOSTTablenorm"/>
              <w:rPr>
                <w:szCs w:val="22"/>
              </w:rPr>
            </w:pPr>
            <w:r w:rsidRPr="0039694C">
              <w:t>-</w:t>
            </w:r>
          </w:p>
        </w:tc>
        <w:tc>
          <w:tcPr>
            <w:tcW w:w="249" w:type="pct"/>
          </w:tcPr>
          <w:p w14:paraId="7E0F1E2D" w14:textId="55A38E8F" w:rsidR="009D02F8" w:rsidRDefault="009D02F8" w:rsidP="0011427E">
            <w:pPr>
              <w:pStyle w:val="GOSTTablenorm"/>
              <w:rPr>
                <w:szCs w:val="22"/>
              </w:rPr>
            </w:pPr>
            <w:r w:rsidRPr="0039694C">
              <w:t>-</w:t>
            </w:r>
          </w:p>
        </w:tc>
      </w:tr>
      <w:tr w:rsidR="009D02F8" w:rsidRPr="005E26C1" w14:paraId="65B1C9F9" w14:textId="77777777" w:rsidTr="00D45F66">
        <w:tc>
          <w:tcPr>
            <w:tcW w:w="125" w:type="pct"/>
          </w:tcPr>
          <w:p w14:paraId="37B038BA" w14:textId="77777777" w:rsidR="009D02F8" w:rsidRPr="00B10891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7E7D154D" w14:textId="77777777" w:rsidR="009D02F8" w:rsidRPr="00B10891" w:rsidRDefault="009D02F8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25145D7A" w14:textId="77777777" w:rsidR="009D02F8" w:rsidRPr="00F63F89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01A6D184" w14:textId="2F77E18B" w:rsidR="009D02F8" w:rsidRDefault="009D02F8" w:rsidP="0011427E">
            <w:pPr>
              <w:pStyle w:val="GOSTTablenorm"/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E48447A" w14:textId="127DDD7D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1FA73418" w14:textId="25E7878F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6C863FC7" w14:textId="6365A63C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657754">
              <w:rPr>
                <w:lang w:val="en-US"/>
              </w:rPr>
              <w:t>EXP</w:t>
            </w:r>
            <w:r w:rsidRPr="00657754">
              <w:t>:</w:t>
            </w:r>
            <w:r>
              <w:t xml:space="preserve"> 129</w:t>
            </w:r>
          </w:p>
        </w:tc>
        <w:tc>
          <w:tcPr>
            <w:tcW w:w="1107" w:type="pct"/>
            <w:vMerge/>
          </w:tcPr>
          <w:p w14:paraId="7549A4EF" w14:textId="77777777" w:rsidR="009D02F8" w:rsidRPr="004A1C8C" w:rsidRDefault="009D02F8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2549578B" w14:textId="77777777" w:rsidR="009D02F8" w:rsidRPr="0034481E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60EA0EC9" w14:textId="77777777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 xml:space="preserve">+ </w:t>
            </w:r>
          </w:p>
          <w:p w14:paraId="09B02692" w14:textId="0E46147B" w:rsidR="009D02F8" w:rsidRPr="00D42336" w:rsidRDefault="009D02F8" w:rsidP="0011427E">
            <w:pPr>
              <w:pStyle w:val="GOSTTablenorm"/>
              <w:rPr>
                <w:b/>
              </w:rPr>
            </w:pPr>
            <w:r>
              <w:rPr>
                <w:szCs w:val="22"/>
              </w:rPr>
              <w:t>РБС</w:t>
            </w:r>
          </w:p>
        </w:tc>
        <w:tc>
          <w:tcPr>
            <w:tcW w:w="256" w:type="pct"/>
          </w:tcPr>
          <w:p w14:paraId="45C475EC" w14:textId="318C75E5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1CECB222" w14:textId="7493A968" w:rsidR="009D02F8" w:rsidRDefault="009D02F8" w:rsidP="0011427E">
            <w:pPr>
              <w:pStyle w:val="GOSTTablenorm"/>
              <w:rPr>
                <w:szCs w:val="22"/>
              </w:rPr>
            </w:pPr>
            <w:r w:rsidRPr="00586982">
              <w:t>-</w:t>
            </w:r>
          </w:p>
        </w:tc>
        <w:tc>
          <w:tcPr>
            <w:tcW w:w="213" w:type="pct"/>
          </w:tcPr>
          <w:p w14:paraId="3F7A7C32" w14:textId="5FD6E51A" w:rsidR="009D02F8" w:rsidRDefault="009D02F8" w:rsidP="0011427E">
            <w:pPr>
              <w:pStyle w:val="GOSTTablenorm"/>
              <w:rPr>
                <w:szCs w:val="22"/>
              </w:rPr>
            </w:pPr>
            <w:r w:rsidRPr="00586982">
              <w:t>-</w:t>
            </w:r>
          </w:p>
        </w:tc>
        <w:tc>
          <w:tcPr>
            <w:tcW w:w="213" w:type="pct"/>
          </w:tcPr>
          <w:p w14:paraId="58FB6CB2" w14:textId="52200D0E" w:rsidR="009D02F8" w:rsidRDefault="009D02F8" w:rsidP="0011427E">
            <w:pPr>
              <w:pStyle w:val="GOSTTablenorm"/>
              <w:rPr>
                <w:szCs w:val="22"/>
              </w:rPr>
            </w:pPr>
            <w:r w:rsidRPr="00586982">
              <w:t>-</w:t>
            </w:r>
          </w:p>
        </w:tc>
        <w:tc>
          <w:tcPr>
            <w:tcW w:w="249" w:type="pct"/>
          </w:tcPr>
          <w:p w14:paraId="4085BD09" w14:textId="32A1C088" w:rsidR="009D02F8" w:rsidRDefault="009D02F8" w:rsidP="0011427E">
            <w:pPr>
              <w:pStyle w:val="GOSTTablenorm"/>
              <w:rPr>
                <w:szCs w:val="22"/>
              </w:rPr>
            </w:pPr>
            <w:r w:rsidRPr="00586982">
              <w:t>-</w:t>
            </w:r>
          </w:p>
        </w:tc>
      </w:tr>
      <w:tr w:rsidR="009D02F8" w:rsidRPr="005E26C1" w14:paraId="25367E78" w14:textId="77777777" w:rsidTr="00D45F66">
        <w:tc>
          <w:tcPr>
            <w:tcW w:w="125" w:type="pct"/>
          </w:tcPr>
          <w:p w14:paraId="09731F59" w14:textId="77777777" w:rsidR="009D02F8" w:rsidRPr="00BF751F" w:rsidRDefault="009D02F8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487E5BB6" w14:textId="427466FD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BF751F">
              <w:t>ЛБО заблокированные на третий год планового периода</w:t>
            </w:r>
          </w:p>
        </w:tc>
        <w:tc>
          <w:tcPr>
            <w:tcW w:w="279" w:type="pct"/>
            <w:vMerge w:val="restart"/>
          </w:tcPr>
          <w:p w14:paraId="1862CBA1" w14:textId="491C1C42" w:rsidR="009D02F8" w:rsidRPr="00F63F89" w:rsidRDefault="004E716C" w:rsidP="0011427E">
            <w:pPr>
              <w:pStyle w:val="GOSTTablenorm"/>
              <w:rPr>
                <w:szCs w:val="22"/>
              </w:rPr>
            </w:pPr>
            <w:ins w:id="1247" w:author="Краснова Наталья EXP-332161" w:date="2026-03-19T17:49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2AEBFBB7" w14:textId="1952CBD8" w:rsidR="009D02F8" w:rsidRDefault="009D02F8" w:rsidP="0011427E">
            <w:pPr>
              <w:pStyle w:val="GOSTTablenorm"/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1E9AE5D" w14:textId="77C064E7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32912298" w14:textId="7577D9C1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t>240</w:t>
            </w:r>
          </w:p>
        </w:tc>
        <w:tc>
          <w:tcPr>
            <w:tcW w:w="301" w:type="pct"/>
          </w:tcPr>
          <w:p w14:paraId="04E8F405" w14:textId="2977F270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1107" w:type="pct"/>
            <w:vMerge w:val="restart"/>
          </w:tcPr>
          <w:p w14:paraId="60E72BB8" w14:textId="75AEB4DA" w:rsidR="009D02F8" w:rsidRPr="004A1C8C" w:rsidRDefault="009D02F8" w:rsidP="0011427E">
            <w:pPr>
              <w:pStyle w:val="GOSTTablenorm"/>
              <w:rPr>
                <w:rFonts w:eastAsia="Calibri"/>
                <w:szCs w:val="22"/>
              </w:rPr>
            </w:pPr>
            <w:r w:rsidRPr="004A1C8C">
              <w:rPr>
                <w:rFonts w:eastAsia="Calibri"/>
                <w:szCs w:val="22"/>
              </w:rPr>
              <w:t xml:space="preserve">Для л/с с кодом 01 ГРБС </w:t>
            </w:r>
            <w:r>
              <w:t>–</w:t>
            </w:r>
            <w:r>
              <w:rPr>
                <w:rFonts w:eastAsia="Calibri"/>
                <w:szCs w:val="22"/>
              </w:rPr>
              <w:t xml:space="preserve"> </w:t>
            </w:r>
            <w:r w:rsidRPr="004A1C8C">
              <w:rPr>
                <w:rFonts w:eastAsia="Calibri"/>
                <w:szCs w:val="22"/>
              </w:rPr>
              <w:t xml:space="preserve">сумма ЛБО, доведенных ГРБС и заблокированных </w:t>
            </w:r>
            <w:r w:rsidRPr="00B10891">
              <w:t xml:space="preserve">на </w:t>
            </w:r>
            <w:r>
              <w:t>третий</w:t>
            </w:r>
            <w:r w:rsidRPr="00B10891">
              <w:t xml:space="preserve"> год планового периода</w:t>
            </w:r>
            <w:r w:rsidRPr="004A1C8C">
              <w:rPr>
                <w:rFonts w:eastAsia="Calibri"/>
                <w:szCs w:val="22"/>
              </w:rPr>
              <w:t xml:space="preserve"> при внесении изменений, предполагающих уменьшение бюджетных данных, и в связи с приостановлением операций на </w:t>
            </w:r>
            <w:r>
              <w:rPr>
                <w:rFonts w:eastAsia="Calibri"/>
                <w:szCs w:val="22"/>
              </w:rPr>
              <w:t>лицевом счете</w:t>
            </w:r>
            <w:r w:rsidRPr="004A1C8C">
              <w:rPr>
                <w:rFonts w:eastAsia="Calibri"/>
                <w:szCs w:val="22"/>
              </w:rPr>
              <w:t>.</w:t>
            </w:r>
          </w:p>
          <w:p w14:paraId="1F850E9B" w14:textId="6BE8B30C" w:rsidR="009D02F8" w:rsidRDefault="009D02F8" w:rsidP="0011427E">
            <w:pPr>
              <w:pStyle w:val="GOSTTablenorm"/>
              <w:rPr>
                <w:rFonts w:eastAsia="Calibri"/>
              </w:rPr>
            </w:pPr>
            <w:r w:rsidRPr="008E560B">
              <w:rPr>
                <w:rFonts w:eastAsia="Calibri"/>
              </w:rPr>
              <w:t xml:space="preserve">Для л/с с кодом 03, 14 и 01 РБС </w:t>
            </w:r>
            <w:r>
              <w:t>–</w:t>
            </w:r>
            <w:r w:rsidRPr="008E560B">
              <w:rPr>
                <w:rFonts w:eastAsia="Calibri"/>
              </w:rPr>
              <w:t xml:space="preserve"> сумма ЛБО, доведенных РБС, ПБС и заблокированных </w:t>
            </w:r>
            <w:r w:rsidRPr="00B10891">
              <w:t xml:space="preserve">на </w:t>
            </w:r>
            <w:r>
              <w:t>третий</w:t>
            </w:r>
            <w:r w:rsidRPr="00B10891">
              <w:t xml:space="preserve"> год планового периода</w:t>
            </w:r>
            <w:r w:rsidRPr="008E560B">
              <w:rPr>
                <w:rFonts w:eastAsia="Calibri"/>
              </w:rPr>
              <w:t xml:space="preserve"> в связи </w:t>
            </w:r>
            <w:r>
              <w:rPr>
                <w:rFonts w:eastAsia="Calibri"/>
              </w:rPr>
              <w:t>с приостановлением операций на лицевом счете.</w:t>
            </w:r>
          </w:p>
          <w:p w14:paraId="4E8E2534" w14:textId="77777777" w:rsidR="009D02F8" w:rsidRDefault="009D02F8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3E360E03" w14:textId="77777777" w:rsidR="009D02F8" w:rsidRDefault="009D02F8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lastRenderedPageBreak/>
              <w:t>Баланс (Остаток по Кт = Оборот по Кт минус Оборот по Дт) на конец отчетного периода по показателям:</w:t>
            </w:r>
          </w:p>
          <w:p w14:paraId="3AC465ED" w14:textId="253B05F3" w:rsidR="009D02F8" w:rsidRPr="00657648" w:rsidRDefault="009D02F8" w:rsidP="0011427E">
            <w:pPr>
              <w:pStyle w:val="GOSTTableListMark1"/>
            </w:pPr>
            <w:r>
              <w:t>ЛБО_РБС_РЕЗ_4,</w:t>
            </w:r>
          </w:p>
          <w:p w14:paraId="77E60C46" w14:textId="41F99612" w:rsidR="009D02F8" w:rsidRPr="005E26C1" w:rsidRDefault="009D02F8" w:rsidP="0011427E">
            <w:pPr>
              <w:pStyle w:val="GOSTTableListMark1"/>
            </w:pPr>
            <w:r w:rsidRPr="008E560B">
              <w:rPr>
                <w:rFonts w:eastAsia="Calibri"/>
              </w:rPr>
              <w:t>ЛБО_РЕЗ_</w:t>
            </w:r>
            <w:r>
              <w:rPr>
                <w:rFonts w:eastAsia="Calibri"/>
              </w:rPr>
              <w:t>4</w:t>
            </w:r>
          </w:p>
        </w:tc>
        <w:tc>
          <w:tcPr>
            <w:tcW w:w="254" w:type="pct"/>
            <w:vMerge w:val="restart"/>
          </w:tcPr>
          <w:p w14:paraId="4F71DCEE" w14:textId="00934514" w:rsidR="009D02F8" w:rsidRDefault="009D02F8" w:rsidP="0011427E">
            <w:pPr>
              <w:pStyle w:val="GOSTTablenorm"/>
              <w:rPr>
                <w:szCs w:val="22"/>
              </w:rPr>
            </w:pPr>
            <w:r w:rsidRPr="0034481E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5E3567E8" w14:textId="3C560E98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56" w:type="pct"/>
          </w:tcPr>
          <w:p w14:paraId="41E01A21" w14:textId="4C7AB7F5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4D573E93" w14:textId="1AF00A92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27087E65" w14:textId="05D25158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0BE5BF3D" w14:textId="70874953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07E632C6" w14:textId="1114E360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9D02F8" w:rsidRPr="005E26C1" w14:paraId="7D738D37" w14:textId="77777777" w:rsidTr="00D45F66">
        <w:tc>
          <w:tcPr>
            <w:tcW w:w="125" w:type="pct"/>
          </w:tcPr>
          <w:p w14:paraId="55F449C5" w14:textId="77777777" w:rsidR="009D02F8" w:rsidRPr="00BF751F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17BEFF15" w14:textId="77777777" w:rsidR="009D02F8" w:rsidRPr="00BF751F" w:rsidRDefault="009D02F8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78B3E6A4" w14:textId="77777777" w:rsidR="009D02F8" w:rsidRPr="00F63F89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1FEA082D" w14:textId="212A8EC5" w:rsidR="009D02F8" w:rsidRDefault="009D02F8" w:rsidP="0011427E">
            <w:pPr>
              <w:pStyle w:val="GOSTTablenorm"/>
              <w:rPr>
                <w:szCs w:val="22"/>
              </w:rPr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EF43BE0" w14:textId="3A245BFF" w:rsidR="009D02F8" w:rsidRPr="00C006C3" w:rsidRDefault="009D02F8" w:rsidP="0011427E">
            <w:pPr>
              <w:pStyle w:val="GOSTTablenorm"/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154C8D6A" w14:textId="4CD2D2F7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34D9EB9B" w14:textId="36641B30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CB4D15">
              <w:rPr>
                <w:lang w:val="en-US"/>
              </w:rPr>
              <w:t>EXP</w:t>
            </w:r>
            <w:r w:rsidRPr="00CB4D15">
              <w:t>:</w:t>
            </w:r>
            <w:r>
              <w:t xml:space="preserve"> 56</w:t>
            </w:r>
          </w:p>
        </w:tc>
        <w:tc>
          <w:tcPr>
            <w:tcW w:w="1107" w:type="pct"/>
            <w:vMerge/>
          </w:tcPr>
          <w:p w14:paraId="273079D1" w14:textId="77777777" w:rsidR="009D02F8" w:rsidRPr="004A1C8C" w:rsidRDefault="009D02F8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09BE1EF8" w14:textId="77777777" w:rsidR="009D02F8" w:rsidRPr="0034481E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5DB6D3FA" w14:textId="721C793C" w:rsidR="009D02F8" w:rsidRDefault="009D02F8" w:rsidP="0011427E">
            <w:pPr>
              <w:pStyle w:val="GOSTTablenorm"/>
            </w:pPr>
            <w:r>
              <w:t>+ ГРБС</w:t>
            </w:r>
          </w:p>
        </w:tc>
        <w:tc>
          <w:tcPr>
            <w:tcW w:w="256" w:type="pct"/>
          </w:tcPr>
          <w:p w14:paraId="49EF0D63" w14:textId="4963DDB8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72E17A8F" w14:textId="173DBD7A" w:rsidR="009D02F8" w:rsidRDefault="009D02F8" w:rsidP="0011427E">
            <w:pPr>
              <w:pStyle w:val="GOSTTablenorm"/>
              <w:rPr>
                <w:szCs w:val="22"/>
              </w:rPr>
            </w:pPr>
            <w:r w:rsidRPr="0039694C">
              <w:t>-</w:t>
            </w:r>
          </w:p>
        </w:tc>
        <w:tc>
          <w:tcPr>
            <w:tcW w:w="213" w:type="pct"/>
          </w:tcPr>
          <w:p w14:paraId="4F27B9DB" w14:textId="369ABECC" w:rsidR="009D02F8" w:rsidRDefault="009D02F8" w:rsidP="0011427E">
            <w:pPr>
              <w:pStyle w:val="GOSTTablenorm"/>
              <w:rPr>
                <w:szCs w:val="22"/>
              </w:rPr>
            </w:pPr>
            <w:r w:rsidRPr="0039694C">
              <w:t>-</w:t>
            </w:r>
          </w:p>
        </w:tc>
        <w:tc>
          <w:tcPr>
            <w:tcW w:w="213" w:type="pct"/>
          </w:tcPr>
          <w:p w14:paraId="4211F4C7" w14:textId="69966AE7" w:rsidR="009D02F8" w:rsidRDefault="009D02F8" w:rsidP="0011427E">
            <w:pPr>
              <w:pStyle w:val="GOSTTablenorm"/>
              <w:rPr>
                <w:szCs w:val="22"/>
              </w:rPr>
            </w:pPr>
            <w:r w:rsidRPr="0039694C">
              <w:t>-</w:t>
            </w:r>
          </w:p>
        </w:tc>
        <w:tc>
          <w:tcPr>
            <w:tcW w:w="249" w:type="pct"/>
          </w:tcPr>
          <w:p w14:paraId="45E8578D" w14:textId="4A90151B" w:rsidR="009D02F8" w:rsidRDefault="009D02F8" w:rsidP="0011427E">
            <w:pPr>
              <w:pStyle w:val="GOSTTablenorm"/>
              <w:rPr>
                <w:szCs w:val="22"/>
              </w:rPr>
            </w:pPr>
            <w:r w:rsidRPr="0039694C">
              <w:t>-</w:t>
            </w:r>
          </w:p>
        </w:tc>
      </w:tr>
      <w:tr w:rsidR="009D02F8" w:rsidRPr="005E26C1" w14:paraId="3FE7F10B" w14:textId="77777777" w:rsidTr="00D45F66">
        <w:tc>
          <w:tcPr>
            <w:tcW w:w="125" w:type="pct"/>
          </w:tcPr>
          <w:p w14:paraId="3763094A" w14:textId="77777777" w:rsidR="009D02F8" w:rsidRPr="00BF751F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6D683352" w14:textId="77777777" w:rsidR="009D02F8" w:rsidRPr="00BF751F" w:rsidRDefault="009D02F8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3BB68725" w14:textId="77777777" w:rsidR="009D02F8" w:rsidRPr="00F63F89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245FB1AB" w14:textId="28A421EF" w:rsidR="009D02F8" w:rsidRDefault="009D02F8" w:rsidP="0011427E">
            <w:pPr>
              <w:pStyle w:val="GOSTTablenorm"/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13680E1" w14:textId="70486536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5185D004" w14:textId="0AA9DAAB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158A13C7" w14:textId="72073E52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657754">
              <w:rPr>
                <w:lang w:val="en-US"/>
              </w:rPr>
              <w:t>EXP</w:t>
            </w:r>
            <w:r w:rsidRPr="00657754">
              <w:t>:</w:t>
            </w:r>
            <w:r>
              <w:t xml:space="preserve"> 130</w:t>
            </w:r>
          </w:p>
        </w:tc>
        <w:tc>
          <w:tcPr>
            <w:tcW w:w="1107" w:type="pct"/>
            <w:vMerge/>
          </w:tcPr>
          <w:p w14:paraId="6D258977" w14:textId="77777777" w:rsidR="009D02F8" w:rsidRPr="004A1C8C" w:rsidRDefault="009D02F8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541781B5" w14:textId="77777777" w:rsidR="009D02F8" w:rsidRPr="0034481E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72DE3B4F" w14:textId="77777777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 xml:space="preserve">+ </w:t>
            </w:r>
          </w:p>
          <w:p w14:paraId="24D7D0C0" w14:textId="52964B5F" w:rsidR="009D02F8" w:rsidRDefault="009D02F8" w:rsidP="0011427E">
            <w:pPr>
              <w:pStyle w:val="GOSTTablenorm"/>
            </w:pPr>
            <w:r>
              <w:rPr>
                <w:szCs w:val="22"/>
              </w:rPr>
              <w:t>РБС</w:t>
            </w:r>
          </w:p>
        </w:tc>
        <w:tc>
          <w:tcPr>
            <w:tcW w:w="256" w:type="pct"/>
          </w:tcPr>
          <w:p w14:paraId="067020FB" w14:textId="6AD65726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16ADFEC0" w14:textId="3BDA2C44" w:rsidR="009D02F8" w:rsidRDefault="009D02F8" w:rsidP="0011427E">
            <w:pPr>
              <w:pStyle w:val="GOSTTablenorm"/>
              <w:rPr>
                <w:szCs w:val="22"/>
              </w:rPr>
            </w:pPr>
            <w:r w:rsidRPr="00586982">
              <w:t>-</w:t>
            </w:r>
          </w:p>
        </w:tc>
        <w:tc>
          <w:tcPr>
            <w:tcW w:w="213" w:type="pct"/>
          </w:tcPr>
          <w:p w14:paraId="2C12BCC1" w14:textId="3BE0F010" w:rsidR="009D02F8" w:rsidRDefault="009D02F8" w:rsidP="0011427E">
            <w:pPr>
              <w:pStyle w:val="GOSTTablenorm"/>
              <w:rPr>
                <w:szCs w:val="22"/>
              </w:rPr>
            </w:pPr>
            <w:r w:rsidRPr="00586982">
              <w:t>-</w:t>
            </w:r>
          </w:p>
        </w:tc>
        <w:tc>
          <w:tcPr>
            <w:tcW w:w="213" w:type="pct"/>
          </w:tcPr>
          <w:p w14:paraId="65E00A02" w14:textId="3F667AF7" w:rsidR="009D02F8" w:rsidRDefault="009D02F8" w:rsidP="0011427E">
            <w:pPr>
              <w:pStyle w:val="GOSTTablenorm"/>
              <w:rPr>
                <w:szCs w:val="22"/>
              </w:rPr>
            </w:pPr>
            <w:r w:rsidRPr="00586982">
              <w:t>-</w:t>
            </w:r>
          </w:p>
        </w:tc>
        <w:tc>
          <w:tcPr>
            <w:tcW w:w="249" w:type="pct"/>
          </w:tcPr>
          <w:p w14:paraId="5EECDD05" w14:textId="598837CF" w:rsidR="009D02F8" w:rsidRDefault="009D02F8" w:rsidP="0011427E">
            <w:pPr>
              <w:pStyle w:val="GOSTTablenorm"/>
              <w:rPr>
                <w:szCs w:val="22"/>
              </w:rPr>
            </w:pPr>
            <w:r w:rsidRPr="00586982">
              <w:t>-</w:t>
            </w:r>
          </w:p>
        </w:tc>
      </w:tr>
      <w:tr w:rsidR="00D45F66" w:rsidRPr="005E26C1" w14:paraId="32F36641" w14:textId="77777777" w:rsidTr="00D45F66">
        <w:tc>
          <w:tcPr>
            <w:tcW w:w="125" w:type="pct"/>
          </w:tcPr>
          <w:p w14:paraId="421FE2BE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5C4A5CE7" w14:textId="3C866130" w:rsidR="00D45F66" w:rsidRPr="002076FD" w:rsidRDefault="00D45F66" w:rsidP="0011427E">
            <w:pPr>
              <w:pStyle w:val="GOSTTablenorm"/>
            </w:pPr>
            <w:r w:rsidRPr="002076FD">
              <w:rPr>
                <w:rFonts w:eastAsia="Calibri"/>
                <w:highlight w:val="green"/>
              </w:rPr>
              <w:t>ЛБО распределенные ГРБС на текущий финансовый год</w:t>
            </w:r>
          </w:p>
        </w:tc>
        <w:tc>
          <w:tcPr>
            <w:tcW w:w="279" w:type="pct"/>
          </w:tcPr>
          <w:p w14:paraId="087D2ECE" w14:textId="07AADA5A" w:rsidR="00D45F66" w:rsidRPr="00F63F89" w:rsidRDefault="004E716C" w:rsidP="0011427E">
            <w:pPr>
              <w:pStyle w:val="GOSTTablenorm"/>
              <w:rPr>
                <w:szCs w:val="22"/>
              </w:rPr>
            </w:pPr>
            <w:ins w:id="1248" w:author="Краснова Наталья EXP-332161" w:date="2026-03-19T17:49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70023348" w14:textId="646B6E8E" w:rsidR="00D45F66" w:rsidRPr="003219F6" w:rsidDel="00390BD8" w:rsidRDefault="00D45F66" w:rsidP="0011427E">
            <w:pPr>
              <w:pStyle w:val="GOSTTablenorm"/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3C16BE4" w14:textId="26CB047A" w:rsidR="00D45F66" w:rsidRPr="00390BD8" w:rsidRDefault="00D45F66" w:rsidP="0011427E">
            <w:pPr>
              <w:pStyle w:val="GOSTTablenorm"/>
              <w:rPr>
                <w:lang w:val="en-US"/>
              </w:rPr>
            </w:pPr>
            <w:r w:rsidRPr="00390BD8">
              <w:rPr>
                <w:lang w:val="en-US"/>
              </w:rPr>
              <w:t>FAIP/KMI: 13</w:t>
            </w:r>
          </w:p>
          <w:p w14:paraId="2BDAE781" w14:textId="7E54CA30" w:rsidR="00D45F66" w:rsidRPr="00105303" w:rsidRDefault="00D45F66" w:rsidP="0011427E">
            <w:pPr>
              <w:pStyle w:val="GOSTTablenorm"/>
            </w:pPr>
            <w:r w:rsidRPr="00390BD8">
              <w:rPr>
                <w:lang w:val="en-US"/>
              </w:rPr>
              <w:t>BALBO_GABS: 21</w:t>
            </w:r>
          </w:p>
        </w:tc>
        <w:tc>
          <w:tcPr>
            <w:tcW w:w="341" w:type="pct"/>
          </w:tcPr>
          <w:p w14:paraId="07F014B0" w14:textId="49AAC590" w:rsidR="00D45F66" w:rsidRPr="002076FD" w:rsidRDefault="00D45F66" w:rsidP="0011427E">
            <w:pPr>
              <w:pStyle w:val="GOSTTablenorm"/>
            </w:pPr>
            <w:r w:rsidRPr="002076FD">
              <w:t>-</w:t>
            </w:r>
          </w:p>
        </w:tc>
        <w:tc>
          <w:tcPr>
            <w:tcW w:w="301" w:type="pct"/>
          </w:tcPr>
          <w:p w14:paraId="205648BB" w14:textId="280AE359" w:rsidR="00D45F66" w:rsidRPr="002076FD" w:rsidRDefault="00D45F66" w:rsidP="0011427E">
            <w:pPr>
              <w:pStyle w:val="GOSTTablenorm"/>
            </w:pPr>
            <w:r w:rsidRPr="002076FD">
              <w:t>-</w:t>
            </w:r>
          </w:p>
        </w:tc>
        <w:tc>
          <w:tcPr>
            <w:tcW w:w="1107" w:type="pct"/>
          </w:tcPr>
          <w:p w14:paraId="05F5F62B" w14:textId="62477E23" w:rsidR="00D45F66" w:rsidRPr="002076FD" w:rsidRDefault="00D45F66" w:rsidP="0011427E">
            <w:pPr>
              <w:pStyle w:val="GOSTTablenorm"/>
              <w:rPr>
                <w:rFonts w:eastAsia="Calibri"/>
              </w:rPr>
            </w:pPr>
            <w:r w:rsidRPr="002076FD">
              <w:rPr>
                <w:rFonts w:eastAsia="Calibri"/>
              </w:rPr>
              <w:t>Общая сумма ЛБО на текущий финансовый год, распределенных ГРБС по подведомственным УБП.</w:t>
            </w:r>
          </w:p>
          <w:p w14:paraId="5550223B" w14:textId="724C7B5C" w:rsidR="00D45F66" w:rsidRPr="002076FD" w:rsidRDefault="00D45F66" w:rsidP="0011427E">
            <w:pPr>
              <w:pStyle w:val="GOSTTablenorm"/>
              <w:rPr>
                <w:rFonts w:eastAsia="Calibri"/>
              </w:rPr>
            </w:pPr>
            <w:r w:rsidRPr="002076FD">
              <w:rPr>
                <w:rFonts w:eastAsia="Calibri"/>
              </w:rPr>
              <w:t>Расчет по сумме в валюте учета (в рублях).</w:t>
            </w:r>
          </w:p>
          <w:p w14:paraId="3F3611A6" w14:textId="77777777" w:rsidR="00D45F66" w:rsidRPr="002076FD" w:rsidRDefault="00D45F66" w:rsidP="0011427E">
            <w:pPr>
              <w:pStyle w:val="GOSTTablenorm"/>
              <w:rPr>
                <w:rFonts w:eastAsia="Calibri"/>
              </w:rPr>
            </w:pPr>
            <w:r w:rsidRPr="002076FD">
              <w:rPr>
                <w:rFonts w:eastAsia="Calibri"/>
              </w:rPr>
              <w:t>Оборот по Дт за отчетный период по показателям:</w:t>
            </w:r>
          </w:p>
          <w:p w14:paraId="7D83179D" w14:textId="55777B42" w:rsidR="00D45F66" w:rsidRPr="002076FD" w:rsidRDefault="00D45F66" w:rsidP="0011427E">
            <w:pPr>
              <w:pStyle w:val="GOSTTableListMark1"/>
            </w:pPr>
            <w:r w:rsidRPr="002076FD">
              <w:t>ЛБО_ГАБС_1,</w:t>
            </w:r>
          </w:p>
          <w:p w14:paraId="2930E887" w14:textId="29E3030C" w:rsidR="00D45F66" w:rsidRPr="002076FD" w:rsidRDefault="00D45F66" w:rsidP="0011427E">
            <w:pPr>
              <w:pStyle w:val="GOSTTableListMark1"/>
            </w:pPr>
            <w:r w:rsidRPr="002076FD">
              <w:t>ЛБО</w:t>
            </w:r>
            <w:r w:rsidRPr="002076FD">
              <w:rPr>
                <w:rFonts w:eastAsia="Calibri"/>
              </w:rPr>
              <w:t>_ГАБС_СВЗ_1</w:t>
            </w:r>
          </w:p>
        </w:tc>
        <w:tc>
          <w:tcPr>
            <w:tcW w:w="254" w:type="pct"/>
          </w:tcPr>
          <w:p w14:paraId="54555E88" w14:textId="7C9FBE0C" w:rsidR="00D45F66" w:rsidRPr="002076FD" w:rsidRDefault="00D45F66" w:rsidP="0011427E">
            <w:pPr>
              <w:pStyle w:val="GOSTTablenorm"/>
            </w:pPr>
            <w:r w:rsidRPr="002076FD">
              <w:t>СПС</w:t>
            </w:r>
          </w:p>
        </w:tc>
        <w:tc>
          <w:tcPr>
            <w:tcW w:w="213" w:type="pct"/>
          </w:tcPr>
          <w:p w14:paraId="6A1858ED" w14:textId="174ABA5D" w:rsidR="00D45F66" w:rsidRPr="002076FD" w:rsidRDefault="00D45F66" w:rsidP="0011427E">
            <w:pPr>
              <w:pStyle w:val="GOSTTablenorm"/>
            </w:pPr>
            <w:r w:rsidRPr="002076FD">
              <w:t>+ ГРБС</w:t>
            </w:r>
          </w:p>
        </w:tc>
        <w:tc>
          <w:tcPr>
            <w:tcW w:w="256" w:type="pct"/>
          </w:tcPr>
          <w:p w14:paraId="43186DEA" w14:textId="28DC39C2" w:rsidR="00D45F66" w:rsidRPr="002076FD" w:rsidRDefault="00D45F66" w:rsidP="0011427E">
            <w:pPr>
              <w:pStyle w:val="GOSTTablenorm"/>
            </w:pPr>
            <w:r w:rsidRPr="002076FD">
              <w:t>-</w:t>
            </w:r>
          </w:p>
        </w:tc>
        <w:tc>
          <w:tcPr>
            <w:tcW w:w="213" w:type="pct"/>
          </w:tcPr>
          <w:p w14:paraId="1B3D807A" w14:textId="23A09541" w:rsidR="00D45F66" w:rsidRPr="002076FD" w:rsidRDefault="00D45F66" w:rsidP="0011427E">
            <w:pPr>
              <w:pStyle w:val="GOSTTablenorm"/>
            </w:pPr>
            <w:r w:rsidRPr="002076FD">
              <w:t>-</w:t>
            </w:r>
          </w:p>
        </w:tc>
        <w:tc>
          <w:tcPr>
            <w:tcW w:w="213" w:type="pct"/>
          </w:tcPr>
          <w:p w14:paraId="21769353" w14:textId="628AA6EB" w:rsidR="00D45F66" w:rsidRPr="002076FD" w:rsidRDefault="00D45F66" w:rsidP="0011427E">
            <w:pPr>
              <w:pStyle w:val="GOSTTablenorm"/>
            </w:pPr>
            <w:r w:rsidRPr="002076FD">
              <w:t>-</w:t>
            </w:r>
          </w:p>
        </w:tc>
        <w:tc>
          <w:tcPr>
            <w:tcW w:w="213" w:type="pct"/>
          </w:tcPr>
          <w:p w14:paraId="5CFEAA2C" w14:textId="7C326A12" w:rsidR="00D45F66" w:rsidRPr="002076FD" w:rsidRDefault="00D45F66" w:rsidP="0011427E">
            <w:pPr>
              <w:pStyle w:val="GOSTTablenorm"/>
            </w:pPr>
            <w:r w:rsidRPr="002076FD">
              <w:t>-</w:t>
            </w:r>
          </w:p>
        </w:tc>
        <w:tc>
          <w:tcPr>
            <w:tcW w:w="249" w:type="pct"/>
          </w:tcPr>
          <w:p w14:paraId="30D33DB7" w14:textId="351C398A" w:rsidR="00D45F66" w:rsidRPr="002076FD" w:rsidRDefault="00D45F66" w:rsidP="0011427E">
            <w:pPr>
              <w:pStyle w:val="GOSTTablenorm"/>
            </w:pPr>
            <w:r w:rsidRPr="002076FD">
              <w:t>-</w:t>
            </w:r>
          </w:p>
        </w:tc>
      </w:tr>
      <w:tr w:rsidR="00D45F66" w:rsidRPr="005E26C1" w14:paraId="26B182C4" w14:textId="77777777" w:rsidTr="00D45F66">
        <w:tc>
          <w:tcPr>
            <w:tcW w:w="125" w:type="pct"/>
          </w:tcPr>
          <w:p w14:paraId="482DFB8B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2717D997" w14:textId="06DE296C" w:rsidR="00D45F66" w:rsidRPr="002076FD" w:rsidRDefault="00D45F66" w:rsidP="0011427E">
            <w:pPr>
              <w:pStyle w:val="GOSTTablenorm"/>
            </w:pPr>
            <w:r w:rsidRPr="002076FD">
              <w:rPr>
                <w:rFonts w:eastAsia="Calibri"/>
                <w:highlight w:val="green"/>
              </w:rPr>
              <w:t>ЛБО распределенные ГРБС на первый год планового периода</w:t>
            </w:r>
          </w:p>
        </w:tc>
        <w:tc>
          <w:tcPr>
            <w:tcW w:w="279" w:type="pct"/>
          </w:tcPr>
          <w:p w14:paraId="5B7B7857" w14:textId="3B657114" w:rsidR="00D45F66" w:rsidRPr="00F63F89" w:rsidRDefault="004E716C" w:rsidP="0011427E">
            <w:pPr>
              <w:pStyle w:val="GOSTTablenorm"/>
              <w:rPr>
                <w:szCs w:val="22"/>
              </w:rPr>
            </w:pPr>
            <w:ins w:id="1249" w:author="Краснова Наталья EXP-332161" w:date="2026-03-19T17:50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16086B9B" w14:textId="457959EB" w:rsidR="00D45F66" w:rsidRPr="003219F6" w:rsidDel="00390BD8" w:rsidRDefault="00D45F66" w:rsidP="0011427E">
            <w:pPr>
              <w:pStyle w:val="GOSTTablenorm"/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910D0AE" w14:textId="1D7BCDA2" w:rsidR="00D45F66" w:rsidRPr="00390BD8" w:rsidRDefault="00D45F66" w:rsidP="0011427E">
            <w:pPr>
              <w:pStyle w:val="GOSTTablenorm"/>
              <w:rPr>
                <w:lang w:val="en-US"/>
              </w:rPr>
            </w:pPr>
            <w:r>
              <w:rPr>
                <w:lang w:val="en-US"/>
              </w:rPr>
              <w:t>FAIP/KMI: 14</w:t>
            </w:r>
          </w:p>
          <w:p w14:paraId="59034461" w14:textId="72E45914" w:rsidR="00D45F66" w:rsidRPr="002076FD" w:rsidRDefault="00D45F66" w:rsidP="0011427E">
            <w:pPr>
              <w:pStyle w:val="GOSTTablenorm"/>
            </w:pPr>
            <w:r w:rsidRPr="00390BD8">
              <w:rPr>
                <w:lang w:val="en-US"/>
              </w:rPr>
              <w:t>BALBO_GABS: 2</w:t>
            </w:r>
            <w:r>
              <w:rPr>
                <w:lang w:val="en-US"/>
              </w:rPr>
              <w:t>2</w:t>
            </w:r>
          </w:p>
        </w:tc>
        <w:tc>
          <w:tcPr>
            <w:tcW w:w="341" w:type="pct"/>
          </w:tcPr>
          <w:p w14:paraId="6D6324DD" w14:textId="376A1256" w:rsidR="00D45F66" w:rsidRPr="002076FD" w:rsidRDefault="00D45F66" w:rsidP="0011427E">
            <w:pPr>
              <w:pStyle w:val="GOSTTablenorm"/>
            </w:pPr>
            <w:r w:rsidRPr="002076FD">
              <w:t>-</w:t>
            </w:r>
          </w:p>
        </w:tc>
        <w:tc>
          <w:tcPr>
            <w:tcW w:w="301" w:type="pct"/>
          </w:tcPr>
          <w:p w14:paraId="0F8A1425" w14:textId="44C08CDF" w:rsidR="00D45F66" w:rsidRPr="002076FD" w:rsidRDefault="00D45F66" w:rsidP="0011427E">
            <w:pPr>
              <w:pStyle w:val="GOSTTablenorm"/>
            </w:pPr>
            <w:r w:rsidRPr="002076FD">
              <w:t>-</w:t>
            </w:r>
          </w:p>
        </w:tc>
        <w:tc>
          <w:tcPr>
            <w:tcW w:w="1107" w:type="pct"/>
          </w:tcPr>
          <w:p w14:paraId="74F91232" w14:textId="6A6F1600" w:rsidR="00D45F66" w:rsidRPr="002076FD" w:rsidRDefault="00D45F66" w:rsidP="0011427E">
            <w:pPr>
              <w:pStyle w:val="GOSTTablenorm"/>
              <w:rPr>
                <w:rFonts w:eastAsia="Calibri"/>
              </w:rPr>
            </w:pPr>
            <w:r w:rsidRPr="002076FD">
              <w:rPr>
                <w:rFonts w:eastAsia="Calibri"/>
              </w:rPr>
              <w:t>Общая сумма ЛБО на первый год планового периода, распределенных ГРБС по подведомственным УБП.</w:t>
            </w:r>
          </w:p>
          <w:p w14:paraId="4C0D0BFE" w14:textId="77777777" w:rsidR="00D45F66" w:rsidRPr="002076FD" w:rsidRDefault="00D45F66" w:rsidP="0011427E">
            <w:pPr>
              <w:pStyle w:val="GOSTTablenorm"/>
              <w:rPr>
                <w:rFonts w:eastAsia="Calibri"/>
              </w:rPr>
            </w:pPr>
            <w:r w:rsidRPr="002076FD">
              <w:rPr>
                <w:rFonts w:eastAsia="Calibri"/>
              </w:rPr>
              <w:t>Расчет по сумме в валюте учета (в рублях).</w:t>
            </w:r>
          </w:p>
          <w:p w14:paraId="5CC0B8C6" w14:textId="14C599AB" w:rsidR="00D45F66" w:rsidRPr="002076FD" w:rsidRDefault="00D45F66" w:rsidP="0011427E">
            <w:pPr>
              <w:pStyle w:val="GOSTTablenorm"/>
              <w:rPr>
                <w:rFonts w:eastAsia="Calibri"/>
              </w:rPr>
            </w:pPr>
            <w:r w:rsidRPr="002076FD">
              <w:rPr>
                <w:rFonts w:eastAsia="Calibri"/>
              </w:rPr>
              <w:lastRenderedPageBreak/>
              <w:t>Оборот по Дт за отчетный период по показателям:</w:t>
            </w:r>
          </w:p>
          <w:p w14:paraId="3E6D1E0E" w14:textId="016D980A" w:rsidR="00D45F66" w:rsidRPr="002076FD" w:rsidRDefault="00D45F66" w:rsidP="0011427E">
            <w:pPr>
              <w:pStyle w:val="GOSTTableListMark1"/>
              <w:rPr>
                <w:rFonts w:eastAsia="Calibri"/>
              </w:rPr>
            </w:pPr>
            <w:r w:rsidRPr="002076FD">
              <w:rPr>
                <w:rFonts w:eastAsia="Calibri"/>
              </w:rPr>
              <w:t>ЛБО_ГАБС_2</w:t>
            </w:r>
            <w:r>
              <w:rPr>
                <w:rFonts w:eastAsia="Calibri"/>
              </w:rPr>
              <w:t>,</w:t>
            </w:r>
          </w:p>
          <w:p w14:paraId="3F338B9C" w14:textId="46CA20F2" w:rsidR="00D45F66" w:rsidRPr="002076FD" w:rsidRDefault="00D45F66" w:rsidP="0011427E">
            <w:pPr>
              <w:pStyle w:val="GOSTTableListMark1"/>
            </w:pPr>
            <w:r w:rsidRPr="002076FD">
              <w:t>ЛБО</w:t>
            </w:r>
            <w:r w:rsidRPr="002076FD">
              <w:rPr>
                <w:rFonts w:eastAsia="Calibri"/>
              </w:rPr>
              <w:t>_ГАБС_СВЗ_2</w:t>
            </w:r>
          </w:p>
        </w:tc>
        <w:tc>
          <w:tcPr>
            <w:tcW w:w="254" w:type="pct"/>
          </w:tcPr>
          <w:p w14:paraId="377FB40B" w14:textId="1101457C" w:rsidR="00D45F66" w:rsidRPr="002076FD" w:rsidRDefault="00D45F66" w:rsidP="0011427E">
            <w:pPr>
              <w:pStyle w:val="GOSTTablenorm"/>
            </w:pPr>
            <w:r w:rsidRPr="002076FD">
              <w:lastRenderedPageBreak/>
              <w:t>СПС</w:t>
            </w:r>
          </w:p>
        </w:tc>
        <w:tc>
          <w:tcPr>
            <w:tcW w:w="213" w:type="pct"/>
          </w:tcPr>
          <w:p w14:paraId="392AD1B4" w14:textId="78D36E80" w:rsidR="00D45F66" w:rsidRPr="002076FD" w:rsidRDefault="00D45F66" w:rsidP="0011427E">
            <w:pPr>
              <w:pStyle w:val="GOSTTablenorm"/>
            </w:pPr>
            <w:r w:rsidRPr="002076FD">
              <w:t>+ ГРБС</w:t>
            </w:r>
          </w:p>
        </w:tc>
        <w:tc>
          <w:tcPr>
            <w:tcW w:w="256" w:type="pct"/>
          </w:tcPr>
          <w:p w14:paraId="3ABBB9B6" w14:textId="62431723" w:rsidR="00D45F66" w:rsidRPr="002076FD" w:rsidRDefault="00D45F66" w:rsidP="0011427E">
            <w:pPr>
              <w:pStyle w:val="GOSTTablenorm"/>
            </w:pPr>
            <w:r w:rsidRPr="002076FD">
              <w:t>-</w:t>
            </w:r>
          </w:p>
        </w:tc>
        <w:tc>
          <w:tcPr>
            <w:tcW w:w="213" w:type="pct"/>
          </w:tcPr>
          <w:p w14:paraId="4ED0545B" w14:textId="42DB969F" w:rsidR="00D45F66" w:rsidRPr="002076FD" w:rsidRDefault="00D45F66" w:rsidP="0011427E">
            <w:pPr>
              <w:pStyle w:val="GOSTTablenorm"/>
            </w:pPr>
            <w:r w:rsidRPr="002076FD">
              <w:t>-</w:t>
            </w:r>
          </w:p>
        </w:tc>
        <w:tc>
          <w:tcPr>
            <w:tcW w:w="213" w:type="pct"/>
          </w:tcPr>
          <w:p w14:paraId="29410DB6" w14:textId="7D2E23BB" w:rsidR="00D45F66" w:rsidRPr="002076FD" w:rsidRDefault="00D45F66" w:rsidP="0011427E">
            <w:pPr>
              <w:pStyle w:val="GOSTTablenorm"/>
            </w:pPr>
            <w:r w:rsidRPr="002076FD">
              <w:t>-</w:t>
            </w:r>
          </w:p>
        </w:tc>
        <w:tc>
          <w:tcPr>
            <w:tcW w:w="213" w:type="pct"/>
          </w:tcPr>
          <w:p w14:paraId="3FB7D31D" w14:textId="6E1DB232" w:rsidR="00D45F66" w:rsidRPr="002076FD" w:rsidRDefault="00D45F66" w:rsidP="0011427E">
            <w:pPr>
              <w:pStyle w:val="GOSTTablenorm"/>
            </w:pPr>
            <w:r w:rsidRPr="002076FD">
              <w:t>-</w:t>
            </w:r>
          </w:p>
        </w:tc>
        <w:tc>
          <w:tcPr>
            <w:tcW w:w="249" w:type="pct"/>
          </w:tcPr>
          <w:p w14:paraId="0A2ACAC4" w14:textId="044A0C59" w:rsidR="00D45F66" w:rsidRPr="002076FD" w:rsidRDefault="00D45F66" w:rsidP="0011427E">
            <w:pPr>
              <w:pStyle w:val="GOSTTablenorm"/>
            </w:pPr>
            <w:r w:rsidRPr="002076FD">
              <w:t>-</w:t>
            </w:r>
          </w:p>
        </w:tc>
      </w:tr>
      <w:tr w:rsidR="00D45F66" w:rsidRPr="005E26C1" w14:paraId="1B23D58D" w14:textId="77777777" w:rsidTr="00D45F66">
        <w:tc>
          <w:tcPr>
            <w:tcW w:w="125" w:type="pct"/>
          </w:tcPr>
          <w:p w14:paraId="5BF10A1D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491DD619" w14:textId="6FFACF3E" w:rsidR="00D45F66" w:rsidRPr="002076FD" w:rsidRDefault="00D45F66" w:rsidP="00940091">
            <w:pPr>
              <w:pStyle w:val="GOSTTablenorm"/>
            </w:pPr>
            <w:r w:rsidRPr="002076FD">
              <w:rPr>
                <w:rFonts w:eastAsia="Calibri"/>
                <w:highlight w:val="green"/>
              </w:rPr>
              <w:t>ЛБО распределенные</w:t>
            </w:r>
            <w:r>
              <w:rPr>
                <w:rFonts w:eastAsia="Calibri"/>
                <w:highlight w:val="green"/>
              </w:rPr>
              <w:t xml:space="preserve"> </w:t>
            </w:r>
            <w:r w:rsidRPr="002076FD">
              <w:rPr>
                <w:rFonts w:eastAsia="Calibri"/>
                <w:highlight w:val="green"/>
              </w:rPr>
              <w:t>ГРБС на второй год планового периода</w:t>
            </w:r>
          </w:p>
        </w:tc>
        <w:tc>
          <w:tcPr>
            <w:tcW w:w="279" w:type="pct"/>
          </w:tcPr>
          <w:p w14:paraId="5307C4D0" w14:textId="4EFE1FBD" w:rsidR="00D45F66" w:rsidRPr="00F63F89" w:rsidRDefault="004E716C" w:rsidP="0011427E">
            <w:pPr>
              <w:pStyle w:val="GOSTTablenorm"/>
              <w:rPr>
                <w:szCs w:val="22"/>
              </w:rPr>
            </w:pPr>
            <w:ins w:id="1250" w:author="Краснова Наталья EXP-332161" w:date="2026-03-19T17:50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287944BB" w14:textId="2AC497FE" w:rsidR="00D45F66" w:rsidRPr="003219F6" w:rsidDel="00390BD8" w:rsidRDefault="00D45F66" w:rsidP="0011427E">
            <w:pPr>
              <w:pStyle w:val="GOSTTablenorm"/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A00A25A" w14:textId="1EF116B4" w:rsidR="00D45F66" w:rsidRPr="00390BD8" w:rsidRDefault="00D45F66" w:rsidP="0011427E">
            <w:pPr>
              <w:pStyle w:val="GOSTTablenorm"/>
              <w:rPr>
                <w:lang w:val="en-US"/>
              </w:rPr>
            </w:pPr>
            <w:r>
              <w:rPr>
                <w:lang w:val="en-US"/>
              </w:rPr>
              <w:t>FAIP/KMI: 15</w:t>
            </w:r>
          </w:p>
          <w:p w14:paraId="18AB5593" w14:textId="7FD9AAAA" w:rsidR="00D45F66" w:rsidRPr="002076FD" w:rsidRDefault="00D45F66" w:rsidP="0011427E">
            <w:pPr>
              <w:pStyle w:val="GOSTTablenorm"/>
            </w:pPr>
            <w:r w:rsidRPr="00390BD8">
              <w:rPr>
                <w:lang w:val="en-US"/>
              </w:rPr>
              <w:t>BALBO_GABS: 2</w:t>
            </w:r>
            <w:r>
              <w:rPr>
                <w:lang w:val="en-US"/>
              </w:rPr>
              <w:t>3</w:t>
            </w:r>
          </w:p>
        </w:tc>
        <w:tc>
          <w:tcPr>
            <w:tcW w:w="341" w:type="pct"/>
          </w:tcPr>
          <w:p w14:paraId="7FFEAFBB" w14:textId="7B4E2BBB" w:rsidR="00D45F66" w:rsidRPr="002076FD" w:rsidRDefault="00D45F66" w:rsidP="0011427E">
            <w:pPr>
              <w:pStyle w:val="GOSTTablenorm"/>
            </w:pPr>
            <w:r w:rsidRPr="002076FD">
              <w:t>-</w:t>
            </w:r>
          </w:p>
        </w:tc>
        <w:tc>
          <w:tcPr>
            <w:tcW w:w="301" w:type="pct"/>
          </w:tcPr>
          <w:p w14:paraId="68A89623" w14:textId="29E92D8E" w:rsidR="00D45F66" w:rsidRPr="002076FD" w:rsidRDefault="00D45F66" w:rsidP="0011427E">
            <w:pPr>
              <w:pStyle w:val="GOSTTablenorm"/>
            </w:pPr>
            <w:r w:rsidRPr="002076FD">
              <w:t>-</w:t>
            </w:r>
          </w:p>
        </w:tc>
        <w:tc>
          <w:tcPr>
            <w:tcW w:w="1107" w:type="pct"/>
          </w:tcPr>
          <w:p w14:paraId="014FD770" w14:textId="2DE387F2" w:rsidR="00D45F66" w:rsidRPr="002076FD" w:rsidRDefault="00D45F66" w:rsidP="0011427E">
            <w:pPr>
              <w:pStyle w:val="GOSTTablenorm"/>
              <w:rPr>
                <w:rFonts w:eastAsia="Calibri"/>
              </w:rPr>
            </w:pPr>
            <w:r w:rsidRPr="002076FD">
              <w:rPr>
                <w:rFonts w:eastAsia="Calibri"/>
              </w:rPr>
              <w:t>Общая сумма ЛБО на второй год планового периода, распределенных ГРБС по подведомственным УБП.</w:t>
            </w:r>
          </w:p>
          <w:p w14:paraId="0E175190" w14:textId="77777777" w:rsidR="00D45F66" w:rsidRPr="002076FD" w:rsidRDefault="00D45F66" w:rsidP="0011427E">
            <w:pPr>
              <w:pStyle w:val="GOSTTablenorm"/>
              <w:rPr>
                <w:rFonts w:eastAsia="Calibri"/>
              </w:rPr>
            </w:pPr>
            <w:r w:rsidRPr="002076FD">
              <w:rPr>
                <w:rFonts w:eastAsia="Calibri"/>
              </w:rPr>
              <w:t>Расчет по сумме в валюте учета (в рублях).</w:t>
            </w:r>
          </w:p>
          <w:p w14:paraId="2FA0A9C6" w14:textId="77777777" w:rsidR="00D45F66" w:rsidRPr="002076FD" w:rsidRDefault="00D45F66" w:rsidP="0011427E">
            <w:pPr>
              <w:pStyle w:val="GOSTTablenorm"/>
              <w:rPr>
                <w:rFonts w:eastAsia="Calibri"/>
              </w:rPr>
            </w:pPr>
            <w:r w:rsidRPr="002076FD">
              <w:rPr>
                <w:rFonts w:eastAsia="Calibri"/>
              </w:rPr>
              <w:t>Оборот по Дт за отчетный период по показателям:</w:t>
            </w:r>
          </w:p>
          <w:p w14:paraId="19D7746A" w14:textId="2200AB2B" w:rsidR="00D45F66" w:rsidRPr="002076FD" w:rsidRDefault="00D45F66" w:rsidP="0011427E">
            <w:pPr>
              <w:pStyle w:val="GOSTTableListMark1"/>
              <w:rPr>
                <w:rFonts w:eastAsia="Calibri"/>
              </w:rPr>
            </w:pPr>
            <w:r w:rsidRPr="002076FD">
              <w:rPr>
                <w:rFonts w:eastAsia="Calibri"/>
              </w:rPr>
              <w:t>ЛБО_ГАБС_3,</w:t>
            </w:r>
          </w:p>
          <w:p w14:paraId="2694AAA3" w14:textId="482B9A98" w:rsidR="00D45F66" w:rsidRPr="002076FD" w:rsidRDefault="00D45F66" w:rsidP="0011427E">
            <w:pPr>
              <w:pStyle w:val="GOSTTableListMark1"/>
            </w:pPr>
            <w:r w:rsidRPr="002076FD">
              <w:t>ЛБО</w:t>
            </w:r>
            <w:r w:rsidRPr="002076FD">
              <w:rPr>
                <w:rFonts w:eastAsia="Calibri"/>
              </w:rPr>
              <w:t>_ГАБС_СВЗ_3</w:t>
            </w:r>
          </w:p>
        </w:tc>
        <w:tc>
          <w:tcPr>
            <w:tcW w:w="254" w:type="pct"/>
          </w:tcPr>
          <w:p w14:paraId="3062F49A" w14:textId="30C8E291" w:rsidR="00D45F66" w:rsidRPr="002076FD" w:rsidRDefault="00D45F66" w:rsidP="0011427E">
            <w:pPr>
              <w:pStyle w:val="GOSTTablenorm"/>
            </w:pPr>
            <w:r w:rsidRPr="002076FD">
              <w:t>СПС</w:t>
            </w:r>
          </w:p>
        </w:tc>
        <w:tc>
          <w:tcPr>
            <w:tcW w:w="213" w:type="pct"/>
          </w:tcPr>
          <w:p w14:paraId="5F4E7310" w14:textId="25A89E08" w:rsidR="00D45F66" w:rsidRPr="002076FD" w:rsidRDefault="00D45F66" w:rsidP="0011427E">
            <w:pPr>
              <w:pStyle w:val="GOSTTablenorm"/>
            </w:pPr>
            <w:r w:rsidRPr="002076FD">
              <w:t>+ ГРБС</w:t>
            </w:r>
          </w:p>
        </w:tc>
        <w:tc>
          <w:tcPr>
            <w:tcW w:w="256" w:type="pct"/>
          </w:tcPr>
          <w:p w14:paraId="5FA112B7" w14:textId="50C36C13" w:rsidR="00D45F66" w:rsidRPr="002076FD" w:rsidRDefault="00D45F66" w:rsidP="0011427E">
            <w:pPr>
              <w:pStyle w:val="GOSTTablenorm"/>
            </w:pPr>
            <w:r w:rsidRPr="002076FD">
              <w:t>-</w:t>
            </w:r>
          </w:p>
        </w:tc>
        <w:tc>
          <w:tcPr>
            <w:tcW w:w="213" w:type="pct"/>
          </w:tcPr>
          <w:p w14:paraId="4157D185" w14:textId="74160691" w:rsidR="00D45F66" w:rsidRPr="002076FD" w:rsidRDefault="00D45F66" w:rsidP="0011427E">
            <w:pPr>
              <w:pStyle w:val="GOSTTablenorm"/>
            </w:pPr>
            <w:r w:rsidRPr="002076FD">
              <w:t>-</w:t>
            </w:r>
          </w:p>
        </w:tc>
        <w:tc>
          <w:tcPr>
            <w:tcW w:w="213" w:type="pct"/>
          </w:tcPr>
          <w:p w14:paraId="610DA964" w14:textId="0C06D793" w:rsidR="00D45F66" w:rsidRPr="002076FD" w:rsidRDefault="00D45F66" w:rsidP="0011427E">
            <w:pPr>
              <w:pStyle w:val="GOSTTablenorm"/>
            </w:pPr>
            <w:r w:rsidRPr="002076FD">
              <w:t>-</w:t>
            </w:r>
          </w:p>
        </w:tc>
        <w:tc>
          <w:tcPr>
            <w:tcW w:w="213" w:type="pct"/>
          </w:tcPr>
          <w:p w14:paraId="64284581" w14:textId="7D88CF48" w:rsidR="00D45F66" w:rsidRPr="002076FD" w:rsidRDefault="00D45F66" w:rsidP="0011427E">
            <w:pPr>
              <w:pStyle w:val="GOSTTablenorm"/>
            </w:pPr>
            <w:r w:rsidRPr="002076FD">
              <w:t>-</w:t>
            </w:r>
          </w:p>
        </w:tc>
        <w:tc>
          <w:tcPr>
            <w:tcW w:w="249" w:type="pct"/>
          </w:tcPr>
          <w:p w14:paraId="77FF6071" w14:textId="0484F5CB" w:rsidR="00D45F66" w:rsidRPr="002076FD" w:rsidRDefault="00D45F66" w:rsidP="0011427E">
            <w:pPr>
              <w:pStyle w:val="GOSTTablenorm"/>
            </w:pPr>
            <w:r w:rsidRPr="002076FD">
              <w:t>-</w:t>
            </w:r>
          </w:p>
        </w:tc>
      </w:tr>
      <w:tr w:rsidR="00D45F66" w:rsidRPr="005E26C1" w14:paraId="102E4AD3" w14:textId="77777777" w:rsidTr="00D45F66">
        <w:tc>
          <w:tcPr>
            <w:tcW w:w="125" w:type="pct"/>
          </w:tcPr>
          <w:p w14:paraId="70AC5755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1E9F4E6B" w14:textId="2B4E853C" w:rsidR="00D45F66" w:rsidRPr="002076FD" w:rsidRDefault="00D45F66" w:rsidP="0011427E">
            <w:pPr>
              <w:pStyle w:val="GOSTTablenorm"/>
            </w:pPr>
            <w:r w:rsidRPr="002076FD">
              <w:rPr>
                <w:rFonts w:eastAsia="Calibri"/>
                <w:highlight w:val="green"/>
              </w:rPr>
              <w:t>ЛБО распределенные ГРБС на третий год планового периода</w:t>
            </w:r>
          </w:p>
        </w:tc>
        <w:tc>
          <w:tcPr>
            <w:tcW w:w="279" w:type="pct"/>
          </w:tcPr>
          <w:p w14:paraId="2BFE1215" w14:textId="009A98F7" w:rsidR="00D45F66" w:rsidRPr="00F63F89" w:rsidRDefault="004E716C" w:rsidP="0011427E">
            <w:pPr>
              <w:pStyle w:val="GOSTTablenorm"/>
              <w:rPr>
                <w:szCs w:val="22"/>
              </w:rPr>
            </w:pPr>
            <w:ins w:id="1251" w:author="Краснова Наталья EXP-332161" w:date="2026-03-19T17:50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135A122F" w14:textId="6C163BB9" w:rsidR="00D45F66" w:rsidRPr="003219F6" w:rsidDel="00390BD8" w:rsidRDefault="00D45F66" w:rsidP="0011427E">
            <w:pPr>
              <w:pStyle w:val="GOSTTablenorm"/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6569A42" w14:textId="71338707" w:rsidR="00D45F66" w:rsidRPr="00390BD8" w:rsidRDefault="00D45F66" w:rsidP="0011427E">
            <w:pPr>
              <w:pStyle w:val="GOSTTablenorm"/>
              <w:rPr>
                <w:lang w:val="en-US"/>
              </w:rPr>
            </w:pPr>
            <w:r>
              <w:rPr>
                <w:lang w:val="en-US"/>
              </w:rPr>
              <w:t>FAIP/KMI: 16</w:t>
            </w:r>
          </w:p>
          <w:p w14:paraId="60902022" w14:textId="64B37BF1" w:rsidR="00D45F66" w:rsidRPr="002076FD" w:rsidRDefault="00D45F66" w:rsidP="0011427E">
            <w:pPr>
              <w:pStyle w:val="GOSTTablenorm"/>
            </w:pPr>
            <w:r w:rsidRPr="00390BD8">
              <w:rPr>
                <w:lang w:val="en-US"/>
              </w:rPr>
              <w:t>BALBO_GABS: 2</w:t>
            </w:r>
            <w:r>
              <w:rPr>
                <w:lang w:val="en-US"/>
              </w:rPr>
              <w:t>4</w:t>
            </w:r>
          </w:p>
        </w:tc>
        <w:tc>
          <w:tcPr>
            <w:tcW w:w="341" w:type="pct"/>
          </w:tcPr>
          <w:p w14:paraId="142D9A36" w14:textId="00F09182" w:rsidR="00D45F66" w:rsidRPr="002076FD" w:rsidRDefault="00D45F66" w:rsidP="0011427E">
            <w:pPr>
              <w:pStyle w:val="GOSTTablenorm"/>
            </w:pPr>
            <w:r w:rsidRPr="002076FD">
              <w:t>-</w:t>
            </w:r>
          </w:p>
        </w:tc>
        <w:tc>
          <w:tcPr>
            <w:tcW w:w="301" w:type="pct"/>
          </w:tcPr>
          <w:p w14:paraId="3481C5A3" w14:textId="718556FB" w:rsidR="00D45F66" w:rsidRPr="002076FD" w:rsidRDefault="00D45F66" w:rsidP="0011427E">
            <w:pPr>
              <w:pStyle w:val="GOSTTablenorm"/>
            </w:pPr>
            <w:r w:rsidRPr="002076FD">
              <w:t>-</w:t>
            </w:r>
          </w:p>
        </w:tc>
        <w:tc>
          <w:tcPr>
            <w:tcW w:w="1107" w:type="pct"/>
          </w:tcPr>
          <w:p w14:paraId="021E4EA4" w14:textId="37FE68E0" w:rsidR="00D45F66" w:rsidRPr="002076FD" w:rsidRDefault="00D45F66" w:rsidP="0011427E">
            <w:pPr>
              <w:pStyle w:val="GOSTTablenorm"/>
              <w:rPr>
                <w:rFonts w:eastAsia="Calibri"/>
              </w:rPr>
            </w:pPr>
            <w:r w:rsidRPr="002076FD">
              <w:rPr>
                <w:rFonts w:eastAsia="Calibri"/>
              </w:rPr>
              <w:t>Общая сумма ЛБО на третий год планового периода, распределенных ГРБС по подведомственным УБП.</w:t>
            </w:r>
          </w:p>
          <w:p w14:paraId="22EEFEEF" w14:textId="77777777" w:rsidR="00D45F66" w:rsidRPr="002076FD" w:rsidRDefault="00D45F66" w:rsidP="0011427E">
            <w:pPr>
              <w:pStyle w:val="GOSTTablenorm"/>
              <w:rPr>
                <w:rFonts w:eastAsia="Calibri"/>
              </w:rPr>
            </w:pPr>
            <w:r w:rsidRPr="002076FD">
              <w:rPr>
                <w:rFonts w:eastAsia="Calibri"/>
              </w:rPr>
              <w:t>Расчет по сумме в валюте учета (в рублях).</w:t>
            </w:r>
          </w:p>
          <w:p w14:paraId="45B6EEDD" w14:textId="77777777" w:rsidR="00D45F66" w:rsidRPr="002076FD" w:rsidRDefault="00D45F66" w:rsidP="0011427E">
            <w:pPr>
              <w:pStyle w:val="GOSTTablenorm"/>
              <w:rPr>
                <w:rFonts w:eastAsia="Calibri"/>
              </w:rPr>
            </w:pPr>
            <w:r w:rsidRPr="002076FD">
              <w:rPr>
                <w:rFonts w:eastAsia="Calibri"/>
              </w:rPr>
              <w:t>Оборот по Дт за отчетный период по показателям:</w:t>
            </w:r>
          </w:p>
          <w:p w14:paraId="4D6289AC" w14:textId="60D015F2" w:rsidR="00D45F66" w:rsidRPr="002076FD" w:rsidRDefault="00D45F66" w:rsidP="0011427E">
            <w:pPr>
              <w:pStyle w:val="GOSTTableListMark1"/>
              <w:rPr>
                <w:rFonts w:eastAsia="Calibri"/>
              </w:rPr>
            </w:pPr>
            <w:r w:rsidRPr="002076FD">
              <w:rPr>
                <w:rFonts w:eastAsia="Calibri"/>
              </w:rPr>
              <w:lastRenderedPageBreak/>
              <w:t>ЛБО_ГАБС_4,</w:t>
            </w:r>
          </w:p>
          <w:p w14:paraId="7187C4A5" w14:textId="2BC2912C" w:rsidR="00D45F66" w:rsidRPr="002076FD" w:rsidRDefault="00D45F66" w:rsidP="0011427E">
            <w:pPr>
              <w:pStyle w:val="GOSTTableListMark1"/>
            </w:pPr>
            <w:r w:rsidRPr="002076FD">
              <w:t>ЛБО</w:t>
            </w:r>
            <w:r w:rsidRPr="002076FD">
              <w:rPr>
                <w:rFonts w:eastAsia="Calibri"/>
              </w:rPr>
              <w:t>_ГАБС_СВЗ_4</w:t>
            </w:r>
          </w:p>
        </w:tc>
        <w:tc>
          <w:tcPr>
            <w:tcW w:w="254" w:type="pct"/>
          </w:tcPr>
          <w:p w14:paraId="008FE442" w14:textId="23ABDCDA" w:rsidR="00D45F66" w:rsidRPr="002076FD" w:rsidRDefault="00D45F66" w:rsidP="0011427E">
            <w:pPr>
              <w:pStyle w:val="GOSTTablenorm"/>
            </w:pPr>
            <w:r w:rsidRPr="002076FD">
              <w:lastRenderedPageBreak/>
              <w:t>СПС</w:t>
            </w:r>
          </w:p>
        </w:tc>
        <w:tc>
          <w:tcPr>
            <w:tcW w:w="213" w:type="pct"/>
          </w:tcPr>
          <w:p w14:paraId="2B346443" w14:textId="13444FC5" w:rsidR="00D45F66" w:rsidRPr="002076FD" w:rsidRDefault="00D45F66" w:rsidP="0011427E">
            <w:pPr>
              <w:pStyle w:val="GOSTTablenorm"/>
            </w:pPr>
            <w:r w:rsidRPr="002076FD">
              <w:t>+ ГРБС</w:t>
            </w:r>
          </w:p>
        </w:tc>
        <w:tc>
          <w:tcPr>
            <w:tcW w:w="256" w:type="pct"/>
          </w:tcPr>
          <w:p w14:paraId="13F71F3B" w14:textId="3EB4F15D" w:rsidR="00D45F66" w:rsidRPr="002076FD" w:rsidRDefault="00D45F66" w:rsidP="0011427E">
            <w:pPr>
              <w:pStyle w:val="GOSTTablenorm"/>
            </w:pPr>
            <w:r w:rsidRPr="002076FD">
              <w:t>-</w:t>
            </w:r>
          </w:p>
        </w:tc>
        <w:tc>
          <w:tcPr>
            <w:tcW w:w="213" w:type="pct"/>
          </w:tcPr>
          <w:p w14:paraId="0A75E4F4" w14:textId="3E9C4A7C" w:rsidR="00D45F66" w:rsidRPr="002076FD" w:rsidRDefault="00D45F66" w:rsidP="0011427E">
            <w:pPr>
              <w:pStyle w:val="GOSTTablenorm"/>
            </w:pPr>
            <w:r w:rsidRPr="002076FD">
              <w:t>-</w:t>
            </w:r>
          </w:p>
        </w:tc>
        <w:tc>
          <w:tcPr>
            <w:tcW w:w="213" w:type="pct"/>
          </w:tcPr>
          <w:p w14:paraId="67DD1D8C" w14:textId="0CE25EC0" w:rsidR="00D45F66" w:rsidRPr="002076FD" w:rsidRDefault="00D45F66" w:rsidP="0011427E">
            <w:pPr>
              <w:pStyle w:val="GOSTTablenorm"/>
            </w:pPr>
            <w:r w:rsidRPr="002076FD">
              <w:t>-</w:t>
            </w:r>
          </w:p>
        </w:tc>
        <w:tc>
          <w:tcPr>
            <w:tcW w:w="213" w:type="pct"/>
          </w:tcPr>
          <w:p w14:paraId="28C36F32" w14:textId="6359AE36" w:rsidR="00D45F66" w:rsidRPr="002076FD" w:rsidRDefault="00D45F66" w:rsidP="0011427E">
            <w:pPr>
              <w:pStyle w:val="GOSTTablenorm"/>
            </w:pPr>
            <w:r w:rsidRPr="002076FD">
              <w:t>-</w:t>
            </w:r>
          </w:p>
        </w:tc>
        <w:tc>
          <w:tcPr>
            <w:tcW w:w="249" w:type="pct"/>
          </w:tcPr>
          <w:p w14:paraId="6C8D9F89" w14:textId="027D2BE2" w:rsidR="00D45F66" w:rsidRPr="002076FD" w:rsidRDefault="00D45F66" w:rsidP="0011427E">
            <w:pPr>
              <w:pStyle w:val="GOSTTablenorm"/>
            </w:pPr>
            <w:r w:rsidRPr="002076FD">
              <w:t>-</w:t>
            </w:r>
          </w:p>
        </w:tc>
      </w:tr>
      <w:tr w:rsidR="00D45F66" w:rsidRPr="005E26C1" w14:paraId="28FE7477" w14:textId="77777777" w:rsidTr="00D45F66">
        <w:tc>
          <w:tcPr>
            <w:tcW w:w="125" w:type="pct"/>
          </w:tcPr>
          <w:p w14:paraId="24038317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35C8D0FD" w14:textId="77777777" w:rsidR="00D45F66" w:rsidRPr="00D819D5" w:rsidRDefault="00D45F66" w:rsidP="0011427E">
            <w:pPr>
              <w:pStyle w:val="GOSTTablenorm"/>
              <w:rPr>
                <w:szCs w:val="22"/>
                <w:highlight w:val="green"/>
              </w:rPr>
            </w:pPr>
            <w:r w:rsidRPr="00D819D5">
              <w:rPr>
                <w:szCs w:val="22"/>
                <w:highlight w:val="green"/>
              </w:rPr>
              <w:t xml:space="preserve">ЛБО распределенные ГРБС </w:t>
            </w:r>
            <w:r w:rsidRPr="00D819D5">
              <w:rPr>
                <w:highlight w:val="green"/>
              </w:rPr>
              <w:t>в иностранной валюте</w:t>
            </w:r>
            <w:r w:rsidRPr="00D819D5">
              <w:rPr>
                <w:szCs w:val="22"/>
                <w:highlight w:val="green"/>
              </w:rPr>
              <w:t xml:space="preserve"> на текущий финансовый год</w:t>
            </w:r>
          </w:p>
        </w:tc>
        <w:tc>
          <w:tcPr>
            <w:tcW w:w="279" w:type="pct"/>
          </w:tcPr>
          <w:p w14:paraId="599A68C4" w14:textId="385D4CD5" w:rsidR="00D45F66" w:rsidRPr="00F63F89" w:rsidRDefault="004E716C" w:rsidP="0011427E">
            <w:pPr>
              <w:pStyle w:val="GOSTTablenorm"/>
              <w:rPr>
                <w:szCs w:val="22"/>
              </w:rPr>
            </w:pPr>
            <w:ins w:id="1252" w:author="Краснова Наталья EXP-332161" w:date="2026-03-19T17:50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000DE92E" w14:textId="4D087C6E" w:rsidR="00D45F66" w:rsidRPr="00F83431" w:rsidRDefault="00D45F66" w:rsidP="0011427E">
            <w:pPr>
              <w:pStyle w:val="GOSTTablenorm"/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4064642" w14:textId="2705474D" w:rsidR="00D45F66" w:rsidRPr="00F83431" w:rsidRDefault="00D45F66" w:rsidP="0011427E">
            <w:pPr>
              <w:pStyle w:val="GOSTTablenorm"/>
            </w:pPr>
            <w:r>
              <w:rPr>
                <w:lang w:val="en-US"/>
              </w:rPr>
              <w:t>BALBO_GABS</w:t>
            </w:r>
            <w:r>
              <w:t>:</w:t>
            </w:r>
            <w:r>
              <w:rPr>
                <w:lang w:val="en-US"/>
              </w:rPr>
              <w:t xml:space="preserve"> 6</w:t>
            </w:r>
            <w:r>
              <w:t>1</w:t>
            </w:r>
          </w:p>
        </w:tc>
        <w:tc>
          <w:tcPr>
            <w:tcW w:w="341" w:type="pct"/>
          </w:tcPr>
          <w:p w14:paraId="2FC255B4" w14:textId="77777777" w:rsidR="00D45F66" w:rsidRDefault="00D45F66" w:rsidP="0011427E">
            <w:pPr>
              <w:pStyle w:val="GOSTTablenorm"/>
            </w:pPr>
            <w:r w:rsidRPr="00D709A6">
              <w:t>-</w:t>
            </w:r>
          </w:p>
        </w:tc>
        <w:tc>
          <w:tcPr>
            <w:tcW w:w="301" w:type="pct"/>
          </w:tcPr>
          <w:p w14:paraId="4D5E9A74" w14:textId="77777777" w:rsidR="00D45F66" w:rsidRPr="00A46A1E" w:rsidRDefault="00D45F66" w:rsidP="0011427E">
            <w:pPr>
              <w:pStyle w:val="GOSTTablenorm"/>
            </w:pPr>
            <w:r w:rsidRPr="00D709A6">
              <w:t>-</w:t>
            </w:r>
          </w:p>
        </w:tc>
        <w:tc>
          <w:tcPr>
            <w:tcW w:w="1107" w:type="pct"/>
          </w:tcPr>
          <w:p w14:paraId="41583998" w14:textId="772BA9DD" w:rsidR="00D45F66" w:rsidRDefault="00D45F66" w:rsidP="0011427E">
            <w:pPr>
              <w:pStyle w:val="GOSTTablenorm"/>
              <w:rPr>
                <w:szCs w:val="22"/>
              </w:rPr>
            </w:pPr>
            <w:r w:rsidRPr="004A1C8C">
              <w:rPr>
                <w:rFonts w:eastAsia="Calibri"/>
                <w:szCs w:val="22"/>
              </w:rPr>
              <w:t>Сумма ЛБО</w:t>
            </w:r>
            <w:r>
              <w:rPr>
                <w:rFonts w:eastAsia="Calibri"/>
                <w:szCs w:val="22"/>
              </w:rPr>
              <w:t xml:space="preserve"> на финансирование в иностранной валюте (в рублевом эквиваленте)</w:t>
            </w:r>
            <w:r w:rsidRPr="004A1C8C">
              <w:rPr>
                <w:rFonts w:eastAsia="Calibri"/>
                <w:szCs w:val="22"/>
              </w:rPr>
              <w:t xml:space="preserve">, распределенных </w:t>
            </w:r>
            <w:r>
              <w:rPr>
                <w:rFonts w:eastAsia="Calibri"/>
                <w:szCs w:val="22"/>
              </w:rPr>
              <w:t>Г</w:t>
            </w:r>
            <w:r w:rsidRPr="004A1C8C">
              <w:rPr>
                <w:rFonts w:eastAsia="Calibri"/>
                <w:szCs w:val="22"/>
              </w:rPr>
              <w:t>РБС по подведомственным УБП</w:t>
            </w:r>
            <w:r>
              <w:rPr>
                <w:rFonts w:eastAsia="Calibri"/>
                <w:szCs w:val="22"/>
              </w:rPr>
              <w:t xml:space="preserve"> </w:t>
            </w:r>
            <w:r w:rsidRPr="00BF751F">
              <w:rPr>
                <w:szCs w:val="22"/>
              </w:rPr>
              <w:t>на текущий финансовый год</w:t>
            </w:r>
            <w:r>
              <w:rPr>
                <w:szCs w:val="22"/>
              </w:rPr>
              <w:t>.</w:t>
            </w:r>
          </w:p>
          <w:p w14:paraId="70A653CF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37EA1300" w14:textId="77777777" w:rsidR="00D45F66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>
              <w:rPr>
                <w:szCs w:val="22"/>
              </w:rPr>
              <w:t>Баланс (Остаток по К</w:t>
            </w:r>
            <w:r w:rsidRPr="005E26C1">
              <w:rPr>
                <w:szCs w:val="22"/>
              </w:rPr>
              <w:t xml:space="preserve">т </w:t>
            </w:r>
            <w:r>
              <w:rPr>
                <w:szCs w:val="22"/>
              </w:rPr>
              <w:t xml:space="preserve">= Оборот по Кт минус Оборот по Дт) </w:t>
            </w:r>
            <w:r w:rsidRPr="005E26C1">
              <w:rPr>
                <w:szCs w:val="22"/>
              </w:rPr>
              <w:t xml:space="preserve">за </w:t>
            </w:r>
            <w:r>
              <w:rPr>
                <w:szCs w:val="22"/>
              </w:rPr>
              <w:t xml:space="preserve">отчетный период по показателю </w:t>
            </w:r>
            <w:r w:rsidRPr="004A1C8C">
              <w:rPr>
                <w:rFonts w:eastAsia="Calibri"/>
                <w:szCs w:val="22"/>
              </w:rPr>
              <w:t>ЛБО_РБС_ВАЛ_</w:t>
            </w:r>
            <w:r>
              <w:rPr>
                <w:rFonts w:eastAsia="Calibri"/>
                <w:szCs w:val="22"/>
              </w:rPr>
              <w:t>1</w:t>
            </w:r>
          </w:p>
          <w:p w14:paraId="29E7C8EF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плюс</w:t>
            </w:r>
          </w:p>
          <w:p w14:paraId="3C143BD0" w14:textId="77777777" w:rsidR="00D45F66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>
              <w:rPr>
                <w:szCs w:val="22"/>
              </w:rPr>
              <w:t>Оборот по К</w:t>
            </w:r>
            <w:r w:rsidRPr="005E26C1">
              <w:rPr>
                <w:szCs w:val="22"/>
              </w:rPr>
              <w:t xml:space="preserve">т за </w:t>
            </w:r>
            <w:r>
              <w:rPr>
                <w:szCs w:val="22"/>
              </w:rPr>
              <w:t xml:space="preserve">отчетный период по показателю </w:t>
            </w:r>
            <w:r>
              <w:rPr>
                <w:rFonts w:eastAsia="Calibri"/>
                <w:szCs w:val="22"/>
              </w:rPr>
              <w:t>ЛБО_П</w:t>
            </w:r>
            <w:r w:rsidRPr="004A1C8C">
              <w:rPr>
                <w:rFonts w:eastAsia="Calibri"/>
                <w:szCs w:val="22"/>
              </w:rPr>
              <w:t>БС_ВАЛ_</w:t>
            </w:r>
            <w:r>
              <w:rPr>
                <w:rFonts w:eastAsia="Calibri"/>
                <w:szCs w:val="22"/>
              </w:rPr>
              <w:t>1</w:t>
            </w:r>
          </w:p>
        </w:tc>
        <w:tc>
          <w:tcPr>
            <w:tcW w:w="254" w:type="pct"/>
          </w:tcPr>
          <w:p w14:paraId="6F475CDF" w14:textId="71039223" w:rsidR="00D45F66" w:rsidRPr="0034481E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1FC2CDB3" w14:textId="77777777" w:rsidR="00D45F66" w:rsidRPr="004A1C8C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0F5A1B14" w14:textId="77777777" w:rsidR="00D45F66" w:rsidRPr="00193E24" w:rsidRDefault="00D45F66" w:rsidP="0011427E">
            <w:pPr>
              <w:pStyle w:val="GOSTTablenorm"/>
            </w:pPr>
            <w:r w:rsidRPr="006070B0">
              <w:t>-</w:t>
            </w:r>
          </w:p>
        </w:tc>
        <w:tc>
          <w:tcPr>
            <w:tcW w:w="213" w:type="pct"/>
          </w:tcPr>
          <w:p w14:paraId="0ECD99F2" w14:textId="77777777" w:rsidR="00D45F66" w:rsidRPr="00193E24" w:rsidRDefault="00D45F66" w:rsidP="0011427E">
            <w:pPr>
              <w:pStyle w:val="GOSTTablenorm"/>
            </w:pPr>
            <w:r w:rsidRPr="006070B0">
              <w:t>-</w:t>
            </w:r>
          </w:p>
        </w:tc>
        <w:tc>
          <w:tcPr>
            <w:tcW w:w="213" w:type="pct"/>
          </w:tcPr>
          <w:p w14:paraId="00979DED" w14:textId="77777777" w:rsidR="00D45F66" w:rsidRPr="00193E24" w:rsidRDefault="00D45F66" w:rsidP="0011427E">
            <w:pPr>
              <w:pStyle w:val="GOSTTablenorm"/>
            </w:pPr>
            <w:r w:rsidRPr="006070B0">
              <w:t>-</w:t>
            </w:r>
          </w:p>
        </w:tc>
        <w:tc>
          <w:tcPr>
            <w:tcW w:w="213" w:type="pct"/>
          </w:tcPr>
          <w:p w14:paraId="53924BBD" w14:textId="77777777" w:rsidR="00D45F66" w:rsidRPr="00193E24" w:rsidRDefault="00D45F66" w:rsidP="0011427E">
            <w:pPr>
              <w:pStyle w:val="GOSTTablenorm"/>
            </w:pPr>
            <w:r w:rsidRPr="006070B0">
              <w:t>-</w:t>
            </w:r>
          </w:p>
        </w:tc>
        <w:tc>
          <w:tcPr>
            <w:tcW w:w="249" w:type="pct"/>
          </w:tcPr>
          <w:p w14:paraId="2E7065CF" w14:textId="77777777" w:rsidR="00D45F66" w:rsidRPr="00193E24" w:rsidRDefault="00D45F66" w:rsidP="0011427E">
            <w:pPr>
              <w:pStyle w:val="GOSTTablenorm"/>
            </w:pPr>
            <w:r w:rsidRPr="006070B0">
              <w:t>-</w:t>
            </w:r>
          </w:p>
        </w:tc>
      </w:tr>
      <w:tr w:rsidR="00D45F66" w:rsidRPr="005E26C1" w14:paraId="1920592E" w14:textId="77777777" w:rsidTr="00D45F66">
        <w:tc>
          <w:tcPr>
            <w:tcW w:w="125" w:type="pct"/>
          </w:tcPr>
          <w:p w14:paraId="44C6D0E6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1A48CEF7" w14:textId="77777777" w:rsidR="00D45F66" w:rsidRPr="00D819D5" w:rsidRDefault="00D45F66" w:rsidP="0011427E">
            <w:pPr>
              <w:pStyle w:val="GOSTTablenorm"/>
              <w:rPr>
                <w:szCs w:val="22"/>
                <w:highlight w:val="green"/>
              </w:rPr>
            </w:pPr>
            <w:r w:rsidRPr="00D819D5">
              <w:rPr>
                <w:szCs w:val="22"/>
                <w:highlight w:val="green"/>
              </w:rPr>
              <w:t xml:space="preserve">ЛБО распределенные ГРБС </w:t>
            </w:r>
            <w:r w:rsidRPr="00D819D5">
              <w:rPr>
                <w:highlight w:val="green"/>
              </w:rPr>
              <w:t>в иностранной валюте</w:t>
            </w:r>
            <w:r w:rsidRPr="00D819D5">
              <w:rPr>
                <w:szCs w:val="22"/>
                <w:highlight w:val="green"/>
              </w:rPr>
              <w:t xml:space="preserve"> </w:t>
            </w:r>
            <w:r w:rsidRPr="00D819D5">
              <w:rPr>
                <w:szCs w:val="22"/>
                <w:highlight w:val="green"/>
              </w:rPr>
              <w:lastRenderedPageBreak/>
              <w:t>на первый год планового периода</w:t>
            </w:r>
          </w:p>
        </w:tc>
        <w:tc>
          <w:tcPr>
            <w:tcW w:w="279" w:type="pct"/>
          </w:tcPr>
          <w:p w14:paraId="32C727AA" w14:textId="7A82A490" w:rsidR="00D45F66" w:rsidRPr="00F63F89" w:rsidRDefault="004E716C" w:rsidP="0011427E">
            <w:pPr>
              <w:pStyle w:val="GOSTTablenorm"/>
              <w:rPr>
                <w:szCs w:val="22"/>
              </w:rPr>
            </w:pPr>
            <w:ins w:id="1253" w:author="Краснова Наталья EXP-332161" w:date="2026-03-19T17:50:00Z">
              <w:r>
                <w:rPr>
                  <w:szCs w:val="22"/>
                </w:rPr>
                <w:lastRenderedPageBreak/>
                <w:t>БПС</w:t>
              </w:r>
            </w:ins>
          </w:p>
        </w:tc>
        <w:tc>
          <w:tcPr>
            <w:tcW w:w="279" w:type="pct"/>
          </w:tcPr>
          <w:p w14:paraId="0242C5A3" w14:textId="13B21B1F" w:rsidR="00D45F66" w:rsidRPr="003219F6" w:rsidRDefault="00D45F66" w:rsidP="0011427E">
            <w:pPr>
              <w:pStyle w:val="GOSTTablenorm"/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638912D" w14:textId="1E9E1A29" w:rsidR="00D45F66" w:rsidRDefault="00D45F66" w:rsidP="0011427E">
            <w:pPr>
              <w:pStyle w:val="GOSTTablenorm"/>
            </w:pPr>
            <w:r w:rsidRPr="00F51C9F">
              <w:rPr>
                <w:lang w:val="en-US"/>
              </w:rPr>
              <w:t>BALBO_GABS</w:t>
            </w:r>
            <w:r w:rsidRPr="00F51C9F">
              <w:t>:</w:t>
            </w:r>
            <w:r>
              <w:rPr>
                <w:lang w:val="en-US"/>
              </w:rPr>
              <w:t xml:space="preserve"> 62</w:t>
            </w:r>
          </w:p>
        </w:tc>
        <w:tc>
          <w:tcPr>
            <w:tcW w:w="341" w:type="pct"/>
          </w:tcPr>
          <w:p w14:paraId="73265512" w14:textId="77777777" w:rsidR="00D45F66" w:rsidRDefault="00D45F66" w:rsidP="0011427E">
            <w:pPr>
              <w:pStyle w:val="GOSTTablenorm"/>
            </w:pPr>
            <w:r w:rsidRPr="00D709A6">
              <w:t>-</w:t>
            </w:r>
          </w:p>
        </w:tc>
        <w:tc>
          <w:tcPr>
            <w:tcW w:w="301" w:type="pct"/>
          </w:tcPr>
          <w:p w14:paraId="209A78C5" w14:textId="77777777" w:rsidR="00D45F66" w:rsidRPr="00A46A1E" w:rsidRDefault="00D45F66" w:rsidP="0011427E">
            <w:pPr>
              <w:pStyle w:val="GOSTTablenorm"/>
            </w:pPr>
            <w:r w:rsidRPr="00D709A6">
              <w:t>-</w:t>
            </w:r>
          </w:p>
        </w:tc>
        <w:tc>
          <w:tcPr>
            <w:tcW w:w="1107" w:type="pct"/>
          </w:tcPr>
          <w:p w14:paraId="6117E053" w14:textId="4AAEA6F0" w:rsidR="00D45F66" w:rsidRDefault="00D45F66" w:rsidP="0011427E">
            <w:pPr>
              <w:pStyle w:val="GOSTTablenorm"/>
              <w:rPr>
                <w:szCs w:val="22"/>
              </w:rPr>
            </w:pPr>
            <w:r w:rsidRPr="004A1C8C">
              <w:rPr>
                <w:rFonts w:eastAsia="Calibri"/>
                <w:szCs w:val="22"/>
              </w:rPr>
              <w:t>Сумма ЛБО</w:t>
            </w:r>
            <w:r>
              <w:rPr>
                <w:rFonts w:eastAsia="Calibri"/>
                <w:szCs w:val="22"/>
              </w:rPr>
              <w:t xml:space="preserve"> на финансирование в иностранной валюте (в рублевом эквиваленте)</w:t>
            </w:r>
            <w:r w:rsidRPr="004A1C8C">
              <w:rPr>
                <w:rFonts w:eastAsia="Calibri"/>
                <w:szCs w:val="22"/>
              </w:rPr>
              <w:t xml:space="preserve">, распределенных </w:t>
            </w:r>
            <w:r>
              <w:rPr>
                <w:rFonts w:eastAsia="Calibri"/>
                <w:szCs w:val="22"/>
              </w:rPr>
              <w:t>Г</w:t>
            </w:r>
            <w:r w:rsidRPr="004A1C8C">
              <w:rPr>
                <w:rFonts w:eastAsia="Calibri"/>
                <w:szCs w:val="22"/>
              </w:rPr>
              <w:t xml:space="preserve">РБС по </w:t>
            </w:r>
            <w:r w:rsidRPr="004A1C8C">
              <w:rPr>
                <w:rFonts w:eastAsia="Calibri"/>
                <w:szCs w:val="22"/>
              </w:rPr>
              <w:lastRenderedPageBreak/>
              <w:t>подведомственным УБП</w:t>
            </w:r>
            <w:r>
              <w:rPr>
                <w:rFonts w:eastAsia="Calibri"/>
                <w:szCs w:val="22"/>
              </w:rPr>
              <w:t xml:space="preserve"> на </w:t>
            </w:r>
            <w:r w:rsidRPr="00BF751F">
              <w:rPr>
                <w:szCs w:val="22"/>
              </w:rPr>
              <w:t>первый год планового периода</w:t>
            </w:r>
            <w:r>
              <w:rPr>
                <w:szCs w:val="22"/>
              </w:rPr>
              <w:t>.</w:t>
            </w:r>
          </w:p>
          <w:p w14:paraId="6C05CA48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352E2F35" w14:textId="77777777" w:rsidR="00D45F66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>
              <w:rPr>
                <w:szCs w:val="22"/>
              </w:rPr>
              <w:t>Баланс (Остаток по К</w:t>
            </w:r>
            <w:r w:rsidRPr="005E26C1">
              <w:rPr>
                <w:szCs w:val="22"/>
              </w:rPr>
              <w:t xml:space="preserve">т </w:t>
            </w:r>
            <w:r>
              <w:rPr>
                <w:szCs w:val="22"/>
              </w:rPr>
              <w:t xml:space="preserve">= Оборот по Кт минус Оборот по Дт) </w:t>
            </w:r>
            <w:r w:rsidRPr="005E26C1">
              <w:rPr>
                <w:szCs w:val="22"/>
              </w:rPr>
              <w:t xml:space="preserve">за </w:t>
            </w:r>
            <w:r>
              <w:rPr>
                <w:szCs w:val="22"/>
              </w:rPr>
              <w:t xml:space="preserve">отчетный период по показателю </w:t>
            </w:r>
            <w:r w:rsidRPr="004A1C8C">
              <w:rPr>
                <w:rFonts w:eastAsia="Calibri"/>
                <w:szCs w:val="22"/>
              </w:rPr>
              <w:t>ЛБО_РБС_ВАЛ_</w:t>
            </w:r>
            <w:r>
              <w:rPr>
                <w:rFonts w:eastAsia="Calibri"/>
                <w:szCs w:val="22"/>
              </w:rPr>
              <w:t>2</w:t>
            </w:r>
          </w:p>
          <w:p w14:paraId="47D5D241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плюс</w:t>
            </w:r>
          </w:p>
          <w:p w14:paraId="70EFE4D2" w14:textId="77777777" w:rsidR="00D45F66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>
              <w:rPr>
                <w:szCs w:val="22"/>
              </w:rPr>
              <w:t>Оборот по К</w:t>
            </w:r>
            <w:r w:rsidRPr="005E26C1">
              <w:rPr>
                <w:szCs w:val="22"/>
              </w:rPr>
              <w:t xml:space="preserve">т за </w:t>
            </w:r>
            <w:r>
              <w:rPr>
                <w:szCs w:val="22"/>
              </w:rPr>
              <w:t xml:space="preserve">отчетный период по показателю </w:t>
            </w:r>
            <w:r>
              <w:rPr>
                <w:rFonts w:eastAsia="Calibri"/>
                <w:szCs w:val="22"/>
              </w:rPr>
              <w:t>ЛБО_П</w:t>
            </w:r>
            <w:r w:rsidRPr="004A1C8C">
              <w:rPr>
                <w:rFonts w:eastAsia="Calibri"/>
                <w:szCs w:val="22"/>
              </w:rPr>
              <w:t>БС_ВАЛ_</w:t>
            </w:r>
            <w:r>
              <w:rPr>
                <w:rFonts w:eastAsia="Calibri"/>
                <w:szCs w:val="22"/>
              </w:rPr>
              <w:t>2</w:t>
            </w:r>
          </w:p>
        </w:tc>
        <w:tc>
          <w:tcPr>
            <w:tcW w:w="254" w:type="pct"/>
          </w:tcPr>
          <w:p w14:paraId="3E2A4AFE" w14:textId="07817AAE" w:rsidR="00D45F66" w:rsidRPr="0034481E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778BD21B" w14:textId="77777777" w:rsidR="00D45F66" w:rsidRPr="004A1C8C" w:rsidRDefault="00D45F66" w:rsidP="0011427E">
            <w:pPr>
              <w:pStyle w:val="GOSTTablenorm"/>
              <w:rPr>
                <w:szCs w:val="22"/>
              </w:rPr>
            </w:pPr>
            <w:r w:rsidRPr="00BB284A"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4A083BDC" w14:textId="77777777" w:rsidR="00D45F66" w:rsidRPr="00193E24" w:rsidRDefault="00D45F66" w:rsidP="0011427E">
            <w:pPr>
              <w:pStyle w:val="GOSTTablenorm"/>
            </w:pPr>
            <w:r w:rsidRPr="006070B0">
              <w:t>-</w:t>
            </w:r>
          </w:p>
        </w:tc>
        <w:tc>
          <w:tcPr>
            <w:tcW w:w="213" w:type="pct"/>
          </w:tcPr>
          <w:p w14:paraId="38ED500C" w14:textId="77777777" w:rsidR="00D45F66" w:rsidRPr="00193E24" w:rsidRDefault="00D45F66" w:rsidP="0011427E">
            <w:pPr>
              <w:pStyle w:val="GOSTTablenorm"/>
            </w:pPr>
            <w:r w:rsidRPr="006070B0">
              <w:t>-</w:t>
            </w:r>
          </w:p>
        </w:tc>
        <w:tc>
          <w:tcPr>
            <w:tcW w:w="213" w:type="pct"/>
          </w:tcPr>
          <w:p w14:paraId="0324B022" w14:textId="77777777" w:rsidR="00D45F66" w:rsidRPr="00193E24" w:rsidRDefault="00D45F66" w:rsidP="0011427E">
            <w:pPr>
              <w:pStyle w:val="GOSTTablenorm"/>
            </w:pPr>
            <w:r w:rsidRPr="006070B0">
              <w:t>-</w:t>
            </w:r>
          </w:p>
        </w:tc>
        <w:tc>
          <w:tcPr>
            <w:tcW w:w="213" w:type="pct"/>
          </w:tcPr>
          <w:p w14:paraId="3185BEAD" w14:textId="77777777" w:rsidR="00D45F66" w:rsidRPr="00193E24" w:rsidRDefault="00D45F66" w:rsidP="0011427E">
            <w:pPr>
              <w:pStyle w:val="GOSTTablenorm"/>
            </w:pPr>
            <w:r w:rsidRPr="006070B0">
              <w:t>-</w:t>
            </w:r>
          </w:p>
        </w:tc>
        <w:tc>
          <w:tcPr>
            <w:tcW w:w="249" w:type="pct"/>
          </w:tcPr>
          <w:p w14:paraId="72F0C0C6" w14:textId="77777777" w:rsidR="00D45F66" w:rsidRPr="00193E24" w:rsidRDefault="00D45F66" w:rsidP="0011427E">
            <w:pPr>
              <w:pStyle w:val="GOSTTablenorm"/>
            </w:pPr>
            <w:r w:rsidRPr="006070B0">
              <w:t>-</w:t>
            </w:r>
          </w:p>
        </w:tc>
      </w:tr>
      <w:tr w:rsidR="00D45F66" w:rsidRPr="005E26C1" w14:paraId="687DD6A1" w14:textId="77777777" w:rsidTr="00D45F66">
        <w:tc>
          <w:tcPr>
            <w:tcW w:w="125" w:type="pct"/>
          </w:tcPr>
          <w:p w14:paraId="0909E6E5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5BEBA6F9" w14:textId="77777777" w:rsidR="00D45F66" w:rsidRPr="00D819D5" w:rsidRDefault="00D45F66" w:rsidP="0011427E">
            <w:pPr>
              <w:pStyle w:val="GOSTTablenorm"/>
              <w:rPr>
                <w:szCs w:val="22"/>
                <w:highlight w:val="green"/>
              </w:rPr>
            </w:pPr>
            <w:r w:rsidRPr="00D819D5">
              <w:rPr>
                <w:szCs w:val="22"/>
                <w:highlight w:val="green"/>
              </w:rPr>
              <w:t xml:space="preserve">ЛБО распределенные ГРБС </w:t>
            </w:r>
            <w:r w:rsidRPr="00D819D5">
              <w:rPr>
                <w:highlight w:val="green"/>
              </w:rPr>
              <w:t>в иностранной валюте</w:t>
            </w:r>
            <w:r w:rsidRPr="00D819D5">
              <w:rPr>
                <w:szCs w:val="22"/>
                <w:highlight w:val="green"/>
              </w:rPr>
              <w:t xml:space="preserve"> на второй год планового периода</w:t>
            </w:r>
          </w:p>
        </w:tc>
        <w:tc>
          <w:tcPr>
            <w:tcW w:w="279" w:type="pct"/>
          </w:tcPr>
          <w:p w14:paraId="2545DF61" w14:textId="11E983EC" w:rsidR="00D45F66" w:rsidRPr="00F63F89" w:rsidRDefault="004E716C" w:rsidP="0011427E">
            <w:pPr>
              <w:pStyle w:val="GOSTTablenorm"/>
              <w:rPr>
                <w:szCs w:val="22"/>
              </w:rPr>
            </w:pPr>
            <w:ins w:id="1254" w:author="Краснова Наталья EXP-332161" w:date="2026-03-19T17:50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06A7DBE6" w14:textId="1D496F77" w:rsidR="00D45F66" w:rsidRPr="003219F6" w:rsidRDefault="00D45F66" w:rsidP="0011427E">
            <w:pPr>
              <w:pStyle w:val="GOSTTablenorm"/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A7178BE" w14:textId="5A16ADCA" w:rsidR="00D45F66" w:rsidRDefault="00D45F66" w:rsidP="0011427E">
            <w:pPr>
              <w:pStyle w:val="GOSTTablenorm"/>
            </w:pPr>
            <w:r w:rsidRPr="00F51C9F">
              <w:rPr>
                <w:lang w:val="en-US"/>
              </w:rPr>
              <w:t>BALBO_GABS</w:t>
            </w:r>
            <w:r w:rsidRPr="00F51C9F">
              <w:t>:</w:t>
            </w:r>
            <w:r>
              <w:rPr>
                <w:lang w:val="en-US"/>
              </w:rPr>
              <w:t xml:space="preserve"> 63</w:t>
            </w:r>
          </w:p>
        </w:tc>
        <w:tc>
          <w:tcPr>
            <w:tcW w:w="341" w:type="pct"/>
          </w:tcPr>
          <w:p w14:paraId="6E320C81" w14:textId="77777777" w:rsidR="00D45F66" w:rsidRDefault="00D45F66" w:rsidP="0011427E">
            <w:pPr>
              <w:pStyle w:val="GOSTTablenorm"/>
            </w:pPr>
            <w:r w:rsidRPr="00D709A6">
              <w:t>-</w:t>
            </w:r>
          </w:p>
        </w:tc>
        <w:tc>
          <w:tcPr>
            <w:tcW w:w="301" w:type="pct"/>
          </w:tcPr>
          <w:p w14:paraId="111697E5" w14:textId="77777777" w:rsidR="00D45F66" w:rsidRPr="00A46A1E" w:rsidRDefault="00D45F66" w:rsidP="0011427E">
            <w:pPr>
              <w:pStyle w:val="GOSTTablenorm"/>
            </w:pPr>
            <w:r w:rsidRPr="00D709A6">
              <w:t>-</w:t>
            </w:r>
          </w:p>
        </w:tc>
        <w:tc>
          <w:tcPr>
            <w:tcW w:w="1107" w:type="pct"/>
          </w:tcPr>
          <w:p w14:paraId="2ACDD661" w14:textId="47CB646B" w:rsidR="00D45F66" w:rsidRDefault="00D45F66" w:rsidP="0011427E">
            <w:pPr>
              <w:pStyle w:val="GOSTTablenorm"/>
              <w:rPr>
                <w:szCs w:val="22"/>
              </w:rPr>
            </w:pPr>
            <w:r w:rsidRPr="004A1C8C">
              <w:rPr>
                <w:rFonts w:eastAsia="Calibri"/>
                <w:szCs w:val="22"/>
              </w:rPr>
              <w:t>Сумма ЛБО</w:t>
            </w:r>
            <w:r>
              <w:rPr>
                <w:rFonts w:eastAsia="Calibri"/>
                <w:szCs w:val="22"/>
              </w:rPr>
              <w:t xml:space="preserve"> на финансирование в иностранной валюте (в рублевом эквиваленте)</w:t>
            </w:r>
            <w:r w:rsidRPr="004A1C8C">
              <w:rPr>
                <w:rFonts w:eastAsia="Calibri"/>
                <w:szCs w:val="22"/>
              </w:rPr>
              <w:t xml:space="preserve">, распределенных </w:t>
            </w:r>
            <w:r>
              <w:rPr>
                <w:rFonts w:eastAsia="Calibri"/>
                <w:szCs w:val="22"/>
              </w:rPr>
              <w:t>Г</w:t>
            </w:r>
            <w:r w:rsidRPr="004A1C8C">
              <w:rPr>
                <w:rFonts w:eastAsia="Calibri"/>
                <w:szCs w:val="22"/>
              </w:rPr>
              <w:t>РБС по подведомственным УБП</w:t>
            </w:r>
            <w:r>
              <w:rPr>
                <w:rFonts w:eastAsia="Calibri"/>
                <w:szCs w:val="22"/>
              </w:rPr>
              <w:t xml:space="preserve"> </w:t>
            </w:r>
            <w:r w:rsidRPr="00BF751F">
              <w:rPr>
                <w:szCs w:val="22"/>
              </w:rPr>
              <w:t xml:space="preserve">на </w:t>
            </w:r>
            <w:r>
              <w:rPr>
                <w:szCs w:val="22"/>
              </w:rPr>
              <w:t>второй</w:t>
            </w:r>
            <w:r w:rsidRPr="00BF751F">
              <w:rPr>
                <w:szCs w:val="22"/>
              </w:rPr>
              <w:t xml:space="preserve"> год планового периода</w:t>
            </w:r>
            <w:r>
              <w:rPr>
                <w:szCs w:val="22"/>
              </w:rPr>
              <w:t>.</w:t>
            </w:r>
          </w:p>
          <w:p w14:paraId="35A604D5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3D141EB2" w14:textId="77777777" w:rsidR="00D45F66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>
              <w:rPr>
                <w:szCs w:val="22"/>
              </w:rPr>
              <w:t>Баланс (Остаток по К</w:t>
            </w:r>
            <w:r w:rsidRPr="005E26C1">
              <w:rPr>
                <w:szCs w:val="22"/>
              </w:rPr>
              <w:t xml:space="preserve">т </w:t>
            </w:r>
            <w:r>
              <w:rPr>
                <w:szCs w:val="22"/>
              </w:rPr>
              <w:t xml:space="preserve">= Оборот по Кт минус Оборот по Дт) </w:t>
            </w:r>
            <w:r w:rsidRPr="005E26C1">
              <w:rPr>
                <w:szCs w:val="22"/>
              </w:rPr>
              <w:t xml:space="preserve">за </w:t>
            </w:r>
            <w:r>
              <w:rPr>
                <w:szCs w:val="22"/>
              </w:rPr>
              <w:t xml:space="preserve">отчетный </w:t>
            </w:r>
            <w:r>
              <w:rPr>
                <w:szCs w:val="22"/>
              </w:rPr>
              <w:lastRenderedPageBreak/>
              <w:t xml:space="preserve">период по показателю </w:t>
            </w:r>
            <w:r w:rsidRPr="004A1C8C">
              <w:rPr>
                <w:rFonts w:eastAsia="Calibri"/>
                <w:szCs w:val="22"/>
              </w:rPr>
              <w:t>ЛБО_РБС_ВАЛ_</w:t>
            </w:r>
            <w:r>
              <w:rPr>
                <w:rFonts w:eastAsia="Calibri"/>
                <w:szCs w:val="22"/>
              </w:rPr>
              <w:t>3</w:t>
            </w:r>
          </w:p>
          <w:p w14:paraId="47EA58CC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плюс</w:t>
            </w:r>
          </w:p>
          <w:p w14:paraId="045D648D" w14:textId="77777777" w:rsidR="00D45F66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>
              <w:rPr>
                <w:szCs w:val="22"/>
              </w:rPr>
              <w:t>Оборот по К</w:t>
            </w:r>
            <w:r w:rsidRPr="005E26C1">
              <w:rPr>
                <w:szCs w:val="22"/>
              </w:rPr>
              <w:t xml:space="preserve">т за </w:t>
            </w:r>
            <w:r>
              <w:rPr>
                <w:szCs w:val="22"/>
              </w:rPr>
              <w:t xml:space="preserve">отчетный период по показателю </w:t>
            </w:r>
            <w:r>
              <w:rPr>
                <w:rFonts w:eastAsia="Calibri"/>
                <w:szCs w:val="22"/>
              </w:rPr>
              <w:t>ЛБО_П</w:t>
            </w:r>
            <w:r w:rsidRPr="004A1C8C">
              <w:rPr>
                <w:rFonts w:eastAsia="Calibri"/>
                <w:szCs w:val="22"/>
              </w:rPr>
              <w:t>БС_ВАЛ_</w:t>
            </w:r>
            <w:r>
              <w:rPr>
                <w:rFonts w:eastAsia="Calibri"/>
                <w:szCs w:val="22"/>
              </w:rPr>
              <w:t>3</w:t>
            </w:r>
          </w:p>
        </w:tc>
        <w:tc>
          <w:tcPr>
            <w:tcW w:w="254" w:type="pct"/>
          </w:tcPr>
          <w:p w14:paraId="0DE731EB" w14:textId="25A9BF53" w:rsidR="00D45F66" w:rsidRPr="0034481E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7972BCCA" w14:textId="77777777" w:rsidR="00D45F66" w:rsidRPr="004A1C8C" w:rsidRDefault="00D45F66" w:rsidP="0011427E">
            <w:pPr>
              <w:pStyle w:val="GOSTTablenorm"/>
              <w:rPr>
                <w:szCs w:val="22"/>
              </w:rPr>
            </w:pPr>
            <w:r w:rsidRPr="00BB284A"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41C188F8" w14:textId="77777777" w:rsidR="00D45F66" w:rsidRPr="00193E24" w:rsidRDefault="00D45F66" w:rsidP="0011427E">
            <w:pPr>
              <w:pStyle w:val="GOSTTablenorm"/>
            </w:pPr>
            <w:r w:rsidRPr="006070B0">
              <w:t>-</w:t>
            </w:r>
          </w:p>
        </w:tc>
        <w:tc>
          <w:tcPr>
            <w:tcW w:w="213" w:type="pct"/>
          </w:tcPr>
          <w:p w14:paraId="38B0680A" w14:textId="77777777" w:rsidR="00D45F66" w:rsidRPr="00193E24" w:rsidRDefault="00D45F66" w:rsidP="0011427E">
            <w:pPr>
              <w:pStyle w:val="GOSTTablenorm"/>
            </w:pPr>
            <w:r w:rsidRPr="006070B0">
              <w:t>-</w:t>
            </w:r>
          </w:p>
        </w:tc>
        <w:tc>
          <w:tcPr>
            <w:tcW w:w="213" w:type="pct"/>
          </w:tcPr>
          <w:p w14:paraId="62940838" w14:textId="77777777" w:rsidR="00D45F66" w:rsidRPr="00193E24" w:rsidRDefault="00D45F66" w:rsidP="0011427E">
            <w:pPr>
              <w:pStyle w:val="GOSTTablenorm"/>
            </w:pPr>
            <w:r w:rsidRPr="006070B0">
              <w:t>-</w:t>
            </w:r>
          </w:p>
        </w:tc>
        <w:tc>
          <w:tcPr>
            <w:tcW w:w="213" w:type="pct"/>
          </w:tcPr>
          <w:p w14:paraId="640C3C36" w14:textId="77777777" w:rsidR="00D45F66" w:rsidRPr="00193E24" w:rsidRDefault="00D45F66" w:rsidP="0011427E">
            <w:pPr>
              <w:pStyle w:val="GOSTTablenorm"/>
            </w:pPr>
            <w:r w:rsidRPr="006070B0">
              <w:t>-</w:t>
            </w:r>
          </w:p>
        </w:tc>
        <w:tc>
          <w:tcPr>
            <w:tcW w:w="249" w:type="pct"/>
          </w:tcPr>
          <w:p w14:paraId="446EC4B9" w14:textId="77777777" w:rsidR="00D45F66" w:rsidRPr="00193E24" w:rsidRDefault="00D45F66" w:rsidP="0011427E">
            <w:pPr>
              <w:pStyle w:val="GOSTTablenorm"/>
            </w:pPr>
            <w:r w:rsidRPr="006070B0">
              <w:t>-</w:t>
            </w:r>
          </w:p>
        </w:tc>
      </w:tr>
      <w:tr w:rsidR="00D45F66" w:rsidRPr="005E26C1" w14:paraId="324B3560" w14:textId="77777777" w:rsidTr="00D45F66">
        <w:tc>
          <w:tcPr>
            <w:tcW w:w="125" w:type="pct"/>
          </w:tcPr>
          <w:p w14:paraId="3E9FCE22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13B3BA8F" w14:textId="77777777" w:rsidR="00D45F66" w:rsidRPr="00B10891" w:rsidRDefault="00D45F66" w:rsidP="0011427E">
            <w:pPr>
              <w:pStyle w:val="GOSTTablenorm"/>
              <w:rPr>
                <w:szCs w:val="22"/>
              </w:rPr>
            </w:pPr>
            <w:r w:rsidRPr="00D819D5">
              <w:rPr>
                <w:szCs w:val="22"/>
                <w:highlight w:val="green"/>
              </w:rPr>
              <w:t xml:space="preserve">ЛБО распределенные ГРБС </w:t>
            </w:r>
            <w:r w:rsidRPr="00D819D5">
              <w:rPr>
                <w:highlight w:val="green"/>
              </w:rPr>
              <w:t>в иностранной валюте</w:t>
            </w:r>
            <w:r w:rsidRPr="00D819D5">
              <w:rPr>
                <w:szCs w:val="22"/>
                <w:highlight w:val="green"/>
              </w:rPr>
              <w:t xml:space="preserve"> на третий год планового периода</w:t>
            </w:r>
          </w:p>
        </w:tc>
        <w:tc>
          <w:tcPr>
            <w:tcW w:w="279" w:type="pct"/>
          </w:tcPr>
          <w:p w14:paraId="3D67F3A1" w14:textId="66850148" w:rsidR="00D45F66" w:rsidRPr="00F63F89" w:rsidRDefault="004E716C" w:rsidP="0011427E">
            <w:pPr>
              <w:pStyle w:val="GOSTTablenorm"/>
              <w:rPr>
                <w:szCs w:val="22"/>
              </w:rPr>
            </w:pPr>
            <w:ins w:id="1255" w:author="Краснова Наталья EXP-332161" w:date="2026-03-19T17:50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06184193" w14:textId="04975A18" w:rsidR="00D45F66" w:rsidRPr="003219F6" w:rsidRDefault="00D45F66" w:rsidP="0011427E">
            <w:pPr>
              <w:pStyle w:val="GOSTTablenorm"/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108A902" w14:textId="29E44F93" w:rsidR="00D45F66" w:rsidRDefault="00D45F66" w:rsidP="0011427E">
            <w:pPr>
              <w:pStyle w:val="GOSTTablenorm"/>
            </w:pPr>
            <w:r>
              <w:rPr>
                <w:lang w:val="en-US"/>
              </w:rPr>
              <w:t>BALBO_GABS</w:t>
            </w:r>
            <w:r>
              <w:t>:</w:t>
            </w:r>
            <w:r>
              <w:rPr>
                <w:lang w:val="en-US"/>
              </w:rPr>
              <w:t xml:space="preserve"> 64</w:t>
            </w:r>
          </w:p>
        </w:tc>
        <w:tc>
          <w:tcPr>
            <w:tcW w:w="341" w:type="pct"/>
          </w:tcPr>
          <w:p w14:paraId="7448A03E" w14:textId="77777777" w:rsidR="00D45F66" w:rsidRDefault="00D45F66" w:rsidP="0011427E">
            <w:pPr>
              <w:pStyle w:val="GOSTTablenorm"/>
            </w:pPr>
            <w:r w:rsidRPr="00D709A6">
              <w:t>-</w:t>
            </w:r>
          </w:p>
        </w:tc>
        <w:tc>
          <w:tcPr>
            <w:tcW w:w="301" w:type="pct"/>
          </w:tcPr>
          <w:p w14:paraId="213867BB" w14:textId="77777777" w:rsidR="00D45F66" w:rsidRPr="00A46A1E" w:rsidRDefault="00D45F66" w:rsidP="0011427E">
            <w:pPr>
              <w:pStyle w:val="GOSTTablenorm"/>
            </w:pPr>
            <w:r w:rsidRPr="00D709A6">
              <w:t>-</w:t>
            </w:r>
          </w:p>
        </w:tc>
        <w:tc>
          <w:tcPr>
            <w:tcW w:w="1107" w:type="pct"/>
          </w:tcPr>
          <w:p w14:paraId="0BF0387E" w14:textId="54880E18" w:rsidR="00D45F66" w:rsidRDefault="00D45F66" w:rsidP="0011427E">
            <w:pPr>
              <w:pStyle w:val="GOSTTablenorm"/>
              <w:rPr>
                <w:szCs w:val="22"/>
              </w:rPr>
            </w:pPr>
            <w:r w:rsidRPr="004A1C8C">
              <w:rPr>
                <w:rFonts w:eastAsia="Calibri"/>
                <w:szCs w:val="22"/>
              </w:rPr>
              <w:t>Сумма ЛБО</w:t>
            </w:r>
            <w:r>
              <w:rPr>
                <w:rFonts w:eastAsia="Calibri"/>
                <w:szCs w:val="22"/>
              </w:rPr>
              <w:t xml:space="preserve"> на финансирование в иностранной валюте (в рублевом эквиваленте)</w:t>
            </w:r>
            <w:r w:rsidRPr="004A1C8C">
              <w:rPr>
                <w:rFonts w:eastAsia="Calibri"/>
                <w:szCs w:val="22"/>
              </w:rPr>
              <w:t xml:space="preserve">, распределенных </w:t>
            </w:r>
            <w:r>
              <w:rPr>
                <w:rFonts w:eastAsia="Calibri"/>
                <w:szCs w:val="22"/>
              </w:rPr>
              <w:t>Г</w:t>
            </w:r>
            <w:r w:rsidRPr="004A1C8C">
              <w:rPr>
                <w:rFonts w:eastAsia="Calibri"/>
                <w:szCs w:val="22"/>
              </w:rPr>
              <w:t>РБС по подведомственным УБП</w:t>
            </w:r>
            <w:r>
              <w:rPr>
                <w:rFonts w:eastAsia="Calibri"/>
                <w:szCs w:val="22"/>
              </w:rPr>
              <w:t xml:space="preserve"> </w:t>
            </w:r>
            <w:r w:rsidRPr="00BF751F">
              <w:rPr>
                <w:szCs w:val="22"/>
              </w:rPr>
              <w:t xml:space="preserve">на </w:t>
            </w:r>
            <w:r>
              <w:rPr>
                <w:szCs w:val="22"/>
              </w:rPr>
              <w:t>третий</w:t>
            </w:r>
            <w:r w:rsidRPr="00BF751F">
              <w:rPr>
                <w:szCs w:val="22"/>
              </w:rPr>
              <w:t xml:space="preserve"> год планового периода</w:t>
            </w:r>
            <w:r>
              <w:rPr>
                <w:szCs w:val="22"/>
              </w:rPr>
              <w:t>.</w:t>
            </w:r>
          </w:p>
          <w:p w14:paraId="19B3FF29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29508304" w14:textId="77777777" w:rsidR="00D45F66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>
              <w:rPr>
                <w:szCs w:val="22"/>
              </w:rPr>
              <w:t>Баланс (Остаток по К</w:t>
            </w:r>
            <w:r w:rsidRPr="005E26C1">
              <w:rPr>
                <w:szCs w:val="22"/>
              </w:rPr>
              <w:t xml:space="preserve">т </w:t>
            </w:r>
            <w:r>
              <w:rPr>
                <w:szCs w:val="22"/>
              </w:rPr>
              <w:t xml:space="preserve">= Оборот по Кт минус Оборот по Дт) </w:t>
            </w:r>
            <w:r w:rsidRPr="005E26C1">
              <w:rPr>
                <w:szCs w:val="22"/>
              </w:rPr>
              <w:t xml:space="preserve">за </w:t>
            </w:r>
            <w:r>
              <w:rPr>
                <w:szCs w:val="22"/>
              </w:rPr>
              <w:t xml:space="preserve">отчетный период по показателю </w:t>
            </w:r>
            <w:r w:rsidRPr="004A1C8C">
              <w:rPr>
                <w:rFonts w:eastAsia="Calibri"/>
                <w:szCs w:val="22"/>
              </w:rPr>
              <w:t>ЛБО_РБС_ВАЛ_</w:t>
            </w:r>
            <w:r>
              <w:rPr>
                <w:rFonts w:eastAsia="Calibri"/>
                <w:szCs w:val="22"/>
              </w:rPr>
              <w:t>4</w:t>
            </w:r>
          </w:p>
          <w:p w14:paraId="10BEEFFF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плюс</w:t>
            </w:r>
          </w:p>
          <w:p w14:paraId="0809BE51" w14:textId="77777777" w:rsidR="00D45F66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>
              <w:rPr>
                <w:szCs w:val="22"/>
              </w:rPr>
              <w:t>Оборот по К</w:t>
            </w:r>
            <w:r w:rsidRPr="005E26C1">
              <w:rPr>
                <w:szCs w:val="22"/>
              </w:rPr>
              <w:t xml:space="preserve">т за </w:t>
            </w:r>
            <w:r>
              <w:rPr>
                <w:szCs w:val="22"/>
              </w:rPr>
              <w:t xml:space="preserve">отчетный период по показателю </w:t>
            </w:r>
            <w:r>
              <w:rPr>
                <w:rFonts w:eastAsia="Calibri"/>
                <w:szCs w:val="22"/>
              </w:rPr>
              <w:t>ЛБО_П</w:t>
            </w:r>
            <w:r w:rsidRPr="004A1C8C">
              <w:rPr>
                <w:rFonts w:eastAsia="Calibri"/>
                <w:szCs w:val="22"/>
              </w:rPr>
              <w:t>БС_ВАЛ_</w:t>
            </w:r>
            <w:r>
              <w:rPr>
                <w:rFonts w:eastAsia="Calibri"/>
                <w:szCs w:val="22"/>
              </w:rPr>
              <w:t>4</w:t>
            </w:r>
          </w:p>
        </w:tc>
        <w:tc>
          <w:tcPr>
            <w:tcW w:w="254" w:type="pct"/>
          </w:tcPr>
          <w:p w14:paraId="78D6D122" w14:textId="07C1C15C" w:rsidR="00D45F66" w:rsidRPr="0034481E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64220FE4" w14:textId="77777777" w:rsidR="00D45F66" w:rsidRPr="004A1C8C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09C8987D" w14:textId="77777777" w:rsidR="00D45F66" w:rsidRPr="00193E24" w:rsidRDefault="00D45F66" w:rsidP="0011427E">
            <w:pPr>
              <w:pStyle w:val="GOSTTablenorm"/>
            </w:pPr>
            <w:r w:rsidRPr="00CE14B9">
              <w:t>-</w:t>
            </w:r>
          </w:p>
        </w:tc>
        <w:tc>
          <w:tcPr>
            <w:tcW w:w="213" w:type="pct"/>
          </w:tcPr>
          <w:p w14:paraId="6F8EB425" w14:textId="77777777" w:rsidR="00D45F66" w:rsidRPr="00193E24" w:rsidRDefault="00D45F66" w:rsidP="0011427E">
            <w:pPr>
              <w:pStyle w:val="GOSTTablenorm"/>
            </w:pPr>
            <w:r w:rsidRPr="00CE14B9">
              <w:t>-</w:t>
            </w:r>
          </w:p>
        </w:tc>
        <w:tc>
          <w:tcPr>
            <w:tcW w:w="213" w:type="pct"/>
          </w:tcPr>
          <w:p w14:paraId="50A1ED3F" w14:textId="77777777" w:rsidR="00D45F66" w:rsidRPr="00193E24" w:rsidRDefault="00D45F66" w:rsidP="0011427E">
            <w:pPr>
              <w:pStyle w:val="GOSTTablenorm"/>
            </w:pPr>
            <w:r w:rsidRPr="00CE14B9">
              <w:t>-</w:t>
            </w:r>
          </w:p>
        </w:tc>
        <w:tc>
          <w:tcPr>
            <w:tcW w:w="213" w:type="pct"/>
          </w:tcPr>
          <w:p w14:paraId="6F1762D3" w14:textId="77777777" w:rsidR="00D45F66" w:rsidRPr="00193E24" w:rsidRDefault="00D45F66" w:rsidP="0011427E">
            <w:pPr>
              <w:pStyle w:val="GOSTTablenorm"/>
            </w:pPr>
            <w:r w:rsidRPr="00CE14B9">
              <w:t>-</w:t>
            </w:r>
          </w:p>
        </w:tc>
        <w:tc>
          <w:tcPr>
            <w:tcW w:w="249" w:type="pct"/>
          </w:tcPr>
          <w:p w14:paraId="6F3729CB" w14:textId="77777777" w:rsidR="00D45F66" w:rsidRPr="00193E24" w:rsidRDefault="00D45F66" w:rsidP="0011427E">
            <w:pPr>
              <w:pStyle w:val="GOSTTablenorm"/>
            </w:pPr>
            <w:r w:rsidRPr="00CE14B9">
              <w:t>-</w:t>
            </w:r>
          </w:p>
        </w:tc>
      </w:tr>
      <w:tr w:rsidR="00D45F66" w:rsidRPr="005E26C1" w14:paraId="40C11E0A" w14:textId="77777777" w:rsidTr="00D45F66">
        <w:tc>
          <w:tcPr>
            <w:tcW w:w="125" w:type="pct"/>
          </w:tcPr>
          <w:p w14:paraId="6A975052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49F14E01" w14:textId="6BE96777" w:rsidR="00D45F66" w:rsidRPr="002076FD" w:rsidRDefault="00D45F66" w:rsidP="0011427E">
            <w:pPr>
              <w:pStyle w:val="GOSTTablenorm"/>
              <w:rPr>
                <w:rFonts w:eastAsia="Calibri"/>
                <w:highlight w:val="green"/>
              </w:rPr>
            </w:pPr>
            <w:r w:rsidRPr="00D819D5">
              <w:rPr>
                <w:rFonts w:eastAsia="Calibri"/>
                <w:highlight w:val="green"/>
              </w:rPr>
              <w:t xml:space="preserve">ЛБО распределенные ГРБС за исключением </w:t>
            </w:r>
            <w:r>
              <w:rPr>
                <w:rFonts w:eastAsia="Calibri"/>
                <w:highlight w:val="green"/>
              </w:rPr>
              <w:t>ЛБО</w:t>
            </w:r>
            <w:r w:rsidRPr="00D819D5">
              <w:rPr>
                <w:rFonts w:eastAsia="Calibri"/>
                <w:highlight w:val="green"/>
              </w:rPr>
              <w:t xml:space="preserve"> в иностранной валюте на текущий финансовый год</w:t>
            </w:r>
          </w:p>
        </w:tc>
        <w:tc>
          <w:tcPr>
            <w:tcW w:w="279" w:type="pct"/>
          </w:tcPr>
          <w:p w14:paraId="37ABB98D" w14:textId="29181F4E" w:rsidR="00D45F66" w:rsidRPr="00F63F89" w:rsidRDefault="004E716C" w:rsidP="0011427E">
            <w:pPr>
              <w:pStyle w:val="GOSTTablenorm"/>
              <w:rPr>
                <w:szCs w:val="22"/>
              </w:rPr>
            </w:pPr>
            <w:ins w:id="1256" w:author="Краснова Наталья EXP-332161" w:date="2026-03-19T17:50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4F225C64" w14:textId="57FA4812" w:rsidR="00D45F66" w:rsidRPr="003219F6" w:rsidRDefault="00D45F66" w:rsidP="0011427E">
            <w:pPr>
              <w:pStyle w:val="GOSTTablenorm"/>
            </w:pPr>
            <w:r w:rsidRPr="00F63F8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94A4BA3" w14:textId="29C2D28F" w:rsidR="00D45F66" w:rsidRPr="00EC163E" w:rsidDel="00390BD8" w:rsidRDefault="00D45F66" w:rsidP="0011427E">
            <w:pPr>
              <w:pStyle w:val="GOSTTablenorm"/>
              <w:rPr>
                <w:lang w:val="en-US"/>
              </w:rPr>
            </w:pPr>
            <w:r>
              <w:rPr>
                <w:lang w:val="en-US"/>
              </w:rPr>
              <w:t>BALBO_GABS</w:t>
            </w:r>
            <w:r>
              <w:t>: 69</w:t>
            </w:r>
          </w:p>
        </w:tc>
        <w:tc>
          <w:tcPr>
            <w:tcW w:w="341" w:type="pct"/>
          </w:tcPr>
          <w:p w14:paraId="42448CCC" w14:textId="3EAD0FE1" w:rsidR="00D45F66" w:rsidRPr="002076FD" w:rsidRDefault="00D45F66" w:rsidP="0011427E">
            <w:pPr>
              <w:pStyle w:val="GOSTTablenorm"/>
            </w:pPr>
            <w:r w:rsidRPr="008121F7">
              <w:t>-</w:t>
            </w:r>
          </w:p>
        </w:tc>
        <w:tc>
          <w:tcPr>
            <w:tcW w:w="301" w:type="pct"/>
          </w:tcPr>
          <w:p w14:paraId="5ADA4D1E" w14:textId="10470E8C" w:rsidR="00D45F66" w:rsidRPr="002076FD" w:rsidRDefault="00D45F66" w:rsidP="0011427E">
            <w:pPr>
              <w:pStyle w:val="GOSTTablenorm"/>
            </w:pPr>
            <w:r w:rsidRPr="008121F7">
              <w:t>-</w:t>
            </w:r>
          </w:p>
        </w:tc>
        <w:tc>
          <w:tcPr>
            <w:tcW w:w="1107" w:type="pct"/>
          </w:tcPr>
          <w:p w14:paraId="1105C23E" w14:textId="18A5A014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9C29B7">
              <w:rPr>
                <w:rFonts w:eastAsia="Calibri"/>
              </w:rPr>
              <w:t>Сумма ЛБО</w:t>
            </w:r>
            <w:r>
              <w:rPr>
                <w:rFonts w:eastAsia="Calibri"/>
              </w:rPr>
              <w:t xml:space="preserve">, распределенных ГРБС по подведомственным УБП </w:t>
            </w:r>
            <w:r w:rsidRPr="00B10891">
              <w:rPr>
                <w:rFonts w:eastAsia="Calibri"/>
              </w:rPr>
              <w:t>на текущий финансовый год</w:t>
            </w:r>
            <w:r>
              <w:rPr>
                <w:rFonts w:eastAsia="Calibri"/>
              </w:rPr>
              <w:t xml:space="preserve">, кроме ЛБО на финансирование в иностранной валюте (в рублевом эквиваленте). </w:t>
            </w:r>
          </w:p>
          <w:p w14:paraId="24F96C8A" w14:textId="77777777" w:rsidR="00D45F66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 w:rsidRPr="00C128C1">
              <w:rPr>
                <w:rFonts w:eastAsia="Calibri"/>
                <w:szCs w:val="22"/>
              </w:rPr>
              <w:t>Расчет по сумме в валюте учета (в рублях).</w:t>
            </w:r>
          </w:p>
          <w:p w14:paraId="0FC59D76" w14:textId="0A3D554A" w:rsidR="00D45F66" w:rsidRDefault="00D45F66" w:rsidP="0011427E">
            <w:pPr>
              <w:pStyle w:val="GOSTTablenorm"/>
            </w:pPr>
            <w:r>
              <w:t>Оборот по Д</w:t>
            </w:r>
            <w:r w:rsidRPr="001D7F7A">
              <w:t xml:space="preserve">т </w:t>
            </w:r>
            <w:r w:rsidRPr="005E26C1">
              <w:rPr>
                <w:szCs w:val="22"/>
              </w:rPr>
              <w:t xml:space="preserve">за отчетный период </w:t>
            </w:r>
            <w:r>
              <w:t>по показателям:</w:t>
            </w:r>
          </w:p>
          <w:p w14:paraId="2B367B9B" w14:textId="77777777" w:rsidR="00D45F66" w:rsidRDefault="00D45F66" w:rsidP="0011427E">
            <w:pPr>
              <w:pStyle w:val="GOSTTableListMark1"/>
              <w:numPr>
                <w:ilvl w:val="0"/>
                <w:numId w:val="6"/>
              </w:numPr>
            </w:pPr>
            <w:r w:rsidRPr="008258BA">
              <w:t>ЛБО_ГАБС_1,</w:t>
            </w:r>
          </w:p>
          <w:p w14:paraId="6430A493" w14:textId="77777777" w:rsidR="00D45F66" w:rsidRDefault="00D45F66" w:rsidP="0011427E">
            <w:pPr>
              <w:pStyle w:val="GOSTTableListMark1"/>
              <w:numPr>
                <w:ilvl w:val="0"/>
                <w:numId w:val="6"/>
              </w:numPr>
            </w:pPr>
            <w:r w:rsidRPr="002B15ED">
              <w:t>ЛБО_ГАБС_СВЗ_1</w:t>
            </w:r>
          </w:p>
          <w:p w14:paraId="39268F3E" w14:textId="77777777" w:rsidR="00D45F66" w:rsidRDefault="00D45F66" w:rsidP="0011427E">
            <w:pPr>
              <w:pStyle w:val="GOSTTableListMark1"/>
              <w:numPr>
                <w:ilvl w:val="0"/>
                <w:numId w:val="0"/>
              </w:numPr>
              <w:ind w:left="113"/>
            </w:pPr>
            <w:r>
              <w:t>минус выражение</w:t>
            </w:r>
          </w:p>
          <w:p w14:paraId="17521052" w14:textId="77777777" w:rsidR="00D45F66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>
              <w:t>(</w:t>
            </w:r>
            <w:r>
              <w:rPr>
                <w:szCs w:val="22"/>
              </w:rPr>
              <w:t>Баланс (Остаток по К</w:t>
            </w:r>
            <w:r w:rsidRPr="005E26C1">
              <w:rPr>
                <w:szCs w:val="22"/>
              </w:rPr>
              <w:t xml:space="preserve">т </w:t>
            </w:r>
            <w:r>
              <w:rPr>
                <w:szCs w:val="22"/>
              </w:rPr>
              <w:t xml:space="preserve">= Оборот по Кт минус Оборот по Дт) </w:t>
            </w:r>
            <w:r w:rsidRPr="005E26C1">
              <w:rPr>
                <w:szCs w:val="22"/>
              </w:rPr>
              <w:t xml:space="preserve">за </w:t>
            </w:r>
            <w:r>
              <w:rPr>
                <w:szCs w:val="22"/>
              </w:rPr>
              <w:t xml:space="preserve">отчетный период по показателю </w:t>
            </w:r>
            <w:r w:rsidRPr="004A1C8C">
              <w:rPr>
                <w:rFonts w:eastAsia="Calibri"/>
                <w:szCs w:val="22"/>
              </w:rPr>
              <w:t>ЛБО_РБС_ВАЛ_</w:t>
            </w:r>
            <w:r>
              <w:rPr>
                <w:rFonts w:eastAsia="Calibri"/>
                <w:szCs w:val="22"/>
              </w:rPr>
              <w:t>1</w:t>
            </w:r>
          </w:p>
          <w:p w14:paraId="4248E89D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плюс</w:t>
            </w:r>
          </w:p>
          <w:p w14:paraId="03CD5E08" w14:textId="0210AC2D" w:rsidR="00D45F66" w:rsidRPr="002076FD" w:rsidRDefault="00D45F66" w:rsidP="0011427E">
            <w:pPr>
              <w:pStyle w:val="GOSTTablenorm"/>
              <w:rPr>
                <w:rFonts w:eastAsia="Calibri"/>
              </w:rPr>
            </w:pPr>
            <w:r w:rsidRPr="009974AC">
              <w:t>Оборот по Кт за отчетный период по показателю ЛБО_ПБС_ВАЛ_1)</w:t>
            </w:r>
          </w:p>
        </w:tc>
        <w:tc>
          <w:tcPr>
            <w:tcW w:w="254" w:type="pct"/>
          </w:tcPr>
          <w:p w14:paraId="789CFC1F" w14:textId="54A9E55B" w:rsidR="00D45F66" w:rsidRPr="002076FD" w:rsidRDefault="00D45F66" w:rsidP="0011427E">
            <w:pPr>
              <w:pStyle w:val="GOSTTablenorm"/>
            </w:pPr>
            <w:r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39811956" w14:textId="14D0B7F1" w:rsidR="00D45F66" w:rsidRPr="002076FD" w:rsidRDefault="00D45F66" w:rsidP="0011427E">
            <w:pPr>
              <w:pStyle w:val="GOSTTablenorm"/>
            </w:pPr>
            <w:r w:rsidRPr="00920167"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28B5DD9F" w14:textId="262D67E7" w:rsidR="00D45F66" w:rsidRPr="002076FD" w:rsidRDefault="00D45F66" w:rsidP="0011427E">
            <w:pPr>
              <w:pStyle w:val="GOSTTablenorm"/>
            </w:pPr>
            <w:r w:rsidRPr="00F302C2">
              <w:t>-</w:t>
            </w:r>
          </w:p>
        </w:tc>
        <w:tc>
          <w:tcPr>
            <w:tcW w:w="213" w:type="pct"/>
          </w:tcPr>
          <w:p w14:paraId="6403ED62" w14:textId="36F7CA1B" w:rsidR="00D45F66" w:rsidRPr="002076FD" w:rsidRDefault="00D45F66" w:rsidP="0011427E">
            <w:pPr>
              <w:pStyle w:val="GOSTTablenorm"/>
            </w:pPr>
            <w:r w:rsidRPr="00F302C2">
              <w:t>-</w:t>
            </w:r>
          </w:p>
        </w:tc>
        <w:tc>
          <w:tcPr>
            <w:tcW w:w="213" w:type="pct"/>
          </w:tcPr>
          <w:p w14:paraId="05B6B387" w14:textId="5B1148B2" w:rsidR="00D45F66" w:rsidRPr="002076FD" w:rsidRDefault="00D45F66" w:rsidP="0011427E">
            <w:pPr>
              <w:pStyle w:val="GOSTTablenorm"/>
            </w:pPr>
            <w:r w:rsidRPr="00F302C2">
              <w:t>-</w:t>
            </w:r>
          </w:p>
        </w:tc>
        <w:tc>
          <w:tcPr>
            <w:tcW w:w="213" w:type="pct"/>
          </w:tcPr>
          <w:p w14:paraId="4D11FD3C" w14:textId="411EBB2B" w:rsidR="00D45F66" w:rsidRPr="002076FD" w:rsidRDefault="00D45F66" w:rsidP="0011427E">
            <w:pPr>
              <w:pStyle w:val="GOSTTablenorm"/>
            </w:pPr>
            <w:r w:rsidRPr="00F302C2">
              <w:t>-</w:t>
            </w:r>
          </w:p>
        </w:tc>
        <w:tc>
          <w:tcPr>
            <w:tcW w:w="249" w:type="pct"/>
          </w:tcPr>
          <w:p w14:paraId="462CD3AB" w14:textId="52FF26AE" w:rsidR="00D45F66" w:rsidRPr="002076FD" w:rsidRDefault="00D45F66" w:rsidP="0011427E">
            <w:pPr>
              <w:pStyle w:val="GOSTTablenorm"/>
            </w:pPr>
            <w:r w:rsidRPr="00F302C2">
              <w:t>-</w:t>
            </w:r>
          </w:p>
        </w:tc>
      </w:tr>
      <w:tr w:rsidR="00D45F66" w:rsidRPr="005E26C1" w14:paraId="5CEB7169" w14:textId="77777777" w:rsidTr="00D45F66">
        <w:tc>
          <w:tcPr>
            <w:tcW w:w="125" w:type="pct"/>
          </w:tcPr>
          <w:p w14:paraId="648077FF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2F886FF8" w14:textId="2C9DC2C2" w:rsidR="00D45F66" w:rsidRPr="002076FD" w:rsidRDefault="00D45F66" w:rsidP="0011427E">
            <w:pPr>
              <w:pStyle w:val="GOSTTablenorm"/>
              <w:rPr>
                <w:rFonts w:eastAsia="Calibri"/>
                <w:highlight w:val="green"/>
              </w:rPr>
            </w:pPr>
            <w:r w:rsidRPr="00D819D5">
              <w:rPr>
                <w:rFonts w:eastAsia="Calibri"/>
                <w:highlight w:val="green"/>
              </w:rPr>
              <w:t xml:space="preserve">ЛБО распределенные ГРБС за исключением </w:t>
            </w:r>
            <w:r>
              <w:rPr>
                <w:rFonts w:eastAsia="Calibri"/>
                <w:highlight w:val="green"/>
              </w:rPr>
              <w:t>ЛБО</w:t>
            </w:r>
            <w:r w:rsidRPr="00D819D5">
              <w:rPr>
                <w:rFonts w:eastAsia="Calibri"/>
                <w:highlight w:val="green"/>
              </w:rPr>
              <w:t xml:space="preserve"> в иностранной валюте на первый год планового периода</w:t>
            </w:r>
          </w:p>
        </w:tc>
        <w:tc>
          <w:tcPr>
            <w:tcW w:w="279" w:type="pct"/>
          </w:tcPr>
          <w:p w14:paraId="022A547E" w14:textId="0071C34B" w:rsidR="00D45F66" w:rsidRPr="00356856" w:rsidRDefault="004E716C" w:rsidP="0011427E">
            <w:pPr>
              <w:pStyle w:val="GOSTTablenorm"/>
              <w:rPr>
                <w:szCs w:val="22"/>
              </w:rPr>
            </w:pPr>
            <w:ins w:id="1257" w:author="Краснова Наталья EXP-332161" w:date="2026-03-19T17:50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3BBD2791" w14:textId="51FA15FC" w:rsidR="00D45F66" w:rsidRPr="003219F6" w:rsidRDefault="00D45F66" w:rsidP="0011427E">
            <w:pPr>
              <w:pStyle w:val="GOSTTablenorm"/>
            </w:pPr>
            <w:r w:rsidRPr="00356856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03C3A03" w14:textId="571BA590" w:rsidR="00D45F66" w:rsidRPr="00EC163E" w:rsidDel="00390BD8" w:rsidRDefault="00D45F66" w:rsidP="0011427E">
            <w:pPr>
              <w:pStyle w:val="GOSTTablenorm"/>
              <w:rPr>
                <w:lang w:val="en-US"/>
              </w:rPr>
            </w:pPr>
            <w:r>
              <w:rPr>
                <w:lang w:val="en-US"/>
              </w:rPr>
              <w:t>BALBO_GABS</w:t>
            </w:r>
            <w:r>
              <w:t>: 70</w:t>
            </w:r>
          </w:p>
        </w:tc>
        <w:tc>
          <w:tcPr>
            <w:tcW w:w="341" w:type="pct"/>
          </w:tcPr>
          <w:p w14:paraId="418A526B" w14:textId="2B64DA60" w:rsidR="00D45F66" w:rsidRPr="002076FD" w:rsidRDefault="00D45F66" w:rsidP="0011427E">
            <w:pPr>
              <w:pStyle w:val="GOSTTablenorm"/>
            </w:pPr>
            <w:r w:rsidRPr="008121F7">
              <w:t>-</w:t>
            </w:r>
          </w:p>
        </w:tc>
        <w:tc>
          <w:tcPr>
            <w:tcW w:w="301" w:type="pct"/>
          </w:tcPr>
          <w:p w14:paraId="728897BA" w14:textId="571A699E" w:rsidR="00D45F66" w:rsidRPr="002076FD" w:rsidRDefault="00D45F66" w:rsidP="0011427E">
            <w:pPr>
              <w:pStyle w:val="GOSTTablenorm"/>
            </w:pPr>
            <w:r w:rsidRPr="008121F7">
              <w:t>-</w:t>
            </w:r>
          </w:p>
        </w:tc>
        <w:tc>
          <w:tcPr>
            <w:tcW w:w="1107" w:type="pct"/>
          </w:tcPr>
          <w:p w14:paraId="02F4563B" w14:textId="768C981D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9C29B7">
              <w:rPr>
                <w:rFonts w:eastAsia="Calibri"/>
              </w:rPr>
              <w:t>Сумма ЛБО</w:t>
            </w:r>
            <w:r>
              <w:rPr>
                <w:rFonts w:eastAsia="Calibri"/>
              </w:rPr>
              <w:t xml:space="preserve">, распределенных ГРБС по подведомственным УБП </w:t>
            </w:r>
            <w:r w:rsidRPr="00B10891">
              <w:rPr>
                <w:rFonts w:eastAsia="Calibri"/>
              </w:rPr>
              <w:t xml:space="preserve">на </w:t>
            </w:r>
            <w:r>
              <w:rPr>
                <w:rFonts w:eastAsia="Calibri"/>
              </w:rPr>
              <w:t>первый год планового периода, кроме ЛБО на финансирование в иностранной валюте (в рублевом эквиваленте).</w:t>
            </w:r>
          </w:p>
          <w:p w14:paraId="202774FF" w14:textId="2D53CD36" w:rsidR="00D45F66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 w:rsidRPr="00C128C1">
              <w:rPr>
                <w:rFonts w:eastAsia="Calibri"/>
                <w:szCs w:val="22"/>
              </w:rPr>
              <w:t>Расчет по сумме в валюте учета (в рублях).</w:t>
            </w:r>
          </w:p>
          <w:p w14:paraId="24C00F63" w14:textId="6B210FFE" w:rsidR="00D45F66" w:rsidRDefault="00D45F66" w:rsidP="0011427E">
            <w:pPr>
              <w:pStyle w:val="GOSTTablenorm"/>
            </w:pPr>
            <w:r>
              <w:t>Оборот по Д</w:t>
            </w:r>
            <w:r w:rsidRPr="001D7F7A">
              <w:t xml:space="preserve">т </w:t>
            </w:r>
            <w:r w:rsidRPr="005E26C1">
              <w:rPr>
                <w:szCs w:val="22"/>
              </w:rPr>
              <w:t xml:space="preserve">за отчетный период </w:t>
            </w:r>
            <w:r>
              <w:t>по показателям:</w:t>
            </w:r>
          </w:p>
          <w:p w14:paraId="771B1E01" w14:textId="77777777" w:rsidR="00D45F66" w:rsidRDefault="00D45F66" w:rsidP="0011427E">
            <w:pPr>
              <w:pStyle w:val="GOSTTableListMark1"/>
              <w:numPr>
                <w:ilvl w:val="0"/>
                <w:numId w:val="6"/>
              </w:numPr>
            </w:pPr>
            <w:r>
              <w:t>ЛБО_ГАБС_2</w:t>
            </w:r>
            <w:r w:rsidRPr="008258BA">
              <w:t>,</w:t>
            </w:r>
          </w:p>
          <w:p w14:paraId="665B12C8" w14:textId="77777777" w:rsidR="00D45F66" w:rsidRDefault="00D45F66" w:rsidP="0011427E">
            <w:pPr>
              <w:pStyle w:val="GOSTTableListMark1"/>
              <w:numPr>
                <w:ilvl w:val="0"/>
                <w:numId w:val="6"/>
              </w:numPr>
            </w:pPr>
            <w:r>
              <w:t>ЛБО_ГАБС_СВЗ_2</w:t>
            </w:r>
          </w:p>
          <w:p w14:paraId="4EEC7DC3" w14:textId="77777777" w:rsidR="00D45F66" w:rsidRDefault="00D45F66" w:rsidP="0011427E">
            <w:pPr>
              <w:pStyle w:val="GOSTTableListMark1"/>
              <w:numPr>
                <w:ilvl w:val="0"/>
                <w:numId w:val="0"/>
              </w:numPr>
              <w:ind w:left="113"/>
            </w:pPr>
            <w:r>
              <w:t>минус выражение</w:t>
            </w:r>
          </w:p>
          <w:p w14:paraId="61A18C63" w14:textId="77777777" w:rsidR="00D45F66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>
              <w:t>(</w:t>
            </w:r>
            <w:r>
              <w:rPr>
                <w:szCs w:val="22"/>
              </w:rPr>
              <w:t>Баланс (Остаток по К</w:t>
            </w:r>
            <w:r w:rsidRPr="005E26C1">
              <w:rPr>
                <w:szCs w:val="22"/>
              </w:rPr>
              <w:t xml:space="preserve">т </w:t>
            </w:r>
            <w:r>
              <w:rPr>
                <w:szCs w:val="22"/>
              </w:rPr>
              <w:t xml:space="preserve">= Оборот по Кт минус Оборот по Дт) </w:t>
            </w:r>
            <w:r w:rsidRPr="005E26C1">
              <w:rPr>
                <w:szCs w:val="22"/>
              </w:rPr>
              <w:t xml:space="preserve">за </w:t>
            </w:r>
            <w:r>
              <w:rPr>
                <w:szCs w:val="22"/>
              </w:rPr>
              <w:t xml:space="preserve">отчетный период по показателю </w:t>
            </w:r>
            <w:r w:rsidRPr="004A1C8C">
              <w:rPr>
                <w:rFonts w:eastAsia="Calibri"/>
                <w:szCs w:val="22"/>
              </w:rPr>
              <w:t>ЛБО_РБС_ВАЛ_</w:t>
            </w:r>
            <w:r>
              <w:rPr>
                <w:rFonts w:eastAsia="Calibri"/>
                <w:szCs w:val="22"/>
              </w:rPr>
              <w:t>2</w:t>
            </w:r>
          </w:p>
          <w:p w14:paraId="0D93970C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плюс</w:t>
            </w:r>
          </w:p>
          <w:p w14:paraId="7D31B7FF" w14:textId="72165C1B" w:rsidR="00D45F66" w:rsidRPr="002076FD" w:rsidRDefault="00D45F66" w:rsidP="0011427E">
            <w:pPr>
              <w:pStyle w:val="GOSTTablenorm"/>
              <w:rPr>
                <w:rFonts w:eastAsia="Calibri"/>
              </w:rPr>
            </w:pPr>
            <w:r w:rsidRPr="009974AC">
              <w:t>Оборот по Кт за отчетный период по показателю ЛБО_П</w:t>
            </w:r>
            <w:r>
              <w:t>БС_ВАЛ_2</w:t>
            </w:r>
            <w:r w:rsidRPr="009974AC">
              <w:t>)</w:t>
            </w:r>
          </w:p>
        </w:tc>
        <w:tc>
          <w:tcPr>
            <w:tcW w:w="254" w:type="pct"/>
          </w:tcPr>
          <w:p w14:paraId="776CB489" w14:textId="4CA7172C" w:rsidR="00D45F66" w:rsidRPr="002076FD" w:rsidRDefault="00D45F66" w:rsidP="0011427E">
            <w:pPr>
              <w:pStyle w:val="GOSTTablenorm"/>
            </w:pPr>
            <w:r>
              <w:t>СПС</w:t>
            </w:r>
          </w:p>
        </w:tc>
        <w:tc>
          <w:tcPr>
            <w:tcW w:w="213" w:type="pct"/>
          </w:tcPr>
          <w:p w14:paraId="2056D233" w14:textId="5ED87337" w:rsidR="00D45F66" w:rsidRPr="002076FD" w:rsidRDefault="00D45F66" w:rsidP="0011427E">
            <w:pPr>
              <w:pStyle w:val="GOSTTablenorm"/>
            </w:pPr>
            <w:r w:rsidRPr="00920167"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3DCAADB1" w14:textId="30C8E51D" w:rsidR="00D45F66" w:rsidRPr="002076FD" w:rsidRDefault="00D45F66" w:rsidP="0011427E">
            <w:pPr>
              <w:pStyle w:val="GOSTTablenorm"/>
            </w:pPr>
            <w:r w:rsidRPr="00F302C2">
              <w:t>-</w:t>
            </w:r>
          </w:p>
        </w:tc>
        <w:tc>
          <w:tcPr>
            <w:tcW w:w="213" w:type="pct"/>
          </w:tcPr>
          <w:p w14:paraId="23763DDD" w14:textId="260A6519" w:rsidR="00D45F66" w:rsidRPr="002076FD" w:rsidRDefault="00D45F66" w:rsidP="0011427E">
            <w:pPr>
              <w:pStyle w:val="GOSTTablenorm"/>
            </w:pPr>
            <w:r w:rsidRPr="00F302C2">
              <w:t>-</w:t>
            </w:r>
          </w:p>
        </w:tc>
        <w:tc>
          <w:tcPr>
            <w:tcW w:w="213" w:type="pct"/>
          </w:tcPr>
          <w:p w14:paraId="0A30039B" w14:textId="77D54892" w:rsidR="00D45F66" w:rsidRPr="002076FD" w:rsidRDefault="00D45F66" w:rsidP="0011427E">
            <w:pPr>
              <w:pStyle w:val="GOSTTablenorm"/>
            </w:pPr>
            <w:r w:rsidRPr="00F302C2">
              <w:t>-</w:t>
            </w:r>
          </w:p>
        </w:tc>
        <w:tc>
          <w:tcPr>
            <w:tcW w:w="213" w:type="pct"/>
          </w:tcPr>
          <w:p w14:paraId="6F070D40" w14:textId="4C4DF6BC" w:rsidR="00D45F66" w:rsidRPr="002076FD" w:rsidRDefault="00D45F66" w:rsidP="0011427E">
            <w:pPr>
              <w:pStyle w:val="GOSTTablenorm"/>
            </w:pPr>
            <w:r w:rsidRPr="00F302C2">
              <w:t>-</w:t>
            </w:r>
          </w:p>
        </w:tc>
        <w:tc>
          <w:tcPr>
            <w:tcW w:w="249" w:type="pct"/>
          </w:tcPr>
          <w:p w14:paraId="7C943613" w14:textId="65FF6123" w:rsidR="00D45F66" w:rsidRPr="002076FD" w:rsidRDefault="00D45F66" w:rsidP="0011427E">
            <w:pPr>
              <w:pStyle w:val="GOSTTablenorm"/>
            </w:pPr>
            <w:r w:rsidRPr="00F302C2">
              <w:t>-</w:t>
            </w:r>
          </w:p>
        </w:tc>
      </w:tr>
      <w:tr w:rsidR="00D45F66" w:rsidRPr="005E26C1" w14:paraId="356F04DF" w14:textId="77777777" w:rsidTr="00D45F66">
        <w:tc>
          <w:tcPr>
            <w:tcW w:w="125" w:type="pct"/>
          </w:tcPr>
          <w:p w14:paraId="14EFE592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5246DB18" w14:textId="6EE0EC9A" w:rsidR="00D45F66" w:rsidRPr="002076FD" w:rsidRDefault="00D45F66" w:rsidP="0011427E">
            <w:pPr>
              <w:pStyle w:val="GOSTTablenorm"/>
              <w:rPr>
                <w:rFonts w:eastAsia="Calibri"/>
                <w:highlight w:val="green"/>
              </w:rPr>
            </w:pPr>
            <w:r w:rsidRPr="00D819D5">
              <w:rPr>
                <w:rFonts w:eastAsia="Calibri"/>
                <w:highlight w:val="green"/>
              </w:rPr>
              <w:t xml:space="preserve">ЛБО распределенные ГРБС за исключением </w:t>
            </w:r>
            <w:r>
              <w:rPr>
                <w:rFonts w:eastAsia="Calibri"/>
                <w:highlight w:val="green"/>
              </w:rPr>
              <w:t>ЛБО</w:t>
            </w:r>
            <w:r w:rsidRPr="00D819D5">
              <w:rPr>
                <w:rFonts w:eastAsia="Calibri"/>
                <w:highlight w:val="green"/>
              </w:rPr>
              <w:t xml:space="preserve"> в иностранной валюте на второй год планового периода</w:t>
            </w:r>
          </w:p>
        </w:tc>
        <w:tc>
          <w:tcPr>
            <w:tcW w:w="279" w:type="pct"/>
          </w:tcPr>
          <w:p w14:paraId="470FA55A" w14:textId="65DF69E0" w:rsidR="00D45F66" w:rsidRPr="00356856" w:rsidRDefault="004E716C" w:rsidP="0011427E">
            <w:pPr>
              <w:pStyle w:val="GOSTTablenorm"/>
              <w:rPr>
                <w:szCs w:val="22"/>
              </w:rPr>
            </w:pPr>
            <w:ins w:id="1258" w:author="Краснова Наталья EXP-332161" w:date="2026-03-19T17:50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3EA6803F" w14:textId="2CF8277D" w:rsidR="00D45F66" w:rsidRPr="003219F6" w:rsidRDefault="00D45F66" w:rsidP="0011427E">
            <w:pPr>
              <w:pStyle w:val="GOSTTablenorm"/>
            </w:pPr>
            <w:r w:rsidRPr="00356856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3500562" w14:textId="26424FD4" w:rsidR="00D45F66" w:rsidRPr="00EC163E" w:rsidDel="00390BD8" w:rsidRDefault="00D45F66" w:rsidP="0011427E">
            <w:pPr>
              <w:pStyle w:val="GOSTTablenorm"/>
              <w:rPr>
                <w:lang w:val="en-US"/>
              </w:rPr>
            </w:pPr>
            <w:r>
              <w:rPr>
                <w:lang w:val="en-US"/>
              </w:rPr>
              <w:t>BALBO_GABS</w:t>
            </w:r>
            <w:r>
              <w:t>: 71</w:t>
            </w:r>
          </w:p>
        </w:tc>
        <w:tc>
          <w:tcPr>
            <w:tcW w:w="341" w:type="pct"/>
          </w:tcPr>
          <w:p w14:paraId="2FEB3607" w14:textId="0352002D" w:rsidR="00D45F66" w:rsidRPr="002076FD" w:rsidRDefault="00D45F66" w:rsidP="0011427E">
            <w:pPr>
              <w:pStyle w:val="GOSTTablenorm"/>
            </w:pPr>
            <w:r w:rsidRPr="008121F7">
              <w:t>-</w:t>
            </w:r>
          </w:p>
        </w:tc>
        <w:tc>
          <w:tcPr>
            <w:tcW w:w="301" w:type="pct"/>
          </w:tcPr>
          <w:p w14:paraId="6D847193" w14:textId="7BDD7D82" w:rsidR="00D45F66" w:rsidRPr="002076FD" w:rsidRDefault="00D45F66" w:rsidP="0011427E">
            <w:pPr>
              <w:pStyle w:val="GOSTTablenorm"/>
            </w:pPr>
            <w:r w:rsidRPr="008121F7">
              <w:t>-</w:t>
            </w:r>
          </w:p>
        </w:tc>
        <w:tc>
          <w:tcPr>
            <w:tcW w:w="1107" w:type="pct"/>
          </w:tcPr>
          <w:p w14:paraId="2A629EE0" w14:textId="16705A6B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9C29B7">
              <w:rPr>
                <w:rFonts w:eastAsia="Calibri"/>
              </w:rPr>
              <w:t>Сумма ЛБО</w:t>
            </w:r>
            <w:r>
              <w:rPr>
                <w:rFonts w:eastAsia="Calibri"/>
              </w:rPr>
              <w:t xml:space="preserve">, распределенных ГРБС по подведомственным УБП </w:t>
            </w:r>
            <w:r w:rsidRPr="00B10891">
              <w:rPr>
                <w:rFonts w:eastAsia="Calibri"/>
              </w:rPr>
              <w:t xml:space="preserve">на </w:t>
            </w:r>
            <w:r>
              <w:rPr>
                <w:rFonts w:eastAsia="Calibri"/>
              </w:rPr>
              <w:t>второй год планового периода, кроме ЛБО на финансирование в иностранной валюте (в рублевом эквиваленте).</w:t>
            </w:r>
          </w:p>
          <w:p w14:paraId="52115090" w14:textId="0F5E2949" w:rsidR="00D45F66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 w:rsidRPr="00C128C1">
              <w:rPr>
                <w:rFonts w:eastAsia="Calibri"/>
                <w:szCs w:val="22"/>
              </w:rPr>
              <w:t>Расчет по сумме в валюте учета (в рублях).</w:t>
            </w:r>
          </w:p>
          <w:p w14:paraId="7D4C8498" w14:textId="2D44F70F" w:rsidR="00D45F66" w:rsidRDefault="00D45F66" w:rsidP="0011427E">
            <w:pPr>
              <w:pStyle w:val="GOSTTablenorm"/>
            </w:pPr>
            <w:r>
              <w:t>Оборот по Д</w:t>
            </w:r>
            <w:r w:rsidRPr="001D7F7A">
              <w:t xml:space="preserve">т </w:t>
            </w:r>
            <w:r w:rsidRPr="005E26C1">
              <w:rPr>
                <w:szCs w:val="22"/>
              </w:rPr>
              <w:t xml:space="preserve">за отчетный период </w:t>
            </w:r>
            <w:r>
              <w:t>по показателям:</w:t>
            </w:r>
          </w:p>
          <w:p w14:paraId="7B87A4B7" w14:textId="77777777" w:rsidR="00D45F66" w:rsidRDefault="00D45F66" w:rsidP="0011427E">
            <w:pPr>
              <w:pStyle w:val="GOSTTableListMark1"/>
              <w:numPr>
                <w:ilvl w:val="0"/>
                <w:numId w:val="6"/>
              </w:numPr>
            </w:pPr>
            <w:r>
              <w:t>ЛБО_ГАБС_3</w:t>
            </w:r>
            <w:r w:rsidRPr="008258BA">
              <w:t>,</w:t>
            </w:r>
          </w:p>
          <w:p w14:paraId="1DC6F718" w14:textId="77777777" w:rsidR="00D45F66" w:rsidRDefault="00D45F66" w:rsidP="0011427E">
            <w:pPr>
              <w:pStyle w:val="GOSTTableListMark1"/>
              <w:numPr>
                <w:ilvl w:val="0"/>
                <w:numId w:val="6"/>
              </w:numPr>
            </w:pPr>
            <w:r>
              <w:t>ЛБО_ГАБС_СВЗ_3</w:t>
            </w:r>
          </w:p>
          <w:p w14:paraId="75021BDF" w14:textId="77777777" w:rsidR="00D45F66" w:rsidRDefault="00D45F66" w:rsidP="0011427E">
            <w:pPr>
              <w:pStyle w:val="GOSTTableListMark1"/>
              <w:numPr>
                <w:ilvl w:val="0"/>
                <w:numId w:val="0"/>
              </w:numPr>
              <w:ind w:left="113"/>
            </w:pPr>
            <w:r>
              <w:t>минус выражение</w:t>
            </w:r>
          </w:p>
          <w:p w14:paraId="6CF43724" w14:textId="77777777" w:rsidR="00D45F66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>
              <w:t>(</w:t>
            </w:r>
            <w:r>
              <w:rPr>
                <w:szCs w:val="22"/>
              </w:rPr>
              <w:t>Баланс (Остаток по К</w:t>
            </w:r>
            <w:r w:rsidRPr="005E26C1">
              <w:rPr>
                <w:szCs w:val="22"/>
              </w:rPr>
              <w:t xml:space="preserve">т </w:t>
            </w:r>
            <w:r>
              <w:rPr>
                <w:szCs w:val="22"/>
              </w:rPr>
              <w:t xml:space="preserve">= Оборот по Кт минус Оборот по Дт) </w:t>
            </w:r>
            <w:r w:rsidRPr="005E26C1">
              <w:rPr>
                <w:szCs w:val="22"/>
              </w:rPr>
              <w:t xml:space="preserve">за </w:t>
            </w:r>
            <w:r>
              <w:rPr>
                <w:szCs w:val="22"/>
              </w:rPr>
              <w:t xml:space="preserve">отчетный период по показателю </w:t>
            </w:r>
            <w:r w:rsidRPr="004A1C8C">
              <w:rPr>
                <w:rFonts w:eastAsia="Calibri"/>
                <w:szCs w:val="22"/>
              </w:rPr>
              <w:t>ЛБО_РБС_ВАЛ_</w:t>
            </w:r>
            <w:r>
              <w:rPr>
                <w:rFonts w:eastAsia="Calibri"/>
                <w:szCs w:val="22"/>
              </w:rPr>
              <w:t>3</w:t>
            </w:r>
          </w:p>
          <w:p w14:paraId="6FF4471A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плюс</w:t>
            </w:r>
          </w:p>
          <w:p w14:paraId="0D060CBE" w14:textId="0958A75C" w:rsidR="00D45F66" w:rsidRPr="002076FD" w:rsidRDefault="00D45F66" w:rsidP="0011427E">
            <w:pPr>
              <w:pStyle w:val="GOSTTablenorm"/>
              <w:rPr>
                <w:rFonts w:eastAsia="Calibri"/>
              </w:rPr>
            </w:pPr>
            <w:r w:rsidRPr="009974AC">
              <w:t>Оборот по Кт за отчетный период по показателю ЛБО_П</w:t>
            </w:r>
            <w:r>
              <w:t>БС_ВАЛ_3</w:t>
            </w:r>
            <w:r w:rsidRPr="009974AC">
              <w:t>)</w:t>
            </w:r>
          </w:p>
        </w:tc>
        <w:tc>
          <w:tcPr>
            <w:tcW w:w="254" w:type="pct"/>
          </w:tcPr>
          <w:p w14:paraId="3C237DB6" w14:textId="29193217" w:rsidR="00D45F66" w:rsidRPr="002076FD" w:rsidRDefault="00D45F66" w:rsidP="0011427E">
            <w:pPr>
              <w:pStyle w:val="GOSTTablenorm"/>
            </w:pPr>
            <w:r w:rsidRPr="00AF4F28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389A7ACC" w14:textId="46A362A3" w:rsidR="00D45F66" w:rsidRPr="002076FD" w:rsidRDefault="00D45F66" w:rsidP="0011427E">
            <w:pPr>
              <w:pStyle w:val="GOSTTablenorm"/>
            </w:pPr>
            <w:r w:rsidRPr="00920167"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1965A91F" w14:textId="050BEF98" w:rsidR="00D45F66" w:rsidRPr="002076FD" w:rsidRDefault="00D45F66" w:rsidP="0011427E">
            <w:pPr>
              <w:pStyle w:val="GOSTTablenorm"/>
            </w:pPr>
            <w:r w:rsidRPr="00F302C2">
              <w:t>-</w:t>
            </w:r>
          </w:p>
        </w:tc>
        <w:tc>
          <w:tcPr>
            <w:tcW w:w="213" w:type="pct"/>
          </w:tcPr>
          <w:p w14:paraId="6C15C8E6" w14:textId="35F34EAB" w:rsidR="00D45F66" w:rsidRPr="002076FD" w:rsidRDefault="00D45F66" w:rsidP="0011427E">
            <w:pPr>
              <w:pStyle w:val="GOSTTablenorm"/>
            </w:pPr>
            <w:r w:rsidRPr="00F302C2">
              <w:t>-</w:t>
            </w:r>
          </w:p>
        </w:tc>
        <w:tc>
          <w:tcPr>
            <w:tcW w:w="213" w:type="pct"/>
          </w:tcPr>
          <w:p w14:paraId="1AC91A11" w14:textId="521DD5A7" w:rsidR="00D45F66" w:rsidRPr="002076FD" w:rsidRDefault="00D45F66" w:rsidP="0011427E">
            <w:pPr>
              <w:pStyle w:val="GOSTTablenorm"/>
            </w:pPr>
            <w:r w:rsidRPr="00F302C2">
              <w:t>-</w:t>
            </w:r>
          </w:p>
        </w:tc>
        <w:tc>
          <w:tcPr>
            <w:tcW w:w="213" w:type="pct"/>
          </w:tcPr>
          <w:p w14:paraId="2FF9B10E" w14:textId="5D9A5835" w:rsidR="00D45F66" w:rsidRPr="002076FD" w:rsidRDefault="00D45F66" w:rsidP="0011427E">
            <w:pPr>
              <w:pStyle w:val="GOSTTablenorm"/>
            </w:pPr>
            <w:r w:rsidRPr="00F302C2">
              <w:t>-</w:t>
            </w:r>
          </w:p>
        </w:tc>
        <w:tc>
          <w:tcPr>
            <w:tcW w:w="249" w:type="pct"/>
          </w:tcPr>
          <w:p w14:paraId="190A2661" w14:textId="0536E2B7" w:rsidR="00D45F66" w:rsidRPr="002076FD" w:rsidRDefault="00D45F66" w:rsidP="0011427E">
            <w:pPr>
              <w:pStyle w:val="GOSTTablenorm"/>
            </w:pPr>
            <w:r w:rsidRPr="00F302C2">
              <w:t>-</w:t>
            </w:r>
          </w:p>
        </w:tc>
      </w:tr>
      <w:tr w:rsidR="00D45F66" w:rsidRPr="005E26C1" w14:paraId="35B7F673" w14:textId="77777777" w:rsidTr="00D45F66">
        <w:tc>
          <w:tcPr>
            <w:tcW w:w="125" w:type="pct"/>
          </w:tcPr>
          <w:p w14:paraId="05746857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5DD38DEC" w14:textId="79CBB3AF" w:rsidR="00D45F66" w:rsidRPr="002076FD" w:rsidRDefault="00D45F66" w:rsidP="0011427E">
            <w:pPr>
              <w:pStyle w:val="GOSTTablenorm"/>
              <w:rPr>
                <w:rFonts w:eastAsia="Calibri"/>
                <w:highlight w:val="green"/>
              </w:rPr>
            </w:pPr>
            <w:r w:rsidRPr="00D819D5">
              <w:rPr>
                <w:rFonts w:eastAsia="Calibri"/>
                <w:highlight w:val="green"/>
              </w:rPr>
              <w:t xml:space="preserve">ЛБО распределенные ГРБС за исключением </w:t>
            </w:r>
            <w:r>
              <w:rPr>
                <w:rFonts w:eastAsia="Calibri"/>
                <w:highlight w:val="green"/>
              </w:rPr>
              <w:t>ЛБО</w:t>
            </w:r>
            <w:r w:rsidRPr="00D819D5">
              <w:rPr>
                <w:rFonts w:eastAsia="Calibri"/>
                <w:highlight w:val="green"/>
              </w:rPr>
              <w:t xml:space="preserve"> в иностранной валюте на третий год планового периода</w:t>
            </w:r>
          </w:p>
        </w:tc>
        <w:tc>
          <w:tcPr>
            <w:tcW w:w="279" w:type="pct"/>
          </w:tcPr>
          <w:p w14:paraId="5095B8AC" w14:textId="5C23CFFF" w:rsidR="00D45F66" w:rsidRPr="00356856" w:rsidRDefault="00C303B1" w:rsidP="0011427E">
            <w:pPr>
              <w:pStyle w:val="GOSTTablenorm"/>
              <w:rPr>
                <w:szCs w:val="22"/>
              </w:rPr>
            </w:pPr>
            <w:ins w:id="1259" w:author="Краснова Наталья EXP-332161" w:date="2026-03-19T17:51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5E725380" w14:textId="3E474E5A" w:rsidR="00D45F66" w:rsidRPr="006B36D5" w:rsidRDefault="00D45F66" w:rsidP="0011427E">
            <w:pPr>
              <w:pStyle w:val="GOSTTablenorm"/>
            </w:pPr>
            <w:r w:rsidRPr="00356856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7F8790B" w14:textId="2A207572" w:rsidR="00D45F66" w:rsidRPr="00EC163E" w:rsidDel="00390BD8" w:rsidRDefault="00D45F66" w:rsidP="0011427E">
            <w:pPr>
              <w:pStyle w:val="GOSTTablenorm"/>
              <w:rPr>
                <w:lang w:val="en-US"/>
              </w:rPr>
            </w:pPr>
            <w:r>
              <w:rPr>
                <w:lang w:val="en-US"/>
              </w:rPr>
              <w:t>BALBO_GABS</w:t>
            </w:r>
            <w:r>
              <w:t>: 72</w:t>
            </w:r>
          </w:p>
        </w:tc>
        <w:tc>
          <w:tcPr>
            <w:tcW w:w="341" w:type="pct"/>
          </w:tcPr>
          <w:p w14:paraId="32485A76" w14:textId="153E00A4" w:rsidR="00D45F66" w:rsidRPr="002076FD" w:rsidRDefault="00D45F66" w:rsidP="0011427E">
            <w:pPr>
              <w:pStyle w:val="GOSTTablenorm"/>
            </w:pPr>
            <w:r w:rsidRPr="008121F7">
              <w:t>-</w:t>
            </w:r>
          </w:p>
        </w:tc>
        <w:tc>
          <w:tcPr>
            <w:tcW w:w="301" w:type="pct"/>
          </w:tcPr>
          <w:p w14:paraId="1CC334F0" w14:textId="06AB4303" w:rsidR="00D45F66" w:rsidRPr="002076FD" w:rsidRDefault="00D45F66" w:rsidP="0011427E">
            <w:pPr>
              <w:pStyle w:val="GOSTTablenorm"/>
            </w:pPr>
            <w:r w:rsidRPr="008121F7">
              <w:t>-</w:t>
            </w:r>
          </w:p>
        </w:tc>
        <w:tc>
          <w:tcPr>
            <w:tcW w:w="1107" w:type="pct"/>
          </w:tcPr>
          <w:p w14:paraId="508933FE" w14:textId="736B5337" w:rsidR="00D45F66" w:rsidRDefault="00D45F66" w:rsidP="0011427E">
            <w:pPr>
              <w:pStyle w:val="GOSTTablenorm"/>
              <w:rPr>
                <w:rFonts w:eastAsia="Calibri"/>
              </w:rPr>
            </w:pPr>
            <w:r w:rsidRPr="009C29B7">
              <w:rPr>
                <w:rFonts w:eastAsia="Calibri"/>
              </w:rPr>
              <w:t>Сумма ЛБО</w:t>
            </w:r>
            <w:r>
              <w:rPr>
                <w:rFonts w:eastAsia="Calibri"/>
              </w:rPr>
              <w:t xml:space="preserve">, распределенных ГРБС по подведомственным УБП </w:t>
            </w:r>
            <w:r w:rsidRPr="00B10891">
              <w:rPr>
                <w:rFonts w:eastAsia="Calibri"/>
              </w:rPr>
              <w:t xml:space="preserve">на </w:t>
            </w:r>
            <w:r>
              <w:rPr>
                <w:rFonts w:eastAsia="Calibri"/>
              </w:rPr>
              <w:t>третий год планового периода, кроме ЛБО на финансирование в иностранной валюте (в рублевом эквиваленте).</w:t>
            </w:r>
          </w:p>
          <w:p w14:paraId="0C5C56C6" w14:textId="55AFB395" w:rsidR="00D45F66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 w:rsidRPr="00C128C1">
              <w:rPr>
                <w:rFonts w:eastAsia="Calibri"/>
                <w:szCs w:val="22"/>
              </w:rPr>
              <w:t>Расчет по сумме в валюте учета (в рублях).</w:t>
            </w:r>
          </w:p>
          <w:p w14:paraId="4D79A400" w14:textId="4F554C57" w:rsidR="00D45F66" w:rsidRDefault="00D45F66" w:rsidP="0011427E">
            <w:pPr>
              <w:pStyle w:val="GOSTTablenorm"/>
            </w:pPr>
            <w:r>
              <w:t>Оборот по Д</w:t>
            </w:r>
            <w:r w:rsidRPr="001D7F7A">
              <w:t xml:space="preserve">т </w:t>
            </w:r>
            <w:r w:rsidRPr="005E26C1">
              <w:rPr>
                <w:szCs w:val="22"/>
              </w:rPr>
              <w:t xml:space="preserve">за отчетный период </w:t>
            </w:r>
            <w:r>
              <w:t>по показателям:</w:t>
            </w:r>
          </w:p>
          <w:p w14:paraId="4E956512" w14:textId="77777777" w:rsidR="00D45F66" w:rsidRDefault="00D45F66" w:rsidP="0011427E">
            <w:pPr>
              <w:pStyle w:val="GOSTTableListMark1"/>
              <w:numPr>
                <w:ilvl w:val="0"/>
                <w:numId w:val="6"/>
              </w:numPr>
            </w:pPr>
            <w:r>
              <w:t>ЛБО_ГАБС_4</w:t>
            </w:r>
            <w:r w:rsidRPr="008258BA">
              <w:t>,</w:t>
            </w:r>
          </w:p>
          <w:p w14:paraId="545351E8" w14:textId="77777777" w:rsidR="00D45F66" w:rsidRDefault="00D45F66" w:rsidP="0011427E">
            <w:pPr>
              <w:pStyle w:val="GOSTTableListMark1"/>
              <w:numPr>
                <w:ilvl w:val="0"/>
                <w:numId w:val="6"/>
              </w:numPr>
            </w:pPr>
            <w:r>
              <w:t>ЛБО_ГАБС_СВЗ_4</w:t>
            </w:r>
          </w:p>
          <w:p w14:paraId="1B7A207A" w14:textId="77777777" w:rsidR="00D45F66" w:rsidRDefault="00D45F66" w:rsidP="0011427E">
            <w:pPr>
              <w:pStyle w:val="GOSTTableListMark1"/>
              <w:numPr>
                <w:ilvl w:val="0"/>
                <w:numId w:val="0"/>
              </w:numPr>
              <w:ind w:left="113"/>
            </w:pPr>
            <w:r>
              <w:t>минус выражение</w:t>
            </w:r>
          </w:p>
          <w:p w14:paraId="373CB114" w14:textId="77777777" w:rsidR="00D45F66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>
              <w:t>(</w:t>
            </w:r>
            <w:r>
              <w:rPr>
                <w:szCs w:val="22"/>
              </w:rPr>
              <w:t>Баланс (Остаток по К</w:t>
            </w:r>
            <w:r w:rsidRPr="005E26C1">
              <w:rPr>
                <w:szCs w:val="22"/>
              </w:rPr>
              <w:t xml:space="preserve">т </w:t>
            </w:r>
            <w:r>
              <w:rPr>
                <w:szCs w:val="22"/>
              </w:rPr>
              <w:t xml:space="preserve">= Оборот по Кт минус Оборот по Дт) </w:t>
            </w:r>
            <w:r w:rsidRPr="005E26C1">
              <w:rPr>
                <w:szCs w:val="22"/>
              </w:rPr>
              <w:t xml:space="preserve">за </w:t>
            </w:r>
            <w:r>
              <w:rPr>
                <w:szCs w:val="22"/>
              </w:rPr>
              <w:t xml:space="preserve">отчетный период по показателю </w:t>
            </w:r>
            <w:r w:rsidRPr="004A1C8C">
              <w:rPr>
                <w:rFonts w:eastAsia="Calibri"/>
                <w:szCs w:val="22"/>
              </w:rPr>
              <w:t>ЛБО_РБС_ВАЛ_</w:t>
            </w:r>
            <w:r>
              <w:rPr>
                <w:rFonts w:eastAsia="Calibri"/>
                <w:szCs w:val="22"/>
              </w:rPr>
              <w:t>4</w:t>
            </w:r>
          </w:p>
          <w:p w14:paraId="2E620E0E" w14:textId="77777777" w:rsidR="00D45F66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плюс</w:t>
            </w:r>
          </w:p>
          <w:p w14:paraId="07D2AD63" w14:textId="02C1F500" w:rsidR="00D45F66" w:rsidRPr="002076FD" w:rsidRDefault="00D45F66" w:rsidP="0011427E">
            <w:pPr>
              <w:pStyle w:val="GOSTTablenorm"/>
              <w:rPr>
                <w:rFonts w:eastAsia="Calibri"/>
              </w:rPr>
            </w:pPr>
            <w:r w:rsidRPr="009974AC">
              <w:t>Оборот по Кт за отчетный период по показателю ЛБО_П</w:t>
            </w:r>
            <w:r>
              <w:t>БС_ВАЛ_4</w:t>
            </w:r>
            <w:r w:rsidRPr="009974AC">
              <w:t>)</w:t>
            </w:r>
          </w:p>
        </w:tc>
        <w:tc>
          <w:tcPr>
            <w:tcW w:w="254" w:type="pct"/>
          </w:tcPr>
          <w:p w14:paraId="38526C68" w14:textId="65E0A02B" w:rsidR="00D45F66" w:rsidRPr="002076FD" w:rsidRDefault="00D45F66" w:rsidP="0011427E">
            <w:pPr>
              <w:pStyle w:val="GOSTTablenorm"/>
            </w:pPr>
            <w:r w:rsidRPr="00AF4F28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4D15A986" w14:textId="756D810A" w:rsidR="00D45F66" w:rsidRPr="002076FD" w:rsidRDefault="00D45F66" w:rsidP="0011427E">
            <w:pPr>
              <w:pStyle w:val="GOSTTablenorm"/>
            </w:pPr>
            <w:r w:rsidRPr="00920167"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5315480E" w14:textId="04FC514D" w:rsidR="00D45F66" w:rsidRPr="002076FD" w:rsidRDefault="00D45F66" w:rsidP="0011427E">
            <w:pPr>
              <w:pStyle w:val="GOSTTablenorm"/>
            </w:pPr>
            <w:r w:rsidRPr="00F302C2">
              <w:t>-</w:t>
            </w:r>
          </w:p>
        </w:tc>
        <w:tc>
          <w:tcPr>
            <w:tcW w:w="213" w:type="pct"/>
          </w:tcPr>
          <w:p w14:paraId="727A1AC6" w14:textId="5EC7A367" w:rsidR="00D45F66" w:rsidRPr="002076FD" w:rsidRDefault="00D45F66" w:rsidP="0011427E">
            <w:pPr>
              <w:pStyle w:val="GOSTTablenorm"/>
            </w:pPr>
            <w:r w:rsidRPr="00F302C2">
              <w:t>-</w:t>
            </w:r>
          </w:p>
        </w:tc>
        <w:tc>
          <w:tcPr>
            <w:tcW w:w="213" w:type="pct"/>
          </w:tcPr>
          <w:p w14:paraId="51620807" w14:textId="2BD49B9B" w:rsidR="00D45F66" w:rsidRPr="002076FD" w:rsidRDefault="00D45F66" w:rsidP="0011427E">
            <w:pPr>
              <w:pStyle w:val="GOSTTablenorm"/>
            </w:pPr>
            <w:r w:rsidRPr="00F302C2">
              <w:t>-</w:t>
            </w:r>
          </w:p>
        </w:tc>
        <w:tc>
          <w:tcPr>
            <w:tcW w:w="213" w:type="pct"/>
          </w:tcPr>
          <w:p w14:paraId="38DAD62D" w14:textId="16626673" w:rsidR="00D45F66" w:rsidRPr="002076FD" w:rsidRDefault="00D45F66" w:rsidP="0011427E">
            <w:pPr>
              <w:pStyle w:val="GOSTTablenorm"/>
            </w:pPr>
            <w:r w:rsidRPr="00F302C2">
              <w:t>-</w:t>
            </w:r>
          </w:p>
        </w:tc>
        <w:tc>
          <w:tcPr>
            <w:tcW w:w="249" w:type="pct"/>
          </w:tcPr>
          <w:p w14:paraId="3E5749D3" w14:textId="5800F4C9" w:rsidR="00D45F66" w:rsidRPr="002076FD" w:rsidRDefault="00D45F66" w:rsidP="0011427E">
            <w:pPr>
              <w:pStyle w:val="GOSTTablenorm"/>
            </w:pPr>
            <w:r w:rsidRPr="00F302C2">
              <w:t>-</w:t>
            </w:r>
          </w:p>
        </w:tc>
      </w:tr>
      <w:tr w:rsidR="009D02F8" w:rsidRPr="005E26C1" w14:paraId="1AFB7521" w14:textId="77777777" w:rsidTr="00D45F66">
        <w:tc>
          <w:tcPr>
            <w:tcW w:w="125" w:type="pct"/>
          </w:tcPr>
          <w:p w14:paraId="59FB815B" w14:textId="77777777" w:rsidR="009D02F8" w:rsidRPr="008A7F76" w:rsidRDefault="009D02F8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6339B7A3" w14:textId="7E5A1F1E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B10891">
              <w:rPr>
                <w:szCs w:val="22"/>
              </w:rPr>
              <w:t>ЛБО распределенные на текущий финансовый год</w:t>
            </w:r>
          </w:p>
        </w:tc>
        <w:tc>
          <w:tcPr>
            <w:tcW w:w="279" w:type="pct"/>
            <w:vMerge w:val="restart"/>
          </w:tcPr>
          <w:p w14:paraId="4B802BBA" w14:textId="168FB40B" w:rsidR="009D02F8" w:rsidRPr="00356856" w:rsidRDefault="00C303B1" w:rsidP="0011427E">
            <w:pPr>
              <w:pStyle w:val="GOSTTablenorm"/>
              <w:rPr>
                <w:szCs w:val="22"/>
              </w:rPr>
            </w:pPr>
            <w:ins w:id="1260" w:author="Краснова Наталья EXP-332161" w:date="2026-03-19T17:51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3421E0D4" w14:textId="1ADA807E" w:rsidR="009D02F8" w:rsidRDefault="009D02F8" w:rsidP="0011427E">
            <w:pPr>
              <w:pStyle w:val="GOSTTablenorm"/>
            </w:pPr>
            <w:r w:rsidRPr="00356856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11857E4" w14:textId="62FA3721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3846E3C6" w14:textId="12FAF868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t>241</w:t>
            </w:r>
          </w:p>
        </w:tc>
        <w:tc>
          <w:tcPr>
            <w:tcW w:w="301" w:type="pct"/>
          </w:tcPr>
          <w:p w14:paraId="129CEA90" w14:textId="7B37E3AA" w:rsidR="009D02F8" w:rsidRPr="003365F9" w:rsidRDefault="009D02F8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1107" w:type="pct"/>
            <w:vMerge w:val="restart"/>
          </w:tcPr>
          <w:p w14:paraId="0709DB78" w14:textId="19DF78A9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rFonts w:eastAsia="Calibri"/>
                <w:szCs w:val="22"/>
              </w:rPr>
              <w:t>Общая с</w:t>
            </w:r>
            <w:r w:rsidRPr="004A1C8C">
              <w:rPr>
                <w:rFonts w:eastAsia="Calibri"/>
                <w:szCs w:val="22"/>
              </w:rPr>
              <w:t>умма ЛБО, распределенных ГРБС, РБС по подведомственным УБП</w:t>
            </w:r>
            <w:r>
              <w:rPr>
                <w:rFonts w:eastAsia="Calibri"/>
                <w:szCs w:val="22"/>
              </w:rPr>
              <w:t xml:space="preserve"> </w:t>
            </w:r>
            <w:r w:rsidRPr="00B10891">
              <w:rPr>
                <w:szCs w:val="22"/>
              </w:rPr>
              <w:t>на текущий финансовый год</w:t>
            </w:r>
            <w:r>
              <w:rPr>
                <w:szCs w:val="22"/>
              </w:rPr>
              <w:t>.</w:t>
            </w:r>
          </w:p>
          <w:p w14:paraId="2D249AE7" w14:textId="4BC8763B" w:rsidR="009D02F8" w:rsidRDefault="009D02F8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31FCAE71" w14:textId="4AA0EB9B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Оборот по Д</w:t>
            </w:r>
            <w:r w:rsidRPr="005E26C1">
              <w:rPr>
                <w:szCs w:val="22"/>
              </w:rPr>
              <w:t xml:space="preserve">т за отчетный период по показателям: </w:t>
            </w:r>
          </w:p>
          <w:p w14:paraId="5E97C418" w14:textId="42FF9E76" w:rsidR="009D02F8" w:rsidRPr="004A1C8C" w:rsidRDefault="009D02F8" w:rsidP="0011427E">
            <w:pPr>
              <w:pStyle w:val="GOSTTableListMark1"/>
            </w:pPr>
            <w:r w:rsidRPr="004A1C8C">
              <w:t>ЛБО_ГАБС_</w:t>
            </w:r>
            <w:r>
              <w:t>1,</w:t>
            </w:r>
          </w:p>
          <w:p w14:paraId="7F4AAFFF" w14:textId="61BCCBAD" w:rsidR="009D02F8" w:rsidRPr="004A1C8C" w:rsidRDefault="009D02F8" w:rsidP="0011427E">
            <w:pPr>
              <w:pStyle w:val="GOSTTableListMark1"/>
            </w:pPr>
            <w:r w:rsidRPr="004A1C8C">
              <w:t>ЛБО_ГАБС_СВЗ_</w:t>
            </w:r>
            <w:r>
              <w:t>1,</w:t>
            </w:r>
          </w:p>
          <w:p w14:paraId="5B2609D5" w14:textId="77777777" w:rsidR="009D02F8" w:rsidRDefault="009D02F8" w:rsidP="0011427E">
            <w:pPr>
              <w:pStyle w:val="GOSTTableListMark1"/>
              <w:rPr>
                <w:rFonts w:eastAsia="Calibri"/>
              </w:rPr>
            </w:pPr>
            <w:r w:rsidRPr="004A1C8C">
              <w:t>ЛБО</w:t>
            </w:r>
            <w:r>
              <w:rPr>
                <w:rFonts w:eastAsia="Calibri"/>
              </w:rPr>
              <w:t>_РБС_1,</w:t>
            </w:r>
          </w:p>
          <w:p w14:paraId="787D75B0" w14:textId="77777777" w:rsidR="009D02F8" w:rsidRDefault="009D02F8" w:rsidP="0011427E">
            <w:pPr>
              <w:pStyle w:val="GOSTTableListMark1"/>
              <w:rPr>
                <w:rFonts w:eastAsia="Calibri"/>
              </w:rPr>
            </w:pPr>
            <w:r>
              <w:rPr>
                <w:rFonts w:eastAsia="Calibri"/>
              </w:rPr>
              <w:t>ЛБО_РБС_СВЗ_1,</w:t>
            </w:r>
          </w:p>
          <w:p w14:paraId="28DF62AB" w14:textId="08264665" w:rsidR="009D02F8" w:rsidRPr="005E26C1" w:rsidRDefault="009D02F8" w:rsidP="0011427E">
            <w:pPr>
              <w:pStyle w:val="GOSTTableListMark1"/>
            </w:pPr>
            <w:r w:rsidRPr="004A1C8C">
              <w:rPr>
                <w:rFonts w:eastAsia="Calibri"/>
              </w:rPr>
              <w:t>ЛБО_РБС_ВАЛ_</w:t>
            </w:r>
            <w:r>
              <w:rPr>
                <w:rFonts w:eastAsia="Calibri"/>
              </w:rPr>
              <w:t>1</w:t>
            </w:r>
          </w:p>
        </w:tc>
        <w:tc>
          <w:tcPr>
            <w:tcW w:w="254" w:type="pct"/>
            <w:vMerge w:val="restart"/>
          </w:tcPr>
          <w:p w14:paraId="1CD8F11F" w14:textId="2CCDC6E4" w:rsidR="009D02F8" w:rsidRDefault="009D02F8" w:rsidP="0011427E">
            <w:pPr>
              <w:pStyle w:val="GOSTTablenorm"/>
              <w:rPr>
                <w:szCs w:val="22"/>
              </w:rPr>
            </w:pPr>
            <w:r w:rsidRPr="0034481E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49A6F22D" w14:textId="14C626A6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56" w:type="pct"/>
          </w:tcPr>
          <w:p w14:paraId="24A57FDE" w14:textId="096090FA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  <w:tc>
          <w:tcPr>
            <w:tcW w:w="213" w:type="pct"/>
          </w:tcPr>
          <w:p w14:paraId="7C27211D" w14:textId="58A66CCF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  <w:tc>
          <w:tcPr>
            <w:tcW w:w="213" w:type="pct"/>
          </w:tcPr>
          <w:p w14:paraId="042E61F4" w14:textId="03A91E90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  <w:tc>
          <w:tcPr>
            <w:tcW w:w="213" w:type="pct"/>
          </w:tcPr>
          <w:p w14:paraId="02709068" w14:textId="0A063A3B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  <w:tc>
          <w:tcPr>
            <w:tcW w:w="249" w:type="pct"/>
          </w:tcPr>
          <w:p w14:paraId="33609330" w14:textId="2BF49A97" w:rsidR="009D02F8" w:rsidRDefault="009D02F8" w:rsidP="0011427E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</w:tr>
      <w:tr w:rsidR="009D02F8" w:rsidRPr="005E26C1" w14:paraId="69E5A5B6" w14:textId="77777777" w:rsidTr="00D45F66">
        <w:tc>
          <w:tcPr>
            <w:tcW w:w="125" w:type="pct"/>
          </w:tcPr>
          <w:p w14:paraId="6929CEAC" w14:textId="77777777" w:rsidR="009D02F8" w:rsidRPr="008A7F76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03EA9965" w14:textId="77777777" w:rsidR="009D02F8" w:rsidRPr="00B10891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02599354" w14:textId="77777777" w:rsidR="009D02F8" w:rsidRPr="00356856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29C1B564" w14:textId="0F1A6321" w:rsidR="009D02F8" w:rsidRDefault="009D02F8" w:rsidP="0011427E">
            <w:pPr>
              <w:pStyle w:val="GOSTTablenorm"/>
            </w:pPr>
            <w:r w:rsidRPr="00356856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3A2EF5C" w14:textId="12BAF7D1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5A0B634C" w14:textId="5DF0A2D0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01ED4FE0" w14:textId="5D6B71C3" w:rsidR="009D02F8" w:rsidRPr="00CB4D15" w:rsidRDefault="009D02F8" w:rsidP="0011427E">
            <w:pPr>
              <w:pStyle w:val="GOSTTablenorm"/>
              <w:rPr>
                <w:lang w:val="en-US"/>
              </w:rPr>
            </w:pPr>
            <w:r w:rsidRPr="00CB4D15">
              <w:rPr>
                <w:lang w:val="en-US"/>
              </w:rPr>
              <w:t>EXP</w:t>
            </w:r>
            <w:r w:rsidRPr="00CB4D15">
              <w:t>:</w:t>
            </w:r>
            <w:r>
              <w:t xml:space="preserve"> 57</w:t>
            </w:r>
          </w:p>
        </w:tc>
        <w:tc>
          <w:tcPr>
            <w:tcW w:w="1107" w:type="pct"/>
            <w:vMerge/>
          </w:tcPr>
          <w:p w14:paraId="081E021F" w14:textId="77777777" w:rsidR="009D02F8" w:rsidRDefault="009D02F8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02440628" w14:textId="77777777" w:rsidR="009D02F8" w:rsidRPr="0034481E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06ACDB0E" w14:textId="79E280F9" w:rsidR="009D02F8" w:rsidRPr="004A1C8C" w:rsidRDefault="009D02F8" w:rsidP="0011427E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  <w:r>
              <w:rPr>
                <w:szCs w:val="22"/>
              </w:rPr>
              <w:t xml:space="preserve"> ГРБС</w:t>
            </w:r>
          </w:p>
        </w:tc>
        <w:tc>
          <w:tcPr>
            <w:tcW w:w="256" w:type="pct"/>
          </w:tcPr>
          <w:p w14:paraId="305C6AF4" w14:textId="017ACEA4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13" w:type="pct"/>
          </w:tcPr>
          <w:p w14:paraId="647FE56A" w14:textId="5F56188E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13" w:type="pct"/>
          </w:tcPr>
          <w:p w14:paraId="19911091" w14:textId="04F8FB86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13" w:type="pct"/>
          </w:tcPr>
          <w:p w14:paraId="6D354438" w14:textId="5ED5ECE4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49" w:type="pct"/>
          </w:tcPr>
          <w:p w14:paraId="2F87055E" w14:textId="4FEDBCEC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</w:tr>
      <w:tr w:rsidR="009D02F8" w:rsidRPr="005E26C1" w14:paraId="694A6EF6" w14:textId="77777777" w:rsidTr="00D45F66">
        <w:tc>
          <w:tcPr>
            <w:tcW w:w="125" w:type="pct"/>
          </w:tcPr>
          <w:p w14:paraId="20D1039A" w14:textId="77777777" w:rsidR="009D02F8" w:rsidRPr="008A7F76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0D83EC83" w14:textId="77777777" w:rsidR="009D02F8" w:rsidRPr="00B10891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58EECAA6" w14:textId="77777777" w:rsidR="009D02F8" w:rsidRPr="00356856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676ADAD1" w14:textId="4175A2AE" w:rsidR="009D02F8" w:rsidRDefault="009D02F8" w:rsidP="0011427E">
            <w:pPr>
              <w:pStyle w:val="GOSTTablenorm"/>
            </w:pPr>
            <w:r w:rsidRPr="00356856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1141A88" w14:textId="0758741B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19150E98" w14:textId="4CC5888B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57DDAF1D" w14:textId="5C09C609" w:rsidR="009D02F8" w:rsidRPr="00CB4D15" w:rsidRDefault="009D02F8" w:rsidP="0011427E">
            <w:pPr>
              <w:pStyle w:val="GOSTTablenorm"/>
              <w:rPr>
                <w:lang w:val="en-US"/>
              </w:rPr>
            </w:pPr>
            <w:r w:rsidRPr="00CB4D15">
              <w:rPr>
                <w:lang w:val="en-US"/>
              </w:rPr>
              <w:t>EXP</w:t>
            </w:r>
            <w:r w:rsidRPr="00CB4D15">
              <w:t>:</w:t>
            </w:r>
            <w:r>
              <w:t xml:space="preserve"> 131</w:t>
            </w:r>
          </w:p>
        </w:tc>
        <w:tc>
          <w:tcPr>
            <w:tcW w:w="1107" w:type="pct"/>
            <w:vMerge/>
          </w:tcPr>
          <w:p w14:paraId="6E93D9D4" w14:textId="77777777" w:rsidR="009D02F8" w:rsidRDefault="009D02F8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3918823E" w14:textId="77777777" w:rsidR="009D02F8" w:rsidRPr="0034481E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2396C0F8" w14:textId="77777777" w:rsidR="009D02F8" w:rsidRDefault="009D02F8" w:rsidP="0011427E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  <w:r>
              <w:rPr>
                <w:szCs w:val="22"/>
              </w:rPr>
              <w:t xml:space="preserve"> </w:t>
            </w:r>
          </w:p>
          <w:p w14:paraId="7C495179" w14:textId="40DE19F6" w:rsidR="009D02F8" w:rsidRPr="004A1C8C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РБС</w:t>
            </w:r>
          </w:p>
        </w:tc>
        <w:tc>
          <w:tcPr>
            <w:tcW w:w="256" w:type="pct"/>
          </w:tcPr>
          <w:p w14:paraId="23C77DB4" w14:textId="5144546E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13" w:type="pct"/>
          </w:tcPr>
          <w:p w14:paraId="372E27DA" w14:textId="4567E7BD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13" w:type="pct"/>
          </w:tcPr>
          <w:p w14:paraId="00BB9849" w14:textId="3E32128E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13" w:type="pct"/>
          </w:tcPr>
          <w:p w14:paraId="37CDE3F0" w14:textId="21FEA3B6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49" w:type="pct"/>
          </w:tcPr>
          <w:p w14:paraId="70AE4999" w14:textId="40DB3397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</w:tr>
      <w:tr w:rsidR="009D02F8" w:rsidRPr="005E26C1" w14:paraId="0883DBD9" w14:textId="77777777" w:rsidTr="00D45F66">
        <w:tc>
          <w:tcPr>
            <w:tcW w:w="125" w:type="pct"/>
          </w:tcPr>
          <w:p w14:paraId="76085CEE" w14:textId="77777777" w:rsidR="009D02F8" w:rsidRPr="008A7F76" w:rsidRDefault="009D02F8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71FBC5C5" w14:textId="6268B74F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B10891">
              <w:rPr>
                <w:szCs w:val="22"/>
              </w:rPr>
              <w:t>ЛБО распределенные на первый год планового периода</w:t>
            </w:r>
          </w:p>
        </w:tc>
        <w:tc>
          <w:tcPr>
            <w:tcW w:w="279" w:type="pct"/>
            <w:vMerge w:val="restart"/>
          </w:tcPr>
          <w:p w14:paraId="669CC221" w14:textId="756451F4" w:rsidR="009D02F8" w:rsidRPr="00356856" w:rsidRDefault="00C303B1" w:rsidP="0011427E">
            <w:pPr>
              <w:pStyle w:val="GOSTTablenorm"/>
              <w:rPr>
                <w:szCs w:val="22"/>
              </w:rPr>
            </w:pPr>
            <w:ins w:id="1261" w:author="Краснова Наталья EXP-332161" w:date="2026-03-19T17:51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45F0288C" w14:textId="5BE12030" w:rsidR="009D02F8" w:rsidRDefault="009D02F8" w:rsidP="0011427E">
            <w:pPr>
              <w:pStyle w:val="GOSTTablenorm"/>
            </w:pPr>
            <w:r w:rsidRPr="00356856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AA8BE46" w14:textId="095967CF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62DF1DCF" w14:textId="0B4AABAD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t>242</w:t>
            </w:r>
          </w:p>
        </w:tc>
        <w:tc>
          <w:tcPr>
            <w:tcW w:w="301" w:type="pct"/>
          </w:tcPr>
          <w:p w14:paraId="24878929" w14:textId="7A45A817" w:rsidR="009D02F8" w:rsidRPr="003365F9" w:rsidRDefault="009D02F8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1107" w:type="pct"/>
            <w:vMerge w:val="restart"/>
          </w:tcPr>
          <w:p w14:paraId="2C1755A5" w14:textId="4DEF48F5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rFonts w:eastAsia="Calibri"/>
                <w:szCs w:val="22"/>
              </w:rPr>
              <w:t>Общая с</w:t>
            </w:r>
            <w:r w:rsidRPr="004A1C8C">
              <w:rPr>
                <w:rFonts w:eastAsia="Calibri"/>
                <w:szCs w:val="22"/>
              </w:rPr>
              <w:t>умма ЛБО, распределенных ГРБС, РБС по подведомственным УБП</w:t>
            </w:r>
            <w:r>
              <w:rPr>
                <w:rFonts w:eastAsia="Calibri"/>
                <w:szCs w:val="22"/>
              </w:rPr>
              <w:t xml:space="preserve"> </w:t>
            </w:r>
            <w:r w:rsidRPr="00B10891">
              <w:rPr>
                <w:szCs w:val="22"/>
              </w:rPr>
              <w:t>на первый год планового периода</w:t>
            </w:r>
            <w:r>
              <w:rPr>
                <w:szCs w:val="22"/>
              </w:rPr>
              <w:t>.</w:t>
            </w:r>
          </w:p>
          <w:p w14:paraId="163D52C4" w14:textId="77777777" w:rsidR="009D02F8" w:rsidRDefault="009D02F8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499CE90B" w14:textId="4FCA627E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Оборот по Д</w:t>
            </w:r>
            <w:r w:rsidRPr="005E26C1">
              <w:rPr>
                <w:szCs w:val="22"/>
              </w:rPr>
              <w:t>т за отчетный период по показателям:</w:t>
            </w:r>
          </w:p>
          <w:p w14:paraId="23A51B8C" w14:textId="51275AA8" w:rsidR="009D02F8" w:rsidRPr="004A1C8C" w:rsidRDefault="009D02F8" w:rsidP="0011427E">
            <w:pPr>
              <w:pStyle w:val="GOSTTableListMark1"/>
            </w:pPr>
            <w:r w:rsidRPr="004A1C8C">
              <w:lastRenderedPageBreak/>
              <w:t>ЛБО_ГАБС_</w:t>
            </w:r>
            <w:r>
              <w:t>2,</w:t>
            </w:r>
          </w:p>
          <w:p w14:paraId="101E8774" w14:textId="79733593" w:rsidR="009D02F8" w:rsidRPr="004A1C8C" w:rsidRDefault="009D02F8" w:rsidP="0011427E">
            <w:pPr>
              <w:pStyle w:val="GOSTTableListMark1"/>
            </w:pPr>
            <w:r w:rsidRPr="004A1C8C">
              <w:t>ЛБО_ГАБС_СВЗ_</w:t>
            </w:r>
            <w:r>
              <w:t>2,</w:t>
            </w:r>
          </w:p>
          <w:p w14:paraId="7E3F2C74" w14:textId="192B12C7" w:rsidR="009D02F8" w:rsidRDefault="009D02F8" w:rsidP="0011427E">
            <w:pPr>
              <w:pStyle w:val="GOSTTableListMark1"/>
              <w:rPr>
                <w:rFonts w:eastAsia="Calibri"/>
              </w:rPr>
            </w:pPr>
            <w:r w:rsidRPr="004A1C8C">
              <w:t>ЛБО</w:t>
            </w:r>
            <w:r>
              <w:rPr>
                <w:rFonts w:eastAsia="Calibri"/>
              </w:rPr>
              <w:t>_РБС_2,</w:t>
            </w:r>
          </w:p>
          <w:p w14:paraId="58994AA3" w14:textId="38F4A81E" w:rsidR="009D02F8" w:rsidRDefault="009D02F8" w:rsidP="0011427E">
            <w:pPr>
              <w:pStyle w:val="GOSTTableListMark1"/>
              <w:rPr>
                <w:rFonts w:eastAsia="Calibri"/>
              </w:rPr>
            </w:pPr>
            <w:r>
              <w:rPr>
                <w:rFonts w:eastAsia="Calibri"/>
              </w:rPr>
              <w:t>ЛБО_РБС_СВЗ_2,</w:t>
            </w:r>
          </w:p>
          <w:p w14:paraId="7EA5A024" w14:textId="42997093" w:rsidR="009D02F8" w:rsidRPr="005E26C1" w:rsidRDefault="009D02F8" w:rsidP="0011427E">
            <w:pPr>
              <w:pStyle w:val="GOSTTableListMark1"/>
            </w:pPr>
            <w:r w:rsidRPr="004A1C8C">
              <w:rPr>
                <w:rFonts w:eastAsia="Calibri"/>
              </w:rPr>
              <w:t>ЛБО_РБС_ВАЛ_</w:t>
            </w:r>
            <w:r>
              <w:rPr>
                <w:rFonts w:eastAsia="Calibri"/>
              </w:rPr>
              <w:t>2</w:t>
            </w:r>
          </w:p>
        </w:tc>
        <w:tc>
          <w:tcPr>
            <w:tcW w:w="254" w:type="pct"/>
            <w:vMerge w:val="restart"/>
          </w:tcPr>
          <w:p w14:paraId="32FD7266" w14:textId="6D53DC43" w:rsidR="009D02F8" w:rsidRDefault="009D02F8" w:rsidP="0011427E">
            <w:pPr>
              <w:pStyle w:val="GOSTTablenorm"/>
              <w:rPr>
                <w:szCs w:val="22"/>
              </w:rPr>
            </w:pPr>
            <w:r w:rsidRPr="0034481E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401A8D7E" w14:textId="17AD5CD3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</w:p>
        </w:tc>
        <w:tc>
          <w:tcPr>
            <w:tcW w:w="256" w:type="pct"/>
          </w:tcPr>
          <w:p w14:paraId="55B2FDD4" w14:textId="62B0406E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  <w:tc>
          <w:tcPr>
            <w:tcW w:w="213" w:type="pct"/>
          </w:tcPr>
          <w:p w14:paraId="4EC08CCD" w14:textId="1EA4968D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  <w:tc>
          <w:tcPr>
            <w:tcW w:w="213" w:type="pct"/>
          </w:tcPr>
          <w:p w14:paraId="4BE665B2" w14:textId="2B3069DA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  <w:tc>
          <w:tcPr>
            <w:tcW w:w="213" w:type="pct"/>
          </w:tcPr>
          <w:p w14:paraId="60D8339B" w14:textId="7B59A6BC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  <w:tc>
          <w:tcPr>
            <w:tcW w:w="249" w:type="pct"/>
          </w:tcPr>
          <w:p w14:paraId="6140A842" w14:textId="395E72A2" w:rsidR="009D02F8" w:rsidRDefault="009D02F8" w:rsidP="0011427E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</w:tr>
      <w:tr w:rsidR="009D02F8" w:rsidRPr="005E26C1" w14:paraId="0646D086" w14:textId="77777777" w:rsidTr="00D45F66">
        <w:tc>
          <w:tcPr>
            <w:tcW w:w="125" w:type="pct"/>
          </w:tcPr>
          <w:p w14:paraId="0AD82D0B" w14:textId="77777777" w:rsidR="009D02F8" w:rsidRPr="008A7F76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2244C50E" w14:textId="77777777" w:rsidR="009D02F8" w:rsidRPr="00B10891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20279B46" w14:textId="77777777" w:rsidR="009D02F8" w:rsidRPr="00356856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08AB2B9A" w14:textId="26D04D06" w:rsidR="009D02F8" w:rsidRDefault="009D02F8" w:rsidP="0011427E">
            <w:pPr>
              <w:pStyle w:val="GOSTTablenorm"/>
            </w:pPr>
            <w:r w:rsidRPr="00356856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FA64192" w14:textId="29504D1D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43487D8E" w14:textId="469866A2" w:rsidR="009D02F8" w:rsidRPr="003365F9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4F0597C3" w14:textId="335C20D9" w:rsidR="009D02F8" w:rsidRPr="003365F9" w:rsidRDefault="009D02F8" w:rsidP="0011427E">
            <w:pPr>
              <w:pStyle w:val="GOSTTablenorm"/>
              <w:rPr>
                <w:lang w:val="en-US"/>
              </w:rPr>
            </w:pPr>
            <w:r w:rsidRPr="00CB4D15">
              <w:rPr>
                <w:lang w:val="en-US"/>
              </w:rPr>
              <w:t>EXP</w:t>
            </w:r>
            <w:r w:rsidRPr="00CB4D15">
              <w:t>:</w:t>
            </w:r>
            <w:r>
              <w:t xml:space="preserve"> 58</w:t>
            </w:r>
          </w:p>
        </w:tc>
        <w:tc>
          <w:tcPr>
            <w:tcW w:w="1107" w:type="pct"/>
            <w:vMerge/>
          </w:tcPr>
          <w:p w14:paraId="249BF240" w14:textId="77777777" w:rsidR="009D02F8" w:rsidRDefault="009D02F8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0DA955FF" w14:textId="77777777" w:rsidR="009D02F8" w:rsidRPr="0034481E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3454DBD3" w14:textId="247CCF9F" w:rsidR="009D02F8" w:rsidRPr="004A1C8C" w:rsidRDefault="009D02F8" w:rsidP="0011427E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  <w:r>
              <w:rPr>
                <w:szCs w:val="22"/>
              </w:rPr>
              <w:t xml:space="preserve"> ГРБС</w:t>
            </w:r>
          </w:p>
        </w:tc>
        <w:tc>
          <w:tcPr>
            <w:tcW w:w="256" w:type="pct"/>
          </w:tcPr>
          <w:p w14:paraId="3681EC5E" w14:textId="1F2B085A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13" w:type="pct"/>
          </w:tcPr>
          <w:p w14:paraId="3155AD43" w14:textId="0ECF45FC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13" w:type="pct"/>
          </w:tcPr>
          <w:p w14:paraId="3EE4B862" w14:textId="1BBB1FDB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13" w:type="pct"/>
          </w:tcPr>
          <w:p w14:paraId="678267A8" w14:textId="491293B8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49" w:type="pct"/>
          </w:tcPr>
          <w:p w14:paraId="10CF92FE" w14:textId="39DE4A8F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</w:tr>
      <w:tr w:rsidR="009D02F8" w:rsidRPr="005E26C1" w14:paraId="3EF9D15A" w14:textId="77777777" w:rsidTr="00D45F66">
        <w:tc>
          <w:tcPr>
            <w:tcW w:w="125" w:type="pct"/>
          </w:tcPr>
          <w:p w14:paraId="297FD8AD" w14:textId="77777777" w:rsidR="009D02F8" w:rsidRPr="008A7F76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28A833AD" w14:textId="77777777" w:rsidR="009D02F8" w:rsidRPr="00B10891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09264C36" w14:textId="77777777" w:rsidR="009D02F8" w:rsidRPr="00356856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0AB2B8ED" w14:textId="2A7C99D5" w:rsidR="009D02F8" w:rsidRDefault="009D02F8" w:rsidP="0011427E">
            <w:pPr>
              <w:pStyle w:val="GOSTTablenorm"/>
            </w:pPr>
            <w:r w:rsidRPr="00356856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8271F4A" w14:textId="29B47329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57D32A9E" w14:textId="082E6D63" w:rsidR="009D02F8" w:rsidRPr="003365F9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5B16E722" w14:textId="36B25965" w:rsidR="009D02F8" w:rsidRPr="003365F9" w:rsidRDefault="009D02F8" w:rsidP="0011427E">
            <w:pPr>
              <w:pStyle w:val="GOSTTablenorm"/>
              <w:rPr>
                <w:lang w:val="en-US"/>
              </w:rPr>
            </w:pPr>
            <w:r w:rsidRPr="00CB4D15">
              <w:rPr>
                <w:lang w:val="en-US"/>
              </w:rPr>
              <w:t>EXP</w:t>
            </w:r>
            <w:r w:rsidRPr="00CB4D15">
              <w:t>:</w:t>
            </w:r>
            <w:r>
              <w:t xml:space="preserve"> 132</w:t>
            </w:r>
          </w:p>
        </w:tc>
        <w:tc>
          <w:tcPr>
            <w:tcW w:w="1107" w:type="pct"/>
            <w:vMerge/>
          </w:tcPr>
          <w:p w14:paraId="18ADE73C" w14:textId="77777777" w:rsidR="009D02F8" w:rsidRDefault="009D02F8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628CA124" w14:textId="77777777" w:rsidR="009D02F8" w:rsidRPr="0034481E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0608890F" w14:textId="77777777" w:rsidR="009D02F8" w:rsidRDefault="009D02F8" w:rsidP="0011427E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  <w:r>
              <w:rPr>
                <w:szCs w:val="22"/>
              </w:rPr>
              <w:t xml:space="preserve"> </w:t>
            </w:r>
          </w:p>
          <w:p w14:paraId="480ED2B2" w14:textId="3CD6585C" w:rsidR="009D02F8" w:rsidRPr="004A1C8C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РБС</w:t>
            </w:r>
          </w:p>
        </w:tc>
        <w:tc>
          <w:tcPr>
            <w:tcW w:w="256" w:type="pct"/>
          </w:tcPr>
          <w:p w14:paraId="7BB5D0B9" w14:textId="1B6EBBC7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13" w:type="pct"/>
          </w:tcPr>
          <w:p w14:paraId="09155627" w14:textId="022677C5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13" w:type="pct"/>
          </w:tcPr>
          <w:p w14:paraId="1296BCE9" w14:textId="18CD7611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13" w:type="pct"/>
          </w:tcPr>
          <w:p w14:paraId="3BD9E699" w14:textId="1D37382E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49" w:type="pct"/>
          </w:tcPr>
          <w:p w14:paraId="31705F03" w14:textId="6A730A8F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</w:tr>
      <w:tr w:rsidR="009D02F8" w:rsidRPr="005E26C1" w14:paraId="2BC08E4F" w14:textId="77777777" w:rsidTr="00D45F66">
        <w:tc>
          <w:tcPr>
            <w:tcW w:w="125" w:type="pct"/>
          </w:tcPr>
          <w:p w14:paraId="310DCF32" w14:textId="77777777" w:rsidR="009D02F8" w:rsidRPr="008A7F76" w:rsidRDefault="009D02F8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182786EC" w14:textId="664D43D0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B10891">
              <w:rPr>
                <w:szCs w:val="22"/>
              </w:rPr>
              <w:t>ЛБО распределенные на второй год планового периода</w:t>
            </w:r>
          </w:p>
        </w:tc>
        <w:tc>
          <w:tcPr>
            <w:tcW w:w="279" w:type="pct"/>
            <w:vMerge w:val="restart"/>
          </w:tcPr>
          <w:p w14:paraId="2FE5614A" w14:textId="51A98FD3" w:rsidR="009D02F8" w:rsidRPr="00356856" w:rsidRDefault="00C303B1" w:rsidP="0011427E">
            <w:pPr>
              <w:pStyle w:val="GOSTTablenorm"/>
              <w:rPr>
                <w:szCs w:val="22"/>
              </w:rPr>
            </w:pPr>
            <w:ins w:id="1262" w:author="Краснова Наталья EXP-332161" w:date="2026-03-19T17:51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4268DE2E" w14:textId="1D466034" w:rsidR="009D02F8" w:rsidRDefault="009D02F8" w:rsidP="0011427E">
            <w:pPr>
              <w:pStyle w:val="GOSTTablenorm"/>
            </w:pPr>
            <w:r w:rsidRPr="00356856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0BDA530" w14:textId="056D0516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3F6FCE6C" w14:textId="0FE86028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t>243</w:t>
            </w:r>
          </w:p>
        </w:tc>
        <w:tc>
          <w:tcPr>
            <w:tcW w:w="301" w:type="pct"/>
          </w:tcPr>
          <w:p w14:paraId="3F4ED209" w14:textId="4A1918D9" w:rsidR="009D02F8" w:rsidRPr="00F24EC7" w:rsidRDefault="009D02F8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1107" w:type="pct"/>
            <w:vMerge w:val="restart"/>
          </w:tcPr>
          <w:p w14:paraId="6AA83A66" w14:textId="05F160AC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rFonts w:eastAsia="Calibri"/>
                <w:szCs w:val="22"/>
              </w:rPr>
              <w:t>Общая с</w:t>
            </w:r>
            <w:r w:rsidRPr="004A1C8C">
              <w:rPr>
                <w:rFonts w:eastAsia="Calibri"/>
                <w:szCs w:val="22"/>
              </w:rPr>
              <w:t>умма ЛБО, распределенных ГРБС, РБС по подведомственным УБП</w:t>
            </w:r>
            <w:r>
              <w:rPr>
                <w:rFonts w:eastAsia="Calibri"/>
                <w:szCs w:val="22"/>
              </w:rPr>
              <w:t xml:space="preserve"> </w:t>
            </w:r>
            <w:r w:rsidRPr="00B10891">
              <w:rPr>
                <w:szCs w:val="22"/>
              </w:rPr>
              <w:t xml:space="preserve">на </w:t>
            </w:r>
            <w:r>
              <w:rPr>
                <w:szCs w:val="22"/>
              </w:rPr>
              <w:t>второй</w:t>
            </w:r>
            <w:r w:rsidRPr="00B10891">
              <w:rPr>
                <w:szCs w:val="22"/>
              </w:rPr>
              <w:t xml:space="preserve"> год планового периода</w:t>
            </w:r>
            <w:r>
              <w:rPr>
                <w:szCs w:val="22"/>
              </w:rPr>
              <w:t>.</w:t>
            </w:r>
          </w:p>
          <w:p w14:paraId="52D54A79" w14:textId="77777777" w:rsidR="009D02F8" w:rsidRDefault="009D02F8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5B96E19E" w14:textId="1E481EC7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Оборот по Д</w:t>
            </w:r>
            <w:r w:rsidRPr="005E26C1">
              <w:rPr>
                <w:szCs w:val="22"/>
              </w:rPr>
              <w:t>т за отчетный период по показателям:</w:t>
            </w:r>
          </w:p>
          <w:p w14:paraId="465A462F" w14:textId="26D5DA02" w:rsidR="009D02F8" w:rsidRPr="004A1C8C" w:rsidRDefault="009D02F8" w:rsidP="0011427E">
            <w:pPr>
              <w:pStyle w:val="GOSTTableListMark1"/>
            </w:pPr>
            <w:r w:rsidRPr="004A1C8C">
              <w:t>ЛБО_ГАБС_</w:t>
            </w:r>
            <w:r>
              <w:t>3,</w:t>
            </w:r>
          </w:p>
          <w:p w14:paraId="10436679" w14:textId="03AF9DDE" w:rsidR="009D02F8" w:rsidRPr="004A1C8C" w:rsidRDefault="009D02F8" w:rsidP="0011427E">
            <w:pPr>
              <w:pStyle w:val="GOSTTableListMark1"/>
            </w:pPr>
            <w:r w:rsidRPr="004A1C8C">
              <w:t>ЛБО_ГАБС_СВЗ_</w:t>
            </w:r>
            <w:r>
              <w:t>3,</w:t>
            </w:r>
          </w:p>
          <w:p w14:paraId="04BEEAEE" w14:textId="170C3482" w:rsidR="009D02F8" w:rsidRDefault="009D02F8" w:rsidP="0011427E">
            <w:pPr>
              <w:pStyle w:val="GOSTTableListMark1"/>
              <w:rPr>
                <w:rFonts w:eastAsia="Calibri"/>
              </w:rPr>
            </w:pPr>
            <w:r w:rsidRPr="004A1C8C">
              <w:t>ЛБО</w:t>
            </w:r>
            <w:r>
              <w:rPr>
                <w:rFonts w:eastAsia="Calibri"/>
              </w:rPr>
              <w:t>_РБС_3,</w:t>
            </w:r>
          </w:p>
          <w:p w14:paraId="2B475E11" w14:textId="0E3692D1" w:rsidR="009D02F8" w:rsidRDefault="009D02F8" w:rsidP="0011427E">
            <w:pPr>
              <w:pStyle w:val="GOSTTableListMark1"/>
              <w:rPr>
                <w:rFonts w:eastAsia="Calibri"/>
              </w:rPr>
            </w:pPr>
            <w:r>
              <w:rPr>
                <w:rFonts w:eastAsia="Calibri"/>
              </w:rPr>
              <w:t>ЛБО_РБС_СВЗ_3,</w:t>
            </w:r>
          </w:p>
          <w:p w14:paraId="4DDC8414" w14:textId="0FFC4A4D" w:rsidR="009D02F8" w:rsidRPr="005E26C1" w:rsidRDefault="009D02F8" w:rsidP="0011427E">
            <w:pPr>
              <w:pStyle w:val="GOSTTableListMark1"/>
            </w:pPr>
            <w:r w:rsidRPr="004A1C8C">
              <w:rPr>
                <w:rFonts w:eastAsia="Calibri"/>
              </w:rPr>
              <w:t>ЛБО_РБС_ВАЛ_</w:t>
            </w:r>
            <w:r>
              <w:rPr>
                <w:rFonts w:eastAsia="Calibri"/>
              </w:rPr>
              <w:t>3</w:t>
            </w:r>
          </w:p>
        </w:tc>
        <w:tc>
          <w:tcPr>
            <w:tcW w:w="254" w:type="pct"/>
            <w:vMerge w:val="restart"/>
          </w:tcPr>
          <w:p w14:paraId="1FC3C0D2" w14:textId="4535EDF6" w:rsidR="009D02F8" w:rsidRDefault="009D02F8" w:rsidP="0011427E">
            <w:pPr>
              <w:pStyle w:val="GOSTTablenorm"/>
              <w:rPr>
                <w:szCs w:val="22"/>
              </w:rPr>
            </w:pPr>
            <w:r w:rsidRPr="0034481E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33C8EBB1" w14:textId="4007C3CB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56" w:type="pct"/>
          </w:tcPr>
          <w:p w14:paraId="3E06B001" w14:textId="39DE1320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  <w:tc>
          <w:tcPr>
            <w:tcW w:w="213" w:type="pct"/>
          </w:tcPr>
          <w:p w14:paraId="219AF3E0" w14:textId="17907816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  <w:tc>
          <w:tcPr>
            <w:tcW w:w="213" w:type="pct"/>
          </w:tcPr>
          <w:p w14:paraId="508AA63A" w14:textId="1C5BA615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  <w:tc>
          <w:tcPr>
            <w:tcW w:w="213" w:type="pct"/>
          </w:tcPr>
          <w:p w14:paraId="7217CE57" w14:textId="02FF2F0D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  <w:tc>
          <w:tcPr>
            <w:tcW w:w="249" w:type="pct"/>
          </w:tcPr>
          <w:p w14:paraId="1653E68E" w14:textId="12BCBAC6" w:rsidR="009D02F8" w:rsidRDefault="009D02F8" w:rsidP="0011427E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</w:tr>
      <w:tr w:rsidR="009D02F8" w:rsidRPr="005E26C1" w14:paraId="440BDD8F" w14:textId="77777777" w:rsidTr="00D45F66">
        <w:tc>
          <w:tcPr>
            <w:tcW w:w="125" w:type="pct"/>
          </w:tcPr>
          <w:p w14:paraId="3C7A9512" w14:textId="77777777" w:rsidR="009D02F8" w:rsidRPr="008A7F76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45B59720" w14:textId="77777777" w:rsidR="009D02F8" w:rsidRPr="00B10891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52732C6A" w14:textId="77777777" w:rsidR="009D02F8" w:rsidRPr="00356856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11E68516" w14:textId="0DD228C8" w:rsidR="009D02F8" w:rsidRDefault="009D02F8" w:rsidP="0011427E">
            <w:pPr>
              <w:pStyle w:val="GOSTTablenorm"/>
            </w:pPr>
            <w:r w:rsidRPr="00356856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F5F8E73" w14:textId="4C206599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62737A51" w14:textId="6677074A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03287183" w14:textId="07C3D2A3" w:rsidR="009D02F8" w:rsidRPr="00CB4D15" w:rsidRDefault="009D02F8" w:rsidP="0011427E">
            <w:pPr>
              <w:pStyle w:val="GOSTTablenorm"/>
              <w:rPr>
                <w:lang w:val="en-US"/>
              </w:rPr>
            </w:pPr>
            <w:r w:rsidRPr="00CB4D15">
              <w:rPr>
                <w:lang w:val="en-US"/>
              </w:rPr>
              <w:t>EXP</w:t>
            </w:r>
            <w:r w:rsidRPr="00CB4D15">
              <w:t>:</w:t>
            </w:r>
            <w:r>
              <w:t xml:space="preserve"> 59</w:t>
            </w:r>
          </w:p>
        </w:tc>
        <w:tc>
          <w:tcPr>
            <w:tcW w:w="1107" w:type="pct"/>
            <w:vMerge/>
          </w:tcPr>
          <w:p w14:paraId="41975A46" w14:textId="77777777" w:rsidR="009D02F8" w:rsidRDefault="009D02F8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666F054C" w14:textId="77777777" w:rsidR="009D02F8" w:rsidRPr="0034481E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4C2B2B98" w14:textId="6F95AE34" w:rsidR="009D02F8" w:rsidRPr="004A1C8C" w:rsidRDefault="009D02F8" w:rsidP="0011427E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  <w:r>
              <w:rPr>
                <w:szCs w:val="22"/>
              </w:rPr>
              <w:t xml:space="preserve"> ГРБС</w:t>
            </w:r>
          </w:p>
        </w:tc>
        <w:tc>
          <w:tcPr>
            <w:tcW w:w="256" w:type="pct"/>
          </w:tcPr>
          <w:p w14:paraId="2F345125" w14:textId="5C48FF71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13" w:type="pct"/>
          </w:tcPr>
          <w:p w14:paraId="0519B3A4" w14:textId="777C8A4F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13" w:type="pct"/>
          </w:tcPr>
          <w:p w14:paraId="460D3AB9" w14:textId="7FD2E6FD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13" w:type="pct"/>
          </w:tcPr>
          <w:p w14:paraId="0492A221" w14:textId="58F4867F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49" w:type="pct"/>
          </w:tcPr>
          <w:p w14:paraId="08627414" w14:textId="37D8A974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</w:tr>
      <w:tr w:rsidR="009D02F8" w:rsidRPr="005E26C1" w14:paraId="36D16AB0" w14:textId="77777777" w:rsidTr="00D45F66">
        <w:tc>
          <w:tcPr>
            <w:tcW w:w="125" w:type="pct"/>
          </w:tcPr>
          <w:p w14:paraId="652E97C8" w14:textId="77777777" w:rsidR="009D02F8" w:rsidRPr="008A7F76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4781D249" w14:textId="77777777" w:rsidR="009D02F8" w:rsidRPr="00B10891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50CEFAD5" w14:textId="77777777" w:rsidR="009D02F8" w:rsidRPr="00356856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4BC0BD31" w14:textId="277BBB59" w:rsidR="009D02F8" w:rsidRDefault="009D02F8" w:rsidP="0011427E">
            <w:pPr>
              <w:pStyle w:val="GOSTTablenorm"/>
            </w:pPr>
            <w:r w:rsidRPr="00356856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2EEAECA" w14:textId="538C630D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5A6D134F" w14:textId="0FE8D98D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258AA0E8" w14:textId="6FFDB420" w:rsidR="009D02F8" w:rsidRPr="00CB4D15" w:rsidRDefault="009D02F8" w:rsidP="0011427E">
            <w:pPr>
              <w:pStyle w:val="GOSTTablenorm"/>
              <w:rPr>
                <w:lang w:val="en-US"/>
              </w:rPr>
            </w:pPr>
            <w:r w:rsidRPr="00CB4D15">
              <w:rPr>
                <w:lang w:val="en-US"/>
              </w:rPr>
              <w:t>EXP</w:t>
            </w:r>
            <w:r w:rsidRPr="00CB4D15">
              <w:t>:</w:t>
            </w:r>
            <w:r>
              <w:t xml:space="preserve"> 133</w:t>
            </w:r>
          </w:p>
        </w:tc>
        <w:tc>
          <w:tcPr>
            <w:tcW w:w="1107" w:type="pct"/>
            <w:vMerge/>
          </w:tcPr>
          <w:p w14:paraId="524BAAA3" w14:textId="77777777" w:rsidR="009D02F8" w:rsidRDefault="009D02F8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3BDE1E8F" w14:textId="77777777" w:rsidR="009D02F8" w:rsidRPr="0034481E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2ACD1E00" w14:textId="77777777" w:rsidR="009D02F8" w:rsidRDefault="009D02F8" w:rsidP="0011427E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  <w:r>
              <w:rPr>
                <w:szCs w:val="22"/>
              </w:rPr>
              <w:t xml:space="preserve"> </w:t>
            </w:r>
          </w:p>
          <w:p w14:paraId="53472AA4" w14:textId="4F1319AF" w:rsidR="009D02F8" w:rsidRPr="004A1C8C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РБС</w:t>
            </w:r>
          </w:p>
        </w:tc>
        <w:tc>
          <w:tcPr>
            <w:tcW w:w="256" w:type="pct"/>
          </w:tcPr>
          <w:p w14:paraId="6C3BB57C" w14:textId="1666BA3B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13" w:type="pct"/>
          </w:tcPr>
          <w:p w14:paraId="49AE4311" w14:textId="7E0324C6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13" w:type="pct"/>
          </w:tcPr>
          <w:p w14:paraId="3D4FC81B" w14:textId="59A6BABC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13" w:type="pct"/>
          </w:tcPr>
          <w:p w14:paraId="38BC80FC" w14:textId="6C56B368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49" w:type="pct"/>
          </w:tcPr>
          <w:p w14:paraId="32AD20D5" w14:textId="552D9950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</w:tr>
      <w:tr w:rsidR="009D02F8" w:rsidRPr="005E26C1" w14:paraId="3CDB44F8" w14:textId="77777777" w:rsidTr="00D45F66">
        <w:tc>
          <w:tcPr>
            <w:tcW w:w="125" w:type="pct"/>
          </w:tcPr>
          <w:p w14:paraId="1C931DE4" w14:textId="3AE8743C" w:rsidR="009D02F8" w:rsidRPr="008A7F76" w:rsidRDefault="009D02F8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7C0072B5" w14:textId="3D2F74E7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B10891">
              <w:rPr>
                <w:szCs w:val="22"/>
              </w:rPr>
              <w:t>ЛБО распределенные на третий год планового периода</w:t>
            </w:r>
          </w:p>
        </w:tc>
        <w:tc>
          <w:tcPr>
            <w:tcW w:w="279" w:type="pct"/>
            <w:vMerge w:val="restart"/>
          </w:tcPr>
          <w:p w14:paraId="64E4E572" w14:textId="3C765C63" w:rsidR="009D02F8" w:rsidRPr="00356856" w:rsidRDefault="00C303B1" w:rsidP="0011427E">
            <w:pPr>
              <w:pStyle w:val="GOSTTablenorm"/>
              <w:rPr>
                <w:szCs w:val="22"/>
              </w:rPr>
            </w:pPr>
            <w:ins w:id="1263" w:author="Краснова Наталья EXP-332161" w:date="2026-03-19T17:51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3B9E403B" w14:textId="2F798B61" w:rsidR="009D02F8" w:rsidRDefault="009D02F8" w:rsidP="0011427E">
            <w:pPr>
              <w:pStyle w:val="GOSTTablenorm"/>
            </w:pPr>
            <w:r w:rsidRPr="00356856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CC21222" w14:textId="3C26E7FA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383D7ABF" w14:textId="49B480E8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t>244</w:t>
            </w:r>
          </w:p>
        </w:tc>
        <w:tc>
          <w:tcPr>
            <w:tcW w:w="301" w:type="pct"/>
          </w:tcPr>
          <w:p w14:paraId="299AC7EE" w14:textId="427A488D" w:rsidR="009D02F8" w:rsidRPr="00F24EC7" w:rsidRDefault="009D02F8" w:rsidP="0011427E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1107" w:type="pct"/>
            <w:vMerge w:val="restart"/>
          </w:tcPr>
          <w:p w14:paraId="792767C1" w14:textId="09737789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rFonts w:eastAsia="Calibri"/>
                <w:szCs w:val="22"/>
              </w:rPr>
              <w:t>Общая с</w:t>
            </w:r>
            <w:r w:rsidRPr="004A1C8C">
              <w:rPr>
                <w:rFonts w:eastAsia="Calibri"/>
                <w:szCs w:val="22"/>
              </w:rPr>
              <w:t>умма ЛБО, распределенных ГРБС, РБС по подведомственным УБП</w:t>
            </w:r>
            <w:r>
              <w:rPr>
                <w:rFonts w:eastAsia="Calibri"/>
                <w:szCs w:val="22"/>
              </w:rPr>
              <w:t xml:space="preserve"> </w:t>
            </w:r>
            <w:r w:rsidRPr="00B10891">
              <w:rPr>
                <w:szCs w:val="22"/>
              </w:rPr>
              <w:t xml:space="preserve">на </w:t>
            </w:r>
            <w:r>
              <w:rPr>
                <w:szCs w:val="22"/>
              </w:rPr>
              <w:t>третий</w:t>
            </w:r>
            <w:r w:rsidRPr="00B10891">
              <w:rPr>
                <w:szCs w:val="22"/>
              </w:rPr>
              <w:t xml:space="preserve"> год планового периода</w:t>
            </w:r>
            <w:r>
              <w:rPr>
                <w:szCs w:val="22"/>
              </w:rPr>
              <w:t>.</w:t>
            </w:r>
          </w:p>
          <w:p w14:paraId="77C45A9C" w14:textId="77777777" w:rsidR="009D02F8" w:rsidRDefault="009D02F8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42D50A7B" w14:textId="3CB81CC5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Оборот по Д</w:t>
            </w:r>
            <w:r w:rsidRPr="005E26C1">
              <w:rPr>
                <w:szCs w:val="22"/>
              </w:rPr>
              <w:t>т за отчетный период по показателям:</w:t>
            </w:r>
          </w:p>
          <w:p w14:paraId="01FFFB9C" w14:textId="37BE8F79" w:rsidR="009D02F8" w:rsidRPr="004A1C8C" w:rsidRDefault="009D02F8" w:rsidP="0011427E">
            <w:pPr>
              <w:pStyle w:val="GOSTTableListMark1"/>
            </w:pPr>
            <w:r w:rsidRPr="004A1C8C">
              <w:t>ЛБО_ГАБС_</w:t>
            </w:r>
            <w:r>
              <w:t>4,</w:t>
            </w:r>
          </w:p>
          <w:p w14:paraId="54644ADD" w14:textId="7823E524" w:rsidR="009D02F8" w:rsidRPr="004A1C8C" w:rsidRDefault="009D02F8" w:rsidP="0011427E">
            <w:pPr>
              <w:pStyle w:val="GOSTTableListMark1"/>
            </w:pPr>
            <w:r w:rsidRPr="004A1C8C">
              <w:t>ЛБО_ГАБС_СВЗ_</w:t>
            </w:r>
            <w:r>
              <w:t>4,</w:t>
            </w:r>
          </w:p>
          <w:p w14:paraId="2698ED29" w14:textId="2818F734" w:rsidR="009D02F8" w:rsidRDefault="009D02F8" w:rsidP="0011427E">
            <w:pPr>
              <w:pStyle w:val="GOSTTableListMark1"/>
              <w:rPr>
                <w:rFonts w:eastAsia="Calibri"/>
              </w:rPr>
            </w:pPr>
            <w:r w:rsidRPr="004A1C8C">
              <w:t>ЛБО</w:t>
            </w:r>
            <w:r>
              <w:rPr>
                <w:rFonts w:eastAsia="Calibri"/>
              </w:rPr>
              <w:t>_РБС_4,</w:t>
            </w:r>
          </w:p>
          <w:p w14:paraId="53CF0573" w14:textId="3508C1FC" w:rsidR="009D02F8" w:rsidRDefault="009D02F8" w:rsidP="0011427E">
            <w:pPr>
              <w:pStyle w:val="GOSTTableListMark1"/>
              <w:rPr>
                <w:rFonts w:eastAsia="Calibri"/>
              </w:rPr>
            </w:pPr>
            <w:r>
              <w:rPr>
                <w:rFonts w:eastAsia="Calibri"/>
              </w:rPr>
              <w:t>ЛБО_РБС_СВЗ_4,</w:t>
            </w:r>
          </w:p>
          <w:p w14:paraId="31F4C76F" w14:textId="7E679C03" w:rsidR="009D02F8" w:rsidRPr="005E26C1" w:rsidRDefault="009D02F8" w:rsidP="0011427E">
            <w:pPr>
              <w:pStyle w:val="GOSTTableListMark1"/>
            </w:pPr>
            <w:r w:rsidRPr="004A1C8C">
              <w:rPr>
                <w:rFonts w:eastAsia="Calibri"/>
              </w:rPr>
              <w:t>ЛБО_РБС_ВАЛ_</w:t>
            </w:r>
            <w:r>
              <w:rPr>
                <w:rFonts w:eastAsia="Calibri"/>
              </w:rPr>
              <w:t>4</w:t>
            </w:r>
          </w:p>
        </w:tc>
        <w:tc>
          <w:tcPr>
            <w:tcW w:w="254" w:type="pct"/>
            <w:vMerge w:val="restart"/>
          </w:tcPr>
          <w:p w14:paraId="1693BC3A" w14:textId="40F6E317" w:rsidR="009D02F8" w:rsidRDefault="009D02F8" w:rsidP="0011427E">
            <w:pPr>
              <w:pStyle w:val="GOSTTablenorm"/>
              <w:rPr>
                <w:szCs w:val="22"/>
              </w:rPr>
            </w:pPr>
            <w:r w:rsidRPr="0034481E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3CA8BAD0" w14:textId="6A449610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</w:p>
        </w:tc>
        <w:tc>
          <w:tcPr>
            <w:tcW w:w="256" w:type="pct"/>
          </w:tcPr>
          <w:p w14:paraId="30138AD1" w14:textId="643DE211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  <w:tc>
          <w:tcPr>
            <w:tcW w:w="213" w:type="pct"/>
          </w:tcPr>
          <w:p w14:paraId="78C131D0" w14:textId="3516827D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  <w:tc>
          <w:tcPr>
            <w:tcW w:w="213" w:type="pct"/>
          </w:tcPr>
          <w:p w14:paraId="26A0FA1E" w14:textId="3B98C6DC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  <w:tc>
          <w:tcPr>
            <w:tcW w:w="213" w:type="pct"/>
          </w:tcPr>
          <w:p w14:paraId="08A806A0" w14:textId="6F11AA67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  <w:tc>
          <w:tcPr>
            <w:tcW w:w="249" w:type="pct"/>
          </w:tcPr>
          <w:p w14:paraId="3112E4AB" w14:textId="13C3325F" w:rsidR="009D02F8" w:rsidRDefault="009D02F8" w:rsidP="0011427E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</w:tr>
      <w:tr w:rsidR="009D02F8" w:rsidRPr="005E26C1" w14:paraId="5BC8EF71" w14:textId="77777777" w:rsidTr="00D45F66">
        <w:tc>
          <w:tcPr>
            <w:tcW w:w="125" w:type="pct"/>
          </w:tcPr>
          <w:p w14:paraId="03D8BC2D" w14:textId="77777777" w:rsidR="009D02F8" w:rsidRPr="008A7F76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2CB7C146" w14:textId="77777777" w:rsidR="009D02F8" w:rsidRPr="00B10891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7BBF6FA7" w14:textId="77777777" w:rsidR="009D02F8" w:rsidRPr="00356856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0DFB64E6" w14:textId="3C43451E" w:rsidR="009D02F8" w:rsidRDefault="009D02F8" w:rsidP="0011427E">
            <w:pPr>
              <w:pStyle w:val="GOSTTablenorm"/>
            </w:pPr>
            <w:r w:rsidRPr="00356856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299E7B4" w14:textId="4112EC2E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207E5361" w14:textId="2C3E71A1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29516584" w14:textId="2A837236" w:rsidR="009D02F8" w:rsidRPr="00CB4D15" w:rsidRDefault="009D02F8" w:rsidP="0011427E">
            <w:pPr>
              <w:pStyle w:val="GOSTTablenorm"/>
              <w:rPr>
                <w:lang w:val="en-US"/>
              </w:rPr>
            </w:pPr>
            <w:r w:rsidRPr="00CB4D15">
              <w:rPr>
                <w:lang w:val="en-US"/>
              </w:rPr>
              <w:t>EXP</w:t>
            </w:r>
            <w:r w:rsidRPr="00CB4D15">
              <w:t>:</w:t>
            </w:r>
            <w:r>
              <w:t xml:space="preserve"> 60</w:t>
            </w:r>
          </w:p>
        </w:tc>
        <w:tc>
          <w:tcPr>
            <w:tcW w:w="1107" w:type="pct"/>
            <w:vMerge/>
          </w:tcPr>
          <w:p w14:paraId="32B0320D" w14:textId="77777777" w:rsidR="009D02F8" w:rsidRDefault="009D02F8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2C7CDFEF" w14:textId="77777777" w:rsidR="009D02F8" w:rsidRPr="0034481E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4DA7AB0A" w14:textId="480989ED" w:rsidR="009D02F8" w:rsidRPr="004A1C8C" w:rsidRDefault="009D02F8" w:rsidP="0011427E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  <w:r>
              <w:rPr>
                <w:szCs w:val="22"/>
              </w:rPr>
              <w:t xml:space="preserve"> ГРБС</w:t>
            </w:r>
          </w:p>
        </w:tc>
        <w:tc>
          <w:tcPr>
            <w:tcW w:w="256" w:type="pct"/>
          </w:tcPr>
          <w:p w14:paraId="345988F5" w14:textId="12D3D5CC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13" w:type="pct"/>
          </w:tcPr>
          <w:p w14:paraId="69E7EF2D" w14:textId="63BDB352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13" w:type="pct"/>
          </w:tcPr>
          <w:p w14:paraId="01CF78D4" w14:textId="7F95442D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13" w:type="pct"/>
          </w:tcPr>
          <w:p w14:paraId="0F5B0A93" w14:textId="1C656810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49" w:type="pct"/>
          </w:tcPr>
          <w:p w14:paraId="32B16DAA" w14:textId="7955EF12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</w:tr>
      <w:tr w:rsidR="009D02F8" w:rsidRPr="005E26C1" w14:paraId="007A5D89" w14:textId="77777777" w:rsidTr="00D45F66">
        <w:tc>
          <w:tcPr>
            <w:tcW w:w="125" w:type="pct"/>
          </w:tcPr>
          <w:p w14:paraId="4283FD6C" w14:textId="77777777" w:rsidR="009D02F8" w:rsidRPr="008A7F76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5C9DDD64" w14:textId="77777777" w:rsidR="009D02F8" w:rsidRPr="00B10891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6CECC8B4" w14:textId="77777777" w:rsidR="009D02F8" w:rsidRPr="00356856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2C77542E" w14:textId="7A2B5F1D" w:rsidR="009D02F8" w:rsidRDefault="009D02F8" w:rsidP="0011427E">
            <w:pPr>
              <w:pStyle w:val="GOSTTablenorm"/>
            </w:pPr>
            <w:r w:rsidRPr="00356856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BC6C3F7" w14:textId="005A8A46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2F433845" w14:textId="155AE9C4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40D27AF8" w14:textId="0AA8AF02" w:rsidR="009D02F8" w:rsidRPr="00CB4D15" w:rsidRDefault="009D02F8" w:rsidP="0011427E">
            <w:pPr>
              <w:pStyle w:val="GOSTTablenorm"/>
              <w:rPr>
                <w:lang w:val="en-US"/>
              </w:rPr>
            </w:pPr>
            <w:r w:rsidRPr="00CB4D15">
              <w:rPr>
                <w:lang w:val="en-US"/>
              </w:rPr>
              <w:t>EXP</w:t>
            </w:r>
            <w:r w:rsidRPr="00CB4D15">
              <w:t>:</w:t>
            </w:r>
            <w:r>
              <w:t xml:space="preserve"> 134</w:t>
            </w:r>
          </w:p>
        </w:tc>
        <w:tc>
          <w:tcPr>
            <w:tcW w:w="1107" w:type="pct"/>
            <w:vMerge/>
          </w:tcPr>
          <w:p w14:paraId="65C45601" w14:textId="77777777" w:rsidR="009D02F8" w:rsidRDefault="009D02F8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3824635E" w14:textId="77777777" w:rsidR="009D02F8" w:rsidRPr="0034481E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21CC1455" w14:textId="77777777" w:rsidR="009D02F8" w:rsidRDefault="009D02F8" w:rsidP="0011427E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  <w:r>
              <w:rPr>
                <w:szCs w:val="22"/>
              </w:rPr>
              <w:t xml:space="preserve"> </w:t>
            </w:r>
          </w:p>
          <w:p w14:paraId="6704E26A" w14:textId="2B9F855D" w:rsidR="009D02F8" w:rsidRPr="004A1C8C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РБС</w:t>
            </w:r>
          </w:p>
        </w:tc>
        <w:tc>
          <w:tcPr>
            <w:tcW w:w="256" w:type="pct"/>
          </w:tcPr>
          <w:p w14:paraId="416EF179" w14:textId="4C682E02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13" w:type="pct"/>
          </w:tcPr>
          <w:p w14:paraId="58327730" w14:textId="53B9D72B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13" w:type="pct"/>
          </w:tcPr>
          <w:p w14:paraId="23134A2D" w14:textId="1B8081A9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13" w:type="pct"/>
          </w:tcPr>
          <w:p w14:paraId="36115CBE" w14:textId="2BFAFF98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49" w:type="pct"/>
          </w:tcPr>
          <w:p w14:paraId="531FA7EF" w14:textId="572C43D5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</w:tr>
      <w:tr w:rsidR="00D45F66" w:rsidRPr="005E26C1" w14:paraId="16DEF11B" w14:textId="77777777" w:rsidTr="00D45F66">
        <w:tc>
          <w:tcPr>
            <w:tcW w:w="125" w:type="pct"/>
          </w:tcPr>
          <w:p w14:paraId="22EBFFBF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430185B0" w14:textId="517CDB3C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BF751F">
              <w:rPr>
                <w:szCs w:val="22"/>
              </w:rPr>
              <w:t xml:space="preserve">Из них ЛБО распределенные </w:t>
            </w:r>
            <w:r>
              <w:rPr>
                <w:szCs w:val="22"/>
              </w:rPr>
              <w:t xml:space="preserve">РБС </w:t>
            </w:r>
            <w:r w:rsidRPr="00400F70">
              <w:t>в иностранной валюте</w:t>
            </w:r>
            <w:r w:rsidRPr="00BF751F">
              <w:rPr>
                <w:szCs w:val="22"/>
              </w:rPr>
              <w:t xml:space="preserve"> на текущий финансовый год</w:t>
            </w:r>
          </w:p>
        </w:tc>
        <w:tc>
          <w:tcPr>
            <w:tcW w:w="279" w:type="pct"/>
          </w:tcPr>
          <w:p w14:paraId="73306CFC" w14:textId="274EC469" w:rsidR="00D45F66" w:rsidRPr="00356856" w:rsidRDefault="00C303B1" w:rsidP="0011427E">
            <w:pPr>
              <w:pStyle w:val="GOSTTablenorm"/>
              <w:rPr>
                <w:szCs w:val="22"/>
              </w:rPr>
            </w:pPr>
            <w:ins w:id="1264" w:author="Краснова Наталья EXP-332161" w:date="2026-03-19T17:51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0D7F0390" w14:textId="52DC9441" w:rsidR="00D45F66" w:rsidRPr="00BE0C81" w:rsidDel="009C4FD0" w:rsidRDefault="00D45F66" w:rsidP="0011427E">
            <w:pPr>
              <w:pStyle w:val="GOSTTablenorm"/>
              <w:rPr>
                <w:highlight w:val="yellow"/>
              </w:rPr>
            </w:pPr>
            <w:r w:rsidRPr="00356856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0641090" w14:textId="73FE5CC8" w:rsidR="00D45F66" w:rsidRDefault="00D45F66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2C72866F" w14:textId="7358CAAC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245</w:t>
            </w:r>
          </w:p>
        </w:tc>
        <w:tc>
          <w:tcPr>
            <w:tcW w:w="301" w:type="pct"/>
          </w:tcPr>
          <w:p w14:paraId="409C0D77" w14:textId="0544C030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CB4D15">
              <w:rPr>
                <w:lang w:val="en-US"/>
              </w:rPr>
              <w:t>EXP</w:t>
            </w:r>
            <w:r w:rsidRPr="00CB4D15">
              <w:t>:</w:t>
            </w:r>
            <w:r>
              <w:t xml:space="preserve"> 139</w:t>
            </w:r>
          </w:p>
        </w:tc>
        <w:tc>
          <w:tcPr>
            <w:tcW w:w="1107" w:type="pct"/>
          </w:tcPr>
          <w:p w14:paraId="4408B853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4A1C8C">
              <w:rPr>
                <w:rFonts w:eastAsia="Calibri"/>
                <w:szCs w:val="22"/>
              </w:rPr>
              <w:t>Сумма ЛБО</w:t>
            </w:r>
            <w:r>
              <w:rPr>
                <w:rFonts w:eastAsia="Calibri"/>
                <w:szCs w:val="22"/>
              </w:rPr>
              <w:t xml:space="preserve"> в иностранной валюте (в рублевом эквиваленте)</w:t>
            </w:r>
            <w:r w:rsidRPr="004A1C8C">
              <w:rPr>
                <w:rFonts w:eastAsia="Calibri"/>
                <w:szCs w:val="22"/>
              </w:rPr>
              <w:t>, распределенных РБС по подведомственным УБП</w:t>
            </w:r>
            <w:r>
              <w:rPr>
                <w:rFonts w:eastAsia="Calibri"/>
                <w:szCs w:val="22"/>
              </w:rPr>
              <w:t xml:space="preserve"> </w:t>
            </w:r>
            <w:r w:rsidRPr="00BF751F">
              <w:rPr>
                <w:szCs w:val="22"/>
              </w:rPr>
              <w:t>на текущий финансовый год</w:t>
            </w:r>
            <w:r>
              <w:rPr>
                <w:szCs w:val="22"/>
              </w:rPr>
              <w:t>.</w:t>
            </w:r>
          </w:p>
          <w:p w14:paraId="1BD72583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3DBD7076" w14:textId="0B4CC399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lastRenderedPageBreak/>
              <w:t>Оборот по Д</w:t>
            </w:r>
            <w:r w:rsidRPr="005E26C1">
              <w:rPr>
                <w:szCs w:val="22"/>
              </w:rPr>
              <w:t xml:space="preserve">т за </w:t>
            </w:r>
            <w:r>
              <w:rPr>
                <w:szCs w:val="22"/>
              </w:rPr>
              <w:t xml:space="preserve">отчетный период по показателю </w:t>
            </w:r>
            <w:r w:rsidRPr="004A1C8C">
              <w:rPr>
                <w:rFonts w:eastAsia="Calibri"/>
                <w:szCs w:val="22"/>
              </w:rPr>
              <w:t>ЛБО_РБС_ВАЛ_</w:t>
            </w:r>
            <w:r>
              <w:rPr>
                <w:rFonts w:eastAsia="Calibri"/>
                <w:szCs w:val="22"/>
              </w:rPr>
              <w:t>1</w:t>
            </w:r>
          </w:p>
        </w:tc>
        <w:tc>
          <w:tcPr>
            <w:tcW w:w="254" w:type="pct"/>
          </w:tcPr>
          <w:p w14:paraId="27903DBA" w14:textId="5A72B256" w:rsidR="00D45F66" w:rsidRDefault="00D45F66" w:rsidP="0011427E">
            <w:pPr>
              <w:pStyle w:val="GOSTTablenorm"/>
              <w:rPr>
                <w:szCs w:val="22"/>
              </w:rPr>
            </w:pPr>
            <w:r w:rsidRPr="0034481E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0B783568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  <w:r>
              <w:rPr>
                <w:szCs w:val="22"/>
              </w:rPr>
              <w:t xml:space="preserve"> </w:t>
            </w:r>
          </w:p>
          <w:p w14:paraId="639CE0C2" w14:textId="5ABC78EE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РБС</w:t>
            </w:r>
          </w:p>
        </w:tc>
        <w:tc>
          <w:tcPr>
            <w:tcW w:w="256" w:type="pct"/>
          </w:tcPr>
          <w:p w14:paraId="14676AAA" w14:textId="5339CD65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  <w:tc>
          <w:tcPr>
            <w:tcW w:w="213" w:type="pct"/>
          </w:tcPr>
          <w:p w14:paraId="5E73BCB8" w14:textId="6B8974DB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  <w:tc>
          <w:tcPr>
            <w:tcW w:w="213" w:type="pct"/>
          </w:tcPr>
          <w:p w14:paraId="191BCB31" w14:textId="1354D53F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  <w:tc>
          <w:tcPr>
            <w:tcW w:w="213" w:type="pct"/>
          </w:tcPr>
          <w:p w14:paraId="5A4EE34D" w14:textId="388583B7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  <w:tc>
          <w:tcPr>
            <w:tcW w:w="249" w:type="pct"/>
          </w:tcPr>
          <w:p w14:paraId="1F72EC46" w14:textId="751AD54D" w:rsidR="00D45F66" w:rsidRDefault="00D45F66" w:rsidP="0011427E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</w:tr>
      <w:tr w:rsidR="00D45F66" w:rsidRPr="005E26C1" w14:paraId="29CDD400" w14:textId="77777777" w:rsidTr="00D45F66">
        <w:tc>
          <w:tcPr>
            <w:tcW w:w="125" w:type="pct"/>
          </w:tcPr>
          <w:p w14:paraId="0529D719" w14:textId="77777777" w:rsidR="00D45F66" w:rsidRPr="008A7F76" w:rsidRDefault="00D45F66" w:rsidP="003219F6">
            <w:pPr>
              <w:pStyle w:val="GOSTTableNum"/>
            </w:pPr>
          </w:p>
        </w:tc>
        <w:tc>
          <w:tcPr>
            <w:tcW w:w="596" w:type="pct"/>
          </w:tcPr>
          <w:p w14:paraId="7A715C63" w14:textId="7829B3CC" w:rsidR="00D45F66" w:rsidRPr="005E26C1" w:rsidRDefault="00D45F66" w:rsidP="003219F6">
            <w:pPr>
              <w:pStyle w:val="GOSTTablenorm"/>
              <w:rPr>
                <w:szCs w:val="22"/>
              </w:rPr>
            </w:pPr>
            <w:r w:rsidRPr="00BF751F">
              <w:rPr>
                <w:szCs w:val="22"/>
              </w:rPr>
              <w:t xml:space="preserve">Из них ЛБО распределенные </w:t>
            </w:r>
            <w:r>
              <w:rPr>
                <w:szCs w:val="22"/>
              </w:rPr>
              <w:t xml:space="preserve">РБС </w:t>
            </w:r>
            <w:r w:rsidRPr="00400F70">
              <w:t>в иностранной валюте</w:t>
            </w:r>
            <w:r w:rsidRPr="00BF751F">
              <w:rPr>
                <w:szCs w:val="22"/>
              </w:rPr>
              <w:t xml:space="preserve"> на первый год планового периода</w:t>
            </w:r>
          </w:p>
        </w:tc>
        <w:tc>
          <w:tcPr>
            <w:tcW w:w="279" w:type="pct"/>
          </w:tcPr>
          <w:p w14:paraId="4639C95E" w14:textId="0C61A004" w:rsidR="00D45F66" w:rsidRPr="00356856" w:rsidRDefault="00C303B1" w:rsidP="003219F6">
            <w:pPr>
              <w:pStyle w:val="GOSTTablenorm"/>
              <w:rPr>
                <w:szCs w:val="22"/>
              </w:rPr>
            </w:pPr>
            <w:ins w:id="1265" w:author="Краснова Наталья EXP-332161" w:date="2026-03-19T17:51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269DCE21" w14:textId="23D1E48D" w:rsidR="00D45F66" w:rsidRPr="005814B4" w:rsidDel="009C4FD0" w:rsidRDefault="00D45F66" w:rsidP="003219F6">
            <w:pPr>
              <w:pStyle w:val="GOSTTablenorm"/>
            </w:pPr>
            <w:r w:rsidRPr="00356856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D441E23" w14:textId="3F9CCA6E" w:rsidR="00D45F66" w:rsidRDefault="00D45F66" w:rsidP="003219F6">
            <w:pPr>
              <w:pStyle w:val="GOSTTablenorm"/>
            </w:pPr>
            <w:r w:rsidRPr="008C5AD2">
              <w:t>-</w:t>
            </w:r>
          </w:p>
        </w:tc>
        <w:tc>
          <w:tcPr>
            <w:tcW w:w="341" w:type="pct"/>
          </w:tcPr>
          <w:p w14:paraId="69F242C4" w14:textId="09DC2355" w:rsidR="00D45F66" w:rsidRPr="005E26C1" w:rsidRDefault="00D45F66" w:rsidP="003219F6">
            <w:pPr>
              <w:pStyle w:val="GOSTTablenorm"/>
              <w:rPr>
                <w:szCs w:val="22"/>
              </w:rPr>
            </w:pPr>
            <w:r>
              <w:t>246</w:t>
            </w:r>
          </w:p>
        </w:tc>
        <w:tc>
          <w:tcPr>
            <w:tcW w:w="301" w:type="pct"/>
          </w:tcPr>
          <w:p w14:paraId="0DF83C56" w14:textId="39BFBAE4" w:rsidR="00D45F66" w:rsidRPr="005E26C1" w:rsidRDefault="00D45F66" w:rsidP="003219F6">
            <w:pPr>
              <w:pStyle w:val="GOSTTablenorm"/>
              <w:rPr>
                <w:szCs w:val="22"/>
              </w:rPr>
            </w:pPr>
            <w:r w:rsidRPr="00CB4D15">
              <w:rPr>
                <w:lang w:val="en-US"/>
              </w:rPr>
              <w:t>EXP</w:t>
            </w:r>
            <w:r w:rsidRPr="00CB4D15">
              <w:t>:</w:t>
            </w:r>
            <w:r>
              <w:t xml:space="preserve"> 140</w:t>
            </w:r>
          </w:p>
        </w:tc>
        <w:tc>
          <w:tcPr>
            <w:tcW w:w="1107" w:type="pct"/>
          </w:tcPr>
          <w:p w14:paraId="4D15BAAB" w14:textId="3D9F0D15" w:rsidR="00D45F66" w:rsidRDefault="00D45F66" w:rsidP="003219F6">
            <w:pPr>
              <w:pStyle w:val="GOSTTablenorm"/>
              <w:rPr>
                <w:szCs w:val="22"/>
              </w:rPr>
            </w:pPr>
            <w:r w:rsidRPr="004A1C8C">
              <w:rPr>
                <w:rFonts w:eastAsia="Calibri"/>
                <w:szCs w:val="22"/>
              </w:rPr>
              <w:t>Сумма ЛБО</w:t>
            </w:r>
            <w:r>
              <w:rPr>
                <w:rFonts w:eastAsia="Calibri"/>
                <w:szCs w:val="22"/>
              </w:rPr>
              <w:t xml:space="preserve"> в иностранной валюте (в рублевом эквиваленте)</w:t>
            </w:r>
            <w:r w:rsidRPr="004A1C8C">
              <w:rPr>
                <w:rFonts w:eastAsia="Calibri"/>
                <w:szCs w:val="22"/>
              </w:rPr>
              <w:t>, распределенных РБС по подведомственным УБП</w:t>
            </w:r>
            <w:r>
              <w:rPr>
                <w:rFonts w:eastAsia="Calibri"/>
                <w:szCs w:val="22"/>
              </w:rPr>
              <w:t xml:space="preserve"> </w:t>
            </w:r>
            <w:r w:rsidRPr="00BF751F">
              <w:rPr>
                <w:szCs w:val="22"/>
              </w:rPr>
              <w:t>на первый год планового периода</w:t>
            </w:r>
            <w:r>
              <w:rPr>
                <w:szCs w:val="22"/>
              </w:rPr>
              <w:t>.</w:t>
            </w:r>
          </w:p>
          <w:p w14:paraId="55A71CD1" w14:textId="77777777" w:rsidR="00D45F66" w:rsidRDefault="00D45F66" w:rsidP="003219F6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072F6EA3" w14:textId="30C0DC1E" w:rsidR="00D45F66" w:rsidRPr="005E26C1" w:rsidRDefault="00D45F66" w:rsidP="003219F6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Оборот по Д</w:t>
            </w:r>
            <w:r w:rsidRPr="005E26C1">
              <w:rPr>
                <w:szCs w:val="22"/>
              </w:rPr>
              <w:t xml:space="preserve">т за </w:t>
            </w:r>
            <w:r>
              <w:rPr>
                <w:szCs w:val="22"/>
              </w:rPr>
              <w:t xml:space="preserve">отчетный период по показателю </w:t>
            </w:r>
            <w:r w:rsidRPr="004A1C8C">
              <w:rPr>
                <w:rFonts w:eastAsia="Calibri"/>
                <w:szCs w:val="22"/>
              </w:rPr>
              <w:t>ЛБО_РБС_ВАЛ_</w:t>
            </w:r>
            <w:r>
              <w:rPr>
                <w:rFonts w:eastAsia="Calibri"/>
                <w:szCs w:val="22"/>
              </w:rPr>
              <w:t>2</w:t>
            </w:r>
          </w:p>
        </w:tc>
        <w:tc>
          <w:tcPr>
            <w:tcW w:w="254" w:type="pct"/>
          </w:tcPr>
          <w:p w14:paraId="41B409F4" w14:textId="7D3063EE" w:rsidR="00D45F66" w:rsidRDefault="00D45F66" w:rsidP="003219F6">
            <w:pPr>
              <w:pStyle w:val="GOSTTablenorm"/>
              <w:rPr>
                <w:szCs w:val="22"/>
              </w:rPr>
            </w:pPr>
            <w:r w:rsidRPr="0034481E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02F26BAB" w14:textId="77777777" w:rsidR="00D45F66" w:rsidRDefault="00D45F66" w:rsidP="003219F6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  <w:r>
              <w:rPr>
                <w:szCs w:val="22"/>
              </w:rPr>
              <w:t xml:space="preserve"> </w:t>
            </w:r>
          </w:p>
          <w:p w14:paraId="32EEABF6" w14:textId="29193466" w:rsidR="00D45F66" w:rsidRPr="005E26C1" w:rsidRDefault="00D45F66" w:rsidP="003219F6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РБС</w:t>
            </w:r>
          </w:p>
        </w:tc>
        <w:tc>
          <w:tcPr>
            <w:tcW w:w="256" w:type="pct"/>
          </w:tcPr>
          <w:p w14:paraId="0947B970" w14:textId="1109349F" w:rsidR="00D45F66" w:rsidRPr="005E26C1" w:rsidRDefault="00D45F66" w:rsidP="003219F6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  <w:tc>
          <w:tcPr>
            <w:tcW w:w="213" w:type="pct"/>
          </w:tcPr>
          <w:p w14:paraId="1FA1B297" w14:textId="2934808E" w:rsidR="00D45F66" w:rsidRPr="005E26C1" w:rsidRDefault="00D45F66" w:rsidP="003219F6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  <w:tc>
          <w:tcPr>
            <w:tcW w:w="213" w:type="pct"/>
          </w:tcPr>
          <w:p w14:paraId="194D077A" w14:textId="5E34A00A" w:rsidR="00D45F66" w:rsidRPr="005E26C1" w:rsidRDefault="00D45F66" w:rsidP="003219F6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  <w:tc>
          <w:tcPr>
            <w:tcW w:w="213" w:type="pct"/>
          </w:tcPr>
          <w:p w14:paraId="3B2484C6" w14:textId="23EC76AA" w:rsidR="00D45F66" w:rsidRPr="005E26C1" w:rsidRDefault="00D45F66" w:rsidP="003219F6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  <w:tc>
          <w:tcPr>
            <w:tcW w:w="249" w:type="pct"/>
          </w:tcPr>
          <w:p w14:paraId="03067547" w14:textId="41911D71" w:rsidR="00D45F66" w:rsidRDefault="00D45F66" w:rsidP="003219F6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</w:tr>
      <w:tr w:rsidR="00D45F66" w:rsidRPr="005E26C1" w14:paraId="3847CBB4" w14:textId="77777777" w:rsidTr="00D45F66">
        <w:tc>
          <w:tcPr>
            <w:tcW w:w="125" w:type="pct"/>
          </w:tcPr>
          <w:p w14:paraId="38C25978" w14:textId="77777777" w:rsidR="00D45F66" w:rsidRPr="008A7F76" w:rsidRDefault="00D45F66" w:rsidP="003219F6">
            <w:pPr>
              <w:pStyle w:val="GOSTTableNum"/>
            </w:pPr>
          </w:p>
        </w:tc>
        <w:tc>
          <w:tcPr>
            <w:tcW w:w="596" w:type="pct"/>
          </w:tcPr>
          <w:p w14:paraId="74EB873F" w14:textId="52541C59" w:rsidR="00D45F66" w:rsidRPr="005E26C1" w:rsidRDefault="00D45F66" w:rsidP="003219F6">
            <w:pPr>
              <w:pStyle w:val="GOSTTablenorm"/>
              <w:rPr>
                <w:szCs w:val="22"/>
              </w:rPr>
            </w:pPr>
            <w:r w:rsidRPr="00BF751F">
              <w:rPr>
                <w:szCs w:val="22"/>
              </w:rPr>
              <w:t xml:space="preserve">Из них ЛБО распределенные </w:t>
            </w:r>
            <w:r>
              <w:rPr>
                <w:szCs w:val="22"/>
              </w:rPr>
              <w:t xml:space="preserve">РБС </w:t>
            </w:r>
            <w:r w:rsidRPr="00400F70">
              <w:t>в иностранной валюте</w:t>
            </w:r>
            <w:r w:rsidRPr="00BF751F">
              <w:rPr>
                <w:szCs w:val="22"/>
              </w:rPr>
              <w:t xml:space="preserve"> на второй год планового периода</w:t>
            </w:r>
          </w:p>
        </w:tc>
        <w:tc>
          <w:tcPr>
            <w:tcW w:w="279" w:type="pct"/>
          </w:tcPr>
          <w:p w14:paraId="371F80BF" w14:textId="2899B17C" w:rsidR="00D45F66" w:rsidRPr="00356856" w:rsidRDefault="00C303B1" w:rsidP="003219F6">
            <w:pPr>
              <w:pStyle w:val="GOSTTablenorm"/>
              <w:rPr>
                <w:szCs w:val="22"/>
              </w:rPr>
            </w:pPr>
            <w:ins w:id="1266" w:author="Краснова Наталья EXP-332161" w:date="2026-03-19T17:51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14F98AC9" w14:textId="31EEF450" w:rsidR="00D45F66" w:rsidRPr="004B30CC" w:rsidDel="00A46A1E" w:rsidRDefault="00D45F66" w:rsidP="003219F6">
            <w:pPr>
              <w:pStyle w:val="GOSTTablenorm"/>
            </w:pPr>
            <w:r w:rsidRPr="00356856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975C1C6" w14:textId="7D0EA477" w:rsidR="00D45F66" w:rsidRDefault="00D45F66" w:rsidP="003219F6">
            <w:pPr>
              <w:pStyle w:val="GOSTTablenorm"/>
            </w:pPr>
            <w:r w:rsidRPr="008C5AD2">
              <w:t>-</w:t>
            </w:r>
          </w:p>
        </w:tc>
        <w:tc>
          <w:tcPr>
            <w:tcW w:w="341" w:type="pct"/>
          </w:tcPr>
          <w:p w14:paraId="0AB06A56" w14:textId="19450FA4" w:rsidR="00D45F66" w:rsidRPr="005E26C1" w:rsidRDefault="00D45F66" w:rsidP="003219F6">
            <w:pPr>
              <w:pStyle w:val="GOSTTablenorm"/>
              <w:rPr>
                <w:szCs w:val="22"/>
              </w:rPr>
            </w:pPr>
            <w:r>
              <w:t>247</w:t>
            </w:r>
          </w:p>
        </w:tc>
        <w:tc>
          <w:tcPr>
            <w:tcW w:w="301" w:type="pct"/>
          </w:tcPr>
          <w:p w14:paraId="2CEC0ED4" w14:textId="2035226B" w:rsidR="00D45F66" w:rsidRPr="005E26C1" w:rsidRDefault="00D45F66" w:rsidP="003219F6">
            <w:pPr>
              <w:pStyle w:val="GOSTTablenorm"/>
              <w:rPr>
                <w:szCs w:val="22"/>
              </w:rPr>
            </w:pPr>
            <w:r w:rsidRPr="00CB4D15">
              <w:rPr>
                <w:lang w:val="en-US"/>
              </w:rPr>
              <w:t>EXP</w:t>
            </w:r>
            <w:r w:rsidRPr="00CB4D15">
              <w:t>:</w:t>
            </w:r>
            <w:r>
              <w:t xml:space="preserve"> 141</w:t>
            </w:r>
          </w:p>
        </w:tc>
        <w:tc>
          <w:tcPr>
            <w:tcW w:w="1107" w:type="pct"/>
          </w:tcPr>
          <w:p w14:paraId="09AD8540" w14:textId="078DC457" w:rsidR="00D45F66" w:rsidRDefault="00D45F66" w:rsidP="003219F6">
            <w:pPr>
              <w:pStyle w:val="GOSTTablenorm"/>
              <w:rPr>
                <w:szCs w:val="22"/>
              </w:rPr>
            </w:pPr>
            <w:r w:rsidRPr="004A1C8C">
              <w:rPr>
                <w:rFonts w:eastAsia="Calibri"/>
                <w:szCs w:val="22"/>
              </w:rPr>
              <w:t>Сумма ЛБО</w:t>
            </w:r>
            <w:r>
              <w:rPr>
                <w:rFonts w:eastAsia="Calibri"/>
                <w:szCs w:val="22"/>
              </w:rPr>
              <w:t xml:space="preserve"> в иностранной валюте (в рублевом эквиваленте)</w:t>
            </w:r>
            <w:r w:rsidRPr="004A1C8C">
              <w:rPr>
                <w:rFonts w:eastAsia="Calibri"/>
                <w:szCs w:val="22"/>
              </w:rPr>
              <w:t>, распределенных РБС по подведомственным УБП</w:t>
            </w:r>
            <w:r>
              <w:rPr>
                <w:rFonts w:eastAsia="Calibri"/>
                <w:szCs w:val="22"/>
              </w:rPr>
              <w:t xml:space="preserve"> </w:t>
            </w:r>
            <w:r w:rsidRPr="00BF751F">
              <w:rPr>
                <w:szCs w:val="22"/>
              </w:rPr>
              <w:t xml:space="preserve">на </w:t>
            </w:r>
            <w:r>
              <w:rPr>
                <w:szCs w:val="22"/>
              </w:rPr>
              <w:t>второй</w:t>
            </w:r>
            <w:r w:rsidRPr="00BF751F">
              <w:rPr>
                <w:szCs w:val="22"/>
              </w:rPr>
              <w:t xml:space="preserve"> год планового периода</w:t>
            </w:r>
            <w:r>
              <w:rPr>
                <w:szCs w:val="22"/>
              </w:rPr>
              <w:t>.</w:t>
            </w:r>
          </w:p>
          <w:p w14:paraId="60DD99A0" w14:textId="77777777" w:rsidR="00D45F66" w:rsidRDefault="00D45F66" w:rsidP="003219F6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7701AD95" w14:textId="76F5FCED" w:rsidR="00D45F66" w:rsidRPr="005E26C1" w:rsidRDefault="00D45F66" w:rsidP="003219F6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Оборот по Д</w:t>
            </w:r>
            <w:r w:rsidRPr="005E26C1">
              <w:rPr>
                <w:szCs w:val="22"/>
              </w:rPr>
              <w:t xml:space="preserve">т за </w:t>
            </w:r>
            <w:r>
              <w:rPr>
                <w:szCs w:val="22"/>
              </w:rPr>
              <w:t xml:space="preserve">отчетный период по показателю </w:t>
            </w:r>
            <w:r w:rsidRPr="004A1C8C">
              <w:rPr>
                <w:rFonts w:eastAsia="Calibri"/>
                <w:szCs w:val="22"/>
              </w:rPr>
              <w:t>ЛБО_РБС_ВАЛ_</w:t>
            </w:r>
            <w:r>
              <w:rPr>
                <w:rFonts w:eastAsia="Calibri"/>
                <w:szCs w:val="22"/>
              </w:rPr>
              <w:t>3</w:t>
            </w:r>
          </w:p>
        </w:tc>
        <w:tc>
          <w:tcPr>
            <w:tcW w:w="254" w:type="pct"/>
          </w:tcPr>
          <w:p w14:paraId="166D33C7" w14:textId="4476A7BC" w:rsidR="00D45F66" w:rsidRDefault="00D45F66" w:rsidP="003219F6">
            <w:pPr>
              <w:pStyle w:val="GOSTTablenorm"/>
              <w:rPr>
                <w:szCs w:val="22"/>
              </w:rPr>
            </w:pPr>
            <w:r w:rsidRPr="0034481E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55BC960A" w14:textId="77777777" w:rsidR="00D45F66" w:rsidRDefault="00D45F66" w:rsidP="003219F6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  <w:r>
              <w:rPr>
                <w:szCs w:val="22"/>
              </w:rPr>
              <w:t xml:space="preserve"> </w:t>
            </w:r>
          </w:p>
          <w:p w14:paraId="76681C80" w14:textId="3ED4E961" w:rsidR="00D45F66" w:rsidRPr="005E26C1" w:rsidRDefault="00D45F66" w:rsidP="003219F6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РБС</w:t>
            </w:r>
          </w:p>
        </w:tc>
        <w:tc>
          <w:tcPr>
            <w:tcW w:w="256" w:type="pct"/>
          </w:tcPr>
          <w:p w14:paraId="131A5815" w14:textId="0B7C239A" w:rsidR="00D45F66" w:rsidRPr="005E26C1" w:rsidRDefault="00D45F66" w:rsidP="003219F6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  <w:tc>
          <w:tcPr>
            <w:tcW w:w="213" w:type="pct"/>
          </w:tcPr>
          <w:p w14:paraId="74B1E196" w14:textId="346E7D26" w:rsidR="00D45F66" w:rsidRPr="005E26C1" w:rsidRDefault="00D45F66" w:rsidP="003219F6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  <w:tc>
          <w:tcPr>
            <w:tcW w:w="213" w:type="pct"/>
          </w:tcPr>
          <w:p w14:paraId="67282E07" w14:textId="0DC3E91C" w:rsidR="00D45F66" w:rsidRPr="005E26C1" w:rsidRDefault="00D45F66" w:rsidP="003219F6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  <w:tc>
          <w:tcPr>
            <w:tcW w:w="213" w:type="pct"/>
          </w:tcPr>
          <w:p w14:paraId="0B7AAA2C" w14:textId="2FD28388" w:rsidR="00D45F66" w:rsidRPr="005E26C1" w:rsidRDefault="00D45F66" w:rsidP="003219F6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  <w:tc>
          <w:tcPr>
            <w:tcW w:w="249" w:type="pct"/>
          </w:tcPr>
          <w:p w14:paraId="7BDF1579" w14:textId="3A0CC043" w:rsidR="00D45F66" w:rsidRDefault="00D45F66" w:rsidP="003219F6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</w:tr>
      <w:tr w:rsidR="00D45F66" w:rsidRPr="005E26C1" w14:paraId="7EDA63D2" w14:textId="77777777" w:rsidTr="00D45F66">
        <w:tc>
          <w:tcPr>
            <w:tcW w:w="125" w:type="pct"/>
          </w:tcPr>
          <w:p w14:paraId="7DCE23E3" w14:textId="77777777" w:rsidR="00D45F66" w:rsidRPr="008A7F76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2C8AFA22" w14:textId="265F49F4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BF751F">
              <w:rPr>
                <w:szCs w:val="22"/>
              </w:rPr>
              <w:t xml:space="preserve">Из них ЛБО распределенные </w:t>
            </w:r>
            <w:r>
              <w:rPr>
                <w:szCs w:val="22"/>
              </w:rPr>
              <w:t xml:space="preserve">РБС </w:t>
            </w:r>
            <w:r w:rsidRPr="00400F70">
              <w:t>в иностранной валюте</w:t>
            </w:r>
            <w:r w:rsidRPr="00BF751F">
              <w:rPr>
                <w:szCs w:val="22"/>
              </w:rPr>
              <w:t xml:space="preserve"> на третий год планового периода</w:t>
            </w:r>
          </w:p>
        </w:tc>
        <w:tc>
          <w:tcPr>
            <w:tcW w:w="279" w:type="pct"/>
          </w:tcPr>
          <w:p w14:paraId="2A15DAB8" w14:textId="07667772" w:rsidR="00D45F66" w:rsidRPr="00356856" w:rsidRDefault="00C303B1" w:rsidP="0011427E">
            <w:pPr>
              <w:pStyle w:val="GOSTTablenorm"/>
              <w:rPr>
                <w:szCs w:val="22"/>
              </w:rPr>
            </w:pPr>
            <w:ins w:id="1267" w:author="Краснова Наталья EXP-332161" w:date="2026-03-19T17:51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7C398E5C" w14:textId="4E9AF780" w:rsidR="00D45F66" w:rsidRPr="004B30CC" w:rsidDel="00A46A1E" w:rsidRDefault="00D45F66" w:rsidP="0011427E">
            <w:pPr>
              <w:pStyle w:val="GOSTTablenorm"/>
            </w:pPr>
            <w:r w:rsidRPr="00356856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266929B" w14:textId="16F5E46F" w:rsidR="00D45F66" w:rsidRDefault="00D45F66" w:rsidP="0011427E">
            <w:pPr>
              <w:pStyle w:val="GOSTTablenorm"/>
            </w:pPr>
            <w:r w:rsidRPr="008B6CE4">
              <w:t>-</w:t>
            </w:r>
          </w:p>
        </w:tc>
        <w:tc>
          <w:tcPr>
            <w:tcW w:w="341" w:type="pct"/>
          </w:tcPr>
          <w:p w14:paraId="6AAAA937" w14:textId="05978F71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t>248</w:t>
            </w:r>
          </w:p>
        </w:tc>
        <w:tc>
          <w:tcPr>
            <w:tcW w:w="301" w:type="pct"/>
          </w:tcPr>
          <w:p w14:paraId="302A8C08" w14:textId="1249978A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CB4D15">
              <w:rPr>
                <w:lang w:val="en-US"/>
              </w:rPr>
              <w:t>EXP</w:t>
            </w:r>
            <w:r w:rsidRPr="00CB4D15">
              <w:t>:</w:t>
            </w:r>
            <w:r>
              <w:t xml:space="preserve"> 142</w:t>
            </w:r>
          </w:p>
        </w:tc>
        <w:tc>
          <w:tcPr>
            <w:tcW w:w="1107" w:type="pct"/>
          </w:tcPr>
          <w:p w14:paraId="37236958" w14:textId="265A498E" w:rsidR="00D45F66" w:rsidRDefault="00D45F66" w:rsidP="0011427E">
            <w:pPr>
              <w:pStyle w:val="GOSTTablenorm"/>
              <w:rPr>
                <w:szCs w:val="22"/>
              </w:rPr>
            </w:pPr>
            <w:r w:rsidRPr="004A1C8C">
              <w:rPr>
                <w:rFonts w:eastAsia="Calibri"/>
                <w:szCs w:val="22"/>
              </w:rPr>
              <w:t>Сумма ЛБО</w:t>
            </w:r>
            <w:r>
              <w:rPr>
                <w:rFonts w:eastAsia="Calibri"/>
                <w:szCs w:val="22"/>
              </w:rPr>
              <w:t xml:space="preserve"> в иностранной валюте (в рублевом эквиваленте)</w:t>
            </w:r>
            <w:r w:rsidRPr="004A1C8C">
              <w:rPr>
                <w:rFonts w:eastAsia="Calibri"/>
                <w:szCs w:val="22"/>
              </w:rPr>
              <w:t>, распределенных РБС по подведомственным УБП</w:t>
            </w:r>
            <w:r>
              <w:rPr>
                <w:rFonts w:eastAsia="Calibri"/>
                <w:szCs w:val="22"/>
              </w:rPr>
              <w:t xml:space="preserve"> </w:t>
            </w:r>
            <w:r w:rsidRPr="00BF751F">
              <w:rPr>
                <w:szCs w:val="22"/>
              </w:rPr>
              <w:t xml:space="preserve">на </w:t>
            </w:r>
            <w:r>
              <w:rPr>
                <w:szCs w:val="22"/>
              </w:rPr>
              <w:t>третий</w:t>
            </w:r>
            <w:r w:rsidRPr="00BF751F">
              <w:rPr>
                <w:szCs w:val="22"/>
              </w:rPr>
              <w:t xml:space="preserve"> год планового периода</w:t>
            </w:r>
            <w:r>
              <w:rPr>
                <w:szCs w:val="22"/>
              </w:rPr>
              <w:t>.</w:t>
            </w:r>
          </w:p>
          <w:p w14:paraId="648D3746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6B4ADBB5" w14:textId="07C0608A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Оборот по Д</w:t>
            </w:r>
            <w:r w:rsidRPr="005E26C1">
              <w:rPr>
                <w:szCs w:val="22"/>
              </w:rPr>
              <w:t xml:space="preserve">т за </w:t>
            </w:r>
            <w:r>
              <w:rPr>
                <w:szCs w:val="22"/>
              </w:rPr>
              <w:t xml:space="preserve">отчетный период по показателю </w:t>
            </w:r>
            <w:r w:rsidRPr="004A1C8C">
              <w:rPr>
                <w:rFonts w:eastAsia="Calibri"/>
                <w:szCs w:val="22"/>
              </w:rPr>
              <w:t>ЛБО_РБС_ВАЛ_</w:t>
            </w:r>
            <w:r>
              <w:rPr>
                <w:rFonts w:eastAsia="Calibri"/>
                <w:szCs w:val="22"/>
              </w:rPr>
              <w:t>4</w:t>
            </w:r>
          </w:p>
        </w:tc>
        <w:tc>
          <w:tcPr>
            <w:tcW w:w="254" w:type="pct"/>
          </w:tcPr>
          <w:p w14:paraId="31DB8F90" w14:textId="170D9DF5" w:rsidR="00D45F66" w:rsidRDefault="00D45F66" w:rsidP="0011427E">
            <w:pPr>
              <w:pStyle w:val="GOSTTablenorm"/>
              <w:rPr>
                <w:szCs w:val="22"/>
              </w:rPr>
            </w:pPr>
            <w:r w:rsidRPr="0034481E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258A2C3D" w14:textId="77777777" w:rsidR="00D45F66" w:rsidRDefault="00D45F66" w:rsidP="0011427E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  <w:r>
              <w:rPr>
                <w:szCs w:val="22"/>
              </w:rPr>
              <w:t xml:space="preserve"> </w:t>
            </w:r>
          </w:p>
          <w:p w14:paraId="4F1F54DD" w14:textId="40CFD7FB" w:rsidR="00D45F66" w:rsidRPr="005E26C1" w:rsidRDefault="00D45F66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РБС</w:t>
            </w:r>
          </w:p>
        </w:tc>
        <w:tc>
          <w:tcPr>
            <w:tcW w:w="256" w:type="pct"/>
          </w:tcPr>
          <w:p w14:paraId="00077C0E" w14:textId="46BC4A20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  <w:tc>
          <w:tcPr>
            <w:tcW w:w="213" w:type="pct"/>
          </w:tcPr>
          <w:p w14:paraId="3A2EC96D" w14:textId="407485F7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  <w:tc>
          <w:tcPr>
            <w:tcW w:w="213" w:type="pct"/>
          </w:tcPr>
          <w:p w14:paraId="2FF2381C" w14:textId="5144347D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  <w:tc>
          <w:tcPr>
            <w:tcW w:w="213" w:type="pct"/>
          </w:tcPr>
          <w:p w14:paraId="7A5F65A8" w14:textId="409E7E7F" w:rsidR="00D45F66" w:rsidRPr="005E26C1" w:rsidRDefault="00D45F66" w:rsidP="0011427E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  <w:tc>
          <w:tcPr>
            <w:tcW w:w="249" w:type="pct"/>
          </w:tcPr>
          <w:p w14:paraId="38CBD5EB" w14:textId="1B6794DF" w:rsidR="00D45F66" w:rsidRDefault="00D45F66" w:rsidP="0011427E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</w:tr>
      <w:tr w:rsidR="009D02F8" w:rsidRPr="005E26C1" w14:paraId="61F23BF2" w14:textId="77777777" w:rsidTr="00D45F66">
        <w:tc>
          <w:tcPr>
            <w:tcW w:w="125" w:type="pct"/>
          </w:tcPr>
          <w:p w14:paraId="0938A43C" w14:textId="77777777" w:rsidR="009D02F8" w:rsidRPr="008A7F76" w:rsidRDefault="009D02F8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482AEB29" w14:textId="60A4A2CC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BF751F">
              <w:rPr>
                <w:szCs w:val="22"/>
              </w:rPr>
              <w:t xml:space="preserve">Из них ЛБО распределенные </w:t>
            </w:r>
            <w:r w:rsidRPr="00BF751F">
              <w:t xml:space="preserve">за счет связанных иностранных кредитов </w:t>
            </w:r>
            <w:r w:rsidRPr="00BF751F">
              <w:rPr>
                <w:szCs w:val="22"/>
              </w:rPr>
              <w:t>на текущий финансовый год</w:t>
            </w:r>
          </w:p>
        </w:tc>
        <w:tc>
          <w:tcPr>
            <w:tcW w:w="279" w:type="pct"/>
            <w:vMerge w:val="restart"/>
          </w:tcPr>
          <w:p w14:paraId="48DC3512" w14:textId="468E3AD0" w:rsidR="009D02F8" w:rsidRPr="00356856" w:rsidRDefault="00C303B1" w:rsidP="0011427E">
            <w:pPr>
              <w:pStyle w:val="GOSTTablenorm"/>
              <w:rPr>
                <w:szCs w:val="22"/>
              </w:rPr>
            </w:pPr>
            <w:ins w:id="1268" w:author="Краснова Наталья EXP-332161" w:date="2026-03-19T17:51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653B2033" w14:textId="237489EE" w:rsidR="009D02F8" w:rsidRDefault="009D02F8" w:rsidP="0011427E">
            <w:pPr>
              <w:pStyle w:val="GOSTTablenorm"/>
            </w:pPr>
            <w:r w:rsidRPr="00356856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AC37D21" w14:textId="47175595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318C5F9C" w14:textId="541312C2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t>249</w:t>
            </w:r>
          </w:p>
        </w:tc>
        <w:tc>
          <w:tcPr>
            <w:tcW w:w="301" w:type="pct"/>
          </w:tcPr>
          <w:p w14:paraId="713CA3BC" w14:textId="70FA62EF" w:rsidR="009D02F8" w:rsidRPr="00490343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586C1C69" w14:textId="77777777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rFonts w:eastAsia="Calibri"/>
                <w:szCs w:val="22"/>
              </w:rPr>
              <w:t>С</w:t>
            </w:r>
            <w:r w:rsidRPr="004A1C8C">
              <w:rPr>
                <w:rFonts w:eastAsia="Calibri"/>
                <w:szCs w:val="22"/>
              </w:rPr>
              <w:t>умма ЛБО</w:t>
            </w:r>
            <w:r>
              <w:rPr>
                <w:rFonts w:eastAsia="Calibri"/>
                <w:szCs w:val="22"/>
              </w:rPr>
              <w:t xml:space="preserve"> за счет связанных иностранных кредитов</w:t>
            </w:r>
            <w:r w:rsidRPr="004A1C8C">
              <w:rPr>
                <w:rFonts w:eastAsia="Calibri"/>
                <w:szCs w:val="22"/>
              </w:rPr>
              <w:t>, распределенных ГРБС, РБС по подведомственным УБП</w:t>
            </w:r>
            <w:r>
              <w:rPr>
                <w:rFonts w:eastAsia="Calibri"/>
                <w:szCs w:val="22"/>
              </w:rPr>
              <w:t xml:space="preserve"> </w:t>
            </w:r>
            <w:r w:rsidRPr="00BF751F">
              <w:rPr>
                <w:szCs w:val="22"/>
              </w:rPr>
              <w:t>на текущий финансовый год</w:t>
            </w:r>
            <w:r>
              <w:rPr>
                <w:szCs w:val="22"/>
              </w:rPr>
              <w:t>.</w:t>
            </w:r>
          </w:p>
          <w:p w14:paraId="5413DFC9" w14:textId="77777777" w:rsidR="009D02F8" w:rsidRDefault="009D02F8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0EF5CB19" w14:textId="77777777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Оборот по Д</w:t>
            </w:r>
            <w:r w:rsidRPr="005E26C1">
              <w:rPr>
                <w:szCs w:val="22"/>
              </w:rPr>
              <w:t xml:space="preserve">т за </w:t>
            </w:r>
            <w:r>
              <w:rPr>
                <w:szCs w:val="22"/>
              </w:rPr>
              <w:t>отчетный период по показателям:</w:t>
            </w:r>
          </w:p>
          <w:p w14:paraId="3F8195C2" w14:textId="69889FA6" w:rsidR="009D02F8" w:rsidRPr="004A1C8C" w:rsidRDefault="009D02F8" w:rsidP="0011427E">
            <w:pPr>
              <w:pStyle w:val="GOSTTableListMark1"/>
            </w:pPr>
            <w:r w:rsidRPr="004A1C8C">
              <w:t>ЛБО_ГАБС_СВЗ_</w:t>
            </w:r>
            <w:r>
              <w:t>1,</w:t>
            </w:r>
          </w:p>
          <w:p w14:paraId="3E6248C0" w14:textId="695B1508" w:rsidR="009D02F8" w:rsidRPr="005E26C1" w:rsidRDefault="009D02F8" w:rsidP="0011427E">
            <w:pPr>
              <w:pStyle w:val="GOSTTableListMark1"/>
            </w:pPr>
            <w:r>
              <w:rPr>
                <w:rFonts w:eastAsia="Calibri"/>
              </w:rPr>
              <w:t>ЛБО_РБС_СВЗ_1</w:t>
            </w:r>
          </w:p>
        </w:tc>
        <w:tc>
          <w:tcPr>
            <w:tcW w:w="254" w:type="pct"/>
            <w:vMerge w:val="restart"/>
          </w:tcPr>
          <w:p w14:paraId="5B8DC57D" w14:textId="00717E80" w:rsidR="009D02F8" w:rsidRDefault="009D02F8" w:rsidP="0011427E">
            <w:pPr>
              <w:pStyle w:val="GOSTTablenorm"/>
              <w:rPr>
                <w:szCs w:val="22"/>
              </w:rPr>
            </w:pPr>
            <w:r w:rsidRPr="0034481E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68DE4125" w14:textId="67F6BABB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</w:p>
        </w:tc>
        <w:tc>
          <w:tcPr>
            <w:tcW w:w="256" w:type="pct"/>
          </w:tcPr>
          <w:p w14:paraId="3176287F" w14:textId="552D3319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  <w:tc>
          <w:tcPr>
            <w:tcW w:w="213" w:type="pct"/>
          </w:tcPr>
          <w:p w14:paraId="1CFC53E0" w14:textId="420E1BA6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  <w:tc>
          <w:tcPr>
            <w:tcW w:w="213" w:type="pct"/>
          </w:tcPr>
          <w:p w14:paraId="172A73A5" w14:textId="324799C7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  <w:tc>
          <w:tcPr>
            <w:tcW w:w="213" w:type="pct"/>
          </w:tcPr>
          <w:p w14:paraId="52A34E6B" w14:textId="7FE34566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  <w:tc>
          <w:tcPr>
            <w:tcW w:w="249" w:type="pct"/>
          </w:tcPr>
          <w:p w14:paraId="5E0431AA" w14:textId="4CEA5FA7" w:rsidR="009D02F8" w:rsidRDefault="009D02F8" w:rsidP="0011427E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</w:tr>
      <w:tr w:rsidR="009D02F8" w:rsidRPr="005E26C1" w14:paraId="77B76948" w14:textId="77777777" w:rsidTr="00D45F66">
        <w:tc>
          <w:tcPr>
            <w:tcW w:w="125" w:type="pct"/>
          </w:tcPr>
          <w:p w14:paraId="1677958F" w14:textId="77777777" w:rsidR="009D02F8" w:rsidRPr="008A7F76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04B14773" w14:textId="77777777" w:rsidR="009D02F8" w:rsidRPr="00BF751F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101744DB" w14:textId="77777777" w:rsidR="009D02F8" w:rsidRPr="00356856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018B8873" w14:textId="42ECC390" w:rsidR="009D02F8" w:rsidRDefault="009D02F8" w:rsidP="0011427E">
            <w:pPr>
              <w:pStyle w:val="GOSTTablenorm"/>
            </w:pPr>
            <w:r w:rsidRPr="00356856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61CE39A" w14:textId="284F3406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200EB89B" w14:textId="38A46754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6FCCE421" w14:textId="451A49A8" w:rsidR="009D02F8" w:rsidRDefault="009D02F8" w:rsidP="0011427E">
            <w:pPr>
              <w:pStyle w:val="GOSTTablenorm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61</w:t>
            </w:r>
          </w:p>
        </w:tc>
        <w:tc>
          <w:tcPr>
            <w:tcW w:w="1107" w:type="pct"/>
            <w:vMerge/>
          </w:tcPr>
          <w:p w14:paraId="2258AD51" w14:textId="77777777" w:rsidR="009D02F8" w:rsidRDefault="009D02F8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3EFDC27C" w14:textId="77777777" w:rsidR="009D02F8" w:rsidRPr="0034481E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281AE285" w14:textId="2B88B891" w:rsidR="009D02F8" w:rsidRPr="004A1C8C" w:rsidRDefault="009D02F8" w:rsidP="0011427E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  <w:r>
              <w:rPr>
                <w:szCs w:val="22"/>
              </w:rPr>
              <w:t xml:space="preserve"> ГРБС</w:t>
            </w:r>
          </w:p>
        </w:tc>
        <w:tc>
          <w:tcPr>
            <w:tcW w:w="256" w:type="pct"/>
          </w:tcPr>
          <w:p w14:paraId="2A70C922" w14:textId="371D5F54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13" w:type="pct"/>
          </w:tcPr>
          <w:p w14:paraId="43E0D566" w14:textId="7CDEEC62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13" w:type="pct"/>
          </w:tcPr>
          <w:p w14:paraId="23677ECD" w14:textId="0F1F67C3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13" w:type="pct"/>
          </w:tcPr>
          <w:p w14:paraId="547842A8" w14:textId="42DC5691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49" w:type="pct"/>
          </w:tcPr>
          <w:p w14:paraId="24A20C1D" w14:textId="19F1D165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</w:tr>
      <w:tr w:rsidR="009D02F8" w:rsidRPr="005E26C1" w14:paraId="6BA34350" w14:textId="77777777" w:rsidTr="00D45F66">
        <w:trPr>
          <w:trHeight w:val="216"/>
        </w:trPr>
        <w:tc>
          <w:tcPr>
            <w:tcW w:w="125" w:type="pct"/>
          </w:tcPr>
          <w:p w14:paraId="5C2C52FD" w14:textId="77777777" w:rsidR="009D02F8" w:rsidRPr="008A7F76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2B788B34" w14:textId="77777777" w:rsidR="009D02F8" w:rsidRPr="00BF751F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4826FBEF" w14:textId="77777777" w:rsidR="009D02F8" w:rsidRPr="00356856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1812CE0A" w14:textId="67B93B5B" w:rsidR="009D02F8" w:rsidRDefault="009D02F8" w:rsidP="0011427E">
            <w:pPr>
              <w:pStyle w:val="GOSTTablenorm"/>
            </w:pPr>
            <w:r w:rsidRPr="00356856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295764C" w14:textId="60FE5514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4A8114D2" w14:textId="6D543581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55088857" w14:textId="31423179" w:rsidR="009D02F8" w:rsidRDefault="009D02F8" w:rsidP="0011427E">
            <w:pPr>
              <w:pStyle w:val="GOSTTablenorm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135</w:t>
            </w:r>
          </w:p>
        </w:tc>
        <w:tc>
          <w:tcPr>
            <w:tcW w:w="1107" w:type="pct"/>
            <w:vMerge/>
          </w:tcPr>
          <w:p w14:paraId="43635975" w14:textId="77777777" w:rsidR="009D02F8" w:rsidRDefault="009D02F8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556BADE7" w14:textId="77777777" w:rsidR="009D02F8" w:rsidRPr="0034481E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6ED3CEFA" w14:textId="77777777" w:rsidR="009D02F8" w:rsidRDefault="009D02F8" w:rsidP="0011427E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  <w:r>
              <w:rPr>
                <w:szCs w:val="22"/>
              </w:rPr>
              <w:t xml:space="preserve"> </w:t>
            </w:r>
          </w:p>
          <w:p w14:paraId="1EFB4CF0" w14:textId="68430997" w:rsidR="009D02F8" w:rsidRPr="004A1C8C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РБС</w:t>
            </w:r>
          </w:p>
        </w:tc>
        <w:tc>
          <w:tcPr>
            <w:tcW w:w="256" w:type="pct"/>
          </w:tcPr>
          <w:p w14:paraId="29C35ABF" w14:textId="73E4DE94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13" w:type="pct"/>
          </w:tcPr>
          <w:p w14:paraId="467D16C5" w14:textId="2E3BB972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13" w:type="pct"/>
          </w:tcPr>
          <w:p w14:paraId="47DF650C" w14:textId="4446109F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13" w:type="pct"/>
          </w:tcPr>
          <w:p w14:paraId="60346343" w14:textId="4EF8852B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49" w:type="pct"/>
          </w:tcPr>
          <w:p w14:paraId="54D0DC60" w14:textId="2F19A18E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</w:tr>
      <w:tr w:rsidR="009D02F8" w:rsidRPr="005E26C1" w14:paraId="175CCD49" w14:textId="77777777" w:rsidTr="00D45F66">
        <w:tc>
          <w:tcPr>
            <w:tcW w:w="125" w:type="pct"/>
          </w:tcPr>
          <w:p w14:paraId="1494C290" w14:textId="77777777" w:rsidR="009D02F8" w:rsidRPr="008A7F76" w:rsidRDefault="009D02F8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6FB359E9" w14:textId="19B5C98B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BF751F">
              <w:rPr>
                <w:szCs w:val="22"/>
              </w:rPr>
              <w:t xml:space="preserve">Из них ЛБО распределенные </w:t>
            </w:r>
            <w:r w:rsidRPr="00BF751F">
              <w:t xml:space="preserve">за счет связанных иностранных кредитов </w:t>
            </w:r>
            <w:r w:rsidRPr="00BF751F">
              <w:rPr>
                <w:szCs w:val="22"/>
              </w:rPr>
              <w:t>на первый год планового периода</w:t>
            </w:r>
          </w:p>
        </w:tc>
        <w:tc>
          <w:tcPr>
            <w:tcW w:w="279" w:type="pct"/>
            <w:vMerge w:val="restart"/>
          </w:tcPr>
          <w:p w14:paraId="6603170F" w14:textId="21B41D51" w:rsidR="009D02F8" w:rsidRPr="00356856" w:rsidRDefault="00C303B1" w:rsidP="0011427E">
            <w:pPr>
              <w:pStyle w:val="GOSTTablenorm"/>
              <w:rPr>
                <w:szCs w:val="22"/>
              </w:rPr>
            </w:pPr>
            <w:ins w:id="1269" w:author="Краснова Наталья EXP-332161" w:date="2026-03-19T17:51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07F56E35" w14:textId="1A9BCC8E" w:rsidR="009D02F8" w:rsidRDefault="009D02F8" w:rsidP="0011427E">
            <w:pPr>
              <w:pStyle w:val="GOSTTablenorm"/>
            </w:pPr>
            <w:r w:rsidRPr="00356856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4246B73" w14:textId="2477188C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4E8D3488" w14:textId="4AE812C2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t>250</w:t>
            </w:r>
          </w:p>
        </w:tc>
        <w:tc>
          <w:tcPr>
            <w:tcW w:w="301" w:type="pct"/>
          </w:tcPr>
          <w:p w14:paraId="1A252D09" w14:textId="74EC1001" w:rsidR="009D02F8" w:rsidRPr="00932439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153312BC" w14:textId="5B5D125F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rFonts w:eastAsia="Calibri"/>
                <w:szCs w:val="22"/>
              </w:rPr>
              <w:t>С</w:t>
            </w:r>
            <w:r w:rsidRPr="004A1C8C">
              <w:rPr>
                <w:rFonts w:eastAsia="Calibri"/>
                <w:szCs w:val="22"/>
              </w:rPr>
              <w:t>умма ЛБО</w:t>
            </w:r>
            <w:r>
              <w:rPr>
                <w:rFonts w:eastAsia="Calibri"/>
                <w:szCs w:val="22"/>
              </w:rPr>
              <w:t xml:space="preserve"> за счет связанных иностранных кредитов</w:t>
            </w:r>
            <w:r w:rsidRPr="004A1C8C">
              <w:rPr>
                <w:rFonts w:eastAsia="Calibri"/>
                <w:szCs w:val="22"/>
              </w:rPr>
              <w:t>, распределенных ГРБС, РБС по подведомственным УБП</w:t>
            </w:r>
            <w:r>
              <w:rPr>
                <w:rFonts w:eastAsia="Calibri"/>
                <w:szCs w:val="22"/>
              </w:rPr>
              <w:t xml:space="preserve"> </w:t>
            </w:r>
            <w:r w:rsidRPr="00BF751F">
              <w:rPr>
                <w:szCs w:val="22"/>
              </w:rPr>
              <w:t>на первый год планового периода</w:t>
            </w:r>
            <w:r>
              <w:rPr>
                <w:szCs w:val="22"/>
              </w:rPr>
              <w:t>.</w:t>
            </w:r>
          </w:p>
          <w:p w14:paraId="6362827F" w14:textId="77777777" w:rsidR="009D02F8" w:rsidRDefault="009D02F8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553537EC" w14:textId="77777777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Оборот по Д</w:t>
            </w:r>
            <w:r w:rsidRPr="005E26C1">
              <w:rPr>
                <w:szCs w:val="22"/>
              </w:rPr>
              <w:t xml:space="preserve">т за </w:t>
            </w:r>
            <w:r>
              <w:rPr>
                <w:szCs w:val="22"/>
              </w:rPr>
              <w:t>отчетный период по показателям:</w:t>
            </w:r>
          </w:p>
          <w:p w14:paraId="75AF4740" w14:textId="1A38C01F" w:rsidR="009D02F8" w:rsidRPr="004A1C8C" w:rsidRDefault="009D02F8" w:rsidP="0011427E">
            <w:pPr>
              <w:pStyle w:val="GOSTTableListMark1"/>
            </w:pPr>
            <w:r w:rsidRPr="004A1C8C">
              <w:t>ЛБО_ГАБС_СВЗ_</w:t>
            </w:r>
            <w:r>
              <w:t>2,</w:t>
            </w:r>
          </w:p>
          <w:p w14:paraId="1F3D6DC4" w14:textId="5A2AF00A" w:rsidR="009D02F8" w:rsidRPr="005E26C1" w:rsidRDefault="009D02F8" w:rsidP="0011427E">
            <w:pPr>
              <w:pStyle w:val="GOSTTableListMark1"/>
            </w:pPr>
            <w:r>
              <w:rPr>
                <w:rFonts w:eastAsia="Calibri"/>
              </w:rPr>
              <w:t>ЛБО_РБС_СВЗ_2</w:t>
            </w:r>
          </w:p>
        </w:tc>
        <w:tc>
          <w:tcPr>
            <w:tcW w:w="254" w:type="pct"/>
            <w:vMerge w:val="restart"/>
          </w:tcPr>
          <w:p w14:paraId="12A8B439" w14:textId="1D0E9459" w:rsidR="009D02F8" w:rsidRDefault="009D02F8" w:rsidP="0011427E">
            <w:pPr>
              <w:pStyle w:val="GOSTTablenorm"/>
              <w:rPr>
                <w:szCs w:val="22"/>
              </w:rPr>
            </w:pPr>
            <w:r w:rsidRPr="0034481E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6D16B523" w14:textId="23F980C0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</w:p>
        </w:tc>
        <w:tc>
          <w:tcPr>
            <w:tcW w:w="256" w:type="pct"/>
          </w:tcPr>
          <w:p w14:paraId="1B2FF607" w14:textId="156C11B2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  <w:tc>
          <w:tcPr>
            <w:tcW w:w="213" w:type="pct"/>
          </w:tcPr>
          <w:p w14:paraId="19FE3D31" w14:textId="1B06443E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  <w:tc>
          <w:tcPr>
            <w:tcW w:w="213" w:type="pct"/>
          </w:tcPr>
          <w:p w14:paraId="497E41B0" w14:textId="4C55DF38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  <w:tc>
          <w:tcPr>
            <w:tcW w:w="213" w:type="pct"/>
          </w:tcPr>
          <w:p w14:paraId="0BAAE252" w14:textId="5119A235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  <w:tc>
          <w:tcPr>
            <w:tcW w:w="249" w:type="pct"/>
          </w:tcPr>
          <w:p w14:paraId="35B90E0D" w14:textId="01FE3E6D" w:rsidR="009D02F8" w:rsidRDefault="009D02F8" w:rsidP="0011427E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</w:tr>
      <w:tr w:rsidR="009D02F8" w:rsidRPr="005E26C1" w14:paraId="08C58844" w14:textId="77777777" w:rsidTr="00D45F66">
        <w:tc>
          <w:tcPr>
            <w:tcW w:w="125" w:type="pct"/>
          </w:tcPr>
          <w:p w14:paraId="0FC6D9DD" w14:textId="77777777" w:rsidR="009D02F8" w:rsidRPr="008A7F76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5AA0AE54" w14:textId="77777777" w:rsidR="009D02F8" w:rsidRPr="00BF751F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3B387870" w14:textId="77777777" w:rsidR="009D02F8" w:rsidRPr="00356856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051AD2EC" w14:textId="1F98927D" w:rsidR="009D02F8" w:rsidRDefault="009D02F8" w:rsidP="0011427E">
            <w:pPr>
              <w:pStyle w:val="GOSTTablenorm"/>
            </w:pPr>
            <w:r w:rsidRPr="00356856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75C4554" w14:textId="6D919555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614CAB73" w14:textId="443B05DA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555A39EF" w14:textId="76B23590" w:rsidR="009D02F8" w:rsidRDefault="009D02F8" w:rsidP="0011427E">
            <w:pPr>
              <w:pStyle w:val="GOSTTablenorm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62</w:t>
            </w:r>
          </w:p>
        </w:tc>
        <w:tc>
          <w:tcPr>
            <w:tcW w:w="1107" w:type="pct"/>
            <w:vMerge/>
          </w:tcPr>
          <w:p w14:paraId="016D79E4" w14:textId="77777777" w:rsidR="009D02F8" w:rsidRDefault="009D02F8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5FE9E12A" w14:textId="77777777" w:rsidR="009D02F8" w:rsidRPr="0034481E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2A6FF116" w14:textId="11AD8C3B" w:rsidR="009D02F8" w:rsidRPr="006E576C" w:rsidRDefault="009D02F8" w:rsidP="0011427E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  <w:r>
              <w:rPr>
                <w:szCs w:val="22"/>
              </w:rPr>
              <w:t xml:space="preserve"> ГРБС</w:t>
            </w:r>
          </w:p>
        </w:tc>
        <w:tc>
          <w:tcPr>
            <w:tcW w:w="256" w:type="pct"/>
          </w:tcPr>
          <w:p w14:paraId="23809C5B" w14:textId="49E9627E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13" w:type="pct"/>
          </w:tcPr>
          <w:p w14:paraId="17FB0DDA" w14:textId="197448F4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13" w:type="pct"/>
          </w:tcPr>
          <w:p w14:paraId="154F1FEB" w14:textId="1D1F6F91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13" w:type="pct"/>
          </w:tcPr>
          <w:p w14:paraId="178824EF" w14:textId="5A07C69F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49" w:type="pct"/>
          </w:tcPr>
          <w:p w14:paraId="5CFD9EE4" w14:textId="775B9D65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</w:tr>
      <w:tr w:rsidR="009D02F8" w:rsidRPr="005E26C1" w14:paraId="5EF38E17" w14:textId="77777777" w:rsidTr="00D45F66">
        <w:tc>
          <w:tcPr>
            <w:tcW w:w="125" w:type="pct"/>
          </w:tcPr>
          <w:p w14:paraId="424B66CF" w14:textId="77777777" w:rsidR="009D02F8" w:rsidRPr="008A7F76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61B3F62E" w14:textId="77777777" w:rsidR="009D02F8" w:rsidRPr="00BF751F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112192C3" w14:textId="77777777" w:rsidR="009D02F8" w:rsidRPr="00356856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19978A66" w14:textId="00712EEB" w:rsidR="009D02F8" w:rsidRDefault="009D02F8" w:rsidP="0011427E">
            <w:pPr>
              <w:pStyle w:val="GOSTTablenorm"/>
            </w:pPr>
            <w:r w:rsidRPr="00356856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7398153" w14:textId="711A50B8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4FF81A87" w14:textId="19DC65C9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7C1E8262" w14:textId="3FAADF28" w:rsidR="009D02F8" w:rsidRDefault="009D02F8" w:rsidP="0011427E">
            <w:pPr>
              <w:pStyle w:val="GOSTTablenorm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136</w:t>
            </w:r>
          </w:p>
        </w:tc>
        <w:tc>
          <w:tcPr>
            <w:tcW w:w="1107" w:type="pct"/>
            <w:vMerge/>
          </w:tcPr>
          <w:p w14:paraId="397CE589" w14:textId="77777777" w:rsidR="009D02F8" w:rsidRDefault="009D02F8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077E7D08" w14:textId="77777777" w:rsidR="009D02F8" w:rsidRPr="0034481E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10B23184" w14:textId="77777777" w:rsidR="009D02F8" w:rsidRDefault="009D02F8" w:rsidP="0011427E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  <w:r>
              <w:rPr>
                <w:szCs w:val="22"/>
              </w:rPr>
              <w:t xml:space="preserve"> </w:t>
            </w:r>
          </w:p>
          <w:p w14:paraId="1A8F6198" w14:textId="1F225851" w:rsidR="009D02F8" w:rsidRPr="006E576C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РБС</w:t>
            </w:r>
          </w:p>
        </w:tc>
        <w:tc>
          <w:tcPr>
            <w:tcW w:w="256" w:type="pct"/>
          </w:tcPr>
          <w:p w14:paraId="099FB4DA" w14:textId="03A2DA38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13" w:type="pct"/>
          </w:tcPr>
          <w:p w14:paraId="4EE9BE40" w14:textId="199A5210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13" w:type="pct"/>
          </w:tcPr>
          <w:p w14:paraId="783479C9" w14:textId="504B00BC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13" w:type="pct"/>
          </w:tcPr>
          <w:p w14:paraId="1030FA60" w14:textId="68680CBA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49" w:type="pct"/>
          </w:tcPr>
          <w:p w14:paraId="4201ED25" w14:textId="7ABD3301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</w:tr>
      <w:tr w:rsidR="009D02F8" w:rsidRPr="005E26C1" w14:paraId="05459A68" w14:textId="77777777" w:rsidTr="00D45F66">
        <w:tc>
          <w:tcPr>
            <w:tcW w:w="125" w:type="pct"/>
          </w:tcPr>
          <w:p w14:paraId="475A521D" w14:textId="77777777" w:rsidR="009D02F8" w:rsidRPr="008A7F76" w:rsidRDefault="009D02F8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3A3DF138" w14:textId="6E01869A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BF751F">
              <w:rPr>
                <w:szCs w:val="22"/>
              </w:rPr>
              <w:t xml:space="preserve">Из них ЛБО распределенные </w:t>
            </w:r>
            <w:r w:rsidRPr="00BF751F">
              <w:t xml:space="preserve">за счет связанных иностранных кредитов </w:t>
            </w:r>
            <w:r w:rsidRPr="00BF751F">
              <w:rPr>
                <w:szCs w:val="22"/>
              </w:rPr>
              <w:t>на второй год планового периода</w:t>
            </w:r>
          </w:p>
        </w:tc>
        <w:tc>
          <w:tcPr>
            <w:tcW w:w="279" w:type="pct"/>
            <w:vMerge w:val="restart"/>
          </w:tcPr>
          <w:p w14:paraId="602D544F" w14:textId="27FD5571" w:rsidR="009D02F8" w:rsidRPr="00356856" w:rsidRDefault="00C303B1" w:rsidP="0011427E">
            <w:pPr>
              <w:pStyle w:val="GOSTTablenorm"/>
              <w:rPr>
                <w:szCs w:val="22"/>
              </w:rPr>
            </w:pPr>
            <w:ins w:id="1270" w:author="Краснова Наталья EXP-332161" w:date="2026-03-19T17:51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0ABF1703" w14:textId="50080ED1" w:rsidR="009D02F8" w:rsidRDefault="009D02F8" w:rsidP="0011427E">
            <w:pPr>
              <w:pStyle w:val="GOSTTablenorm"/>
            </w:pPr>
            <w:r w:rsidRPr="00356856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0D88FC2" w14:textId="65A51FBA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755BB959" w14:textId="3423148F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t>251</w:t>
            </w:r>
          </w:p>
        </w:tc>
        <w:tc>
          <w:tcPr>
            <w:tcW w:w="301" w:type="pct"/>
          </w:tcPr>
          <w:p w14:paraId="5AE29187" w14:textId="452D6DCB" w:rsidR="009D02F8" w:rsidRPr="00932439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01F1CE16" w14:textId="3BC9CC86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rFonts w:eastAsia="Calibri"/>
                <w:szCs w:val="22"/>
              </w:rPr>
              <w:t>С</w:t>
            </w:r>
            <w:r w:rsidRPr="004A1C8C">
              <w:rPr>
                <w:rFonts w:eastAsia="Calibri"/>
                <w:szCs w:val="22"/>
              </w:rPr>
              <w:t>умма ЛБО</w:t>
            </w:r>
            <w:r>
              <w:rPr>
                <w:rFonts w:eastAsia="Calibri"/>
                <w:szCs w:val="22"/>
              </w:rPr>
              <w:t xml:space="preserve"> за счет связанных иностранных кредитов</w:t>
            </w:r>
            <w:r w:rsidRPr="004A1C8C">
              <w:rPr>
                <w:rFonts w:eastAsia="Calibri"/>
                <w:szCs w:val="22"/>
              </w:rPr>
              <w:t>, распределенных ГРБС, РБС по подведомственным УБП</w:t>
            </w:r>
            <w:r>
              <w:rPr>
                <w:rFonts w:eastAsia="Calibri"/>
                <w:szCs w:val="22"/>
              </w:rPr>
              <w:t xml:space="preserve"> </w:t>
            </w:r>
            <w:r w:rsidRPr="00BF751F">
              <w:rPr>
                <w:szCs w:val="22"/>
              </w:rPr>
              <w:t xml:space="preserve">на </w:t>
            </w:r>
            <w:r>
              <w:rPr>
                <w:szCs w:val="22"/>
              </w:rPr>
              <w:t>второй</w:t>
            </w:r>
            <w:r w:rsidRPr="00BF751F">
              <w:rPr>
                <w:szCs w:val="22"/>
              </w:rPr>
              <w:t xml:space="preserve"> год планового периода</w:t>
            </w:r>
            <w:r>
              <w:rPr>
                <w:szCs w:val="22"/>
              </w:rPr>
              <w:t>.</w:t>
            </w:r>
          </w:p>
          <w:p w14:paraId="347BD445" w14:textId="77777777" w:rsidR="009D02F8" w:rsidRDefault="009D02F8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0D8B3057" w14:textId="77777777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Оборот по Д</w:t>
            </w:r>
            <w:r w:rsidRPr="005E26C1">
              <w:rPr>
                <w:szCs w:val="22"/>
              </w:rPr>
              <w:t xml:space="preserve">т за </w:t>
            </w:r>
            <w:r>
              <w:rPr>
                <w:szCs w:val="22"/>
              </w:rPr>
              <w:t>отчетный период по показателям:</w:t>
            </w:r>
          </w:p>
          <w:p w14:paraId="2FCA38D9" w14:textId="4005487F" w:rsidR="009D02F8" w:rsidRPr="004A1C8C" w:rsidRDefault="009D02F8" w:rsidP="0011427E">
            <w:pPr>
              <w:pStyle w:val="GOSTTableListMark1"/>
            </w:pPr>
            <w:r w:rsidRPr="004A1C8C">
              <w:lastRenderedPageBreak/>
              <w:t>ЛБО_ГАБС_СВЗ_</w:t>
            </w:r>
            <w:r>
              <w:t>3,</w:t>
            </w:r>
          </w:p>
          <w:p w14:paraId="40F5CE2C" w14:textId="6A7AD8D3" w:rsidR="009D02F8" w:rsidRPr="005E26C1" w:rsidRDefault="009D02F8" w:rsidP="0011427E">
            <w:pPr>
              <w:pStyle w:val="GOSTTableListMark1"/>
            </w:pPr>
            <w:r>
              <w:rPr>
                <w:rFonts w:eastAsia="Calibri"/>
              </w:rPr>
              <w:t>ЛБО_РБС_СВЗ_3</w:t>
            </w:r>
          </w:p>
        </w:tc>
        <w:tc>
          <w:tcPr>
            <w:tcW w:w="254" w:type="pct"/>
            <w:vMerge w:val="restart"/>
          </w:tcPr>
          <w:p w14:paraId="30F33791" w14:textId="535DD560" w:rsidR="009D02F8" w:rsidRDefault="009D02F8" w:rsidP="0011427E">
            <w:pPr>
              <w:pStyle w:val="GOSTTablenorm"/>
              <w:rPr>
                <w:szCs w:val="22"/>
              </w:rPr>
            </w:pPr>
            <w:r w:rsidRPr="0034481E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7DA77762" w14:textId="5C7C0234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</w:p>
        </w:tc>
        <w:tc>
          <w:tcPr>
            <w:tcW w:w="256" w:type="pct"/>
          </w:tcPr>
          <w:p w14:paraId="1C9BF645" w14:textId="2C98696F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  <w:tc>
          <w:tcPr>
            <w:tcW w:w="213" w:type="pct"/>
          </w:tcPr>
          <w:p w14:paraId="26437EB9" w14:textId="30F40CE3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  <w:tc>
          <w:tcPr>
            <w:tcW w:w="213" w:type="pct"/>
          </w:tcPr>
          <w:p w14:paraId="066147E4" w14:textId="7C98C187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  <w:tc>
          <w:tcPr>
            <w:tcW w:w="213" w:type="pct"/>
          </w:tcPr>
          <w:p w14:paraId="5D0FB0A5" w14:textId="7D3207D2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  <w:tc>
          <w:tcPr>
            <w:tcW w:w="249" w:type="pct"/>
          </w:tcPr>
          <w:p w14:paraId="3DF89A56" w14:textId="0944A20B" w:rsidR="009D02F8" w:rsidRDefault="009D02F8" w:rsidP="0011427E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</w:tr>
      <w:tr w:rsidR="009D02F8" w:rsidRPr="005E26C1" w14:paraId="060B1D0E" w14:textId="77777777" w:rsidTr="00D45F66">
        <w:tc>
          <w:tcPr>
            <w:tcW w:w="125" w:type="pct"/>
          </w:tcPr>
          <w:p w14:paraId="1741C6C7" w14:textId="77777777" w:rsidR="009D02F8" w:rsidRPr="008A7F76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5173775D" w14:textId="77777777" w:rsidR="009D02F8" w:rsidRPr="00BF751F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453BB3A4" w14:textId="77777777" w:rsidR="009D02F8" w:rsidRPr="00356856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111E1781" w14:textId="46083DE7" w:rsidR="009D02F8" w:rsidRDefault="009D02F8" w:rsidP="0011427E">
            <w:pPr>
              <w:pStyle w:val="GOSTTablenorm"/>
            </w:pPr>
            <w:r w:rsidRPr="00356856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1585CAF" w14:textId="5FE28BE7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55B71808" w14:textId="4F0FEF33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6C21BE4D" w14:textId="65D1957B" w:rsidR="009D02F8" w:rsidRDefault="009D02F8" w:rsidP="0011427E">
            <w:pPr>
              <w:pStyle w:val="GOSTTablenorm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63</w:t>
            </w:r>
          </w:p>
        </w:tc>
        <w:tc>
          <w:tcPr>
            <w:tcW w:w="1107" w:type="pct"/>
            <w:vMerge/>
          </w:tcPr>
          <w:p w14:paraId="658E702E" w14:textId="77777777" w:rsidR="009D02F8" w:rsidRDefault="009D02F8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2472773E" w14:textId="77777777" w:rsidR="009D02F8" w:rsidRPr="0034481E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565559E4" w14:textId="290933B3" w:rsidR="009D02F8" w:rsidRPr="006E576C" w:rsidRDefault="009D02F8" w:rsidP="0011427E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  <w:r>
              <w:rPr>
                <w:szCs w:val="22"/>
              </w:rPr>
              <w:t xml:space="preserve"> ГРБС</w:t>
            </w:r>
          </w:p>
        </w:tc>
        <w:tc>
          <w:tcPr>
            <w:tcW w:w="256" w:type="pct"/>
          </w:tcPr>
          <w:p w14:paraId="23666DE6" w14:textId="61111A3D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13" w:type="pct"/>
          </w:tcPr>
          <w:p w14:paraId="2B92E3E0" w14:textId="6828898C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13" w:type="pct"/>
          </w:tcPr>
          <w:p w14:paraId="3D3CE19D" w14:textId="7631B592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13" w:type="pct"/>
          </w:tcPr>
          <w:p w14:paraId="63A82AAF" w14:textId="6C0F8996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49" w:type="pct"/>
          </w:tcPr>
          <w:p w14:paraId="457A75EF" w14:textId="2B1E40E5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</w:tr>
      <w:tr w:rsidR="009D02F8" w:rsidRPr="005E26C1" w14:paraId="0E178388" w14:textId="77777777" w:rsidTr="00D45F66">
        <w:tc>
          <w:tcPr>
            <w:tcW w:w="125" w:type="pct"/>
          </w:tcPr>
          <w:p w14:paraId="11DF4F9F" w14:textId="77777777" w:rsidR="009D02F8" w:rsidRPr="008A7F76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3EFE2F39" w14:textId="77777777" w:rsidR="009D02F8" w:rsidRPr="00BF751F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7F633BA3" w14:textId="77777777" w:rsidR="009D02F8" w:rsidRPr="00356856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0879476B" w14:textId="1E676390" w:rsidR="009D02F8" w:rsidRDefault="009D02F8" w:rsidP="0011427E">
            <w:pPr>
              <w:pStyle w:val="GOSTTablenorm"/>
            </w:pPr>
            <w:r w:rsidRPr="00356856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EE94B2B" w14:textId="4A7869A2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38667AD8" w14:textId="25E8614B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4E8381D7" w14:textId="412240CA" w:rsidR="009D02F8" w:rsidRDefault="009D02F8" w:rsidP="0011427E">
            <w:pPr>
              <w:pStyle w:val="GOSTTablenorm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137</w:t>
            </w:r>
          </w:p>
        </w:tc>
        <w:tc>
          <w:tcPr>
            <w:tcW w:w="1107" w:type="pct"/>
            <w:vMerge/>
          </w:tcPr>
          <w:p w14:paraId="2618F8FD" w14:textId="77777777" w:rsidR="009D02F8" w:rsidRDefault="009D02F8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2714BA42" w14:textId="77777777" w:rsidR="009D02F8" w:rsidRPr="0034481E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42AC5F57" w14:textId="77777777" w:rsidR="009D02F8" w:rsidRDefault="009D02F8" w:rsidP="0011427E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  <w:r>
              <w:rPr>
                <w:szCs w:val="22"/>
              </w:rPr>
              <w:t xml:space="preserve"> </w:t>
            </w:r>
          </w:p>
          <w:p w14:paraId="613A403B" w14:textId="69D277C0" w:rsidR="009D02F8" w:rsidRPr="006E576C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РБС</w:t>
            </w:r>
          </w:p>
        </w:tc>
        <w:tc>
          <w:tcPr>
            <w:tcW w:w="256" w:type="pct"/>
          </w:tcPr>
          <w:p w14:paraId="12BEF180" w14:textId="4A48F736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13" w:type="pct"/>
          </w:tcPr>
          <w:p w14:paraId="42437BB7" w14:textId="6C40B31F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13" w:type="pct"/>
          </w:tcPr>
          <w:p w14:paraId="31EDE882" w14:textId="0924AAAB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13" w:type="pct"/>
          </w:tcPr>
          <w:p w14:paraId="0EFD9294" w14:textId="5EB42614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49" w:type="pct"/>
          </w:tcPr>
          <w:p w14:paraId="30ECF8F4" w14:textId="4025C3CD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</w:tr>
      <w:tr w:rsidR="009D02F8" w:rsidRPr="005E26C1" w14:paraId="4673F523" w14:textId="77777777" w:rsidTr="00D45F66">
        <w:tc>
          <w:tcPr>
            <w:tcW w:w="125" w:type="pct"/>
          </w:tcPr>
          <w:p w14:paraId="62658796" w14:textId="77777777" w:rsidR="009D02F8" w:rsidRPr="008A7F76" w:rsidRDefault="009D02F8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64653FF3" w14:textId="4B95A91F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BF751F">
              <w:rPr>
                <w:szCs w:val="22"/>
              </w:rPr>
              <w:t xml:space="preserve">Из них ЛБО распределенные </w:t>
            </w:r>
            <w:r w:rsidRPr="00BF751F">
              <w:t xml:space="preserve">за счет связанных иностранных кредитов </w:t>
            </w:r>
            <w:r w:rsidRPr="00BF751F">
              <w:rPr>
                <w:szCs w:val="22"/>
              </w:rPr>
              <w:t>на третий год планового периода</w:t>
            </w:r>
          </w:p>
        </w:tc>
        <w:tc>
          <w:tcPr>
            <w:tcW w:w="279" w:type="pct"/>
            <w:vMerge w:val="restart"/>
          </w:tcPr>
          <w:p w14:paraId="53449C11" w14:textId="65738C83" w:rsidR="009D02F8" w:rsidRPr="00356856" w:rsidRDefault="00C303B1" w:rsidP="0011427E">
            <w:pPr>
              <w:pStyle w:val="GOSTTablenorm"/>
              <w:rPr>
                <w:szCs w:val="22"/>
              </w:rPr>
            </w:pPr>
            <w:ins w:id="1271" w:author="Краснова Наталья EXP-332161" w:date="2026-03-19T17:51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61E27554" w14:textId="1CF3E27D" w:rsidR="009D02F8" w:rsidRDefault="009D02F8" w:rsidP="0011427E">
            <w:pPr>
              <w:pStyle w:val="GOSTTablenorm"/>
            </w:pPr>
            <w:r w:rsidRPr="00356856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5CA972A" w14:textId="2FB58600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1B532C4A" w14:textId="36F5910E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t>252</w:t>
            </w:r>
          </w:p>
        </w:tc>
        <w:tc>
          <w:tcPr>
            <w:tcW w:w="301" w:type="pct"/>
          </w:tcPr>
          <w:p w14:paraId="60D6D2A5" w14:textId="5DB8391E" w:rsidR="009D02F8" w:rsidRPr="00932439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7B9121CA" w14:textId="3C98C1EC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rFonts w:eastAsia="Calibri"/>
                <w:szCs w:val="22"/>
              </w:rPr>
              <w:t>С</w:t>
            </w:r>
            <w:r w:rsidRPr="004A1C8C">
              <w:rPr>
                <w:rFonts w:eastAsia="Calibri"/>
                <w:szCs w:val="22"/>
              </w:rPr>
              <w:t>умма ЛБО</w:t>
            </w:r>
            <w:r>
              <w:rPr>
                <w:rFonts w:eastAsia="Calibri"/>
                <w:szCs w:val="22"/>
              </w:rPr>
              <w:t xml:space="preserve"> за счет связанных иностранных кредитов</w:t>
            </w:r>
            <w:r w:rsidRPr="004A1C8C">
              <w:rPr>
                <w:rFonts w:eastAsia="Calibri"/>
                <w:szCs w:val="22"/>
              </w:rPr>
              <w:t>, распределенных ГРБС, РБС по подведомственным УБП</w:t>
            </w:r>
            <w:r>
              <w:rPr>
                <w:rFonts w:eastAsia="Calibri"/>
                <w:szCs w:val="22"/>
              </w:rPr>
              <w:t xml:space="preserve"> </w:t>
            </w:r>
            <w:r w:rsidRPr="00BF751F">
              <w:rPr>
                <w:szCs w:val="22"/>
              </w:rPr>
              <w:t xml:space="preserve">на </w:t>
            </w:r>
            <w:r>
              <w:rPr>
                <w:szCs w:val="22"/>
              </w:rPr>
              <w:t>третий</w:t>
            </w:r>
            <w:r w:rsidRPr="00BF751F">
              <w:rPr>
                <w:szCs w:val="22"/>
              </w:rPr>
              <w:t xml:space="preserve"> год планового периода</w:t>
            </w:r>
            <w:r>
              <w:rPr>
                <w:szCs w:val="22"/>
              </w:rPr>
              <w:t>.</w:t>
            </w:r>
          </w:p>
          <w:p w14:paraId="09CA4CDB" w14:textId="77777777" w:rsidR="009D02F8" w:rsidRDefault="009D02F8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30F31473" w14:textId="77777777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Оборот по Д</w:t>
            </w:r>
            <w:r w:rsidRPr="005E26C1">
              <w:rPr>
                <w:szCs w:val="22"/>
              </w:rPr>
              <w:t xml:space="preserve">т за </w:t>
            </w:r>
            <w:r>
              <w:rPr>
                <w:szCs w:val="22"/>
              </w:rPr>
              <w:t>отчетный период по показателям:</w:t>
            </w:r>
          </w:p>
          <w:p w14:paraId="78643DAA" w14:textId="101BFFB2" w:rsidR="009D02F8" w:rsidRPr="004A1C8C" w:rsidRDefault="009D02F8" w:rsidP="0011427E">
            <w:pPr>
              <w:pStyle w:val="GOSTTableListMark1"/>
            </w:pPr>
            <w:r w:rsidRPr="004A1C8C">
              <w:t>ЛБО_ГАБС_СВЗ_</w:t>
            </w:r>
            <w:r>
              <w:t>4,</w:t>
            </w:r>
          </w:p>
          <w:p w14:paraId="2C5BF3E3" w14:textId="2E4A5DE1" w:rsidR="009D02F8" w:rsidRPr="005E26C1" w:rsidRDefault="009D02F8" w:rsidP="0011427E">
            <w:pPr>
              <w:pStyle w:val="GOSTTableListMark1"/>
            </w:pPr>
            <w:r>
              <w:rPr>
                <w:rFonts w:eastAsia="Calibri"/>
              </w:rPr>
              <w:t>ЛБО_РБС_СВЗ_4</w:t>
            </w:r>
          </w:p>
        </w:tc>
        <w:tc>
          <w:tcPr>
            <w:tcW w:w="254" w:type="pct"/>
            <w:vMerge w:val="restart"/>
          </w:tcPr>
          <w:p w14:paraId="5EA80D2D" w14:textId="51CFAE4F" w:rsidR="009D02F8" w:rsidRDefault="009D02F8" w:rsidP="0011427E">
            <w:pPr>
              <w:pStyle w:val="GOSTTablenorm"/>
              <w:rPr>
                <w:szCs w:val="22"/>
              </w:rPr>
            </w:pPr>
            <w:r w:rsidRPr="0034481E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700E5CA6" w14:textId="220C97D8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</w:p>
        </w:tc>
        <w:tc>
          <w:tcPr>
            <w:tcW w:w="256" w:type="pct"/>
          </w:tcPr>
          <w:p w14:paraId="72053C52" w14:textId="606A586C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  <w:tc>
          <w:tcPr>
            <w:tcW w:w="213" w:type="pct"/>
          </w:tcPr>
          <w:p w14:paraId="4DE804E8" w14:textId="255465F4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  <w:tc>
          <w:tcPr>
            <w:tcW w:w="213" w:type="pct"/>
          </w:tcPr>
          <w:p w14:paraId="59112081" w14:textId="453F4D6F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  <w:tc>
          <w:tcPr>
            <w:tcW w:w="213" w:type="pct"/>
          </w:tcPr>
          <w:p w14:paraId="0118E81B" w14:textId="60287BAC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  <w:tc>
          <w:tcPr>
            <w:tcW w:w="249" w:type="pct"/>
          </w:tcPr>
          <w:p w14:paraId="338D1539" w14:textId="5F7846C8" w:rsidR="009D02F8" w:rsidRDefault="009D02F8" w:rsidP="0011427E">
            <w:pPr>
              <w:pStyle w:val="GOSTTablenorm"/>
              <w:rPr>
                <w:szCs w:val="22"/>
              </w:rPr>
            </w:pPr>
            <w:r w:rsidRPr="00193E24">
              <w:t>-</w:t>
            </w:r>
          </w:p>
        </w:tc>
      </w:tr>
      <w:tr w:rsidR="009D02F8" w:rsidRPr="005E26C1" w14:paraId="10AD0187" w14:textId="77777777" w:rsidTr="00D45F66">
        <w:tc>
          <w:tcPr>
            <w:tcW w:w="125" w:type="pct"/>
          </w:tcPr>
          <w:p w14:paraId="6C9310B3" w14:textId="77777777" w:rsidR="009D02F8" w:rsidRPr="008A7F76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60F48B2D" w14:textId="77777777" w:rsidR="009D02F8" w:rsidRPr="00BF751F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267A821E" w14:textId="77777777" w:rsidR="009D02F8" w:rsidRPr="00356856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1573C4B1" w14:textId="0A241D08" w:rsidR="009D02F8" w:rsidRDefault="009D02F8" w:rsidP="0011427E">
            <w:pPr>
              <w:pStyle w:val="GOSTTablenorm"/>
            </w:pPr>
            <w:r w:rsidRPr="00356856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6A2B1C1" w14:textId="47BC14B8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208C29C5" w14:textId="4815C7E7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3C2B3E09" w14:textId="3F8110FB" w:rsidR="009D02F8" w:rsidRDefault="009D02F8" w:rsidP="0011427E">
            <w:pPr>
              <w:pStyle w:val="GOSTTablenorm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64</w:t>
            </w:r>
          </w:p>
        </w:tc>
        <w:tc>
          <w:tcPr>
            <w:tcW w:w="1107" w:type="pct"/>
            <w:vMerge/>
          </w:tcPr>
          <w:p w14:paraId="61F7C672" w14:textId="77777777" w:rsidR="009D02F8" w:rsidRDefault="009D02F8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7984E1D2" w14:textId="77777777" w:rsidR="009D02F8" w:rsidRPr="0034481E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79D83065" w14:textId="24405D1F" w:rsidR="009D02F8" w:rsidRPr="004A1C8C" w:rsidRDefault="009D02F8" w:rsidP="0011427E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  <w:r>
              <w:rPr>
                <w:szCs w:val="22"/>
              </w:rPr>
              <w:t xml:space="preserve"> ГРБС</w:t>
            </w:r>
          </w:p>
        </w:tc>
        <w:tc>
          <w:tcPr>
            <w:tcW w:w="256" w:type="pct"/>
          </w:tcPr>
          <w:p w14:paraId="75C57D50" w14:textId="54412868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13" w:type="pct"/>
          </w:tcPr>
          <w:p w14:paraId="3465522F" w14:textId="62B7F5D2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13" w:type="pct"/>
          </w:tcPr>
          <w:p w14:paraId="2E0EB31C" w14:textId="465E638A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13" w:type="pct"/>
          </w:tcPr>
          <w:p w14:paraId="04FA1171" w14:textId="2E1D6E57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49" w:type="pct"/>
          </w:tcPr>
          <w:p w14:paraId="087BCE7B" w14:textId="3A1EC4D7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</w:tr>
      <w:tr w:rsidR="009D02F8" w:rsidRPr="005E26C1" w14:paraId="58D4CEEE" w14:textId="77777777" w:rsidTr="00D45F66">
        <w:tc>
          <w:tcPr>
            <w:tcW w:w="125" w:type="pct"/>
          </w:tcPr>
          <w:p w14:paraId="4B7D8BD3" w14:textId="77777777" w:rsidR="009D02F8" w:rsidRPr="008A7F76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2A6A0E0C" w14:textId="77777777" w:rsidR="009D02F8" w:rsidRPr="00BF751F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2512C37D" w14:textId="77777777" w:rsidR="009D02F8" w:rsidRPr="00356856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581CEA15" w14:textId="44DE73F1" w:rsidR="009D02F8" w:rsidRDefault="009D02F8" w:rsidP="0011427E">
            <w:pPr>
              <w:pStyle w:val="GOSTTablenorm"/>
            </w:pPr>
            <w:r w:rsidRPr="00356856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5B6CC04" w14:textId="154D78B8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41A9A785" w14:textId="2A89DB82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248C65E5" w14:textId="3956EA37" w:rsidR="009D02F8" w:rsidRDefault="009D02F8" w:rsidP="0011427E">
            <w:pPr>
              <w:pStyle w:val="GOSTTablenorm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138</w:t>
            </w:r>
          </w:p>
        </w:tc>
        <w:tc>
          <w:tcPr>
            <w:tcW w:w="1107" w:type="pct"/>
            <w:vMerge/>
          </w:tcPr>
          <w:p w14:paraId="392DCE18" w14:textId="77777777" w:rsidR="009D02F8" w:rsidRDefault="009D02F8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2D4848A2" w14:textId="77777777" w:rsidR="009D02F8" w:rsidRPr="0034481E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49723FA6" w14:textId="77777777" w:rsidR="009D02F8" w:rsidRDefault="009D02F8" w:rsidP="0011427E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  <w:r>
              <w:rPr>
                <w:szCs w:val="22"/>
              </w:rPr>
              <w:t xml:space="preserve"> </w:t>
            </w:r>
          </w:p>
          <w:p w14:paraId="4917477E" w14:textId="3F00B173" w:rsidR="009D02F8" w:rsidRPr="004A1C8C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РБС</w:t>
            </w:r>
          </w:p>
        </w:tc>
        <w:tc>
          <w:tcPr>
            <w:tcW w:w="256" w:type="pct"/>
          </w:tcPr>
          <w:p w14:paraId="1D1E820B" w14:textId="18A46312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13" w:type="pct"/>
          </w:tcPr>
          <w:p w14:paraId="366FAE99" w14:textId="7579584B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13" w:type="pct"/>
          </w:tcPr>
          <w:p w14:paraId="7589EBCF" w14:textId="4B3D1C46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13" w:type="pct"/>
          </w:tcPr>
          <w:p w14:paraId="4728684C" w14:textId="027279FB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  <w:tc>
          <w:tcPr>
            <w:tcW w:w="249" w:type="pct"/>
          </w:tcPr>
          <w:p w14:paraId="74360E70" w14:textId="7CBE4FC5" w:rsidR="009D02F8" w:rsidRPr="00193E24" w:rsidRDefault="009D02F8" w:rsidP="0011427E">
            <w:pPr>
              <w:pStyle w:val="GOSTTablenorm"/>
            </w:pPr>
            <w:r w:rsidRPr="00193E24">
              <w:t>-</w:t>
            </w:r>
          </w:p>
        </w:tc>
      </w:tr>
      <w:tr w:rsidR="009D02F8" w:rsidRPr="005E26C1" w14:paraId="44239902" w14:textId="77777777" w:rsidTr="00D45F66">
        <w:tc>
          <w:tcPr>
            <w:tcW w:w="125" w:type="pct"/>
          </w:tcPr>
          <w:p w14:paraId="2644807B" w14:textId="77777777" w:rsidR="009D02F8" w:rsidRPr="008E560B" w:rsidRDefault="009D02F8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7D292A60" w14:textId="4785E8BF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8E560B">
              <w:t>Остаток ЛБО</w:t>
            </w:r>
            <w:r w:rsidRPr="007F2892">
              <w:t xml:space="preserve"> </w:t>
            </w:r>
            <w:r>
              <w:t>на текущий финансовый год</w:t>
            </w:r>
          </w:p>
        </w:tc>
        <w:tc>
          <w:tcPr>
            <w:tcW w:w="279" w:type="pct"/>
            <w:vMerge w:val="restart"/>
          </w:tcPr>
          <w:p w14:paraId="136BFDF5" w14:textId="5C3E8B02" w:rsidR="009D02F8" w:rsidRPr="00356856" w:rsidRDefault="00C303B1" w:rsidP="0011427E">
            <w:pPr>
              <w:pStyle w:val="GOSTTablenorm"/>
              <w:rPr>
                <w:szCs w:val="22"/>
              </w:rPr>
            </w:pPr>
            <w:ins w:id="1272" w:author="Краснова Наталья EXP-332161" w:date="2026-03-19T17:51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6EFE9617" w14:textId="5BE24B34" w:rsidR="009D02F8" w:rsidRDefault="009D02F8" w:rsidP="0011427E">
            <w:pPr>
              <w:pStyle w:val="GOSTTablenorm"/>
              <w:rPr>
                <w:szCs w:val="22"/>
              </w:rPr>
            </w:pPr>
            <w:r w:rsidRPr="00356856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0326452" w14:textId="684D0D28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2F4BAB13" w14:textId="50BD7B5C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77</w:t>
            </w:r>
          </w:p>
        </w:tc>
        <w:tc>
          <w:tcPr>
            <w:tcW w:w="301" w:type="pct"/>
          </w:tcPr>
          <w:p w14:paraId="04EEB7AC" w14:textId="6D0DF1CF" w:rsidR="009D02F8" w:rsidRPr="00092350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741B1682" w14:textId="2F84683D" w:rsidR="009D02F8" w:rsidRPr="004A1C8C" w:rsidRDefault="009D02F8" w:rsidP="0011427E">
            <w:pPr>
              <w:pStyle w:val="GOSTTablenorm"/>
              <w:rPr>
                <w:rFonts w:eastAsia="Calibri"/>
                <w:szCs w:val="22"/>
              </w:rPr>
            </w:pPr>
            <w:r w:rsidRPr="004A1C8C">
              <w:rPr>
                <w:rFonts w:eastAsia="Calibri"/>
                <w:szCs w:val="22"/>
              </w:rPr>
              <w:t xml:space="preserve">Для л/с с кодом 01 </w:t>
            </w:r>
            <w:r>
              <w:t>–</w:t>
            </w:r>
            <w:r w:rsidRPr="004A1C8C">
              <w:rPr>
                <w:rFonts w:eastAsia="Calibri"/>
                <w:szCs w:val="22"/>
              </w:rPr>
              <w:t xml:space="preserve"> величина разности ЛБО</w:t>
            </w:r>
            <w:r>
              <w:rPr>
                <w:rFonts w:eastAsia="Calibri"/>
                <w:szCs w:val="22"/>
              </w:rPr>
              <w:t xml:space="preserve"> </w:t>
            </w:r>
            <w:r>
              <w:t>на текущий финансовый год</w:t>
            </w:r>
            <w:r w:rsidRPr="004A1C8C">
              <w:rPr>
                <w:rFonts w:eastAsia="Calibri"/>
                <w:szCs w:val="22"/>
              </w:rPr>
              <w:t>, доведенных до ГРБС, РБС, и ЛБО, распределенных им по подведомственным УБП.</w:t>
            </w:r>
          </w:p>
          <w:p w14:paraId="42B63631" w14:textId="5A488487" w:rsidR="009D02F8" w:rsidRDefault="009D02F8" w:rsidP="0011427E">
            <w:pPr>
              <w:pStyle w:val="GOSTTablenorm"/>
              <w:rPr>
                <w:rFonts w:eastAsia="Calibri"/>
              </w:rPr>
            </w:pPr>
            <w:r w:rsidRPr="008E560B">
              <w:rPr>
                <w:rFonts w:eastAsia="Calibri"/>
              </w:rPr>
              <w:lastRenderedPageBreak/>
              <w:t>Для л/с с кодом 03, 14</w:t>
            </w:r>
            <w:r>
              <w:rPr>
                <w:rFonts w:eastAsia="Calibri"/>
              </w:rPr>
              <w:t>, 10</w:t>
            </w:r>
            <w:r w:rsidRPr="008E560B">
              <w:rPr>
                <w:rFonts w:eastAsia="Calibri"/>
              </w:rPr>
              <w:t xml:space="preserve"> </w:t>
            </w:r>
            <w:r>
              <w:t>–</w:t>
            </w:r>
            <w:r w:rsidRPr="008E560B">
              <w:rPr>
                <w:rFonts w:eastAsia="Calibri"/>
              </w:rPr>
              <w:t xml:space="preserve"> величина разности ЛБО</w:t>
            </w:r>
            <w:r>
              <w:rPr>
                <w:rFonts w:eastAsia="Calibri"/>
              </w:rPr>
              <w:t xml:space="preserve"> </w:t>
            </w:r>
            <w:r>
              <w:t>на текущий финансовый год</w:t>
            </w:r>
            <w:r w:rsidRPr="008E560B">
              <w:rPr>
                <w:rFonts w:eastAsia="Calibri"/>
              </w:rPr>
              <w:t>, доведенных до ПБС</w:t>
            </w:r>
            <w:r>
              <w:rPr>
                <w:rFonts w:eastAsia="Calibri"/>
              </w:rPr>
              <w:t>, ИПБС</w:t>
            </w:r>
            <w:r w:rsidRPr="008E560B">
              <w:rPr>
                <w:rFonts w:eastAsia="Calibri"/>
              </w:rPr>
              <w:t>, и поставленных на учет БО</w:t>
            </w:r>
            <w:r>
              <w:rPr>
                <w:rFonts w:eastAsia="Calibri"/>
              </w:rPr>
              <w:t>.</w:t>
            </w:r>
          </w:p>
          <w:p w14:paraId="54CF7F6F" w14:textId="77777777" w:rsidR="009D02F8" w:rsidRDefault="009D02F8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4D837A02" w14:textId="03B9E535" w:rsidR="009D02F8" w:rsidRDefault="009D02F8" w:rsidP="0011427E">
            <w:pPr>
              <w:pStyle w:val="GOSTTablenorm"/>
            </w:pPr>
            <w:r w:rsidRPr="005E26C1">
              <w:rPr>
                <w:szCs w:val="22"/>
              </w:rPr>
              <w:t>Баланс (Остаток по Кт = Оборот по Кт минус Оборот по Дт) на конец отчетного периода по показателям</w:t>
            </w:r>
            <w:r>
              <w:t>:</w:t>
            </w:r>
          </w:p>
          <w:p w14:paraId="47EC76C4" w14:textId="5E78ED4E" w:rsidR="009D02F8" w:rsidRPr="004A1C8C" w:rsidRDefault="009D02F8" w:rsidP="0011427E">
            <w:pPr>
              <w:pStyle w:val="GOSTTableListMark1"/>
            </w:pPr>
            <w:r>
              <w:t>ЛБО_ГАБС_1,</w:t>
            </w:r>
          </w:p>
          <w:p w14:paraId="55952773" w14:textId="6034BAED" w:rsidR="009D02F8" w:rsidRDefault="009D02F8" w:rsidP="0011427E">
            <w:pPr>
              <w:pStyle w:val="GOSTTableListMark1"/>
            </w:pPr>
            <w:r>
              <w:t>ЛБО_ГАБС_СВЗ_1,</w:t>
            </w:r>
          </w:p>
          <w:p w14:paraId="56175658" w14:textId="50FBCAAA" w:rsidR="009D02F8" w:rsidRDefault="009D02F8" w:rsidP="0011427E">
            <w:pPr>
              <w:pStyle w:val="GOSTTableListMark1"/>
            </w:pPr>
            <w:r>
              <w:t>ЛБО_РБС_1,</w:t>
            </w:r>
          </w:p>
          <w:p w14:paraId="58585991" w14:textId="1622D364" w:rsidR="009D02F8" w:rsidRDefault="009D02F8" w:rsidP="0011427E">
            <w:pPr>
              <w:pStyle w:val="GOSTTableListMark1"/>
            </w:pPr>
            <w:r>
              <w:t>ЛБО_РБС_ВАЛ_1,</w:t>
            </w:r>
          </w:p>
          <w:p w14:paraId="5070E338" w14:textId="25CE3F62" w:rsidR="009D02F8" w:rsidRPr="008E560B" w:rsidRDefault="009D02F8" w:rsidP="0011427E">
            <w:pPr>
              <w:pStyle w:val="GOSTTableListMark1"/>
            </w:pPr>
            <w:r>
              <w:t>ЛБО_РБС_СВЗ_1,</w:t>
            </w:r>
          </w:p>
          <w:p w14:paraId="15C9C97E" w14:textId="05460D59" w:rsidR="009D02F8" w:rsidRPr="0038643E" w:rsidRDefault="009D02F8" w:rsidP="0011427E">
            <w:pPr>
              <w:pStyle w:val="GOSTTableListMark1"/>
            </w:pPr>
            <w:r w:rsidRPr="008E560B">
              <w:t>ЛБО_ПБС_</w:t>
            </w:r>
            <w:r>
              <w:t>1,</w:t>
            </w:r>
          </w:p>
          <w:p w14:paraId="79439AB2" w14:textId="322A461B" w:rsidR="009D02F8" w:rsidRPr="008E560B" w:rsidRDefault="009D02F8" w:rsidP="0011427E">
            <w:pPr>
              <w:pStyle w:val="GOSTTableListMark1"/>
            </w:pPr>
            <w:r w:rsidRPr="008E560B">
              <w:t>ЛБО_ПБС_ВАЛ_</w:t>
            </w:r>
            <w:r>
              <w:t>1,</w:t>
            </w:r>
          </w:p>
          <w:p w14:paraId="5508E4B3" w14:textId="7DEB9C42" w:rsidR="009D02F8" w:rsidRPr="005E26C1" w:rsidRDefault="009D02F8" w:rsidP="0011427E">
            <w:pPr>
              <w:pStyle w:val="GOSTTableListMark1"/>
            </w:pPr>
            <w:r w:rsidRPr="008E560B">
              <w:t>ЛБО_ПБС_СВЗ_</w:t>
            </w:r>
            <w:r>
              <w:t>1</w:t>
            </w:r>
          </w:p>
        </w:tc>
        <w:tc>
          <w:tcPr>
            <w:tcW w:w="254" w:type="pct"/>
            <w:vMerge w:val="restart"/>
          </w:tcPr>
          <w:p w14:paraId="513A8F1A" w14:textId="275EFA8C" w:rsidR="009D02F8" w:rsidRDefault="009D02F8" w:rsidP="0011427E">
            <w:pPr>
              <w:pStyle w:val="GOSTTablenorm"/>
              <w:rPr>
                <w:szCs w:val="22"/>
              </w:rPr>
            </w:pPr>
            <w:r w:rsidRPr="0034481E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4E90BDBF" w14:textId="6E952917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56" w:type="pct"/>
          </w:tcPr>
          <w:p w14:paraId="21CC3868" w14:textId="4DCBE2F7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13" w:type="pct"/>
          </w:tcPr>
          <w:p w14:paraId="329CB676" w14:textId="21CF0D60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13" w:type="pct"/>
          </w:tcPr>
          <w:p w14:paraId="4110AE0D" w14:textId="1F40E814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13" w:type="pct"/>
          </w:tcPr>
          <w:p w14:paraId="37F1F2C1" w14:textId="181416B1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49" w:type="pct"/>
          </w:tcPr>
          <w:p w14:paraId="57FA9B45" w14:textId="3CD76827" w:rsidR="009D02F8" w:rsidRDefault="009D02F8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</w:tr>
      <w:tr w:rsidR="009D02F8" w:rsidRPr="005E26C1" w14:paraId="5749D178" w14:textId="77777777" w:rsidTr="00D45F66">
        <w:tc>
          <w:tcPr>
            <w:tcW w:w="125" w:type="pct"/>
          </w:tcPr>
          <w:p w14:paraId="79913B5A" w14:textId="77777777" w:rsidR="009D02F8" w:rsidRPr="008E560B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539ED305" w14:textId="77777777" w:rsidR="009D02F8" w:rsidRPr="008E560B" w:rsidRDefault="009D02F8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10752F6F" w14:textId="77777777" w:rsidR="009D02F8" w:rsidRPr="00356856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613CE2A6" w14:textId="30FA6158" w:rsidR="009D02F8" w:rsidRDefault="009D02F8" w:rsidP="0011427E">
            <w:pPr>
              <w:pStyle w:val="GOSTTablenorm"/>
              <w:rPr>
                <w:szCs w:val="22"/>
              </w:rPr>
            </w:pPr>
            <w:r w:rsidRPr="00356856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3594A21" w14:textId="37D0D309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0F12533E" w14:textId="783F66D7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4D101EA1" w14:textId="68C36ED2" w:rsidR="009D02F8" w:rsidRDefault="009D02F8" w:rsidP="0011427E">
            <w:pPr>
              <w:pStyle w:val="GOSTTablenorm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69</w:t>
            </w:r>
          </w:p>
        </w:tc>
        <w:tc>
          <w:tcPr>
            <w:tcW w:w="1107" w:type="pct"/>
            <w:vMerge/>
          </w:tcPr>
          <w:p w14:paraId="7E73EDA9" w14:textId="77777777" w:rsidR="009D02F8" w:rsidRPr="004A1C8C" w:rsidRDefault="009D02F8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4071712B" w14:textId="77777777" w:rsidR="009D02F8" w:rsidRPr="0034481E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239806A5" w14:textId="77777777" w:rsidR="009D02F8" w:rsidRDefault="009D02F8" w:rsidP="0011427E">
            <w:pPr>
              <w:pStyle w:val="GOSTTablenorm"/>
            </w:pPr>
            <w:r>
              <w:t>+</w:t>
            </w:r>
          </w:p>
          <w:p w14:paraId="5B0F535D" w14:textId="1A43A3F6" w:rsidR="009D02F8" w:rsidRDefault="009D02F8" w:rsidP="0011427E">
            <w:pPr>
              <w:pStyle w:val="GOSTTablenorm"/>
            </w:pPr>
            <w:r>
              <w:t>ГРБС</w:t>
            </w:r>
          </w:p>
        </w:tc>
        <w:tc>
          <w:tcPr>
            <w:tcW w:w="256" w:type="pct"/>
          </w:tcPr>
          <w:p w14:paraId="75FE0155" w14:textId="66C6D856" w:rsidR="009D02F8" w:rsidRPr="00ED23E7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C85FEF5" w14:textId="13423255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B92D831" w14:textId="3693DBE6" w:rsidR="009D02F8" w:rsidRPr="00ED23E7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3B7CABD0" w14:textId="4840B58C" w:rsidR="009D02F8" w:rsidRPr="00ED23E7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38D82680" w14:textId="7E35C04E" w:rsidR="009D02F8" w:rsidDel="00F95B5A" w:rsidRDefault="009D02F8" w:rsidP="0011427E">
            <w:pPr>
              <w:pStyle w:val="GOSTTablenorm"/>
            </w:pPr>
            <w:r>
              <w:t>-</w:t>
            </w:r>
          </w:p>
        </w:tc>
      </w:tr>
      <w:tr w:rsidR="009D02F8" w:rsidRPr="005E26C1" w14:paraId="7C967CE5" w14:textId="77777777" w:rsidTr="00D45F66">
        <w:tc>
          <w:tcPr>
            <w:tcW w:w="125" w:type="pct"/>
          </w:tcPr>
          <w:p w14:paraId="26B4B824" w14:textId="77777777" w:rsidR="009D02F8" w:rsidRPr="008E560B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7E0914AA" w14:textId="77777777" w:rsidR="009D02F8" w:rsidRPr="008E560B" w:rsidRDefault="009D02F8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50CFEA83" w14:textId="77777777" w:rsidR="009D02F8" w:rsidRPr="00356856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7DE1A064" w14:textId="7AA96D38" w:rsidR="009D02F8" w:rsidRDefault="009D02F8" w:rsidP="0011427E">
            <w:pPr>
              <w:pStyle w:val="GOSTTablenorm"/>
              <w:rPr>
                <w:szCs w:val="22"/>
              </w:rPr>
            </w:pPr>
            <w:r w:rsidRPr="00356856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7D2EC12" w14:textId="77CFE719" w:rsidR="009D02F8" w:rsidRPr="00920CC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3D6ACAEC" w14:textId="037DAFEE" w:rsidR="009D02F8" w:rsidRDefault="009D02F8" w:rsidP="0011427E">
            <w:pPr>
              <w:pStyle w:val="GOSTTablenorm"/>
              <w:rPr>
                <w:szCs w:val="22"/>
              </w:rPr>
            </w:pPr>
            <w:r w:rsidRPr="00920CC8"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44F7A1AA" w14:textId="6A79B228" w:rsidR="009D02F8" w:rsidRDefault="009D02F8" w:rsidP="0011427E">
            <w:pPr>
              <w:pStyle w:val="GOSTTablenorm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143</w:t>
            </w:r>
          </w:p>
        </w:tc>
        <w:tc>
          <w:tcPr>
            <w:tcW w:w="1107" w:type="pct"/>
            <w:vMerge/>
          </w:tcPr>
          <w:p w14:paraId="6B01E01B" w14:textId="77777777" w:rsidR="009D02F8" w:rsidRPr="004A1C8C" w:rsidRDefault="009D02F8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41FF547C" w14:textId="77777777" w:rsidR="009D02F8" w:rsidRPr="0034481E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5845FC21" w14:textId="77777777" w:rsidR="009D02F8" w:rsidRDefault="009D02F8" w:rsidP="0011427E">
            <w:pPr>
              <w:pStyle w:val="GOSTTablenorm"/>
            </w:pPr>
            <w:r>
              <w:t>+</w:t>
            </w:r>
          </w:p>
          <w:p w14:paraId="7B58E971" w14:textId="17004C50" w:rsidR="009D02F8" w:rsidRDefault="009D02F8" w:rsidP="0011427E">
            <w:pPr>
              <w:pStyle w:val="GOSTTablenorm"/>
            </w:pPr>
            <w:r>
              <w:t>РБС</w:t>
            </w:r>
          </w:p>
        </w:tc>
        <w:tc>
          <w:tcPr>
            <w:tcW w:w="256" w:type="pct"/>
          </w:tcPr>
          <w:p w14:paraId="1D00906F" w14:textId="11AA7E5D" w:rsidR="009D02F8" w:rsidRPr="00ED23E7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39B1B9E2" w14:textId="54BE7D0B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7234D87C" w14:textId="2ACFDEDF" w:rsidR="009D02F8" w:rsidRPr="00ED23E7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7061EE87" w14:textId="03A5DC9E" w:rsidR="009D02F8" w:rsidRPr="00ED23E7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78089704" w14:textId="0D0D5771" w:rsidR="009D02F8" w:rsidDel="00F95B5A" w:rsidRDefault="009D02F8" w:rsidP="0011427E">
            <w:pPr>
              <w:pStyle w:val="GOSTTablenorm"/>
            </w:pPr>
            <w:r>
              <w:t>-</w:t>
            </w:r>
          </w:p>
        </w:tc>
      </w:tr>
      <w:tr w:rsidR="009D02F8" w:rsidRPr="005E26C1" w14:paraId="4F3C6DC8" w14:textId="77777777" w:rsidTr="00D45F66">
        <w:tc>
          <w:tcPr>
            <w:tcW w:w="125" w:type="pct"/>
          </w:tcPr>
          <w:p w14:paraId="15201369" w14:textId="77777777" w:rsidR="009D02F8" w:rsidRPr="008E560B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0A955ABF" w14:textId="77777777" w:rsidR="009D02F8" w:rsidRPr="008E560B" w:rsidRDefault="009D02F8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54ECCB70" w14:textId="77777777" w:rsidR="009D02F8" w:rsidRPr="00356856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63E66B91" w14:textId="53649674" w:rsidR="009D02F8" w:rsidRDefault="009D02F8" w:rsidP="0011427E">
            <w:pPr>
              <w:pStyle w:val="GOSTTablenorm"/>
              <w:rPr>
                <w:szCs w:val="22"/>
              </w:rPr>
            </w:pPr>
            <w:r w:rsidRPr="00356856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984066B" w14:textId="53D31556" w:rsidR="009D02F8" w:rsidRPr="00920CC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1EC6FC53" w14:textId="41B72144" w:rsidR="009D02F8" w:rsidRDefault="009D02F8" w:rsidP="0011427E">
            <w:pPr>
              <w:pStyle w:val="GOSTTablenorm"/>
              <w:rPr>
                <w:szCs w:val="22"/>
              </w:rPr>
            </w:pPr>
            <w:r w:rsidRPr="00920CC8"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52CAB2B3" w14:textId="1DD69FA6" w:rsidR="009D02F8" w:rsidRDefault="009D02F8" w:rsidP="0011427E">
            <w:pPr>
              <w:pStyle w:val="GOSTTablenorm"/>
              <w:rPr>
                <w:szCs w:val="22"/>
                <w:lang w:val="en-US"/>
              </w:rPr>
            </w:pPr>
            <w:r w:rsidRPr="00BC1644">
              <w:rPr>
                <w:szCs w:val="22"/>
                <w:lang w:val="en-US"/>
              </w:rPr>
              <w:t>EXP</w:t>
            </w:r>
            <w:r w:rsidRPr="00BC1644">
              <w:rPr>
                <w:szCs w:val="22"/>
              </w:rPr>
              <w:t xml:space="preserve">: </w:t>
            </w:r>
            <w:r>
              <w:rPr>
                <w:szCs w:val="22"/>
              </w:rPr>
              <w:t>193</w:t>
            </w:r>
          </w:p>
        </w:tc>
        <w:tc>
          <w:tcPr>
            <w:tcW w:w="1107" w:type="pct"/>
            <w:vMerge/>
          </w:tcPr>
          <w:p w14:paraId="45365FDC" w14:textId="77777777" w:rsidR="009D02F8" w:rsidRPr="004A1C8C" w:rsidRDefault="009D02F8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520844CD" w14:textId="77777777" w:rsidR="009D02F8" w:rsidRPr="0034481E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22444A0F" w14:textId="2085B6D4" w:rsidR="009D02F8" w:rsidRDefault="009D02F8" w:rsidP="0011427E">
            <w:pPr>
              <w:pStyle w:val="GOSTTablenorm"/>
            </w:pPr>
            <w:r>
              <w:rPr>
                <w:szCs w:val="22"/>
              </w:rPr>
              <w:t>-</w:t>
            </w:r>
          </w:p>
        </w:tc>
        <w:tc>
          <w:tcPr>
            <w:tcW w:w="256" w:type="pct"/>
          </w:tcPr>
          <w:p w14:paraId="30D9F645" w14:textId="44C3AF5E" w:rsidR="009D02F8" w:rsidRPr="00ED23E7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34C98038" w14:textId="222B8683" w:rsidR="009D02F8" w:rsidRDefault="009D02F8" w:rsidP="0011427E">
            <w:pPr>
              <w:pStyle w:val="GOSTTablenorm"/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3148C54D" w14:textId="7AD40F80" w:rsidR="009D02F8" w:rsidRPr="00ED23E7" w:rsidRDefault="009D02F8" w:rsidP="0011427E">
            <w:pPr>
              <w:pStyle w:val="GOSTTablenorm"/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4FC5F676" w14:textId="34639F61" w:rsidR="009D02F8" w:rsidRPr="00ED23E7" w:rsidRDefault="009D02F8" w:rsidP="0011427E">
            <w:pPr>
              <w:pStyle w:val="GOSTTablenorm"/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788CDE63" w14:textId="6CE62C12" w:rsidR="009D02F8" w:rsidDel="00F95B5A" w:rsidRDefault="009D02F8" w:rsidP="0011427E">
            <w:pPr>
              <w:pStyle w:val="GOSTTablenorm"/>
            </w:pPr>
            <w:r>
              <w:rPr>
                <w:szCs w:val="22"/>
              </w:rPr>
              <w:t>-</w:t>
            </w:r>
          </w:p>
        </w:tc>
      </w:tr>
      <w:tr w:rsidR="009D02F8" w:rsidRPr="005E26C1" w14:paraId="14AAEDBF" w14:textId="77777777" w:rsidTr="00D45F66">
        <w:tc>
          <w:tcPr>
            <w:tcW w:w="125" w:type="pct"/>
          </w:tcPr>
          <w:p w14:paraId="37629AC5" w14:textId="77777777" w:rsidR="009D02F8" w:rsidRPr="008E560B" w:rsidRDefault="009D02F8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7D97D260" w14:textId="773EC319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8E560B">
              <w:t>Остаток ЛБО</w:t>
            </w:r>
            <w:r w:rsidRPr="00E216F3">
              <w:t xml:space="preserve"> </w:t>
            </w:r>
            <w:r>
              <w:t>на первый год планового периода</w:t>
            </w:r>
          </w:p>
        </w:tc>
        <w:tc>
          <w:tcPr>
            <w:tcW w:w="279" w:type="pct"/>
            <w:vMerge w:val="restart"/>
          </w:tcPr>
          <w:p w14:paraId="505C4279" w14:textId="73E30B6F" w:rsidR="009D02F8" w:rsidRPr="00356856" w:rsidRDefault="00C303B1" w:rsidP="0011427E">
            <w:pPr>
              <w:pStyle w:val="GOSTTablenorm"/>
              <w:rPr>
                <w:szCs w:val="22"/>
              </w:rPr>
            </w:pPr>
            <w:ins w:id="1273" w:author="Краснова Наталья EXP-332161" w:date="2026-03-19T17:51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7D5760AE" w14:textId="1B4565BA" w:rsidR="009D02F8" w:rsidRDefault="009D02F8" w:rsidP="0011427E">
            <w:pPr>
              <w:pStyle w:val="GOSTTablenorm"/>
              <w:rPr>
                <w:szCs w:val="22"/>
              </w:rPr>
            </w:pPr>
            <w:r w:rsidRPr="00356856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9A4E3A6" w14:textId="19B98606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446EA4FC" w14:textId="48F7131C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78</w:t>
            </w:r>
          </w:p>
        </w:tc>
        <w:tc>
          <w:tcPr>
            <w:tcW w:w="301" w:type="pct"/>
          </w:tcPr>
          <w:p w14:paraId="63BC37FA" w14:textId="14DEB674" w:rsidR="009D02F8" w:rsidRPr="00092350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0B5F1038" w14:textId="4B06CFD0" w:rsidR="009D02F8" w:rsidRPr="004A1C8C" w:rsidRDefault="009D02F8" w:rsidP="0011427E">
            <w:pPr>
              <w:pStyle w:val="GOSTTablenorm"/>
              <w:rPr>
                <w:rFonts w:eastAsia="Calibri"/>
                <w:szCs w:val="22"/>
              </w:rPr>
            </w:pPr>
            <w:r w:rsidRPr="004A1C8C">
              <w:rPr>
                <w:rFonts w:eastAsia="Calibri"/>
                <w:szCs w:val="22"/>
              </w:rPr>
              <w:t xml:space="preserve">Для л/с с кодом 01 </w:t>
            </w:r>
            <w:r>
              <w:t>–</w:t>
            </w:r>
            <w:r w:rsidRPr="004A1C8C">
              <w:rPr>
                <w:rFonts w:eastAsia="Calibri"/>
                <w:szCs w:val="22"/>
              </w:rPr>
              <w:t xml:space="preserve"> величина разности ЛБО</w:t>
            </w:r>
            <w:r>
              <w:rPr>
                <w:rFonts w:eastAsia="Calibri"/>
                <w:szCs w:val="22"/>
              </w:rPr>
              <w:t xml:space="preserve"> </w:t>
            </w:r>
            <w:r>
              <w:t>на первый год планового периода</w:t>
            </w:r>
            <w:r w:rsidRPr="004A1C8C">
              <w:rPr>
                <w:rFonts w:eastAsia="Calibri"/>
                <w:szCs w:val="22"/>
              </w:rPr>
              <w:t>, доведенных до ГРБС, РБС, и ЛБО, распределенных им по подведомственным УБП.</w:t>
            </w:r>
          </w:p>
          <w:p w14:paraId="58FDF814" w14:textId="61D5C6AB" w:rsidR="009D02F8" w:rsidRDefault="009D02F8" w:rsidP="0011427E">
            <w:pPr>
              <w:pStyle w:val="GOSTTablenorm"/>
              <w:rPr>
                <w:rFonts w:eastAsia="Calibri"/>
              </w:rPr>
            </w:pPr>
            <w:r w:rsidRPr="008E560B">
              <w:rPr>
                <w:rFonts w:eastAsia="Calibri"/>
              </w:rPr>
              <w:t>Для л/с с кодом 03, 14</w:t>
            </w:r>
            <w:r>
              <w:rPr>
                <w:rFonts w:eastAsia="Calibri"/>
              </w:rPr>
              <w:t>, 10</w:t>
            </w:r>
            <w:r w:rsidRPr="008E560B">
              <w:rPr>
                <w:rFonts w:eastAsia="Calibri"/>
              </w:rPr>
              <w:t xml:space="preserve"> </w:t>
            </w:r>
            <w:r>
              <w:t>–</w:t>
            </w:r>
            <w:r w:rsidRPr="008E560B">
              <w:rPr>
                <w:rFonts w:eastAsia="Calibri"/>
              </w:rPr>
              <w:t xml:space="preserve"> величина разности ЛБО</w:t>
            </w:r>
            <w:r>
              <w:rPr>
                <w:rFonts w:eastAsia="Calibri"/>
              </w:rPr>
              <w:t xml:space="preserve"> </w:t>
            </w:r>
            <w:r>
              <w:t>на первый год планового периода</w:t>
            </w:r>
            <w:r w:rsidRPr="008E560B">
              <w:rPr>
                <w:rFonts w:eastAsia="Calibri"/>
              </w:rPr>
              <w:t>, доведенных до ПБС</w:t>
            </w:r>
            <w:r>
              <w:rPr>
                <w:rFonts w:eastAsia="Calibri"/>
              </w:rPr>
              <w:t>, ИПБС</w:t>
            </w:r>
            <w:r w:rsidRPr="008E560B">
              <w:rPr>
                <w:rFonts w:eastAsia="Calibri"/>
              </w:rPr>
              <w:t>, и поставленных на учет БО</w:t>
            </w:r>
            <w:r>
              <w:rPr>
                <w:rFonts w:eastAsia="Calibri"/>
              </w:rPr>
              <w:t>.</w:t>
            </w:r>
          </w:p>
          <w:p w14:paraId="2222F8E6" w14:textId="77777777" w:rsidR="009D02F8" w:rsidRDefault="009D02F8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32B35D08" w14:textId="77777777" w:rsidR="009D02F8" w:rsidRDefault="009D02F8" w:rsidP="0011427E">
            <w:pPr>
              <w:pStyle w:val="GOSTTablenorm"/>
            </w:pPr>
            <w:r w:rsidRPr="005E26C1">
              <w:rPr>
                <w:szCs w:val="22"/>
              </w:rPr>
              <w:t>Баланс (Остаток по Кт = Оборот по Кт минус Оборот по Дт) на конец отчетного периода по показателям</w:t>
            </w:r>
            <w:r>
              <w:t>:</w:t>
            </w:r>
          </w:p>
          <w:p w14:paraId="2604CEB4" w14:textId="0645E3C3" w:rsidR="009D02F8" w:rsidRPr="004A1C8C" w:rsidRDefault="009D02F8" w:rsidP="0011427E">
            <w:pPr>
              <w:pStyle w:val="GOSTTableListMark1"/>
            </w:pPr>
            <w:r>
              <w:t>ЛБО_ГАБС_2,</w:t>
            </w:r>
          </w:p>
          <w:p w14:paraId="217A9E38" w14:textId="423F5168" w:rsidR="009D02F8" w:rsidRDefault="009D02F8" w:rsidP="0011427E">
            <w:pPr>
              <w:pStyle w:val="GOSTTableListMark1"/>
            </w:pPr>
            <w:r>
              <w:t>ЛБО_ГАБС_СВЗ_2,</w:t>
            </w:r>
          </w:p>
          <w:p w14:paraId="7814811D" w14:textId="79ED752C" w:rsidR="009D02F8" w:rsidRDefault="009D02F8" w:rsidP="0011427E">
            <w:pPr>
              <w:pStyle w:val="GOSTTableListMark1"/>
            </w:pPr>
            <w:r>
              <w:t>ЛБО_РБС_2,</w:t>
            </w:r>
          </w:p>
          <w:p w14:paraId="45AA2D45" w14:textId="55CF3070" w:rsidR="009D02F8" w:rsidRDefault="009D02F8" w:rsidP="0011427E">
            <w:pPr>
              <w:pStyle w:val="GOSTTableListMark1"/>
            </w:pPr>
            <w:r>
              <w:t>ЛБО_РБС_ВАЛ_2,</w:t>
            </w:r>
          </w:p>
          <w:p w14:paraId="2C979419" w14:textId="55789267" w:rsidR="009D02F8" w:rsidRPr="008E560B" w:rsidRDefault="009D02F8" w:rsidP="0011427E">
            <w:pPr>
              <w:pStyle w:val="GOSTTableListMark1"/>
            </w:pPr>
            <w:r>
              <w:t>ЛБО_РБС_СВЗ_2,</w:t>
            </w:r>
          </w:p>
          <w:p w14:paraId="4E19495D" w14:textId="0A970A31" w:rsidR="009D02F8" w:rsidRPr="0038643E" w:rsidRDefault="009D02F8" w:rsidP="0011427E">
            <w:pPr>
              <w:pStyle w:val="GOSTTableListMark1"/>
            </w:pPr>
            <w:r w:rsidRPr="008E560B">
              <w:t>ЛБО_ПБС_</w:t>
            </w:r>
            <w:r>
              <w:t>2,</w:t>
            </w:r>
          </w:p>
          <w:p w14:paraId="3B205D29" w14:textId="68BD1190" w:rsidR="009D02F8" w:rsidRPr="008E560B" w:rsidRDefault="009D02F8" w:rsidP="0011427E">
            <w:pPr>
              <w:pStyle w:val="GOSTTableListMark1"/>
            </w:pPr>
            <w:r w:rsidRPr="008E560B">
              <w:lastRenderedPageBreak/>
              <w:t>ЛБО_ПБС_ВАЛ_</w:t>
            </w:r>
            <w:r>
              <w:t>2,</w:t>
            </w:r>
          </w:p>
          <w:p w14:paraId="46BC6942" w14:textId="0FBED718" w:rsidR="009D02F8" w:rsidRPr="005E26C1" w:rsidRDefault="009D02F8" w:rsidP="0011427E">
            <w:pPr>
              <w:pStyle w:val="GOSTTableListMark1"/>
            </w:pPr>
            <w:r w:rsidRPr="008E560B">
              <w:t>ЛБО_ПБС_СВЗ_</w:t>
            </w:r>
            <w:r>
              <w:t>2</w:t>
            </w:r>
          </w:p>
        </w:tc>
        <w:tc>
          <w:tcPr>
            <w:tcW w:w="254" w:type="pct"/>
            <w:vMerge w:val="restart"/>
          </w:tcPr>
          <w:p w14:paraId="451ED0FC" w14:textId="6F14CB02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4A441C60" w14:textId="5B397509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56" w:type="pct"/>
          </w:tcPr>
          <w:p w14:paraId="32017DFF" w14:textId="2589A991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13" w:type="pct"/>
          </w:tcPr>
          <w:p w14:paraId="7E4B616C" w14:textId="2D3AF1E0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13" w:type="pct"/>
          </w:tcPr>
          <w:p w14:paraId="2CE55882" w14:textId="495DDBD1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13" w:type="pct"/>
          </w:tcPr>
          <w:p w14:paraId="758138D5" w14:textId="30C6B8AB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49" w:type="pct"/>
          </w:tcPr>
          <w:p w14:paraId="796E39C3" w14:textId="5EBDD9EB" w:rsidR="009D02F8" w:rsidRDefault="009D02F8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</w:tr>
      <w:tr w:rsidR="009D02F8" w:rsidRPr="005E26C1" w14:paraId="084DC09B" w14:textId="77777777" w:rsidTr="00D45F66">
        <w:tc>
          <w:tcPr>
            <w:tcW w:w="125" w:type="pct"/>
          </w:tcPr>
          <w:p w14:paraId="4BB8C468" w14:textId="77777777" w:rsidR="009D02F8" w:rsidRPr="008E560B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0A53AC64" w14:textId="77777777" w:rsidR="009D02F8" w:rsidRPr="008E560B" w:rsidRDefault="009D02F8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01B02699" w14:textId="77777777" w:rsidR="009D02F8" w:rsidRPr="00356856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4D78FF43" w14:textId="7E6EF4BE" w:rsidR="009D02F8" w:rsidRDefault="009D02F8" w:rsidP="0011427E">
            <w:pPr>
              <w:pStyle w:val="GOSTTablenorm"/>
              <w:rPr>
                <w:szCs w:val="22"/>
              </w:rPr>
            </w:pPr>
            <w:r w:rsidRPr="00356856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F9AC5A4" w14:textId="1C24DE83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47092D4D" w14:textId="55BE4646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461BCCEC" w14:textId="026E2948" w:rsidR="009D02F8" w:rsidRDefault="009D02F8" w:rsidP="0011427E">
            <w:pPr>
              <w:pStyle w:val="GOSTTablenorm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70</w:t>
            </w:r>
          </w:p>
        </w:tc>
        <w:tc>
          <w:tcPr>
            <w:tcW w:w="1107" w:type="pct"/>
            <w:vMerge/>
          </w:tcPr>
          <w:p w14:paraId="33914D6E" w14:textId="77777777" w:rsidR="009D02F8" w:rsidRPr="004A1C8C" w:rsidRDefault="009D02F8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68544AAD" w14:textId="77777777" w:rsidR="009D02F8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4809FEF7" w14:textId="77777777" w:rsidR="009D02F8" w:rsidRDefault="009D02F8" w:rsidP="0011427E">
            <w:pPr>
              <w:pStyle w:val="GOSTTablenorm"/>
            </w:pPr>
            <w:r>
              <w:t>+</w:t>
            </w:r>
          </w:p>
          <w:p w14:paraId="04C1C743" w14:textId="42873780" w:rsidR="009D02F8" w:rsidRDefault="009D02F8" w:rsidP="0011427E">
            <w:pPr>
              <w:pStyle w:val="GOSTTablenorm"/>
            </w:pPr>
            <w:r>
              <w:t>ГРБС</w:t>
            </w:r>
          </w:p>
        </w:tc>
        <w:tc>
          <w:tcPr>
            <w:tcW w:w="256" w:type="pct"/>
          </w:tcPr>
          <w:p w14:paraId="190604D9" w14:textId="5869074F" w:rsidR="009D02F8" w:rsidRPr="00ED23E7" w:rsidRDefault="009D02F8" w:rsidP="0011427E">
            <w:pPr>
              <w:pStyle w:val="GOSTTablenorm"/>
            </w:pPr>
            <w:r>
              <w:lastRenderedPageBreak/>
              <w:t>-</w:t>
            </w:r>
          </w:p>
        </w:tc>
        <w:tc>
          <w:tcPr>
            <w:tcW w:w="213" w:type="pct"/>
          </w:tcPr>
          <w:p w14:paraId="16F4B274" w14:textId="504A4B6C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446ED9C4" w14:textId="4D3C5363" w:rsidR="009D02F8" w:rsidRPr="00ED23E7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6BA514EF" w14:textId="1E57DF0C" w:rsidR="009D02F8" w:rsidRPr="00ED23E7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372101C5" w14:textId="2C14A049" w:rsidR="009D02F8" w:rsidDel="003D2902" w:rsidRDefault="009D02F8" w:rsidP="0011427E">
            <w:pPr>
              <w:pStyle w:val="GOSTTablenorm"/>
            </w:pPr>
            <w:r>
              <w:t>-</w:t>
            </w:r>
          </w:p>
        </w:tc>
      </w:tr>
      <w:tr w:rsidR="009D02F8" w:rsidRPr="005E26C1" w14:paraId="0CC1F8A2" w14:textId="77777777" w:rsidTr="00D45F66">
        <w:tc>
          <w:tcPr>
            <w:tcW w:w="125" w:type="pct"/>
          </w:tcPr>
          <w:p w14:paraId="6098CDB5" w14:textId="77777777" w:rsidR="009D02F8" w:rsidRPr="008E560B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61187CEE" w14:textId="77777777" w:rsidR="009D02F8" w:rsidRPr="008E560B" w:rsidRDefault="009D02F8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775705BF" w14:textId="77777777" w:rsidR="009D02F8" w:rsidRPr="00356856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41436419" w14:textId="5DC55B93" w:rsidR="009D02F8" w:rsidRDefault="009D02F8" w:rsidP="0011427E">
            <w:pPr>
              <w:pStyle w:val="GOSTTablenorm"/>
              <w:rPr>
                <w:szCs w:val="22"/>
              </w:rPr>
            </w:pPr>
            <w:r w:rsidRPr="00356856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8D87293" w14:textId="35E5859B" w:rsidR="009D02F8" w:rsidRPr="00920CC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037DB10C" w14:textId="6F9D1917" w:rsidR="009D02F8" w:rsidRDefault="009D02F8" w:rsidP="0011427E">
            <w:pPr>
              <w:pStyle w:val="GOSTTablenorm"/>
              <w:rPr>
                <w:szCs w:val="22"/>
              </w:rPr>
            </w:pPr>
            <w:r w:rsidRPr="00920CC8"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07FDD322" w14:textId="59613D05" w:rsidR="009D02F8" w:rsidRDefault="009D02F8" w:rsidP="0011427E">
            <w:pPr>
              <w:pStyle w:val="GOSTTablenorm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144</w:t>
            </w:r>
          </w:p>
        </w:tc>
        <w:tc>
          <w:tcPr>
            <w:tcW w:w="1107" w:type="pct"/>
            <w:vMerge/>
          </w:tcPr>
          <w:p w14:paraId="2F99748D" w14:textId="77777777" w:rsidR="009D02F8" w:rsidRPr="004A1C8C" w:rsidRDefault="009D02F8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2D191DB7" w14:textId="77777777" w:rsidR="009D02F8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2E55CA97" w14:textId="77777777" w:rsidR="009D02F8" w:rsidRDefault="009D02F8" w:rsidP="0011427E">
            <w:pPr>
              <w:pStyle w:val="GOSTTablenorm"/>
            </w:pPr>
            <w:r>
              <w:t>+</w:t>
            </w:r>
          </w:p>
          <w:p w14:paraId="3795BCD0" w14:textId="2C49D3EE" w:rsidR="009D02F8" w:rsidRDefault="009D02F8" w:rsidP="0011427E">
            <w:pPr>
              <w:pStyle w:val="GOSTTablenorm"/>
            </w:pPr>
            <w:r>
              <w:t>РБС</w:t>
            </w:r>
          </w:p>
        </w:tc>
        <w:tc>
          <w:tcPr>
            <w:tcW w:w="256" w:type="pct"/>
          </w:tcPr>
          <w:p w14:paraId="06794E69" w14:textId="27541978" w:rsidR="009D02F8" w:rsidRPr="00ED23E7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76C1B343" w14:textId="6061D96C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0006F61F" w14:textId="24DEF35B" w:rsidR="009D02F8" w:rsidRPr="00ED23E7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61CC294" w14:textId="182AABD9" w:rsidR="009D02F8" w:rsidRPr="00ED23E7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38616DE7" w14:textId="380F69BE" w:rsidR="009D02F8" w:rsidDel="003D2902" w:rsidRDefault="009D02F8" w:rsidP="0011427E">
            <w:pPr>
              <w:pStyle w:val="GOSTTablenorm"/>
            </w:pPr>
            <w:r>
              <w:t>-</w:t>
            </w:r>
          </w:p>
        </w:tc>
      </w:tr>
      <w:tr w:rsidR="009D02F8" w:rsidRPr="005E26C1" w14:paraId="7596AFC7" w14:textId="77777777" w:rsidTr="00D45F66">
        <w:tc>
          <w:tcPr>
            <w:tcW w:w="125" w:type="pct"/>
          </w:tcPr>
          <w:p w14:paraId="7C6F5B6C" w14:textId="77777777" w:rsidR="009D02F8" w:rsidRPr="008E560B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57133272" w14:textId="77777777" w:rsidR="009D02F8" w:rsidRPr="008E560B" w:rsidRDefault="009D02F8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511A2278" w14:textId="77777777" w:rsidR="009D02F8" w:rsidRPr="00356856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02EC3B3F" w14:textId="60845E14" w:rsidR="009D02F8" w:rsidRDefault="009D02F8" w:rsidP="0011427E">
            <w:pPr>
              <w:pStyle w:val="GOSTTablenorm"/>
              <w:rPr>
                <w:szCs w:val="22"/>
              </w:rPr>
            </w:pPr>
            <w:r w:rsidRPr="00356856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59B9DB6" w14:textId="5163F649" w:rsidR="009D02F8" w:rsidRPr="00920CC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16833521" w14:textId="22B06EE9" w:rsidR="009D02F8" w:rsidRDefault="009D02F8" w:rsidP="0011427E">
            <w:pPr>
              <w:pStyle w:val="GOSTTablenorm"/>
              <w:rPr>
                <w:szCs w:val="22"/>
              </w:rPr>
            </w:pPr>
            <w:r w:rsidRPr="00920CC8"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4299F42D" w14:textId="1B099A45" w:rsidR="009D02F8" w:rsidRDefault="009D02F8" w:rsidP="0011427E">
            <w:pPr>
              <w:pStyle w:val="GOSTTablenorm"/>
              <w:rPr>
                <w:szCs w:val="22"/>
                <w:lang w:val="en-US"/>
              </w:rPr>
            </w:pPr>
            <w:r w:rsidRPr="00BC1644">
              <w:rPr>
                <w:szCs w:val="22"/>
                <w:lang w:val="en-US"/>
              </w:rPr>
              <w:t>EXP</w:t>
            </w:r>
            <w:r w:rsidRPr="00BC1644">
              <w:rPr>
                <w:szCs w:val="22"/>
              </w:rPr>
              <w:t xml:space="preserve">: </w:t>
            </w:r>
            <w:r>
              <w:rPr>
                <w:szCs w:val="22"/>
              </w:rPr>
              <w:t>194</w:t>
            </w:r>
          </w:p>
        </w:tc>
        <w:tc>
          <w:tcPr>
            <w:tcW w:w="1107" w:type="pct"/>
            <w:vMerge/>
          </w:tcPr>
          <w:p w14:paraId="27393D3D" w14:textId="77777777" w:rsidR="009D02F8" w:rsidRPr="004A1C8C" w:rsidRDefault="009D02F8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59EF0D4C" w14:textId="77777777" w:rsidR="009D02F8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42DE0908" w14:textId="74C43062" w:rsidR="009D02F8" w:rsidRDefault="009D02F8" w:rsidP="0011427E">
            <w:pPr>
              <w:pStyle w:val="GOSTTablenorm"/>
            </w:pPr>
            <w:r>
              <w:rPr>
                <w:szCs w:val="22"/>
              </w:rPr>
              <w:t>-</w:t>
            </w:r>
          </w:p>
        </w:tc>
        <w:tc>
          <w:tcPr>
            <w:tcW w:w="256" w:type="pct"/>
          </w:tcPr>
          <w:p w14:paraId="5B0D4B60" w14:textId="258106B4" w:rsidR="009D02F8" w:rsidRPr="00ED23E7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811890E" w14:textId="61EAFED5" w:rsidR="009D02F8" w:rsidRDefault="009D02F8" w:rsidP="0011427E">
            <w:pPr>
              <w:pStyle w:val="GOSTTablenorm"/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43C39622" w14:textId="0F3F0A3F" w:rsidR="009D02F8" w:rsidRPr="00ED23E7" w:rsidRDefault="009D02F8" w:rsidP="0011427E">
            <w:pPr>
              <w:pStyle w:val="GOSTTablenorm"/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41636B18" w14:textId="0078D6B3" w:rsidR="009D02F8" w:rsidRPr="00ED23E7" w:rsidRDefault="009D02F8" w:rsidP="0011427E">
            <w:pPr>
              <w:pStyle w:val="GOSTTablenorm"/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1E106245" w14:textId="36D15344" w:rsidR="009D02F8" w:rsidDel="003D2902" w:rsidRDefault="009D02F8" w:rsidP="0011427E">
            <w:pPr>
              <w:pStyle w:val="GOSTTablenorm"/>
            </w:pPr>
            <w:r>
              <w:rPr>
                <w:szCs w:val="22"/>
              </w:rPr>
              <w:t>-</w:t>
            </w:r>
          </w:p>
        </w:tc>
      </w:tr>
      <w:tr w:rsidR="009D02F8" w:rsidRPr="005E26C1" w14:paraId="1FFF3E15" w14:textId="77777777" w:rsidTr="00D45F66">
        <w:tc>
          <w:tcPr>
            <w:tcW w:w="125" w:type="pct"/>
          </w:tcPr>
          <w:p w14:paraId="6DB2C2C0" w14:textId="77777777" w:rsidR="009D02F8" w:rsidRPr="008E560B" w:rsidRDefault="009D02F8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43DBE167" w14:textId="3DCF7C82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8E560B">
              <w:t>Остаток ЛБО</w:t>
            </w:r>
            <w:r w:rsidRPr="00E216F3">
              <w:t xml:space="preserve"> </w:t>
            </w:r>
            <w:r>
              <w:t>на второй год планового периода</w:t>
            </w:r>
          </w:p>
        </w:tc>
        <w:tc>
          <w:tcPr>
            <w:tcW w:w="279" w:type="pct"/>
            <w:vMerge w:val="restart"/>
          </w:tcPr>
          <w:p w14:paraId="628D0477" w14:textId="7E2C134E" w:rsidR="009D02F8" w:rsidRPr="00356856" w:rsidRDefault="00C303B1" w:rsidP="0011427E">
            <w:pPr>
              <w:pStyle w:val="GOSTTablenorm"/>
              <w:rPr>
                <w:szCs w:val="22"/>
              </w:rPr>
            </w:pPr>
            <w:ins w:id="1274" w:author="Краснова Наталья EXP-332161" w:date="2026-03-19T17:51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7100658E" w14:textId="72A94370" w:rsidR="009D02F8" w:rsidRDefault="009D02F8" w:rsidP="0011427E">
            <w:pPr>
              <w:pStyle w:val="GOSTTablenorm"/>
              <w:rPr>
                <w:szCs w:val="22"/>
              </w:rPr>
            </w:pPr>
            <w:r w:rsidRPr="00356856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AACAE38" w14:textId="3BA98281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6563085A" w14:textId="1DFE2A62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79</w:t>
            </w:r>
          </w:p>
        </w:tc>
        <w:tc>
          <w:tcPr>
            <w:tcW w:w="301" w:type="pct"/>
          </w:tcPr>
          <w:p w14:paraId="23446008" w14:textId="344CF809" w:rsidR="009D02F8" w:rsidRPr="00092350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3CABE40D" w14:textId="0DB1E853" w:rsidR="009D02F8" w:rsidRPr="004A1C8C" w:rsidRDefault="009D02F8" w:rsidP="0011427E">
            <w:pPr>
              <w:pStyle w:val="GOSTTablenorm"/>
              <w:rPr>
                <w:rFonts w:eastAsia="Calibri"/>
                <w:szCs w:val="22"/>
              </w:rPr>
            </w:pPr>
            <w:r w:rsidRPr="004A1C8C">
              <w:rPr>
                <w:rFonts w:eastAsia="Calibri"/>
                <w:szCs w:val="22"/>
              </w:rPr>
              <w:t xml:space="preserve">Для л/с с кодом 01 </w:t>
            </w:r>
            <w:r>
              <w:t>–</w:t>
            </w:r>
            <w:r w:rsidRPr="004A1C8C">
              <w:rPr>
                <w:rFonts w:eastAsia="Calibri"/>
                <w:szCs w:val="22"/>
              </w:rPr>
              <w:t xml:space="preserve"> величина разности ЛБО</w:t>
            </w:r>
            <w:r>
              <w:rPr>
                <w:rFonts w:eastAsia="Calibri"/>
                <w:szCs w:val="22"/>
              </w:rPr>
              <w:t xml:space="preserve"> </w:t>
            </w:r>
            <w:r>
              <w:t>на второй год планового периода</w:t>
            </w:r>
            <w:r w:rsidRPr="004A1C8C">
              <w:rPr>
                <w:rFonts w:eastAsia="Calibri"/>
                <w:szCs w:val="22"/>
              </w:rPr>
              <w:t>, доведенных до ГРБС, РБС, и ЛБО, распределенных им по подведомственным УБП.</w:t>
            </w:r>
          </w:p>
          <w:p w14:paraId="29588D62" w14:textId="60FF5F2F" w:rsidR="009D02F8" w:rsidRDefault="009D02F8" w:rsidP="0011427E">
            <w:pPr>
              <w:pStyle w:val="GOSTTablenorm"/>
              <w:rPr>
                <w:rFonts w:eastAsia="Calibri"/>
              </w:rPr>
            </w:pPr>
            <w:r w:rsidRPr="008E560B">
              <w:rPr>
                <w:rFonts w:eastAsia="Calibri"/>
              </w:rPr>
              <w:t>Для л/с с кодом 03, 14</w:t>
            </w:r>
            <w:r>
              <w:rPr>
                <w:rFonts w:eastAsia="Calibri"/>
              </w:rPr>
              <w:t>, 10</w:t>
            </w:r>
            <w:r w:rsidRPr="008E560B">
              <w:rPr>
                <w:rFonts w:eastAsia="Calibri"/>
              </w:rPr>
              <w:t xml:space="preserve"> </w:t>
            </w:r>
            <w:r>
              <w:t>–</w:t>
            </w:r>
            <w:r w:rsidRPr="008E560B">
              <w:rPr>
                <w:rFonts w:eastAsia="Calibri"/>
              </w:rPr>
              <w:t xml:space="preserve"> величина разности ЛБО</w:t>
            </w:r>
            <w:r>
              <w:rPr>
                <w:rFonts w:eastAsia="Calibri"/>
              </w:rPr>
              <w:t xml:space="preserve"> </w:t>
            </w:r>
            <w:r>
              <w:t>на второй год планового периода</w:t>
            </w:r>
            <w:r w:rsidRPr="008E560B">
              <w:rPr>
                <w:rFonts w:eastAsia="Calibri"/>
              </w:rPr>
              <w:t>, доведенных до ПБС</w:t>
            </w:r>
            <w:r>
              <w:rPr>
                <w:rFonts w:eastAsia="Calibri"/>
              </w:rPr>
              <w:t>, ИПБС</w:t>
            </w:r>
            <w:r w:rsidRPr="008E560B">
              <w:rPr>
                <w:rFonts w:eastAsia="Calibri"/>
              </w:rPr>
              <w:t>, и поставленных на учет БО</w:t>
            </w:r>
            <w:r>
              <w:rPr>
                <w:rFonts w:eastAsia="Calibri"/>
              </w:rPr>
              <w:t>.</w:t>
            </w:r>
          </w:p>
          <w:p w14:paraId="4534A717" w14:textId="77777777" w:rsidR="009D02F8" w:rsidRDefault="009D02F8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0FFB09EE" w14:textId="77777777" w:rsidR="009D02F8" w:rsidRDefault="009D02F8" w:rsidP="0011427E">
            <w:pPr>
              <w:pStyle w:val="GOSTTablenorm"/>
            </w:pPr>
            <w:r w:rsidRPr="005E26C1">
              <w:rPr>
                <w:szCs w:val="22"/>
              </w:rPr>
              <w:t>Баланс (Остаток по Кт = Оборот по Кт минус Оборот по Дт) на конец отчетного периода по показателям</w:t>
            </w:r>
            <w:r>
              <w:t>:</w:t>
            </w:r>
          </w:p>
          <w:p w14:paraId="2CB8AA82" w14:textId="3A8593B9" w:rsidR="009D02F8" w:rsidRPr="004A1C8C" w:rsidRDefault="009D02F8" w:rsidP="0011427E">
            <w:pPr>
              <w:pStyle w:val="GOSTTableListMark1"/>
            </w:pPr>
            <w:r>
              <w:t>ЛБО_ГАБС_3,</w:t>
            </w:r>
          </w:p>
          <w:p w14:paraId="4371F5CC" w14:textId="3180E9A3" w:rsidR="009D02F8" w:rsidRDefault="009D02F8" w:rsidP="0011427E">
            <w:pPr>
              <w:pStyle w:val="GOSTTableListMark1"/>
            </w:pPr>
            <w:r>
              <w:t>ЛБО_ГАБС_СВЗ_3,</w:t>
            </w:r>
          </w:p>
          <w:p w14:paraId="05EF7246" w14:textId="1B9176D8" w:rsidR="009D02F8" w:rsidRDefault="009D02F8" w:rsidP="0011427E">
            <w:pPr>
              <w:pStyle w:val="GOSTTableListMark1"/>
            </w:pPr>
            <w:r>
              <w:t>ЛБО_РБС_3,</w:t>
            </w:r>
          </w:p>
          <w:p w14:paraId="4DFF8EC4" w14:textId="68F578B2" w:rsidR="009D02F8" w:rsidRDefault="009D02F8" w:rsidP="0011427E">
            <w:pPr>
              <w:pStyle w:val="GOSTTableListMark1"/>
            </w:pPr>
            <w:r>
              <w:t>ЛБО_РБС_ВАЛ_3,</w:t>
            </w:r>
          </w:p>
          <w:p w14:paraId="6014DCE7" w14:textId="6615DE04" w:rsidR="009D02F8" w:rsidRPr="008E560B" w:rsidRDefault="009D02F8" w:rsidP="0011427E">
            <w:pPr>
              <w:pStyle w:val="GOSTTableListMark1"/>
            </w:pPr>
            <w:r>
              <w:lastRenderedPageBreak/>
              <w:t>ЛБО_РБС_СВЗ_3,</w:t>
            </w:r>
          </w:p>
          <w:p w14:paraId="1B6B72BF" w14:textId="69F2C998" w:rsidR="009D02F8" w:rsidRPr="0038643E" w:rsidRDefault="009D02F8" w:rsidP="0011427E">
            <w:pPr>
              <w:pStyle w:val="GOSTTableListMark1"/>
            </w:pPr>
            <w:r w:rsidRPr="008E560B">
              <w:t>ЛБО_ПБС_</w:t>
            </w:r>
            <w:r>
              <w:t>3,</w:t>
            </w:r>
          </w:p>
          <w:p w14:paraId="041DC14A" w14:textId="5B33BB06" w:rsidR="009D02F8" w:rsidRPr="008E560B" w:rsidRDefault="009D02F8" w:rsidP="0011427E">
            <w:pPr>
              <w:pStyle w:val="GOSTTableListMark1"/>
            </w:pPr>
            <w:r w:rsidRPr="008E560B">
              <w:t>ЛБО_ПБС_ВАЛ_</w:t>
            </w:r>
            <w:r>
              <w:t>3,</w:t>
            </w:r>
          </w:p>
          <w:p w14:paraId="1124C5A3" w14:textId="06DCADE4" w:rsidR="009D02F8" w:rsidRPr="005E26C1" w:rsidRDefault="009D02F8" w:rsidP="0011427E">
            <w:pPr>
              <w:pStyle w:val="GOSTTableListMark1"/>
            </w:pPr>
            <w:r w:rsidRPr="008E560B">
              <w:t>ЛБО_ПБС_СВЗ_</w:t>
            </w:r>
            <w:r>
              <w:t>3</w:t>
            </w:r>
          </w:p>
        </w:tc>
        <w:tc>
          <w:tcPr>
            <w:tcW w:w="254" w:type="pct"/>
            <w:vMerge w:val="restart"/>
          </w:tcPr>
          <w:p w14:paraId="4ABEB091" w14:textId="0D9C6429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108886EA" w14:textId="7533BE17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56" w:type="pct"/>
          </w:tcPr>
          <w:p w14:paraId="60AC897C" w14:textId="10C1A825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13" w:type="pct"/>
          </w:tcPr>
          <w:p w14:paraId="56234904" w14:textId="705C5E24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13" w:type="pct"/>
          </w:tcPr>
          <w:p w14:paraId="22B4F8AB" w14:textId="22948EF4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13" w:type="pct"/>
          </w:tcPr>
          <w:p w14:paraId="13B48646" w14:textId="383CF47E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49" w:type="pct"/>
          </w:tcPr>
          <w:p w14:paraId="0F8FF038" w14:textId="31E05E20" w:rsidR="009D02F8" w:rsidRDefault="009D02F8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</w:tr>
      <w:tr w:rsidR="009D02F8" w:rsidRPr="005E26C1" w14:paraId="71B0BDA4" w14:textId="77777777" w:rsidTr="00D45F66">
        <w:tc>
          <w:tcPr>
            <w:tcW w:w="125" w:type="pct"/>
          </w:tcPr>
          <w:p w14:paraId="2EC7AEA8" w14:textId="77777777" w:rsidR="009D02F8" w:rsidRPr="008E560B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3D842C29" w14:textId="77777777" w:rsidR="009D02F8" w:rsidRPr="008E560B" w:rsidRDefault="009D02F8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7DA166C6" w14:textId="77777777" w:rsidR="009D02F8" w:rsidRPr="00356856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6AA4BF2A" w14:textId="56F12EE8" w:rsidR="009D02F8" w:rsidRDefault="009D02F8" w:rsidP="0011427E">
            <w:pPr>
              <w:pStyle w:val="GOSTTablenorm"/>
              <w:rPr>
                <w:szCs w:val="22"/>
              </w:rPr>
            </w:pPr>
            <w:r w:rsidRPr="00356856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8BC643C" w14:textId="3744EF7F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129F0587" w14:textId="0DA4722A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79A3BD58" w14:textId="37B11DC2" w:rsidR="009D02F8" w:rsidRDefault="009D02F8" w:rsidP="0011427E">
            <w:pPr>
              <w:pStyle w:val="GOSTTablenorm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71</w:t>
            </w:r>
          </w:p>
        </w:tc>
        <w:tc>
          <w:tcPr>
            <w:tcW w:w="1107" w:type="pct"/>
            <w:vMerge/>
          </w:tcPr>
          <w:p w14:paraId="19A3C6BE" w14:textId="77777777" w:rsidR="009D02F8" w:rsidRPr="004A1C8C" w:rsidRDefault="009D02F8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3B0C1E8C" w14:textId="77777777" w:rsidR="009D02F8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26CAE4B9" w14:textId="77777777" w:rsidR="009D02F8" w:rsidRDefault="009D02F8" w:rsidP="0011427E">
            <w:pPr>
              <w:pStyle w:val="GOSTTablenorm"/>
            </w:pPr>
            <w:r>
              <w:t>+</w:t>
            </w:r>
          </w:p>
          <w:p w14:paraId="5AFCAB30" w14:textId="50B557C3" w:rsidR="009D02F8" w:rsidRDefault="009D02F8" w:rsidP="0011427E">
            <w:pPr>
              <w:pStyle w:val="GOSTTablenorm"/>
            </w:pPr>
            <w:r>
              <w:t>ГРБС</w:t>
            </w:r>
          </w:p>
        </w:tc>
        <w:tc>
          <w:tcPr>
            <w:tcW w:w="256" w:type="pct"/>
          </w:tcPr>
          <w:p w14:paraId="2A403179" w14:textId="57F4A36A" w:rsidR="009D02F8" w:rsidRPr="00ED23E7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7BB6AB0C" w14:textId="5F2DEF99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9CCDF20" w14:textId="004DB579" w:rsidR="009D02F8" w:rsidRPr="00ED23E7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33989A87" w14:textId="4037A438" w:rsidR="009D02F8" w:rsidRPr="00ED23E7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006D06F6" w14:textId="31A3DA34" w:rsidR="009D02F8" w:rsidDel="003D2902" w:rsidRDefault="009D02F8" w:rsidP="0011427E">
            <w:pPr>
              <w:pStyle w:val="GOSTTablenorm"/>
            </w:pPr>
            <w:r>
              <w:t>-</w:t>
            </w:r>
          </w:p>
        </w:tc>
      </w:tr>
      <w:tr w:rsidR="009D02F8" w:rsidRPr="005E26C1" w14:paraId="203C0FB2" w14:textId="77777777" w:rsidTr="00D45F66">
        <w:tc>
          <w:tcPr>
            <w:tcW w:w="125" w:type="pct"/>
          </w:tcPr>
          <w:p w14:paraId="3CEB01F1" w14:textId="77777777" w:rsidR="009D02F8" w:rsidRPr="008E560B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1EB65D62" w14:textId="77777777" w:rsidR="009D02F8" w:rsidRPr="008E560B" w:rsidRDefault="009D02F8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35387B11" w14:textId="77777777" w:rsidR="009D02F8" w:rsidRPr="00356856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28B1784B" w14:textId="33F0BABC" w:rsidR="009D02F8" w:rsidRDefault="009D02F8" w:rsidP="0011427E">
            <w:pPr>
              <w:pStyle w:val="GOSTTablenorm"/>
              <w:rPr>
                <w:szCs w:val="22"/>
              </w:rPr>
            </w:pPr>
            <w:r w:rsidRPr="00356856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2D8C332" w14:textId="4D469AE7" w:rsidR="009D02F8" w:rsidRPr="00920CC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5529427B" w14:textId="6E5E4DBA" w:rsidR="009D02F8" w:rsidRDefault="009D02F8" w:rsidP="0011427E">
            <w:pPr>
              <w:pStyle w:val="GOSTTablenorm"/>
              <w:rPr>
                <w:szCs w:val="22"/>
              </w:rPr>
            </w:pPr>
            <w:r w:rsidRPr="00920CC8"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2AE84645" w14:textId="37B507CD" w:rsidR="009D02F8" w:rsidRDefault="009D02F8" w:rsidP="0011427E">
            <w:pPr>
              <w:pStyle w:val="GOSTTablenorm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145</w:t>
            </w:r>
          </w:p>
        </w:tc>
        <w:tc>
          <w:tcPr>
            <w:tcW w:w="1107" w:type="pct"/>
            <w:vMerge/>
          </w:tcPr>
          <w:p w14:paraId="2BDC99E3" w14:textId="77777777" w:rsidR="009D02F8" w:rsidRPr="004A1C8C" w:rsidRDefault="009D02F8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4908649E" w14:textId="77777777" w:rsidR="009D02F8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75F6C74B" w14:textId="77777777" w:rsidR="009D02F8" w:rsidRDefault="009D02F8" w:rsidP="0011427E">
            <w:pPr>
              <w:pStyle w:val="GOSTTablenorm"/>
            </w:pPr>
            <w:r>
              <w:t>+</w:t>
            </w:r>
          </w:p>
          <w:p w14:paraId="6208E25B" w14:textId="17487040" w:rsidR="009D02F8" w:rsidRDefault="009D02F8" w:rsidP="0011427E">
            <w:pPr>
              <w:pStyle w:val="GOSTTablenorm"/>
            </w:pPr>
            <w:r>
              <w:t>РБС</w:t>
            </w:r>
          </w:p>
        </w:tc>
        <w:tc>
          <w:tcPr>
            <w:tcW w:w="256" w:type="pct"/>
          </w:tcPr>
          <w:p w14:paraId="09E0988D" w14:textId="5106FF39" w:rsidR="009D02F8" w:rsidRPr="00ED23E7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08490463" w14:textId="1479FB7C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7439EF0D" w14:textId="26B18C5B" w:rsidR="009D02F8" w:rsidRPr="00ED23E7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6D94C28D" w14:textId="04623D67" w:rsidR="009D02F8" w:rsidRPr="00ED23E7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7EF88CBC" w14:textId="47DA50B0" w:rsidR="009D02F8" w:rsidDel="003D2902" w:rsidRDefault="009D02F8" w:rsidP="0011427E">
            <w:pPr>
              <w:pStyle w:val="GOSTTablenorm"/>
            </w:pPr>
            <w:r>
              <w:t>-</w:t>
            </w:r>
          </w:p>
        </w:tc>
      </w:tr>
      <w:tr w:rsidR="009D02F8" w:rsidRPr="005E26C1" w14:paraId="31ABF3C3" w14:textId="77777777" w:rsidTr="00D45F66">
        <w:tc>
          <w:tcPr>
            <w:tcW w:w="125" w:type="pct"/>
          </w:tcPr>
          <w:p w14:paraId="34A07828" w14:textId="77777777" w:rsidR="009D02F8" w:rsidRPr="008E560B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0B2E5480" w14:textId="77777777" w:rsidR="009D02F8" w:rsidRPr="008E560B" w:rsidRDefault="009D02F8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75FA59C6" w14:textId="77777777" w:rsidR="009D02F8" w:rsidRPr="00356856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074F0EFD" w14:textId="52D5FA90" w:rsidR="009D02F8" w:rsidRDefault="009D02F8" w:rsidP="0011427E">
            <w:pPr>
              <w:pStyle w:val="GOSTTablenorm"/>
              <w:rPr>
                <w:szCs w:val="22"/>
              </w:rPr>
            </w:pPr>
            <w:r w:rsidRPr="00356856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4A6ADB1" w14:textId="3B60B00F" w:rsidR="009D02F8" w:rsidRPr="00920CC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0B6C6E4C" w14:textId="40C51AEC" w:rsidR="009D02F8" w:rsidRDefault="009D02F8" w:rsidP="0011427E">
            <w:pPr>
              <w:pStyle w:val="GOSTTablenorm"/>
              <w:rPr>
                <w:szCs w:val="22"/>
              </w:rPr>
            </w:pPr>
            <w:r w:rsidRPr="00920CC8"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59D00B23" w14:textId="287D9582" w:rsidR="009D02F8" w:rsidRDefault="009D02F8" w:rsidP="0011427E">
            <w:pPr>
              <w:pStyle w:val="GOSTTablenorm"/>
              <w:rPr>
                <w:szCs w:val="22"/>
                <w:lang w:val="en-US"/>
              </w:rPr>
            </w:pPr>
            <w:r w:rsidRPr="00BC1644">
              <w:rPr>
                <w:szCs w:val="22"/>
                <w:lang w:val="en-US"/>
              </w:rPr>
              <w:t>EXP</w:t>
            </w:r>
            <w:r w:rsidRPr="00BC1644">
              <w:rPr>
                <w:szCs w:val="22"/>
              </w:rPr>
              <w:t xml:space="preserve">: </w:t>
            </w:r>
            <w:r>
              <w:rPr>
                <w:szCs w:val="22"/>
              </w:rPr>
              <w:t>195</w:t>
            </w:r>
          </w:p>
        </w:tc>
        <w:tc>
          <w:tcPr>
            <w:tcW w:w="1107" w:type="pct"/>
            <w:vMerge/>
          </w:tcPr>
          <w:p w14:paraId="1D481A07" w14:textId="77777777" w:rsidR="009D02F8" w:rsidRPr="004A1C8C" w:rsidRDefault="009D02F8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721B4FFD" w14:textId="77777777" w:rsidR="009D02F8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1CD887C3" w14:textId="6A6B6F18" w:rsidR="009D02F8" w:rsidRDefault="009D02F8" w:rsidP="0011427E">
            <w:pPr>
              <w:pStyle w:val="GOSTTablenorm"/>
            </w:pPr>
            <w:r>
              <w:rPr>
                <w:szCs w:val="22"/>
              </w:rPr>
              <w:t>-</w:t>
            </w:r>
          </w:p>
        </w:tc>
        <w:tc>
          <w:tcPr>
            <w:tcW w:w="256" w:type="pct"/>
          </w:tcPr>
          <w:p w14:paraId="39DCF837" w14:textId="3691DA04" w:rsidR="009D02F8" w:rsidRPr="00ED23E7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6D2B2E8B" w14:textId="14658D51" w:rsidR="009D02F8" w:rsidRDefault="009D02F8" w:rsidP="0011427E">
            <w:pPr>
              <w:pStyle w:val="GOSTTablenorm"/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2CA57F29" w14:textId="16EB294E" w:rsidR="009D02F8" w:rsidRPr="00ED23E7" w:rsidRDefault="009D02F8" w:rsidP="0011427E">
            <w:pPr>
              <w:pStyle w:val="GOSTTablenorm"/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640C1AB0" w14:textId="569C56BF" w:rsidR="009D02F8" w:rsidRPr="00ED23E7" w:rsidRDefault="009D02F8" w:rsidP="0011427E">
            <w:pPr>
              <w:pStyle w:val="GOSTTablenorm"/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3F68C720" w14:textId="46B8CD2E" w:rsidR="009D02F8" w:rsidDel="003D2902" w:rsidRDefault="009D02F8" w:rsidP="0011427E">
            <w:pPr>
              <w:pStyle w:val="GOSTTablenorm"/>
            </w:pPr>
            <w:r>
              <w:rPr>
                <w:szCs w:val="22"/>
              </w:rPr>
              <w:t>-</w:t>
            </w:r>
          </w:p>
        </w:tc>
      </w:tr>
      <w:tr w:rsidR="009D02F8" w:rsidRPr="005E26C1" w14:paraId="4C55B2CB" w14:textId="77777777" w:rsidTr="00D45F66">
        <w:tc>
          <w:tcPr>
            <w:tcW w:w="125" w:type="pct"/>
          </w:tcPr>
          <w:p w14:paraId="01FFEA1F" w14:textId="77777777" w:rsidR="009D02F8" w:rsidRPr="008E560B" w:rsidRDefault="009D02F8" w:rsidP="0011427E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74A8E6CE" w14:textId="5BE86CC1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8E560B">
              <w:t>Остаток ЛБО</w:t>
            </w:r>
            <w:r w:rsidRPr="00E216F3">
              <w:t xml:space="preserve"> </w:t>
            </w:r>
            <w:r>
              <w:t>на третий год планового периода</w:t>
            </w:r>
          </w:p>
        </w:tc>
        <w:tc>
          <w:tcPr>
            <w:tcW w:w="279" w:type="pct"/>
            <w:vMerge w:val="restart"/>
          </w:tcPr>
          <w:p w14:paraId="2AD82D1A" w14:textId="65E7F648" w:rsidR="009D02F8" w:rsidRPr="00356856" w:rsidRDefault="00C303B1" w:rsidP="0011427E">
            <w:pPr>
              <w:pStyle w:val="GOSTTablenorm"/>
              <w:rPr>
                <w:szCs w:val="22"/>
              </w:rPr>
            </w:pPr>
            <w:ins w:id="1275" w:author="Краснова Наталья EXP-332161" w:date="2026-03-19T17:51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09DBE9AB" w14:textId="2052FD9D" w:rsidR="009D02F8" w:rsidRDefault="009D02F8" w:rsidP="0011427E">
            <w:pPr>
              <w:pStyle w:val="GOSTTablenorm"/>
              <w:rPr>
                <w:szCs w:val="22"/>
              </w:rPr>
            </w:pPr>
            <w:r w:rsidRPr="00356856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CAEF846" w14:textId="7EFEA3B9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0EAB5B82" w14:textId="696256F6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80</w:t>
            </w:r>
          </w:p>
        </w:tc>
        <w:tc>
          <w:tcPr>
            <w:tcW w:w="301" w:type="pct"/>
          </w:tcPr>
          <w:p w14:paraId="5EE248A4" w14:textId="25992082" w:rsidR="009D02F8" w:rsidRPr="00092350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6A6232B3" w14:textId="783C89CC" w:rsidR="009D02F8" w:rsidRPr="004A1C8C" w:rsidRDefault="009D02F8" w:rsidP="0011427E">
            <w:pPr>
              <w:pStyle w:val="GOSTTablenorm"/>
              <w:rPr>
                <w:rFonts w:eastAsia="Calibri"/>
                <w:szCs w:val="22"/>
              </w:rPr>
            </w:pPr>
            <w:r w:rsidRPr="004A1C8C">
              <w:rPr>
                <w:rFonts w:eastAsia="Calibri"/>
                <w:szCs w:val="22"/>
              </w:rPr>
              <w:t xml:space="preserve">Для л/с с кодом 01 </w:t>
            </w:r>
            <w:r>
              <w:t>–</w:t>
            </w:r>
            <w:r w:rsidRPr="004A1C8C">
              <w:rPr>
                <w:rFonts w:eastAsia="Calibri"/>
                <w:szCs w:val="22"/>
              </w:rPr>
              <w:t xml:space="preserve"> величина разности ЛБО</w:t>
            </w:r>
            <w:r>
              <w:rPr>
                <w:rFonts w:eastAsia="Calibri"/>
                <w:szCs w:val="22"/>
              </w:rPr>
              <w:t xml:space="preserve"> </w:t>
            </w:r>
            <w:r>
              <w:t>на третий год планового периода</w:t>
            </w:r>
            <w:r w:rsidRPr="004A1C8C">
              <w:rPr>
                <w:rFonts w:eastAsia="Calibri"/>
                <w:szCs w:val="22"/>
              </w:rPr>
              <w:t>, доведенных до ГРБС, РБС, и ЛБО, распределенных им по подведомственным УБП.</w:t>
            </w:r>
          </w:p>
          <w:p w14:paraId="543FEBFF" w14:textId="3FEC7954" w:rsidR="009D02F8" w:rsidRDefault="009D02F8" w:rsidP="0011427E">
            <w:pPr>
              <w:pStyle w:val="GOSTTablenorm"/>
              <w:rPr>
                <w:rFonts w:eastAsia="Calibri"/>
              </w:rPr>
            </w:pPr>
            <w:r w:rsidRPr="008E560B">
              <w:rPr>
                <w:rFonts w:eastAsia="Calibri"/>
              </w:rPr>
              <w:t>Для л/с с кодом 03, 14</w:t>
            </w:r>
            <w:r>
              <w:rPr>
                <w:rFonts w:eastAsia="Calibri"/>
              </w:rPr>
              <w:t>, 10</w:t>
            </w:r>
            <w:r w:rsidRPr="008E560B">
              <w:rPr>
                <w:rFonts w:eastAsia="Calibri"/>
              </w:rPr>
              <w:t xml:space="preserve"> </w:t>
            </w:r>
            <w:r>
              <w:t>–</w:t>
            </w:r>
            <w:r w:rsidRPr="008E560B">
              <w:rPr>
                <w:rFonts w:eastAsia="Calibri"/>
              </w:rPr>
              <w:t xml:space="preserve"> величина разности ЛБО</w:t>
            </w:r>
            <w:r>
              <w:rPr>
                <w:rFonts w:eastAsia="Calibri"/>
              </w:rPr>
              <w:t xml:space="preserve"> </w:t>
            </w:r>
            <w:r>
              <w:t>на третий год планового периода</w:t>
            </w:r>
            <w:r w:rsidRPr="008E560B">
              <w:rPr>
                <w:rFonts w:eastAsia="Calibri"/>
              </w:rPr>
              <w:t>, доведенных до ПБС</w:t>
            </w:r>
            <w:r>
              <w:rPr>
                <w:rFonts w:eastAsia="Calibri"/>
              </w:rPr>
              <w:t>, ИПБС</w:t>
            </w:r>
            <w:r w:rsidRPr="008E560B">
              <w:rPr>
                <w:rFonts w:eastAsia="Calibri"/>
              </w:rPr>
              <w:t>, и поставленных на учет БО</w:t>
            </w:r>
            <w:r>
              <w:rPr>
                <w:rFonts w:eastAsia="Calibri"/>
              </w:rPr>
              <w:t>.</w:t>
            </w:r>
          </w:p>
          <w:p w14:paraId="334D6FDA" w14:textId="77777777" w:rsidR="009D02F8" w:rsidRDefault="009D02F8" w:rsidP="0011427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3CC8CC59" w14:textId="77777777" w:rsidR="009D02F8" w:rsidRDefault="009D02F8" w:rsidP="0011427E">
            <w:pPr>
              <w:pStyle w:val="GOSTTablenorm"/>
            </w:pPr>
            <w:r w:rsidRPr="005E26C1">
              <w:rPr>
                <w:szCs w:val="22"/>
              </w:rPr>
              <w:t>Баланс (Остаток по Кт = Оборот по Кт минус Оборот по Дт) на конец отчетного периода по показателям</w:t>
            </w:r>
            <w:r>
              <w:t>:</w:t>
            </w:r>
          </w:p>
          <w:p w14:paraId="7E54371D" w14:textId="66A6E16D" w:rsidR="009D02F8" w:rsidRPr="004A1C8C" w:rsidRDefault="009D02F8" w:rsidP="0011427E">
            <w:pPr>
              <w:pStyle w:val="GOSTTableListMark1"/>
            </w:pPr>
            <w:r>
              <w:t>ЛБО_ГАБС_4,</w:t>
            </w:r>
          </w:p>
          <w:p w14:paraId="7FD349FE" w14:textId="2B2308B0" w:rsidR="009D02F8" w:rsidRDefault="009D02F8" w:rsidP="0011427E">
            <w:pPr>
              <w:pStyle w:val="GOSTTableListMark1"/>
            </w:pPr>
            <w:r>
              <w:t>ЛБО_ГАБС_СВЗ_4,</w:t>
            </w:r>
          </w:p>
          <w:p w14:paraId="67CA9C38" w14:textId="1C14C2DA" w:rsidR="009D02F8" w:rsidRDefault="009D02F8" w:rsidP="0011427E">
            <w:pPr>
              <w:pStyle w:val="GOSTTableListMark1"/>
            </w:pPr>
            <w:r>
              <w:lastRenderedPageBreak/>
              <w:t>ЛБО_РБС_4,</w:t>
            </w:r>
          </w:p>
          <w:p w14:paraId="62D7EF6D" w14:textId="72087133" w:rsidR="009D02F8" w:rsidRDefault="009D02F8" w:rsidP="0011427E">
            <w:pPr>
              <w:pStyle w:val="GOSTTableListMark1"/>
            </w:pPr>
            <w:r>
              <w:t>ЛБО_РБС_ВАЛ_4,</w:t>
            </w:r>
          </w:p>
          <w:p w14:paraId="110915B2" w14:textId="23DA5F13" w:rsidR="009D02F8" w:rsidRPr="008E560B" w:rsidRDefault="009D02F8" w:rsidP="0011427E">
            <w:pPr>
              <w:pStyle w:val="GOSTTableListMark1"/>
            </w:pPr>
            <w:r>
              <w:t>ЛБО_РБС_СВЗ_4,</w:t>
            </w:r>
          </w:p>
          <w:p w14:paraId="24921320" w14:textId="1CC6B99A" w:rsidR="009D02F8" w:rsidRPr="0038643E" w:rsidRDefault="009D02F8" w:rsidP="0011427E">
            <w:pPr>
              <w:pStyle w:val="GOSTTableListMark1"/>
            </w:pPr>
            <w:r w:rsidRPr="008E560B">
              <w:t>ЛБО_ПБС_</w:t>
            </w:r>
            <w:r>
              <w:t>4,</w:t>
            </w:r>
          </w:p>
          <w:p w14:paraId="12F474B7" w14:textId="2D680F89" w:rsidR="009D02F8" w:rsidRPr="008E560B" w:rsidRDefault="009D02F8" w:rsidP="0011427E">
            <w:pPr>
              <w:pStyle w:val="GOSTTableListMark1"/>
            </w:pPr>
            <w:r w:rsidRPr="008E560B">
              <w:t>ЛБО_ПБС_ВАЛ_</w:t>
            </w:r>
            <w:r>
              <w:t>4,</w:t>
            </w:r>
          </w:p>
          <w:p w14:paraId="2A09A12F" w14:textId="0CC351AF" w:rsidR="009D02F8" w:rsidRPr="005E26C1" w:rsidRDefault="009D02F8" w:rsidP="0011427E">
            <w:pPr>
              <w:pStyle w:val="GOSTTableListMark1"/>
            </w:pPr>
            <w:r w:rsidRPr="008E560B">
              <w:t>ЛБО_ПБС_СВЗ_</w:t>
            </w:r>
            <w:r>
              <w:t>4</w:t>
            </w:r>
          </w:p>
        </w:tc>
        <w:tc>
          <w:tcPr>
            <w:tcW w:w="254" w:type="pct"/>
            <w:vMerge w:val="restart"/>
          </w:tcPr>
          <w:p w14:paraId="4E79473D" w14:textId="7CF97638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1DAECDB9" w14:textId="3A1EC7DD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56" w:type="pct"/>
          </w:tcPr>
          <w:p w14:paraId="5616EE86" w14:textId="0C7A7229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13" w:type="pct"/>
          </w:tcPr>
          <w:p w14:paraId="48C96CFC" w14:textId="507A3B7A" w:rsidR="009D02F8" w:rsidRPr="005E26C1" w:rsidRDefault="009D02F8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13" w:type="pct"/>
          </w:tcPr>
          <w:p w14:paraId="7266E55F" w14:textId="7C489414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13" w:type="pct"/>
          </w:tcPr>
          <w:p w14:paraId="707A67F1" w14:textId="0765BE87" w:rsidR="009D02F8" w:rsidRPr="005E26C1" w:rsidRDefault="009D02F8" w:rsidP="0011427E">
            <w:pPr>
              <w:pStyle w:val="GOSTTablenorm"/>
              <w:rPr>
                <w:szCs w:val="22"/>
              </w:rPr>
            </w:pPr>
            <w:r w:rsidRPr="00ED23E7">
              <w:t>-</w:t>
            </w:r>
          </w:p>
        </w:tc>
        <w:tc>
          <w:tcPr>
            <w:tcW w:w="249" w:type="pct"/>
          </w:tcPr>
          <w:p w14:paraId="22F28143" w14:textId="55023119" w:rsidR="009D02F8" w:rsidRDefault="009D02F8" w:rsidP="0011427E">
            <w:pPr>
              <w:pStyle w:val="GOSTTablenorm"/>
              <w:rPr>
                <w:szCs w:val="22"/>
              </w:rPr>
            </w:pPr>
            <w:r>
              <w:t>+</w:t>
            </w:r>
          </w:p>
        </w:tc>
      </w:tr>
      <w:tr w:rsidR="009D02F8" w:rsidRPr="005E26C1" w14:paraId="7561D116" w14:textId="77777777" w:rsidTr="00D45F66">
        <w:tc>
          <w:tcPr>
            <w:tcW w:w="125" w:type="pct"/>
          </w:tcPr>
          <w:p w14:paraId="5C408C40" w14:textId="77777777" w:rsidR="009D02F8" w:rsidRPr="008E560B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33516D16" w14:textId="77777777" w:rsidR="009D02F8" w:rsidRPr="008E560B" w:rsidRDefault="009D02F8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3CB217BC" w14:textId="77777777" w:rsidR="009D02F8" w:rsidRPr="00356856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1A9A7A07" w14:textId="424719B5" w:rsidR="009D02F8" w:rsidRDefault="009D02F8" w:rsidP="0011427E">
            <w:pPr>
              <w:pStyle w:val="GOSTTablenorm"/>
              <w:rPr>
                <w:szCs w:val="22"/>
              </w:rPr>
            </w:pPr>
            <w:r w:rsidRPr="00356856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B0D2A15" w14:textId="54A00988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55D2B145" w14:textId="5F779E9F" w:rsidR="009D02F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0EE77A76" w14:textId="3DEA8002" w:rsidR="009D02F8" w:rsidRDefault="009D02F8" w:rsidP="0011427E">
            <w:pPr>
              <w:pStyle w:val="GOSTTablenorm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72</w:t>
            </w:r>
          </w:p>
        </w:tc>
        <w:tc>
          <w:tcPr>
            <w:tcW w:w="1107" w:type="pct"/>
            <w:vMerge/>
          </w:tcPr>
          <w:p w14:paraId="6151C4E6" w14:textId="77777777" w:rsidR="009D02F8" w:rsidRPr="004A1C8C" w:rsidRDefault="009D02F8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18FBA910" w14:textId="77777777" w:rsidR="009D02F8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11F3F1C4" w14:textId="77777777" w:rsidR="009D02F8" w:rsidRDefault="009D02F8" w:rsidP="0011427E">
            <w:pPr>
              <w:pStyle w:val="GOSTTablenorm"/>
            </w:pPr>
            <w:r>
              <w:t>+</w:t>
            </w:r>
          </w:p>
          <w:p w14:paraId="099187CF" w14:textId="568EAFB6" w:rsidR="009D02F8" w:rsidRDefault="009D02F8" w:rsidP="0011427E">
            <w:pPr>
              <w:pStyle w:val="GOSTTablenorm"/>
            </w:pPr>
            <w:r>
              <w:t>ГРБС</w:t>
            </w:r>
          </w:p>
        </w:tc>
        <w:tc>
          <w:tcPr>
            <w:tcW w:w="256" w:type="pct"/>
          </w:tcPr>
          <w:p w14:paraId="2F13BE22" w14:textId="3AF7CC35" w:rsidR="009D02F8" w:rsidRPr="00ED23E7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371DF17" w14:textId="4F61E718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62884CCC" w14:textId="79EB5563" w:rsidR="009D02F8" w:rsidRPr="00ED23E7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1F706FA" w14:textId="5437B6B7" w:rsidR="009D02F8" w:rsidRPr="00ED23E7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1CD368A2" w14:textId="78697F24" w:rsidR="009D02F8" w:rsidDel="003D2902" w:rsidRDefault="009D02F8" w:rsidP="0011427E">
            <w:pPr>
              <w:pStyle w:val="GOSTTablenorm"/>
            </w:pPr>
            <w:r>
              <w:t>-</w:t>
            </w:r>
          </w:p>
        </w:tc>
      </w:tr>
      <w:tr w:rsidR="009D02F8" w:rsidRPr="005E26C1" w14:paraId="47D99619" w14:textId="77777777" w:rsidTr="00D45F66">
        <w:tc>
          <w:tcPr>
            <w:tcW w:w="125" w:type="pct"/>
          </w:tcPr>
          <w:p w14:paraId="6E61011A" w14:textId="77777777" w:rsidR="009D02F8" w:rsidRPr="008E560B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1A742B93" w14:textId="77777777" w:rsidR="009D02F8" w:rsidRPr="008E560B" w:rsidRDefault="009D02F8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5B5EB0E1" w14:textId="77777777" w:rsidR="009D02F8" w:rsidRPr="00356856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72FE6C69" w14:textId="17455F1E" w:rsidR="009D02F8" w:rsidRDefault="009D02F8" w:rsidP="0011427E">
            <w:pPr>
              <w:pStyle w:val="GOSTTablenorm"/>
              <w:rPr>
                <w:szCs w:val="22"/>
              </w:rPr>
            </w:pPr>
            <w:r w:rsidRPr="00356856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6FBB9FE" w14:textId="33482D4B" w:rsidR="009D02F8" w:rsidRPr="00920CC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75B853E2" w14:textId="131425D3" w:rsidR="009D02F8" w:rsidRDefault="009D02F8" w:rsidP="0011427E">
            <w:pPr>
              <w:pStyle w:val="GOSTTablenorm"/>
              <w:rPr>
                <w:szCs w:val="22"/>
              </w:rPr>
            </w:pPr>
            <w:r w:rsidRPr="00920CC8"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3B76E8C2" w14:textId="69654E27" w:rsidR="009D02F8" w:rsidRDefault="009D02F8" w:rsidP="0011427E">
            <w:pPr>
              <w:pStyle w:val="GOSTTablenorm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146</w:t>
            </w:r>
          </w:p>
        </w:tc>
        <w:tc>
          <w:tcPr>
            <w:tcW w:w="1107" w:type="pct"/>
            <w:vMerge/>
          </w:tcPr>
          <w:p w14:paraId="5BCC246E" w14:textId="77777777" w:rsidR="009D02F8" w:rsidRPr="004A1C8C" w:rsidRDefault="009D02F8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419E7484" w14:textId="77777777" w:rsidR="009D02F8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023F812B" w14:textId="77777777" w:rsidR="009D02F8" w:rsidRDefault="009D02F8" w:rsidP="0011427E">
            <w:pPr>
              <w:pStyle w:val="GOSTTablenorm"/>
            </w:pPr>
            <w:r>
              <w:t>+</w:t>
            </w:r>
          </w:p>
          <w:p w14:paraId="76E8BCA6" w14:textId="594AF01D" w:rsidR="009D02F8" w:rsidRDefault="009D02F8" w:rsidP="0011427E">
            <w:pPr>
              <w:pStyle w:val="GOSTTablenorm"/>
            </w:pPr>
            <w:r>
              <w:t>РБС</w:t>
            </w:r>
          </w:p>
        </w:tc>
        <w:tc>
          <w:tcPr>
            <w:tcW w:w="256" w:type="pct"/>
          </w:tcPr>
          <w:p w14:paraId="599A1E32" w14:textId="2AEA69CC" w:rsidR="009D02F8" w:rsidRPr="00ED23E7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0885419A" w14:textId="7DE978BE" w:rsidR="009D02F8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7B3277D3" w14:textId="00CA15BA" w:rsidR="009D02F8" w:rsidRPr="00ED23E7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5A2BD369" w14:textId="63B0280E" w:rsidR="009D02F8" w:rsidRPr="00ED23E7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5E5A436D" w14:textId="77FD96B9" w:rsidR="009D02F8" w:rsidDel="003D2902" w:rsidRDefault="009D02F8" w:rsidP="0011427E">
            <w:pPr>
              <w:pStyle w:val="GOSTTablenorm"/>
            </w:pPr>
            <w:r>
              <w:t>-</w:t>
            </w:r>
          </w:p>
        </w:tc>
      </w:tr>
      <w:tr w:rsidR="009D02F8" w:rsidRPr="005E26C1" w14:paraId="666D22A5" w14:textId="77777777" w:rsidTr="00D45F66">
        <w:tc>
          <w:tcPr>
            <w:tcW w:w="125" w:type="pct"/>
          </w:tcPr>
          <w:p w14:paraId="20F9A982" w14:textId="77777777" w:rsidR="009D02F8" w:rsidRPr="008E560B" w:rsidRDefault="009D02F8" w:rsidP="0011427E">
            <w:pPr>
              <w:pStyle w:val="GOSTTableNum"/>
            </w:pPr>
          </w:p>
        </w:tc>
        <w:tc>
          <w:tcPr>
            <w:tcW w:w="596" w:type="pct"/>
            <w:vMerge/>
          </w:tcPr>
          <w:p w14:paraId="24E8A1F1" w14:textId="77777777" w:rsidR="009D02F8" w:rsidRPr="008E560B" w:rsidRDefault="009D02F8" w:rsidP="0011427E">
            <w:pPr>
              <w:pStyle w:val="GOSTTablenorm"/>
            </w:pPr>
          </w:p>
        </w:tc>
        <w:tc>
          <w:tcPr>
            <w:tcW w:w="279" w:type="pct"/>
            <w:vMerge/>
          </w:tcPr>
          <w:p w14:paraId="593803CF" w14:textId="77777777" w:rsidR="009D02F8" w:rsidRPr="00356856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6B4A8794" w14:textId="5AB47D4E" w:rsidR="009D02F8" w:rsidRDefault="009D02F8" w:rsidP="0011427E">
            <w:pPr>
              <w:pStyle w:val="GOSTTablenorm"/>
              <w:rPr>
                <w:szCs w:val="22"/>
              </w:rPr>
            </w:pPr>
            <w:r w:rsidRPr="00356856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DA0A81F" w14:textId="2591F401" w:rsidR="009D02F8" w:rsidRPr="00920CC8" w:rsidRDefault="009D02F8" w:rsidP="0011427E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0B99597E" w14:textId="021AEA71" w:rsidR="009D02F8" w:rsidRDefault="009D02F8" w:rsidP="0011427E">
            <w:pPr>
              <w:pStyle w:val="GOSTTablenorm"/>
              <w:rPr>
                <w:szCs w:val="22"/>
              </w:rPr>
            </w:pPr>
            <w:r w:rsidRPr="00920CC8"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150B006E" w14:textId="18AE5297" w:rsidR="009D02F8" w:rsidRDefault="009D02F8" w:rsidP="0011427E">
            <w:pPr>
              <w:pStyle w:val="GOSTTablenorm"/>
              <w:rPr>
                <w:szCs w:val="22"/>
                <w:lang w:val="en-US"/>
              </w:rPr>
            </w:pPr>
            <w:r w:rsidRPr="00BC1644">
              <w:rPr>
                <w:szCs w:val="22"/>
                <w:lang w:val="en-US"/>
              </w:rPr>
              <w:t>EXP</w:t>
            </w:r>
            <w:r w:rsidRPr="00BC1644">
              <w:rPr>
                <w:szCs w:val="22"/>
              </w:rPr>
              <w:t xml:space="preserve">: </w:t>
            </w:r>
            <w:r>
              <w:rPr>
                <w:szCs w:val="22"/>
              </w:rPr>
              <w:t>196</w:t>
            </w:r>
          </w:p>
        </w:tc>
        <w:tc>
          <w:tcPr>
            <w:tcW w:w="1107" w:type="pct"/>
            <w:vMerge/>
          </w:tcPr>
          <w:p w14:paraId="621C44A4" w14:textId="77777777" w:rsidR="009D02F8" w:rsidRPr="004A1C8C" w:rsidRDefault="009D02F8" w:rsidP="0011427E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718228C2" w14:textId="77777777" w:rsidR="009D02F8" w:rsidRDefault="009D02F8" w:rsidP="0011427E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29628ADF" w14:textId="0CB53509" w:rsidR="009D02F8" w:rsidRDefault="009D02F8" w:rsidP="0011427E">
            <w:pPr>
              <w:pStyle w:val="GOSTTablenorm"/>
            </w:pPr>
            <w:r>
              <w:rPr>
                <w:szCs w:val="22"/>
              </w:rPr>
              <w:t>-</w:t>
            </w:r>
          </w:p>
        </w:tc>
        <w:tc>
          <w:tcPr>
            <w:tcW w:w="256" w:type="pct"/>
          </w:tcPr>
          <w:p w14:paraId="4476522C" w14:textId="1EC055B1" w:rsidR="009D02F8" w:rsidRPr="00ED23E7" w:rsidRDefault="009D02F8" w:rsidP="0011427E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0A3B2E91" w14:textId="53A41C59" w:rsidR="009D02F8" w:rsidRDefault="009D02F8" w:rsidP="0011427E">
            <w:pPr>
              <w:pStyle w:val="GOSTTablenorm"/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1B761638" w14:textId="59E0733F" w:rsidR="009D02F8" w:rsidRPr="00ED23E7" w:rsidRDefault="009D02F8" w:rsidP="0011427E">
            <w:pPr>
              <w:pStyle w:val="GOSTTablenorm"/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1C3F15E6" w14:textId="12B22DD4" w:rsidR="009D02F8" w:rsidRPr="00ED23E7" w:rsidRDefault="009D02F8" w:rsidP="0011427E">
            <w:pPr>
              <w:pStyle w:val="GOSTTablenorm"/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3B37CAD5" w14:textId="5894CDBE" w:rsidR="009D02F8" w:rsidDel="003D2902" w:rsidRDefault="009D02F8" w:rsidP="0011427E">
            <w:pPr>
              <w:pStyle w:val="GOSTTablenorm"/>
            </w:pPr>
            <w:r>
              <w:rPr>
                <w:szCs w:val="22"/>
              </w:rPr>
              <w:t>-</w:t>
            </w:r>
          </w:p>
        </w:tc>
      </w:tr>
      <w:tr w:rsidR="00D45F66" w:rsidRPr="005E26C1" w14:paraId="69BC7BD8" w14:textId="77777777" w:rsidTr="00D45F66">
        <w:tc>
          <w:tcPr>
            <w:tcW w:w="125" w:type="pct"/>
          </w:tcPr>
          <w:p w14:paraId="6418FB87" w14:textId="77777777" w:rsidR="00D45F66" w:rsidRPr="008E560B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2D766022" w14:textId="5041F155" w:rsidR="00D45F66" w:rsidRPr="002076FD" w:rsidRDefault="00D45F66" w:rsidP="0011427E">
            <w:pPr>
              <w:pStyle w:val="GOSTTablenorm"/>
              <w:rPr>
                <w:szCs w:val="22"/>
              </w:rPr>
            </w:pPr>
            <w:r w:rsidRPr="002076FD">
              <w:rPr>
                <w:szCs w:val="22"/>
                <w:highlight w:val="green"/>
              </w:rPr>
              <w:t xml:space="preserve">Остаток ЛБО ГРБС на текущий финансовый год </w:t>
            </w:r>
          </w:p>
        </w:tc>
        <w:tc>
          <w:tcPr>
            <w:tcW w:w="279" w:type="pct"/>
          </w:tcPr>
          <w:p w14:paraId="21ED87EF" w14:textId="6570EA3F" w:rsidR="00D45F66" w:rsidRPr="00356856" w:rsidRDefault="00C303B1" w:rsidP="0011427E">
            <w:pPr>
              <w:pStyle w:val="GOSTTablenorm"/>
              <w:rPr>
                <w:szCs w:val="22"/>
              </w:rPr>
            </w:pPr>
            <w:ins w:id="1276" w:author="Краснова Наталья EXP-332161" w:date="2026-03-19T17:51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2863DB78" w14:textId="54F6FA4F" w:rsidR="00D45F66" w:rsidRPr="006B36D5" w:rsidDel="00C4120E" w:rsidRDefault="00D45F66" w:rsidP="0011427E">
            <w:pPr>
              <w:pStyle w:val="GOSTTablenorm"/>
              <w:rPr>
                <w:szCs w:val="22"/>
              </w:rPr>
            </w:pPr>
            <w:r w:rsidRPr="00356856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4429F50" w14:textId="153BD19D" w:rsidR="00D45F66" w:rsidRPr="003219F6" w:rsidRDefault="00D45F66" w:rsidP="0011427E">
            <w:pPr>
              <w:pStyle w:val="GOSTTablenorm"/>
              <w:rPr>
                <w:szCs w:val="22"/>
                <w:lang w:val="en-US"/>
              </w:rPr>
            </w:pPr>
            <w:r w:rsidRPr="003219F6">
              <w:rPr>
                <w:szCs w:val="22"/>
                <w:lang w:val="en-US"/>
              </w:rPr>
              <w:t>FAIP/KMI: 17</w:t>
            </w:r>
          </w:p>
          <w:p w14:paraId="334ED251" w14:textId="3F7F1DB6" w:rsidR="00D45F66" w:rsidRPr="003219F6" w:rsidRDefault="00D45F66" w:rsidP="0011427E">
            <w:pPr>
              <w:pStyle w:val="GOSTTablenorm"/>
              <w:rPr>
                <w:szCs w:val="22"/>
                <w:lang w:val="en-US"/>
              </w:rPr>
            </w:pPr>
            <w:r w:rsidRPr="003219F6">
              <w:rPr>
                <w:szCs w:val="22"/>
                <w:lang w:val="en-US"/>
              </w:rPr>
              <w:t>BA</w:t>
            </w:r>
            <w:r w:rsidRPr="003219F6">
              <w:rPr>
                <w:lang w:val="en-US"/>
              </w:rPr>
              <w:t>LBO_GABS: 25</w:t>
            </w:r>
          </w:p>
        </w:tc>
        <w:tc>
          <w:tcPr>
            <w:tcW w:w="341" w:type="pct"/>
          </w:tcPr>
          <w:p w14:paraId="71E74CF5" w14:textId="77777777" w:rsidR="00D45F66" w:rsidRPr="003219F6" w:rsidRDefault="00D45F66" w:rsidP="0011427E">
            <w:pPr>
              <w:pStyle w:val="GOSTTablenorm"/>
              <w:rPr>
                <w:szCs w:val="22"/>
              </w:rPr>
            </w:pPr>
            <w:r w:rsidRPr="003219F6"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5180438C" w14:textId="77777777" w:rsidR="00D45F66" w:rsidRPr="003219F6" w:rsidRDefault="00D45F66" w:rsidP="0011427E">
            <w:pPr>
              <w:pStyle w:val="GOSTTablenorm"/>
              <w:rPr>
                <w:szCs w:val="22"/>
              </w:rPr>
            </w:pPr>
            <w:r w:rsidRPr="003219F6">
              <w:rPr>
                <w:szCs w:val="22"/>
              </w:rPr>
              <w:t>-</w:t>
            </w:r>
          </w:p>
        </w:tc>
        <w:tc>
          <w:tcPr>
            <w:tcW w:w="1107" w:type="pct"/>
          </w:tcPr>
          <w:p w14:paraId="40AC251B" w14:textId="77777777" w:rsidR="00D45F66" w:rsidRPr="003219F6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 w:rsidRPr="003219F6">
              <w:rPr>
                <w:rFonts w:eastAsia="Calibri"/>
                <w:szCs w:val="22"/>
              </w:rPr>
              <w:t xml:space="preserve">Величина разности ЛБО, доведенных до ГРБС, и ЛБО, распределенных им по подведомственным УБП, </w:t>
            </w:r>
            <w:r w:rsidRPr="003219F6">
              <w:rPr>
                <w:szCs w:val="22"/>
              </w:rPr>
              <w:t>на текущий финансовый год</w:t>
            </w:r>
            <w:r w:rsidRPr="003219F6">
              <w:rPr>
                <w:rFonts w:eastAsia="Calibri"/>
                <w:szCs w:val="22"/>
              </w:rPr>
              <w:t>.</w:t>
            </w:r>
          </w:p>
          <w:p w14:paraId="27184F15" w14:textId="77777777" w:rsidR="00D45F66" w:rsidRPr="003219F6" w:rsidRDefault="00D45F66" w:rsidP="0011427E">
            <w:pPr>
              <w:pStyle w:val="GOSTTablenorm"/>
              <w:rPr>
                <w:szCs w:val="22"/>
              </w:rPr>
            </w:pPr>
            <w:r w:rsidRPr="003219F6">
              <w:rPr>
                <w:szCs w:val="22"/>
              </w:rPr>
              <w:t>Расчет по сумме в валюте учета (в рублях)</w:t>
            </w:r>
          </w:p>
          <w:p w14:paraId="6A9E9D09" w14:textId="77777777" w:rsidR="00D45F66" w:rsidRPr="003219F6" w:rsidRDefault="00D45F66" w:rsidP="0011427E">
            <w:pPr>
              <w:pStyle w:val="GOSTTablenorm"/>
              <w:rPr>
                <w:szCs w:val="22"/>
              </w:rPr>
            </w:pPr>
            <w:r w:rsidRPr="003219F6">
              <w:rPr>
                <w:szCs w:val="22"/>
              </w:rPr>
              <w:t>Баланс (Остаток по Кт = Оборот по Кт минус Оборот по Дт) на конец отчетного периода по показателям:</w:t>
            </w:r>
          </w:p>
          <w:p w14:paraId="61FB5C40" w14:textId="77777777" w:rsidR="00D45F66" w:rsidRPr="003219F6" w:rsidRDefault="00D45F66" w:rsidP="0011427E">
            <w:pPr>
              <w:pStyle w:val="GOSTTableListMark1"/>
              <w:rPr>
                <w:szCs w:val="22"/>
              </w:rPr>
            </w:pPr>
            <w:r w:rsidRPr="003219F6">
              <w:rPr>
                <w:szCs w:val="22"/>
              </w:rPr>
              <w:t>ЛБО_ГАБС_1,</w:t>
            </w:r>
          </w:p>
          <w:p w14:paraId="030EF85E" w14:textId="77777777" w:rsidR="00D45F66" w:rsidRPr="003219F6" w:rsidRDefault="00D45F66" w:rsidP="0011427E">
            <w:pPr>
              <w:pStyle w:val="GOSTTableListMark1"/>
              <w:rPr>
                <w:szCs w:val="22"/>
              </w:rPr>
            </w:pPr>
            <w:r w:rsidRPr="003219F6">
              <w:rPr>
                <w:szCs w:val="22"/>
              </w:rPr>
              <w:t>ЛБО</w:t>
            </w:r>
            <w:r w:rsidRPr="003219F6">
              <w:rPr>
                <w:rFonts w:eastAsia="Calibri"/>
                <w:szCs w:val="22"/>
              </w:rPr>
              <w:t>_ГАБС_СВЗ_1</w:t>
            </w:r>
          </w:p>
        </w:tc>
        <w:tc>
          <w:tcPr>
            <w:tcW w:w="254" w:type="pct"/>
          </w:tcPr>
          <w:p w14:paraId="705ADDF3" w14:textId="77777777" w:rsidR="00D45F66" w:rsidRPr="002076FD" w:rsidRDefault="00D45F66" w:rsidP="0011427E">
            <w:pPr>
              <w:pStyle w:val="GOSTTablenorm"/>
              <w:rPr>
                <w:szCs w:val="22"/>
              </w:rPr>
            </w:pPr>
            <w:r w:rsidRPr="002076FD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6901AF22" w14:textId="77777777" w:rsidR="00D45F66" w:rsidRPr="002076FD" w:rsidRDefault="00D45F66" w:rsidP="0011427E">
            <w:pPr>
              <w:pStyle w:val="GOSTTablenorm"/>
              <w:rPr>
                <w:szCs w:val="22"/>
              </w:rPr>
            </w:pPr>
            <w:r w:rsidRPr="002076FD"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00A8A5DD" w14:textId="77777777" w:rsidR="00D45F66" w:rsidRPr="002076FD" w:rsidRDefault="00D45F66" w:rsidP="0011427E">
            <w:pPr>
              <w:pStyle w:val="GOSTTablenorm"/>
              <w:rPr>
                <w:szCs w:val="22"/>
              </w:rPr>
            </w:pPr>
            <w:r w:rsidRPr="002076FD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60EFC216" w14:textId="77777777" w:rsidR="00D45F66" w:rsidRPr="002076FD" w:rsidRDefault="00D45F66" w:rsidP="0011427E">
            <w:pPr>
              <w:pStyle w:val="GOSTTablenorm"/>
              <w:rPr>
                <w:szCs w:val="22"/>
              </w:rPr>
            </w:pPr>
            <w:r w:rsidRPr="002076FD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68F5A5AD" w14:textId="77777777" w:rsidR="00D45F66" w:rsidRPr="002076FD" w:rsidRDefault="00D45F66" w:rsidP="0011427E">
            <w:pPr>
              <w:pStyle w:val="GOSTTablenorm"/>
              <w:rPr>
                <w:szCs w:val="22"/>
              </w:rPr>
            </w:pPr>
            <w:r w:rsidRPr="002076FD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32E1C16E" w14:textId="77777777" w:rsidR="00D45F66" w:rsidRPr="002076FD" w:rsidRDefault="00D45F66" w:rsidP="0011427E">
            <w:pPr>
              <w:pStyle w:val="GOSTTablenorm"/>
              <w:rPr>
                <w:szCs w:val="22"/>
              </w:rPr>
            </w:pPr>
            <w:r w:rsidRPr="002076FD"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19C65BCD" w14:textId="77777777" w:rsidR="00D45F66" w:rsidRPr="002076FD" w:rsidRDefault="00D45F66" w:rsidP="0011427E">
            <w:pPr>
              <w:pStyle w:val="GOSTTablenorm"/>
              <w:rPr>
                <w:szCs w:val="22"/>
              </w:rPr>
            </w:pPr>
            <w:r w:rsidRPr="002076FD">
              <w:rPr>
                <w:szCs w:val="22"/>
              </w:rPr>
              <w:t>-</w:t>
            </w:r>
          </w:p>
        </w:tc>
      </w:tr>
      <w:tr w:rsidR="00D45F66" w:rsidRPr="005E26C1" w14:paraId="700DD88D" w14:textId="77777777" w:rsidTr="00D45F66">
        <w:trPr>
          <w:trHeight w:val="1130"/>
        </w:trPr>
        <w:tc>
          <w:tcPr>
            <w:tcW w:w="125" w:type="pct"/>
          </w:tcPr>
          <w:p w14:paraId="7EE80C65" w14:textId="77777777" w:rsidR="00D45F66" w:rsidRPr="008E560B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2730735B" w14:textId="6A4E5C50" w:rsidR="00D45F66" w:rsidRPr="002076FD" w:rsidRDefault="00D45F66" w:rsidP="0011427E">
            <w:pPr>
              <w:pStyle w:val="GOSTTablenorm"/>
              <w:rPr>
                <w:szCs w:val="22"/>
                <w:highlight w:val="green"/>
              </w:rPr>
            </w:pPr>
            <w:r w:rsidRPr="002076FD">
              <w:rPr>
                <w:szCs w:val="22"/>
                <w:highlight w:val="green"/>
              </w:rPr>
              <w:t xml:space="preserve">Остаток ЛБО ГРБС </w:t>
            </w:r>
            <w:r>
              <w:rPr>
                <w:szCs w:val="22"/>
                <w:highlight w:val="green"/>
              </w:rPr>
              <w:t xml:space="preserve">на </w:t>
            </w:r>
            <w:r w:rsidRPr="002076FD">
              <w:rPr>
                <w:szCs w:val="22"/>
                <w:highlight w:val="green"/>
              </w:rPr>
              <w:t>первый год планового периода</w:t>
            </w:r>
          </w:p>
        </w:tc>
        <w:tc>
          <w:tcPr>
            <w:tcW w:w="279" w:type="pct"/>
          </w:tcPr>
          <w:p w14:paraId="6D73B55A" w14:textId="5EB5C4AF" w:rsidR="00D45F66" w:rsidRPr="00356856" w:rsidRDefault="00C303B1" w:rsidP="0011427E">
            <w:pPr>
              <w:pStyle w:val="GOSTTablenorm"/>
              <w:rPr>
                <w:szCs w:val="22"/>
              </w:rPr>
            </w:pPr>
            <w:ins w:id="1277" w:author="Краснова Наталья EXP-332161" w:date="2026-03-19T17:52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5CD3EA31" w14:textId="3084B07F" w:rsidR="00D45F66" w:rsidRPr="006B36D5" w:rsidDel="00C4120E" w:rsidRDefault="00D45F66" w:rsidP="0011427E">
            <w:pPr>
              <w:pStyle w:val="GOSTTablenorm"/>
            </w:pPr>
            <w:r w:rsidRPr="00356856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9981115" w14:textId="15C44536" w:rsidR="00D45F66" w:rsidRPr="003219F6" w:rsidRDefault="00D45F66" w:rsidP="0011427E">
            <w:pPr>
              <w:pStyle w:val="GOSTTablenorm"/>
              <w:rPr>
                <w:szCs w:val="22"/>
                <w:lang w:val="en-US"/>
              </w:rPr>
            </w:pPr>
            <w:r w:rsidRPr="003219F6">
              <w:rPr>
                <w:szCs w:val="22"/>
                <w:lang w:val="en-US"/>
              </w:rPr>
              <w:t>FAIP/KMI: 18</w:t>
            </w:r>
          </w:p>
          <w:p w14:paraId="6FA4CC08" w14:textId="01647BD9" w:rsidR="00D45F66" w:rsidRPr="003219F6" w:rsidRDefault="00D45F66" w:rsidP="0011427E">
            <w:pPr>
              <w:pStyle w:val="GOSTTablenorm"/>
              <w:rPr>
                <w:lang w:val="en-US"/>
              </w:rPr>
            </w:pPr>
            <w:r w:rsidRPr="003219F6">
              <w:rPr>
                <w:szCs w:val="22"/>
                <w:lang w:val="en-US"/>
              </w:rPr>
              <w:t>BA</w:t>
            </w:r>
            <w:r w:rsidRPr="003219F6">
              <w:rPr>
                <w:lang w:val="en-US"/>
              </w:rPr>
              <w:t>LBO_GABS: 26</w:t>
            </w:r>
          </w:p>
        </w:tc>
        <w:tc>
          <w:tcPr>
            <w:tcW w:w="341" w:type="pct"/>
          </w:tcPr>
          <w:p w14:paraId="203432CA" w14:textId="77777777" w:rsidR="00D45F66" w:rsidRPr="003219F6" w:rsidRDefault="00D45F66" w:rsidP="0011427E">
            <w:pPr>
              <w:pStyle w:val="GOSTTablenorm"/>
            </w:pPr>
            <w:r w:rsidRPr="003219F6">
              <w:t>-</w:t>
            </w:r>
          </w:p>
        </w:tc>
        <w:tc>
          <w:tcPr>
            <w:tcW w:w="301" w:type="pct"/>
          </w:tcPr>
          <w:p w14:paraId="0D8D27CF" w14:textId="77777777" w:rsidR="00D45F66" w:rsidRPr="003219F6" w:rsidRDefault="00D45F66" w:rsidP="0011427E">
            <w:pPr>
              <w:pStyle w:val="GOSTTablenorm"/>
            </w:pPr>
            <w:r w:rsidRPr="003219F6">
              <w:t>-</w:t>
            </w:r>
          </w:p>
        </w:tc>
        <w:tc>
          <w:tcPr>
            <w:tcW w:w="1107" w:type="pct"/>
          </w:tcPr>
          <w:p w14:paraId="7B3CDB0E" w14:textId="77777777" w:rsidR="00D45F66" w:rsidRPr="003219F6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 w:rsidRPr="003219F6">
              <w:rPr>
                <w:rFonts w:eastAsia="Calibri"/>
                <w:szCs w:val="22"/>
              </w:rPr>
              <w:t xml:space="preserve">Величина разности ЛБО, доведенных до ГРБС, и ЛБО, распределенных им по подведомственным УБП, </w:t>
            </w:r>
            <w:r w:rsidRPr="003219F6">
              <w:rPr>
                <w:szCs w:val="22"/>
              </w:rPr>
              <w:t>на первый год планового периода</w:t>
            </w:r>
            <w:r w:rsidRPr="003219F6">
              <w:rPr>
                <w:rFonts w:eastAsia="Calibri"/>
                <w:szCs w:val="22"/>
              </w:rPr>
              <w:t>.</w:t>
            </w:r>
          </w:p>
          <w:p w14:paraId="68ACA464" w14:textId="77777777" w:rsidR="00D45F66" w:rsidRPr="003219F6" w:rsidRDefault="00D45F66" w:rsidP="0011427E">
            <w:pPr>
              <w:pStyle w:val="GOSTTablenorm"/>
              <w:rPr>
                <w:szCs w:val="22"/>
              </w:rPr>
            </w:pPr>
            <w:r w:rsidRPr="003219F6">
              <w:rPr>
                <w:szCs w:val="22"/>
              </w:rPr>
              <w:t>Расчет по сумме в валюте учета (в рублях)</w:t>
            </w:r>
          </w:p>
          <w:p w14:paraId="422B775B" w14:textId="77777777" w:rsidR="00D45F66" w:rsidRPr="003219F6" w:rsidRDefault="00D45F66" w:rsidP="0011427E">
            <w:pPr>
              <w:pStyle w:val="GOSTTablenorm"/>
              <w:rPr>
                <w:szCs w:val="22"/>
              </w:rPr>
            </w:pPr>
            <w:r w:rsidRPr="003219F6">
              <w:rPr>
                <w:szCs w:val="22"/>
              </w:rPr>
              <w:t>Баланс (Остаток по Кт = Оборот по Кт минус Оборот по Дт) на конец отчетного периода по показателям:</w:t>
            </w:r>
          </w:p>
          <w:p w14:paraId="188EAE89" w14:textId="77777777" w:rsidR="00D45F66" w:rsidRPr="003219F6" w:rsidRDefault="00D45F66" w:rsidP="0011427E">
            <w:pPr>
              <w:pStyle w:val="GOSTTableListMark1"/>
              <w:rPr>
                <w:szCs w:val="22"/>
              </w:rPr>
            </w:pPr>
            <w:r w:rsidRPr="003219F6">
              <w:rPr>
                <w:szCs w:val="22"/>
              </w:rPr>
              <w:t>ЛБО_ГАБС_2,</w:t>
            </w:r>
          </w:p>
          <w:p w14:paraId="34CA7465" w14:textId="77777777" w:rsidR="00D45F66" w:rsidRPr="003219F6" w:rsidRDefault="00D45F66" w:rsidP="0011427E">
            <w:pPr>
              <w:pStyle w:val="GOSTTableListMark1"/>
              <w:rPr>
                <w:szCs w:val="22"/>
              </w:rPr>
            </w:pPr>
            <w:r w:rsidRPr="003219F6">
              <w:rPr>
                <w:szCs w:val="22"/>
              </w:rPr>
              <w:t>ЛБО</w:t>
            </w:r>
            <w:r w:rsidRPr="003219F6">
              <w:rPr>
                <w:rFonts w:eastAsia="Calibri"/>
                <w:szCs w:val="22"/>
              </w:rPr>
              <w:t>_ГАБС_СВЗ_2</w:t>
            </w:r>
          </w:p>
        </w:tc>
        <w:tc>
          <w:tcPr>
            <w:tcW w:w="254" w:type="pct"/>
          </w:tcPr>
          <w:p w14:paraId="55E00A20" w14:textId="77777777" w:rsidR="00D45F66" w:rsidRPr="002076FD" w:rsidRDefault="00D45F66" w:rsidP="0011427E">
            <w:pPr>
              <w:pStyle w:val="GOSTTablenorm"/>
              <w:rPr>
                <w:szCs w:val="22"/>
              </w:rPr>
            </w:pPr>
            <w:r w:rsidRPr="002076FD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0EF159C0" w14:textId="77777777" w:rsidR="00D45F66" w:rsidRPr="002076FD" w:rsidRDefault="00D45F66" w:rsidP="0011427E">
            <w:pPr>
              <w:pStyle w:val="GOSTTablenorm"/>
              <w:rPr>
                <w:szCs w:val="22"/>
              </w:rPr>
            </w:pPr>
            <w:r w:rsidRPr="002076FD"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5C0CD258" w14:textId="77777777" w:rsidR="00D45F66" w:rsidRPr="002076FD" w:rsidRDefault="00D45F66" w:rsidP="0011427E">
            <w:pPr>
              <w:pStyle w:val="GOSTTablenorm"/>
              <w:rPr>
                <w:szCs w:val="22"/>
              </w:rPr>
            </w:pPr>
            <w:r w:rsidRPr="002076FD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72EE71A0" w14:textId="77777777" w:rsidR="00D45F66" w:rsidRPr="002076FD" w:rsidRDefault="00D45F66" w:rsidP="0011427E">
            <w:pPr>
              <w:pStyle w:val="GOSTTablenorm"/>
              <w:rPr>
                <w:szCs w:val="22"/>
              </w:rPr>
            </w:pPr>
            <w:r w:rsidRPr="002076FD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408A0A66" w14:textId="77777777" w:rsidR="00D45F66" w:rsidRPr="002076FD" w:rsidRDefault="00D45F66" w:rsidP="0011427E">
            <w:pPr>
              <w:pStyle w:val="GOSTTablenorm"/>
              <w:rPr>
                <w:szCs w:val="22"/>
              </w:rPr>
            </w:pPr>
            <w:r w:rsidRPr="002076FD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0ABDCDE4" w14:textId="77777777" w:rsidR="00D45F66" w:rsidRPr="002076FD" w:rsidRDefault="00D45F66" w:rsidP="0011427E">
            <w:pPr>
              <w:pStyle w:val="GOSTTablenorm"/>
              <w:rPr>
                <w:szCs w:val="22"/>
              </w:rPr>
            </w:pPr>
            <w:r w:rsidRPr="002076FD"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2E904758" w14:textId="77777777" w:rsidR="00D45F66" w:rsidRPr="002076FD" w:rsidRDefault="00D45F66" w:rsidP="0011427E">
            <w:pPr>
              <w:pStyle w:val="GOSTTablenorm"/>
              <w:rPr>
                <w:szCs w:val="22"/>
              </w:rPr>
            </w:pPr>
            <w:r w:rsidRPr="002076FD">
              <w:rPr>
                <w:szCs w:val="22"/>
              </w:rPr>
              <w:t>-</w:t>
            </w:r>
          </w:p>
        </w:tc>
      </w:tr>
      <w:tr w:rsidR="00D45F66" w:rsidRPr="005E26C1" w14:paraId="255E572A" w14:textId="77777777" w:rsidTr="00D45F66">
        <w:tc>
          <w:tcPr>
            <w:tcW w:w="125" w:type="pct"/>
          </w:tcPr>
          <w:p w14:paraId="5E399467" w14:textId="77777777" w:rsidR="00D45F66" w:rsidRPr="008E560B" w:rsidRDefault="00D45F66" w:rsidP="0011427E">
            <w:pPr>
              <w:pStyle w:val="GOSTTableNum"/>
            </w:pPr>
          </w:p>
        </w:tc>
        <w:tc>
          <w:tcPr>
            <w:tcW w:w="596" w:type="pct"/>
          </w:tcPr>
          <w:p w14:paraId="61FF24EF" w14:textId="259FDCEB" w:rsidR="00D45F66" w:rsidRPr="00211145" w:rsidRDefault="00D45F66" w:rsidP="0011427E">
            <w:pPr>
              <w:pStyle w:val="GOSTTablenorm"/>
              <w:rPr>
                <w:szCs w:val="22"/>
                <w:highlight w:val="green"/>
              </w:rPr>
            </w:pPr>
            <w:r w:rsidRPr="00211145">
              <w:rPr>
                <w:szCs w:val="22"/>
                <w:highlight w:val="green"/>
              </w:rPr>
              <w:t xml:space="preserve">Остаток ЛБО ГРБС </w:t>
            </w:r>
            <w:r>
              <w:rPr>
                <w:szCs w:val="22"/>
                <w:highlight w:val="green"/>
              </w:rPr>
              <w:t xml:space="preserve">на </w:t>
            </w:r>
            <w:r w:rsidRPr="00211145">
              <w:rPr>
                <w:szCs w:val="22"/>
                <w:highlight w:val="green"/>
              </w:rPr>
              <w:t>второй год планового периода</w:t>
            </w:r>
          </w:p>
        </w:tc>
        <w:tc>
          <w:tcPr>
            <w:tcW w:w="279" w:type="pct"/>
          </w:tcPr>
          <w:p w14:paraId="463DF9EE" w14:textId="4F606DA8" w:rsidR="00D45F66" w:rsidRPr="00356856" w:rsidRDefault="00C303B1" w:rsidP="0011427E">
            <w:pPr>
              <w:pStyle w:val="GOSTTablenorm"/>
              <w:rPr>
                <w:szCs w:val="22"/>
              </w:rPr>
            </w:pPr>
            <w:ins w:id="1278" w:author="Краснова Наталья EXP-332161" w:date="2026-03-19T17:52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61949652" w14:textId="0B0126E6" w:rsidR="00D45F66" w:rsidRPr="0011427E" w:rsidDel="00C4120E" w:rsidRDefault="00D45F66" w:rsidP="0011427E">
            <w:pPr>
              <w:pStyle w:val="GOSTTablenorm"/>
            </w:pPr>
            <w:r w:rsidRPr="00356856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0BBDA43" w14:textId="296BA4E8" w:rsidR="00D45F66" w:rsidRPr="003219F6" w:rsidRDefault="00D45F66" w:rsidP="0011427E">
            <w:pPr>
              <w:pStyle w:val="GOSTTablenorm"/>
              <w:rPr>
                <w:szCs w:val="22"/>
                <w:lang w:val="en-US"/>
              </w:rPr>
            </w:pPr>
            <w:r w:rsidRPr="003219F6">
              <w:rPr>
                <w:szCs w:val="22"/>
                <w:lang w:val="en-US"/>
              </w:rPr>
              <w:t>FAIP/KMI: 19</w:t>
            </w:r>
          </w:p>
          <w:p w14:paraId="67AD882E" w14:textId="068651F1" w:rsidR="00D45F66" w:rsidRPr="003219F6" w:rsidRDefault="00D45F66" w:rsidP="0011427E">
            <w:pPr>
              <w:pStyle w:val="GOSTTablenorm"/>
              <w:rPr>
                <w:lang w:val="en-US"/>
              </w:rPr>
            </w:pPr>
            <w:r w:rsidRPr="003219F6">
              <w:rPr>
                <w:szCs w:val="22"/>
                <w:lang w:val="en-US"/>
              </w:rPr>
              <w:t>BA</w:t>
            </w:r>
            <w:r w:rsidRPr="003219F6">
              <w:rPr>
                <w:lang w:val="en-US"/>
              </w:rPr>
              <w:t>LBO_GABS: 27</w:t>
            </w:r>
          </w:p>
        </w:tc>
        <w:tc>
          <w:tcPr>
            <w:tcW w:w="341" w:type="pct"/>
          </w:tcPr>
          <w:p w14:paraId="074E498C" w14:textId="77777777" w:rsidR="00D45F66" w:rsidRPr="003219F6" w:rsidRDefault="00D45F66" w:rsidP="0011427E">
            <w:pPr>
              <w:pStyle w:val="GOSTTablenorm"/>
              <w:rPr>
                <w:szCs w:val="22"/>
              </w:rPr>
            </w:pPr>
            <w:r w:rsidRPr="003219F6"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6168247F" w14:textId="77777777" w:rsidR="00D45F66" w:rsidRPr="003219F6" w:rsidRDefault="00D45F66" w:rsidP="0011427E">
            <w:pPr>
              <w:pStyle w:val="GOSTTablenorm"/>
              <w:rPr>
                <w:szCs w:val="22"/>
              </w:rPr>
            </w:pPr>
            <w:r w:rsidRPr="003219F6">
              <w:rPr>
                <w:szCs w:val="22"/>
              </w:rPr>
              <w:t>-</w:t>
            </w:r>
          </w:p>
        </w:tc>
        <w:tc>
          <w:tcPr>
            <w:tcW w:w="1107" w:type="pct"/>
          </w:tcPr>
          <w:p w14:paraId="734D1585" w14:textId="77777777" w:rsidR="00D45F66" w:rsidRPr="003219F6" w:rsidRDefault="00D45F66" w:rsidP="0011427E">
            <w:pPr>
              <w:pStyle w:val="GOSTTablenorm"/>
              <w:rPr>
                <w:rFonts w:eastAsia="Calibri"/>
                <w:szCs w:val="22"/>
              </w:rPr>
            </w:pPr>
            <w:r w:rsidRPr="003219F6">
              <w:rPr>
                <w:rFonts w:eastAsia="Calibri"/>
                <w:szCs w:val="22"/>
              </w:rPr>
              <w:t>Величина разности ЛБО, доведенных до ГРБС, и ЛБО, распределенных им по подведомственным УБП,</w:t>
            </w:r>
            <w:r w:rsidRPr="003219F6">
              <w:rPr>
                <w:szCs w:val="22"/>
              </w:rPr>
              <w:t xml:space="preserve"> на второй год планового периода</w:t>
            </w:r>
            <w:r w:rsidRPr="003219F6">
              <w:rPr>
                <w:rFonts w:eastAsia="Calibri"/>
                <w:szCs w:val="22"/>
              </w:rPr>
              <w:t>.</w:t>
            </w:r>
          </w:p>
          <w:p w14:paraId="6F3F730B" w14:textId="77777777" w:rsidR="00D45F66" w:rsidRPr="003219F6" w:rsidRDefault="00D45F66" w:rsidP="0011427E">
            <w:pPr>
              <w:pStyle w:val="GOSTTablenorm"/>
              <w:rPr>
                <w:szCs w:val="22"/>
              </w:rPr>
            </w:pPr>
            <w:r w:rsidRPr="003219F6">
              <w:rPr>
                <w:szCs w:val="22"/>
              </w:rPr>
              <w:t>Расчет по сумме в валюте учета (в рублях)</w:t>
            </w:r>
          </w:p>
          <w:p w14:paraId="702D6434" w14:textId="77777777" w:rsidR="00D45F66" w:rsidRPr="003219F6" w:rsidRDefault="00D45F66" w:rsidP="0011427E">
            <w:pPr>
              <w:pStyle w:val="GOSTTablenorm"/>
              <w:rPr>
                <w:szCs w:val="22"/>
              </w:rPr>
            </w:pPr>
            <w:r w:rsidRPr="003219F6">
              <w:rPr>
                <w:szCs w:val="22"/>
              </w:rPr>
              <w:t>Баланс (Остаток по Кт = Оборот по Кт минус Оборот по Дт) на конец отчетного периода по показателям:</w:t>
            </w:r>
          </w:p>
          <w:p w14:paraId="186A1ECC" w14:textId="77777777" w:rsidR="00D45F66" w:rsidRPr="003219F6" w:rsidRDefault="00D45F66" w:rsidP="0011427E">
            <w:pPr>
              <w:pStyle w:val="GOSTTableListMark1"/>
              <w:rPr>
                <w:szCs w:val="22"/>
              </w:rPr>
            </w:pPr>
            <w:r w:rsidRPr="003219F6">
              <w:rPr>
                <w:szCs w:val="22"/>
              </w:rPr>
              <w:lastRenderedPageBreak/>
              <w:t>ЛБО_ГАБС_3,</w:t>
            </w:r>
          </w:p>
          <w:p w14:paraId="3A2C2DFC" w14:textId="77777777" w:rsidR="00D45F66" w:rsidRPr="003219F6" w:rsidRDefault="00D45F66" w:rsidP="0011427E">
            <w:pPr>
              <w:pStyle w:val="GOSTTableListMark1"/>
              <w:rPr>
                <w:szCs w:val="22"/>
              </w:rPr>
            </w:pPr>
            <w:r w:rsidRPr="003219F6">
              <w:rPr>
                <w:szCs w:val="22"/>
              </w:rPr>
              <w:t>ЛБО</w:t>
            </w:r>
            <w:r w:rsidRPr="003219F6">
              <w:rPr>
                <w:rFonts w:eastAsia="Calibri"/>
                <w:szCs w:val="22"/>
              </w:rPr>
              <w:t>_ГАБС_СВЗ_3</w:t>
            </w:r>
          </w:p>
        </w:tc>
        <w:tc>
          <w:tcPr>
            <w:tcW w:w="254" w:type="pct"/>
          </w:tcPr>
          <w:p w14:paraId="4BECE706" w14:textId="77777777" w:rsidR="00D45F66" w:rsidRPr="00211145" w:rsidRDefault="00D45F66" w:rsidP="0011427E">
            <w:pPr>
              <w:pStyle w:val="GOSTTablenorm"/>
              <w:rPr>
                <w:szCs w:val="22"/>
              </w:rPr>
            </w:pPr>
            <w:r w:rsidRPr="00211145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5A67C026" w14:textId="77777777" w:rsidR="00D45F66" w:rsidRPr="00211145" w:rsidRDefault="00D45F66" w:rsidP="0011427E">
            <w:pPr>
              <w:pStyle w:val="GOSTTablenorm"/>
              <w:rPr>
                <w:szCs w:val="22"/>
              </w:rPr>
            </w:pPr>
            <w:r w:rsidRPr="00211145"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59434C04" w14:textId="77777777" w:rsidR="00D45F66" w:rsidRPr="00211145" w:rsidRDefault="00D45F66" w:rsidP="0011427E">
            <w:pPr>
              <w:pStyle w:val="GOSTTablenorm"/>
              <w:rPr>
                <w:szCs w:val="22"/>
              </w:rPr>
            </w:pPr>
            <w:r w:rsidRPr="00211145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05C829F8" w14:textId="77777777" w:rsidR="00D45F66" w:rsidRPr="00211145" w:rsidRDefault="00D45F66" w:rsidP="0011427E">
            <w:pPr>
              <w:pStyle w:val="GOSTTablenorm"/>
              <w:rPr>
                <w:szCs w:val="22"/>
              </w:rPr>
            </w:pPr>
            <w:r w:rsidRPr="00211145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6AFED3E0" w14:textId="77777777" w:rsidR="00D45F66" w:rsidRPr="00211145" w:rsidRDefault="00D45F66" w:rsidP="0011427E">
            <w:pPr>
              <w:pStyle w:val="GOSTTablenorm"/>
              <w:rPr>
                <w:szCs w:val="22"/>
              </w:rPr>
            </w:pPr>
            <w:r w:rsidRPr="00211145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4D132ED6" w14:textId="77777777" w:rsidR="00D45F66" w:rsidRPr="00211145" w:rsidRDefault="00D45F66" w:rsidP="0011427E">
            <w:pPr>
              <w:pStyle w:val="GOSTTablenorm"/>
              <w:rPr>
                <w:szCs w:val="22"/>
              </w:rPr>
            </w:pPr>
            <w:r w:rsidRPr="00211145"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73F8A852" w14:textId="77777777" w:rsidR="00D45F66" w:rsidRPr="00211145" w:rsidRDefault="00D45F66" w:rsidP="0011427E">
            <w:pPr>
              <w:pStyle w:val="GOSTTablenorm"/>
              <w:rPr>
                <w:szCs w:val="22"/>
              </w:rPr>
            </w:pPr>
            <w:r w:rsidRPr="00211145">
              <w:rPr>
                <w:szCs w:val="22"/>
              </w:rPr>
              <w:t>-</w:t>
            </w:r>
          </w:p>
        </w:tc>
      </w:tr>
      <w:tr w:rsidR="00D45F66" w:rsidRPr="005E26C1" w14:paraId="363B1F35" w14:textId="77777777" w:rsidTr="00D45F66">
        <w:tc>
          <w:tcPr>
            <w:tcW w:w="125" w:type="pct"/>
          </w:tcPr>
          <w:p w14:paraId="2F42A606" w14:textId="77777777" w:rsidR="00D45F66" w:rsidRPr="008E560B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2AE7FDC3" w14:textId="21A215CD" w:rsidR="00D45F66" w:rsidRPr="00211145" w:rsidRDefault="00D45F66" w:rsidP="006B36D5">
            <w:pPr>
              <w:pStyle w:val="GOSTTablenorm"/>
              <w:rPr>
                <w:szCs w:val="22"/>
                <w:highlight w:val="green"/>
              </w:rPr>
            </w:pPr>
            <w:r w:rsidRPr="00211145">
              <w:rPr>
                <w:szCs w:val="22"/>
                <w:highlight w:val="green"/>
              </w:rPr>
              <w:t xml:space="preserve">Остаток ЛБО ГРБС </w:t>
            </w:r>
            <w:r>
              <w:rPr>
                <w:szCs w:val="22"/>
                <w:highlight w:val="green"/>
              </w:rPr>
              <w:t xml:space="preserve">на </w:t>
            </w:r>
            <w:r w:rsidRPr="00211145">
              <w:rPr>
                <w:szCs w:val="22"/>
                <w:highlight w:val="green"/>
              </w:rPr>
              <w:t>третий год планового периода</w:t>
            </w:r>
          </w:p>
        </w:tc>
        <w:tc>
          <w:tcPr>
            <w:tcW w:w="279" w:type="pct"/>
          </w:tcPr>
          <w:p w14:paraId="5D9CF2D7" w14:textId="6CD99804" w:rsidR="00D45F66" w:rsidRPr="00D56931" w:rsidRDefault="00C303B1" w:rsidP="006B36D5">
            <w:pPr>
              <w:pStyle w:val="GOSTTablenorm"/>
              <w:rPr>
                <w:szCs w:val="22"/>
              </w:rPr>
            </w:pPr>
            <w:ins w:id="1279" w:author="Краснова Наталья EXP-332161" w:date="2026-03-19T17:52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69FD025B" w14:textId="52A9F806" w:rsidR="00D45F66" w:rsidRPr="006B36D5" w:rsidDel="00C4120E" w:rsidRDefault="00D45F66" w:rsidP="006B36D5">
            <w:pPr>
              <w:pStyle w:val="GOSTTablenorm"/>
            </w:pPr>
            <w:r w:rsidRPr="00D56931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FBE7C3A" w14:textId="349EBABC" w:rsidR="00D45F66" w:rsidRPr="003219F6" w:rsidRDefault="00D45F66" w:rsidP="006B36D5">
            <w:pPr>
              <w:pStyle w:val="GOSTTablenorm"/>
              <w:rPr>
                <w:szCs w:val="22"/>
                <w:lang w:val="en-US"/>
              </w:rPr>
            </w:pPr>
            <w:r w:rsidRPr="003219F6">
              <w:rPr>
                <w:szCs w:val="22"/>
                <w:lang w:val="en-US"/>
              </w:rPr>
              <w:t>FAIP/KMI: 20</w:t>
            </w:r>
          </w:p>
          <w:p w14:paraId="223534C9" w14:textId="58A9A2F6" w:rsidR="00D45F66" w:rsidRPr="003219F6" w:rsidRDefault="00D45F66" w:rsidP="006B36D5">
            <w:pPr>
              <w:pStyle w:val="GOSTTablenorm"/>
              <w:rPr>
                <w:lang w:val="en-US"/>
              </w:rPr>
            </w:pPr>
            <w:r w:rsidRPr="003219F6">
              <w:rPr>
                <w:szCs w:val="22"/>
                <w:lang w:val="en-US"/>
              </w:rPr>
              <w:t>BA</w:t>
            </w:r>
            <w:r w:rsidRPr="003219F6">
              <w:rPr>
                <w:lang w:val="en-US"/>
              </w:rPr>
              <w:t>LBO_GABS: 28</w:t>
            </w:r>
          </w:p>
        </w:tc>
        <w:tc>
          <w:tcPr>
            <w:tcW w:w="341" w:type="pct"/>
          </w:tcPr>
          <w:p w14:paraId="6E36C4E1" w14:textId="4C142571" w:rsidR="00D45F66" w:rsidRPr="003219F6" w:rsidRDefault="00D45F66" w:rsidP="006B36D5">
            <w:pPr>
              <w:pStyle w:val="GOSTTablenorm"/>
            </w:pPr>
            <w:r w:rsidRPr="003219F6">
              <w:t>-</w:t>
            </w:r>
          </w:p>
        </w:tc>
        <w:tc>
          <w:tcPr>
            <w:tcW w:w="301" w:type="pct"/>
          </w:tcPr>
          <w:p w14:paraId="462BDEFA" w14:textId="115D8717" w:rsidR="00D45F66" w:rsidRPr="003219F6" w:rsidRDefault="00D45F66" w:rsidP="006B36D5">
            <w:pPr>
              <w:pStyle w:val="GOSTTablenorm"/>
            </w:pPr>
            <w:r w:rsidRPr="003219F6">
              <w:t>-</w:t>
            </w:r>
          </w:p>
        </w:tc>
        <w:tc>
          <w:tcPr>
            <w:tcW w:w="1107" w:type="pct"/>
          </w:tcPr>
          <w:p w14:paraId="1C1604C0" w14:textId="7236E370" w:rsidR="00D45F66" w:rsidRPr="003219F6" w:rsidRDefault="00D45F66" w:rsidP="006B36D5">
            <w:pPr>
              <w:pStyle w:val="GOSTTablenorm"/>
              <w:rPr>
                <w:rFonts w:eastAsia="Calibri"/>
                <w:szCs w:val="22"/>
              </w:rPr>
            </w:pPr>
            <w:r w:rsidRPr="003219F6">
              <w:rPr>
                <w:rFonts w:eastAsia="Calibri"/>
                <w:szCs w:val="22"/>
              </w:rPr>
              <w:t>Величина разности ЛБО, доведенных до ГРБС, и ЛБО, распределенных им по подведомственным УБП,</w:t>
            </w:r>
            <w:r w:rsidRPr="003219F6">
              <w:rPr>
                <w:szCs w:val="22"/>
              </w:rPr>
              <w:t xml:space="preserve"> на третий год планового периода</w:t>
            </w:r>
            <w:r w:rsidRPr="003219F6">
              <w:rPr>
                <w:rFonts w:eastAsia="Calibri"/>
                <w:szCs w:val="22"/>
              </w:rPr>
              <w:t>.</w:t>
            </w:r>
          </w:p>
          <w:p w14:paraId="13C0EAC2" w14:textId="77777777" w:rsidR="00D45F66" w:rsidRPr="003219F6" w:rsidRDefault="00D45F66" w:rsidP="006B36D5">
            <w:pPr>
              <w:pStyle w:val="GOSTTablenorm"/>
              <w:rPr>
                <w:szCs w:val="22"/>
              </w:rPr>
            </w:pPr>
            <w:r w:rsidRPr="003219F6">
              <w:rPr>
                <w:szCs w:val="22"/>
              </w:rPr>
              <w:t>Расчет по сумме в валюте учета (в рублях)</w:t>
            </w:r>
          </w:p>
          <w:p w14:paraId="6AFAC002" w14:textId="77777777" w:rsidR="00D45F66" w:rsidRPr="003219F6" w:rsidRDefault="00D45F66" w:rsidP="006B36D5">
            <w:pPr>
              <w:pStyle w:val="GOSTTablenorm"/>
              <w:rPr>
                <w:szCs w:val="22"/>
              </w:rPr>
            </w:pPr>
            <w:r w:rsidRPr="003219F6">
              <w:rPr>
                <w:szCs w:val="22"/>
              </w:rPr>
              <w:t>Баланс (Остаток по Кт = Оборот по Кт минус Оборот по Дт) на конец отчетного периода по показателям:</w:t>
            </w:r>
          </w:p>
          <w:p w14:paraId="30A4FB06" w14:textId="4855C5DB" w:rsidR="00D45F66" w:rsidRPr="003219F6" w:rsidRDefault="00D45F66" w:rsidP="006B36D5">
            <w:pPr>
              <w:pStyle w:val="GOSTTableListMark1"/>
              <w:rPr>
                <w:szCs w:val="22"/>
              </w:rPr>
            </w:pPr>
            <w:r w:rsidRPr="003219F6">
              <w:rPr>
                <w:szCs w:val="22"/>
              </w:rPr>
              <w:t>ЛБО_ГАБС_4,</w:t>
            </w:r>
          </w:p>
          <w:p w14:paraId="443ED70B" w14:textId="77777777" w:rsidR="00D45F66" w:rsidRPr="003219F6" w:rsidRDefault="00D45F66" w:rsidP="006B36D5">
            <w:pPr>
              <w:pStyle w:val="GOSTTableListMark1"/>
              <w:rPr>
                <w:szCs w:val="22"/>
              </w:rPr>
            </w:pPr>
            <w:r w:rsidRPr="003219F6">
              <w:rPr>
                <w:szCs w:val="22"/>
              </w:rPr>
              <w:t>ЛБО</w:t>
            </w:r>
            <w:r w:rsidRPr="003219F6">
              <w:rPr>
                <w:rFonts w:eastAsia="Calibri"/>
                <w:szCs w:val="22"/>
              </w:rPr>
              <w:t>_ГАБС_СВЗ_4</w:t>
            </w:r>
          </w:p>
        </w:tc>
        <w:tc>
          <w:tcPr>
            <w:tcW w:w="254" w:type="pct"/>
          </w:tcPr>
          <w:p w14:paraId="39CC8DE0" w14:textId="77777777" w:rsidR="00D45F66" w:rsidRPr="00211145" w:rsidRDefault="00D45F66" w:rsidP="006B36D5">
            <w:pPr>
              <w:pStyle w:val="GOSTTablenorm"/>
              <w:rPr>
                <w:szCs w:val="22"/>
              </w:rPr>
            </w:pPr>
            <w:r w:rsidRPr="00211145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776B8BC9" w14:textId="77777777" w:rsidR="00D45F66" w:rsidRPr="00211145" w:rsidRDefault="00D45F66" w:rsidP="006B36D5">
            <w:pPr>
              <w:pStyle w:val="GOSTTablenorm"/>
              <w:rPr>
                <w:szCs w:val="22"/>
              </w:rPr>
            </w:pPr>
            <w:r w:rsidRPr="00211145"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73DE8DCF" w14:textId="77777777" w:rsidR="00D45F66" w:rsidRPr="00211145" w:rsidRDefault="00D45F66" w:rsidP="006B36D5">
            <w:pPr>
              <w:pStyle w:val="GOSTTablenorm"/>
              <w:rPr>
                <w:szCs w:val="22"/>
              </w:rPr>
            </w:pPr>
            <w:r w:rsidRPr="00211145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3BF33EB4" w14:textId="77777777" w:rsidR="00D45F66" w:rsidRPr="00211145" w:rsidRDefault="00D45F66" w:rsidP="006B36D5">
            <w:pPr>
              <w:pStyle w:val="GOSTTablenorm"/>
              <w:rPr>
                <w:szCs w:val="22"/>
              </w:rPr>
            </w:pPr>
            <w:r w:rsidRPr="00211145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7DB946A5" w14:textId="77777777" w:rsidR="00D45F66" w:rsidRPr="00211145" w:rsidRDefault="00D45F66" w:rsidP="006B36D5">
            <w:pPr>
              <w:pStyle w:val="GOSTTablenorm"/>
              <w:rPr>
                <w:szCs w:val="22"/>
              </w:rPr>
            </w:pPr>
            <w:r w:rsidRPr="00211145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47D81E2E" w14:textId="77777777" w:rsidR="00D45F66" w:rsidRPr="00211145" w:rsidRDefault="00D45F66" w:rsidP="006B36D5">
            <w:pPr>
              <w:pStyle w:val="GOSTTablenorm"/>
              <w:rPr>
                <w:szCs w:val="22"/>
              </w:rPr>
            </w:pPr>
            <w:r w:rsidRPr="00211145"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490A9677" w14:textId="77777777" w:rsidR="00D45F66" w:rsidRPr="00211145" w:rsidRDefault="00D45F66" w:rsidP="006B36D5">
            <w:pPr>
              <w:pStyle w:val="GOSTTablenorm"/>
              <w:rPr>
                <w:szCs w:val="22"/>
              </w:rPr>
            </w:pPr>
            <w:r w:rsidRPr="00211145">
              <w:rPr>
                <w:szCs w:val="22"/>
              </w:rPr>
              <w:t>-</w:t>
            </w:r>
          </w:p>
        </w:tc>
      </w:tr>
      <w:tr w:rsidR="00D45F66" w:rsidRPr="005E26C1" w14:paraId="72A282C3" w14:textId="77777777" w:rsidTr="00D45F66">
        <w:tc>
          <w:tcPr>
            <w:tcW w:w="125" w:type="pct"/>
          </w:tcPr>
          <w:p w14:paraId="2A685F98" w14:textId="77777777" w:rsidR="00D45F66" w:rsidRPr="008E560B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01280F4F" w14:textId="486E827B" w:rsidR="00D45F66" w:rsidRPr="00211145" w:rsidRDefault="00D45F66" w:rsidP="006B36D5">
            <w:pPr>
              <w:pStyle w:val="GOSTTablenorm"/>
            </w:pPr>
            <w:r w:rsidRPr="00211145">
              <w:rPr>
                <w:highlight w:val="green"/>
              </w:rPr>
              <w:t xml:space="preserve">Остаток ЛБО </w:t>
            </w:r>
            <w:r>
              <w:rPr>
                <w:highlight w:val="green"/>
              </w:rPr>
              <w:t>ПБС</w:t>
            </w:r>
            <w:r w:rsidRPr="00211145">
              <w:rPr>
                <w:highlight w:val="green"/>
              </w:rPr>
              <w:t xml:space="preserve"> на текущий финансовый</w:t>
            </w:r>
          </w:p>
        </w:tc>
        <w:tc>
          <w:tcPr>
            <w:tcW w:w="279" w:type="pct"/>
          </w:tcPr>
          <w:p w14:paraId="1CA8EEA9" w14:textId="5A0CBBA8" w:rsidR="00D45F66" w:rsidRPr="00D56931" w:rsidRDefault="00C303B1" w:rsidP="006B36D5">
            <w:pPr>
              <w:pStyle w:val="GOSTTablenorm"/>
              <w:rPr>
                <w:szCs w:val="22"/>
              </w:rPr>
            </w:pPr>
            <w:ins w:id="1280" w:author="Краснова Наталья EXP-332161" w:date="2026-03-19T17:52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645F2FD1" w14:textId="691D1B30" w:rsidR="00D45F66" w:rsidRPr="00211145" w:rsidRDefault="00D45F66" w:rsidP="006B36D5">
            <w:pPr>
              <w:pStyle w:val="GOSTTablenorm"/>
            </w:pPr>
            <w:r w:rsidRPr="00D56931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0F85BF0" w14:textId="2A504476" w:rsidR="00D45F66" w:rsidRPr="00211145" w:rsidRDefault="00D45F66" w:rsidP="006B36D5">
            <w:pPr>
              <w:pStyle w:val="GOSTTablenorm"/>
            </w:pPr>
            <w:r w:rsidRPr="00211145">
              <w:t>FAIP</w:t>
            </w:r>
            <w:r>
              <w:t>/</w:t>
            </w:r>
            <w:r w:rsidRPr="00211145">
              <w:t>KMI</w:t>
            </w:r>
            <w:r>
              <w:t>:</w:t>
            </w:r>
            <w:r w:rsidRPr="00211145">
              <w:t xml:space="preserve"> 37</w:t>
            </w:r>
          </w:p>
        </w:tc>
        <w:tc>
          <w:tcPr>
            <w:tcW w:w="341" w:type="pct"/>
          </w:tcPr>
          <w:p w14:paraId="12EBEB45" w14:textId="77777777" w:rsidR="00D45F66" w:rsidRPr="00211145" w:rsidRDefault="00D45F66" w:rsidP="006B36D5">
            <w:pPr>
              <w:pStyle w:val="GOSTTablenorm"/>
            </w:pPr>
            <w:r w:rsidRPr="00211145">
              <w:t>-</w:t>
            </w:r>
          </w:p>
        </w:tc>
        <w:tc>
          <w:tcPr>
            <w:tcW w:w="301" w:type="pct"/>
          </w:tcPr>
          <w:p w14:paraId="7FAD6AD0" w14:textId="77777777" w:rsidR="00D45F66" w:rsidRPr="00211145" w:rsidRDefault="00D45F66" w:rsidP="006B36D5">
            <w:pPr>
              <w:pStyle w:val="GOSTTablenorm"/>
            </w:pPr>
            <w:r w:rsidRPr="00211145">
              <w:t>-</w:t>
            </w:r>
          </w:p>
        </w:tc>
        <w:tc>
          <w:tcPr>
            <w:tcW w:w="1107" w:type="pct"/>
          </w:tcPr>
          <w:p w14:paraId="3AE7A8F8" w14:textId="77777777" w:rsidR="00D45F66" w:rsidRPr="003219F6" w:rsidRDefault="00D45F66" w:rsidP="006B36D5">
            <w:pPr>
              <w:pStyle w:val="GOSTTablenorm"/>
            </w:pPr>
            <w:r w:rsidRPr="003219F6">
              <w:rPr>
                <w:rFonts w:eastAsia="Calibri"/>
              </w:rPr>
              <w:t xml:space="preserve">Величина разности ЛБО, доведенных до ПБС, и поставленных на учет БО </w:t>
            </w:r>
            <w:r w:rsidRPr="003219F6">
              <w:t>на текущий финансовый год</w:t>
            </w:r>
            <w:r w:rsidRPr="003219F6">
              <w:rPr>
                <w:rFonts w:eastAsia="Calibri"/>
              </w:rPr>
              <w:t>.</w:t>
            </w:r>
          </w:p>
          <w:p w14:paraId="644A123A" w14:textId="77777777" w:rsidR="00D45F66" w:rsidRPr="003219F6" w:rsidRDefault="00D45F66" w:rsidP="006B36D5">
            <w:pPr>
              <w:pStyle w:val="GOSTTablenorm"/>
            </w:pPr>
            <w:r w:rsidRPr="003219F6">
              <w:t>Расчет по сумме в валюте учета (в рублях).</w:t>
            </w:r>
          </w:p>
          <w:p w14:paraId="08AA16A3" w14:textId="77777777" w:rsidR="00D45F66" w:rsidRPr="003219F6" w:rsidRDefault="00D45F66" w:rsidP="006B36D5">
            <w:pPr>
              <w:pStyle w:val="GOSTTablenorm"/>
            </w:pPr>
            <w:r w:rsidRPr="003219F6">
              <w:lastRenderedPageBreak/>
              <w:t>Баланс (Остаток по Кт = Оборот по Кт минус Оборот по Дт) на конец отчетного периода по показателям:</w:t>
            </w:r>
          </w:p>
          <w:p w14:paraId="00331D59" w14:textId="77777777" w:rsidR="00D45F66" w:rsidRPr="003219F6" w:rsidRDefault="00D45F66" w:rsidP="006B36D5">
            <w:pPr>
              <w:pStyle w:val="GOSTTableListMark1"/>
            </w:pPr>
            <w:r w:rsidRPr="003219F6">
              <w:t>ЛБО_ПБС_1,</w:t>
            </w:r>
          </w:p>
          <w:p w14:paraId="43F9804D" w14:textId="77777777" w:rsidR="00D45F66" w:rsidRPr="003219F6" w:rsidRDefault="00D45F66" w:rsidP="006B36D5">
            <w:pPr>
              <w:pStyle w:val="GOSTTableListMark1"/>
            </w:pPr>
            <w:r w:rsidRPr="003219F6">
              <w:t>ЛБО_ПБС_ВАЛ_1,</w:t>
            </w:r>
          </w:p>
          <w:p w14:paraId="55BBE0D1" w14:textId="77777777" w:rsidR="00D45F66" w:rsidRPr="003219F6" w:rsidRDefault="00D45F66" w:rsidP="006B36D5">
            <w:pPr>
              <w:pStyle w:val="GOSTTableListMark1"/>
            </w:pPr>
            <w:r w:rsidRPr="003219F6">
              <w:t>ЛБО_ПБС_СВЗ_1</w:t>
            </w:r>
          </w:p>
        </w:tc>
        <w:tc>
          <w:tcPr>
            <w:tcW w:w="254" w:type="pct"/>
          </w:tcPr>
          <w:p w14:paraId="23AC87CC" w14:textId="77777777" w:rsidR="00D45F66" w:rsidRPr="00211145" w:rsidRDefault="00D45F66" w:rsidP="006B36D5">
            <w:pPr>
              <w:pStyle w:val="GOSTTablenorm"/>
            </w:pPr>
            <w:r w:rsidRPr="00211145">
              <w:lastRenderedPageBreak/>
              <w:t>СПС</w:t>
            </w:r>
          </w:p>
        </w:tc>
        <w:tc>
          <w:tcPr>
            <w:tcW w:w="213" w:type="pct"/>
          </w:tcPr>
          <w:p w14:paraId="2CE256BB" w14:textId="77777777" w:rsidR="00D45F66" w:rsidRPr="00211145" w:rsidRDefault="00D45F66" w:rsidP="006B36D5">
            <w:pPr>
              <w:pStyle w:val="GOSTTablenorm"/>
            </w:pPr>
            <w:r w:rsidRPr="00211145">
              <w:t>-</w:t>
            </w:r>
          </w:p>
        </w:tc>
        <w:tc>
          <w:tcPr>
            <w:tcW w:w="256" w:type="pct"/>
          </w:tcPr>
          <w:p w14:paraId="02261190" w14:textId="77777777" w:rsidR="00D45F66" w:rsidRPr="00211145" w:rsidRDefault="00D45F66" w:rsidP="006B36D5">
            <w:pPr>
              <w:pStyle w:val="GOSTTablenorm"/>
            </w:pPr>
            <w:r w:rsidRPr="00211145">
              <w:t>-</w:t>
            </w:r>
          </w:p>
        </w:tc>
        <w:tc>
          <w:tcPr>
            <w:tcW w:w="213" w:type="pct"/>
          </w:tcPr>
          <w:p w14:paraId="097C7BAF" w14:textId="77777777" w:rsidR="00D45F66" w:rsidRPr="00211145" w:rsidRDefault="00D45F66" w:rsidP="006B36D5">
            <w:pPr>
              <w:pStyle w:val="GOSTTablenorm"/>
            </w:pPr>
            <w:r w:rsidRPr="00211145">
              <w:t>+</w:t>
            </w:r>
          </w:p>
        </w:tc>
        <w:tc>
          <w:tcPr>
            <w:tcW w:w="213" w:type="pct"/>
          </w:tcPr>
          <w:p w14:paraId="07A1AF2A" w14:textId="77777777" w:rsidR="00D45F66" w:rsidRPr="00211145" w:rsidRDefault="00D45F66" w:rsidP="006B36D5">
            <w:pPr>
              <w:pStyle w:val="GOSTTablenorm"/>
            </w:pPr>
            <w:r w:rsidRPr="00211145">
              <w:t>-</w:t>
            </w:r>
          </w:p>
        </w:tc>
        <w:tc>
          <w:tcPr>
            <w:tcW w:w="213" w:type="pct"/>
          </w:tcPr>
          <w:p w14:paraId="60C98669" w14:textId="77777777" w:rsidR="00D45F66" w:rsidRPr="00211145" w:rsidRDefault="00D45F66" w:rsidP="006B36D5">
            <w:pPr>
              <w:pStyle w:val="GOSTTablenorm"/>
            </w:pPr>
            <w:r w:rsidRPr="00211145">
              <w:t>-</w:t>
            </w:r>
          </w:p>
        </w:tc>
        <w:tc>
          <w:tcPr>
            <w:tcW w:w="249" w:type="pct"/>
          </w:tcPr>
          <w:p w14:paraId="2E364284" w14:textId="77777777" w:rsidR="00D45F66" w:rsidRPr="00211145" w:rsidRDefault="00D45F66" w:rsidP="006B36D5">
            <w:pPr>
              <w:pStyle w:val="GOSTTablenorm"/>
            </w:pPr>
            <w:r w:rsidRPr="00211145">
              <w:t>-</w:t>
            </w:r>
          </w:p>
        </w:tc>
      </w:tr>
      <w:tr w:rsidR="00D45F66" w:rsidRPr="005E26C1" w14:paraId="199CECE9" w14:textId="77777777" w:rsidTr="00D45F66">
        <w:tc>
          <w:tcPr>
            <w:tcW w:w="125" w:type="pct"/>
          </w:tcPr>
          <w:p w14:paraId="5F7F779C" w14:textId="77777777" w:rsidR="00D45F66" w:rsidRPr="008E560B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381C96C8" w14:textId="52908DC3" w:rsidR="00D45F66" w:rsidRPr="00211145" w:rsidRDefault="00D45F66" w:rsidP="006B36D5">
            <w:pPr>
              <w:pStyle w:val="GOSTTablenorm"/>
            </w:pPr>
            <w:r w:rsidRPr="00211145">
              <w:rPr>
                <w:highlight w:val="green"/>
              </w:rPr>
              <w:t xml:space="preserve">Остаток ЛБО </w:t>
            </w:r>
            <w:r>
              <w:rPr>
                <w:highlight w:val="green"/>
              </w:rPr>
              <w:t>ПБС</w:t>
            </w:r>
            <w:r w:rsidRPr="00211145">
              <w:rPr>
                <w:highlight w:val="green"/>
              </w:rPr>
              <w:t xml:space="preserve"> на первый год планового периода</w:t>
            </w:r>
          </w:p>
        </w:tc>
        <w:tc>
          <w:tcPr>
            <w:tcW w:w="279" w:type="pct"/>
          </w:tcPr>
          <w:p w14:paraId="6857DBE1" w14:textId="14FD6D38" w:rsidR="00D45F66" w:rsidRPr="00D56931" w:rsidRDefault="00C303B1" w:rsidP="006B36D5">
            <w:pPr>
              <w:pStyle w:val="GOSTTablenorm"/>
              <w:rPr>
                <w:szCs w:val="22"/>
              </w:rPr>
            </w:pPr>
            <w:ins w:id="1281" w:author="Краснова Наталья EXP-332161" w:date="2026-03-19T17:52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3128B2CB" w14:textId="17D8844A" w:rsidR="00D45F66" w:rsidRPr="00211145" w:rsidRDefault="00D45F66" w:rsidP="006B36D5">
            <w:pPr>
              <w:pStyle w:val="GOSTTablenorm"/>
            </w:pPr>
            <w:r w:rsidRPr="00D56931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4CB2F2F" w14:textId="32BA53AC" w:rsidR="00D45F66" w:rsidRPr="00211145" w:rsidRDefault="00D45F66" w:rsidP="006B36D5">
            <w:pPr>
              <w:pStyle w:val="GOSTTablenorm"/>
            </w:pPr>
            <w:r w:rsidRPr="00211145">
              <w:t>FAIP</w:t>
            </w:r>
            <w:r>
              <w:t>/</w:t>
            </w:r>
            <w:r w:rsidRPr="00211145">
              <w:t>KMI</w:t>
            </w:r>
            <w:r>
              <w:t>:</w:t>
            </w:r>
            <w:r w:rsidRPr="00211145">
              <w:t xml:space="preserve"> 38</w:t>
            </w:r>
          </w:p>
        </w:tc>
        <w:tc>
          <w:tcPr>
            <w:tcW w:w="341" w:type="pct"/>
          </w:tcPr>
          <w:p w14:paraId="61DDF92F" w14:textId="77777777" w:rsidR="00D45F66" w:rsidRPr="00211145" w:rsidRDefault="00D45F66" w:rsidP="006B36D5">
            <w:pPr>
              <w:pStyle w:val="GOSTTablenorm"/>
            </w:pPr>
            <w:r w:rsidRPr="00211145">
              <w:t>-</w:t>
            </w:r>
          </w:p>
        </w:tc>
        <w:tc>
          <w:tcPr>
            <w:tcW w:w="301" w:type="pct"/>
          </w:tcPr>
          <w:p w14:paraId="1BAD7B7C" w14:textId="77777777" w:rsidR="00D45F66" w:rsidRPr="00211145" w:rsidRDefault="00D45F66" w:rsidP="006B36D5">
            <w:pPr>
              <w:pStyle w:val="GOSTTablenorm"/>
            </w:pPr>
            <w:r w:rsidRPr="00211145">
              <w:t>-</w:t>
            </w:r>
          </w:p>
        </w:tc>
        <w:tc>
          <w:tcPr>
            <w:tcW w:w="1107" w:type="pct"/>
          </w:tcPr>
          <w:p w14:paraId="6966FDBD" w14:textId="77777777" w:rsidR="00D45F66" w:rsidRPr="003219F6" w:rsidRDefault="00D45F66" w:rsidP="006B36D5">
            <w:pPr>
              <w:pStyle w:val="GOSTTablenorm"/>
            </w:pPr>
            <w:r w:rsidRPr="003219F6">
              <w:rPr>
                <w:rFonts w:eastAsia="Calibri"/>
              </w:rPr>
              <w:t xml:space="preserve">Величина разности ЛБО, доведенных до ПБС, и поставленных на учет БО </w:t>
            </w:r>
            <w:r w:rsidRPr="003219F6">
              <w:t>на первый год планового периода</w:t>
            </w:r>
            <w:r w:rsidRPr="003219F6">
              <w:rPr>
                <w:rFonts w:eastAsia="Calibri"/>
              </w:rPr>
              <w:t>.</w:t>
            </w:r>
          </w:p>
          <w:p w14:paraId="2F21369E" w14:textId="77777777" w:rsidR="00D45F66" w:rsidRPr="003219F6" w:rsidRDefault="00D45F66" w:rsidP="006B36D5">
            <w:pPr>
              <w:pStyle w:val="GOSTTablenorm"/>
            </w:pPr>
            <w:r w:rsidRPr="003219F6">
              <w:t>Расчет по сумме в валюте учета (в рублях).</w:t>
            </w:r>
          </w:p>
          <w:p w14:paraId="28392803" w14:textId="77777777" w:rsidR="00D45F66" w:rsidRPr="003219F6" w:rsidRDefault="00D45F66" w:rsidP="006B36D5">
            <w:pPr>
              <w:pStyle w:val="GOSTTablenorm"/>
            </w:pPr>
            <w:r w:rsidRPr="003219F6">
              <w:t>Баланс (Остаток по Кт = Оборот по Кт минус Оборот по Дт) на конец отчетного периода по показателям:</w:t>
            </w:r>
          </w:p>
          <w:p w14:paraId="33C0C20C" w14:textId="77777777" w:rsidR="00D45F66" w:rsidRPr="003219F6" w:rsidRDefault="00D45F66" w:rsidP="006B36D5">
            <w:pPr>
              <w:pStyle w:val="GOSTTableListMark1"/>
            </w:pPr>
            <w:r w:rsidRPr="003219F6">
              <w:t>ЛБО_ПБС_2,</w:t>
            </w:r>
          </w:p>
          <w:p w14:paraId="04E120BA" w14:textId="77777777" w:rsidR="00D45F66" w:rsidRPr="003219F6" w:rsidRDefault="00D45F66" w:rsidP="006B36D5">
            <w:pPr>
              <w:pStyle w:val="GOSTTableListMark1"/>
            </w:pPr>
            <w:r w:rsidRPr="003219F6">
              <w:t>ЛБО_ПБС_ВАЛ_2,</w:t>
            </w:r>
          </w:p>
          <w:p w14:paraId="4BB1354B" w14:textId="77777777" w:rsidR="00D45F66" w:rsidRPr="003219F6" w:rsidRDefault="00D45F66" w:rsidP="006B36D5">
            <w:pPr>
              <w:pStyle w:val="GOSTTableListMark1"/>
            </w:pPr>
            <w:r w:rsidRPr="003219F6">
              <w:t>ЛБО_ПБС_СВЗ_2</w:t>
            </w:r>
          </w:p>
        </w:tc>
        <w:tc>
          <w:tcPr>
            <w:tcW w:w="254" w:type="pct"/>
          </w:tcPr>
          <w:p w14:paraId="68566126" w14:textId="77777777" w:rsidR="00D45F66" w:rsidRPr="00211145" w:rsidRDefault="00D45F66" w:rsidP="006B36D5">
            <w:pPr>
              <w:pStyle w:val="GOSTTablenorm"/>
            </w:pPr>
            <w:r w:rsidRPr="00211145">
              <w:t>СПС</w:t>
            </w:r>
          </w:p>
        </w:tc>
        <w:tc>
          <w:tcPr>
            <w:tcW w:w="213" w:type="pct"/>
          </w:tcPr>
          <w:p w14:paraId="54D9E604" w14:textId="77777777" w:rsidR="00D45F66" w:rsidRPr="00211145" w:rsidRDefault="00D45F66" w:rsidP="006B36D5">
            <w:pPr>
              <w:pStyle w:val="GOSTTablenorm"/>
            </w:pPr>
            <w:r w:rsidRPr="00211145">
              <w:t>-</w:t>
            </w:r>
          </w:p>
        </w:tc>
        <w:tc>
          <w:tcPr>
            <w:tcW w:w="256" w:type="pct"/>
          </w:tcPr>
          <w:p w14:paraId="465A00EB" w14:textId="77777777" w:rsidR="00D45F66" w:rsidRPr="00211145" w:rsidRDefault="00D45F66" w:rsidP="006B36D5">
            <w:pPr>
              <w:pStyle w:val="GOSTTablenorm"/>
            </w:pPr>
            <w:r w:rsidRPr="00211145">
              <w:t>-</w:t>
            </w:r>
          </w:p>
        </w:tc>
        <w:tc>
          <w:tcPr>
            <w:tcW w:w="213" w:type="pct"/>
          </w:tcPr>
          <w:p w14:paraId="05E20C92" w14:textId="77777777" w:rsidR="00D45F66" w:rsidRPr="00211145" w:rsidRDefault="00D45F66" w:rsidP="006B36D5">
            <w:pPr>
              <w:pStyle w:val="GOSTTablenorm"/>
            </w:pPr>
            <w:r w:rsidRPr="00211145">
              <w:t>+</w:t>
            </w:r>
          </w:p>
        </w:tc>
        <w:tc>
          <w:tcPr>
            <w:tcW w:w="213" w:type="pct"/>
          </w:tcPr>
          <w:p w14:paraId="4C08DE4F" w14:textId="77777777" w:rsidR="00D45F66" w:rsidRPr="00211145" w:rsidRDefault="00D45F66" w:rsidP="006B36D5">
            <w:pPr>
              <w:pStyle w:val="GOSTTablenorm"/>
            </w:pPr>
            <w:r w:rsidRPr="00211145">
              <w:t>-</w:t>
            </w:r>
          </w:p>
        </w:tc>
        <w:tc>
          <w:tcPr>
            <w:tcW w:w="213" w:type="pct"/>
          </w:tcPr>
          <w:p w14:paraId="0B45490E" w14:textId="77777777" w:rsidR="00D45F66" w:rsidRPr="00211145" w:rsidRDefault="00D45F66" w:rsidP="006B36D5">
            <w:pPr>
              <w:pStyle w:val="GOSTTablenorm"/>
            </w:pPr>
            <w:r w:rsidRPr="00211145">
              <w:t>-</w:t>
            </w:r>
          </w:p>
        </w:tc>
        <w:tc>
          <w:tcPr>
            <w:tcW w:w="249" w:type="pct"/>
          </w:tcPr>
          <w:p w14:paraId="7C105514" w14:textId="77777777" w:rsidR="00D45F66" w:rsidRPr="00211145" w:rsidRDefault="00D45F66" w:rsidP="006B36D5">
            <w:pPr>
              <w:pStyle w:val="GOSTTablenorm"/>
            </w:pPr>
            <w:r w:rsidRPr="00211145">
              <w:t>-</w:t>
            </w:r>
          </w:p>
        </w:tc>
      </w:tr>
      <w:tr w:rsidR="00D45F66" w:rsidRPr="005E26C1" w14:paraId="71D02B78" w14:textId="77777777" w:rsidTr="00D45F66">
        <w:tc>
          <w:tcPr>
            <w:tcW w:w="125" w:type="pct"/>
          </w:tcPr>
          <w:p w14:paraId="343957E0" w14:textId="77777777" w:rsidR="00D45F66" w:rsidRPr="008E560B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16ECECD1" w14:textId="0E9B4CF5" w:rsidR="00D45F66" w:rsidRPr="00211145" w:rsidRDefault="00D45F66" w:rsidP="006B36D5">
            <w:pPr>
              <w:pStyle w:val="GOSTTablenorm"/>
            </w:pPr>
            <w:r w:rsidRPr="00211145">
              <w:rPr>
                <w:highlight w:val="green"/>
              </w:rPr>
              <w:t xml:space="preserve">Остаток ЛБО </w:t>
            </w:r>
            <w:r>
              <w:rPr>
                <w:highlight w:val="green"/>
              </w:rPr>
              <w:t>ПБС</w:t>
            </w:r>
            <w:r w:rsidRPr="00211145">
              <w:rPr>
                <w:highlight w:val="green"/>
              </w:rPr>
              <w:t xml:space="preserve"> на второй год планового периода</w:t>
            </w:r>
          </w:p>
        </w:tc>
        <w:tc>
          <w:tcPr>
            <w:tcW w:w="279" w:type="pct"/>
          </w:tcPr>
          <w:p w14:paraId="1545E808" w14:textId="0C1B151F" w:rsidR="00D45F66" w:rsidRPr="00D56931" w:rsidRDefault="00C303B1" w:rsidP="006B36D5">
            <w:pPr>
              <w:pStyle w:val="GOSTTablenorm"/>
              <w:rPr>
                <w:szCs w:val="22"/>
              </w:rPr>
            </w:pPr>
            <w:ins w:id="1282" w:author="Краснова Наталья EXP-332161" w:date="2026-03-19T17:52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5890FE00" w14:textId="0D9B2E25" w:rsidR="00D45F66" w:rsidRPr="00211145" w:rsidRDefault="00D45F66" w:rsidP="006B36D5">
            <w:pPr>
              <w:pStyle w:val="GOSTTablenorm"/>
            </w:pPr>
            <w:r w:rsidRPr="00D56931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24FD020" w14:textId="015FF043" w:rsidR="00D45F66" w:rsidRPr="00211145" w:rsidRDefault="00D45F66" w:rsidP="006B36D5">
            <w:pPr>
              <w:pStyle w:val="GOSTTablenorm"/>
            </w:pPr>
            <w:r w:rsidRPr="00211145">
              <w:t>FAIP</w:t>
            </w:r>
            <w:r>
              <w:t>/</w:t>
            </w:r>
            <w:r w:rsidRPr="00211145">
              <w:t>KMI</w:t>
            </w:r>
            <w:r>
              <w:t>:</w:t>
            </w:r>
            <w:r w:rsidRPr="00211145">
              <w:t xml:space="preserve"> 39</w:t>
            </w:r>
          </w:p>
        </w:tc>
        <w:tc>
          <w:tcPr>
            <w:tcW w:w="341" w:type="pct"/>
          </w:tcPr>
          <w:p w14:paraId="4AF01DF0" w14:textId="77777777" w:rsidR="00D45F66" w:rsidRPr="00211145" w:rsidRDefault="00D45F66" w:rsidP="006B36D5">
            <w:pPr>
              <w:pStyle w:val="GOSTTablenorm"/>
            </w:pPr>
            <w:r w:rsidRPr="00211145">
              <w:t>-</w:t>
            </w:r>
          </w:p>
        </w:tc>
        <w:tc>
          <w:tcPr>
            <w:tcW w:w="301" w:type="pct"/>
          </w:tcPr>
          <w:p w14:paraId="78B95083" w14:textId="77777777" w:rsidR="00D45F66" w:rsidRPr="00211145" w:rsidRDefault="00D45F66" w:rsidP="006B36D5">
            <w:pPr>
              <w:pStyle w:val="GOSTTablenorm"/>
            </w:pPr>
            <w:r w:rsidRPr="00211145">
              <w:t>-</w:t>
            </w:r>
          </w:p>
        </w:tc>
        <w:tc>
          <w:tcPr>
            <w:tcW w:w="1107" w:type="pct"/>
          </w:tcPr>
          <w:p w14:paraId="785297A4" w14:textId="77777777" w:rsidR="00D45F66" w:rsidRPr="00211145" w:rsidRDefault="00D45F66" w:rsidP="006B36D5">
            <w:pPr>
              <w:pStyle w:val="GOSTTablenorm"/>
            </w:pPr>
            <w:r w:rsidRPr="00211145">
              <w:rPr>
                <w:rFonts w:eastAsia="Calibri"/>
              </w:rPr>
              <w:t xml:space="preserve">Величина разности ЛБО, доведенных до ПБС, и поставленных на учет БО </w:t>
            </w:r>
            <w:r w:rsidRPr="00211145">
              <w:t>на второй год планового периода</w:t>
            </w:r>
            <w:r w:rsidRPr="00211145">
              <w:rPr>
                <w:rFonts w:eastAsia="Calibri"/>
              </w:rPr>
              <w:t>.</w:t>
            </w:r>
          </w:p>
          <w:p w14:paraId="139057B5" w14:textId="77777777" w:rsidR="00D45F66" w:rsidRPr="00211145" w:rsidRDefault="00D45F66" w:rsidP="006B36D5">
            <w:pPr>
              <w:pStyle w:val="GOSTTablenorm"/>
            </w:pPr>
          </w:p>
          <w:p w14:paraId="2381683D" w14:textId="77777777" w:rsidR="00D45F66" w:rsidRPr="00211145" w:rsidRDefault="00D45F66" w:rsidP="006B36D5">
            <w:pPr>
              <w:pStyle w:val="GOSTTablenorm"/>
            </w:pPr>
            <w:r w:rsidRPr="00211145">
              <w:t>Расчет по сумме в валюте учета (в рублях).</w:t>
            </w:r>
          </w:p>
          <w:p w14:paraId="3688A974" w14:textId="77777777" w:rsidR="00D45F66" w:rsidRPr="00211145" w:rsidRDefault="00D45F66" w:rsidP="006B36D5">
            <w:pPr>
              <w:pStyle w:val="GOSTTablenorm"/>
            </w:pPr>
            <w:r w:rsidRPr="00211145">
              <w:t>Баланс (Остаток по Кт = Оборот по Кт минус Оборот по Дт) на конец отчетного периода по показателям:</w:t>
            </w:r>
          </w:p>
          <w:p w14:paraId="33D990F2" w14:textId="77777777" w:rsidR="00D45F66" w:rsidRPr="00211145" w:rsidRDefault="00D45F66" w:rsidP="006B36D5">
            <w:pPr>
              <w:pStyle w:val="GOSTTableListMark1"/>
            </w:pPr>
            <w:r w:rsidRPr="00211145">
              <w:t>ЛБО_ПБС_3,</w:t>
            </w:r>
          </w:p>
          <w:p w14:paraId="3C9A6A88" w14:textId="77777777" w:rsidR="00D45F66" w:rsidRPr="00211145" w:rsidRDefault="00D45F66" w:rsidP="006B36D5">
            <w:pPr>
              <w:pStyle w:val="GOSTTableListMark1"/>
            </w:pPr>
            <w:r w:rsidRPr="00211145">
              <w:t>ЛБО_ПБС_ВАЛ_3,</w:t>
            </w:r>
          </w:p>
          <w:p w14:paraId="0AF5BC5A" w14:textId="77777777" w:rsidR="00D45F66" w:rsidRPr="00211145" w:rsidRDefault="00D45F66" w:rsidP="006B36D5">
            <w:pPr>
              <w:pStyle w:val="GOSTTableListMark1"/>
            </w:pPr>
            <w:r w:rsidRPr="00211145">
              <w:t>ЛБО_ПБС_СВЗ_3</w:t>
            </w:r>
          </w:p>
        </w:tc>
        <w:tc>
          <w:tcPr>
            <w:tcW w:w="254" w:type="pct"/>
          </w:tcPr>
          <w:p w14:paraId="10476D1D" w14:textId="77777777" w:rsidR="00D45F66" w:rsidRPr="00211145" w:rsidRDefault="00D45F66" w:rsidP="006B36D5">
            <w:pPr>
              <w:pStyle w:val="GOSTTablenorm"/>
            </w:pPr>
            <w:r w:rsidRPr="00211145">
              <w:lastRenderedPageBreak/>
              <w:t>СПС</w:t>
            </w:r>
          </w:p>
        </w:tc>
        <w:tc>
          <w:tcPr>
            <w:tcW w:w="213" w:type="pct"/>
          </w:tcPr>
          <w:p w14:paraId="1F31AFA7" w14:textId="77777777" w:rsidR="00D45F66" w:rsidRPr="00211145" w:rsidRDefault="00D45F66" w:rsidP="006B36D5">
            <w:pPr>
              <w:pStyle w:val="GOSTTablenorm"/>
            </w:pPr>
            <w:r w:rsidRPr="00211145">
              <w:t>-</w:t>
            </w:r>
          </w:p>
        </w:tc>
        <w:tc>
          <w:tcPr>
            <w:tcW w:w="256" w:type="pct"/>
          </w:tcPr>
          <w:p w14:paraId="502C6366" w14:textId="77777777" w:rsidR="00D45F66" w:rsidRPr="00211145" w:rsidRDefault="00D45F66" w:rsidP="006B36D5">
            <w:pPr>
              <w:pStyle w:val="GOSTTablenorm"/>
            </w:pPr>
            <w:r w:rsidRPr="00211145">
              <w:t>-</w:t>
            </w:r>
          </w:p>
        </w:tc>
        <w:tc>
          <w:tcPr>
            <w:tcW w:w="213" w:type="pct"/>
          </w:tcPr>
          <w:p w14:paraId="51EE0FB4" w14:textId="77777777" w:rsidR="00D45F66" w:rsidRPr="00211145" w:rsidRDefault="00D45F66" w:rsidP="006B36D5">
            <w:pPr>
              <w:pStyle w:val="GOSTTablenorm"/>
            </w:pPr>
            <w:r w:rsidRPr="00211145">
              <w:t>+</w:t>
            </w:r>
          </w:p>
        </w:tc>
        <w:tc>
          <w:tcPr>
            <w:tcW w:w="213" w:type="pct"/>
          </w:tcPr>
          <w:p w14:paraId="34DD4974" w14:textId="77777777" w:rsidR="00D45F66" w:rsidRPr="00211145" w:rsidRDefault="00D45F66" w:rsidP="006B36D5">
            <w:pPr>
              <w:pStyle w:val="GOSTTablenorm"/>
            </w:pPr>
            <w:r w:rsidRPr="00211145">
              <w:t>-</w:t>
            </w:r>
          </w:p>
        </w:tc>
        <w:tc>
          <w:tcPr>
            <w:tcW w:w="213" w:type="pct"/>
          </w:tcPr>
          <w:p w14:paraId="2857B18C" w14:textId="77777777" w:rsidR="00D45F66" w:rsidRPr="00211145" w:rsidRDefault="00D45F66" w:rsidP="006B36D5">
            <w:pPr>
              <w:pStyle w:val="GOSTTablenorm"/>
            </w:pPr>
            <w:r w:rsidRPr="00211145">
              <w:t>-</w:t>
            </w:r>
          </w:p>
        </w:tc>
        <w:tc>
          <w:tcPr>
            <w:tcW w:w="249" w:type="pct"/>
          </w:tcPr>
          <w:p w14:paraId="4743097F" w14:textId="77777777" w:rsidR="00D45F66" w:rsidRPr="00211145" w:rsidRDefault="00D45F66" w:rsidP="006B36D5">
            <w:pPr>
              <w:pStyle w:val="GOSTTablenorm"/>
            </w:pPr>
            <w:r w:rsidRPr="00211145">
              <w:t>-</w:t>
            </w:r>
          </w:p>
        </w:tc>
      </w:tr>
      <w:tr w:rsidR="00D45F66" w:rsidRPr="005E26C1" w14:paraId="38E947DD" w14:textId="77777777" w:rsidTr="00D45F66">
        <w:tc>
          <w:tcPr>
            <w:tcW w:w="125" w:type="pct"/>
          </w:tcPr>
          <w:p w14:paraId="5A208EBB" w14:textId="77777777" w:rsidR="00D45F66" w:rsidRPr="008E560B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2E108AC1" w14:textId="76E401AE" w:rsidR="00D45F66" w:rsidRPr="00211145" w:rsidRDefault="00D45F66" w:rsidP="006B36D5">
            <w:pPr>
              <w:pStyle w:val="GOSTTablenorm"/>
            </w:pPr>
            <w:r w:rsidRPr="00211145">
              <w:rPr>
                <w:highlight w:val="green"/>
              </w:rPr>
              <w:t xml:space="preserve">Остаток ЛБО </w:t>
            </w:r>
            <w:r>
              <w:rPr>
                <w:highlight w:val="green"/>
              </w:rPr>
              <w:t>ПБС</w:t>
            </w:r>
            <w:r w:rsidRPr="00211145">
              <w:rPr>
                <w:highlight w:val="green"/>
              </w:rPr>
              <w:t xml:space="preserve"> на третий год планового периода</w:t>
            </w:r>
          </w:p>
        </w:tc>
        <w:tc>
          <w:tcPr>
            <w:tcW w:w="279" w:type="pct"/>
          </w:tcPr>
          <w:p w14:paraId="6A993330" w14:textId="1FC17674" w:rsidR="00D45F66" w:rsidRPr="00D56931" w:rsidRDefault="00C303B1" w:rsidP="006B36D5">
            <w:pPr>
              <w:pStyle w:val="GOSTTablenorm"/>
              <w:rPr>
                <w:szCs w:val="22"/>
              </w:rPr>
            </w:pPr>
            <w:ins w:id="1283" w:author="Краснова Наталья EXP-332161" w:date="2026-03-19T17:52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6E8AF6D1" w14:textId="35E3434A" w:rsidR="00D45F66" w:rsidRPr="00211145" w:rsidRDefault="00D45F66" w:rsidP="006B36D5">
            <w:pPr>
              <w:pStyle w:val="GOSTTablenorm"/>
            </w:pPr>
            <w:r w:rsidRPr="00D56931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17204B9" w14:textId="4D6D20AA" w:rsidR="00D45F66" w:rsidRPr="00211145" w:rsidRDefault="00D45F66" w:rsidP="006B36D5">
            <w:pPr>
              <w:pStyle w:val="GOSTTablenorm"/>
            </w:pPr>
            <w:r w:rsidRPr="00211145">
              <w:t>FAIP</w:t>
            </w:r>
            <w:r>
              <w:t>/</w:t>
            </w:r>
            <w:r w:rsidRPr="00211145">
              <w:t>KMI</w:t>
            </w:r>
            <w:r>
              <w:t>:</w:t>
            </w:r>
            <w:r w:rsidRPr="00211145">
              <w:t xml:space="preserve"> 40</w:t>
            </w:r>
          </w:p>
        </w:tc>
        <w:tc>
          <w:tcPr>
            <w:tcW w:w="341" w:type="pct"/>
          </w:tcPr>
          <w:p w14:paraId="0E2BF13F" w14:textId="77777777" w:rsidR="00D45F66" w:rsidRPr="00211145" w:rsidRDefault="00D45F66" w:rsidP="006B36D5">
            <w:pPr>
              <w:pStyle w:val="GOSTTablenorm"/>
            </w:pPr>
            <w:r w:rsidRPr="00211145">
              <w:t>-</w:t>
            </w:r>
          </w:p>
        </w:tc>
        <w:tc>
          <w:tcPr>
            <w:tcW w:w="301" w:type="pct"/>
          </w:tcPr>
          <w:p w14:paraId="46D2AEAB" w14:textId="77777777" w:rsidR="00D45F66" w:rsidRPr="00211145" w:rsidRDefault="00D45F66" w:rsidP="006B36D5">
            <w:pPr>
              <w:pStyle w:val="GOSTTablenorm"/>
            </w:pPr>
            <w:r w:rsidRPr="00211145">
              <w:t>-</w:t>
            </w:r>
          </w:p>
        </w:tc>
        <w:tc>
          <w:tcPr>
            <w:tcW w:w="1107" w:type="pct"/>
          </w:tcPr>
          <w:p w14:paraId="1B839E9E" w14:textId="77777777" w:rsidR="00D45F66" w:rsidRPr="00211145" w:rsidRDefault="00D45F66" w:rsidP="006B36D5">
            <w:pPr>
              <w:pStyle w:val="GOSTTablenorm"/>
            </w:pPr>
            <w:r w:rsidRPr="00211145">
              <w:rPr>
                <w:rFonts w:eastAsia="Calibri"/>
              </w:rPr>
              <w:t>Величина разности ЛБО, доведенных до ПБС, и поставленных на учет БО,</w:t>
            </w:r>
            <w:r w:rsidRPr="00211145">
              <w:t xml:space="preserve"> на третий год планового периода</w:t>
            </w:r>
            <w:r w:rsidRPr="00211145">
              <w:rPr>
                <w:rFonts w:eastAsia="Calibri"/>
              </w:rPr>
              <w:t>.</w:t>
            </w:r>
          </w:p>
          <w:p w14:paraId="2368CFF1" w14:textId="77777777" w:rsidR="00D45F66" w:rsidRPr="00211145" w:rsidRDefault="00D45F66" w:rsidP="006B36D5">
            <w:pPr>
              <w:pStyle w:val="GOSTTablenorm"/>
            </w:pPr>
          </w:p>
          <w:p w14:paraId="06FE2167" w14:textId="77777777" w:rsidR="00D45F66" w:rsidRPr="00211145" w:rsidRDefault="00D45F66" w:rsidP="006B36D5">
            <w:pPr>
              <w:pStyle w:val="GOSTTablenorm"/>
            </w:pPr>
            <w:r w:rsidRPr="00211145">
              <w:t>Расчет по сумме в валюте учета (в рублях).</w:t>
            </w:r>
          </w:p>
          <w:p w14:paraId="5E541F84" w14:textId="77777777" w:rsidR="00D45F66" w:rsidRPr="00211145" w:rsidRDefault="00D45F66" w:rsidP="006B36D5">
            <w:pPr>
              <w:pStyle w:val="GOSTTablenorm"/>
            </w:pPr>
            <w:r w:rsidRPr="00211145">
              <w:t>Баланс (Остаток по Кт = Оборот по Кт минус Оборот по Дт) на конец отчетного периода по показателям:</w:t>
            </w:r>
          </w:p>
          <w:p w14:paraId="5C4A0682" w14:textId="77777777" w:rsidR="00D45F66" w:rsidRPr="00211145" w:rsidRDefault="00D45F66" w:rsidP="006B36D5">
            <w:pPr>
              <w:pStyle w:val="GOSTTableListMark1"/>
            </w:pPr>
            <w:r w:rsidRPr="00211145">
              <w:t>ЛБО_ПБС_4,</w:t>
            </w:r>
          </w:p>
          <w:p w14:paraId="1EE89739" w14:textId="77777777" w:rsidR="00D45F66" w:rsidRPr="00211145" w:rsidRDefault="00D45F66" w:rsidP="006B36D5">
            <w:pPr>
              <w:pStyle w:val="GOSTTableListMark1"/>
            </w:pPr>
            <w:r w:rsidRPr="00211145">
              <w:t>ЛБО_ПБС_ВАЛ_4,</w:t>
            </w:r>
          </w:p>
          <w:p w14:paraId="5BFE320F" w14:textId="77777777" w:rsidR="00D45F66" w:rsidRPr="00211145" w:rsidRDefault="00D45F66" w:rsidP="006B36D5">
            <w:pPr>
              <w:pStyle w:val="GOSTTableListMark1"/>
            </w:pPr>
            <w:r w:rsidRPr="00211145">
              <w:lastRenderedPageBreak/>
              <w:t>ЛБО_ПБС_СВЗ_4</w:t>
            </w:r>
          </w:p>
        </w:tc>
        <w:tc>
          <w:tcPr>
            <w:tcW w:w="254" w:type="pct"/>
          </w:tcPr>
          <w:p w14:paraId="41D346CF" w14:textId="77777777" w:rsidR="00D45F66" w:rsidRPr="00211145" w:rsidRDefault="00D45F66" w:rsidP="006B36D5">
            <w:pPr>
              <w:pStyle w:val="GOSTTablenorm"/>
            </w:pPr>
            <w:r w:rsidRPr="00211145">
              <w:lastRenderedPageBreak/>
              <w:t>СПС</w:t>
            </w:r>
          </w:p>
        </w:tc>
        <w:tc>
          <w:tcPr>
            <w:tcW w:w="213" w:type="pct"/>
          </w:tcPr>
          <w:p w14:paraId="6150597A" w14:textId="77777777" w:rsidR="00D45F66" w:rsidRPr="00211145" w:rsidRDefault="00D45F66" w:rsidP="006B36D5">
            <w:pPr>
              <w:pStyle w:val="GOSTTablenorm"/>
            </w:pPr>
            <w:r w:rsidRPr="00211145">
              <w:t>-</w:t>
            </w:r>
          </w:p>
        </w:tc>
        <w:tc>
          <w:tcPr>
            <w:tcW w:w="256" w:type="pct"/>
          </w:tcPr>
          <w:p w14:paraId="628574D6" w14:textId="77777777" w:rsidR="00D45F66" w:rsidRPr="00211145" w:rsidRDefault="00D45F66" w:rsidP="006B36D5">
            <w:pPr>
              <w:pStyle w:val="GOSTTablenorm"/>
            </w:pPr>
            <w:r w:rsidRPr="00211145">
              <w:t>-</w:t>
            </w:r>
          </w:p>
        </w:tc>
        <w:tc>
          <w:tcPr>
            <w:tcW w:w="213" w:type="pct"/>
          </w:tcPr>
          <w:p w14:paraId="34E01594" w14:textId="77777777" w:rsidR="00D45F66" w:rsidRPr="00211145" w:rsidRDefault="00D45F66" w:rsidP="006B36D5">
            <w:pPr>
              <w:pStyle w:val="GOSTTablenorm"/>
            </w:pPr>
            <w:r w:rsidRPr="00211145">
              <w:t>+</w:t>
            </w:r>
          </w:p>
        </w:tc>
        <w:tc>
          <w:tcPr>
            <w:tcW w:w="213" w:type="pct"/>
          </w:tcPr>
          <w:p w14:paraId="13A88E75" w14:textId="77777777" w:rsidR="00D45F66" w:rsidRPr="00211145" w:rsidRDefault="00D45F66" w:rsidP="006B36D5">
            <w:pPr>
              <w:pStyle w:val="GOSTTablenorm"/>
            </w:pPr>
            <w:r w:rsidRPr="00211145">
              <w:t>-</w:t>
            </w:r>
          </w:p>
        </w:tc>
        <w:tc>
          <w:tcPr>
            <w:tcW w:w="213" w:type="pct"/>
          </w:tcPr>
          <w:p w14:paraId="446DE11D" w14:textId="77777777" w:rsidR="00D45F66" w:rsidRPr="00211145" w:rsidRDefault="00D45F66" w:rsidP="006B36D5">
            <w:pPr>
              <w:pStyle w:val="GOSTTablenorm"/>
            </w:pPr>
            <w:r w:rsidRPr="00211145">
              <w:t>-</w:t>
            </w:r>
          </w:p>
        </w:tc>
        <w:tc>
          <w:tcPr>
            <w:tcW w:w="249" w:type="pct"/>
          </w:tcPr>
          <w:p w14:paraId="466201BB" w14:textId="77777777" w:rsidR="00D45F66" w:rsidRPr="00211145" w:rsidRDefault="00D45F66" w:rsidP="006B36D5">
            <w:pPr>
              <w:pStyle w:val="GOSTTablenorm"/>
            </w:pPr>
            <w:r w:rsidRPr="00211145">
              <w:t>+</w:t>
            </w:r>
          </w:p>
        </w:tc>
      </w:tr>
      <w:tr w:rsidR="00D45F66" w:rsidRPr="005E26C1" w14:paraId="72B3C345" w14:textId="77777777" w:rsidTr="00D45F66">
        <w:tc>
          <w:tcPr>
            <w:tcW w:w="125" w:type="pct"/>
          </w:tcPr>
          <w:p w14:paraId="21EC5EF0" w14:textId="77777777" w:rsidR="00D45F66" w:rsidRPr="008E560B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0402F36F" w14:textId="69C1CCE4" w:rsidR="00D45F66" w:rsidRPr="008E560B" w:rsidRDefault="00D45F66" w:rsidP="006B36D5">
            <w:pPr>
              <w:pStyle w:val="GOSTTablenorm"/>
            </w:pPr>
            <w:r w:rsidRPr="00304D46">
              <w:t>Остаток ЛБО ГРБС за счет связанных иностран</w:t>
            </w:r>
            <w:r w:rsidRPr="009C29B7">
              <w:t>ных кредитов</w:t>
            </w:r>
            <w:r>
              <w:t xml:space="preserve"> </w:t>
            </w:r>
            <w:r w:rsidRPr="009C29B7">
              <w:t>на текущий финансовый год</w:t>
            </w:r>
          </w:p>
        </w:tc>
        <w:tc>
          <w:tcPr>
            <w:tcW w:w="279" w:type="pct"/>
          </w:tcPr>
          <w:p w14:paraId="4ACB1C16" w14:textId="182657BF" w:rsidR="00D45F66" w:rsidRPr="00D56931" w:rsidRDefault="00C303B1" w:rsidP="006B36D5">
            <w:pPr>
              <w:pStyle w:val="GOSTTablenorm"/>
              <w:rPr>
                <w:szCs w:val="22"/>
              </w:rPr>
            </w:pPr>
            <w:ins w:id="1284" w:author="Краснова Наталья EXP-332161" w:date="2026-03-19T17:52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78C08E5F" w14:textId="124DB951" w:rsidR="00D45F66" w:rsidRDefault="00D45F66" w:rsidP="006B36D5">
            <w:pPr>
              <w:pStyle w:val="GOSTTablenorm"/>
              <w:rPr>
                <w:szCs w:val="22"/>
              </w:rPr>
            </w:pPr>
            <w:r w:rsidRPr="00D56931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35A57A1" w14:textId="642BA0B1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0041AAEE" w14:textId="775E9A82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72470DC4" w14:textId="5FCC1956" w:rsidR="00D45F66" w:rsidRPr="00036CA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73</w:t>
            </w:r>
          </w:p>
        </w:tc>
        <w:tc>
          <w:tcPr>
            <w:tcW w:w="1107" w:type="pct"/>
          </w:tcPr>
          <w:p w14:paraId="3E437AD1" w14:textId="77777777" w:rsidR="00D45F66" w:rsidRDefault="00D45F66" w:rsidP="006B36D5">
            <w:pPr>
              <w:pStyle w:val="GOSTTablenorm"/>
            </w:pPr>
            <w:r w:rsidRPr="009C29B7">
              <w:rPr>
                <w:rFonts w:eastAsia="Calibri"/>
              </w:rPr>
              <w:t xml:space="preserve">Величина разности ЛБО, доведенных до ГРБС и ЛБО, распределенных им по подведомственным УБП за счет связанных иностранных кредитов </w:t>
            </w:r>
            <w:r w:rsidRPr="009C29B7">
              <w:t>на текущий финансовый год</w:t>
            </w:r>
            <w:r>
              <w:t>.</w:t>
            </w:r>
          </w:p>
          <w:p w14:paraId="27059303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2AE7FB39" w14:textId="242176A2" w:rsidR="00D45F66" w:rsidRPr="004A1C8C" w:rsidRDefault="00D45F66" w:rsidP="006B36D5">
            <w:pPr>
              <w:pStyle w:val="GOSTTablenorm"/>
              <w:rPr>
                <w:rFonts w:eastAsia="Calibri"/>
                <w:szCs w:val="22"/>
              </w:rPr>
            </w:pPr>
            <w:r w:rsidRPr="005E26C1">
              <w:rPr>
                <w:szCs w:val="22"/>
              </w:rPr>
              <w:t xml:space="preserve">Баланс (Остаток по Кт = Оборот по Кт минус Оборот по Дт) на конец </w:t>
            </w:r>
            <w:r>
              <w:rPr>
                <w:szCs w:val="22"/>
              </w:rPr>
              <w:t xml:space="preserve">отчетного периода по показателю </w:t>
            </w:r>
            <w:r>
              <w:t>ЛБО_ГАБС_СВЗ_1</w:t>
            </w:r>
          </w:p>
        </w:tc>
        <w:tc>
          <w:tcPr>
            <w:tcW w:w="254" w:type="pct"/>
          </w:tcPr>
          <w:p w14:paraId="209D9040" w14:textId="53EFDA1E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57B99404" w14:textId="77777777" w:rsidR="00D45F66" w:rsidRDefault="00D45F66" w:rsidP="006B36D5">
            <w:pPr>
              <w:pStyle w:val="GOSTTablenorm"/>
            </w:pPr>
            <w:r>
              <w:t>+</w:t>
            </w:r>
          </w:p>
          <w:p w14:paraId="57B3B938" w14:textId="05703B44" w:rsidR="00D45F66" w:rsidRDefault="00D45F66" w:rsidP="006B36D5">
            <w:pPr>
              <w:pStyle w:val="GOSTTablenorm"/>
            </w:pPr>
            <w:r>
              <w:t>ГРБС</w:t>
            </w:r>
          </w:p>
        </w:tc>
        <w:tc>
          <w:tcPr>
            <w:tcW w:w="256" w:type="pct"/>
          </w:tcPr>
          <w:p w14:paraId="24D58E9C" w14:textId="3D9E6310" w:rsidR="00D45F66" w:rsidRPr="00ED23E7" w:rsidRDefault="00D45F66" w:rsidP="006B36D5">
            <w:pPr>
              <w:pStyle w:val="GOSTTablenorm"/>
            </w:pPr>
            <w:r w:rsidRPr="00ED23E7">
              <w:t>-</w:t>
            </w:r>
          </w:p>
        </w:tc>
        <w:tc>
          <w:tcPr>
            <w:tcW w:w="213" w:type="pct"/>
          </w:tcPr>
          <w:p w14:paraId="2FCCB46A" w14:textId="75959B77" w:rsidR="00D45F66" w:rsidRDefault="00D45F66" w:rsidP="006B36D5">
            <w:pPr>
              <w:pStyle w:val="GOSTTablenorm"/>
            </w:pPr>
            <w:r w:rsidRPr="00040850">
              <w:t>-</w:t>
            </w:r>
          </w:p>
        </w:tc>
        <w:tc>
          <w:tcPr>
            <w:tcW w:w="213" w:type="pct"/>
          </w:tcPr>
          <w:p w14:paraId="5B3213C2" w14:textId="077A1AFF" w:rsidR="00D45F66" w:rsidRPr="00ED23E7" w:rsidRDefault="00D45F66" w:rsidP="006B36D5">
            <w:pPr>
              <w:pStyle w:val="GOSTTablenorm"/>
            </w:pPr>
            <w:r w:rsidRPr="00040850">
              <w:t>-</w:t>
            </w:r>
          </w:p>
        </w:tc>
        <w:tc>
          <w:tcPr>
            <w:tcW w:w="213" w:type="pct"/>
          </w:tcPr>
          <w:p w14:paraId="2B2CDDBB" w14:textId="726A585D" w:rsidR="00D45F66" w:rsidRPr="00ED23E7" w:rsidRDefault="00D45F66" w:rsidP="006B36D5">
            <w:pPr>
              <w:pStyle w:val="GOSTTablenorm"/>
            </w:pPr>
            <w:r w:rsidRPr="00040850">
              <w:t>-</w:t>
            </w:r>
          </w:p>
        </w:tc>
        <w:tc>
          <w:tcPr>
            <w:tcW w:w="249" w:type="pct"/>
          </w:tcPr>
          <w:p w14:paraId="73432A1E" w14:textId="74CCDCAC" w:rsidR="00D45F66" w:rsidDel="003D2902" w:rsidRDefault="00D45F66" w:rsidP="006B36D5">
            <w:pPr>
              <w:pStyle w:val="GOSTTablenorm"/>
            </w:pPr>
            <w:r w:rsidRPr="00040850">
              <w:t>-</w:t>
            </w:r>
          </w:p>
        </w:tc>
      </w:tr>
      <w:tr w:rsidR="00D45F66" w:rsidRPr="005E26C1" w14:paraId="6EEF7B2E" w14:textId="77777777" w:rsidTr="00D45F66">
        <w:tc>
          <w:tcPr>
            <w:tcW w:w="125" w:type="pct"/>
          </w:tcPr>
          <w:p w14:paraId="1C4DD96F" w14:textId="77777777" w:rsidR="00D45F66" w:rsidRPr="008E560B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719B47A5" w14:textId="33F4E9C2" w:rsidR="00D45F66" w:rsidRPr="008E560B" w:rsidRDefault="00D45F66" w:rsidP="006B36D5">
            <w:pPr>
              <w:pStyle w:val="GOSTTablenorm"/>
            </w:pPr>
            <w:r w:rsidRPr="00304D46">
              <w:t>Остаток ЛБО ГРБС за счет связанных иностран</w:t>
            </w:r>
            <w:r w:rsidRPr="009C29B7">
              <w:t>ных кредитов</w:t>
            </w:r>
            <w:r>
              <w:t xml:space="preserve"> </w:t>
            </w:r>
            <w:r w:rsidRPr="000D2E5C">
              <w:t>на первый год планового периода</w:t>
            </w:r>
          </w:p>
        </w:tc>
        <w:tc>
          <w:tcPr>
            <w:tcW w:w="279" w:type="pct"/>
          </w:tcPr>
          <w:p w14:paraId="66CCC8A0" w14:textId="5D8B146C" w:rsidR="00D45F66" w:rsidRPr="00D56931" w:rsidRDefault="00C303B1" w:rsidP="006B36D5">
            <w:pPr>
              <w:pStyle w:val="GOSTTablenorm"/>
              <w:rPr>
                <w:szCs w:val="22"/>
              </w:rPr>
            </w:pPr>
            <w:ins w:id="1285" w:author="Краснова Наталья EXP-332161" w:date="2026-03-19T17:52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6AB2545D" w14:textId="6D0152A7" w:rsidR="00D45F66" w:rsidRDefault="00D45F66" w:rsidP="006B36D5">
            <w:pPr>
              <w:pStyle w:val="GOSTTablenorm"/>
              <w:rPr>
                <w:szCs w:val="22"/>
              </w:rPr>
            </w:pPr>
            <w:r w:rsidRPr="00D56931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BA6500F" w14:textId="0E22DE2E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6D187A5A" w14:textId="3BE06C44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5F1AC0CF" w14:textId="55B8986F" w:rsidR="00D45F66" w:rsidRPr="00036CA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74</w:t>
            </w:r>
          </w:p>
        </w:tc>
        <w:tc>
          <w:tcPr>
            <w:tcW w:w="1107" w:type="pct"/>
          </w:tcPr>
          <w:p w14:paraId="3D49FECC" w14:textId="57F94A39" w:rsidR="00D45F66" w:rsidRDefault="00D45F66" w:rsidP="006B36D5">
            <w:pPr>
              <w:pStyle w:val="GOSTTablenorm"/>
            </w:pPr>
            <w:r w:rsidRPr="009C29B7">
              <w:rPr>
                <w:rFonts w:eastAsia="Calibri"/>
              </w:rPr>
              <w:t xml:space="preserve">Величина разности ЛБО, доведенных до ГРБС и ЛБО, распределенных им по подведомственным УБП за счет связанных иностранных кредитов </w:t>
            </w:r>
            <w:r w:rsidRPr="000D2E5C">
              <w:t>на первый год планового периода</w:t>
            </w:r>
            <w:r>
              <w:t>.</w:t>
            </w:r>
          </w:p>
          <w:p w14:paraId="5AC09DDE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2063B79E" w14:textId="32D0F999" w:rsidR="00D45F66" w:rsidRPr="004A1C8C" w:rsidRDefault="00D45F66" w:rsidP="006B36D5">
            <w:pPr>
              <w:pStyle w:val="GOSTTablenorm"/>
              <w:rPr>
                <w:rFonts w:eastAsia="Calibri"/>
                <w:szCs w:val="22"/>
              </w:rPr>
            </w:pPr>
            <w:r w:rsidRPr="005E26C1">
              <w:rPr>
                <w:szCs w:val="22"/>
              </w:rPr>
              <w:lastRenderedPageBreak/>
              <w:t xml:space="preserve">Баланс (Остаток по Кт = Оборот по Кт минус Оборот по Дт) на конец </w:t>
            </w:r>
            <w:r>
              <w:rPr>
                <w:szCs w:val="22"/>
              </w:rPr>
              <w:t xml:space="preserve">отчетного периода по показателю </w:t>
            </w:r>
            <w:r>
              <w:t>ЛБО_ГАБС_СВЗ_2</w:t>
            </w:r>
          </w:p>
        </w:tc>
        <w:tc>
          <w:tcPr>
            <w:tcW w:w="254" w:type="pct"/>
          </w:tcPr>
          <w:p w14:paraId="2C87E9E3" w14:textId="0F36D9B6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464AD81C" w14:textId="77777777" w:rsidR="00D45F66" w:rsidRDefault="00D45F66" w:rsidP="006B36D5">
            <w:pPr>
              <w:pStyle w:val="GOSTTablenorm"/>
            </w:pPr>
            <w:r>
              <w:t>+</w:t>
            </w:r>
          </w:p>
          <w:p w14:paraId="752479DC" w14:textId="40517E77" w:rsidR="00D45F66" w:rsidRDefault="00D45F66" w:rsidP="006B36D5">
            <w:pPr>
              <w:pStyle w:val="GOSTTablenorm"/>
            </w:pPr>
            <w:r>
              <w:t>ГРБС</w:t>
            </w:r>
          </w:p>
        </w:tc>
        <w:tc>
          <w:tcPr>
            <w:tcW w:w="256" w:type="pct"/>
          </w:tcPr>
          <w:p w14:paraId="1363E94E" w14:textId="116D8256" w:rsidR="00D45F66" w:rsidRPr="00ED23E7" w:rsidRDefault="00D45F66" w:rsidP="006B36D5">
            <w:pPr>
              <w:pStyle w:val="GOSTTablenorm"/>
            </w:pPr>
            <w:r w:rsidRPr="00ED23E7">
              <w:t>-</w:t>
            </w:r>
          </w:p>
        </w:tc>
        <w:tc>
          <w:tcPr>
            <w:tcW w:w="213" w:type="pct"/>
          </w:tcPr>
          <w:p w14:paraId="7AFA1CE4" w14:textId="312DCE52" w:rsidR="00D45F66" w:rsidRDefault="00D45F66" w:rsidP="006B36D5">
            <w:pPr>
              <w:pStyle w:val="GOSTTablenorm"/>
            </w:pPr>
            <w:r w:rsidRPr="00040850">
              <w:t>-</w:t>
            </w:r>
          </w:p>
        </w:tc>
        <w:tc>
          <w:tcPr>
            <w:tcW w:w="213" w:type="pct"/>
          </w:tcPr>
          <w:p w14:paraId="68334293" w14:textId="4550F8A7" w:rsidR="00D45F66" w:rsidRPr="00ED23E7" w:rsidRDefault="00D45F66" w:rsidP="006B36D5">
            <w:pPr>
              <w:pStyle w:val="GOSTTablenorm"/>
            </w:pPr>
            <w:r w:rsidRPr="00040850">
              <w:t>-</w:t>
            </w:r>
          </w:p>
        </w:tc>
        <w:tc>
          <w:tcPr>
            <w:tcW w:w="213" w:type="pct"/>
          </w:tcPr>
          <w:p w14:paraId="118DE309" w14:textId="4E6008D7" w:rsidR="00D45F66" w:rsidRPr="00ED23E7" w:rsidRDefault="00D45F66" w:rsidP="006B36D5">
            <w:pPr>
              <w:pStyle w:val="GOSTTablenorm"/>
            </w:pPr>
            <w:r w:rsidRPr="00040850">
              <w:t>-</w:t>
            </w:r>
          </w:p>
        </w:tc>
        <w:tc>
          <w:tcPr>
            <w:tcW w:w="249" w:type="pct"/>
          </w:tcPr>
          <w:p w14:paraId="0B4B9DC0" w14:textId="554008B4" w:rsidR="00D45F66" w:rsidDel="003D2902" w:rsidRDefault="00D45F66" w:rsidP="006B36D5">
            <w:pPr>
              <w:pStyle w:val="GOSTTablenorm"/>
            </w:pPr>
            <w:r w:rsidRPr="00040850">
              <w:t>-</w:t>
            </w:r>
          </w:p>
        </w:tc>
      </w:tr>
      <w:tr w:rsidR="00D45F66" w:rsidRPr="005E26C1" w14:paraId="51335D04" w14:textId="77777777" w:rsidTr="00D45F66">
        <w:tc>
          <w:tcPr>
            <w:tcW w:w="125" w:type="pct"/>
          </w:tcPr>
          <w:p w14:paraId="63E02DAF" w14:textId="77777777" w:rsidR="00D45F66" w:rsidRPr="008E560B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2A4590D4" w14:textId="25BCB5D0" w:rsidR="00D45F66" w:rsidRPr="008E560B" w:rsidRDefault="00D45F66" w:rsidP="006B36D5">
            <w:pPr>
              <w:pStyle w:val="GOSTTablenorm"/>
            </w:pPr>
            <w:r w:rsidRPr="00304D46">
              <w:t>Остаток ЛБО ГРБС за счет связанных иностран</w:t>
            </w:r>
            <w:r w:rsidRPr="009C29B7">
              <w:t>ных кредитов</w:t>
            </w:r>
            <w:r>
              <w:t xml:space="preserve"> </w:t>
            </w:r>
            <w:r w:rsidRPr="000D2E5C">
              <w:t xml:space="preserve">на </w:t>
            </w:r>
            <w:r>
              <w:t>второй</w:t>
            </w:r>
            <w:r w:rsidRPr="000D2E5C">
              <w:t xml:space="preserve"> год планового периода</w:t>
            </w:r>
          </w:p>
        </w:tc>
        <w:tc>
          <w:tcPr>
            <w:tcW w:w="279" w:type="pct"/>
          </w:tcPr>
          <w:p w14:paraId="11FB8EDD" w14:textId="60F0D306" w:rsidR="00D45F66" w:rsidRPr="00D56931" w:rsidRDefault="00C303B1" w:rsidP="006B36D5">
            <w:pPr>
              <w:pStyle w:val="GOSTTablenorm"/>
              <w:rPr>
                <w:szCs w:val="22"/>
              </w:rPr>
            </w:pPr>
            <w:ins w:id="1286" w:author="Краснова Наталья EXP-332161" w:date="2026-03-19T17:52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0AEB4034" w14:textId="59399AFC" w:rsidR="00D45F66" w:rsidRDefault="00D45F66" w:rsidP="006B36D5">
            <w:pPr>
              <w:pStyle w:val="GOSTTablenorm"/>
              <w:rPr>
                <w:szCs w:val="22"/>
              </w:rPr>
            </w:pPr>
            <w:r w:rsidRPr="00D56931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B1A171F" w14:textId="565B62D4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49D1F154" w14:textId="265A23BF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1623F4F7" w14:textId="5397BE15" w:rsidR="00D45F66" w:rsidRPr="00036CA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75</w:t>
            </w:r>
          </w:p>
        </w:tc>
        <w:tc>
          <w:tcPr>
            <w:tcW w:w="1107" w:type="pct"/>
          </w:tcPr>
          <w:p w14:paraId="01F18F77" w14:textId="04AD23DE" w:rsidR="00D45F66" w:rsidRDefault="00D45F66" w:rsidP="006B36D5">
            <w:pPr>
              <w:pStyle w:val="GOSTTablenorm"/>
            </w:pPr>
            <w:r w:rsidRPr="009C29B7">
              <w:rPr>
                <w:rFonts w:eastAsia="Calibri"/>
              </w:rPr>
              <w:t xml:space="preserve">Величина разности ЛБО, доведенных до ГРБС и ЛБО, распределенных им по подведомственным УБП за счет связанных иностранных кредитов </w:t>
            </w:r>
            <w:r w:rsidRPr="000D2E5C">
              <w:t xml:space="preserve">на </w:t>
            </w:r>
            <w:r>
              <w:t>второй</w:t>
            </w:r>
            <w:r w:rsidRPr="000D2E5C">
              <w:t xml:space="preserve"> год планового периода</w:t>
            </w:r>
            <w:r>
              <w:t>.</w:t>
            </w:r>
          </w:p>
          <w:p w14:paraId="2B1983BA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7C796C36" w14:textId="160426C5" w:rsidR="00D45F66" w:rsidRPr="004A1C8C" w:rsidRDefault="00D45F66" w:rsidP="006B36D5">
            <w:pPr>
              <w:pStyle w:val="GOSTTablenorm"/>
              <w:rPr>
                <w:rFonts w:eastAsia="Calibri"/>
                <w:szCs w:val="22"/>
              </w:rPr>
            </w:pPr>
            <w:r w:rsidRPr="005E26C1">
              <w:rPr>
                <w:szCs w:val="22"/>
              </w:rPr>
              <w:t xml:space="preserve">Баланс (Остаток по Кт = Оборот по Кт минус Оборот по Дт) на конец </w:t>
            </w:r>
            <w:r>
              <w:rPr>
                <w:szCs w:val="22"/>
              </w:rPr>
              <w:t xml:space="preserve">отчетного периода по показателю </w:t>
            </w:r>
            <w:r>
              <w:t>ЛБО_ГАБС_СВЗ_3</w:t>
            </w:r>
          </w:p>
        </w:tc>
        <w:tc>
          <w:tcPr>
            <w:tcW w:w="254" w:type="pct"/>
          </w:tcPr>
          <w:p w14:paraId="59395491" w14:textId="037CD266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66A049FA" w14:textId="77777777" w:rsidR="00D45F66" w:rsidRDefault="00D45F66" w:rsidP="006B36D5">
            <w:pPr>
              <w:pStyle w:val="GOSTTablenorm"/>
            </w:pPr>
            <w:r>
              <w:t>+</w:t>
            </w:r>
          </w:p>
          <w:p w14:paraId="076E2FBF" w14:textId="2E42DB21" w:rsidR="00D45F66" w:rsidRDefault="00D45F66" w:rsidP="006B36D5">
            <w:pPr>
              <w:pStyle w:val="GOSTTablenorm"/>
            </w:pPr>
            <w:r>
              <w:t>ГРБС</w:t>
            </w:r>
          </w:p>
        </w:tc>
        <w:tc>
          <w:tcPr>
            <w:tcW w:w="256" w:type="pct"/>
          </w:tcPr>
          <w:p w14:paraId="292A6989" w14:textId="55DD5CA0" w:rsidR="00D45F66" w:rsidRPr="00ED23E7" w:rsidRDefault="00D45F66" w:rsidP="006B36D5">
            <w:pPr>
              <w:pStyle w:val="GOSTTablenorm"/>
            </w:pPr>
            <w:r w:rsidRPr="00ED23E7">
              <w:t>-</w:t>
            </w:r>
          </w:p>
        </w:tc>
        <w:tc>
          <w:tcPr>
            <w:tcW w:w="213" w:type="pct"/>
          </w:tcPr>
          <w:p w14:paraId="5B1F7A9E" w14:textId="28374596" w:rsidR="00D45F66" w:rsidRDefault="00D45F66" w:rsidP="006B36D5">
            <w:pPr>
              <w:pStyle w:val="GOSTTablenorm"/>
            </w:pPr>
            <w:r w:rsidRPr="00040850">
              <w:t>-</w:t>
            </w:r>
          </w:p>
        </w:tc>
        <w:tc>
          <w:tcPr>
            <w:tcW w:w="213" w:type="pct"/>
          </w:tcPr>
          <w:p w14:paraId="61AFF509" w14:textId="6B754EB3" w:rsidR="00D45F66" w:rsidRPr="00ED23E7" w:rsidRDefault="00D45F66" w:rsidP="006B36D5">
            <w:pPr>
              <w:pStyle w:val="GOSTTablenorm"/>
            </w:pPr>
            <w:r w:rsidRPr="00040850">
              <w:t>-</w:t>
            </w:r>
          </w:p>
        </w:tc>
        <w:tc>
          <w:tcPr>
            <w:tcW w:w="213" w:type="pct"/>
          </w:tcPr>
          <w:p w14:paraId="36583ADA" w14:textId="0E59269C" w:rsidR="00D45F66" w:rsidRPr="00ED23E7" w:rsidRDefault="00D45F66" w:rsidP="006B36D5">
            <w:pPr>
              <w:pStyle w:val="GOSTTablenorm"/>
            </w:pPr>
            <w:r w:rsidRPr="00040850">
              <w:t>-</w:t>
            </w:r>
          </w:p>
        </w:tc>
        <w:tc>
          <w:tcPr>
            <w:tcW w:w="249" w:type="pct"/>
          </w:tcPr>
          <w:p w14:paraId="71D69C34" w14:textId="0D2AF2A3" w:rsidR="00D45F66" w:rsidDel="003D2902" w:rsidRDefault="00D45F66" w:rsidP="006B36D5">
            <w:pPr>
              <w:pStyle w:val="GOSTTablenorm"/>
            </w:pPr>
            <w:r w:rsidRPr="00040850">
              <w:t>-</w:t>
            </w:r>
          </w:p>
        </w:tc>
      </w:tr>
      <w:tr w:rsidR="00D45F66" w:rsidRPr="005E26C1" w14:paraId="0FCF2361" w14:textId="77777777" w:rsidTr="00D45F66">
        <w:tc>
          <w:tcPr>
            <w:tcW w:w="125" w:type="pct"/>
          </w:tcPr>
          <w:p w14:paraId="002BB254" w14:textId="77777777" w:rsidR="00D45F66" w:rsidRPr="008E560B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2764E5D5" w14:textId="7F641D71" w:rsidR="00D45F66" w:rsidRPr="008E560B" w:rsidRDefault="00D45F66" w:rsidP="006B36D5">
            <w:pPr>
              <w:pStyle w:val="GOSTTablenorm"/>
            </w:pPr>
            <w:r w:rsidRPr="00304D46">
              <w:t>Остаток ЛБО ГРБС за счет связанных иностран</w:t>
            </w:r>
            <w:r w:rsidRPr="009C29B7">
              <w:t>ных кредитов</w:t>
            </w:r>
            <w:r>
              <w:t xml:space="preserve"> </w:t>
            </w:r>
            <w:r w:rsidRPr="000D2E5C">
              <w:t xml:space="preserve">на </w:t>
            </w:r>
            <w:r>
              <w:t>третий</w:t>
            </w:r>
            <w:r w:rsidRPr="000D2E5C">
              <w:t xml:space="preserve"> </w:t>
            </w:r>
            <w:r w:rsidRPr="000D2E5C">
              <w:lastRenderedPageBreak/>
              <w:t>год планового периода</w:t>
            </w:r>
          </w:p>
        </w:tc>
        <w:tc>
          <w:tcPr>
            <w:tcW w:w="279" w:type="pct"/>
          </w:tcPr>
          <w:p w14:paraId="1324535F" w14:textId="14B8DB53" w:rsidR="00D45F66" w:rsidRPr="00D56931" w:rsidRDefault="00C303B1" w:rsidP="006B36D5">
            <w:pPr>
              <w:pStyle w:val="GOSTTablenorm"/>
              <w:rPr>
                <w:szCs w:val="22"/>
              </w:rPr>
            </w:pPr>
            <w:ins w:id="1287" w:author="Краснова Наталья EXP-332161" w:date="2026-03-19T17:52:00Z">
              <w:r>
                <w:rPr>
                  <w:szCs w:val="22"/>
                </w:rPr>
                <w:lastRenderedPageBreak/>
                <w:t>БПС</w:t>
              </w:r>
            </w:ins>
          </w:p>
        </w:tc>
        <w:tc>
          <w:tcPr>
            <w:tcW w:w="279" w:type="pct"/>
          </w:tcPr>
          <w:p w14:paraId="7AD7691B" w14:textId="7AA47B8A" w:rsidR="00D45F66" w:rsidRDefault="00D45F66" w:rsidP="006B36D5">
            <w:pPr>
              <w:pStyle w:val="GOSTTablenorm"/>
              <w:rPr>
                <w:szCs w:val="22"/>
              </w:rPr>
            </w:pPr>
            <w:r w:rsidRPr="00D56931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220AB1E" w14:textId="7E0AAE8E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64D1E163" w14:textId="62F5FE11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62C0865A" w14:textId="3ECA74E2" w:rsidR="00D45F66" w:rsidRPr="00036CA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76</w:t>
            </w:r>
          </w:p>
        </w:tc>
        <w:tc>
          <w:tcPr>
            <w:tcW w:w="1107" w:type="pct"/>
          </w:tcPr>
          <w:p w14:paraId="5D6AC19C" w14:textId="710E11FE" w:rsidR="00D45F66" w:rsidRDefault="00D45F66" w:rsidP="006B36D5">
            <w:pPr>
              <w:pStyle w:val="GOSTTablenorm"/>
            </w:pPr>
            <w:r w:rsidRPr="009C29B7">
              <w:rPr>
                <w:rFonts w:eastAsia="Calibri"/>
              </w:rPr>
              <w:t xml:space="preserve">Величина разности ЛБО, доведенных до ГРБС и ЛБО, распределенных им по подведомственным УБП за счет связанных иностранных кредитов </w:t>
            </w:r>
            <w:r w:rsidRPr="000D2E5C">
              <w:t xml:space="preserve">на </w:t>
            </w:r>
            <w:r>
              <w:t>третий</w:t>
            </w:r>
            <w:r w:rsidRPr="000D2E5C">
              <w:t xml:space="preserve"> год планового периода</w:t>
            </w:r>
            <w:r>
              <w:t>.</w:t>
            </w:r>
          </w:p>
          <w:p w14:paraId="639255DC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lastRenderedPageBreak/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0EEF2069" w14:textId="38501248" w:rsidR="00D45F66" w:rsidRPr="004A1C8C" w:rsidRDefault="00D45F66" w:rsidP="006B36D5">
            <w:pPr>
              <w:pStyle w:val="GOSTTablenorm"/>
              <w:rPr>
                <w:rFonts w:eastAsia="Calibri"/>
                <w:szCs w:val="22"/>
              </w:rPr>
            </w:pPr>
            <w:r w:rsidRPr="005E26C1">
              <w:rPr>
                <w:szCs w:val="22"/>
              </w:rPr>
              <w:t xml:space="preserve">Баланс (Остаток по Кт = Оборот по Кт минус Оборот по Дт) на конец </w:t>
            </w:r>
            <w:r>
              <w:rPr>
                <w:szCs w:val="22"/>
              </w:rPr>
              <w:t xml:space="preserve">отчетного периода по показателю </w:t>
            </w:r>
            <w:r>
              <w:t>ЛБО_ГАБС_СВЗ_4</w:t>
            </w:r>
          </w:p>
        </w:tc>
        <w:tc>
          <w:tcPr>
            <w:tcW w:w="254" w:type="pct"/>
          </w:tcPr>
          <w:p w14:paraId="06BB1D56" w14:textId="43AB0106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12532AA9" w14:textId="77777777" w:rsidR="00D45F66" w:rsidRDefault="00D45F66" w:rsidP="006B36D5">
            <w:pPr>
              <w:pStyle w:val="GOSTTablenorm"/>
            </w:pPr>
            <w:r>
              <w:t>+</w:t>
            </w:r>
          </w:p>
          <w:p w14:paraId="536120C4" w14:textId="1B9842F4" w:rsidR="00D45F66" w:rsidRDefault="00D45F66" w:rsidP="006B36D5">
            <w:pPr>
              <w:pStyle w:val="GOSTTablenorm"/>
            </w:pPr>
            <w:r>
              <w:t>ГРБС</w:t>
            </w:r>
          </w:p>
        </w:tc>
        <w:tc>
          <w:tcPr>
            <w:tcW w:w="256" w:type="pct"/>
          </w:tcPr>
          <w:p w14:paraId="5032E5B4" w14:textId="3B4D4EE7" w:rsidR="00D45F66" w:rsidRPr="00ED23E7" w:rsidRDefault="00D45F66" w:rsidP="006B36D5">
            <w:pPr>
              <w:pStyle w:val="GOSTTablenorm"/>
            </w:pPr>
            <w:r w:rsidRPr="00ED23E7">
              <w:t>-</w:t>
            </w:r>
          </w:p>
        </w:tc>
        <w:tc>
          <w:tcPr>
            <w:tcW w:w="213" w:type="pct"/>
          </w:tcPr>
          <w:p w14:paraId="4BA316D0" w14:textId="1FD8B99B" w:rsidR="00D45F66" w:rsidRDefault="00D45F66" w:rsidP="006B36D5">
            <w:pPr>
              <w:pStyle w:val="GOSTTablenorm"/>
            </w:pPr>
            <w:r w:rsidRPr="00040850">
              <w:t>-</w:t>
            </w:r>
          </w:p>
        </w:tc>
        <w:tc>
          <w:tcPr>
            <w:tcW w:w="213" w:type="pct"/>
          </w:tcPr>
          <w:p w14:paraId="4AAEFD08" w14:textId="58551FF0" w:rsidR="00D45F66" w:rsidRPr="00ED23E7" w:rsidRDefault="00D45F66" w:rsidP="006B36D5">
            <w:pPr>
              <w:pStyle w:val="GOSTTablenorm"/>
            </w:pPr>
            <w:r w:rsidRPr="00040850">
              <w:t>-</w:t>
            </w:r>
          </w:p>
        </w:tc>
        <w:tc>
          <w:tcPr>
            <w:tcW w:w="213" w:type="pct"/>
          </w:tcPr>
          <w:p w14:paraId="362E0315" w14:textId="54B70F9B" w:rsidR="00D45F66" w:rsidRPr="00ED23E7" w:rsidRDefault="00D45F66" w:rsidP="006B36D5">
            <w:pPr>
              <w:pStyle w:val="GOSTTablenorm"/>
            </w:pPr>
            <w:r w:rsidRPr="00040850">
              <w:t>-</w:t>
            </w:r>
          </w:p>
        </w:tc>
        <w:tc>
          <w:tcPr>
            <w:tcW w:w="249" w:type="pct"/>
          </w:tcPr>
          <w:p w14:paraId="1E391B0A" w14:textId="0DDE89D9" w:rsidR="00D45F66" w:rsidDel="003D2902" w:rsidRDefault="00D45F66" w:rsidP="006B36D5">
            <w:pPr>
              <w:pStyle w:val="GOSTTablenorm"/>
            </w:pPr>
            <w:r w:rsidRPr="00040850">
              <w:t>-</w:t>
            </w:r>
          </w:p>
        </w:tc>
      </w:tr>
      <w:tr w:rsidR="00D45F66" w:rsidRPr="005E26C1" w14:paraId="38000AA6" w14:textId="77777777" w:rsidTr="00D45F66">
        <w:tc>
          <w:tcPr>
            <w:tcW w:w="125" w:type="pct"/>
          </w:tcPr>
          <w:p w14:paraId="364D0BDF" w14:textId="77777777" w:rsidR="00D45F66" w:rsidRPr="008E560B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44CD4C18" w14:textId="77F2CD40" w:rsidR="00D45F66" w:rsidRPr="00304D46" w:rsidRDefault="00D45F66" w:rsidP="006B36D5">
            <w:pPr>
              <w:pStyle w:val="GOSTTablenorm"/>
            </w:pPr>
            <w:r w:rsidRPr="007E74C5">
              <w:t>Остаток ЛБО РБС за счет связанных иностранных кредитов</w:t>
            </w:r>
            <w:r>
              <w:t xml:space="preserve"> </w:t>
            </w:r>
            <w:r w:rsidRPr="009C29B7">
              <w:t>на текущий финансовый год</w:t>
            </w:r>
          </w:p>
        </w:tc>
        <w:tc>
          <w:tcPr>
            <w:tcW w:w="279" w:type="pct"/>
          </w:tcPr>
          <w:p w14:paraId="3CE50FAE" w14:textId="1A83F294" w:rsidR="00D45F66" w:rsidRPr="00D56931" w:rsidRDefault="00C303B1" w:rsidP="006B36D5">
            <w:pPr>
              <w:pStyle w:val="GOSTTablenorm"/>
              <w:rPr>
                <w:szCs w:val="22"/>
              </w:rPr>
            </w:pPr>
            <w:ins w:id="1288" w:author="Краснова Наталья EXP-332161" w:date="2026-03-19T17:52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48B32899" w14:textId="739F2F43" w:rsidR="00D45F66" w:rsidRDefault="00D45F66" w:rsidP="006B36D5">
            <w:pPr>
              <w:pStyle w:val="GOSTTablenorm"/>
              <w:rPr>
                <w:szCs w:val="22"/>
              </w:rPr>
            </w:pPr>
            <w:r w:rsidRPr="00D56931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0299953" w14:textId="34E823D3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12ED05A5" w14:textId="0A5168AE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29FE4503" w14:textId="35F89345" w:rsidR="00D45F66" w:rsidRPr="00C755CF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147</w:t>
            </w:r>
          </w:p>
        </w:tc>
        <w:tc>
          <w:tcPr>
            <w:tcW w:w="1107" w:type="pct"/>
          </w:tcPr>
          <w:p w14:paraId="06CF37B1" w14:textId="0538E6A2" w:rsidR="00D45F66" w:rsidRDefault="00D45F66" w:rsidP="006B36D5">
            <w:pPr>
              <w:pStyle w:val="GOSTTablenorm"/>
            </w:pPr>
            <w:r w:rsidRPr="009C29B7">
              <w:rPr>
                <w:rFonts w:eastAsia="Calibri"/>
              </w:rPr>
              <w:t>Величи</w:t>
            </w:r>
            <w:r>
              <w:rPr>
                <w:rFonts w:eastAsia="Calibri"/>
              </w:rPr>
              <w:t xml:space="preserve">на разности ЛБО, доведенных до </w:t>
            </w:r>
            <w:r w:rsidRPr="009C29B7">
              <w:rPr>
                <w:rFonts w:eastAsia="Calibri"/>
              </w:rPr>
              <w:t xml:space="preserve">РБС и ЛБО, распределенных им по подведомственным УБП за счет связанных иностранных кредитов </w:t>
            </w:r>
            <w:r w:rsidRPr="009C29B7">
              <w:t>на текущий финансовый год</w:t>
            </w:r>
            <w:r>
              <w:t>.</w:t>
            </w:r>
          </w:p>
          <w:p w14:paraId="5698244B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1AAA552A" w14:textId="3C9C5B30" w:rsidR="00D45F66" w:rsidRPr="009C29B7" w:rsidRDefault="00D45F66" w:rsidP="006B36D5">
            <w:pPr>
              <w:pStyle w:val="GOSTTablenorm"/>
              <w:rPr>
                <w:rFonts w:eastAsia="Calibri"/>
              </w:rPr>
            </w:pPr>
            <w:r w:rsidRPr="005E26C1">
              <w:rPr>
                <w:szCs w:val="22"/>
              </w:rPr>
              <w:t xml:space="preserve">Баланс (Остаток по Кт = Оборот по Кт минус Оборот по Дт) на конец </w:t>
            </w:r>
            <w:r>
              <w:rPr>
                <w:szCs w:val="22"/>
              </w:rPr>
              <w:t xml:space="preserve">отчетного периода по показателю </w:t>
            </w:r>
            <w:r>
              <w:t>ЛБО_РБС_СВЗ_1</w:t>
            </w:r>
          </w:p>
        </w:tc>
        <w:tc>
          <w:tcPr>
            <w:tcW w:w="254" w:type="pct"/>
          </w:tcPr>
          <w:p w14:paraId="1391F444" w14:textId="62AF2AE0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750CCDBB" w14:textId="77777777" w:rsidR="00D45F66" w:rsidRDefault="00D45F66" w:rsidP="006B36D5">
            <w:pPr>
              <w:pStyle w:val="GOSTTablenorm"/>
            </w:pPr>
            <w:r>
              <w:t>+</w:t>
            </w:r>
          </w:p>
          <w:p w14:paraId="61549D88" w14:textId="335D5CC2" w:rsidR="00D45F66" w:rsidRDefault="00D45F66" w:rsidP="006B36D5">
            <w:pPr>
              <w:pStyle w:val="GOSTTablenorm"/>
            </w:pPr>
            <w:r>
              <w:t>РБС</w:t>
            </w:r>
          </w:p>
        </w:tc>
        <w:tc>
          <w:tcPr>
            <w:tcW w:w="256" w:type="pct"/>
          </w:tcPr>
          <w:p w14:paraId="062C5987" w14:textId="5B12AC9B" w:rsidR="00D45F66" w:rsidRPr="00ED23E7" w:rsidRDefault="00D45F66" w:rsidP="006B36D5">
            <w:pPr>
              <w:pStyle w:val="GOSTTablenorm"/>
            </w:pPr>
            <w:r w:rsidRPr="00ED23E7">
              <w:t>-</w:t>
            </w:r>
          </w:p>
        </w:tc>
        <w:tc>
          <w:tcPr>
            <w:tcW w:w="213" w:type="pct"/>
          </w:tcPr>
          <w:p w14:paraId="6E7351D4" w14:textId="76748DAC" w:rsidR="00D45F66" w:rsidRPr="00040850" w:rsidRDefault="00D45F66" w:rsidP="006B36D5">
            <w:pPr>
              <w:pStyle w:val="GOSTTablenorm"/>
            </w:pPr>
            <w:r w:rsidRPr="00040850">
              <w:t>-</w:t>
            </w:r>
          </w:p>
        </w:tc>
        <w:tc>
          <w:tcPr>
            <w:tcW w:w="213" w:type="pct"/>
          </w:tcPr>
          <w:p w14:paraId="59171E49" w14:textId="706BF7BE" w:rsidR="00D45F66" w:rsidRPr="00040850" w:rsidRDefault="00D45F66" w:rsidP="006B36D5">
            <w:pPr>
              <w:pStyle w:val="GOSTTablenorm"/>
            </w:pPr>
            <w:r w:rsidRPr="00040850">
              <w:t>-</w:t>
            </w:r>
          </w:p>
        </w:tc>
        <w:tc>
          <w:tcPr>
            <w:tcW w:w="213" w:type="pct"/>
          </w:tcPr>
          <w:p w14:paraId="66F1C27D" w14:textId="790C2264" w:rsidR="00D45F66" w:rsidRPr="00040850" w:rsidRDefault="00D45F66" w:rsidP="006B36D5">
            <w:pPr>
              <w:pStyle w:val="GOSTTablenorm"/>
            </w:pPr>
            <w:r w:rsidRPr="00040850">
              <w:t>-</w:t>
            </w:r>
          </w:p>
        </w:tc>
        <w:tc>
          <w:tcPr>
            <w:tcW w:w="249" w:type="pct"/>
          </w:tcPr>
          <w:p w14:paraId="63BF2BCC" w14:textId="61904598" w:rsidR="00D45F66" w:rsidRPr="00040850" w:rsidRDefault="00D45F66" w:rsidP="006B36D5">
            <w:pPr>
              <w:pStyle w:val="GOSTTablenorm"/>
            </w:pPr>
            <w:r w:rsidRPr="00040850">
              <w:t>-</w:t>
            </w:r>
          </w:p>
        </w:tc>
      </w:tr>
      <w:tr w:rsidR="00D45F66" w:rsidRPr="005E26C1" w14:paraId="27997C8D" w14:textId="77777777" w:rsidTr="00D45F66">
        <w:tc>
          <w:tcPr>
            <w:tcW w:w="125" w:type="pct"/>
          </w:tcPr>
          <w:p w14:paraId="4ECB0C5A" w14:textId="77777777" w:rsidR="00D45F66" w:rsidRPr="008E560B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5EA5C258" w14:textId="38B91792" w:rsidR="00D45F66" w:rsidRPr="00304D46" w:rsidRDefault="00D45F66" w:rsidP="006B36D5">
            <w:pPr>
              <w:pStyle w:val="GOSTTablenorm"/>
            </w:pPr>
            <w:r w:rsidRPr="007E74C5">
              <w:t xml:space="preserve">Остаток ЛБО РБС за счет связанных </w:t>
            </w:r>
            <w:r w:rsidRPr="007E74C5">
              <w:lastRenderedPageBreak/>
              <w:t>иностранных кредитов</w:t>
            </w:r>
            <w:r>
              <w:t xml:space="preserve"> </w:t>
            </w:r>
            <w:r w:rsidRPr="000D2E5C">
              <w:t>на первый год планового периода</w:t>
            </w:r>
          </w:p>
        </w:tc>
        <w:tc>
          <w:tcPr>
            <w:tcW w:w="279" w:type="pct"/>
          </w:tcPr>
          <w:p w14:paraId="5D6097FA" w14:textId="45154AD9" w:rsidR="00D45F66" w:rsidRPr="00D56931" w:rsidRDefault="00C303B1" w:rsidP="006B36D5">
            <w:pPr>
              <w:pStyle w:val="GOSTTablenorm"/>
              <w:rPr>
                <w:szCs w:val="22"/>
              </w:rPr>
            </w:pPr>
            <w:ins w:id="1289" w:author="Краснова Наталья EXP-332161" w:date="2026-03-19T17:52:00Z">
              <w:r>
                <w:rPr>
                  <w:szCs w:val="22"/>
                </w:rPr>
                <w:lastRenderedPageBreak/>
                <w:t>БПС</w:t>
              </w:r>
            </w:ins>
          </w:p>
        </w:tc>
        <w:tc>
          <w:tcPr>
            <w:tcW w:w="279" w:type="pct"/>
          </w:tcPr>
          <w:p w14:paraId="7848CEDC" w14:textId="3A97673E" w:rsidR="00D45F66" w:rsidRDefault="00D45F66" w:rsidP="006B36D5">
            <w:pPr>
              <w:pStyle w:val="GOSTTablenorm"/>
              <w:rPr>
                <w:szCs w:val="22"/>
              </w:rPr>
            </w:pPr>
            <w:r w:rsidRPr="00D56931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52C418A" w14:textId="1C295259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181D8828" w14:textId="06EBF540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3FFD265F" w14:textId="7D898EA7" w:rsidR="00D45F66" w:rsidRDefault="00D45F66" w:rsidP="006B36D5">
            <w:pPr>
              <w:pStyle w:val="GOSTTablenorm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148</w:t>
            </w:r>
          </w:p>
        </w:tc>
        <w:tc>
          <w:tcPr>
            <w:tcW w:w="1107" w:type="pct"/>
          </w:tcPr>
          <w:p w14:paraId="64E4BFC4" w14:textId="58D464B2" w:rsidR="00D45F66" w:rsidRDefault="00D45F66" w:rsidP="006B36D5">
            <w:pPr>
              <w:pStyle w:val="GOSTTablenorm"/>
            </w:pPr>
            <w:r w:rsidRPr="009C29B7">
              <w:rPr>
                <w:rFonts w:eastAsia="Calibri"/>
              </w:rPr>
              <w:t>Величи</w:t>
            </w:r>
            <w:r>
              <w:rPr>
                <w:rFonts w:eastAsia="Calibri"/>
              </w:rPr>
              <w:t xml:space="preserve">на разности ЛБО, доведенных до </w:t>
            </w:r>
            <w:r w:rsidRPr="009C29B7">
              <w:rPr>
                <w:rFonts w:eastAsia="Calibri"/>
              </w:rPr>
              <w:t xml:space="preserve">РБС и ЛБО, распределенных им по </w:t>
            </w:r>
            <w:r w:rsidRPr="009C29B7">
              <w:rPr>
                <w:rFonts w:eastAsia="Calibri"/>
              </w:rPr>
              <w:lastRenderedPageBreak/>
              <w:t xml:space="preserve">подведомственным УБП за счет связанных иностранных кредитов </w:t>
            </w:r>
            <w:r w:rsidRPr="000D2E5C">
              <w:t>на первый год планового периода</w:t>
            </w:r>
            <w:r>
              <w:t>.</w:t>
            </w:r>
          </w:p>
          <w:p w14:paraId="369DB5E5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6DB5DB0F" w14:textId="7DF844B9" w:rsidR="00D45F66" w:rsidRPr="009C29B7" w:rsidRDefault="00D45F66" w:rsidP="006B36D5">
            <w:pPr>
              <w:pStyle w:val="GOSTTablenorm"/>
              <w:rPr>
                <w:rFonts w:eastAsia="Calibri"/>
              </w:rPr>
            </w:pPr>
            <w:r w:rsidRPr="005E26C1">
              <w:rPr>
                <w:szCs w:val="22"/>
              </w:rPr>
              <w:t xml:space="preserve">Баланс (Остаток по Кт = Оборот по Кт минус Оборот по Дт) на конец </w:t>
            </w:r>
            <w:r>
              <w:rPr>
                <w:szCs w:val="22"/>
              </w:rPr>
              <w:t xml:space="preserve">отчетного периода по показателю </w:t>
            </w:r>
            <w:r>
              <w:t>ЛБО_РБС_СВЗ_2</w:t>
            </w:r>
          </w:p>
        </w:tc>
        <w:tc>
          <w:tcPr>
            <w:tcW w:w="254" w:type="pct"/>
          </w:tcPr>
          <w:p w14:paraId="74A1B267" w14:textId="1D7D648F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4C661023" w14:textId="77777777" w:rsidR="00D45F66" w:rsidRDefault="00D45F66" w:rsidP="006B36D5">
            <w:pPr>
              <w:pStyle w:val="GOSTTablenorm"/>
            </w:pPr>
            <w:r>
              <w:t>+</w:t>
            </w:r>
          </w:p>
          <w:p w14:paraId="7A45FF3E" w14:textId="0285F1D9" w:rsidR="00D45F66" w:rsidRDefault="00D45F66" w:rsidP="006B36D5">
            <w:pPr>
              <w:pStyle w:val="GOSTTablenorm"/>
            </w:pPr>
            <w:r>
              <w:t>РБС</w:t>
            </w:r>
          </w:p>
        </w:tc>
        <w:tc>
          <w:tcPr>
            <w:tcW w:w="256" w:type="pct"/>
          </w:tcPr>
          <w:p w14:paraId="6A5DE807" w14:textId="679BD138" w:rsidR="00D45F66" w:rsidRPr="00ED23E7" w:rsidRDefault="00D45F66" w:rsidP="006B36D5">
            <w:pPr>
              <w:pStyle w:val="GOSTTablenorm"/>
            </w:pPr>
            <w:r w:rsidRPr="00ED23E7">
              <w:t>-</w:t>
            </w:r>
          </w:p>
        </w:tc>
        <w:tc>
          <w:tcPr>
            <w:tcW w:w="213" w:type="pct"/>
          </w:tcPr>
          <w:p w14:paraId="2F9B5426" w14:textId="5FB644CF" w:rsidR="00D45F66" w:rsidRPr="00040850" w:rsidRDefault="00D45F66" w:rsidP="006B36D5">
            <w:pPr>
              <w:pStyle w:val="GOSTTablenorm"/>
            </w:pPr>
            <w:r w:rsidRPr="00040850">
              <w:t>-</w:t>
            </w:r>
          </w:p>
        </w:tc>
        <w:tc>
          <w:tcPr>
            <w:tcW w:w="213" w:type="pct"/>
          </w:tcPr>
          <w:p w14:paraId="74F7F617" w14:textId="6E7AA684" w:rsidR="00D45F66" w:rsidRPr="00040850" w:rsidRDefault="00D45F66" w:rsidP="006B36D5">
            <w:pPr>
              <w:pStyle w:val="GOSTTablenorm"/>
            </w:pPr>
            <w:r w:rsidRPr="00040850">
              <w:t>-</w:t>
            </w:r>
          </w:p>
        </w:tc>
        <w:tc>
          <w:tcPr>
            <w:tcW w:w="213" w:type="pct"/>
          </w:tcPr>
          <w:p w14:paraId="67A8CAB6" w14:textId="725316AD" w:rsidR="00D45F66" w:rsidRPr="00040850" w:rsidRDefault="00D45F66" w:rsidP="006B36D5">
            <w:pPr>
              <w:pStyle w:val="GOSTTablenorm"/>
            </w:pPr>
            <w:r w:rsidRPr="00040850">
              <w:t>-</w:t>
            </w:r>
          </w:p>
        </w:tc>
        <w:tc>
          <w:tcPr>
            <w:tcW w:w="249" w:type="pct"/>
          </w:tcPr>
          <w:p w14:paraId="517599C8" w14:textId="7899ED72" w:rsidR="00D45F66" w:rsidRPr="00040850" w:rsidRDefault="00D45F66" w:rsidP="006B36D5">
            <w:pPr>
              <w:pStyle w:val="GOSTTablenorm"/>
            </w:pPr>
            <w:r w:rsidRPr="00040850">
              <w:t>-</w:t>
            </w:r>
          </w:p>
        </w:tc>
      </w:tr>
      <w:tr w:rsidR="00D45F66" w:rsidRPr="005E26C1" w14:paraId="23883178" w14:textId="77777777" w:rsidTr="00D45F66">
        <w:tc>
          <w:tcPr>
            <w:tcW w:w="125" w:type="pct"/>
          </w:tcPr>
          <w:p w14:paraId="3C5ED1CA" w14:textId="77777777" w:rsidR="00D45F66" w:rsidRPr="008E560B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1CA31225" w14:textId="2FCA17AD" w:rsidR="00D45F66" w:rsidRPr="00304D46" w:rsidRDefault="00D45F66" w:rsidP="006B36D5">
            <w:pPr>
              <w:pStyle w:val="GOSTTablenorm"/>
            </w:pPr>
            <w:r w:rsidRPr="007E74C5">
              <w:t>Остаток ЛБО РБС за счет связанных иностранных кредитов</w:t>
            </w:r>
            <w:r>
              <w:t xml:space="preserve"> </w:t>
            </w:r>
            <w:r w:rsidRPr="000D2E5C">
              <w:t xml:space="preserve">на </w:t>
            </w:r>
            <w:r>
              <w:t>второй</w:t>
            </w:r>
            <w:r w:rsidRPr="000D2E5C">
              <w:t xml:space="preserve"> год планового периода</w:t>
            </w:r>
          </w:p>
        </w:tc>
        <w:tc>
          <w:tcPr>
            <w:tcW w:w="279" w:type="pct"/>
          </w:tcPr>
          <w:p w14:paraId="41815752" w14:textId="09785218" w:rsidR="00D45F66" w:rsidRPr="00D56931" w:rsidRDefault="00C303B1" w:rsidP="006B36D5">
            <w:pPr>
              <w:pStyle w:val="GOSTTablenorm"/>
              <w:rPr>
                <w:szCs w:val="22"/>
              </w:rPr>
            </w:pPr>
            <w:ins w:id="1290" w:author="Краснова Наталья EXP-332161" w:date="2026-03-19T17:52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2FAC609E" w14:textId="5DB34595" w:rsidR="00D45F66" w:rsidRDefault="00D45F66" w:rsidP="006B36D5">
            <w:pPr>
              <w:pStyle w:val="GOSTTablenorm"/>
              <w:rPr>
                <w:szCs w:val="22"/>
              </w:rPr>
            </w:pPr>
            <w:r w:rsidRPr="00D56931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5E212C8" w14:textId="1C34C669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36FBCE2A" w14:textId="2DDB01D5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7520E7FD" w14:textId="566FB1A0" w:rsidR="00D45F66" w:rsidRDefault="00D45F66" w:rsidP="006B36D5">
            <w:pPr>
              <w:pStyle w:val="GOSTTablenorm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149</w:t>
            </w:r>
          </w:p>
        </w:tc>
        <w:tc>
          <w:tcPr>
            <w:tcW w:w="1107" w:type="pct"/>
          </w:tcPr>
          <w:p w14:paraId="5986550E" w14:textId="0E418040" w:rsidR="00D45F66" w:rsidRDefault="00D45F66" w:rsidP="006B36D5">
            <w:pPr>
              <w:pStyle w:val="GOSTTablenorm"/>
            </w:pPr>
            <w:r w:rsidRPr="009C29B7">
              <w:rPr>
                <w:rFonts w:eastAsia="Calibri"/>
              </w:rPr>
              <w:t>Величи</w:t>
            </w:r>
            <w:r>
              <w:rPr>
                <w:rFonts w:eastAsia="Calibri"/>
              </w:rPr>
              <w:t xml:space="preserve">на разности ЛБО, доведенных до </w:t>
            </w:r>
            <w:r w:rsidRPr="009C29B7">
              <w:rPr>
                <w:rFonts w:eastAsia="Calibri"/>
              </w:rPr>
              <w:t xml:space="preserve">РБС и ЛБО, распределенных им по подведомственным УБП за счет связанных иностранных кредитов </w:t>
            </w:r>
            <w:r w:rsidRPr="000D2E5C">
              <w:t xml:space="preserve">на </w:t>
            </w:r>
            <w:r>
              <w:t>второй</w:t>
            </w:r>
            <w:r w:rsidRPr="000D2E5C">
              <w:t xml:space="preserve"> год планового периода</w:t>
            </w:r>
            <w:r>
              <w:t>.</w:t>
            </w:r>
          </w:p>
          <w:p w14:paraId="1179D7AD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0A70C0BC" w14:textId="34157415" w:rsidR="00D45F66" w:rsidRPr="009C29B7" w:rsidRDefault="00D45F66" w:rsidP="006B36D5">
            <w:pPr>
              <w:pStyle w:val="GOSTTablenorm"/>
              <w:rPr>
                <w:rFonts w:eastAsia="Calibri"/>
              </w:rPr>
            </w:pPr>
            <w:r w:rsidRPr="005E26C1">
              <w:rPr>
                <w:szCs w:val="22"/>
              </w:rPr>
              <w:t xml:space="preserve">Баланс (Остаток по Кт = Оборот по Кт минус Оборот по Дт) на конец </w:t>
            </w:r>
            <w:r>
              <w:rPr>
                <w:szCs w:val="22"/>
              </w:rPr>
              <w:t xml:space="preserve">отчетного периода по показателю </w:t>
            </w:r>
            <w:r>
              <w:t>ЛБО_РБС_СВЗ_3</w:t>
            </w:r>
          </w:p>
        </w:tc>
        <w:tc>
          <w:tcPr>
            <w:tcW w:w="254" w:type="pct"/>
          </w:tcPr>
          <w:p w14:paraId="229EAE76" w14:textId="28A07F6A" w:rsidR="00D45F66" w:rsidRDefault="00D45F66" w:rsidP="006B36D5">
            <w:pPr>
              <w:pStyle w:val="GOSTTablenorm"/>
              <w:rPr>
                <w:szCs w:val="22"/>
              </w:rPr>
            </w:pPr>
            <w:r w:rsidRPr="00A007CA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44371F55" w14:textId="77777777" w:rsidR="00D45F66" w:rsidRDefault="00D45F66" w:rsidP="006B36D5">
            <w:pPr>
              <w:pStyle w:val="GOSTTablenorm"/>
            </w:pPr>
            <w:r>
              <w:t>+</w:t>
            </w:r>
          </w:p>
          <w:p w14:paraId="3C97A741" w14:textId="11B9CF88" w:rsidR="00D45F66" w:rsidRDefault="00D45F66" w:rsidP="006B36D5">
            <w:pPr>
              <w:pStyle w:val="GOSTTablenorm"/>
            </w:pPr>
            <w:r>
              <w:t>РБС</w:t>
            </w:r>
          </w:p>
        </w:tc>
        <w:tc>
          <w:tcPr>
            <w:tcW w:w="256" w:type="pct"/>
          </w:tcPr>
          <w:p w14:paraId="20F83FE8" w14:textId="205B4B1B" w:rsidR="00D45F66" w:rsidRPr="00ED23E7" w:rsidRDefault="00D45F66" w:rsidP="006B36D5">
            <w:pPr>
              <w:pStyle w:val="GOSTTablenorm"/>
            </w:pPr>
            <w:r w:rsidRPr="00ED23E7">
              <w:t>-</w:t>
            </w:r>
          </w:p>
        </w:tc>
        <w:tc>
          <w:tcPr>
            <w:tcW w:w="213" w:type="pct"/>
          </w:tcPr>
          <w:p w14:paraId="6EB87235" w14:textId="695D1536" w:rsidR="00D45F66" w:rsidRPr="00040850" w:rsidRDefault="00D45F66" w:rsidP="006B36D5">
            <w:pPr>
              <w:pStyle w:val="GOSTTablenorm"/>
            </w:pPr>
            <w:r w:rsidRPr="00040850">
              <w:t>-</w:t>
            </w:r>
          </w:p>
        </w:tc>
        <w:tc>
          <w:tcPr>
            <w:tcW w:w="213" w:type="pct"/>
          </w:tcPr>
          <w:p w14:paraId="35024DAC" w14:textId="3303A09E" w:rsidR="00D45F66" w:rsidRPr="00040850" w:rsidRDefault="00D45F66" w:rsidP="006B36D5">
            <w:pPr>
              <w:pStyle w:val="GOSTTablenorm"/>
            </w:pPr>
            <w:r w:rsidRPr="00040850">
              <w:t>-</w:t>
            </w:r>
          </w:p>
        </w:tc>
        <w:tc>
          <w:tcPr>
            <w:tcW w:w="213" w:type="pct"/>
          </w:tcPr>
          <w:p w14:paraId="346A810C" w14:textId="2D35ABBC" w:rsidR="00D45F66" w:rsidRPr="00040850" w:rsidRDefault="00D45F66" w:rsidP="006B36D5">
            <w:pPr>
              <w:pStyle w:val="GOSTTablenorm"/>
            </w:pPr>
            <w:r w:rsidRPr="00040850">
              <w:t>-</w:t>
            </w:r>
          </w:p>
        </w:tc>
        <w:tc>
          <w:tcPr>
            <w:tcW w:w="249" w:type="pct"/>
          </w:tcPr>
          <w:p w14:paraId="74E580B9" w14:textId="7F0A1912" w:rsidR="00D45F66" w:rsidRPr="00040850" w:rsidRDefault="00D45F66" w:rsidP="006B36D5">
            <w:pPr>
              <w:pStyle w:val="GOSTTablenorm"/>
            </w:pPr>
            <w:r w:rsidRPr="00040850">
              <w:t>-</w:t>
            </w:r>
          </w:p>
        </w:tc>
      </w:tr>
      <w:tr w:rsidR="00D45F66" w:rsidRPr="005E26C1" w14:paraId="53F9CB4A" w14:textId="77777777" w:rsidTr="00D45F66">
        <w:tc>
          <w:tcPr>
            <w:tcW w:w="125" w:type="pct"/>
          </w:tcPr>
          <w:p w14:paraId="6449628F" w14:textId="77777777" w:rsidR="00D45F66" w:rsidRPr="008E560B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6E57041A" w14:textId="76FB274E" w:rsidR="00D45F66" w:rsidRPr="00304D46" w:rsidRDefault="00D45F66" w:rsidP="006B36D5">
            <w:pPr>
              <w:pStyle w:val="GOSTTablenorm"/>
            </w:pPr>
            <w:r w:rsidRPr="007E74C5">
              <w:t>Остаток ЛБО РБС за счет связанных иностранных кредитов</w:t>
            </w:r>
            <w:r>
              <w:t xml:space="preserve"> </w:t>
            </w:r>
            <w:r w:rsidRPr="000D2E5C">
              <w:t xml:space="preserve">на </w:t>
            </w:r>
            <w:r>
              <w:t>третий</w:t>
            </w:r>
            <w:r w:rsidRPr="000D2E5C">
              <w:t xml:space="preserve"> год планового периода</w:t>
            </w:r>
          </w:p>
        </w:tc>
        <w:tc>
          <w:tcPr>
            <w:tcW w:w="279" w:type="pct"/>
          </w:tcPr>
          <w:p w14:paraId="02388410" w14:textId="51DFFBE7" w:rsidR="00D45F66" w:rsidRPr="00D56931" w:rsidRDefault="00C303B1" w:rsidP="006B36D5">
            <w:pPr>
              <w:pStyle w:val="GOSTTablenorm"/>
              <w:rPr>
                <w:szCs w:val="22"/>
              </w:rPr>
            </w:pPr>
            <w:ins w:id="1291" w:author="Краснова Наталья EXP-332161" w:date="2026-03-19T17:52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34E9FD57" w14:textId="19FFB7BD" w:rsidR="00D45F66" w:rsidRDefault="00D45F66" w:rsidP="006B36D5">
            <w:pPr>
              <w:pStyle w:val="GOSTTablenorm"/>
              <w:rPr>
                <w:szCs w:val="22"/>
              </w:rPr>
            </w:pPr>
            <w:r w:rsidRPr="00D56931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AC38D5F" w14:textId="03036944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1B4558D3" w14:textId="0CF76AA9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4E6D6866" w14:textId="62F79C46" w:rsidR="00D45F66" w:rsidRDefault="00D45F66" w:rsidP="006B36D5">
            <w:pPr>
              <w:pStyle w:val="GOSTTablenorm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150</w:t>
            </w:r>
          </w:p>
        </w:tc>
        <w:tc>
          <w:tcPr>
            <w:tcW w:w="1107" w:type="pct"/>
          </w:tcPr>
          <w:p w14:paraId="6842EA14" w14:textId="1BFF0D3A" w:rsidR="00D45F66" w:rsidRDefault="00D45F66" w:rsidP="006B36D5">
            <w:pPr>
              <w:pStyle w:val="GOSTTablenorm"/>
            </w:pPr>
            <w:r w:rsidRPr="009C29B7">
              <w:rPr>
                <w:rFonts w:eastAsia="Calibri"/>
              </w:rPr>
              <w:t>Величи</w:t>
            </w:r>
            <w:r>
              <w:rPr>
                <w:rFonts w:eastAsia="Calibri"/>
              </w:rPr>
              <w:t xml:space="preserve">на разности ЛБО, доведенных до </w:t>
            </w:r>
            <w:r w:rsidRPr="009C29B7">
              <w:rPr>
                <w:rFonts w:eastAsia="Calibri"/>
              </w:rPr>
              <w:t xml:space="preserve">РБС и ЛБО, распределенных им по подведомственным УБП за счет связанных иностранных кредитов </w:t>
            </w:r>
            <w:r w:rsidRPr="000D2E5C">
              <w:t xml:space="preserve">на </w:t>
            </w:r>
            <w:r>
              <w:t>третий</w:t>
            </w:r>
            <w:r w:rsidRPr="000D2E5C">
              <w:t xml:space="preserve"> год планового периода</w:t>
            </w:r>
            <w:r>
              <w:t>.</w:t>
            </w:r>
          </w:p>
          <w:p w14:paraId="6A1AEC09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564AF169" w14:textId="42E3050C" w:rsidR="00D45F66" w:rsidRPr="009C29B7" w:rsidRDefault="00D45F66" w:rsidP="006B36D5">
            <w:pPr>
              <w:pStyle w:val="GOSTTablenorm"/>
              <w:rPr>
                <w:rFonts w:eastAsia="Calibri"/>
              </w:rPr>
            </w:pPr>
            <w:r w:rsidRPr="005E26C1">
              <w:rPr>
                <w:szCs w:val="22"/>
              </w:rPr>
              <w:t xml:space="preserve">Баланс (Остаток по Кт = Оборот по Кт минус Оборот по Дт) на конец </w:t>
            </w:r>
            <w:r>
              <w:rPr>
                <w:szCs w:val="22"/>
              </w:rPr>
              <w:t xml:space="preserve">отчетного периода по показателю </w:t>
            </w:r>
            <w:r>
              <w:t>ЛБО_РБС_СВЗ_4</w:t>
            </w:r>
          </w:p>
        </w:tc>
        <w:tc>
          <w:tcPr>
            <w:tcW w:w="254" w:type="pct"/>
          </w:tcPr>
          <w:p w14:paraId="141C399D" w14:textId="3044D7C8" w:rsidR="00D45F66" w:rsidRDefault="00D45F66" w:rsidP="006B36D5">
            <w:pPr>
              <w:pStyle w:val="GOSTTablenorm"/>
              <w:rPr>
                <w:szCs w:val="22"/>
              </w:rPr>
            </w:pPr>
            <w:r w:rsidRPr="00A007CA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4170B635" w14:textId="77777777" w:rsidR="00D45F66" w:rsidRDefault="00D45F66" w:rsidP="006B36D5">
            <w:pPr>
              <w:pStyle w:val="GOSTTablenorm"/>
            </w:pPr>
            <w:r>
              <w:t>+</w:t>
            </w:r>
          </w:p>
          <w:p w14:paraId="19DB082A" w14:textId="1C0AF409" w:rsidR="00D45F66" w:rsidRDefault="00D45F66" w:rsidP="006B36D5">
            <w:pPr>
              <w:pStyle w:val="GOSTTablenorm"/>
            </w:pPr>
            <w:r>
              <w:t>РБС</w:t>
            </w:r>
          </w:p>
        </w:tc>
        <w:tc>
          <w:tcPr>
            <w:tcW w:w="256" w:type="pct"/>
          </w:tcPr>
          <w:p w14:paraId="02D4FBB8" w14:textId="6B40BC82" w:rsidR="00D45F66" w:rsidRPr="00ED23E7" w:rsidRDefault="00D45F66" w:rsidP="006B36D5">
            <w:pPr>
              <w:pStyle w:val="GOSTTablenorm"/>
            </w:pPr>
            <w:r w:rsidRPr="00ED23E7">
              <w:t>-</w:t>
            </w:r>
          </w:p>
        </w:tc>
        <w:tc>
          <w:tcPr>
            <w:tcW w:w="213" w:type="pct"/>
          </w:tcPr>
          <w:p w14:paraId="3FC967C2" w14:textId="2D8CACC1" w:rsidR="00D45F66" w:rsidRPr="00040850" w:rsidRDefault="00D45F66" w:rsidP="006B36D5">
            <w:pPr>
              <w:pStyle w:val="GOSTTablenorm"/>
            </w:pPr>
            <w:r w:rsidRPr="00040850">
              <w:t>-</w:t>
            </w:r>
          </w:p>
        </w:tc>
        <w:tc>
          <w:tcPr>
            <w:tcW w:w="213" w:type="pct"/>
          </w:tcPr>
          <w:p w14:paraId="2C9E53DF" w14:textId="08CC46C0" w:rsidR="00D45F66" w:rsidRPr="00040850" w:rsidRDefault="00D45F66" w:rsidP="006B36D5">
            <w:pPr>
              <w:pStyle w:val="GOSTTablenorm"/>
            </w:pPr>
            <w:r w:rsidRPr="00040850">
              <w:t>-</w:t>
            </w:r>
          </w:p>
        </w:tc>
        <w:tc>
          <w:tcPr>
            <w:tcW w:w="213" w:type="pct"/>
          </w:tcPr>
          <w:p w14:paraId="51046D0D" w14:textId="1FC2F70A" w:rsidR="00D45F66" w:rsidRPr="00040850" w:rsidRDefault="00D45F66" w:rsidP="006B36D5">
            <w:pPr>
              <w:pStyle w:val="GOSTTablenorm"/>
            </w:pPr>
            <w:r w:rsidRPr="00040850">
              <w:t>-</w:t>
            </w:r>
          </w:p>
        </w:tc>
        <w:tc>
          <w:tcPr>
            <w:tcW w:w="249" w:type="pct"/>
          </w:tcPr>
          <w:p w14:paraId="31D859CD" w14:textId="158BF275" w:rsidR="00D45F66" w:rsidRPr="00040850" w:rsidRDefault="00D45F66" w:rsidP="006B36D5">
            <w:pPr>
              <w:pStyle w:val="GOSTTablenorm"/>
            </w:pPr>
            <w:r w:rsidRPr="00040850">
              <w:t>-</w:t>
            </w:r>
          </w:p>
        </w:tc>
      </w:tr>
      <w:tr w:rsidR="00D45F66" w:rsidRPr="005E26C1" w14:paraId="01B83E83" w14:textId="77777777" w:rsidTr="00D45F66">
        <w:tc>
          <w:tcPr>
            <w:tcW w:w="125" w:type="pct"/>
          </w:tcPr>
          <w:p w14:paraId="4365FB71" w14:textId="77777777" w:rsidR="00D45F66" w:rsidRPr="008E560B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3A6BE7EE" w14:textId="1C1FC4EA" w:rsidR="00D45F66" w:rsidRPr="007E74C5" w:rsidRDefault="00D45F66" w:rsidP="006B36D5">
            <w:pPr>
              <w:pStyle w:val="GOSTTablenorm"/>
            </w:pPr>
            <w:r w:rsidRPr="00EB0E86">
              <w:t>Неиспользованный остаток ЛБО ПБС за счет связанных иностранных кредитов</w:t>
            </w:r>
            <w:r>
              <w:t xml:space="preserve"> </w:t>
            </w:r>
            <w:r w:rsidRPr="00EB0E86">
              <w:t>на текущий финансовый год</w:t>
            </w:r>
          </w:p>
        </w:tc>
        <w:tc>
          <w:tcPr>
            <w:tcW w:w="279" w:type="pct"/>
          </w:tcPr>
          <w:p w14:paraId="205FEA18" w14:textId="48978832" w:rsidR="00D45F66" w:rsidRPr="00D56931" w:rsidRDefault="00C303B1" w:rsidP="006B36D5">
            <w:pPr>
              <w:pStyle w:val="GOSTTablenorm"/>
              <w:rPr>
                <w:szCs w:val="22"/>
              </w:rPr>
            </w:pPr>
            <w:ins w:id="1292" w:author="Краснова Наталья EXP-332161" w:date="2026-03-19T17:52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5A397445" w14:textId="4D2F0858" w:rsidR="00D45F66" w:rsidRDefault="00D45F66" w:rsidP="006B36D5">
            <w:pPr>
              <w:pStyle w:val="GOSTTablenorm"/>
              <w:rPr>
                <w:szCs w:val="22"/>
              </w:rPr>
            </w:pPr>
            <w:r w:rsidRPr="00D56931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7497867" w14:textId="0FA8CFD2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58AD730C" w14:textId="0B131CED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1123682E" w14:textId="11434373" w:rsidR="00D45F66" w:rsidRPr="004A5D25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197</w:t>
            </w:r>
          </w:p>
        </w:tc>
        <w:tc>
          <w:tcPr>
            <w:tcW w:w="1107" w:type="pct"/>
          </w:tcPr>
          <w:p w14:paraId="7690F010" w14:textId="22169DF5" w:rsidR="00D45F66" w:rsidRDefault="00D45F66" w:rsidP="006B36D5">
            <w:pPr>
              <w:pStyle w:val="GOSTTablenorm"/>
            </w:pPr>
            <w:r w:rsidRPr="009C29B7">
              <w:rPr>
                <w:rFonts w:eastAsia="Calibri"/>
              </w:rPr>
              <w:t>Величи</w:t>
            </w:r>
            <w:r>
              <w:rPr>
                <w:rFonts w:eastAsia="Calibri"/>
              </w:rPr>
              <w:t xml:space="preserve">на разности ЛБО </w:t>
            </w:r>
            <w:r w:rsidRPr="00EB0E86">
              <w:rPr>
                <w:rFonts w:eastAsia="Calibri"/>
              </w:rPr>
              <w:t>за счет связанных иностранных кредитов, доведенных до ПБС, и поставленных на учет БО</w:t>
            </w:r>
            <w:r w:rsidRPr="009C29B7">
              <w:rPr>
                <w:rFonts w:eastAsia="Calibri"/>
              </w:rPr>
              <w:t xml:space="preserve"> </w:t>
            </w:r>
            <w:r w:rsidRPr="009C29B7">
              <w:t>на текущий финансовый год</w:t>
            </w:r>
            <w:r>
              <w:t>.</w:t>
            </w:r>
          </w:p>
          <w:p w14:paraId="315684EF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166077DE" w14:textId="17FAB9C4" w:rsidR="00D45F66" w:rsidRPr="009C29B7" w:rsidRDefault="00D45F66" w:rsidP="006B36D5">
            <w:pPr>
              <w:pStyle w:val="GOSTTablenorm"/>
              <w:rPr>
                <w:rFonts w:eastAsia="Calibri"/>
              </w:rPr>
            </w:pPr>
            <w:r w:rsidRPr="005E26C1">
              <w:rPr>
                <w:szCs w:val="22"/>
              </w:rPr>
              <w:lastRenderedPageBreak/>
              <w:t xml:space="preserve">Баланс (Остаток по Кт = Оборот по Кт минус Оборот по Дт) на конец </w:t>
            </w:r>
            <w:r>
              <w:rPr>
                <w:szCs w:val="22"/>
              </w:rPr>
              <w:t xml:space="preserve">отчетного периода по показателю </w:t>
            </w:r>
            <w:r>
              <w:t>ЛБО_ПБС_СВЗ_1</w:t>
            </w:r>
          </w:p>
        </w:tc>
        <w:tc>
          <w:tcPr>
            <w:tcW w:w="254" w:type="pct"/>
          </w:tcPr>
          <w:p w14:paraId="0DE33A3F" w14:textId="5D69864B" w:rsidR="00D45F66" w:rsidRPr="00A007CA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613E3802" w14:textId="64C47CB2" w:rsidR="00D45F66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2AF79C9D" w14:textId="4C7ECE27" w:rsidR="00D45F66" w:rsidRPr="00ED23E7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783FFE7C" w14:textId="2BC2F453" w:rsidR="00D45F66" w:rsidRPr="00040850" w:rsidRDefault="00D45F66" w:rsidP="006B36D5">
            <w:pPr>
              <w:pStyle w:val="GOSTTablenorm"/>
            </w:pPr>
            <w:r>
              <w:t>+</w:t>
            </w:r>
          </w:p>
        </w:tc>
        <w:tc>
          <w:tcPr>
            <w:tcW w:w="213" w:type="pct"/>
          </w:tcPr>
          <w:p w14:paraId="4A12D7E1" w14:textId="64AADCC7" w:rsidR="00D45F66" w:rsidRPr="00040850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4FF09DE4" w14:textId="0DD675C7" w:rsidR="00D45F66" w:rsidRPr="00040850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5CE614C9" w14:textId="248C4B08" w:rsidR="00D45F66" w:rsidRPr="00040850" w:rsidRDefault="00D45F66" w:rsidP="006B36D5">
            <w:pPr>
              <w:pStyle w:val="GOSTTablenorm"/>
            </w:pPr>
            <w:r>
              <w:t>-</w:t>
            </w:r>
          </w:p>
        </w:tc>
      </w:tr>
      <w:tr w:rsidR="00D45F66" w:rsidRPr="005E26C1" w14:paraId="36F6FCEC" w14:textId="77777777" w:rsidTr="00D45F66">
        <w:tc>
          <w:tcPr>
            <w:tcW w:w="125" w:type="pct"/>
          </w:tcPr>
          <w:p w14:paraId="28D1DA74" w14:textId="77777777" w:rsidR="00D45F66" w:rsidRPr="008E560B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15B66717" w14:textId="09D1F5F1" w:rsidR="00D45F66" w:rsidRPr="007E74C5" w:rsidRDefault="00D45F66" w:rsidP="006B36D5">
            <w:pPr>
              <w:pStyle w:val="GOSTTablenorm"/>
            </w:pPr>
            <w:r w:rsidRPr="00EB0E86">
              <w:t>Неиспользованный остаток ЛБО ПБС за счет связанных иностранных кредитов</w:t>
            </w:r>
            <w:r>
              <w:t xml:space="preserve"> </w:t>
            </w:r>
            <w:r w:rsidRPr="00EB0E86">
              <w:t>на первый год планового периода</w:t>
            </w:r>
          </w:p>
        </w:tc>
        <w:tc>
          <w:tcPr>
            <w:tcW w:w="279" w:type="pct"/>
          </w:tcPr>
          <w:p w14:paraId="303E18F6" w14:textId="0FAF0224" w:rsidR="00D45F66" w:rsidRPr="00D56931" w:rsidRDefault="00C303B1" w:rsidP="006B36D5">
            <w:pPr>
              <w:pStyle w:val="GOSTTablenorm"/>
              <w:rPr>
                <w:szCs w:val="22"/>
              </w:rPr>
            </w:pPr>
            <w:ins w:id="1293" w:author="Краснова Наталья EXP-332161" w:date="2026-03-19T17:52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31035F63" w14:textId="1AA46832" w:rsidR="00D45F66" w:rsidRDefault="00D45F66" w:rsidP="006B36D5">
            <w:pPr>
              <w:pStyle w:val="GOSTTablenorm"/>
              <w:rPr>
                <w:szCs w:val="22"/>
              </w:rPr>
            </w:pPr>
            <w:r w:rsidRPr="00D56931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71B3FE6" w14:textId="692E51C2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119D93C2" w14:textId="589CEC1F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653A2801" w14:textId="7C30A2E2" w:rsidR="00D45F66" w:rsidRPr="004A5D25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198</w:t>
            </w:r>
          </w:p>
        </w:tc>
        <w:tc>
          <w:tcPr>
            <w:tcW w:w="1107" w:type="pct"/>
          </w:tcPr>
          <w:p w14:paraId="56569FC2" w14:textId="58B67547" w:rsidR="00D45F66" w:rsidRDefault="00D45F66" w:rsidP="006B36D5">
            <w:pPr>
              <w:pStyle w:val="GOSTTablenorm"/>
            </w:pPr>
            <w:r w:rsidRPr="009C29B7">
              <w:rPr>
                <w:rFonts w:eastAsia="Calibri"/>
              </w:rPr>
              <w:t>Величи</w:t>
            </w:r>
            <w:r>
              <w:rPr>
                <w:rFonts w:eastAsia="Calibri"/>
              </w:rPr>
              <w:t xml:space="preserve">на разности ЛБО </w:t>
            </w:r>
            <w:r w:rsidRPr="00EB0E86">
              <w:rPr>
                <w:rFonts w:eastAsia="Calibri"/>
              </w:rPr>
              <w:t>за счет связанных иностранных кредитов, доведенных до ПБС, и поставленных на учет БО</w:t>
            </w:r>
            <w:r w:rsidRPr="009C29B7">
              <w:rPr>
                <w:rFonts w:eastAsia="Calibri"/>
              </w:rPr>
              <w:t xml:space="preserve"> </w:t>
            </w:r>
            <w:r w:rsidRPr="00EB0E86">
              <w:t>на первый год планового периода</w:t>
            </w:r>
            <w:r>
              <w:t>.</w:t>
            </w:r>
          </w:p>
          <w:p w14:paraId="543BC113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031DA6DA" w14:textId="0931E6BB" w:rsidR="00D45F66" w:rsidRPr="009C29B7" w:rsidRDefault="00D45F66" w:rsidP="006B36D5">
            <w:pPr>
              <w:pStyle w:val="GOSTTablenorm"/>
              <w:rPr>
                <w:rFonts w:eastAsia="Calibri"/>
              </w:rPr>
            </w:pPr>
            <w:r w:rsidRPr="005E26C1">
              <w:rPr>
                <w:szCs w:val="22"/>
              </w:rPr>
              <w:t xml:space="preserve">Баланс (Остаток по Кт = Оборот по Кт минус Оборот по Дт) на конец </w:t>
            </w:r>
            <w:r>
              <w:rPr>
                <w:szCs w:val="22"/>
              </w:rPr>
              <w:t xml:space="preserve">отчетного периода по показателю </w:t>
            </w:r>
            <w:r>
              <w:t>ЛБО_ПБС_СВЗ_2</w:t>
            </w:r>
          </w:p>
        </w:tc>
        <w:tc>
          <w:tcPr>
            <w:tcW w:w="254" w:type="pct"/>
          </w:tcPr>
          <w:p w14:paraId="2396AFAC" w14:textId="2C8C7328" w:rsidR="00D45F66" w:rsidRPr="00A007CA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66DE0EFC" w14:textId="232AA092" w:rsidR="00D45F66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6FF1BE8C" w14:textId="355ECF1E" w:rsidR="00D45F66" w:rsidRPr="00ED23E7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827FB5E" w14:textId="113C6FB8" w:rsidR="00D45F66" w:rsidRPr="00040850" w:rsidRDefault="00D45F66" w:rsidP="006B36D5">
            <w:pPr>
              <w:pStyle w:val="GOSTTablenorm"/>
            </w:pPr>
            <w:r>
              <w:t>+</w:t>
            </w:r>
          </w:p>
        </w:tc>
        <w:tc>
          <w:tcPr>
            <w:tcW w:w="213" w:type="pct"/>
          </w:tcPr>
          <w:p w14:paraId="20E31E64" w14:textId="569693B3" w:rsidR="00D45F66" w:rsidRPr="00040850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4411A29E" w14:textId="69AD1A28" w:rsidR="00D45F66" w:rsidRPr="00040850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73985B64" w14:textId="30D17275" w:rsidR="00D45F66" w:rsidRPr="00040850" w:rsidRDefault="00D45F66" w:rsidP="006B36D5">
            <w:pPr>
              <w:pStyle w:val="GOSTTablenorm"/>
            </w:pPr>
            <w:r>
              <w:t>-</w:t>
            </w:r>
          </w:p>
        </w:tc>
      </w:tr>
      <w:tr w:rsidR="00D45F66" w:rsidRPr="005E26C1" w14:paraId="1E1E8EEB" w14:textId="77777777" w:rsidTr="00D45F66">
        <w:tc>
          <w:tcPr>
            <w:tcW w:w="125" w:type="pct"/>
          </w:tcPr>
          <w:p w14:paraId="6041DAFF" w14:textId="77777777" w:rsidR="00D45F66" w:rsidRPr="008E560B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597B59B4" w14:textId="4AE3871A" w:rsidR="00D45F66" w:rsidRPr="007E74C5" w:rsidRDefault="00D45F66" w:rsidP="006B36D5">
            <w:pPr>
              <w:pStyle w:val="GOSTTablenorm"/>
            </w:pPr>
            <w:r w:rsidRPr="00EB0E86">
              <w:t>Неиспользованный остаток ЛБО ПБС за счет связанных иностранных кредитов</w:t>
            </w:r>
            <w:r>
              <w:t xml:space="preserve"> </w:t>
            </w:r>
            <w:r w:rsidRPr="00EB0E86">
              <w:t xml:space="preserve">на </w:t>
            </w:r>
            <w:r>
              <w:t>второй</w:t>
            </w:r>
            <w:r w:rsidRPr="00EB0E86">
              <w:t xml:space="preserve"> </w:t>
            </w:r>
            <w:r w:rsidRPr="00EB0E86">
              <w:lastRenderedPageBreak/>
              <w:t>год планового периода</w:t>
            </w:r>
          </w:p>
        </w:tc>
        <w:tc>
          <w:tcPr>
            <w:tcW w:w="279" w:type="pct"/>
          </w:tcPr>
          <w:p w14:paraId="7C2088EF" w14:textId="74DA8A56" w:rsidR="00D45F66" w:rsidRPr="00D56931" w:rsidRDefault="00C303B1" w:rsidP="006B36D5">
            <w:pPr>
              <w:pStyle w:val="GOSTTablenorm"/>
              <w:rPr>
                <w:szCs w:val="22"/>
              </w:rPr>
            </w:pPr>
            <w:ins w:id="1294" w:author="Краснова Наталья EXP-332161" w:date="2026-03-19T17:52:00Z">
              <w:r>
                <w:rPr>
                  <w:szCs w:val="22"/>
                </w:rPr>
                <w:lastRenderedPageBreak/>
                <w:t>БПС</w:t>
              </w:r>
            </w:ins>
          </w:p>
        </w:tc>
        <w:tc>
          <w:tcPr>
            <w:tcW w:w="279" w:type="pct"/>
          </w:tcPr>
          <w:p w14:paraId="671CFB9D" w14:textId="59506431" w:rsidR="00D45F66" w:rsidRDefault="00D45F66" w:rsidP="006B36D5">
            <w:pPr>
              <w:pStyle w:val="GOSTTablenorm"/>
              <w:rPr>
                <w:szCs w:val="22"/>
              </w:rPr>
            </w:pPr>
            <w:r w:rsidRPr="00D56931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0D89F4A" w14:textId="696F1F9F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6C2D2BE6" w14:textId="0B6F1DD8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1BFA0AC5" w14:textId="388CF9BF" w:rsidR="00D45F66" w:rsidRPr="004A5D25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199</w:t>
            </w:r>
          </w:p>
        </w:tc>
        <w:tc>
          <w:tcPr>
            <w:tcW w:w="1107" w:type="pct"/>
          </w:tcPr>
          <w:p w14:paraId="6B78CA70" w14:textId="6ABE0440" w:rsidR="00D45F66" w:rsidRDefault="00D45F66" w:rsidP="006B36D5">
            <w:pPr>
              <w:pStyle w:val="GOSTTablenorm"/>
            </w:pPr>
            <w:r w:rsidRPr="009C29B7">
              <w:rPr>
                <w:rFonts w:eastAsia="Calibri"/>
              </w:rPr>
              <w:t>Величи</w:t>
            </w:r>
            <w:r>
              <w:rPr>
                <w:rFonts w:eastAsia="Calibri"/>
              </w:rPr>
              <w:t xml:space="preserve">на разности ЛБО </w:t>
            </w:r>
            <w:r w:rsidRPr="00EB0E86">
              <w:rPr>
                <w:rFonts w:eastAsia="Calibri"/>
              </w:rPr>
              <w:t>за счет связанных иностранных кредитов, доведенных до ПБС, и поставленных на учет БО</w:t>
            </w:r>
            <w:r w:rsidRPr="009C29B7">
              <w:rPr>
                <w:rFonts w:eastAsia="Calibri"/>
              </w:rPr>
              <w:t xml:space="preserve"> </w:t>
            </w:r>
            <w:r w:rsidRPr="00EB0E86">
              <w:t xml:space="preserve">на </w:t>
            </w:r>
            <w:r>
              <w:t>второй</w:t>
            </w:r>
            <w:r w:rsidRPr="00EB0E86">
              <w:t xml:space="preserve"> год планового периода</w:t>
            </w:r>
            <w:r>
              <w:t>.</w:t>
            </w:r>
          </w:p>
          <w:p w14:paraId="13FB2007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lastRenderedPageBreak/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627BF6EA" w14:textId="4D14D3F1" w:rsidR="00D45F66" w:rsidRPr="009C29B7" w:rsidRDefault="00D45F66" w:rsidP="006B36D5">
            <w:pPr>
              <w:pStyle w:val="GOSTTablenorm"/>
              <w:rPr>
                <w:rFonts w:eastAsia="Calibri"/>
              </w:rPr>
            </w:pPr>
            <w:r w:rsidRPr="005E26C1">
              <w:rPr>
                <w:szCs w:val="22"/>
              </w:rPr>
              <w:t xml:space="preserve">Баланс (Остаток по Кт = Оборот по Кт минус Оборот по Дт) на конец </w:t>
            </w:r>
            <w:r>
              <w:rPr>
                <w:szCs w:val="22"/>
              </w:rPr>
              <w:t xml:space="preserve">отчетного периода по показателю </w:t>
            </w:r>
            <w:r>
              <w:t>ЛБО_ПБС_СВЗ_3</w:t>
            </w:r>
          </w:p>
        </w:tc>
        <w:tc>
          <w:tcPr>
            <w:tcW w:w="254" w:type="pct"/>
          </w:tcPr>
          <w:p w14:paraId="48BC568F" w14:textId="6E20CAFE" w:rsidR="00D45F66" w:rsidRPr="00A007CA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7C5186D5" w14:textId="7B185FF7" w:rsidR="00D45F66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5EAEA63E" w14:textId="712683EF" w:rsidR="00D45F66" w:rsidRPr="00ED23E7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6D2C84F1" w14:textId="6DA055BE" w:rsidR="00D45F66" w:rsidRPr="00040850" w:rsidRDefault="00D45F66" w:rsidP="006B36D5">
            <w:pPr>
              <w:pStyle w:val="GOSTTablenorm"/>
            </w:pPr>
            <w:r>
              <w:t>+</w:t>
            </w:r>
          </w:p>
        </w:tc>
        <w:tc>
          <w:tcPr>
            <w:tcW w:w="213" w:type="pct"/>
          </w:tcPr>
          <w:p w14:paraId="5FF50B62" w14:textId="3B0645D9" w:rsidR="00D45F66" w:rsidRPr="00040850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56C295ED" w14:textId="7AB257FE" w:rsidR="00D45F66" w:rsidRPr="00040850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01FE9173" w14:textId="26E69406" w:rsidR="00D45F66" w:rsidRPr="00040850" w:rsidRDefault="00D45F66" w:rsidP="006B36D5">
            <w:pPr>
              <w:pStyle w:val="GOSTTablenorm"/>
            </w:pPr>
            <w:r>
              <w:t>-</w:t>
            </w:r>
          </w:p>
        </w:tc>
      </w:tr>
      <w:tr w:rsidR="00D45F66" w:rsidRPr="005E26C1" w14:paraId="06323D2D" w14:textId="77777777" w:rsidTr="00D45F66">
        <w:tc>
          <w:tcPr>
            <w:tcW w:w="125" w:type="pct"/>
          </w:tcPr>
          <w:p w14:paraId="0DF73B51" w14:textId="77777777" w:rsidR="00D45F66" w:rsidRPr="008E560B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60AB5423" w14:textId="15C2DC32" w:rsidR="00D45F66" w:rsidRPr="007E74C5" w:rsidRDefault="00D45F66" w:rsidP="006B36D5">
            <w:pPr>
              <w:pStyle w:val="GOSTTablenorm"/>
            </w:pPr>
            <w:r w:rsidRPr="00EB0E86">
              <w:t>Неиспользованный остаток ЛБО ПБС за счет связанных иностранных кредитов</w:t>
            </w:r>
            <w:r>
              <w:t xml:space="preserve"> </w:t>
            </w:r>
            <w:r w:rsidRPr="00EB0E86">
              <w:t xml:space="preserve">на </w:t>
            </w:r>
            <w:r>
              <w:t>третий</w:t>
            </w:r>
            <w:r w:rsidRPr="00EB0E86">
              <w:t xml:space="preserve"> год планового периода</w:t>
            </w:r>
          </w:p>
        </w:tc>
        <w:tc>
          <w:tcPr>
            <w:tcW w:w="279" w:type="pct"/>
          </w:tcPr>
          <w:p w14:paraId="2B7DC1FB" w14:textId="6D129D18" w:rsidR="00D45F66" w:rsidRPr="00D56931" w:rsidRDefault="00C303B1" w:rsidP="006B36D5">
            <w:pPr>
              <w:pStyle w:val="GOSTTablenorm"/>
              <w:rPr>
                <w:szCs w:val="22"/>
              </w:rPr>
            </w:pPr>
            <w:ins w:id="1295" w:author="Краснова Наталья EXP-332161" w:date="2026-03-19T17:52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0083F5B8" w14:textId="07323090" w:rsidR="00D45F66" w:rsidRDefault="00D45F66" w:rsidP="006B36D5">
            <w:pPr>
              <w:pStyle w:val="GOSTTablenorm"/>
              <w:rPr>
                <w:szCs w:val="22"/>
              </w:rPr>
            </w:pPr>
            <w:r w:rsidRPr="00D56931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ACCDC89" w14:textId="5DEDA29B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27C7A805" w14:textId="5163C016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31859179" w14:textId="0FD3E2FF" w:rsidR="00D45F66" w:rsidRPr="004A5D25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200</w:t>
            </w:r>
          </w:p>
        </w:tc>
        <w:tc>
          <w:tcPr>
            <w:tcW w:w="1107" w:type="pct"/>
          </w:tcPr>
          <w:p w14:paraId="67263484" w14:textId="16B5F4D4" w:rsidR="00D45F66" w:rsidRDefault="00D45F66" w:rsidP="006B36D5">
            <w:pPr>
              <w:pStyle w:val="GOSTTablenorm"/>
            </w:pPr>
            <w:r w:rsidRPr="009C29B7">
              <w:rPr>
                <w:rFonts w:eastAsia="Calibri"/>
              </w:rPr>
              <w:t>Величи</w:t>
            </w:r>
            <w:r>
              <w:rPr>
                <w:rFonts w:eastAsia="Calibri"/>
              </w:rPr>
              <w:t xml:space="preserve">на разности ЛБО </w:t>
            </w:r>
            <w:r w:rsidRPr="00EB0E86">
              <w:rPr>
                <w:rFonts w:eastAsia="Calibri"/>
              </w:rPr>
              <w:t>за счет связанных иностранных кредитов, доведенных до ПБС, и поставленных на учет БО</w:t>
            </w:r>
            <w:r w:rsidRPr="009C29B7">
              <w:rPr>
                <w:rFonts w:eastAsia="Calibri"/>
              </w:rPr>
              <w:t xml:space="preserve"> </w:t>
            </w:r>
            <w:r w:rsidRPr="00EB0E86">
              <w:t xml:space="preserve">на </w:t>
            </w:r>
            <w:r>
              <w:t>третий</w:t>
            </w:r>
            <w:r w:rsidRPr="00EB0E86">
              <w:t xml:space="preserve"> год планового периода</w:t>
            </w:r>
            <w:r>
              <w:t>.</w:t>
            </w:r>
          </w:p>
          <w:p w14:paraId="3FB99FDE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6C2A97A3" w14:textId="390AEE49" w:rsidR="00D45F66" w:rsidRPr="009C29B7" w:rsidRDefault="00D45F66" w:rsidP="006B36D5">
            <w:pPr>
              <w:pStyle w:val="GOSTTablenorm"/>
              <w:rPr>
                <w:rFonts w:eastAsia="Calibri"/>
              </w:rPr>
            </w:pPr>
            <w:r w:rsidRPr="005E26C1">
              <w:rPr>
                <w:szCs w:val="22"/>
              </w:rPr>
              <w:t xml:space="preserve">Баланс (Остаток по Кт = Оборот по Кт минус Оборот по Дт) на конец </w:t>
            </w:r>
            <w:r>
              <w:rPr>
                <w:szCs w:val="22"/>
              </w:rPr>
              <w:t xml:space="preserve">отчетного периода по показателю </w:t>
            </w:r>
            <w:r>
              <w:t>ЛБО_ПБС_СВЗ_4</w:t>
            </w:r>
          </w:p>
        </w:tc>
        <w:tc>
          <w:tcPr>
            <w:tcW w:w="254" w:type="pct"/>
          </w:tcPr>
          <w:p w14:paraId="39082966" w14:textId="76C9819E" w:rsidR="00D45F66" w:rsidRPr="00A007CA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0928F82A" w14:textId="2B7E89A1" w:rsidR="00D45F66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03C50907" w14:textId="3072A973" w:rsidR="00D45F66" w:rsidRPr="00ED23E7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38F7F3A3" w14:textId="39DB70F4" w:rsidR="00D45F66" w:rsidRPr="00040850" w:rsidRDefault="00D45F66" w:rsidP="006B36D5">
            <w:pPr>
              <w:pStyle w:val="GOSTTablenorm"/>
            </w:pPr>
            <w:r>
              <w:t>+</w:t>
            </w:r>
          </w:p>
        </w:tc>
        <w:tc>
          <w:tcPr>
            <w:tcW w:w="213" w:type="pct"/>
          </w:tcPr>
          <w:p w14:paraId="1B4A807F" w14:textId="328901C1" w:rsidR="00D45F66" w:rsidRPr="00040850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1430382B" w14:textId="4D151D08" w:rsidR="00D45F66" w:rsidRPr="00040850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18E78DA9" w14:textId="3E07A688" w:rsidR="00D45F66" w:rsidRPr="00040850" w:rsidRDefault="00D45F66" w:rsidP="006B36D5">
            <w:pPr>
              <w:pStyle w:val="GOSTTablenorm"/>
            </w:pPr>
            <w:r>
              <w:t>-</w:t>
            </w:r>
          </w:p>
        </w:tc>
      </w:tr>
      <w:tr w:rsidR="00D45F66" w:rsidRPr="005E26C1" w14:paraId="7E0A69FC" w14:textId="77777777" w:rsidTr="00D45F66">
        <w:tc>
          <w:tcPr>
            <w:tcW w:w="125" w:type="pct"/>
          </w:tcPr>
          <w:p w14:paraId="7BB86763" w14:textId="77777777" w:rsidR="00D45F66" w:rsidRPr="008E560B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6C6339BF" w14:textId="7EA106AB" w:rsidR="00D45F66" w:rsidRPr="007E74C5" w:rsidRDefault="00D45F66" w:rsidP="006B36D5">
            <w:pPr>
              <w:pStyle w:val="GOSTTablenorm"/>
            </w:pPr>
            <w:r w:rsidRPr="007E74C5">
              <w:t>Остаток ЛБО РБС в иностранной валюте</w:t>
            </w:r>
            <w:r>
              <w:t xml:space="preserve"> </w:t>
            </w:r>
            <w:r w:rsidRPr="009C29B7">
              <w:t xml:space="preserve">на текущий </w:t>
            </w:r>
            <w:r w:rsidRPr="009C29B7">
              <w:lastRenderedPageBreak/>
              <w:t>финансовый год</w:t>
            </w:r>
            <w:r w:rsidRPr="007E74C5">
              <w:t xml:space="preserve"> (в рублевом эквиваленте)</w:t>
            </w:r>
          </w:p>
        </w:tc>
        <w:tc>
          <w:tcPr>
            <w:tcW w:w="279" w:type="pct"/>
          </w:tcPr>
          <w:p w14:paraId="73583D9A" w14:textId="179404A0" w:rsidR="00D45F66" w:rsidRPr="00D56931" w:rsidRDefault="00C303B1" w:rsidP="006B36D5">
            <w:pPr>
              <w:pStyle w:val="GOSTTablenorm"/>
              <w:rPr>
                <w:szCs w:val="22"/>
              </w:rPr>
            </w:pPr>
            <w:ins w:id="1296" w:author="Краснова Наталья EXP-332161" w:date="2026-03-19T17:52:00Z">
              <w:r>
                <w:rPr>
                  <w:szCs w:val="22"/>
                </w:rPr>
                <w:lastRenderedPageBreak/>
                <w:t>БПС</w:t>
              </w:r>
            </w:ins>
          </w:p>
        </w:tc>
        <w:tc>
          <w:tcPr>
            <w:tcW w:w="279" w:type="pct"/>
          </w:tcPr>
          <w:p w14:paraId="125E5DAC" w14:textId="12878078" w:rsidR="00D45F66" w:rsidRDefault="00D45F66" w:rsidP="006B36D5">
            <w:pPr>
              <w:pStyle w:val="GOSTTablenorm"/>
              <w:rPr>
                <w:szCs w:val="22"/>
              </w:rPr>
            </w:pPr>
            <w:r w:rsidRPr="00D56931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F32F7D2" w14:textId="61764C6A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35AB4D19" w14:textId="20357E17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07B9838A" w14:textId="77D34DC7" w:rsidR="00D45F66" w:rsidRPr="00C2277D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151</w:t>
            </w:r>
          </w:p>
        </w:tc>
        <w:tc>
          <w:tcPr>
            <w:tcW w:w="1107" w:type="pct"/>
          </w:tcPr>
          <w:p w14:paraId="690D4FDF" w14:textId="77777777" w:rsidR="00D45F66" w:rsidRDefault="00D45F66" w:rsidP="006B36D5">
            <w:pPr>
              <w:pStyle w:val="GOSTTablenorm"/>
            </w:pPr>
            <w:r w:rsidRPr="007E74C5">
              <w:rPr>
                <w:rFonts w:eastAsia="Calibri"/>
              </w:rPr>
              <w:t xml:space="preserve">Величина разности ЛБО </w:t>
            </w:r>
            <w:r w:rsidRPr="007E74C5">
              <w:t>в иностранной валюте (в рублевом эквиваленте)</w:t>
            </w:r>
            <w:r w:rsidRPr="007E74C5">
              <w:rPr>
                <w:rFonts w:eastAsia="Calibri"/>
              </w:rPr>
              <w:t xml:space="preserve">, доведенных до РБС, и ЛБО, </w:t>
            </w:r>
            <w:r w:rsidRPr="007E74C5">
              <w:rPr>
                <w:rFonts w:eastAsia="Calibri"/>
              </w:rPr>
              <w:lastRenderedPageBreak/>
              <w:t xml:space="preserve">распределенных им по подведомственным УБП </w:t>
            </w:r>
            <w:r w:rsidRPr="007E74C5">
              <w:t>на текущий финансовый год</w:t>
            </w:r>
            <w:r>
              <w:t>.</w:t>
            </w:r>
          </w:p>
          <w:p w14:paraId="382B3933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72F7F53C" w14:textId="7C3624B7" w:rsidR="00D45F66" w:rsidRPr="009C29B7" w:rsidRDefault="00D45F66" w:rsidP="006B36D5">
            <w:pPr>
              <w:pStyle w:val="GOSTTablenorm"/>
              <w:rPr>
                <w:rFonts w:eastAsia="Calibri"/>
              </w:rPr>
            </w:pPr>
            <w:r w:rsidRPr="005E26C1">
              <w:rPr>
                <w:szCs w:val="22"/>
              </w:rPr>
              <w:t xml:space="preserve">Баланс (Остаток по Кт = Оборот по Кт минус Оборот по Дт) на конец </w:t>
            </w:r>
            <w:r>
              <w:rPr>
                <w:szCs w:val="22"/>
              </w:rPr>
              <w:t xml:space="preserve">отчетного периода по показателю </w:t>
            </w:r>
            <w:r>
              <w:t>ЛБО_РБС_ВАЛ_1</w:t>
            </w:r>
          </w:p>
        </w:tc>
        <w:tc>
          <w:tcPr>
            <w:tcW w:w="254" w:type="pct"/>
          </w:tcPr>
          <w:p w14:paraId="2D87F02A" w14:textId="6DC0288D" w:rsidR="00D45F66" w:rsidRPr="00A007CA" w:rsidRDefault="00D45F66" w:rsidP="006B36D5">
            <w:pPr>
              <w:pStyle w:val="GOSTTablenorm"/>
              <w:rPr>
                <w:szCs w:val="22"/>
              </w:rPr>
            </w:pPr>
            <w:r w:rsidRPr="00A007CA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7FE09557" w14:textId="77777777" w:rsidR="00D45F66" w:rsidRDefault="00D45F66" w:rsidP="006B36D5">
            <w:pPr>
              <w:pStyle w:val="GOSTTablenorm"/>
            </w:pPr>
            <w:r>
              <w:t>+</w:t>
            </w:r>
          </w:p>
          <w:p w14:paraId="53154E5A" w14:textId="65CE2F00" w:rsidR="00D45F66" w:rsidRDefault="00D45F66" w:rsidP="006B36D5">
            <w:pPr>
              <w:pStyle w:val="GOSTTablenorm"/>
            </w:pPr>
            <w:r>
              <w:t>РБС</w:t>
            </w:r>
          </w:p>
        </w:tc>
        <w:tc>
          <w:tcPr>
            <w:tcW w:w="256" w:type="pct"/>
          </w:tcPr>
          <w:p w14:paraId="736BBD64" w14:textId="31EE11B4" w:rsidR="00D45F66" w:rsidRPr="00ED23E7" w:rsidRDefault="00D45F66" w:rsidP="006B36D5">
            <w:pPr>
              <w:pStyle w:val="GOSTTablenorm"/>
            </w:pPr>
            <w:r w:rsidRPr="00ED23E7">
              <w:t>-</w:t>
            </w:r>
          </w:p>
        </w:tc>
        <w:tc>
          <w:tcPr>
            <w:tcW w:w="213" w:type="pct"/>
          </w:tcPr>
          <w:p w14:paraId="074D9859" w14:textId="152A0627" w:rsidR="00D45F66" w:rsidRPr="00040850" w:rsidRDefault="00D45F66" w:rsidP="006B36D5">
            <w:pPr>
              <w:pStyle w:val="GOSTTablenorm"/>
            </w:pPr>
            <w:r w:rsidRPr="00040850">
              <w:t>-</w:t>
            </w:r>
          </w:p>
        </w:tc>
        <w:tc>
          <w:tcPr>
            <w:tcW w:w="213" w:type="pct"/>
          </w:tcPr>
          <w:p w14:paraId="46DA3AEA" w14:textId="083ABEE4" w:rsidR="00D45F66" w:rsidRPr="00040850" w:rsidRDefault="00D45F66" w:rsidP="006B36D5">
            <w:pPr>
              <w:pStyle w:val="GOSTTablenorm"/>
            </w:pPr>
            <w:r w:rsidRPr="00040850">
              <w:t>-</w:t>
            </w:r>
          </w:p>
        </w:tc>
        <w:tc>
          <w:tcPr>
            <w:tcW w:w="213" w:type="pct"/>
          </w:tcPr>
          <w:p w14:paraId="3D12FFC5" w14:textId="50B9F78F" w:rsidR="00D45F66" w:rsidRPr="00040850" w:rsidRDefault="00D45F66" w:rsidP="006B36D5">
            <w:pPr>
              <w:pStyle w:val="GOSTTablenorm"/>
            </w:pPr>
            <w:r w:rsidRPr="00040850">
              <w:t>-</w:t>
            </w:r>
          </w:p>
        </w:tc>
        <w:tc>
          <w:tcPr>
            <w:tcW w:w="249" w:type="pct"/>
          </w:tcPr>
          <w:p w14:paraId="1CEAFD76" w14:textId="095B14C6" w:rsidR="00D45F66" w:rsidRPr="00040850" w:rsidRDefault="00D45F66" w:rsidP="006B36D5">
            <w:pPr>
              <w:pStyle w:val="GOSTTablenorm"/>
            </w:pPr>
            <w:r w:rsidRPr="00040850">
              <w:t>-</w:t>
            </w:r>
          </w:p>
        </w:tc>
      </w:tr>
      <w:tr w:rsidR="00D45F66" w:rsidRPr="005E26C1" w14:paraId="21EF3EC4" w14:textId="77777777" w:rsidTr="00D45F66">
        <w:tc>
          <w:tcPr>
            <w:tcW w:w="125" w:type="pct"/>
          </w:tcPr>
          <w:p w14:paraId="031C3DD4" w14:textId="77777777" w:rsidR="00D45F66" w:rsidRPr="008E560B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6D7C90EE" w14:textId="08512110" w:rsidR="00D45F66" w:rsidRPr="007E74C5" w:rsidRDefault="00D45F66" w:rsidP="006B36D5">
            <w:pPr>
              <w:pStyle w:val="GOSTTablenorm"/>
            </w:pPr>
            <w:r w:rsidRPr="007E74C5">
              <w:t>Остаток ЛБО РБС в иностранной валюте</w:t>
            </w:r>
            <w:r>
              <w:t xml:space="preserve"> </w:t>
            </w:r>
            <w:r w:rsidRPr="000D2E5C">
              <w:t>на первый год планового периода</w:t>
            </w:r>
            <w:r w:rsidRPr="007E74C5">
              <w:t xml:space="preserve"> (в рублевом эквиваленте)</w:t>
            </w:r>
          </w:p>
        </w:tc>
        <w:tc>
          <w:tcPr>
            <w:tcW w:w="279" w:type="pct"/>
          </w:tcPr>
          <w:p w14:paraId="0A9C0ACD" w14:textId="08F0AD9A" w:rsidR="00D45F66" w:rsidRPr="00D56931" w:rsidRDefault="00C303B1" w:rsidP="006B36D5">
            <w:pPr>
              <w:pStyle w:val="GOSTTablenorm"/>
              <w:rPr>
                <w:szCs w:val="22"/>
              </w:rPr>
            </w:pPr>
            <w:ins w:id="1297" w:author="Краснова Наталья EXP-332161" w:date="2026-03-19T17:52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27C7CA34" w14:textId="1B403E20" w:rsidR="00D45F66" w:rsidRDefault="00D45F66" w:rsidP="006B36D5">
            <w:pPr>
              <w:pStyle w:val="GOSTTablenorm"/>
              <w:rPr>
                <w:szCs w:val="22"/>
              </w:rPr>
            </w:pPr>
            <w:r w:rsidRPr="00D56931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5D9269F" w14:textId="493C4249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5ED0ED07" w14:textId="215A075C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10220BF9" w14:textId="26BCAC6D" w:rsidR="00D45F66" w:rsidRPr="00C2277D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152</w:t>
            </w:r>
          </w:p>
        </w:tc>
        <w:tc>
          <w:tcPr>
            <w:tcW w:w="1107" w:type="pct"/>
          </w:tcPr>
          <w:p w14:paraId="72E831A5" w14:textId="7A1C9B1D" w:rsidR="00D45F66" w:rsidRDefault="00D45F66" w:rsidP="006B36D5">
            <w:pPr>
              <w:pStyle w:val="GOSTTablenorm"/>
            </w:pPr>
            <w:r w:rsidRPr="007E74C5">
              <w:rPr>
                <w:rFonts w:eastAsia="Calibri"/>
              </w:rPr>
              <w:t xml:space="preserve">Величина разности ЛБО </w:t>
            </w:r>
            <w:r w:rsidRPr="007E74C5">
              <w:t>в иностранной валюте (в рублевом эквиваленте)</w:t>
            </w:r>
            <w:r w:rsidRPr="007E74C5">
              <w:rPr>
                <w:rFonts w:eastAsia="Calibri"/>
              </w:rPr>
              <w:t xml:space="preserve">, доведенных до РБС, и ЛБО, распределенных им по подведомственным УБП </w:t>
            </w:r>
            <w:r w:rsidRPr="000D2E5C">
              <w:t>на первый год планового периода</w:t>
            </w:r>
            <w:r>
              <w:t>.</w:t>
            </w:r>
          </w:p>
          <w:p w14:paraId="50C5699F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05320E8D" w14:textId="7A256130" w:rsidR="00D45F66" w:rsidRPr="009C29B7" w:rsidRDefault="00D45F66" w:rsidP="006B36D5">
            <w:pPr>
              <w:pStyle w:val="GOSTTablenorm"/>
              <w:rPr>
                <w:rFonts w:eastAsia="Calibri"/>
              </w:rPr>
            </w:pPr>
            <w:r w:rsidRPr="005E26C1">
              <w:rPr>
                <w:szCs w:val="22"/>
              </w:rPr>
              <w:lastRenderedPageBreak/>
              <w:t xml:space="preserve">Баланс (Остаток по Кт = Оборот по Кт минус Оборот по Дт) на конец </w:t>
            </w:r>
            <w:r>
              <w:rPr>
                <w:szCs w:val="22"/>
              </w:rPr>
              <w:t xml:space="preserve">отчетного периода по показателю </w:t>
            </w:r>
            <w:r>
              <w:t>ЛБО_РБС_ВАЛ_2</w:t>
            </w:r>
          </w:p>
        </w:tc>
        <w:tc>
          <w:tcPr>
            <w:tcW w:w="254" w:type="pct"/>
          </w:tcPr>
          <w:p w14:paraId="6C64E873" w14:textId="6AACA8C3" w:rsidR="00D45F66" w:rsidRPr="00A007CA" w:rsidRDefault="00D45F66" w:rsidP="006B36D5">
            <w:pPr>
              <w:pStyle w:val="GOSTTablenorm"/>
              <w:rPr>
                <w:szCs w:val="22"/>
              </w:rPr>
            </w:pPr>
            <w:r w:rsidRPr="00A007CA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7CD33E31" w14:textId="77777777" w:rsidR="00D45F66" w:rsidRDefault="00D45F66" w:rsidP="006B36D5">
            <w:pPr>
              <w:pStyle w:val="GOSTTablenorm"/>
            </w:pPr>
            <w:r>
              <w:t>+</w:t>
            </w:r>
          </w:p>
          <w:p w14:paraId="76366A93" w14:textId="4F05D995" w:rsidR="00D45F66" w:rsidRDefault="00D45F66" w:rsidP="006B36D5">
            <w:pPr>
              <w:pStyle w:val="GOSTTablenorm"/>
            </w:pPr>
            <w:r>
              <w:t>РБС</w:t>
            </w:r>
          </w:p>
        </w:tc>
        <w:tc>
          <w:tcPr>
            <w:tcW w:w="256" w:type="pct"/>
          </w:tcPr>
          <w:p w14:paraId="20A391B3" w14:textId="2E7905AB" w:rsidR="00D45F66" w:rsidRPr="00ED23E7" w:rsidRDefault="00D45F66" w:rsidP="006B36D5">
            <w:pPr>
              <w:pStyle w:val="GOSTTablenorm"/>
            </w:pPr>
            <w:r w:rsidRPr="00ED23E7">
              <w:t>-</w:t>
            </w:r>
          </w:p>
        </w:tc>
        <w:tc>
          <w:tcPr>
            <w:tcW w:w="213" w:type="pct"/>
          </w:tcPr>
          <w:p w14:paraId="3E194317" w14:textId="73DB311B" w:rsidR="00D45F66" w:rsidRPr="00040850" w:rsidRDefault="00D45F66" w:rsidP="006B36D5">
            <w:pPr>
              <w:pStyle w:val="GOSTTablenorm"/>
            </w:pPr>
            <w:r w:rsidRPr="00040850">
              <w:t>-</w:t>
            </w:r>
          </w:p>
        </w:tc>
        <w:tc>
          <w:tcPr>
            <w:tcW w:w="213" w:type="pct"/>
          </w:tcPr>
          <w:p w14:paraId="6A2F92A2" w14:textId="3AF7DDA8" w:rsidR="00D45F66" w:rsidRPr="00040850" w:rsidRDefault="00D45F66" w:rsidP="006B36D5">
            <w:pPr>
              <w:pStyle w:val="GOSTTablenorm"/>
            </w:pPr>
            <w:r w:rsidRPr="00040850">
              <w:t>-</w:t>
            </w:r>
          </w:p>
        </w:tc>
        <w:tc>
          <w:tcPr>
            <w:tcW w:w="213" w:type="pct"/>
          </w:tcPr>
          <w:p w14:paraId="3E19436B" w14:textId="51FF51D1" w:rsidR="00D45F66" w:rsidRPr="00040850" w:rsidRDefault="00D45F66" w:rsidP="006B36D5">
            <w:pPr>
              <w:pStyle w:val="GOSTTablenorm"/>
            </w:pPr>
            <w:r w:rsidRPr="00040850">
              <w:t>-</w:t>
            </w:r>
          </w:p>
        </w:tc>
        <w:tc>
          <w:tcPr>
            <w:tcW w:w="249" w:type="pct"/>
          </w:tcPr>
          <w:p w14:paraId="6A3C2F4B" w14:textId="4AF2AC52" w:rsidR="00D45F66" w:rsidRPr="00040850" w:rsidRDefault="00D45F66" w:rsidP="006B36D5">
            <w:pPr>
              <w:pStyle w:val="GOSTTablenorm"/>
            </w:pPr>
            <w:r w:rsidRPr="00040850">
              <w:t>-</w:t>
            </w:r>
          </w:p>
        </w:tc>
      </w:tr>
      <w:tr w:rsidR="00D45F66" w:rsidRPr="005E26C1" w14:paraId="1A73558C" w14:textId="77777777" w:rsidTr="00D45F66">
        <w:tc>
          <w:tcPr>
            <w:tcW w:w="125" w:type="pct"/>
          </w:tcPr>
          <w:p w14:paraId="0853C5DD" w14:textId="77777777" w:rsidR="00D45F66" w:rsidRPr="008E560B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10DA66E3" w14:textId="2B6E177D" w:rsidR="00D45F66" w:rsidRPr="007E74C5" w:rsidRDefault="00D45F66" w:rsidP="006B36D5">
            <w:pPr>
              <w:pStyle w:val="GOSTTablenorm"/>
            </w:pPr>
            <w:r w:rsidRPr="00BE2CE9">
              <w:t xml:space="preserve">Остаток ЛБО РБС в иностранной валюте на </w:t>
            </w:r>
            <w:r>
              <w:t>второй</w:t>
            </w:r>
            <w:r w:rsidRPr="00BE2CE9">
              <w:t xml:space="preserve"> год планового периода (в рублевом эквиваленте)</w:t>
            </w:r>
          </w:p>
        </w:tc>
        <w:tc>
          <w:tcPr>
            <w:tcW w:w="279" w:type="pct"/>
          </w:tcPr>
          <w:p w14:paraId="67662FFA" w14:textId="78F5D7B4" w:rsidR="00D45F66" w:rsidRPr="00D56931" w:rsidRDefault="00C303B1" w:rsidP="006B36D5">
            <w:pPr>
              <w:pStyle w:val="GOSTTablenorm"/>
              <w:rPr>
                <w:szCs w:val="22"/>
              </w:rPr>
            </w:pPr>
            <w:ins w:id="1298" w:author="Краснова Наталья EXP-332161" w:date="2026-03-19T17:52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73BDE894" w14:textId="1F56FE4A" w:rsidR="00D45F66" w:rsidRDefault="00D45F66" w:rsidP="006B36D5">
            <w:pPr>
              <w:pStyle w:val="GOSTTablenorm"/>
              <w:rPr>
                <w:szCs w:val="22"/>
              </w:rPr>
            </w:pPr>
            <w:r w:rsidRPr="00D56931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77025A2" w14:textId="36A50502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25A9BD67" w14:textId="46AB5F34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7BD3CEF6" w14:textId="1402B08D" w:rsidR="00D45F66" w:rsidRPr="00C2277D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153</w:t>
            </w:r>
          </w:p>
        </w:tc>
        <w:tc>
          <w:tcPr>
            <w:tcW w:w="1107" w:type="pct"/>
          </w:tcPr>
          <w:p w14:paraId="2773CEB1" w14:textId="1ED9EFC2" w:rsidR="00D45F66" w:rsidRDefault="00D45F66" w:rsidP="006B36D5">
            <w:pPr>
              <w:pStyle w:val="GOSTTablenorm"/>
            </w:pPr>
            <w:r w:rsidRPr="007E74C5">
              <w:rPr>
                <w:rFonts w:eastAsia="Calibri"/>
              </w:rPr>
              <w:t xml:space="preserve">Величина разности ЛБО </w:t>
            </w:r>
            <w:r w:rsidRPr="007E74C5">
              <w:t>в иностранной валюте (в рублевом эквиваленте)</w:t>
            </w:r>
            <w:r w:rsidRPr="007E74C5">
              <w:rPr>
                <w:rFonts w:eastAsia="Calibri"/>
              </w:rPr>
              <w:t xml:space="preserve">, доведенных до РБС, и ЛБО, распределенных им по подведомственным УБП </w:t>
            </w:r>
            <w:r w:rsidRPr="000D2E5C">
              <w:t xml:space="preserve">на </w:t>
            </w:r>
            <w:r>
              <w:t>второй</w:t>
            </w:r>
            <w:r w:rsidRPr="000D2E5C">
              <w:t xml:space="preserve"> год планового периода</w:t>
            </w:r>
            <w:r>
              <w:t>.</w:t>
            </w:r>
          </w:p>
          <w:p w14:paraId="20CD18C5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07B7BC91" w14:textId="53F321EF" w:rsidR="00D45F66" w:rsidRPr="009C29B7" w:rsidRDefault="00D45F66" w:rsidP="006B36D5">
            <w:pPr>
              <w:pStyle w:val="GOSTTablenorm"/>
              <w:rPr>
                <w:rFonts w:eastAsia="Calibri"/>
              </w:rPr>
            </w:pPr>
            <w:r w:rsidRPr="005E26C1">
              <w:rPr>
                <w:szCs w:val="22"/>
              </w:rPr>
              <w:t xml:space="preserve">Баланс (Остаток по Кт = Оборот по Кт минус Оборот по Дт) на конец </w:t>
            </w:r>
            <w:r>
              <w:rPr>
                <w:szCs w:val="22"/>
              </w:rPr>
              <w:t xml:space="preserve">отчетного периода по показателю </w:t>
            </w:r>
            <w:r>
              <w:t>ЛБО_РБС_ВАЛ_3</w:t>
            </w:r>
          </w:p>
        </w:tc>
        <w:tc>
          <w:tcPr>
            <w:tcW w:w="254" w:type="pct"/>
          </w:tcPr>
          <w:p w14:paraId="2EC9AA45" w14:textId="1488CD9C" w:rsidR="00D45F66" w:rsidRPr="00A007CA" w:rsidRDefault="00D45F66" w:rsidP="006B36D5">
            <w:pPr>
              <w:pStyle w:val="GOSTTablenorm"/>
              <w:rPr>
                <w:szCs w:val="22"/>
              </w:rPr>
            </w:pPr>
            <w:r w:rsidRPr="00A007CA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5F44A25A" w14:textId="77777777" w:rsidR="00D45F66" w:rsidRDefault="00D45F66" w:rsidP="006B36D5">
            <w:pPr>
              <w:pStyle w:val="GOSTTablenorm"/>
            </w:pPr>
            <w:r>
              <w:t>+</w:t>
            </w:r>
          </w:p>
          <w:p w14:paraId="0995D743" w14:textId="671537E0" w:rsidR="00D45F66" w:rsidRDefault="00D45F66" w:rsidP="006B36D5">
            <w:pPr>
              <w:pStyle w:val="GOSTTablenorm"/>
            </w:pPr>
            <w:r>
              <w:t>РБС</w:t>
            </w:r>
          </w:p>
        </w:tc>
        <w:tc>
          <w:tcPr>
            <w:tcW w:w="256" w:type="pct"/>
          </w:tcPr>
          <w:p w14:paraId="546FCFAC" w14:textId="340D7CC5" w:rsidR="00D45F66" w:rsidRPr="00ED23E7" w:rsidRDefault="00D45F66" w:rsidP="006B36D5">
            <w:pPr>
              <w:pStyle w:val="GOSTTablenorm"/>
            </w:pPr>
            <w:r w:rsidRPr="00ED23E7">
              <w:t>-</w:t>
            </w:r>
          </w:p>
        </w:tc>
        <w:tc>
          <w:tcPr>
            <w:tcW w:w="213" w:type="pct"/>
          </w:tcPr>
          <w:p w14:paraId="607EEB60" w14:textId="047856BB" w:rsidR="00D45F66" w:rsidRPr="00040850" w:rsidRDefault="00D45F66" w:rsidP="006B36D5">
            <w:pPr>
              <w:pStyle w:val="GOSTTablenorm"/>
            </w:pPr>
            <w:r w:rsidRPr="00040850">
              <w:t>-</w:t>
            </w:r>
          </w:p>
        </w:tc>
        <w:tc>
          <w:tcPr>
            <w:tcW w:w="213" w:type="pct"/>
          </w:tcPr>
          <w:p w14:paraId="00189F51" w14:textId="17A3EA26" w:rsidR="00D45F66" w:rsidRPr="00040850" w:rsidRDefault="00D45F66" w:rsidP="006B36D5">
            <w:pPr>
              <w:pStyle w:val="GOSTTablenorm"/>
            </w:pPr>
            <w:r w:rsidRPr="00040850">
              <w:t>-</w:t>
            </w:r>
          </w:p>
        </w:tc>
        <w:tc>
          <w:tcPr>
            <w:tcW w:w="213" w:type="pct"/>
          </w:tcPr>
          <w:p w14:paraId="4BA486F2" w14:textId="065A7FB6" w:rsidR="00D45F66" w:rsidRPr="00040850" w:rsidRDefault="00D45F66" w:rsidP="006B36D5">
            <w:pPr>
              <w:pStyle w:val="GOSTTablenorm"/>
            </w:pPr>
            <w:r w:rsidRPr="00040850">
              <w:t>-</w:t>
            </w:r>
          </w:p>
        </w:tc>
        <w:tc>
          <w:tcPr>
            <w:tcW w:w="249" w:type="pct"/>
          </w:tcPr>
          <w:p w14:paraId="01D9C551" w14:textId="58E21CAB" w:rsidR="00D45F66" w:rsidRPr="00040850" w:rsidRDefault="00D45F66" w:rsidP="006B36D5">
            <w:pPr>
              <w:pStyle w:val="GOSTTablenorm"/>
            </w:pPr>
            <w:r w:rsidRPr="00040850">
              <w:t>-</w:t>
            </w:r>
          </w:p>
        </w:tc>
      </w:tr>
      <w:tr w:rsidR="00D45F66" w:rsidRPr="005E26C1" w14:paraId="2EC1EF04" w14:textId="77777777" w:rsidTr="00D45F66">
        <w:tc>
          <w:tcPr>
            <w:tcW w:w="125" w:type="pct"/>
          </w:tcPr>
          <w:p w14:paraId="54EFEB01" w14:textId="77777777" w:rsidR="00D45F66" w:rsidRPr="008E560B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13176F9D" w14:textId="3987E47C" w:rsidR="00D45F66" w:rsidRPr="007E74C5" w:rsidRDefault="00D45F66" w:rsidP="006B36D5">
            <w:pPr>
              <w:pStyle w:val="GOSTTablenorm"/>
            </w:pPr>
            <w:r w:rsidRPr="00BE2CE9">
              <w:t xml:space="preserve">Остаток ЛБО РБС в иностранной валюте на </w:t>
            </w:r>
            <w:r>
              <w:t>третий</w:t>
            </w:r>
            <w:r w:rsidRPr="00BE2CE9">
              <w:t xml:space="preserve"> год планового периода </w:t>
            </w:r>
            <w:r w:rsidRPr="00BE2CE9">
              <w:lastRenderedPageBreak/>
              <w:t>(в рублевом эквиваленте)</w:t>
            </w:r>
          </w:p>
        </w:tc>
        <w:tc>
          <w:tcPr>
            <w:tcW w:w="279" w:type="pct"/>
          </w:tcPr>
          <w:p w14:paraId="27C1DEF8" w14:textId="0E36DB0C" w:rsidR="00D45F66" w:rsidRPr="00D56931" w:rsidRDefault="00C303B1" w:rsidP="006B36D5">
            <w:pPr>
              <w:pStyle w:val="GOSTTablenorm"/>
              <w:rPr>
                <w:szCs w:val="22"/>
              </w:rPr>
            </w:pPr>
            <w:ins w:id="1299" w:author="Краснова Наталья EXP-332161" w:date="2026-03-19T17:52:00Z">
              <w:r>
                <w:rPr>
                  <w:szCs w:val="22"/>
                </w:rPr>
                <w:lastRenderedPageBreak/>
                <w:t>БПС</w:t>
              </w:r>
            </w:ins>
          </w:p>
        </w:tc>
        <w:tc>
          <w:tcPr>
            <w:tcW w:w="279" w:type="pct"/>
          </w:tcPr>
          <w:p w14:paraId="58EE40BD" w14:textId="564B7484" w:rsidR="00D45F66" w:rsidRDefault="00D45F66" w:rsidP="006B36D5">
            <w:pPr>
              <w:pStyle w:val="GOSTTablenorm"/>
              <w:rPr>
                <w:szCs w:val="22"/>
              </w:rPr>
            </w:pPr>
            <w:r w:rsidRPr="00D56931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60A38C2" w14:textId="57906136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0521A33E" w14:textId="6460863A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768046C1" w14:textId="6CBFF04D" w:rsidR="00D45F66" w:rsidRPr="00C2277D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154</w:t>
            </w:r>
          </w:p>
        </w:tc>
        <w:tc>
          <w:tcPr>
            <w:tcW w:w="1107" w:type="pct"/>
          </w:tcPr>
          <w:p w14:paraId="65BD18E4" w14:textId="333FE669" w:rsidR="00D45F66" w:rsidRDefault="00D45F66" w:rsidP="006B36D5">
            <w:pPr>
              <w:pStyle w:val="GOSTTablenorm"/>
            </w:pPr>
            <w:r w:rsidRPr="007E74C5">
              <w:rPr>
                <w:rFonts w:eastAsia="Calibri"/>
              </w:rPr>
              <w:t xml:space="preserve">Величина разности ЛБО </w:t>
            </w:r>
            <w:r w:rsidRPr="007E74C5">
              <w:t>в иностранной валюте (в рублевом эквиваленте)</w:t>
            </w:r>
            <w:r w:rsidRPr="007E74C5">
              <w:rPr>
                <w:rFonts w:eastAsia="Calibri"/>
              </w:rPr>
              <w:t xml:space="preserve">, доведенных до РБС, и ЛБО, </w:t>
            </w:r>
            <w:r w:rsidRPr="007E74C5">
              <w:rPr>
                <w:rFonts w:eastAsia="Calibri"/>
              </w:rPr>
              <w:lastRenderedPageBreak/>
              <w:t xml:space="preserve">распределенных им по подведомственным УБП </w:t>
            </w:r>
            <w:r w:rsidRPr="000D2E5C">
              <w:t xml:space="preserve">на </w:t>
            </w:r>
            <w:r>
              <w:t>третий</w:t>
            </w:r>
            <w:r w:rsidRPr="000D2E5C">
              <w:t xml:space="preserve"> год планового периода</w:t>
            </w:r>
            <w:r>
              <w:t>.</w:t>
            </w:r>
          </w:p>
          <w:p w14:paraId="2270DAF1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32275406" w14:textId="6FCE10E7" w:rsidR="00D45F66" w:rsidRPr="009C29B7" w:rsidRDefault="00D45F66" w:rsidP="006B36D5">
            <w:pPr>
              <w:pStyle w:val="GOSTTablenorm"/>
              <w:rPr>
                <w:rFonts w:eastAsia="Calibri"/>
              </w:rPr>
            </w:pPr>
            <w:r w:rsidRPr="005E26C1">
              <w:rPr>
                <w:szCs w:val="22"/>
              </w:rPr>
              <w:t xml:space="preserve">Баланс (Остаток по Кт = Оборот по Кт минус Оборот по Дт) на конец </w:t>
            </w:r>
            <w:r>
              <w:rPr>
                <w:szCs w:val="22"/>
              </w:rPr>
              <w:t xml:space="preserve">отчетного периода по показателю </w:t>
            </w:r>
            <w:r>
              <w:t>ЛБО_РБС_ВАЛ_4</w:t>
            </w:r>
          </w:p>
        </w:tc>
        <w:tc>
          <w:tcPr>
            <w:tcW w:w="254" w:type="pct"/>
          </w:tcPr>
          <w:p w14:paraId="29CF320A" w14:textId="7572A4C2" w:rsidR="00D45F66" w:rsidRPr="00A007CA" w:rsidRDefault="00D45F66" w:rsidP="006B36D5">
            <w:pPr>
              <w:pStyle w:val="GOSTTablenorm"/>
              <w:rPr>
                <w:szCs w:val="22"/>
              </w:rPr>
            </w:pPr>
            <w:r w:rsidRPr="00A007CA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4A27A21C" w14:textId="77777777" w:rsidR="00D45F66" w:rsidRDefault="00D45F66" w:rsidP="006B36D5">
            <w:pPr>
              <w:pStyle w:val="GOSTTablenorm"/>
            </w:pPr>
            <w:r>
              <w:t>+</w:t>
            </w:r>
          </w:p>
          <w:p w14:paraId="0CBF6488" w14:textId="6D82DAEB" w:rsidR="00D45F66" w:rsidRDefault="00D45F66" w:rsidP="006B36D5">
            <w:pPr>
              <w:pStyle w:val="GOSTTablenorm"/>
            </w:pPr>
            <w:r>
              <w:t>РБС</w:t>
            </w:r>
          </w:p>
        </w:tc>
        <w:tc>
          <w:tcPr>
            <w:tcW w:w="256" w:type="pct"/>
          </w:tcPr>
          <w:p w14:paraId="2580600B" w14:textId="501565E7" w:rsidR="00D45F66" w:rsidRPr="00ED23E7" w:rsidRDefault="00D45F66" w:rsidP="006B36D5">
            <w:pPr>
              <w:pStyle w:val="GOSTTablenorm"/>
            </w:pPr>
            <w:r w:rsidRPr="00ED23E7">
              <w:t>-</w:t>
            </w:r>
          </w:p>
        </w:tc>
        <w:tc>
          <w:tcPr>
            <w:tcW w:w="213" w:type="pct"/>
          </w:tcPr>
          <w:p w14:paraId="48F14709" w14:textId="5FF3248F" w:rsidR="00D45F66" w:rsidRPr="00040850" w:rsidRDefault="00D45F66" w:rsidP="006B36D5">
            <w:pPr>
              <w:pStyle w:val="GOSTTablenorm"/>
            </w:pPr>
            <w:r w:rsidRPr="00040850">
              <w:t>-</w:t>
            </w:r>
          </w:p>
        </w:tc>
        <w:tc>
          <w:tcPr>
            <w:tcW w:w="213" w:type="pct"/>
          </w:tcPr>
          <w:p w14:paraId="6B3EF138" w14:textId="0DCE7365" w:rsidR="00D45F66" w:rsidRPr="00040850" w:rsidRDefault="00D45F66" w:rsidP="006B36D5">
            <w:pPr>
              <w:pStyle w:val="GOSTTablenorm"/>
            </w:pPr>
            <w:r w:rsidRPr="00040850">
              <w:t>-</w:t>
            </w:r>
          </w:p>
        </w:tc>
        <w:tc>
          <w:tcPr>
            <w:tcW w:w="213" w:type="pct"/>
          </w:tcPr>
          <w:p w14:paraId="68B8E016" w14:textId="442D9D51" w:rsidR="00D45F66" w:rsidRPr="00040850" w:rsidRDefault="00D45F66" w:rsidP="006B36D5">
            <w:pPr>
              <w:pStyle w:val="GOSTTablenorm"/>
            </w:pPr>
            <w:r w:rsidRPr="00040850">
              <w:t>-</w:t>
            </w:r>
          </w:p>
        </w:tc>
        <w:tc>
          <w:tcPr>
            <w:tcW w:w="249" w:type="pct"/>
          </w:tcPr>
          <w:p w14:paraId="177997D1" w14:textId="24F90C09" w:rsidR="00D45F66" w:rsidRPr="00040850" w:rsidRDefault="00D45F66" w:rsidP="006B36D5">
            <w:pPr>
              <w:pStyle w:val="GOSTTablenorm"/>
            </w:pPr>
            <w:r w:rsidRPr="00040850">
              <w:t>-</w:t>
            </w:r>
          </w:p>
        </w:tc>
      </w:tr>
      <w:tr w:rsidR="00D45F66" w:rsidRPr="005E26C1" w14:paraId="7D1A63E5" w14:textId="77777777" w:rsidTr="00D45F66">
        <w:tc>
          <w:tcPr>
            <w:tcW w:w="125" w:type="pct"/>
          </w:tcPr>
          <w:p w14:paraId="78550779" w14:textId="77777777" w:rsidR="00D45F66" w:rsidRPr="008E560B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710CA1C4" w14:textId="2D554D3A" w:rsidR="00D45F66" w:rsidRPr="00BE2CE9" w:rsidRDefault="00D45F66" w:rsidP="006B36D5">
            <w:pPr>
              <w:pStyle w:val="GOSTTablenorm"/>
            </w:pPr>
            <w:r w:rsidRPr="00EB0E86">
              <w:t>Неиспользованный остаток ЛБО ПБС в валюте на текущий финансовый год (в рублевом эквиваленте)</w:t>
            </w:r>
          </w:p>
        </w:tc>
        <w:tc>
          <w:tcPr>
            <w:tcW w:w="279" w:type="pct"/>
          </w:tcPr>
          <w:p w14:paraId="61DFB386" w14:textId="47EF2FA9" w:rsidR="00D45F66" w:rsidRPr="00D56931" w:rsidRDefault="00C303B1" w:rsidP="006B36D5">
            <w:pPr>
              <w:pStyle w:val="GOSTTablenorm"/>
              <w:rPr>
                <w:szCs w:val="22"/>
              </w:rPr>
            </w:pPr>
            <w:ins w:id="1300" w:author="Краснова Наталья EXP-332161" w:date="2026-03-19T17:52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0E8B5510" w14:textId="5393A2F7" w:rsidR="00D45F66" w:rsidRDefault="00D45F66" w:rsidP="006B36D5">
            <w:pPr>
              <w:pStyle w:val="GOSTTablenorm"/>
              <w:rPr>
                <w:szCs w:val="22"/>
              </w:rPr>
            </w:pPr>
            <w:r w:rsidRPr="00D56931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6296D09" w14:textId="4736709F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0CA6E34D" w14:textId="31305494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796AC7A0" w14:textId="75A35E06" w:rsidR="00D45F66" w:rsidRPr="00A309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201</w:t>
            </w:r>
          </w:p>
        </w:tc>
        <w:tc>
          <w:tcPr>
            <w:tcW w:w="1107" w:type="pct"/>
          </w:tcPr>
          <w:p w14:paraId="7837288D" w14:textId="67CB9211" w:rsidR="00D45F66" w:rsidRDefault="00D45F66" w:rsidP="006B36D5">
            <w:pPr>
              <w:pStyle w:val="GOSTTablenorm"/>
            </w:pPr>
            <w:r w:rsidRPr="00EB0E86">
              <w:rPr>
                <w:rFonts w:eastAsia="Calibri"/>
              </w:rPr>
              <w:t xml:space="preserve">Величина разности ЛБО в </w:t>
            </w:r>
            <w:r w:rsidRPr="007E74C5">
              <w:t>иностранной</w:t>
            </w:r>
            <w:r w:rsidRPr="00EB0E86">
              <w:rPr>
                <w:rFonts w:eastAsia="Calibri"/>
              </w:rPr>
              <w:t xml:space="preserve"> валюте, доведенных до ПБС, и поставленных на учет БО</w:t>
            </w:r>
            <w:r>
              <w:rPr>
                <w:rFonts w:eastAsia="Calibri"/>
              </w:rPr>
              <w:t xml:space="preserve"> </w:t>
            </w:r>
            <w:r w:rsidRPr="00EB0E86">
              <w:t>на текущий финансовый год</w:t>
            </w:r>
            <w:r>
              <w:t>.</w:t>
            </w:r>
          </w:p>
          <w:p w14:paraId="771BAA19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10795058" w14:textId="2EC6DAAD" w:rsidR="00D45F66" w:rsidRPr="007E74C5" w:rsidRDefault="00D45F66" w:rsidP="006B36D5">
            <w:pPr>
              <w:pStyle w:val="GOSTTablenorm"/>
              <w:rPr>
                <w:rFonts w:eastAsia="Calibri"/>
              </w:rPr>
            </w:pPr>
            <w:r w:rsidRPr="005E26C1">
              <w:rPr>
                <w:szCs w:val="22"/>
              </w:rPr>
              <w:t xml:space="preserve">Баланс (Остаток по Кт = Оборот по Кт минус Оборот по Дт) на конец </w:t>
            </w:r>
            <w:r>
              <w:rPr>
                <w:szCs w:val="22"/>
              </w:rPr>
              <w:t xml:space="preserve">отчетного периода по показателю </w:t>
            </w:r>
            <w:r>
              <w:t>ЛБО_ПБС_ВАЛ_1</w:t>
            </w:r>
          </w:p>
        </w:tc>
        <w:tc>
          <w:tcPr>
            <w:tcW w:w="254" w:type="pct"/>
          </w:tcPr>
          <w:p w14:paraId="190C0654" w14:textId="6B4A163B" w:rsidR="00D45F66" w:rsidRPr="00A007CA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7D5B8D7E" w14:textId="3869C8A5" w:rsidR="00D45F66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3C5017D4" w14:textId="11FC7EB0" w:rsidR="00D45F66" w:rsidRPr="00ED23E7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67AEFFFF" w14:textId="7ECF17BB" w:rsidR="00D45F66" w:rsidRPr="00040850" w:rsidRDefault="00D45F66" w:rsidP="006B36D5">
            <w:pPr>
              <w:pStyle w:val="GOSTTablenorm"/>
            </w:pPr>
            <w:r>
              <w:t>+</w:t>
            </w:r>
          </w:p>
        </w:tc>
        <w:tc>
          <w:tcPr>
            <w:tcW w:w="213" w:type="pct"/>
          </w:tcPr>
          <w:p w14:paraId="3F9FCDA0" w14:textId="0B7021C6" w:rsidR="00D45F66" w:rsidRPr="00040850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70A053DB" w14:textId="283FFEA4" w:rsidR="00D45F66" w:rsidRPr="00040850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51BDE581" w14:textId="6EE99C02" w:rsidR="00D45F66" w:rsidRPr="00040850" w:rsidRDefault="00D45F66" w:rsidP="006B36D5">
            <w:pPr>
              <w:pStyle w:val="GOSTTablenorm"/>
            </w:pPr>
            <w:r>
              <w:t>-</w:t>
            </w:r>
          </w:p>
        </w:tc>
      </w:tr>
      <w:tr w:rsidR="00D45F66" w:rsidRPr="005E26C1" w14:paraId="192A4DA9" w14:textId="77777777" w:rsidTr="00D45F66">
        <w:tc>
          <w:tcPr>
            <w:tcW w:w="125" w:type="pct"/>
          </w:tcPr>
          <w:p w14:paraId="2041225B" w14:textId="77777777" w:rsidR="00D45F66" w:rsidRPr="008E560B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7DCFC1FD" w14:textId="3C807E4A" w:rsidR="00D45F66" w:rsidRPr="00BE2CE9" w:rsidRDefault="00D45F66" w:rsidP="006B36D5">
            <w:pPr>
              <w:pStyle w:val="GOSTTablenorm"/>
            </w:pPr>
            <w:r w:rsidRPr="00EB0E86">
              <w:t>Неиспользованный остаток ЛБО ПБС в валюте на первый год планового периода (в рублевом эквиваленте)</w:t>
            </w:r>
          </w:p>
        </w:tc>
        <w:tc>
          <w:tcPr>
            <w:tcW w:w="279" w:type="pct"/>
          </w:tcPr>
          <w:p w14:paraId="66162269" w14:textId="3B2B4F43" w:rsidR="00D45F66" w:rsidRPr="00D56931" w:rsidRDefault="00C303B1" w:rsidP="006B36D5">
            <w:pPr>
              <w:pStyle w:val="GOSTTablenorm"/>
              <w:rPr>
                <w:szCs w:val="22"/>
              </w:rPr>
            </w:pPr>
            <w:ins w:id="1301" w:author="Краснова Наталья EXP-332161" w:date="2026-03-19T17:52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61E69540" w14:textId="5DF6F4B1" w:rsidR="00D45F66" w:rsidRDefault="00D45F66" w:rsidP="006B36D5">
            <w:pPr>
              <w:pStyle w:val="GOSTTablenorm"/>
              <w:rPr>
                <w:szCs w:val="22"/>
              </w:rPr>
            </w:pPr>
            <w:r w:rsidRPr="00D56931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7F0D52E" w14:textId="124AFD5D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26520B4F" w14:textId="1E48BFBF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3488AE0A" w14:textId="56EF71FD" w:rsidR="00D45F66" w:rsidRPr="00A309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202</w:t>
            </w:r>
          </w:p>
        </w:tc>
        <w:tc>
          <w:tcPr>
            <w:tcW w:w="1107" w:type="pct"/>
          </w:tcPr>
          <w:p w14:paraId="3173583E" w14:textId="731F789F" w:rsidR="00D45F66" w:rsidRDefault="00D45F66" w:rsidP="006B36D5">
            <w:pPr>
              <w:pStyle w:val="GOSTTablenorm"/>
            </w:pPr>
            <w:r w:rsidRPr="00EB0E86">
              <w:rPr>
                <w:rFonts w:eastAsia="Calibri"/>
              </w:rPr>
              <w:t xml:space="preserve">Величина разности ЛБО в </w:t>
            </w:r>
            <w:r w:rsidRPr="007E74C5">
              <w:t>иностранной</w:t>
            </w:r>
            <w:r w:rsidRPr="00EB0E86">
              <w:rPr>
                <w:rFonts w:eastAsia="Calibri"/>
              </w:rPr>
              <w:t xml:space="preserve"> валюте, доведенных до ПБС, и поставленных на учет БО</w:t>
            </w:r>
            <w:r>
              <w:rPr>
                <w:rFonts w:eastAsia="Calibri"/>
              </w:rPr>
              <w:t xml:space="preserve"> </w:t>
            </w:r>
            <w:r w:rsidRPr="00EB0E86">
              <w:t>на первый год планового периода</w:t>
            </w:r>
            <w:r>
              <w:t>.</w:t>
            </w:r>
          </w:p>
          <w:p w14:paraId="310D16BE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7A899563" w14:textId="2047015F" w:rsidR="00D45F66" w:rsidRPr="007E74C5" w:rsidRDefault="00D45F66" w:rsidP="006B36D5">
            <w:pPr>
              <w:pStyle w:val="GOSTTablenorm"/>
              <w:rPr>
                <w:rFonts w:eastAsia="Calibri"/>
              </w:rPr>
            </w:pPr>
            <w:r w:rsidRPr="005E26C1">
              <w:rPr>
                <w:szCs w:val="22"/>
              </w:rPr>
              <w:t xml:space="preserve">Баланс (Остаток по Кт = Оборот по Кт минус Оборот по Дт) на конец </w:t>
            </w:r>
            <w:r>
              <w:rPr>
                <w:szCs w:val="22"/>
              </w:rPr>
              <w:t xml:space="preserve">отчетного периода по показателю </w:t>
            </w:r>
            <w:r>
              <w:t>ЛБО_ПБС_ВАЛ_2</w:t>
            </w:r>
          </w:p>
        </w:tc>
        <w:tc>
          <w:tcPr>
            <w:tcW w:w="254" w:type="pct"/>
          </w:tcPr>
          <w:p w14:paraId="0B34FC6A" w14:textId="32D27518" w:rsidR="00D45F66" w:rsidRPr="00A007CA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0AC43552" w14:textId="4EE2F235" w:rsidR="00D45F66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243E30DB" w14:textId="7372C8F2" w:rsidR="00D45F66" w:rsidRPr="00ED23E7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00E4FF87" w14:textId="1593E91F" w:rsidR="00D45F66" w:rsidRPr="00040850" w:rsidRDefault="00D45F66" w:rsidP="006B36D5">
            <w:pPr>
              <w:pStyle w:val="GOSTTablenorm"/>
            </w:pPr>
            <w:r>
              <w:t>+</w:t>
            </w:r>
          </w:p>
        </w:tc>
        <w:tc>
          <w:tcPr>
            <w:tcW w:w="213" w:type="pct"/>
          </w:tcPr>
          <w:p w14:paraId="6C2B99D5" w14:textId="666311D1" w:rsidR="00D45F66" w:rsidRPr="00040850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5FB97EA2" w14:textId="01AF6AAD" w:rsidR="00D45F66" w:rsidRPr="00040850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6A3BF4C6" w14:textId="419C29F7" w:rsidR="00D45F66" w:rsidRPr="00040850" w:rsidRDefault="00D45F66" w:rsidP="006B36D5">
            <w:pPr>
              <w:pStyle w:val="GOSTTablenorm"/>
            </w:pPr>
            <w:r>
              <w:t>-</w:t>
            </w:r>
          </w:p>
        </w:tc>
      </w:tr>
      <w:tr w:rsidR="00D45F66" w:rsidRPr="005E26C1" w14:paraId="23029DF9" w14:textId="77777777" w:rsidTr="00D45F66">
        <w:tc>
          <w:tcPr>
            <w:tcW w:w="125" w:type="pct"/>
          </w:tcPr>
          <w:p w14:paraId="38797091" w14:textId="77777777" w:rsidR="00D45F66" w:rsidRPr="008E560B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25E045A4" w14:textId="2879BD04" w:rsidR="00D45F66" w:rsidRPr="00BE2CE9" w:rsidRDefault="00D45F66" w:rsidP="006B36D5">
            <w:pPr>
              <w:pStyle w:val="GOSTTablenorm"/>
            </w:pPr>
            <w:r w:rsidRPr="00EB0E86">
              <w:t xml:space="preserve">Неиспользованный остаток ЛБО ПБС в валюте на </w:t>
            </w:r>
            <w:r>
              <w:t>второй</w:t>
            </w:r>
            <w:r w:rsidRPr="00EB0E86">
              <w:t xml:space="preserve"> год планового периода (в рублевом эквиваленте)</w:t>
            </w:r>
          </w:p>
        </w:tc>
        <w:tc>
          <w:tcPr>
            <w:tcW w:w="279" w:type="pct"/>
          </w:tcPr>
          <w:p w14:paraId="10277CF8" w14:textId="023BDE4E" w:rsidR="00D45F66" w:rsidRPr="00D56931" w:rsidRDefault="00C303B1" w:rsidP="006B36D5">
            <w:pPr>
              <w:pStyle w:val="GOSTTablenorm"/>
              <w:rPr>
                <w:szCs w:val="22"/>
              </w:rPr>
            </w:pPr>
            <w:ins w:id="1302" w:author="Краснова Наталья EXP-332161" w:date="2026-03-19T17:52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0F64C75D" w14:textId="7A32F680" w:rsidR="00D45F66" w:rsidRDefault="00D45F66" w:rsidP="006B36D5">
            <w:pPr>
              <w:pStyle w:val="GOSTTablenorm"/>
              <w:rPr>
                <w:szCs w:val="22"/>
              </w:rPr>
            </w:pPr>
            <w:r w:rsidRPr="00D56931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7F366B1" w14:textId="65F8A87E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27DC6BB0" w14:textId="1D2F3AE7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4E1C00E0" w14:textId="5DA6C98A" w:rsidR="00D45F66" w:rsidRPr="00A309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203</w:t>
            </w:r>
          </w:p>
        </w:tc>
        <w:tc>
          <w:tcPr>
            <w:tcW w:w="1107" w:type="pct"/>
          </w:tcPr>
          <w:p w14:paraId="3BC7836C" w14:textId="3E6635BE" w:rsidR="00D45F66" w:rsidRDefault="00D45F66" w:rsidP="006B36D5">
            <w:pPr>
              <w:pStyle w:val="GOSTTablenorm"/>
            </w:pPr>
            <w:r w:rsidRPr="00EB0E86">
              <w:rPr>
                <w:rFonts w:eastAsia="Calibri"/>
              </w:rPr>
              <w:t xml:space="preserve">Величина разности ЛБО в </w:t>
            </w:r>
            <w:r w:rsidRPr="007E74C5">
              <w:t>иностранной</w:t>
            </w:r>
            <w:r w:rsidRPr="00EB0E86">
              <w:rPr>
                <w:rFonts w:eastAsia="Calibri"/>
              </w:rPr>
              <w:t xml:space="preserve"> валюте, доведенных до ПБС, и поставленных на учет БО</w:t>
            </w:r>
            <w:r>
              <w:rPr>
                <w:rFonts w:eastAsia="Calibri"/>
              </w:rPr>
              <w:t xml:space="preserve"> </w:t>
            </w:r>
            <w:r w:rsidRPr="00EB0E86">
              <w:t xml:space="preserve">на </w:t>
            </w:r>
            <w:r>
              <w:t>второй</w:t>
            </w:r>
            <w:r w:rsidRPr="00EB0E86">
              <w:t xml:space="preserve"> год планового периода</w:t>
            </w:r>
            <w:r>
              <w:t>.</w:t>
            </w:r>
          </w:p>
          <w:p w14:paraId="70099BA6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235A6539" w14:textId="761A2337" w:rsidR="00D45F66" w:rsidRPr="007E74C5" w:rsidRDefault="00D45F66" w:rsidP="006B36D5">
            <w:pPr>
              <w:pStyle w:val="GOSTTablenorm"/>
              <w:rPr>
                <w:rFonts w:eastAsia="Calibri"/>
              </w:rPr>
            </w:pPr>
            <w:r w:rsidRPr="005E26C1">
              <w:rPr>
                <w:szCs w:val="22"/>
              </w:rPr>
              <w:t xml:space="preserve">Баланс (Остаток по Кт = Оборот по Кт минус Оборот по Дт) на конец </w:t>
            </w:r>
            <w:r>
              <w:rPr>
                <w:szCs w:val="22"/>
              </w:rPr>
              <w:t xml:space="preserve">отчетного периода по показателю </w:t>
            </w:r>
            <w:r>
              <w:t>ЛБО_ПБС_ВАЛ_3</w:t>
            </w:r>
          </w:p>
        </w:tc>
        <w:tc>
          <w:tcPr>
            <w:tcW w:w="254" w:type="pct"/>
          </w:tcPr>
          <w:p w14:paraId="5DE9F8FF" w14:textId="4B83DB51" w:rsidR="00D45F66" w:rsidRPr="00A007CA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74023ECD" w14:textId="1C8197E2" w:rsidR="00D45F66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15303B75" w14:textId="32AC6A55" w:rsidR="00D45F66" w:rsidRPr="00ED23E7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7665AA14" w14:textId="1B77FF52" w:rsidR="00D45F66" w:rsidRPr="00040850" w:rsidRDefault="00D45F66" w:rsidP="006B36D5">
            <w:pPr>
              <w:pStyle w:val="GOSTTablenorm"/>
            </w:pPr>
            <w:r>
              <w:t>+</w:t>
            </w:r>
          </w:p>
        </w:tc>
        <w:tc>
          <w:tcPr>
            <w:tcW w:w="213" w:type="pct"/>
          </w:tcPr>
          <w:p w14:paraId="353AB269" w14:textId="658AA85B" w:rsidR="00D45F66" w:rsidRPr="00040850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7DB2469" w14:textId="13699469" w:rsidR="00D45F66" w:rsidRPr="00040850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1D10A7D0" w14:textId="546F4275" w:rsidR="00D45F66" w:rsidRPr="00040850" w:rsidRDefault="00D45F66" w:rsidP="006B36D5">
            <w:pPr>
              <w:pStyle w:val="GOSTTablenorm"/>
            </w:pPr>
            <w:r>
              <w:t>-</w:t>
            </w:r>
          </w:p>
        </w:tc>
      </w:tr>
      <w:tr w:rsidR="00D45F66" w:rsidRPr="005E26C1" w14:paraId="3FADF2CC" w14:textId="77777777" w:rsidTr="00D45F66">
        <w:tc>
          <w:tcPr>
            <w:tcW w:w="125" w:type="pct"/>
          </w:tcPr>
          <w:p w14:paraId="05674304" w14:textId="77777777" w:rsidR="00D45F66" w:rsidRPr="008E560B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6582B65C" w14:textId="61551E04" w:rsidR="00D45F66" w:rsidRPr="00BE2CE9" w:rsidRDefault="00D45F66" w:rsidP="006B36D5">
            <w:pPr>
              <w:pStyle w:val="GOSTTablenorm"/>
            </w:pPr>
            <w:r w:rsidRPr="00EB0E86">
              <w:t xml:space="preserve">Неиспользованный остаток ЛБО ПБС в валюте на </w:t>
            </w:r>
            <w:r>
              <w:t>третий</w:t>
            </w:r>
            <w:r w:rsidRPr="00EB0E86">
              <w:t xml:space="preserve"> год планового периода (в рублевом эквиваленте)</w:t>
            </w:r>
          </w:p>
        </w:tc>
        <w:tc>
          <w:tcPr>
            <w:tcW w:w="279" w:type="pct"/>
          </w:tcPr>
          <w:p w14:paraId="404EED09" w14:textId="583D33DA" w:rsidR="00D45F66" w:rsidRPr="00D56931" w:rsidRDefault="00C303B1" w:rsidP="006B36D5">
            <w:pPr>
              <w:pStyle w:val="GOSTTablenorm"/>
              <w:rPr>
                <w:szCs w:val="22"/>
              </w:rPr>
            </w:pPr>
            <w:ins w:id="1303" w:author="Краснова Наталья EXP-332161" w:date="2026-03-19T17:53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5D40BAAD" w14:textId="55F2024B" w:rsidR="00D45F66" w:rsidRDefault="00D45F66" w:rsidP="006B36D5">
            <w:pPr>
              <w:pStyle w:val="GOSTTablenorm"/>
              <w:rPr>
                <w:szCs w:val="22"/>
              </w:rPr>
            </w:pPr>
            <w:r w:rsidRPr="00D56931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9C45B5E" w14:textId="2840E93E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629AD351" w14:textId="0FB765AD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68A9B9D8" w14:textId="62C4E06A" w:rsidR="00D45F66" w:rsidRPr="00A309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204</w:t>
            </w:r>
          </w:p>
        </w:tc>
        <w:tc>
          <w:tcPr>
            <w:tcW w:w="1107" w:type="pct"/>
          </w:tcPr>
          <w:p w14:paraId="3B9ED58F" w14:textId="48E0F00E" w:rsidR="00D45F66" w:rsidRDefault="00D45F66" w:rsidP="006B36D5">
            <w:pPr>
              <w:pStyle w:val="GOSTTablenorm"/>
            </w:pPr>
            <w:r w:rsidRPr="00EB0E86">
              <w:rPr>
                <w:rFonts w:eastAsia="Calibri"/>
              </w:rPr>
              <w:t xml:space="preserve">Величина разности ЛБО в </w:t>
            </w:r>
            <w:r w:rsidRPr="007E74C5">
              <w:t>иностранной</w:t>
            </w:r>
            <w:r w:rsidRPr="00EB0E86">
              <w:rPr>
                <w:rFonts w:eastAsia="Calibri"/>
              </w:rPr>
              <w:t xml:space="preserve"> валюте, доведенных до ПБС, и поставленных на учет БО</w:t>
            </w:r>
            <w:r>
              <w:rPr>
                <w:rFonts w:eastAsia="Calibri"/>
              </w:rPr>
              <w:t xml:space="preserve"> </w:t>
            </w:r>
            <w:r w:rsidRPr="00EB0E86">
              <w:t xml:space="preserve">на </w:t>
            </w:r>
            <w:r>
              <w:t>третий</w:t>
            </w:r>
            <w:r w:rsidRPr="00EB0E86">
              <w:t xml:space="preserve"> год планового периода</w:t>
            </w:r>
            <w:r>
              <w:t>.</w:t>
            </w:r>
          </w:p>
          <w:p w14:paraId="5773A364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524B7121" w14:textId="00D8EB19" w:rsidR="00D45F66" w:rsidRPr="007E74C5" w:rsidRDefault="00D45F66" w:rsidP="006B36D5">
            <w:pPr>
              <w:pStyle w:val="GOSTTablenorm"/>
              <w:rPr>
                <w:rFonts w:eastAsia="Calibri"/>
              </w:rPr>
            </w:pPr>
            <w:r w:rsidRPr="005E26C1">
              <w:rPr>
                <w:szCs w:val="22"/>
              </w:rPr>
              <w:t xml:space="preserve">Баланс (Остаток по Кт = Оборот по Кт минус Оборот по Дт) на конец </w:t>
            </w:r>
            <w:r>
              <w:rPr>
                <w:szCs w:val="22"/>
              </w:rPr>
              <w:t xml:space="preserve">отчетного периода по показателю </w:t>
            </w:r>
            <w:r>
              <w:t>ЛБО_ПБС_ВАЛ_4</w:t>
            </w:r>
          </w:p>
        </w:tc>
        <w:tc>
          <w:tcPr>
            <w:tcW w:w="254" w:type="pct"/>
          </w:tcPr>
          <w:p w14:paraId="333FDAC7" w14:textId="40296D59" w:rsidR="00D45F66" w:rsidRPr="00A007CA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33B8CB53" w14:textId="1054C8F3" w:rsidR="00D45F66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535D107C" w14:textId="1FADCF0C" w:rsidR="00D45F66" w:rsidRPr="00ED23E7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344E3D04" w14:textId="69ECBEBF" w:rsidR="00D45F66" w:rsidRPr="00040850" w:rsidRDefault="00D45F66" w:rsidP="006B36D5">
            <w:pPr>
              <w:pStyle w:val="GOSTTablenorm"/>
            </w:pPr>
            <w:r>
              <w:t>+</w:t>
            </w:r>
          </w:p>
        </w:tc>
        <w:tc>
          <w:tcPr>
            <w:tcW w:w="213" w:type="pct"/>
          </w:tcPr>
          <w:p w14:paraId="38877F5F" w14:textId="3A5E98DA" w:rsidR="00D45F66" w:rsidRPr="00040850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412E2CD7" w14:textId="5A1AB983" w:rsidR="00D45F66" w:rsidRPr="00040850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237AF8F7" w14:textId="4E4BBA05" w:rsidR="00D45F66" w:rsidRPr="00040850" w:rsidRDefault="00D45F66" w:rsidP="006B36D5">
            <w:pPr>
              <w:pStyle w:val="GOSTTablenorm"/>
            </w:pPr>
            <w:r>
              <w:t>-</w:t>
            </w:r>
          </w:p>
        </w:tc>
      </w:tr>
      <w:tr w:rsidR="00D45F66" w:rsidRPr="005E26C1" w14:paraId="77904A9B" w14:textId="77777777" w:rsidTr="00D45F66">
        <w:tc>
          <w:tcPr>
            <w:tcW w:w="125" w:type="pct"/>
          </w:tcPr>
          <w:p w14:paraId="34BB1CEB" w14:textId="77777777" w:rsidR="00D45F66" w:rsidRPr="008A7F76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095124DD" w14:textId="77777777" w:rsidR="00D45F66" w:rsidRPr="00B5571A" w:rsidRDefault="00D45F66" w:rsidP="006B36D5">
            <w:pPr>
              <w:pStyle w:val="GOSTTablenorm"/>
            </w:pPr>
            <w:r w:rsidRPr="00B5571A">
              <w:rPr>
                <w:highlight w:val="green"/>
              </w:rPr>
              <w:t>Остаток ЛБО для принятия БО (по главе) на текущий финансовый год</w:t>
            </w:r>
          </w:p>
          <w:p w14:paraId="08FFDC53" w14:textId="77777777" w:rsidR="00D45F66" w:rsidRPr="00B5571A" w:rsidRDefault="00D45F66" w:rsidP="006B36D5">
            <w:pPr>
              <w:pStyle w:val="GOSTTablenorm"/>
            </w:pPr>
          </w:p>
        </w:tc>
        <w:tc>
          <w:tcPr>
            <w:tcW w:w="279" w:type="pct"/>
          </w:tcPr>
          <w:p w14:paraId="1E163E5E" w14:textId="5B033C03" w:rsidR="00D45F66" w:rsidRPr="00D56931" w:rsidRDefault="00C303B1" w:rsidP="006B36D5">
            <w:pPr>
              <w:pStyle w:val="GOSTTablenorm"/>
              <w:rPr>
                <w:szCs w:val="22"/>
              </w:rPr>
            </w:pPr>
            <w:ins w:id="1304" w:author="Краснова Наталья EXP-332161" w:date="2026-03-19T17:53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01D63D54" w14:textId="2EE83A6D" w:rsidR="00D45F66" w:rsidRPr="003219F6" w:rsidRDefault="00D45F66" w:rsidP="006B36D5">
            <w:pPr>
              <w:pStyle w:val="GOSTTablenorm"/>
            </w:pPr>
            <w:r w:rsidRPr="00D56931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AB40BCE" w14:textId="17465FCF" w:rsidR="00D45F66" w:rsidRDefault="00D45F66" w:rsidP="006B36D5">
            <w:pPr>
              <w:pStyle w:val="GOSTTablenorm"/>
            </w:pPr>
            <w:r>
              <w:rPr>
                <w:lang w:val="en-US"/>
              </w:rPr>
              <w:t>FAIP</w:t>
            </w:r>
            <w:r>
              <w:t>/</w:t>
            </w:r>
            <w:r>
              <w:rPr>
                <w:lang w:val="en-US"/>
              </w:rPr>
              <w:t>KMI</w:t>
            </w:r>
            <w:r>
              <w:t>: 45</w:t>
            </w:r>
          </w:p>
        </w:tc>
        <w:tc>
          <w:tcPr>
            <w:tcW w:w="341" w:type="pct"/>
          </w:tcPr>
          <w:p w14:paraId="4835CBC1" w14:textId="77777777" w:rsidR="00D45F66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52D696DC" w14:textId="77777777" w:rsidR="00D45F66" w:rsidRPr="00624667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1107" w:type="pct"/>
          </w:tcPr>
          <w:p w14:paraId="0D665768" w14:textId="77777777" w:rsidR="00D45F66" w:rsidRPr="003219F6" w:rsidRDefault="00D45F66" w:rsidP="006B36D5">
            <w:pPr>
              <w:pStyle w:val="GOSTTablenorm"/>
              <w:rPr>
                <w:rFonts w:eastAsia="Calibri"/>
                <w:szCs w:val="22"/>
              </w:rPr>
            </w:pPr>
            <w:r w:rsidRPr="00AE479B">
              <w:rPr>
                <w:rFonts w:eastAsia="Calibri"/>
                <w:szCs w:val="22"/>
              </w:rPr>
              <w:t xml:space="preserve">Величина разности ЛБО, доведенных до </w:t>
            </w:r>
            <w:r w:rsidRPr="003219F6">
              <w:rPr>
                <w:rFonts w:eastAsia="Calibri"/>
                <w:szCs w:val="22"/>
              </w:rPr>
              <w:t>ГРБС, и поставленных на учет БО подведомственными ПБС</w:t>
            </w:r>
            <w:r w:rsidRPr="003219F6">
              <w:rPr>
                <w:szCs w:val="22"/>
              </w:rPr>
              <w:t xml:space="preserve"> на текущий финансовый год</w:t>
            </w:r>
            <w:r w:rsidRPr="003219F6">
              <w:rPr>
                <w:rFonts w:eastAsia="Calibri"/>
                <w:szCs w:val="22"/>
              </w:rPr>
              <w:t>.</w:t>
            </w:r>
          </w:p>
          <w:p w14:paraId="2A33F052" w14:textId="77777777" w:rsidR="00D45F66" w:rsidRPr="00AE479B" w:rsidRDefault="00D45F66" w:rsidP="006B36D5">
            <w:pPr>
              <w:pStyle w:val="GOSTTablenorm"/>
              <w:rPr>
                <w:szCs w:val="22"/>
              </w:rPr>
            </w:pPr>
            <w:r w:rsidRPr="003219F6">
              <w:rPr>
                <w:szCs w:val="22"/>
              </w:rPr>
              <w:t>Расчет по сумме в валюте учета (в рублях).</w:t>
            </w:r>
          </w:p>
          <w:p w14:paraId="259754D4" w14:textId="77777777" w:rsidR="00D45F66" w:rsidRPr="00AE479B" w:rsidRDefault="00D45F66" w:rsidP="006B36D5">
            <w:pPr>
              <w:pStyle w:val="GOSTTablenorm"/>
              <w:rPr>
                <w:szCs w:val="22"/>
              </w:rPr>
            </w:pPr>
            <w:r w:rsidRPr="00AE479B">
              <w:rPr>
                <w:szCs w:val="22"/>
              </w:rPr>
              <w:t>Оборот по Кт за отчетный период по показателю ЛБО_ГАБС_1</w:t>
            </w:r>
          </w:p>
          <w:p w14:paraId="399E1717" w14:textId="77777777" w:rsidR="00D45F66" w:rsidRPr="00AE479B" w:rsidRDefault="00D45F66" w:rsidP="006B36D5">
            <w:pPr>
              <w:pStyle w:val="GOSTTablenorm"/>
              <w:rPr>
                <w:szCs w:val="22"/>
              </w:rPr>
            </w:pPr>
            <w:r w:rsidRPr="00AE479B">
              <w:rPr>
                <w:szCs w:val="22"/>
              </w:rPr>
              <w:t>минус выражение:</w:t>
            </w:r>
          </w:p>
          <w:p w14:paraId="00E8B18A" w14:textId="77777777" w:rsidR="00D45F66" w:rsidRPr="00AE479B" w:rsidRDefault="00D45F66" w:rsidP="006B36D5">
            <w:pPr>
              <w:pStyle w:val="GOSTTablenorm"/>
              <w:rPr>
                <w:szCs w:val="22"/>
              </w:rPr>
            </w:pPr>
            <w:r w:rsidRPr="00AE479B">
              <w:rPr>
                <w:szCs w:val="22"/>
              </w:rPr>
              <w:lastRenderedPageBreak/>
              <w:t>(Баланс (Остаток по Кт = Оборот по Кт минус Оборот по Дт) на конец отчетного периода по показателям:</w:t>
            </w:r>
          </w:p>
          <w:p w14:paraId="79EFA8FC" w14:textId="77777777" w:rsidR="00D45F66" w:rsidRPr="00AE479B" w:rsidRDefault="00D45F66" w:rsidP="006B36D5">
            <w:pPr>
              <w:pStyle w:val="GOSTTableListMark1"/>
              <w:numPr>
                <w:ilvl w:val="0"/>
                <w:numId w:val="1"/>
              </w:numPr>
              <w:rPr>
                <w:szCs w:val="22"/>
              </w:rPr>
            </w:pPr>
            <w:r w:rsidRPr="00AE479B">
              <w:rPr>
                <w:szCs w:val="22"/>
              </w:rPr>
              <w:t>БО_ПБС_ЗП_1,</w:t>
            </w:r>
          </w:p>
          <w:p w14:paraId="7A32D20B" w14:textId="77777777" w:rsidR="00D45F66" w:rsidRPr="00AE479B" w:rsidRDefault="00D45F66" w:rsidP="006B36D5">
            <w:pPr>
              <w:pStyle w:val="GOSTTableListMark1"/>
              <w:numPr>
                <w:ilvl w:val="0"/>
                <w:numId w:val="1"/>
              </w:numPr>
              <w:rPr>
                <w:szCs w:val="22"/>
              </w:rPr>
            </w:pPr>
            <w:r w:rsidRPr="00AE479B">
              <w:rPr>
                <w:szCs w:val="22"/>
              </w:rPr>
              <w:t>БО_ПБС_ЗП_ВАЛ_1,</w:t>
            </w:r>
          </w:p>
          <w:p w14:paraId="0AB0D72D" w14:textId="77777777" w:rsidR="00D45F66" w:rsidRPr="00AE479B" w:rsidRDefault="00D45F66" w:rsidP="006B36D5">
            <w:pPr>
              <w:pStyle w:val="GOSTTableListMark1"/>
              <w:numPr>
                <w:ilvl w:val="0"/>
                <w:numId w:val="1"/>
              </w:numPr>
              <w:rPr>
                <w:szCs w:val="22"/>
              </w:rPr>
            </w:pPr>
            <w:r w:rsidRPr="00AE479B">
              <w:rPr>
                <w:szCs w:val="22"/>
              </w:rPr>
              <w:t>БО_ПБС_ПП_1,</w:t>
            </w:r>
          </w:p>
          <w:p w14:paraId="3D3B9178" w14:textId="77777777" w:rsidR="00D45F66" w:rsidRPr="00AE479B" w:rsidRDefault="00D45F66" w:rsidP="006B36D5">
            <w:pPr>
              <w:pStyle w:val="GOSTTableListMark1"/>
              <w:numPr>
                <w:ilvl w:val="0"/>
                <w:numId w:val="1"/>
              </w:numPr>
              <w:rPr>
                <w:szCs w:val="22"/>
              </w:rPr>
            </w:pPr>
            <w:r w:rsidRPr="00AE479B">
              <w:rPr>
                <w:szCs w:val="22"/>
              </w:rPr>
              <w:t>БО_ПБС_ПП_ВАЛ_1</w:t>
            </w:r>
          </w:p>
          <w:p w14:paraId="3148844F" w14:textId="77777777" w:rsidR="00D45F66" w:rsidRPr="00AE479B" w:rsidRDefault="00D45F66" w:rsidP="006B36D5">
            <w:pPr>
              <w:pStyle w:val="GOSTTablenorm"/>
              <w:rPr>
                <w:szCs w:val="22"/>
              </w:rPr>
            </w:pPr>
            <w:r w:rsidRPr="00AE479B">
              <w:rPr>
                <w:szCs w:val="22"/>
              </w:rPr>
              <w:t>плюс</w:t>
            </w:r>
          </w:p>
          <w:p w14:paraId="46088AC3" w14:textId="77777777" w:rsidR="00D45F66" w:rsidRPr="00AE479B" w:rsidRDefault="00D45F66" w:rsidP="006B36D5">
            <w:pPr>
              <w:pStyle w:val="GOSTTablenorm"/>
              <w:rPr>
                <w:szCs w:val="22"/>
              </w:rPr>
            </w:pPr>
            <w:r w:rsidRPr="00AE479B">
              <w:rPr>
                <w:szCs w:val="22"/>
              </w:rPr>
              <w:t>Оборот по Кт за отчетный период по показателям:</w:t>
            </w:r>
          </w:p>
          <w:p w14:paraId="50C0404B" w14:textId="77777777" w:rsidR="00D45F66" w:rsidRPr="00AE479B" w:rsidRDefault="00D45F66" w:rsidP="006B36D5">
            <w:pPr>
              <w:pStyle w:val="GOSTTableListMark1"/>
              <w:numPr>
                <w:ilvl w:val="0"/>
                <w:numId w:val="1"/>
              </w:numPr>
              <w:rPr>
                <w:rStyle w:val="GOSTTablenorm0"/>
                <w:szCs w:val="22"/>
              </w:rPr>
            </w:pPr>
            <w:r w:rsidRPr="00AE479B">
              <w:rPr>
                <w:szCs w:val="22"/>
              </w:rPr>
              <w:t>БО_ПБС_ЗФ</w:t>
            </w:r>
            <w:r w:rsidRPr="00AE479B">
              <w:rPr>
                <w:rStyle w:val="GOSTTablenorm0"/>
                <w:szCs w:val="22"/>
              </w:rPr>
              <w:t>_1,</w:t>
            </w:r>
          </w:p>
          <w:p w14:paraId="7A6F54D6" w14:textId="77777777" w:rsidR="00D45F66" w:rsidRPr="00AE479B" w:rsidRDefault="00D45F66" w:rsidP="006B36D5">
            <w:pPr>
              <w:pStyle w:val="GOSTTableListMark1"/>
              <w:numPr>
                <w:ilvl w:val="0"/>
                <w:numId w:val="1"/>
              </w:numPr>
              <w:rPr>
                <w:rStyle w:val="GOSTTablenorm0"/>
                <w:szCs w:val="22"/>
              </w:rPr>
            </w:pPr>
            <w:r w:rsidRPr="00AE479B">
              <w:rPr>
                <w:rStyle w:val="GOSTTablenorm0"/>
                <w:szCs w:val="22"/>
              </w:rPr>
              <w:t>БО_ПБС_ЗФ_ВАЛ_1,</w:t>
            </w:r>
          </w:p>
          <w:p w14:paraId="1C167C8C" w14:textId="77777777" w:rsidR="00D45F66" w:rsidRPr="00AE479B" w:rsidRDefault="00D45F66" w:rsidP="006B36D5">
            <w:pPr>
              <w:pStyle w:val="GOSTTableListMark1"/>
              <w:numPr>
                <w:ilvl w:val="0"/>
                <w:numId w:val="1"/>
              </w:numPr>
              <w:rPr>
                <w:rStyle w:val="GOSTTablenorm0"/>
                <w:szCs w:val="22"/>
              </w:rPr>
            </w:pPr>
            <w:r w:rsidRPr="00AE479B">
              <w:rPr>
                <w:rStyle w:val="GOSTTablenorm0"/>
                <w:szCs w:val="22"/>
              </w:rPr>
              <w:t>БО_ПБС_ПР_1,</w:t>
            </w:r>
          </w:p>
          <w:p w14:paraId="25B4C26E" w14:textId="77777777" w:rsidR="00D45F66" w:rsidRPr="00AE479B" w:rsidRDefault="00D45F66" w:rsidP="006B36D5">
            <w:pPr>
              <w:pStyle w:val="GOSTTableListMark1"/>
              <w:numPr>
                <w:ilvl w:val="0"/>
                <w:numId w:val="1"/>
              </w:numPr>
              <w:rPr>
                <w:rFonts w:eastAsia="Calibri"/>
                <w:szCs w:val="22"/>
              </w:rPr>
            </w:pPr>
            <w:r w:rsidRPr="00AE479B">
              <w:rPr>
                <w:rStyle w:val="GOSTTablenorm0"/>
                <w:szCs w:val="22"/>
              </w:rPr>
              <w:t>БО_ПБС_</w:t>
            </w:r>
            <w:r w:rsidRPr="00AE479B">
              <w:rPr>
                <w:szCs w:val="22"/>
              </w:rPr>
              <w:t>ПР_ВАЛ_1)</w:t>
            </w:r>
          </w:p>
        </w:tc>
        <w:tc>
          <w:tcPr>
            <w:tcW w:w="254" w:type="pct"/>
          </w:tcPr>
          <w:p w14:paraId="2293B8F3" w14:textId="77777777" w:rsidR="00D45F66" w:rsidRPr="00AE479B" w:rsidRDefault="00D45F66" w:rsidP="006B36D5">
            <w:pPr>
              <w:pStyle w:val="GOSTTablenorm"/>
              <w:rPr>
                <w:szCs w:val="22"/>
              </w:rPr>
            </w:pPr>
            <w:r w:rsidRPr="00AE479B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182B0497" w14:textId="77777777" w:rsidR="00D45F66" w:rsidRPr="00AE479B" w:rsidRDefault="00D45F66" w:rsidP="006B36D5">
            <w:pPr>
              <w:pStyle w:val="GOSTTablenorm"/>
              <w:rPr>
                <w:szCs w:val="22"/>
              </w:rPr>
            </w:pPr>
            <w:r w:rsidRPr="00AE479B"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455BE52E" w14:textId="77777777" w:rsidR="00D45F66" w:rsidRPr="00AE479B" w:rsidRDefault="00D45F66" w:rsidP="006B36D5">
            <w:pPr>
              <w:pStyle w:val="GOSTTablenorm"/>
              <w:rPr>
                <w:szCs w:val="22"/>
              </w:rPr>
            </w:pPr>
            <w:r w:rsidRPr="00AE479B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7173E4C2" w14:textId="77777777" w:rsidR="00D45F66" w:rsidRPr="00AE479B" w:rsidRDefault="00D45F66" w:rsidP="006B36D5">
            <w:pPr>
              <w:pStyle w:val="GOSTTablenorm"/>
              <w:rPr>
                <w:szCs w:val="22"/>
              </w:rPr>
            </w:pPr>
            <w:r w:rsidRPr="00AE479B"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061BD885" w14:textId="77777777" w:rsidR="00D45F66" w:rsidRPr="00AE479B" w:rsidRDefault="00D45F66" w:rsidP="006B36D5">
            <w:pPr>
              <w:pStyle w:val="GOSTTablenorm"/>
              <w:rPr>
                <w:szCs w:val="22"/>
              </w:rPr>
            </w:pPr>
            <w:r w:rsidRPr="00AE479B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754E2B79" w14:textId="77777777" w:rsidR="00D45F66" w:rsidRPr="00AE479B" w:rsidRDefault="00D45F66" w:rsidP="006B36D5">
            <w:pPr>
              <w:pStyle w:val="GOSTTablenorm"/>
              <w:rPr>
                <w:szCs w:val="22"/>
              </w:rPr>
            </w:pPr>
            <w:r w:rsidRPr="00AE479B"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52E6B3E5" w14:textId="77777777" w:rsidR="00D45F66" w:rsidRPr="00AE479B" w:rsidRDefault="00D45F66" w:rsidP="006B36D5">
            <w:pPr>
              <w:pStyle w:val="GOSTTablenorm"/>
              <w:rPr>
                <w:szCs w:val="22"/>
              </w:rPr>
            </w:pPr>
            <w:r w:rsidRPr="00AE479B">
              <w:rPr>
                <w:szCs w:val="22"/>
              </w:rPr>
              <w:t>-</w:t>
            </w:r>
          </w:p>
        </w:tc>
      </w:tr>
      <w:tr w:rsidR="00D45F66" w:rsidRPr="005E26C1" w14:paraId="125B82C3" w14:textId="77777777" w:rsidTr="00D45F66">
        <w:tc>
          <w:tcPr>
            <w:tcW w:w="125" w:type="pct"/>
          </w:tcPr>
          <w:p w14:paraId="758B0428" w14:textId="77777777" w:rsidR="00D45F66" w:rsidRPr="008A7F76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712B6971" w14:textId="77777777" w:rsidR="00D45F66" w:rsidRPr="00B5571A" w:rsidRDefault="00D45F66" w:rsidP="006B36D5">
            <w:pPr>
              <w:pStyle w:val="GOSTTablenorm"/>
              <w:rPr>
                <w:highlight w:val="green"/>
              </w:rPr>
            </w:pPr>
            <w:r w:rsidRPr="00B5571A">
              <w:rPr>
                <w:highlight w:val="green"/>
              </w:rPr>
              <w:t>Остаток ЛБО для принятия БО (по главе) на первый год планового периода</w:t>
            </w:r>
          </w:p>
          <w:p w14:paraId="2978F815" w14:textId="77777777" w:rsidR="00D45F66" w:rsidRPr="00B10891" w:rsidRDefault="00D45F66" w:rsidP="006B36D5">
            <w:pPr>
              <w:pStyle w:val="GOSTTablenorm"/>
              <w:rPr>
                <w:rFonts w:eastAsia="Calibri"/>
              </w:rPr>
            </w:pPr>
          </w:p>
        </w:tc>
        <w:tc>
          <w:tcPr>
            <w:tcW w:w="279" w:type="pct"/>
          </w:tcPr>
          <w:p w14:paraId="3CE6A84B" w14:textId="48A052DB" w:rsidR="00D45F66" w:rsidRPr="00D56931" w:rsidRDefault="00C303B1" w:rsidP="006B36D5">
            <w:pPr>
              <w:pStyle w:val="GOSTTablenorm"/>
              <w:rPr>
                <w:szCs w:val="22"/>
              </w:rPr>
            </w:pPr>
            <w:ins w:id="1305" w:author="Краснова Наталья EXP-332161" w:date="2026-03-19T17:53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52383A4D" w14:textId="56635CA9" w:rsidR="00D45F66" w:rsidRPr="003219F6" w:rsidRDefault="00D45F66" w:rsidP="006B36D5">
            <w:pPr>
              <w:pStyle w:val="GOSTTablenorm"/>
            </w:pPr>
            <w:r w:rsidRPr="00D56931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0D203FD" w14:textId="12FB6AAD" w:rsidR="00D45F66" w:rsidRDefault="00D45F66" w:rsidP="006B36D5">
            <w:pPr>
              <w:pStyle w:val="GOSTTablenorm"/>
            </w:pPr>
            <w:r>
              <w:rPr>
                <w:lang w:val="en-US"/>
              </w:rPr>
              <w:t>FAIP</w:t>
            </w:r>
            <w:r>
              <w:t>/</w:t>
            </w:r>
            <w:r>
              <w:rPr>
                <w:lang w:val="en-US"/>
              </w:rPr>
              <w:t>KMI</w:t>
            </w:r>
            <w:r>
              <w:t>: 46</w:t>
            </w:r>
          </w:p>
        </w:tc>
        <w:tc>
          <w:tcPr>
            <w:tcW w:w="341" w:type="pct"/>
          </w:tcPr>
          <w:p w14:paraId="33EFC9E4" w14:textId="77777777" w:rsidR="00D45F66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11210686" w14:textId="77777777" w:rsidR="00D45F66" w:rsidRPr="00624667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1107" w:type="pct"/>
          </w:tcPr>
          <w:p w14:paraId="3B03FC3A" w14:textId="77777777" w:rsidR="00D45F66" w:rsidRPr="00AE479B" w:rsidRDefault="00D45F66" w:rsidP="006B36D5">
            <w:pPr>
              <w:pStyle w:val="GOSTTablenorm"/>
              <w:rPr>
                <w:rFonts w:eastAsia="Calibri"/>
                <w:szCs w:val="22"/>
              </w:rPr>
            </w:pPr>
            <w:r w:rsidRPr="00AE479B">
              <w:rPr>
                <w:rFonts w:eastAsia="Calibri"/>
                <w:szCs w:val="22"/>
              </w:rPr>
              <w:t xml:space="preserve">Величина </w:t>
            </w:r>
            <w:r w:rsidRPr="003219F6">
              <w:rPr>
                <w:rFonts w:eastAsia="Calibri"/>
                <w:szCs w:val="22"/>
              </w:rPr>
              <w:t>разности ЛБО, доведенных до ГРБС, и поставленных на учет БО подведомственными ПБС</w:t>
            </w:r>
            <w:r w:rsidRPr="003219F6">
              <w:rPr>
                <w:szCs w:val="22"/>
              </w:rPr>
              <w:t xml:space="preserve"> на первый год планового периода</w:t>
            </w:r>
            <w:r w:rsidRPr="003219F6">
              <w:rPr>
                <w:rFonts w:eastAsia="Calibri"/>
                <w:szCs w:val="22"/>
              </w:rPr>
              <w:t>.</w:t>
            </w:r>
          </w:p>
          <w:p w14:paraId="22F003BB" w14:textId="77777777" w:rsidR="00D45F66" w:rsidRPr="00AE479B" w:rsidRDefault="00D45F66" w:rsidP="006B36D5">
            <w:pPr>
              <w:ind w:firstLine="0"/>
              <w:rPr>
                <w:sz w:val="22"/>
                <w:szCs w:val="22"/>
              </w:rPr>
            </w:pPr>
          </w:p>
          <w:p w14:paraId="6CCBDB6C" w14:textId="77777777" w:rsidR="00D45F66" w:rsidRPr="00AE479B" w:rsidRDefault="00D45F66" w:rsidP="006B36D5">
            <w:pPr>
              <w:pStyle w:val="GOSTTablenorm"/>
              <w:rPr>
                <w:szCs w:val="22"/>
              </w:rPr>
            </w:pPr>
            <w:r w:rsidRPr="00AE479B">
              <w:rPr>
                <w:szCs w:val="22"/>
              </w:rPr>
              <w:lastRenderedPageBreak/>
              <w:t>Расчет по сумме в валюте учета (в рублях).</w:t>
            </w:r>
          </w:p>
          <w:p w14:paraId="63ADAACE" w14:textId="77777777" w:rsidR="00D45F66" w:rsidRPr="00AE479B" w:rsidRDefault="00D45F66" w:rsidP="006B36D5">
            <w:pPr>
              <w:pStyle w:val="GOSTTablenorm"/>
              <w:rPr>
                <w:szCs w:val="22"/>
              </w:rPr>
            </w:pPr>
            <w:r w:rsidRPr="00AE479B">
              <w:rPr>
                <w:szCs w:val="22"/>
              </w:rPr>
              <w:t>Оборот по Кт за отчетный период по показателю ЛБО_ГАБС_2</w:t>
            </w:r>
          </w:p>
          <w:p w14:paraId="187E8252" w14:textId="77777777" w:rsidR="00D45F66" w:rsidRPr="00AE479B" w:rsidRDefault="00D45F66" w:rsidP="006B36D5">
            <w:pPr>
              <w:pStyle w:val="GOSTTablenorm"/>
              <w:rPr>
                <w:szCs w:val="22"/>
              </w:rPr>
            </w:pPr>
            <w:r w:rsidRPr="00AE479B">
              <w:rPr>
                <w:szCs w:val="22"/>
              </w:rPr>
              <w:t>минус выражение:</w:t>
            </w:r>
          </w:p>
          <w:p w14:paraId="485A4354" w14:textId="77777777" w:rsidR="00D45F66" w:rsidRPr="00AE479B" w:rsidRDefault="00D45F66" w:rsidP="006B36D5">
            <w:pPr>
              <w:pStyle w:val="GOSTTablenorm"/>
              <w:rPr>
                <w:szCs w:val="22"/>
              </w:rPr>
            </w:pPr>
            <w:r w:rsidRPr="00AE479B">
              <w:rPr>
                <w:szCs w:val="22"/>
              </w:rPr>
              <w:t>(Баланс (Остаток по Кт = Оборот по Кт минус Оборот по Дт) на конец отчетного периода по показателям:</w:t>
            </w:r>
          </w:p>
          <w:p w14:paraId="49D5C88E" w14:textId="77777777" w:rsidR="00D45F66" w:rsidRPr="00AE479B" w:rsidRDefault="00D45F66" w:rsidP="006B36D5">
            <w:pPr>
              <w:pStyle w:val="GOSTTableListMark1"/>
              <w:numPr>
                <w:ilvl w:val="0"/>
                <w:numId w:val="1"/>
              </w:numPr>
              <w:rPr>
                <w:szCs w:val="22"/>
              </w:rPr>
            </w:pPr>
            <w:r w:rsidRPr="00AE479B">
              <w:rPr>
                <w:szCs w:val="22"/>
              </w:rPr>
              <w:t>БО_ПБС_ЗП_2,</w:t>
            </w:r>
          </w:p>
          <w:p w14:paraId="297BBDAA" w14:textId="77777777" w:rsidR="00D45F66" w:rsidRPr="00AE479B" w:rsidRDefault="00D45F66" w:rsidP="006B36D5">
            <w:pPr>
              <w:pStyle w:val="GOSTTableListMark1"/>
              <w:numPr>
                <w:ilvl w:val="0"/>
                <w:numId w:val="1"/>
              </w:numPr>
              <w:rPr>
                <w:szCs w:val="22"/>
              </w:rPr>
            </w:pPr>
            <w:r w:rsidRPr="00AE479B">
              <w:rPr>
                <w:szCs w:val="22"/>
              </w:rPr>
              <w:t>БО_ПБС_ЗП_ВАЛ_2,</w:t>
            </w:r>
          </w:p>
          <w:p w14:paraId="0B27E094" w14:textId="77777777" w:rsidR="00D45F66" w:rsidRPr="00AE479B" w:rsidRDefault="00D45F66" w:rsidP="006B36D5">
            <w:pPr>
              <w:pStyle w:val="GOSTTableListMark1"/>
              <w:numPr>
                <w:ilvl w:val="0"/>
                <w:numId w:val="1"/>
              </w:numPr>
              <w:rPr>
                <w:szCs w:val="22"/>
              </w:rPr>
            </w:pPr>
            <w:r w:rsidRPr="00AE479B">
              <w:rPr>
                <w:szCs w:val="22"/>
              </w:rPr>
              <w:t>БО_ПБС_ПП_2,</w:t>
            </w:r>
          </w:p>
          <w:p w14:paraId="13DF3BA0" w14:textId="77777777" w:rsidR="00D45F66" w:rsidRPr="00AE479B" w:rsidRDefault="00D45F66" w:rsidP="006B36D5">
            <w:pPr>
              <w:pStyle w:val="GOSTTableListMark1"/>
              <w:numPr>
                <w:ilvl w:val="0"/>
                <w:numId w:val="1"/>
              </w:numPr>
              <w:rPr>
                <w:szCs w:val="22"/>
              </w:rPr>
            </w:pPr>
            <w:r w:rsidRPr="00AE479B">
              <w:rPr>
                <w:szCs w:val="22"/>
              </w:rPr>
              <w:t>БО_ПБС_ПП_ВАЛ_2</w:t>
            </w:r>
          </w:p>
          <w:p w14:paraId="75FF22E4" w14:textId="77777777" w:rsidR="00D45F66" w:rsidRPr="00AE479B" w:rsidRDefault="00D45F66" w:rsidP="006B36D5">
            <w:pPr>
              <w:pStyle w:val="GOSTTablenorm"/>
              <w:rPr>
                <w:szCs w:val="22"/>
              </w:rPr>
            </w:pPr>
            <w:r w:rsidRPr="00AE479B">
              <w:rPr>
                <w:szCs w:val="22"/>
              </w:rPr>
              <w:t>плюс</w:t>
            </w:r>
          </w:p>
          <w:p w14:paraId="57EA86C1" w14:textId="77777777" w:rsidR="00D45F66" w:rsidRPr="00AE479B" w:rsidRDefault="00D45F66" w:rsidP="006B36D5">
            <w:pPr>
              <w:pStyle w:val="GOSTTablenorm"/>
              <w:rPr>
                <w:szCs w:val="22"/>
              </w:rPr>
            </w:pPr>
            <w:r w:rsidRPr="00AE479B">
              <w:rPr>
                <w:szCs w:val="22"/>
              </w:rPr>
              <w:t>Оборот по Кт за отчетный период по показателям:</w:t>
            </w:r>
          </w:p>
          <w:p w14:paraId="5B4072C1" w14:textId="77777777" w:rsidR="00D45F66" w:rsidRPr="00AE479B" w:rsidRDefault="00D45F66" w:rsidP="006B36D5">
            <w:pPr>
              <w:pStyle w:val="GOSTTableListMark1"/>
              <w:numPr>
                <w:ilvl w:val="0"/>
                <w:numId w:val="1"/>
              </w:numPr>
              <w:rPr>
                <w:rStyle w:val="GOSTTablenorm0"/>
                <w:szCs w:val="22"/>
              </w:rPr>
            </w:pPr>
            <w:r w:rsidRPr="00AE479B">
              <w:rPr>
                <w:szCs w:val="22"/>
              </w:rPr>
              <w:t>БО_ПБС_ЗФ</w:t>
            </w:r>
            <w:r w:rsidRPr="00AE479B">
              <w:rPr>
                <w:rStyle w:val="GOSTTablenorm0"/>
                <w:szCs w:val="22"/>
              </w:rPr>
              <w:t>_2,</w:t>
            </w:r>
          </w:p>
          <w:p w14:paraId="527F2B62" w14:textId="77777777" w:rsidR="00D45F66" w:rsidRPr="00AE479B" w:rsidRDefault="00D45F66" w:rsidP="006B36D5">
            <w:pPr>
              <w:pStyle w:val="GOSTTableListMark1"/>
              <w:numPr>
                <w:ilvl w:val="0"/>
                <w:numId w:val="1"/>
              </w:numPr>
              <w:rPr>
                <w:rStyle w:val="GOSTTablenorm0"/>
                <w:szCs w:val="22"/>
              </w:rPr>
            </w:pPr>
            <w:r w:rsidRPr="00AE479B">
              <w:rPr>
                <w:rStyle w:val="GOSTTablenorm0"/>
                <w:szCs w:val="22"/>
              </w:rPr>
              <w:t>БО_ПБС_ЗФ_ВАЛ_2,</w:t>
            </w:r>
          </w:p>
          <w:p w14:paraId="73B01D33" w14:textId="77777777" w:rsidR="00D45F66" w:rsidRPr="00AE479B" w:rsidRDefault="00D45F66" w:rsidP="006B36D5">
            <w:pPr>
              <w:pStyle w:val="GOSTTableListMark1"/>
              <w:numPr>
                <w:ilvl w:val="0"/>
                <w:numId w:val="1"/>
              </w:numPr>
              <w:rPr>
                <w:rStyle w:val="GOSTTablenorm0"/>
                <w:szCs w:val="22"/>
              </w:rPr>
            </w:pPr>
            <w:r w:rsidRPr="00AE479B">
              <w:rPr>
                <w:rStyle w:val="GOSTTablenorm0"/>
                <w:szCs w:val="22"/>
              </w:rPr>
              <w:t>БО_ПБС_ПР_2,</w:t>
            </w:r>
          </w:p>
          <w:p w14:paraId="465D1C1F" w14:textId="77777777" w:rsidR="00D45F66" w:rsidRPr="00AE479B" w:rsidRDefault="00D45F66" w:rsidP="006B36D5">
            <w:pPr>
              <w:pStyle w:val="GOSTTableListMark1"/>
              <w:numPr>
                <w:ilvl w:val="0"/>
                <w:numId w:val="1"/>
              </w:numPr>
              <w:rPr>
                <w:rFonts w:eastAsia="Calibri"/>
                <w:szCs w:val="22"/>
              </w:rPr>
            </w:pPr>
            <w:r w:rsidRPr="00AE479B">
              <w:rPr>
                <w:rStyle w:val="GOSTTablenorm0"/>
                <w:szCs w:val="22"/>
              </w:rPr>
              <w:t>БО_ПБС_</w:t>
            </w:r>
            <w:r w:rsidRPr="00AE479B">
              <w:rPr>
                <w:szCs w:val="22"/>
              </w:rPr>
              <w:t>ПР_ВАЛ_2)</w:t>
            </w:r>
          </w:p>
        </w:tc>
        <w:tc>
          <w:tcPr>
            <w:tcW w:w="254" w:type="pct"/>
          </w:tcPr>
          <w:p w14:paraId="7D0CAEFE" w14:textId="77777777" w:rsidR="00D45F66" w:rsidRPr="00AE479B" w:rsidRDefault="00D45F66" w:rsidP="006B36D5">
            <w:pPr>
              <w:pStyle w:val="GOSTTablenorm"/>
              <w:rPr>
                <w:szCs w:val="22"/>
              </w:rPr>
            </w:pPr>
            <w:r w:rsidRPr="00AE479B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6AA24F64" w14:textId="77777777" w:rsidR="00D45F66" w:rsidRPr="00AE479B" w:rsidRDefault="00D45F66" w:rsidP="006B36D5">
            <w:pPr>
              <w:pStyle w:val="GOSTTablenorm"/>
              <w:rPr>
                <w:szCs w:val="22"/>
              </w:rPr>
            </w:pPr>
            <w:r w:rsidRPr="00AE479B"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6FCC98C0" w14:textId="77777777" w:rsidR="00D45F66" w:rsidRPr="00AE479B" w:rsidRDefault="00D45F66" w:rsidP="006B36D5">
            <w:pPr>
              <w:pStyle w:val="GOSTTablenorm"/>
              <w:rPr>
                <w:szCs w:val="22"/>
              </w:rPr>
            </w:pPr>
            <w:r w:rsidRPr="00AE479B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170CED65" w14:textId="72DA2F44" w:rsidR="00D45F66" w:rsidRPr="00AE479B" w:rsidRDefault="00D45F66" w:rsidP="006B36D5">
            <w:pPr>
              <w:pStyle w:val="GOSTTablenorm"/>
              <w:rPr>
                <w:szCs w:val="22"/>
              </w:rPr>
            </w:pPr>
            <w:r w:rsidRPr="00AE479B"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65FC080B" w14:textId="77777777" w:rsidR="00D45F66" w:rsidRPr="00AE479B" w:rsidRDefault="00D45F66" w:rsidP="006B36D5">
            <w:pPr>
              <w:pStyle w:val="GOSTTablenorm"/>
              <w:rPr>
                <w:szCs w:val="22"/>
              </w:rPr>
            </w:pPr>
            <w:r w:rsidRPr="00AE479B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10CD6B5C" w14:textId="77777777" w:rsidR="00D45F66" w:rsidRPr="00AE479B" w:rsidRDefault="00D45F66" w:rsidP="006B36D5">
            <w:pPr>
              <w:pStyle w:val="GOSTTablenorm"/>
              <w:rPr>
                <w:szCs w:val="22"/>
              </w:rPr>
            </w:pPr>
            <w:r w:rsidRPr="00AE479B"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339C6856" w14:textId="77777777" w:rsidR="00D45F66" w:rsidRPr="00AE479B" w:rsidRDefault="00D45F66" w:rsidP="006B36D5">
            <w:pPr>
              <w:pStyle w:val="GOSTTablenorm"/>
              <w:rPr>
                <w:szCs w:val="22"/>
              </w:rPr>
            </w:pPr>
            <w:r w:rsidRPr="00AE479B">
              <w:rPr>
                <w:szCs w:val="22"/>
              </w:rPr>
              <w:t>-</w:t>
            </w:r>
          </w:p>
        </w:tc>
      </w:tr>
      <w:tr w:rsidR="00D45F66" w:rsidRPr="005E26C1" w14:paraId="6E909A0F" w14:textId="77777777" w:rsidTr="00D45F66">
        <w:tc>
          <w:tcPr>
            <w:tcW w:w="125" w:type="pct"/>
          </w:tcPr>
          <w:p w14:paraId="5BB42C4F" w14:textId="77777777" w:rsidR="00D45F66" w:rsidRPr="008A7F76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2A14B8C1" w14:textId="77777777" w:rsidR="00D45F66" w:rsidRPr="00B5571A" w:rsidRDefault="00D45F66" w:rsidP="006B36D5">
            <w:pPr>
              <w:pStyle w:val="GOSTTablenorm"/>
              <w:rPr>
                <w:highlight w:val="green"/>
              </w:rPr>
            </w:pPr>
            <w:r w:rsidRPr="00B5571A">
              <w:rPr>
                <w:highlight w:val="green"/>
              </w:rPr>
              <w:t>Остаток ЛБО для принятия БО (по главе) на второй год планового периода</w:t>
            </w:r>
          </w:p>
          <w:p w14:paraId="780086B9" w14:textId="77777777" w:rsidR="00D45F66" w:rsidRPr="00B10891" w:rsidRDefault="00D45F66" w:rsidP="006B36D5">
            <w:pPr>
              <w:pStyle w:val="GOSTTablenorm"/>
              <w:rPr>
                <w:rFonts w:eastAsia="Calibri"/>
              </w:rPr>
            </w:pPr>
          </w:p>
        </w:tc>
        <w:tc>
          <w:tcPr>
            <w:tcW w:w="279" w:type="pct"/>
          </w:tcPr>
          <w:p w14:paraId="7B114D01" w14:textId="52AC8203" w:rsidR="00D45F66" w:rsidRPr="00D56931" w:rsidRDefault="00C303B1" w:rsidP="006B36D5">
            <w:pPr>
              <w:pStyle w:val="GOSTTablenorm"/>
              <w:rPr>
                <w:szCs w:val="22"/>
              </w:rPr>
            </w:pPr>
            <w:ins w:id="1306" w:author="Краснова Наталья EXP-332161" w:date="2026-03-19T17:53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6BA29C59" w14:textId="77D32A79" w:rsidR="00D45F66" w:rsidRPr="003219F6" w:rsidRDefault="00D45F66" w:rsidP="006B36D5">
            <w:pPr>
              <w:pStyle w:val="GOSTTablenorm"/>
            </w:pPr>
            <w:r w:rsidRPr="00D56931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73D5367" w14:textId="52218971" w:rsidR="00D45F66" w:rsidRDefault="00D45F66" w:rsidP="006B36D5">
            <w:pPr>
              <w:pStyle w:val="GOSTTablenorm"/>
            </w:pPr>
            <w:r>
              <w:rPr>
                <w:lang w:val="en-US"/>
              </w:rPr>
              <w:t>FAIP</w:t>
            </w:r>
            <w:r>
              <w:t>/</w:t>
            </w:r>
            <w:r>
              <w:rPr>
                <w:lang w:val="en-US"/>
              </w:rPr>
              <w:t>KMI</w:t>
            </w:r>
            <w:r>
              <w:t>: 47</w:t>
            </w:r>
          </w:p>
        </w:tc>
        <w:tc>
          <w:tcPr>
            <w:tcW w:w="341" w:type="pct"/>
          </w:tcPr>
          <w:p w14:paraId="16B57B59" w14:textId="77777777" w:rsidR="00D45F66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4B49D282" w14:textId="77777777" w:rsidR="00D45F66" w:rsidRPr="00624667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1107" w:type="pct"/>
          </w:tcPr>
          <w:p w14:paraId="6A1DA283" w14:textId="77777777" w:rsidR="00D45F66" w:rsidRPr="003219F6" w:rsidRDefault="00D45F66" w:rsidP="006B36D5">
            <w:pPr>
              <w:pStyle w:val="GOSTTablenorm"/>
              <w:rPr>
                <w:rFonts w:eastAsia="Calibri"/>
                <w:szCs w:val="22"/>
              </w:rPr>
            </w:pPr>
            <w:r w:rsidRPr="003219F6">
              <w:rPr>
                <w:rFonts w:eastAsia="Calibri"/>
                <w:szCs w:val="22"/>
              </w:rPr>
              <w:t xml:space="preserve">Величина разности ЛБО, доведенных до ГРБС, и поставленных на учет БО подведомственными ПБС </w:t>
            </w:r>
            <w:r w:rsidRPr="003219F6">
              <w:rPr>
                <w:szCs w:val="22"/>
              </w:rPr>
              <w:t>на второй год планового периода.</w:t>
            </w:r>
          </w:p>
          <w:p w14:paraId="0DF05AE7" w14:textId="77777777" w:rsidR="00D45F66" w:rsidRPr="003219F6" w:rsidRDefault="00D45F66" w:rsidP="006B36D5">
            <w:pPr>
              <w:ind w:firstLine="0"/>
              <w:rPr>
                <w:sz w:val="22"/>
                <w:szCs w:val="22"/>
              </w:rPr>
            </w:pPr>
          </w:p>
          <w:p w14:paraId="58DC0531" w14:textId="77777777" w:rsidR="00D45F66" w:rsidRPr="003219F6" w:rsidRDefault="00D45F66" w:rsidP="006B36D5">
            <w:pPr>
              <w:pStyle w:val="GOSTTablenorm"/>
              <w:rPr>
                <w:szCs w:val="22"/>
              </w:rPr>
            </w:pPr>
            <w:r w:rsidRPr="003219F6">
              <w:rPr>
                <w:szCs w:val="22"/>
              </w:rPr>
              <w:t>Расчет по сумме в валюте учета (в рублях).</w:t>
            </w:r>
          </w:p>
          <w:p w14:paraId="0BC00843" w14:textId="77777777" w:rsidR="00D45F66" w:rsidRPr="003219F6" w:rsidRDefault="00D45F66" w:rsidP="006B36D5">
            <w:pPr>
              <w:pStyle w:val="GOSTTablenorm"/>
              <w:rPr>
                <w:szCs w:val="22"/>
              </w:rPr>
            </w:pPr>
            <w:r w:rsidRPr="003219F6">
              <w:rPr>
                <w:szCs w:val="22"/>
              </w:rPr>
              <w:t>Оборот по Кт за отчетный период по показателю ЛБО_ГАБС_3</w:t>
            </w:r>
          </w:p>
          <w:p w14:paraId="6109B58D" w14:textId="77777777" w:rsidR="00D45F66" w:rsidRPr="003219F6" w:rsidRDefault="00D45F66" w:rsidP="006B36D5">
            <w:pPr>
              <w:pStyle w:val="GOSTTablenorm"/>
              <w:rPr>
                <w:szCs w:val="22"/>
              </w:rPr>
            </w:pPr>
            <w:r w:rsidRPr="003219F6">
              <w:rPr>
                <w:szCs w:val="22"/>
              </w:rPr>
              <w:t>минус выражение:</w:t>
            </w:r>
          </w:p>
          <w:p w14:paraId="4C86B970" w14:textId="77777777" w:rsidR="00D45F66" w:rsidRPr="00AE479B" w:rsidRDefault="00D45F66" w:rsidP="006B36D5">
            <w:pPr>
              <w:pStyle w:val="GOSTTablenorm"/>
              <w:rPr>
                <w:szCs w:val="22"/>
              </w:rPr>
            </w:pPr>
            <w:r w:rsidRPr="003219F6">
              <w:rPr>
                <w:szCs w:val="22"/>
              </w:rPr>
              <w:t>(Баланс (Остаток по Кт = Оборот по Кт минус Оборот по Дт) на конец</w:t>
            </w:r>
            <w:r w:rsidRPr="00AE479B">
              <w:rPr>
                <w:szCs w:val="22"/>
              </w:rPr>
              <w:t xml:space="preserve"> отчетного периода по показателям:</w:t>
            </w:r>
          </w:p>
          <w:p w14:paraId="6784E802" w14:textId="77777777" w:rsidR="00D45F66" w:rsidRPr="00AE479B" w:rsidRDefault="00D45F66" w:rsidP="006B36D5">
            <w:pPr>
              <w:pStyle w:val="GOSTTableListMark1"/>
              <w:numPr>
                <w:ilvl w:val="0"/>
                <w:numId w:val="1"/>
              </w:numPr>
              <w:rPr>
                <w:szCs w:val="22"/>
              </w:rPr>
            </w:pPr>
            <w:r w:rsidRPr="00AE479B">
              <w:rPr>
                <w:szCs w:val="22"/>
              </w:rPr>
              <w:t>БО_ПБС_ЗП_3,</w:t>
            </w:r>
          </w:p>
          <w:p w14:paraId="70C58B43" w14:textId="77777777" w:rsidR="00D45F66" w:rsidRPr="00AE479B" w:rsidRDefault="00D45F66" w:rsidP="006B36D5">
            <w:pPr>
              <w:pStyle w:val="GOSTTableListMark1"/>
              <w:numPr>
                <w:ilvl w:val="0"/>
                <w:numId w:val="1"/>
              </w:numPr>
              <w:rPr>
                <w:szCs w:val="22"/>
              </w:rPr>
            </w:pPr>
            <w:r w:rsidRPr="00AE479B">
              <w:rPr>
                <w:szCs w:val="22"/>
              </w:rPr>
              <w:t>БО_ПБС_ЗП_ВАЛ_3,</w:t>
            </w:r>
          </w:p>
          <w:p w14:paraId="657C70D0" w14:textId="77777777" w:rsidR="00D45F66" w:rsidRPr="00AE479B" w:rsidRDefault="00D45F66" w:rsidP="006B36D5">
            <w:pPr>
              <w:pStyle w:val="GOSTTableListMark1"/>
              <w:numPr>
                <w:ilvl w:val="0"/>
                <w:numId w:val="1"/>
              </w:numPr>
              <w:rPr>
                <w:szCs w:val="22"/>
              </w:rPr>
            </w:pPr>
            <w:r w:rsidRPr="00AE479B">
              <w:rPr>
                <w:szCs w:val="22"/>
              </w:rPr>
              <w:t>БО_ПБС_ПП_3,</w:t>
            </w:r>
          </w:p>
          <w:p w14:paraId="7200D5EB" w14:textId="77777777" w:rsidR="00D45F66" w:rsidRPr="00AE479B" w:rsidRDefault="00D45F66" w:rsidP="006B36D5">
            <w:pPr>
              <w:pStyle w:val="GOSTTableListMark1"/>
              <w:numPr>
                <w:ilvl w:val="0"/>
                <w:numId w:val="1"/>
              </w:numPr>
              <w:rPr>
                <w:szCs w:val="22"/>
              </w:rPr>
            </w:pPr>
            <w:r w:rsidRPr="00AE479B">
              <w:rPr>
                <w:szCs w:val="22"/>
              </w:rPr>
              <w:t>БО_ПБС_ПП_ВАЛ_3</w:t>
            </w:r>
          </w:p>
          <w:p w14:paraId="251B89F7" w14:textId="77777777" w:rsidR="00D45F66" w:rsidRPr="00AE479B" w:rsidRDefault="00D45F66" w:rsidP="006B36D5">
            <w:pPr>
              <w:pStyle w:val="GOSTTablenorm"/>
              <w:rPr>
                <w:szCs w:val="22"/>
              </w:rPr>
            </w:pPr>
            <w:r w:rsidRPr="00AE479B">
              <w:rPr>
                <w:szCs w:val="22"/>
              </w:rPr>
              <w:t>плюс</w:t>
            </w:r>
          </w:p>
          <w:p w14:paraId="2C888A4B" w14:textId="77777777" w:rsidR="00D45F66" w:rsidRPr="00AE479B" w:rsidRDefault="00D45F66" w:rsidP="006B36D5">
            <w:pPr>
              <w:pStyle w:val="GOSTTablenorm"/>
              <w:rPr>
                <w:szCs w:val="22"/>
              </w:rPr>
            </w:pPr>
            <w:r w:rsidRPr="00AE479B">
              <w:rPr>
                <w:szCs w:val="22"/>
              </w:rPr>
              <w:t>Оборот по Кт за отчетный период по показателям:</w:t>
            </w:r>
          </w:p>
          <w:p w14:paraId="0D2E369E" w14:textId="77777777" w:rsidR="00D45F66" w:rsidRPr="00AE479B" w:rsidRDefault="00D45F66" w:rsidP="006B36D5">
            <w:pPr>
              <w:pStyle w:val="GOSTTableListMark1"/>
              <w:numPr>
                <w:ilvl w:val="0"/>
                <w:numId w:val="1"/>
              </w:numPr>
              <w:rPr>
                <w:rStyle w:val="GOSTTablenorm0"/>
                <w:szCs w:val="22"/>
              </w:rPr>
            </w:pPr>
            <w:r w:rsidRPr="00AE479B">
              <w:rPr>
                <w:szCs w:val="22"/>
              </w:rPr>
              <w:t>БО_ПБС_ЗФ</w:t>
            </w:r>
            <w:r w:rsidRPr="00AE479B">
              <w:rPr>
                <w:rStyle w:val="GOSTTablenorm0"/>
                <w:szCs w:val="22"/>
              </w:rPr>
              <w:t>_3,</w:t>
            </w:r>
          </w:p>
          <w:p w14:paraId="40F1F6EF" w14:textId="77777777" w:rsidR="00D45F66" w:rsidRPr="00AE479B" w:rsidRDefault="00D45F66" w:rsidP="006B36D5">
            <w:pPr>
              <w:pStyle w:val="GOSTTableListMark1"/>
              <w:numPr>
                <w:ilvl w:val="0"/>
                <w:numId w:val="1"/>
              </w:numPr>
              <w:rPr>
                <w:rStyle w:val="GOSTTablenorm0"/>
                <w:szCs w:val="22"/>
              </w:rPr>
            </w:pPr>
            <w:r w:rsidRPr="00AE479B">
              <w:rPr>
                <w:rStyle w:val="GOSTTablenorm0"/>
                <w:szCs w:val="22"/>
              </w:rPr>
              <w:lastRenderedPageBreak/>
              <w:t>БО_ПБС_ЗФ_ВАЛ_3,</w:t>
            </w:r>
          </w:p>
          <w:p w14:paraId="1D9AF6C2" w14:textId="77777777" w:rsidR="00D45F66" w:rsidRPr="00AE479B" w:rsidRDefault="00D45F66" w:rsidP="006B36D5">
            <w:pPr>
              <w:pStyle w:val="GOSTTableListMark1"/>
              <w:numPr>
                <w:ilvl w:val="0"/>
                <w:numId w:val="1"/>
              </w:numPr>
              <w:rPr>
                <w:rStyle w:val="GOSTTablenorm0"/>
                <w:szCs w:val="22"/>
              </w:rPr>
            </w:pPr>
            <w:r w:rsidRPr="00AE479B">
              <w:rPr>
                <w:rStyle w:val="GOSTTablenorm0"/>
                <w:szCs w:val="22"/>
              </w:rPr>
              <w:t>БО_ПБС_ПР_3,</w:t>
            </w:r>
          </w:p>
          <w:p w14:paraId="5CF93256" w14:textId="77777777" w:rsidR="00D45F66" w:rsidRPr="00AE479B" w:rsidRDefault="00D45F66" w:rsidP="006B36D5">
            <w:pPr>
              <w:pStyle w:val="GOSTTableListMark1"/>
              <w:numPr>
                <w:ilvl w:val="0"/>
                <w:numId w:val="1"/>
              </w:numPr>
              <w:rPr>
                <w:rFonts w:eastAsia="Calibri"/>
                <w:szCs w:val="22"/>
              </w:rPr>
            </w:pPr>
            <w:r w:rsidRPr="00AE479B">
              <w:rPr>
                <w:rStyle w:val="GOSTTablenorm0"/>
                <w:szCs w:val="22"/>
              </w:rPr>
              <w:t>БО_ПБС_</w:t>
            </w:r>
            <w:r w:rsidRPr="00AE479B">
              <w:rPr>
                <w:szCs w:val="22"/>
              </w:rPr>
              <w:t>ПР_ВАЛ_3)</w:t>
            </w:r>
          </w:p>
        </w:tc>
        <w:tc>
          <w:tcPr>
            <w:tcW w:w="254" w:type="pct"/>
          </w:tcPr>
          <w:p w14:paraId="5F0D007B" w14:textId="77777777" w:rsidR="00D45F66" w:rsidRPr="00AE479B" w:rsidRDefault="00D45F66" w:rsidP="006B36D5">
            <w:pPr>
              <w:pStyle w:val="GOSTTablenorm"/>
              <w:rPr>
                <w:szCs w:val="22"/>
              </w:rPr>
            </w:pPr>
            <w:r w:rsidRPr="00AE479B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10D85676" w14:textId="77777777" w:rsidR="00D45F66" w:rsidRPr="00AE479B" w:rsidRDefault="00D45F66" w:rsidP="006B36D5">
            <w:pPr>
              <w:pStyle w:val="GOSTTablenorm"/>
              <w:rPr>
                <w:szCs w:val="22"/>
              </w:rPr>
            </w:pPr>
            <w:r w:rsidRPr="00AE479B"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5679B64C" w14:textId="77777777" w:rsidR="00D45F66" w:rsidRPr="00AE479B" w:rsidRDefault="00D45F66" w:rsidP="006B36D5">
            <w:pPr>
              <w:pStyle w:val="GOSTTablenorm"/>
              <w:rPr>
                <w:szCs w:val="22"/>
              </w:rPr>
            </w:pPr>
            <w:r w:rsidRPr="00AE479B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16535BC0" w14:textId="37543F1C" w:rsidR="00D45F66" w:rsidRPr="00AE479B" w:rsidRDefault="00D45F66" w:rsidP="006B36D5">
            <w:pPr>
              <w:pStyle w:val="GOSTTablenorm"/>
              <w:rPr>
                <w:szCs w:val="22"/>
              </w:rPr>
            </w:pPr>
            <w:r w:rsidRPr="00AE479B"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16F39BEF" w14:textId="77777777" w:rsidR="00D45F66" w:rsidRPr="00AE479B" w:rsidRDefault="00D45F66" w:rsidP="006B36D5">
            <w:pPr>
              <w:pStyle w:val="GOSTTablenorm"/>
              <w:rPr>
                <w:szCs w:val="22"/>
              </w:rPr>
            </w:pPr>
            <w:r w:rsidRPr="00AE479B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1AB1E8BB" w14:textId="77777777" w:rsidR="00D45F66" w:rsidRPr="00AE479B" w:rsidRDefault="00D45F66" w:rsidP="006B36D5">
            <w:pPr>
              <w:pStyle w:val="GOSTTablenorm"/>
              <w:rPr>
                <w:szCs w:val="22"/>
              </w:rPr>
            </w:pPr>
            <w:r w:rsidRPr="00AE479B"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363A1DA9" w14:textId="77777777" w:rsidR="00D45F66" w:rsidRPr="00AE479B" w:rsidRDefault="00D45F66" w:rsidP="006B36D5">
            <w:pPr>
              <w:pStyle w:val="GOSTTablenorm"/>
              <w:rPr>
                <w:szCs w:val="22"/>
              </w:rPr>
            </w:pPr>
            <w:r w:rsidRPr="00AE479B">
              <w:rPr>
                <w:szCs w:val="22"/>
              </w:rPr>
              <w:t>-</w:t>
            </w:r>
          </w:p>
        </w:tc>
      </w:tr>
      <w:tr w:rsidR="00D45F66" w:rsidRPr="005E26C1" w14:paraId="14585CEA" w14:textId="77777777" w:rsidTr="00D45F66">
        <w:tc>
          <w:tcPr>
            <w:tcW w:w="125" w:type="pct"/>
          </w:tcPr>
          <w:p w14:paraId="3C731E19" w14:textId="77777777" w:rsidR="00D45F66" w:rsidRPr="008A7F76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2756673F" w14:textId="77777777" w:rsidR="00D45F66" w:rsidRPr="00B5571A" w:rsidRDefault="00D45F66" w:rsidP="006B36D5">
            <w:pPr>
              <w:pStyle w:val="GOSTTablenorm"/>
              <w:rPr>
                <w:highlight w:val="green"/>
              </w:rPr>
            </w:pPr>
            <w:r w:rsidRPr="00B5571A">
              <w:rPr>
                <w:highlight w:val="green"/>
              </w:rPr>
              <w:t>Остаток ЛБО для принятия БО (по главе) на третий год планового периода</w:t>
            </w:r>
          </w:p>
          <w:p w14:paraId="38C39E46" w14:textId="77777777" w:rsidR="00D45F66" w:rsidRPr="00B10891" w:rsidRDefault="00D45F66" w:rsidP="006B36D5">
            <w:pPr>
              <w:pStyle w:val="GOSTTablenorm"/>
              <w:rPr>
                <w:rFonts w:eastAsia="Calibri"/>
              </w:rPr>
            </w:pPr>
          </w:p>
        </w:tc>
        <w:tc>
          <w:tcPr>
            <w:tcW w:w="279" w:type="pct"/>
          </w:tcPr>
          <w:p w14:paraId="3A0D65AB" w14:textId="43D8A58D" w:rsidR="00D45F66" w:rsidRPr="00D56931" w:rsidRDefault="00C303B1" w:rsidP="006B36D5">
            <w:pPr>
              <w:pStyle w:val="GOSTTablenorm"/>
              <w:rPr>
                <w:szCs w:val="22"/>
              </w:rPr>
            </w:pPr>
            <w:ins w:id="1307" w:author="Краснова Наталья EXP-332161" w:date="2026-03-19T17:53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4F691DDD" w14:textId="61C412AD" w:rsidR="00D45F66" w:rsidRPr="003219F6" w:rsidRDefault="00D45F66" w:rsidP="006B36D5">
            <w:pPr>
              <w:pStyle w:val="GOSTTablenorm"/>
            </w:pPr>
            <w:r w:rsidRPr="00D56931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39BBAB9" w14:textId="5854FC8A" w:rsidR="00D45F66" w:rsidRDefault="00D45F66" w:rsidP="006B36D5">
            <w:pPr>
              <w:pStyle w:val="GOSTTablenorm"/>
            </w:pPr>
            <w:r>
              <w:rPr>
                <w:lang w:val="en-US"/>
              </w:rPr>
              <w:t>FAIP</w:t>
            </w:r>
            <w:r>
              <w:t>/</w:t>
            </w:r>
            <w:r>
              <w:rPr>
                <w:lang w:val="en-US"/>
              </w:rPr>
              <w:t>KMI</w:t>
            </w:r>
            <w:r>
              <w:t>: 48</w:t>
            </w:r>
          </w:p>
        </w:tc>
        <w:tc>
          <w:tcPr>
            <w:tcW w:w="341" w:type="pct"/>
          </w:tcPr>
          <w:p w14:paraId="48571623" w14:textId="77777777" w:rsidR="00D45F66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4FF908C4" w14:textId="77777777" w:rsidR="00D45F66" w:rsidRPr="003219F6" w:rsidRDefault="00D45F66" w:rsidP="006B36D5">
            <w:pPr>
              <w:pStyle w:val="GOSTTablenorm"/>
            </w:pPr>
            <w:r w:rsidRPr="003219F6">
              <w:t>-</w:t>
            </w:r>
          </w:p>
        </w:tc>
        <w:tc>
          <w:tcPr>
            <w:tcW w:w="1107" w:type="pct"/>
          </w:tcPr>
          <w:p w14:paraId="1FD22F0E" w14:textId="5FA7A803" w:rsidR="00D45F66" w:rsidRPr="003219F6" w:rsidRDefault="00D45F66" w:rsidP="006B36D5">
            <w:pPr>
              <w:pStyle w:val="GOSTTablenorm"/>
              <w:rPr>
                <w:rFonts w:eastAsia="Calibri"/>
                <w:szCs w:val="22"/>
              </w:rPr>
            </w:pPr>
            <w:r w:rsidRPr="003219F6">
              <w:rPr>
                <w:rFonts w:eastAsia="Calibri"/>
                <w:szCs w:val="22"/>
              </w:rPr>
              <w:t>Величина разности ЛБО, доведенных до ГРБС, и поставленных на учет БО подведомственными ПБС</w:t>
            </w:r>
            <w:r w:rsidRPr="003219F6">
              <w:rPr>
                <w:szCs w:val="22"/>
              </w:rPr>
              <w:t xml:space="preserve"> на третий год планового периода.</w:t>
            </w:r>
          </w:p>
          <w:p w14:paraId="5D63FC7C" w14:textId="77777777" w:rsidR="00D45F66" w:rsidRPr="003219F6" w:rsidRDefault="00D45F66" w:rsidP="006B36D5">
            <w:pPr>
              <w:ind w:firstLine="0"/>
              <w:rPr>
                <w:sz w:val="22"/>
                <w:szCs w:val="22"/>
              </w:rPr>
            </w:pPr>
          </w:p>
          <w:p w14:paraId="5FD9F710" w14:textId="77777777" w:rsidR="00D45F66" w:rsidRPr="003219F6" w:rsidRDefault="00D45F66" w:rsidP="006B36D5">
            <w:pPr>
              <w:pStyle w:val="GOSTTablenorm"/>
              <w:rPr>
                <w:szCs w:val="22"/>
              </w:rPr>
            </w:pPr>
            <w:r w:rsidRPr="003219F6">
              <w:rPr>
                <w:szCs w:val="22"/>
              </w:rPr>
              <w:t>Расчет по сумме в валюте учета (в рублях).</w:t>
            </w:r>
          </w:p>
          <w:p w14:paraId="47E80EBB" w14:textId="77777777" w:rsidR="00D45F66" w:rsidRPr="003219F6" w:rsidRDefault="00D45F66" w:rsidP="006B36D5">
            <w:pPr>
              <w:pStyle w:val="GOSTTablenorm"/>
              <w:rPr>
                <w:szCs w:val="22"/>
              </w:rPr>
            </w:pPr>
            <w:r w:rsidRPr="003219F6">
              <w:rPr>
                <w:szCs w:val="22"/>
              </w:rPr>
              <w:t>Оборот по Кт за отчетный период по показателю ЛБО_ГАБС_4</w:t>
            </w:r>
          </w:p>
          <w:p w14:paraId="2C8A07AF" w14:textId="77777777" w:rsidR="00D45F66" w:rsidRPr="003219F6" w:rsidRDefault="00D45F66" w:rsidP="006B36D5">
            <w:pPr>
              <w:pStyle w:val="GOSTTablenorm"/>
              <w:rPr>
                <w:szCs w:val="22"/>
              </w:rPr>
            </w:pPr>
            <w:r w:rsidRPr="003219F6">
              <w:rPr>
                <w:szCs w:val="22"/>
              </w:rPr>
              <w:t>минус выражение:</w:t>
            </w:r>
          </w:p>
          <w:p w14:paraId="46557FB1" w14:textId="77777777" w:rsidR="00D45F66" w:rsidRPr="003219F6" w:rsidRDefault="00D45F66" w:rsidP="006B36D5">
            <w:pPr>
              <w:pStyle w:val="GOSTTablenorm"/>
              <w:rPr>
                <w:szCs w:val="22"/>
              </w:rPr>
            </w:pPr>
            <w:r w:rsidRPr="003219F6">
              <w:rPr>
                <w:szCs w:val="22"/>
              </w:rPr>
              <w:t>(Баланс (Остаток по Кт = Оборот по Кт минус Оборот по Дт) на конец отчетного периода по показателям:</w:t>
            </w:r>
          </w:p>
          <w:p w14:paraId="59108F34" w14:textId="77777777" w:rsidR="00D45F66" w:rsidRPr="003219F6" w:rsidRDefault="00D45F66" w:rsidP="006B36D5">
            <w:pPr>
              <w:pStyle w:val="GOSTTableListMark1"/>
              <w:numPr>
                <w:ilvl w:val="0"/>
                <w:numId w:val="1"/>
              </w:numPr>
              <w:rPr>
                <w:szCs w:val="22"/>
              </w:rPr>
            </w:pPr>
            <w:r w:rsidRPr="003219F6">
              <w:rPr>
                <w:szCs w:val="22"/>
              </w:rPr>
              <w:t>БО_ПБС_ЗП_4,</w:t>
            </w:r>
          </w:p>
          <w:p w14:paraId="6B5298ED" w14:textId="77777777" w:rsidR="00D45F66" w:rsidRPr="003219F6" w:rsidRDefault="00D45F66" w:rsidP="006B36D5">
            <w:pPr>
              <w:pStyle w:val="GOSTTableListMark1"/>
              <w:numPr>
                <w:ilvl w:val="0"/>
                <w:numId w:val="1"/>
              </w:numPr>
              <w:rPr>
                <w:szCs w:val="22"/>
              </w:rPr>
            </w:pPr>
            <w:r w:rsidRPr="003219F6">
              <w:rPr>
                <w:szCs w:val="22"/>
              </w:rPr>
              <w:t>БО_ПБС_ЗП_ВАЛ_4,</w:t>
            </w:r>
          </w:p>
          <w:p w14:paraId="5AC1B089" w14:textId="77777777" w:rsidR="00D45F66" w:rsidRPr="003219F6" w:rsidRDefault="00D45F66" w:rsidP="006B36D5">
            <w:pPr>
              <w:pStyle w:val="GOSTTableListMark1"/>
              <w:numPr>
                <w:ilvl w:val="0"/>
                <w:numId w:val="1"/>
              </w:numPr>
              <w:rPr>
                <w:szCs w:val="22"/>
              </w:rPr>
            </w:pPr>
            <w:r w:rsidRPr="003219F6">
              <w:rPr>
                <w:szCs w:val="22"/>
              </w:rPr>
              <w:t>БО_ПБС_ПП_4,</w:t>
            </w:r>
          </w:p>
          <w:p w14:paraId="539E5C19" w14:textId="77777777" w:rsidR="00D45F66" w:rsidRPr="003219F6" w:rsidRDefault="00D45F66" w:rsidP="006B36D5">
            <w:pPr>
              <w:pStyle w:val="GOSTTableListMark1"/>
              <w:numPr>
                <w:ilvl w:val="0"/>
                <w:numId w:val="1"/>
              </w:numPr>
              <w:rPr>
                <w:szCs w:val="22"/>
              </w:rPr>
            </w:pPr>
            <w:r w:rsidRPr="003219F6">
              <w:rPr>
                <w:szCs w:val="22"/>
              </w:rPr>
              <w:t>БО_ПБС_ПП_ВАЛ_4</w:t>
            </w:r>
          </w:p>
          <w:p w14:paraId="7D400D3C" w14:textId="77777777" w:rsidR="00D45F66" w:rsidRPr="003219F6" w:rsidRDefault="00D45F66" w:rsidP="006B36D5">
            <w:pPr>
              <w:pStyle w:val="GOSTTablenorm"/>
              <w:rPr>
                <w:szCs w:val="22"/>
              </w:rPr>
            </w:pPr>
            <w:r w:rsidRPr="003219F6">
              <w:rPr>
                <w:szCs w:val="22"/>
              </w:rPr>
              <w:lastRenderedPageBreak/>
              <w:t>плюс</w:t>
            </w:r>
          </w:p>
          <w:p w14:paraId="1D48B50E" w14:textId="77777777" w:rsidR="00D45F66" w:rsidRPr="003219F6" w:rsidRDefault="00D45F66" w:rsidP="006B36D5">
            <w:pPr>
              <w:pStyle w:val="GOSTTablenorm"/>
              <w:rPr>
                <w:szCs w:val="22"/>
              </w:rPr>
            </w:pPr>
            <w:r w:rsidRPr="003219F6">
              <w:rPr>
                <w:szCs w:val="22"/>
              </w:rPr>
              <w:t>Оборот по Кт за отчетный период по показателям:</w:t>
            </w:r>
          </w:p>
          <w:p w14:paraId="0956901D" w14:textId="77777777" w:rsidR="00D45F66" w:rsidRPr="003219F6" w:rsidRDefault="00D45F66" w:rsidP="006B36D5">
            <w:pPr>
              <w:pStyle w:val="GOSTTableListMark1"/>
              <w:numPr>
                <w:ilvl w:val="0"/>
                <w:numId w:val="1"/>
              </w:numPr>
              <w:rPr>
                <w:rStyle w:val="GOSTTablenorm0"/>
                <w:szCs w:val="22"/>
              </w:rPr>
            </w:pPr>
            <w:r w:rsidRPr="003219F6">
              <w:rPr>
                <w:szCs w:val="22"/>
              </w:rPr>
              <w:t>БО_ПБС_ЗФ</w:t>
            </w:r>
            <w:r w:rsidRPr="003219F6">
              <w:rPr>
                <w:rStyle w:val="GOSTTablenorm0"/>
                <w:szCs w:val="22"/>
              </w:rPr>
              <w:t>_4,</w:t>
            </w:r>
          </w:p>
          <w:p w14:paraId="58E35A96" w14:textId="77777777" w:rsidR="00D45F66" w:rsidRPr="003219F6" w:rsidRDefault="00D45F66" w:rsidP="006B36D5">
            <w:pPr>
              <w:pStyle w:val="GOSTTableListMark1"/>
              <w:numPr>
                <w:ilvl w:val="0"/>
                <w:numId w:val="1"/>
              </w:numPr>
              <w:rPr>
                <w:rStyle w:val="GOSTTablenorm0"/>
                <w:szCs w:val="22"/>
              </w:rPr>
            </w:pPr>
            <w:r w:rsidRPr="003219F6">
              <w:rPr>
                <w:rStyle w:val="GOSTTablenorm0"/>
                <w:szCs w:val="22"/>
              </w:rPr>
              <w:t>БО_ПБС_ЗФ_ВАЛ_4,</w:t>
            </w:r>
          </w:p>
          <w:p w14:paraId="25171339" w14:textId="77777777" w:rsidR="00D45F66" w:rsidRPr="003219F6" w:rsidRDefault="00D45F66" w:rsidP="006B36D5">
            <w:pPr>
              <w:pStyle w:val="GOSTTableListMark1"/>
              <w:numPr>
                <w:ilvl w:val="0"/>
                <w:numId w:val="1"/>
              </w:numPr>
              <w:rPr>
                <w:rStyle w:val="GOSTTablenorm0"/>
                <w:szCs w:val="22"/>
              </w:rPr>
            </w:pPr>
            <w:r w:rsidRPr="003219F6">
              <w:rPr>
                <w:rStyle w:val="GOSTTablenorm0"/>
                <w:szCs w:val="22"/>
              </w:rPr>
              <w:t>БО_ПБС_ПР_4,</w:t>
            </w:r>
          </w:p>
          <w:p w14:paraId="01492650" w14:textId="77777777" w:rsidR="00D45F66" w:rsidRPr="003219F6" w:rsidRDefault="00D45F66" w:rsidP="006B36D5">
            <w:pPr>
              <w:pStyle w:val="GOSTTableListMark1"/>
              <w:numPr>
                <w:ilvl w:val="0"/>
                <w:numId w:val="1"/>
              </w:numPr>
              <w:rPr>
                <w:rFonts w:eastAsia="Calibri"/>
                <w:szCs w:val="22"/>
              </w:rPr>
            </w:pPr>
            <w:r w:rsidRPr="003219F6">
              <w:rPr>
                <w:rStyle w:val="GOSTTablenorm0"/>
                <w:szCs w:val="22"/>
              </w:rPr>
              <w:t>БО_ПБС_</w:t>
            </w:r>
            <w:r w:rsidRPr="003219F6">
              <w:rPr>
                <w:szCs w:val="22"/>
              </w:rPr>
              <w:t>ПР_ВАЛ_4)</w:t>
            </w:r>
          </w:p>
        </w:tc>
        <w:tc>
          <w:tcPr>
            <w:tcW w:w="254" w:type="pct"/>
          </w:tcPr>
          <w:p w14:paraId="6E4F6BCE" w14:textId="77777777" w:rsidR="00D45F66" w:rsidRPr="00AE479B" w:rsidRDefault="00D45F66" w:rsidP="006B36D5">
            <w:pPr>
              <w:pStyle w:val="GOSTTablenorm"/>
              <w:rPr>
                <w:szCs w:val="22"/>
              </w:rPr>
            </w:pPr>
            <w:r w:rsidRPr="00AE479B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77E7A622" w14:textId="77777777" w:rsidR="00D45F66" w:rsidRPr="00AE479B" w:rsidRDefault="00D45F66" w:rsidP="006B36D5">
            <w:pPr>
              <w:pStyle w:val="GOSTTablenorm"/>
              <w:rPr>
                <w:szCs w:val="22"/>
              </w:rPr>
            </w:pPr>
            <w:r w:rsidRPr="00AE479B"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0CDD6C1A" w14:textId="77777777" w:rsidR="00D45F66" w:rsidRPr="00AE479B" w:rsidRDefault="00D45F66" w:rsidP="006B36D5">
            <w:pPr>
              <w:pStyle w:val="GOSTTablenorm"/>
              <w:rPr>
                <w:szCs w:val="22"/>
              </w:rPr>
            </w:pPr>
            <w:r w:rsidRPr="00AE479B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2588DDC4" w14:textId="3605F54E" w:rsidR="00D45F66" w:rsidRPr="00AE479B" w:rsidRDefault="00D45F66" w:rsidP="006B36D5">
            <w:pPr>
              <w:pStyle w:val="GOSTTablenorm"/>
              <w:rPr>
                <w:szCs w:val="22"/>
              </w:rPr>
            </w:pPr>
            <w:r w:rsidRPr="00AE479B"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0EB06426" w14:textId="77777777" w:rsidR="00D45F66" w:rsidRPr="00AE479B" w:rsidRDefault="00D45F66" w:rsidP="006B36D5">
            <w:pPr>
              <w:pStyle w:val="GOSTTablenorm"/>
              <w:rPr>
                <w:szCs w:val="22"/>
              </w:rPr>
            </w:pPr>
            <w:r w:rsidRPr="00AE479B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1FFEC545" w14:textId="77777777" w:rsidR="00D45F66" w:rsidRPr="00AE479B" w:rsidRDefault="00D45F66" w:rsidP="006B36D5">
            <w:pPr>
              <w:pStyle w:val="GOSTTablenorm"/>
              <w:rPr>
                <w:szCs w:val="22"/>
              </w:rPr>
            </w:pPr>
            <w:r w:rsidRPr="00AE479B"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0BE2BC24" w14:textId="77777777" w:rsidR="00D45F66" w:rsidRPr="00AE479B" w:rsidRDefault="00D45F66" w:rsidP="006B36D5">
            <w:pPr>
              <w:pStyle w:val="GOSTTablenorm"/>
              <w:rPr>
                <w:szCs w:val="22"/>
              </w:rPr>
            </w:pPr>
            <w:r w:rsidRPr="00AE479B">
              <w:rPr>
                <w:szCs w:val="22"/>
              </w:rPr>
              <w:t>-</w:t>
            </w:r>
          </w:p>
        </w:tc>
      </w:tr>
      <w:tr w:rsidR="00D45F66" w:rsidRPr="005E26C1" w14:paraId="1836F102" w14:textId="77777777" w:rsidTr="00D45F66">
        <w:tc>
          <w:tcPr>
            <w:tcW w:w="125" w:type="pct"/>
          </w:tcPr>
          <w:p w14:paraId="195F6B8C" w14:textId="77777777" w:rsidR="00D45F66" w:rsidRPr="001D7F7A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39EE7855" w14:textId="196D57F2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1D7F7A">
              <w:t>Неиспользованный остаток</w:t>
            </w:r>
            <w:r>
              <w:t xml:space="preserve"> БА,</w:t>
            </w:r>
            <w:r w:rsidRPr="001D7F7A">
              <w:t xml:space="preserve"> ЛБО</w:t>
            </w:r>
          </w:p>
        </w:tc>
        <w:tc>
          <w:tcPr>
            <w:tcW w:w="279" w:type="pct"/>
          </w:tcPr>
          <w:p w14:paraId="7F2EA872" w14:textId="747D7248" w:rsidR="00D45F66" w:rsidRPr="00D56931" w:rsidRDefault="00C303B1" w:rsidP="006B36D5">
            <w:pPr>
              <w:pStyle w:val="GOSTTablenorm"/>
              <w:rPr>
                <w:szCs w:val="22"/>
              </w:rPr>
            </w:pPr>
            <w:ins w:id="1308" w:author="Краснова Наталья EXP-332161" w:date="2026-03-19T17:53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6329A9F2" w14:textId="2F021D66" w:rsidR="00D45F66" w:rsidRDefault="00D45F66" w:rsidP="006B36D5">
            <w:pPr>
              <w:pStyle w:val="GOSTTablenorm"/>
              <w:rPr>
                <w:szCs w:val="22"/>
              </w:rPr>
            </w:pPr>
            <w:r w:rsidRPr="00D56931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5CB1B63" w14:textId="0EAB7810" w:rsidR="00D45F66" w:rsidRPr="001D7F7A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0C8B1A91" w14:textId="4CF1DD7E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1D7F7A">
              <w:rPr>
                <w:szCs w:val="22"/>
              </w:rPr>
              <w:t>282</w:t>
            </w:r>
          </w:p>
        </w:tc>
        <w:tc>
          <w:tcPr>
            <w:tcW w:w="301" w:type="pct"/>
          </w:tcPr>
          <w:p w14:paraId="4F86EBB1" w14:textId="214B4D2A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277</w:t>
            </w:r>
          </w:p>
        </w:tc>
        <w:tc>
          <w:tcPr>
            <w:tcW w:w="1107" w:type="pct"/>
          </w:tcPr>
          <w:p w14:paraId="3D548E5E" w14:textId="77777777" w:rsidR="00D45F66" w:rsidRDefault="00D45F66" w:rsidP="006B36D5">
            <w:pPr>
              <w:pStyle w:val="GOSTTablenorm"/>
              <w:rPr>
                <w:rFonts w:eastAsia="Calibri"/>
                <w:szCs w:val="22"/>
              </w:rPr>
            </w:pPr>
            <w:r w:rsidRPr="001D7F7A">
              <w:rPr>
                <w:rFonts w:eastAsia="Calibri"/>
                <w:szCs w:val="22"/>
              </w:rPr>
              <w:t xml:space="preserve">Величина всех неиспользованных </w:t>
            </w:r>
            <w:r>
              <w:rPr>
                <w:rFonts w:eastAsia="Calibri"/>
                <w:szCs w:val="22"/>
              </w:rPr>
              <w:t xml:space="preserve">БА, </w:t>
            </w:r>
            <w:r w:rsidRPr="001D7F7A">
              <w:rPr>
                <w:rFonts w:eastAsia="Calibri"/>
                <w:szCs w:val="22"/>
              </w:rPr>
              <w:t>ЛБО, доведенных до ИПБС</w:t>
            </w:r>
            <w:r>
              <w:rPr>
                <w:rFonts w:eastAsia="Calibri"/>
                <w:szCs w:val="22"/>
              </w:rPr>
              <w:t>.</w:t>
            </w:r>
          </w:p>
          <w:p w14:paraId="0AA64A25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1140A9CD" w14:textId="7A11059A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Оборот по Кт за отчетный период по показателям</w:t>
            </w:r>
            <w:r>
              <w:rPr>
                <w:szCs w:val="22"/>
              </w:rPr>
              <w:t>:</w:t>
            </w:r>
          </w:p>
          <w:p w14:paraId="7D0E1577" w14:textId="77777777" w:rsidR="00D45F66" w:rsidRDefault="00D45F66" w:rsidP="006B36D5">
            <w:pPr>
              <w:pStyle w:val="GOSTTableListMark1"/>
            </w:pPr>
            <w:r w:rsidRPr="001D7F7A">
              <w:t>БА_ПБС_</w:t>
            </w:r>
            <w:r w:rsidRPr="00F72AD7">
              <w:t>1</w:t>
            </w:r>
            <w:r w:rsidRPr="001D7F7A">
              <w:t>,</w:t>
            </w:r>
          </w:p>
          <w:p w14:paraId="33073A4F" w14:textId="77777777" w:rsidR="00D45F66" w:rsidRDefault="00D45F66" w:rsidP="006B36D5">
            <w:pPr>
              <w:pStyle w:val="GOSTTableListMark1"/>
            </w:pPr>
            <w:r w:rsidRPr="001D7F7A">
              <w:t>БА_ПБС_СВЗ_</w:t>
            </w:r>
            <w:r>
              <w:t>1</w:t>
            </w:r>
            <w:r w:rsidRPr="001D7F7A">
              <w:t xml:space="preserve">, </w:t>
            </w:r>
          </w:p>
          <w:p w14:paraId="6165A957" w14:textId="77777777" w:rsidR="00D45F66" w:rsidRDefault="00D45F66" w:rsidP="006B36D5">
            <w:pPr>
              <w:pStyle w:val="GOSTTableListMark1"/>
            </w:pPr>
            <w:r>
              <w:t>БА_ПБС_ВАЛ_1,</w:t>
            </w:r>
            <w:r w:rsidRPr="001D7F7A">
              <w:t xml:space="preserve"> </w:t>
            </w:r>
          </w:p>
          <w:p w14:paraId="6ACCBF00" w14:textId="77777777" w:rsidR="00D45F66" w:rsidRDefault="00D45F66" w:rsidP="006B36D5">
            <w:pPr>
              <w:pStyle w:val="GOSTTableListMark1"/>
            </w:pPr>
            <w:r w:rsidRPr="001D7F7A">
              <w:t>ЛБО_ПБС_</w:t>
            </w:r>
            <w:r w:rsidRPr="00F72AD7">
              <w:t>1</w:t>
            </w:r>
            <w:r w:rsidRPr="001D7F7A">
              <w:t xml:space="preserve">, </w:t>
            </w:r>
          </w:p>
          <w:p w14:paraId="4D1F794E" w14:textId="77777777" w:rsidR="00D45F66" w:rsidRDefault="00D45F66" w:rsidP="006B36D5">
            <w:pPr>
              <w:pStyle w:val="GOSTTableListMark1"/>
            </w:pPr>
            <w:r w:rsidRPr="001D7F7A">
              <w:t>ЛБО_ПБС_СВЗ_</w:t>
            </w:r>
            <w:r w:rsidRPr="00F72AD7">
              <w:t>1</w:t>
            </w:r>
            <w:r>
              <w:t>,</w:t>
            </w:r>
          </w:p>
          <w:p w14:paraId="39AE1C37" w14:textId="410D8FE6" w:rsidR="00D45F66" w:rsidRDefault="00D45F66" w:rsidP="006B36D5">
            <w:pPr>
              <w:pStyle w:val="GOSTTableListMark1"/>
            </w:pPr>
            <w:r w:rsidRPr="001D7F7A">
              <w:t>ЛБО_ПБС_ВАЛ_</w:t>
            </w:r>
            <w:r w:rsidRPr="00B07B84">
              <w:t>1</w:t>
            </w:r>
          </w:p>
          <w:p w14:paraId="53D8A506" w14:textId="77777777" w:rsidR="00D45F66" w:rsidRDefault="00D45F66" w:rsidP="006B36D5">
            <w:pPr>
              <w:pStyle w:val="GOSTTablenorm"/>
            </w:pPr>
            <w:r>
              <w:t>минус</w:t>
            </w:r>
          </w:p>
          <w:p w14:paraId="43547833" w14:textId="652E819A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lastRenderedPageBreak/>
              <w:t>Б</w:t>
            </w:r>
            <w:r>
              <w:rPr>
                <w:szCs w:val="22"/>
              </w:rPr>
              <w:t>аланс (Остаток по Дт = Оборот по Дт минус Оборот по К</w:t>
            </w:r>
            <w:r w:rsidRPr="005E26C1">
              <w:rPr>
                <w:szCs w:val="22"/>
              </w:rPr>
              <w:t>т) на конец отчетного периода по показателям</w:t>
            </w:r>
            <w:r>
              <w:rPr>
                <w:szCs w:val="22"/>
              </w:rPr>
              <w:t>:</w:t>
            </w:r>
          </w:p>
          <w:p w14:paraId="3D3E36A9" w14:textId="35082785" w:rsidR="00D45F66" w:rsidRDefault="00D45F66" w:rsidP="006B36D5">
            <w:pPr>
              <w:pStyle w:val="GOSTTableListMark1"/>
            </w:pPr>
            <w:r>
              <w:t>ВЫБЫТИЯ_КУ,</w:t>
            </w:r>
          </w:p>
          <w:p w14:paraId="060CB5ED" w14:textId="75BBB5E6" w:rsidR="00D45F66" w:rsidRPr="00F72AD7" w:rsidRDefault="00D45F66" w:rsidP="006B36D5">
            <w:pPr>
              <w:pStyle w:val="GOSTTableListMark1"/>
            </w:pPr>
            <w:r>
              <w:t>ВЫБЫТИЯ_ВН</w:t>
            </w:r>
          </w:p>
        </w:tc>
        <w:tc>
          <w:tcPr>
            <w:tcW w:w="254" w:type="pct"/>
          </w:tcPr>
          <w:p w14:paraId="30AC09A9" w14:textId="7CF3C834" w:rsidR="00D45F66" w:rsidRDefault="00D45F66" w:rsidP="006B36D5">
            <w:pPr>
              <w:pStyle w:val="GOSTTablenorm"/>
              <w:rPr>
                <w:szCs w:val="22"/>
              </w:rPr>
            </w:pPr>
            <w:r w:rsidRPr="00241594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52FB5396" w14:textId="57161158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1D7F7A">
              <w:rPr>
                <w:szCs w:val="22"/>
              </w:rPr>
              <w:t>-</w:t>
            </w:r>
          </w:p>
        </w:tc>
        <w:tc>
          <w:tcPr>
            <w:tcW w:w="256" w:type="pct"/>
          </w:tcPr>
          <w:p w14:paraId="0EC28E5E" w14:textId="04A44C04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1D7F7A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58DC5CB3" w14:textId="2E04F046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1D7F7A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18DD33D8" w14:textId="0E827776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1D7F7A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791A9FC3" w14:textId="3E2DAF07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1D7F7A"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0D6FE1D2" w14:textId="79A06C1E" w:rsidR="00D45F66" w:rsidRDefault="00D45F66" w:rsidP="006B36D5">
            <w:pPr>
              <w:pStyle w:val="GOSTTablenorm"/>
              <w:rPr>
                <w:szCs w:val="22"/>
              </w:rPr>
            </w:pPr>
            <w:r w:rsidRPr="001D7F7A">
              <w:rPr>
                <w:szCs w:val="22"/>
              </w:rPr>
              <w:t>+</w:t>
            </w:r>
          </w:p>
        </w:tc>
      </w:tr>
      <w:tr w:rsidR="00D45F66" w:rsidRPr="005E26C1" w14:paraId="619F0B4F" w14:textId="77777777" w:rsidTr="00D45F66">
        <w:tc>
          <w:tcPr>
            <w:tcW w:w="125" w:type="pct"/>
          </w:tcPr>
          <w:p w14:paraId="61763EDE" w14:textId="77777777" w:rsidR="00D45F66" w:rsidRPr="007F3231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1056BA85" w14:textId="7D1048A3" w:rsidR="00D45F66" w:rsidRPr="007F3231" w:rsidRDefault="00D45F66" w:rsidP="006B36D5">
            <w:pPr>
              <w:pStyle w:val="GOSTTablenorm"/>
            </w:pPr>
            <w:r w:rsidRPr="00A27EBD">
              <w:rPr>
                <w:highlight w:val="green"/>
              </w:rPr>
              <w:t>Остаток ЛБО доступных для кассовых выплат</w:t>
            </w:r>
          </w:p>
        </w:tc>
        <w:tc>
          <w:tcPr>
            <w:tcW w:w="279" w:type="pct"/>
          </w:tcPr>
          <w:p w14:paraId="0E958DB5" w14:textId="408FFB09" w:rsidR="00D45F66" w:rsidRPr="00D56931" w:rsidRDefault="00C303B1" w:rsidP="006B36D5">
            <w:pPr>
              <w:pStyle w:val="GOSTTablenorm"/>
              <w:rPr>
                <w:szCs w:val="22"/>
              </w:rPr>
            </w:pPr>
            <w:ins w:id="1309" w:author="Краснова Наталья EXP-332161" w:date="2026-03-19T17:53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7AB5D8B0" w14:textId="3C0107D0" w:rsidR="00D45F66" w:rsidRPr="00211145" w:rsidRDefault="00D45F66" w:rsidP="006B36D5">
            <w:pPr>
              <w:pStyle w:val="GOSTTablenorm"/>
            </w:pPr>
            <w:r w:rsidRPr="00D56931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A3E3B0F" w14:textId="5069823A" w:rsidR="00D45F66" w:rsidRPr="00211145" w:rsidRDefault="00D45F66" w:rsidP="006B36D5">
            <w:pPr>
              <w:pStyle w:val="GOSTTablenorm"/>
            </w:pPr>
            <w:r w:rsidRPr="00211145">
              <w:t>FAIP</w:t>
            </w:r>
            <w:r>
              <w:t>/</w:t>
            </w:r>
            <w:r w:rsidRPr="00211145">
              <w:t>KMI</w:t>
            </w:r>
            <w:r>
              <w:t>:</w:t>
            </w:r>
            <w:r w:rsidRPr="00211145">
              <w:t xml:space="preserve"> 43</w:t>
            </w:r>
          </w:p>
        </w:tc>
        <w:tc>
          <w:tcPr>
            <w:tcW w:w="341" w:type="pct"/>
          </w:tcPr>
          <w:p w14:paraId="706C97DF" w14:textId="61BDD29F" w:rsidR="00D45F66" w:rsidRPr="00211145" w:rsidRDefault="00D45F66" w:rsidP="006B36D5">
            <w:pPr>
              <w:pStyle w:val="GOSTTablenorm"/>
            </w:pPr>
            <w:r w:rsidRPr="00211145">
              <w:t>-</w:t>
            </w:r>
          </w:p>
        </w:tc>
        <w:tc>
          <w:tcPr>
            <w:tcW w:w="301" w:type="pct"/>
          </w:tcPr>
          <w:p w14:paraId="110B35A8" w14:textId="4A4617AB" w:rsidR="00D45F66" w:rsidRPr="00211145" w:rsidRDefault="00D45F66" w:rsidP="006B36D5">
            <w:pPr>
              <w:pStyle w:val="GOSTTablenorm"/>
            </w:pPr>
            <w:r w:rsidRPr="00211145">
              <w:t>-</w:t>
            </w:r>
          </w:p>
        </w:tc>
        <w:tc>
          <w:tcPr>
            <w:tcW w:w="1107" w:type="pct"/>
          </w:tcPr>
          <w:p w14:paraId="111A0146" w14:textId="5002070F" w:rsidR="00D45F66" w:rsidRDefault="00D45F66" w:rsidP="006B36D5">
            <w:pPr>
              <w:pStyle w:val="GOSTTablenorm"/>
              <w:rPr>
                <w:rFonts w:eastAsia="Calibri"/>
              </w:rPr>
            </w:pPr>
            <w:r w:rsidRPr="001D7F7A">
              <w:rPr>
                <w:rFonts w:eastAsia="Calibri"/>
              </w:rPr>
              <w:t xml:space="preserve">Величина </w:t>
            </w:r>
            <w:r>
              <w:rPr>
                <w:rFonts w:eastAsia="Calibri"/>
              </w:rPr>
              <w:t>разности</w:t>
            </w:r>
            <w:r w:rsidRPr="001D7F7A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 xml:space="preserve">ЛБО, доведенных до </w:t>
            </w:r>
            <w:r w:rsidRPr="001D7F7A">
              <w:rPr>
                <w:rFonts w:eastAsia="Calibri"/>
              </w:rPr>
              <w:t>ПБС</w:t>
            </w:r>
            <w:r>
              <w:rPr>
                <w:rFonts w:eastAsia="Calibri"/>
              </w:rPr>
              <w:t>, и суммой выплат средств с ЛС ПБС (с учетом восстановления выплат).</w:t>
            </w:r>
          </w:p>
          <w:p w14:paraId="2DAF82BE" w14:textId="77777777" w:rsidR="00D45F66" w:rsidRDefault="00D45F66" w:rsidP="006B36D5">
            <w:pPr>
              <w:pStyle w:val="GOSTTablenorm"/>
            </w:pPr>
            <w:r w:rsidRPr="005E26C1">
              <w:t>Расчет по сумме в валюте учета (в рублях).</w:t>
            </w:r>
          </w:p>
          <w:p w14:paraId="41378239" w14:textId="3BE3A59A" w:rsidR="00D45F66" w:rsidRDefault="00D45F66" w:rsidP="006B36D5">
            <w:pPr>
              <w:pStyle w:val="GOSTTablenorm"/>
            </w:pPr>
            <w:r w:rsidRPr="005E26C1">
              <w:t>Оборот по Кт з</w:t>
            </w:r>
            <w:r>
              <w:t>а отчетный период по показателю ЛБО_ПБС_1</w:t>
            </w:r>
          </w:p>
          <w:p w14:paraId="4BEE533C" w14:textId="77777777" w:rsidR="00D45F66" w:rsidRDefault="00D45F66" w:rsidP="006B36D5">
            <w:pPr>
              <w:pStyle w:val="GOSTTablenorm"/>
            </w:pPr>
            <w:r>
              <w:t>минус</w:t>
            </w:r>
          </w:p>
          <w:p w14:paraId="10FBFF8A" w14:textId="77777777" w:rsidR="00D45F66" w:rsidRDefault="00D45F66" w:rsidP="006B36D5">
            <w:pPr>
              <w:pStyle w:val="GOSTTablenorm"/>
            </w:pPr>
            <w:r w:rsidRPr="005E26C1">
              <w:t>Б</w:t>
            </w:r>
            <w:r>
              <w:t>аланс (Остаток по Дт = Оборот по Дт минус Оборот по К</w:t>
            </w:r>
            <w:r w:rsidRPr="005E26C1">
              <w:t>т) на конец отчетного периода по показателям</w:t>
            </w:r>
            <w:r>
              <w:t>:</w:t>
            </w:r>
          </w:p>
          <w:p w14:paraId="003B88CA" w14:textId="77777777" w:rsidR="00D45F66" w:rsidRPr="00ED2F3D" w:rsidRDefault="00D45F66" w:rsidP="006B36D5">
            <w:pPr>
              <w:pStyle w:val="GOSTTableListMark1"/>
            </w:pPr>
            <w:r w:rsidRPr="00ED2F3D">
              <w:t>ВЫБЫТИЯ_КУ,</w:t>
            </w:r>
          </w:p>
          <w:p w14:paraId="76163A61" w14:textId="1DA08CE7" w:rsidR="00D45F66" w:rsidRPr="00ED2F3D" w:rsidRDefault="00D45F66" w:rsidP="006B36D5">
            <w:pPr>
              <w:pStyle w:val="GOSTTableListMark1"/>
            </w:pPr>
            <w:r w:rsidRPr="00ED2F3D">
              <w:t xml:space="preserve"> ВЫБЫТИЯ_ВН</w:t>
            </w:r>
          </w:p>
        </w:tc>
        <w:tc>
          <w:tcPr>
            <w:tcW w:w="254" w:type="pct"/>
          </w:tcPr>
          <w:p w14:paraId="4DCA9EF6" w14:textId="6FD7181C" w:rsidR="00D45F66" w:rsidRDefault="00D45F66" w:rsidP="006B36D5">
            <w:pPr>
              <w:pStyle w:val="GOSTTablenorm"/>
            </w:pPr>
            <w:r>
              <w:t>СПС</w:t>
            </w:r>
          </w:p>
        </w:tc>
        <w:tc>
          <w:tcPr>
            <w:tcW w:w="213" w:type="pct"/>
          </w:tcPr>
          <w:p w14:paraId="714129CB" w14:textId="29C4D5EC" w:rsidR="00D45F66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6BED3632" w14:textId="7F4F7A00" w:rsidR="00D45F66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06451A46" w14:textId="220C03AC" w:rsidR="00D45F66" w:rsidRDefault="00D45F66" w:rsidP="006B36D5">
            <w:pPr>
              <w:pStyle w:val="GOSTTablenorm"/>
            </w:pPr>
            <w:r>
              <w:t>+</w:t>
            </w:r>
          </w:p>
        </w:tc>
        <w:tc>
          <w:tcPr>
            <w:tcW w:w="213" w:type="pct"/>
          </w:tcPr>
          <w:p w14:paraId="240D9785" w14:textId="036C1C0E" w:rsidR="00D45F66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387A839D" w14:textId="657CFB7B" w:rsidR="00D45F66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4F17DDA6" w14:textId="131ECE53" w:rsidR="00D45F66" w:rsidRDefault="00D45F66" w:rsidP="006B36D5">
            <w:pPr>
              <w:pStyle w:val="GOSTTablenorm"/>
            </w:pPr>
            <w:r>
              <w:t>-</w:t>
            </w:r>
          </w:p>
        </w:tc>
      </w:tr>
      <w:tr w:rsidR="00D45F66" w:rsidRPr="005E26C1" w14:paraId="299A20A7" w14:textId="77777777" w:rsidTr="00D45F66">
        <w:tc>
          <w:tcPr>
            <w:tcW w:w="125" w:type="pct"/>
          </w:tcPr>
          <w:p w14:paraId="6B01C3A4" w14:textId="77777777" w:rsidR="00D45F66" w:rsidRPr="007F3231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3DBB5ECB" w14:textId="5C9D95BA" w:rsidR="00D45F66" w:rsidRPr="007F3231" w:rsidRDefault="00D45F66" w:rsidP="006B36D5">
            <w:pPr>
              <w:pStyle w:val="GOSTTablenorm"/>
            </w:pPr>
            <w:r w:rsidRPr="007F3231">
              <w:t>Из них неиспользованный остаток БА, ЛБО в рублях</w:t>
            </w:r>
          </w:p>
        </w:tc>
        <w:tc>
          <w:tcPr>
            <w:tcW w:w="279" w:type="pct"/>
          </w:tcPr>
          <w:p w14:paraId="72D114AE" w14:textId="18CEB79A" w:rsidR="00D45F66" w:rsidRPr="00D56931" w:rsidRDefault="00C303B1" w:rsidP="006B36D5">
            <w:pPr>
              <w:pStyle w:val="GOSTTablenorm"/>
              <w:rPr>
                <w:szCs w:val="22"/>
              </w:rPr>
            </w:pPr>
            <w:ins w:id="1310" w:author="Краснова Наталья EXP-332161" w:date="2026-03-19T17:53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1060601A" w14:textId="1A6A15C0" w:rsidR="00D45F66" w:rsidRDefault="00D45F66" w:rsidP="006B36D5">
            <w:pPr>
              <w:pStyle w:val="GOSTTablenorm"/>
              <w:rPr>
                <w:szCs w:val="22"/>
              </w:rPr>
            </w:pPr>
            <w:r w:rsidRPr="00D56931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A63D40E" w14:textId="2D46CE2D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58306118" w14:textId="0BE6A565" w:rsidR="00D45F66" w:rsidRPr="001D7F7A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5309BD45" w14:textId="7799DE45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295</w:t>
            </w:r>
          </w:p>
        </w:tc>
        <w:tc>
          <w:tcPr>
            <w:tcW w:w="1107" w:type="pct"/>
          </w:tcPr>
          <w:p w14:paraId="33461554" w14:textId="5185B91F" w:rsidR="00D45F66" w:rsidRDefault="00D45F66" w:rsidP="006B36D5">
            <w:pPr>
              <w:pStyle w:val="GOSTTablenorm"/>
              <w:rPr>
                <w:rFonts w:eastAsia="Calibri"/>
                <w:szCs w:val="22"/>
              </w:rPr>
            </w:pPr>
            <w:r w:rsidRPr="001D7F7A">
              <w:rPr>
                <w:rFonts w:eastAsia="Calibri"/>
                <w:szCs w:val="22"/>
              </w:rPr>
              <w:t xml:space="preserve">Величина неиспользованных </w:t>
            </w:r>
            <w:r>
              <w:rPr>
                <w:rFonts w:eastAsia="Calibri"/>
                <w:szCs w:val="22"/>
              </w:rPr>
              <w:t xml:space="preserve">БА, </w:t>
            </w:r>
            <w:r w:rsidRPr="001D7F7A">
              <w:rPr>
                <w:rFonts w:eastAsia="Calibri"/>
                <w:szCs w:val="22"/>
              </w:rPr>
              <w:t>ЛБО</w:t>
            </w:r>
            <w:r>
              <w:rPr>
                <w:rFonts w:eastAsia="Calibri"/>
                <w:szCs w:val="22"/>
              </w:rPr>
              <w:t xml:space="preserve"> в рублях</w:t>
            </w:r>
            <w:r w:rsidRPr="001D7F7A">
              <w:rPr>
                <w:rFonts w:eastAsia="Calibri"/>
                <w:szCs w:val="22"/>
              </w:rPr>
              <w:t>, доведенных до ИПБС</w:t>
            </w:r>
            <w:r>
              <w:rPr>
                <w:rFonts w:eastAsia="Calibri"/>
                <w:szCs w:val="22"/>
              </w:rPr>
              <w:t>.</w:t>
            </w:r>
          </w:p>
          <w:p w14:paraId="22ACF70F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608EAF1F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Оборот по Кт за отчетный период по показателям</w:t>
            </w:r>
            <w:r>
              <w:rPr>
                <w:szCs w:val="22"/>
              </w:rPr>
              <w:t>:</w:t>
            </w:r>
          </w:p>
          <w:p w14:paraId="5CE12CB3" w14:textId="77777777" w:rsidR="00D45F66" w:rsidRDefault="00D45F66" w:rsidP="006B36D5">
            <w:pPr>
              <w:pStyle w:val="GOSTTableListMark1"/>
            </w:pPr>
            <w:r w:rsidRPr="001D7F7A">
              <w:t>БА_ПБС_</w:t>
            </w:r>
            <w:r w:rsidRPr="00F72AD7">
              <w:t>1</w:t>
            </w:r>
            <w:r w:rsidRPr="001D7F7A">
              <w:t>,</w:t>
            </w:r>
          </w:p>
          <w:p w14:paraId="32F81E17" w14:textId="3DE554DB" w:rsidR="00D45F66" w:rsidRDefault="00D45F66" w:rsidP="006B36D5">
            <w:pPr>
              <w:pStyle w:val="GOSTTableListMark1"/>
            </w:pPr>
            <w:r w:rsidRPr="001D7F7A">
              <w:t>ЛБО_ПБС_</w:t>
            </w:r>
            <w:r w:rsidRPr="00F72AD7">
              <w:t>1</w:t>
            </w:r>
            <w:r w:rsidRPr="001D7F7A">
              <w:t>,</w:t>
            </w:r>
          </w:p>
          <w:p w14:paraId="69CB63B1" w14:textId="77777777" w:rsidR="00D45F66" w:rsidRDefault="00D45F66" w:rsidP="006B36D5">
            <w:pPr>
              <w:pStyle w:val="GOSTTablenorm"/>
            </w:pPr>
            <w:r>
              <w:t>минус</w:t>
            </w:r>
          </w:p>
          <w:p w14:paraId="3ABC5B30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Б</w:t>
            </w:r>
            <w:r>
              <w:rPr>
                <w:szCs w:val="22"/>
              </w:rPr>
              <w:t>аланс (Остаток по Дт = Оборот по Дт минус Оборот по К</w:t>
            </w:r>
            <w:r w:rsidRPr="005E26C1">
              <w:rPr>
                <w:szCs w:val="22"/>
              </w:rPr>
              <w:t>т) на конец отчетного периода по показателям</w:t>
            </w:r>
            <w:r>
              <w:rPr>
                <w:szCs w:val="22"/>
              </w:rPr>
              <w:t>:</w:t>
            </w:r>
          </w:p>
          <w:p w14:paraId="67030AC4" w14:textId="77777777" w:rsidR="00D45F66" w:rsidRDefault="00D45F66" w:rsidP="006B36D5">
            <w:pPr>
              <w:pStyle w:val="GOSTTableListMark1"/>
            </w:pPr>
            <w:r>
              <w:t>ВЫБЫТИЯ_КУ,</w:t>
            </w:r>
          </w:p>
          <w:p w14:paraId="37AEDAF5" w14:textId="2213BC73" w:rsidR="00D45F66" w:rsidRPr="001D7F7A" w:rsidRDefault="00D45F66" w:rsidP="006B36D5">
            <w:pPr>
              <w:pStyle w:val="GOSTTableListMark1"/>
              <w:rPr>
                <w:rFonts w:eastAsia="Calibri"/>
                <w:szCs w:val="22"/>
              </w:rPr>
            </w:pPr>
            <w:r>
              <w:t xml:space="preserve">ВЫБЫТИЯ_ВН, </w:t>
            </w:r>
            <w:r w:rsidRPr="009D2245">
              <w:rPr>
                <w:szCs w:val="22"/>
              </w:rPr>
              <w:t xml:space="preserve">в которых значение </w:t>
            </w:r>
            <w:r>
              <w:rPr>
                <w:szCs w:val="22"/>
              </w:rPr>
              <w:t xml:space="preserve">кода валюты операции </w:t>
            </w:r>
            <w:r>
              <w:t xml:space="preserve">соответствует </w:t>
            </w:r>
            <w:r w:rsidRPr="009D2245">
              <w:t>«643»</w:t>
            </w:r>
          </w:p>
        </w:tc>
        <w:tc>
          <w:tcPr>
            <w:tcW w:w="254" w:type="pct"/>
          </w:tcPr>
          <w:p w14:paraId="4A12A924" w14:textId="5EACE93A" w:rsidR="00D45F66" w:rsidRPr="00241594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48EFB680" w14:textId="529F2B94" w:rsidR="00D45F66" w:rsidRPr="001D7F7A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56" w:type="pct"/>
          </w:tcPr>
          <w:p w14:paraId="2F391FF9" w14:textId="47C3D647" w:rsidR="00D45F66" w:rsidRPr="001D7F7A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3D8C5445" w14:textId="6238195C" w:rsidR="00D45F66" w:rsidRPr="001D7F7A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4B89B97A" w14:textId="5016F438" w:rsidR="00D45F66" w:rsidRPr="001D7F7A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7D9D5210" w14:textId="37256233" w:rsidR="00D45F66" w:rsidRPr="001D7F7A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17621A5D" w14:textId="4679B8C2" w:rsidR="00D45F66" w:rsidRPr="001D7F7A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</w:tr>
      <w:tr w:rsidR="00D45F66" w:rsidRPr="005E26C1" w14:paraId="2430221D" w14:textId="77777777" w:rsidTr="00D45F66">
        <w:tc>
          <w:tcPr>
            <w:tcW w:w="125" w:type="pct"/>
          </w:tcPr>
          <w:p w14:paraId="5589D300" w14:textId="7E0345AA" w:rsidR="00D45F66" w:rsidRPr="007F3231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23708BB5" w14:textId="41183D49" w:rsidR="00D45F66" w:rsidRPr="007F3231" w:rsidRDefault="00D45F66" w:rsidP="006B36D5">
            <w:pPr>
              <w:pStyle w:val="GOSTTablenorm"/>
            </w:pPr>
            <w:r>
              <w:t>Из них неиспользованный о</w:t>
            </w:r>
            <w:r w:rsidRPr="00441E2D">
              <w:t xml:space="preserve">статок </w:t>
            </w:r>
            <w:r>
              <w:t xml:space="preserve">БА, </w:t>
            </w:r>
            <w:r w:rsidRPr="00441E2D">
              <w:t xml:space="preserve">ЛБО в валюте </w:t>
            </w:r>
            <w:r w:rsidRPr="00441E2D">
              <w:lastRenderedPageBreak/>
              <w:t>(в рублевом эквиваленте)</w:t>
            </w:r>
          </w:p>
        </w:tc>
        <w:tc>
          <w:tcPr>
            <w:tcW w:w="279" w:type="pct"/>
          </w:tcPr>
          <w:p w14:paraId="2F4A5A81" w14:textId="59D04115" w:rsidR="00D45F66" w:rsidRPr="00D56931" w:rsidRDefault="00C303B1" w:rsidP="006B36D5">
            <w:pPr>
              <w:pStyle w:val="GOSTTablenorm"/>
              <w:rPr>
                <w:szCs w:val="22"/>
              </w:rPr>
            </w:pPr>
            <w:ins w:id="1311" w:author="Краснова Наталья EXP-332161" w:date="2026-03-19T17:53:00Z">
              <w:r>
                <w:rPr>
                  <w:szCs w:val="22"/>
                </w:rPr>
                <w:lastRenderedPageBreak/>
                <w:t>БПС</w:t>
              </w:r>
            </w:ins>
          </w:p>
        </w:tc>
        <w:tc>
          <w:tcPr>
            <w:tcW w:w="279" w:type="pct"/>
          </w:tcPr>
          <w:p w14:paraId="0CFEBD1F" w14:textId="5A133E50" w:rsidR="00D45F66" w:rsidRDefault="00D45F66" w:rsidP="006B36D5">
            <w:pPr>
              <w:pStyle w:val="GOSTTablenorm"/>
              <w:rPr>
                <w:szCs w:val="22"/>
              </w:rPr>
            </w:pPr>
            <w:r w:rsidRPr="00D56931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F9AD1D4" w14:textId="5C53916C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2FAC5707" w14:textId="52CAF80C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01936AD5" w14:textId="622643F8" w:rsidR="00D45F66" w:rsidRPr="00314BEF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278</w:t>
            </w:r>
          </w:p>
        </w:tc>
        <w:tc>
          <w:tcPr>
            <w:tcW w:w="1107" w:type="pct"/>
          </w:tcPr>
          <w:p w14:paraId="5F3CA3C1" w14:textId="39D1EDFA" w:rsidR="00D45F66" w:rsidRDefault="00D45F66" w:rsidP="006B36D5">
            <w:pPr>
              <w:pStyle w:val="GOSTTablenorm"/>
              <w:rPr>
                <w:rFonts w:eastAsia="Calibri"/>
                <w:szCs w:val="22"/>
              </w:rPr>
            </w:pPr>
            <w:r w:rsidRPr="001D7F7A">
              <w:rPr>
                <w:rFonts w:eastAsia="Calibri"/>
                <w:szCs w:val="22"/>
              </w:rPr>
              <w:t xml:space="preserve">Величина неиспользованных </w:t>
            </w:r>
            <w:r>
              <w:rPr>
                <w:rFonts w:eastAsia="Calibri"/>
                <w:szCs w:val="22"/>
              </w:rPr>
              <w:t xml:space="preserve">БА, </w:t>
            </w:r>
            <w:r w:rsidRPr="001D7F7A">
              <w:rPr>
                <w:rFonts w:eastAsia="Calibri"/>
                <w:szCs w:val="22"/>
              </w:rPr>
              <w:t>ЛБО</w:t>
            </w:r>
            <w:r>
              <w:rPr>
                <w:rFonts w:eastAsia="Calibri"/>
                <w:szCs w:val="22"/>
              </w:rPr>
              <w:t xml:space="preserve"> в валюте</w:t>
            </w:r>
            <w:r w:rsidRPr="001D7F7A">
              <w:rPr>
                <w:rFonts w:eastAsia="Calibri"/>
                <w:szCs w:val="22"/>
              </w:rPr>
              <w:t>, доведенных до ИПБС</w:t>
            </w:r>
            <w:r>
              <w:rPr>
                <w:rFonts w:eastAsia="Calibri"/>
                <w:szCs w:val="22"/>
              </w:rPr>
              <w:t>.</w:t>
            </w:r>
          </w:p>
          <w:p w14:paraId="3462FAB5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5438B231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lastRenderedPageBreak/>
              <w:t>Оборот по Кт за отчетный период по показателям</w:t>
            </w:r>
            <w:r>
              <w:rPr>
                <w:szCs w:val="22"/>
              </w:rPr>
              <w:t>:</w:t>
            </w:r>
          </w:p>
          <w:p w14:paraId="1E18E3BC" w14:textId="60B86E25" w:rsidR="00D45F66" w:rsidRDefault="00D45F66" w:rsidP="006B36D5">
            <w:pPr>
              <w:pStyle w:val="GOSTTableListMark1"/>
            </w:pPr>
            <w:r w:rsidRPr="001D7F7A">
              <w:t>БА_ПБС_</w:t>
            </w:r>
            <w:r>
              <w:t>ВАЛ_</w:t>
            </w:r>
            <w:r w:rsidRPr="00F72AD7">
              <w:t>1</w:t>
            </w:r>
            <w:r w:rsidRPr="001D7F7A">
              <w:t>,</w:t>
            </w:r>
          </w:p>
          <w:p w14:paraId="3BE56649" w14:textId="21F52044" w:rsidR="00D45F66" w:rsidRDefault="00D45F66" w:rsidP="006B36D5">
            <w:pPr>
              <w:pStyle w:val="GOSTTableListMark1"/>
            </w:pPr>
            <w:r w:rsidRPr="001D7F7A">
              <w:t>ЛБО_ПБС</w:t>
            </w:r>
            <w:r>
              <w:t>_ВАЛ_</w:t>
            </w:r>
            <w:r w:rsidRPr="00F72AD7">
              <w:t>1</w:t>
            </w:r>
            <w:r w:rsidRPr="001D7F7A">
              <w:t>,</w:t>
            </w:r>
          </w:p>
          <w:p w14:paraId="6A91C0D4" w14:textId="77777777" w:rsidR="00D45F66" w:rsidRDefault="00D45F66" w:rsidP="006B36D5">
            <w:pPr>
              <w:pStyle w:val="GOSTTablenorm"/>
            </w:pPr>
            <w:r>
              <w:t>минус</w:t>
            </w:r>
          </w:p>
          <w:p w14:paraId="749F7BB3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Б</w:t>
            </w:r>
            <w:r>
              <w:rPr>
                <w:szCs w:val="22"/>
              </w:rPr>
              <w:t>аланс (Остаток по Дт = Оборот по Дт минус Оборот по К</w:t>
            </w:r>
            <w:r w:rsidRPr="005E26C1">
              <w:rPr>
                <w:szCs w:val="22"/>
              </w:rPr>
              <w:t>т) на конец отчетного периода по показателям</w:t>
            </w:r>
            <w:r>
              <w:rPr>
                <w:szCs w:val="22"/>
              </w:rPr>
              <w:t>:</w:t>
            </w:r>
          </w:p>
          <w:p w14:paraId="25597771" w14:textId="77777777" w:rsidR="00D45F66" w:rsidRDefault="00D45F66" w:rsidP="006B36D5">
            <w:pPr>
              <w:pStyle w:val="GOSTTableListMark1"/>
            </w:pPr>
            <w:r>
              <w:t>ВЫБЫТИЯ_КУ,</w:t>
            </w:r>
          </w:p>
          <w:p w14:paraId="0F762534" w14:textId="6E3BFCAC" w:rsidR="00D45F66" w:rsidRPr="001D7F7A" w:rsidRDefault="00D45F66" w:rsidP="006B36D5">
            <w:pPr>
              <w:pStyle w:val="GOSTTableListMark1"/>
              <w:rPr>
                <w:rFonts w:eastAsia="Calibri"/>
                <w:szCs w:val="22"/>
              </w:rPr>
            </w:pPr>
            <w:r>
              <w:t xml:space="preserve">ВЫБЫТИЯ_ВН, </w:t>
            </w:r>
            <w:r w:rsidRPr="009D2245">
              <w:rPr>
                <w:szCs w:val="22"/>
              </w:rPr>
              <w:t xml:space="preserve">в которых значение </w:t>
            </w:r>
            <w:r>
              <w:rPr>
                <w:szCs w:val="22"/>
              </w:rPr>
              <w:t xml:space="preserve">кода валюты операции </w:t>
            </w:r>
            <w:r>
              <w:t>отлично от</w:t>
            </w:r>
            <w:r w:rsidRPr="009D2245">
              <w:t xml:space="preserve"> «643»</w:t>
            </w:r>
          </w:p>
        </w:tc>
        <w:tc>
          <w:tcPr>
            <w:tcW w:w="254" w:type="pct"/>
          </w:tcPr>
          <w:p w14:paraId="427DFBBB" w14:textId="31B5FE7C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762F10FB" w14:textId="2DF0A17B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56" w:type="pct"/>
          </w:tcPr>
          <w:p w14:paraId="06AB5FD4" w14:textId="036FBBA3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7787F831" w14:textId="707E086B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36496823" w14:textId="2E15F785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392CD5C4" w14:textId="1BC56C88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08118BE2" w14:textId="7FE14E42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</w:tr>
      <w:tr w:rsidR="009D02F8" w:rsidRPr="005E26C1" w14:paraId="00ACB1ED" w14:textId="77777777" w:rsidTr="00D45F66">
        <w:tc>
          <w:tcPr>
            <w:tcW w:w="125" w:type="pct"/>
          </w:tcPr>
          <w:p w14:paraId="2A41C056" w14:textId="77777777" w:rsidR="009D02F8" w:rsidRPr="008E560B" w:rsidRDefault="009D02F8" w:rsidP="006B36D5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5D8D5E23" w14:textId="5BB21B26" w:rsidR="009D02F8" w:rsidRPr="005E26C1" w:rsidRDefault="009D02F8" w:rsidP="006B36D5">
            <w:pPr>
              <w:pStyle w:val="GOSTTablenorm"/>
              <w:rPr>
                <w:szCs w:val="22"/>
              </w:rPr>
            </w:pPr>
            <w:r w:rsidRPr="008E560B">
              <w:t>Остаток ЛБО (с учетом блокированных)</w:t>
            </w:r>
            <w:r>
              <w:t xml:space="preserve"> на текущий финансовый год</w:t>
            </w:r>
          </w:p>
        </w:tc>
        <w:tc>
          <w:tcPr>
            <w:tcW w:w="279" w:type="pct"/>
            <w:vMerge w:val="restart"/>
          </w:tcPr>
          <w:p w14:paraId="6859CCBE" w14:textId="55EC67C0" w:rsidR="009D02F8" w:rsidRPr="00D56931" w:rsidRDefault="00C303B1" w:rsidP="006B36D5">
            <w:pPr>
              <w:pStyle w:val="GOSTTablenorm"/>
              <w:rPr>
                <w:szCs w:val="22"/>
              </w:rPr>
            </w:pPr>
            <w:ins w:id="1312" w:author="Краснова Наталья EXP-332161" w:date="2026-03-19T17:53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4B456A84" w14:textId="527EDFBA" w:rsidR="009D02F8" w:rsidRDefault="009D02F8" w:rsidP="006B36D5">
            <w:pPr>
              <w:pStyle w:val="GOSTTablenorm"/>
              <w:rPr>
                <w:szCs w:val="22"/>
              </w:rPr>
            </w:pPr>
            <w:r w:rsidRPr="00D56931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7DCE945" w14:textId="23A9FC6B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13615CC1" w14:textId="01709A52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85</w:t>
            </w:r>
          </w:p>
        </w:tc>
        <w:tc>
          <w:tcPr>
            <w:tcW w:w="301" w:type="pct"/>
          </w:tcPr>
          <w:p w14:paraId="19300B24" w14:textId="690BCDA1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167E16DF" w14:textId="475141B9" w:rsidR="009D02F8" w:rsidRDefault="009D02F8" w:rsidP="006B36D5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 xml:space="preserve">Для л/с с кодом 01 </w:t>
            </w:r>
            <w:r>
              <w:t>–</w:t>
            </w:r>
            <w:r w:rsidRPr="004A1C8C">
              <w:rPr>
                <w:szCs w:val="22"/>
              </w:rPr>
              <w:t xml:space="preserve"> величина разности ЛБО</w:t>
            </w:r>
            <w:r>
              <w:rPr>
                <w:szCs w:val="22"/>
              </w:rPr>
              <w:t xml:space="preserve"> </w:t>
            </w:r>
            <w:r>
              <w:t>на текущий финансовый год</w:t>
            </w:r>
            <w:r w:rsidRPr="004A1C8C">
              <w:rPr>
                <w:szCs w:val="22"/>
              </w:rPr>
              <w:t>, доведенных до ГРБС, РБС, и ЛБО, распределенных им по подведомственным УБП, уменьшенная на сумму заблокированных ЛБО.</w:t>
            </w:r>
          </w:p>
          <w:p w14:paraId="6A498AF5" w14:textId="7772E488" w:rsidR="009D02F8" w:rsidRDefault="009D02F8" w:rsidP="006B36D5">
            <w:pPr>
              <w:pStyle w:val="GOSTTablenorm"/>
            </w:pPr>
            <w:r w:rsidRPr="008E560B">
              <w:t xml:space="preserve">Для л/с с кодом 03, 14 </w:t>
            </w:r>
            <w:r>
              <w:t>–</w:t>
            </w:r>
            <w:r w:rsidRPr="008E560B">
              <w:t xml:space="preserve"> величина разности ЛБО</w:t>
            </w:r>
            <w:r>
              <w:t xml:space="preserve"> на текущий финансовый </w:t>
            </w:r>
            <w:r>
              <w:lastRenderedPageBreak/>
              <w:t>год</w:t>
            </w:r>
            <w:r w:rsidRPr="008E560B">
              <w:t>, доведенных до ПБС (с учетом детализации), и поставленных на учет БО, уменьшенная на сумму заблокированных ЛБО</w:t>
            </w:r>
            <w:r>
              <w:t>.</w:t>
            </w:r>
          </w:p>
          <w:p w14:paraId="42348F18" w14:textId="77777777" w:rsidR="009D02F8" w:rsidRDefault="009D02F8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000B7460" w14:textId="77777777" w:rsidR="009D02F8" w:rsidRDefault="009D02F8" w:rsidP="006B36D5">
            <w:pPr>
              <w:pStyle w:val="GOSTTablenorm"/>
            </w:pPr>
            <w:r w:rsidRPr="005E26C1">
              <w:rPr>
                <w:szCs w:val="22"/>
              </w:rPr>
              <w:t>Баланс (Остаток по Кт = Оборот по Кт минус Оборот по Дт) на конец отчетного периода по показателям</w:t>
            </w:r>
            <w:r>
              <w:t>:</w:t>
            </w:r>
          </w:p>
          <w:p w14:paraId="28E83F58" w14:textId="52DF5FA4" w:rsidR="009D02F8" w:rsidRPr="004A1C8C" w:rsidRDefault="009D02F8" w:rsidP="006B36D5">
            <w:pPr>
              <w:pStyle w:val="GOSTTableListMark1"/>
            </w:pPr>
            <w:r>
              <w:t>ЛБО_ГАБС_1,</w:t>
            </w:r>
          </w:p>
          <w:p w14:paraId="70D2EB16" w14:textId="665D78D0" w:rsidR="009D02F8" w:rsidRPr="004A1C8C" w:rsidRDefault="009D02F8" w:rsidP="006B36D5">
            <w:pPr>
              <w:pStyle w:val="GOSTTableListMark1"/>
            </w:pPr>
            <w:r>
              <w:t>ЛБО_ГАБС_СВЗ_1,</w:t>
            </w:r>
          </w:p>
          <w:p w14:paraId="66918CD9" w14:textId="7DAE3CFD" w:rsidR="009D02F8" w:rsidRPr="004A1C8C" w:rsidRDefault="009D02F8" w:rsidP="006B36D5">
            <w:pPr>
              <w:pStyle w:val="GOSTTableListMark1"/>
            </w:pPr>
            <w:r>
              <w:t>ЛБО_РБС_РЕЗ_1,</w:t>
            </w:r>
          </w:p>
          <w:p w14:paraId="78D5435C" w14:textId="03B95FF0" w:rsidR="009D02F8" w:rsidRPr="004A1C8C" w:rsidRDefault="009D02F8" w:rsidP="006B36D5">
            <w:pPr>
              <w:pStyle w:val="GOSTTableListMark1"/>
              <w:rPr>
                <w:rFonts w:eastAsia="Calibri"/>
              </w:rPr>
            </w:pPr>
            <w:r>
              <w:rPr>
                <w:rFonts w:eastAsia="Calibri"/>
              </w:rPr>
              <w:t>ЛБО_РБС_1,</w:t>
            </w:r>
            <w:r w:rsidRPr="004A1C8C">
              <w:rPr>
                <w:rFonts w:eastAsia="Calibri"/>
              </w:rPr>
              <w:t xml:space="preserve"> </w:t>
            </w:r>
          </w:p>
          <w:p w14:paraId="28861B28" w14:textId="4BF9F924" w:rsidR="009D02F8" w:rsidRDefault="009D02F8" w:rsidP="006B36D5">
            <w:pPr>
              <w:pStyle w:val="GOSTTableListMark1"/>
              <w:rPr>
                <w:rFonts w:eastAsia="Calibri"/>
              </w:rPr>
            </w:pPr>
            <w:r>
              <w:rPr>
                <w:rFonts w:eastAsia="Calibri"/>
              </w:rPr>
              <w:t>ЛБО_РБС_СВЗ_1,</w:t>
            </w:r>
          </w:p>
          <w:p w14:paraId="3BCC9563" w14:textId="6603CFA6" w:rsidR="009D02F8" w:rsidRDefault="009D02F8" w:rsidP="006B36D5">
            <w:pPr>
              <w:pStyle w:val="GOSTTableListMark1"/>
              <w:rPr>
                <w:rFonts w:eastAsia="Calibri"/>
              </w:rPr>
            </w:pPr>
            <w:r>
              <w:rPr>
                <w:rFonts w:eastAsia="Calibri"/>
              </w:rPr>
              <w:t>ЛБО_РБС_ВАЛ_1,</w:t>
            </w:r>
          </w:p>
          <w:p w14:paraId="328BD839" w14:textId="3A40A1BD" w:rsidR="009D02F8" w:rsidRPr="008E560B" w:rsidRDefault="009D02F8" w:rsidP="006B36D5">
            <w:pPr>
              <w:pStyle w:val="GOSTTableListMark1"/>
            </w:pPr>
            <w:r w:rsidRPr="008E560B">
              <w:rPr>
                <w:rFonts w:eastAsia="Calibri"/>
              </w:rPr>
              <w:t>ЛБО</w:t>
            </w:r>
            <w:r w:rsidRPr="008E560B">
              <w:t>_ПБС_</w:t>
            </w:r>
            <w:r>
              <w:t>1,</w:t>
            </w:r>
          </w:p>
          <w:p w14:paraId="39F2D3B5" w14:textId="665842DC" w:rsidR="009D02F8" w:rsidRPr="008E560B" w:rsidRDefault="009D02F8" w:rsidP="006B36D5">
            <w:pPr>
              <w:pStyle w:val="GOSTTableListMark1"/>
            </w:pPr>
            <w:r w:rsidRPr="008E560B">
              <w:rPr>
                <w:rFonts w:eastAsia="Calibri"/>
              </w:rPr>
              <w:t>ЛБО</w:t>
            </w:r>
            <w:r w:rsidRPr="008E560B">
              <w:t>_ПБС_ВАЛ_</w:t>
            </w:r>
            <w:r>
              <w:t>1,</w:t>
            </w:r>
          </w:p>
          <w:p w14:paraId="33B087CB" w14:textId="2FB8ED5F" w:rsidR="009D02F8" w:rsidRPr="008E560B" w:rsidRDefault="009D02F8" w:rsidP="006B36D5">
            <w:pPr>
              <w:pStyle w:val="GOSTTableListMark1"/>
            </w:pPr>
            <w:r w:rsidRPr="008E560B">
              <w:rPr>
                <w:rFonts w:eastAsia="Calibri"/>
              </w:rPr>
              <w:t>ЛБО</w:t>
            </w:r>
            <w:r w:rsidRPr="008E560B">
              <w:t>_ПБС_СВЗ_</w:t>
            </w:r>
            <w:r>
              <w:t>1,</w:t>
            </w:r>
          </w:p>
          <w:p w14:paraId="6328324D" w14:textId="480A42B4" w:rsidR="009D02F8" w:rsidRPr="005E26C1" w:rsidRDefault="009D02F8" w:rsidP="006B36D5">
            <w:pPr>
              <w:pStyle w:val="GOSTTableListMark1"/>
            </w:pPr>
            <w:r w:rsidRPr="008E560B">
              <w:t>ЛБО_РЕЗ_</w:t>
            </w:r>
            <w:r>
              <w:t>1</w:t>
            </w:r>
          </w:p>
        </w:tc>
        <w:tc>
          <w:tcPr>
            <w:tcW w:w="254" w:type="pct"/>
            <w:vMerge w:val="restart"/>
          </w:tcPr>
          <w:p w14:paraId="181EA617" w14:textId="2F5467B5" w:rsidR="009D02F8" w:rsidRDefault="009D02F8" w:rsidP="006B36D5">
            <w:pPr>
              <w:pStyle w:val="GOSTTablenorm"/>
              <w:rPr>
                <w:szCs w:val="22"/>
              </w:rPr>
            </w:pPr>
            <w:r w:rsidRPr="00241594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6AD68C55" w14:textId="2B39095D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56" w:type="pct"/>
          </w:tcPr>
          <w:p w14:paraId="43D279C3" w14:textId="4628ED95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7C96026E" w14:textId="2B2F3AD5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21E838F0" w14:textId="4DF0BEB7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64DD1625" w14:textId="27D15B4F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10A763CF" w14:textId="25A89D99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9D02F8" w:rsidRPr="005E26C1" w14:paraId="4E3EFB96" w14:textId="77777777" w:rsidTr="00D45F66">
        <w:tc>
          <w:tcPr>
            <w:tcW w:w="125" w:type="pct"/>
          </w:tcPr>
          <w:p w14:paraId="1024384D" w14:textId="77777777" w:rsidR="009D02F8" w:rsidRPr="008E560B" w:rsidRDefault="009D02F8" w:rsidP="006B36D5">
            <w:pPr>
              <w:pStyle w:val="GOSTTableNum"/>
            </w:pPr>
          </w:p>
        </w:tc>
        <w:tc>
          <w:tcPr>
            <w:tcW w:w="596" w:type="pct"/>
            <w:vMerge/>
          </w:tcPr>
          <w:p w14:paraId="589094D9" w14:textId="77777777" w:rsidR="009D02F8" w:rsidRPr="008E560B" w:rsidRDefault="009D02F8" w:rsidP="006B36D5">
            <w:pPr>
              <w:pStyle w:val="GOSTTablenorm"/>
            </w:pPr>
          </w:p>
        </w:tc>
        <w:tc>
          <w:tcPr>
            <w:tcW w:w="279" w:type="pct"/>
            <w:vMerge/>
          </w:tcPr>
          <w:p w14:paraId="0BB02C7C" w14:textId="77777777" w:rsidR="009D02F8" w:rsidRPr="00D56931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3A77ADE5" w14:textId="58107D9F" w:rsidR="009D02F8" w:rsidRDefault="009D02F8" w:rsidP="006B36D5">
            <w:pPr>
              <w:pStyle w:val="GOSTTablenorm"/>
              <w:rPr>
                <w:szCs w:val="22"/>
              </w:rPr>
            </w:pPr>
            <w:r w:rsidRPr="00D56931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0AC917A" w14:textId="41141508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3DAB2F7C" w14:textId="50EDDFB9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6B497C0A" w14:textId="2819BC4E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77</w:t>
            </w:r>
          </w:p>
        </w:tc>
        <w:tc>
          <w:tcPr>
            <w:tcW w:w="1107" w:type="pct"/>
            <w:vMerge/>
          </w:tcPr>
          <w:p w14:paraId="7D287D38" w14:textId="77777777" w:rsidR="009D02F8" w:rsidRPr="004A1C8C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54" w:type="pct"/>
            <w:vMerge/>
          </w:tcPr>
          <w:p w14:paraId="1558DBA3" w14:textId="77777777" w:rsidR="009D02F8" w:rsidRPr="00241594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0CEEAD4C" w14:textId="5A684F48" w:rsidR="009D02F8" w:rsidRDefault="009D02F8" w:rsidP="006B36D5">
            <w:pPr>
              <w:pStyle w:val="GOSTTablenorm"/>
            </w:pPr>
            <w:r>
              <w:t>+ ГРБС</w:t>
            </w:r>
          </w:p>
        </w:tc>
        <w:tc>
          <w:tcPr>
            <w:tcW w:w="256" w:type="pct"/>
          </w:tcPr>
          <w:p w14:paraId="3B7AEF1D" w14:textId="2C7A968A" w:rsidR="009D02F8" w:rsidRDefault="009D02F8" w:rsidP="006B36D5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7633EF58" w14:textId="40E4F0FD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4171EB92" w14:textId="7317D9F3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4A670965" w14:textId="18C12762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6DE03ADC" w14:textId="171C01A9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9D02F8" w:rsidRPr="005E26C1" w14:paraId="2DB6BA9C" w14:textId="77777777" w:rsidTr="00D45F66">
        <w:tc>
          <w:tcPr>
            <w:tcW w:w="125" w:type="pct"/>
          </w:tcPr>
          <w:p w14:paraId="1135C17C" w14:textId="77777777" w:rsidR="009D02F8" w:rsidRPr="008E560B" w:rsidRDefault="009D02F8" w:rsidP="006B36D5">
            <w:pPr>
              <w:pStyle w:val="GOSTTableNum"/>
            </w:pPr>
          </w:p>
        </w:tc>
        <w:tc>
          <w:tcPr>
            <w:tcW w:w="596" w:type="pct"/>
            <w:vMerge/>
          </w:tcPr>
          <w:p w14:paraId="564C605A" w14:textId="77777777" w:rsidR="009D02F8" w:rsidRPr="008E560B" w:rsidRDefault="009D02F8" w:rsidP="006B36D5">
            <w:pPr>
              <w:pStyle w:val="GOSTTablenorm"/>
            </w:pPr>
          </w:p>
        </w:tc>
        <w:tc>
          <w:tcPr>
            <w:tcW w:w="279" w:type="pct"/>
            <w:vMerge/>
          </w:tcPr>
          <w:p w14:paraId="2AFCC5DD" w14:textId="77777777" w:rsidR="009D02F8" w:rsidRPr="00D56931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521FCE9F" w14:textId="00A73DDC" w:rsidR="009D02F8" w:rsidRDefault="009D02F8" w:rsidP="006B36D5">
            <w:pPr>
              <w:pStyle w:val="GOSTTablenorm"/>
              <w:rPr>
                <w:szCs w:val="22"/>
              </w:rPr>
            </w:pPr>
            <w:r w:rsidRPr="00D56931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049FCF8" w14:textId="1C5709CD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4B194046" w14:textId="0755C3ED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22C3A6A2" w14:textId="7E59B248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155</w:t>
            </w:r>
          </w:p>
        </w:tc>
        <w:tc>
          <w:tcPr>
            <w:tcW w:w="1107" w:type="pct"/>
            <w:vMerge/>
          </w:tcPr>
          <w:p w14:paraId="46DC493A" w14:textId="77777777" w:rsidR="009D02F8" w:rsidRPr="004A1C8C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54" w:type="pct"/>
            <w:vMerge/>
          </w:tcPr>
          <w:p w14:paraId="0BF20EA4" w14:textId="77777777" w:rsidR="009D02F8" w:rsidRPr="00241594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3B6D0A76" w14:textId="77777777" w:rsidR="009D02F8" w:rsidRDefault="009D02F8" w:rsidP="006B36D5">
            <w:pPr>
              <w:pStyle w:val="GOSTTablenorm"/>
            </w:pPr>
            <w:r>
              <w:t xml:space="preserve">+ </w:t>
            </w:r>
          </w:p>
          <w:p w14:paraId="60285183" w14:textId="5889D995" w:rsidR="009D02F8" w:rsidRDefault="009D02F8" w:rsidP="006B36D5">
            <w:pPr>
              <w:pStyle w:val="GOSTTablenorm"/>
            </w:pPr>
            <w:r>
              <w:t>РБС</w:t>
            </w:r>
          </w:p>
        </w:tc>
        <w:tc>
          <w:tcPr>
            <w:tcW w:w="256" w:type="pct"/>
          </w:tcPr>
          <w:p w14:paraId="05CC07AE" w14:textId="05C9D066" w:rsidR="009D02F8" w:rsidRDefault="009D02F8" w:rsidP="006B36D5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7F4F3FB3" w14:textId="2A4C8E08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1E4BBDA6" w14:textId="55F18C7E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5AB75A73" w14:textId="2EA79178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4715E31D" w14:textId="6D847E4F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9D02F8" w:rsidRPr="005E26C1" w14:paraId="3F56C998" w14:textId="77777777" w:rsidTr="00D45F66">
        <w:tc>
          <w:tcPr>
            <w:tcW w:w="125" w:type="pct"/>
          </w:tcPr>
          <w:p w14:paraId="15F73AFA" w14:textId="77777777" w:rsidR="009D02F8" w:rsidRPr="008E560B" w:rsidRDefault="009D02F8" w:rsidP="006B36D5">
            <w:pPr>
              <w:pStyle w:val="GOSTTableNum"/>
            </w:pPr>
          </w:p>
        </w:tc>
        <w:tc>
          <w:tcPr>
            <w:tcW w:w="596" w:type="pct"/>
            <w:vMerge/>
          </w:tcPr>
          <w:p w14:paraId="489E3BB2" w14:textId="77777777" w:rsidR="009D02F8" w:rsidRPr="008E560B" w:rsidRDefault="009D02F8" w:rsidP="006B36D5">
            <w:pPr>
              <w:pStyle w:val="GOSTTablenorm"/>
            </w:pPr>
          </w:p>
        </w:tc>
        <w:tc>
          <w:tcPr>
            <w:tcW w:w="279" w:type="pct"/>
            <w:vMerge/>
          </w:tcPr>
          <w:p w14:paraId="23E46BAD" w14:textId="77777777" w:rsidR="009D02F8" w:rsidRPr="00D56931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0F92AF5F" w14:textId="3E3F77D1" w:rsidR="009D02F8" w:rsidRDefault="009D02F8" w:rsidP="006B36D5">
            <w:pPr>
              <w:pStyle w:val="GOSTTablenorm"/>
              <w:rPr>
                <w:szCs w:val="22"/>
              </w:rPr>
            </w:pPr>
            <w:r w:rsidRPr="00D56931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0C650FD" w14:textId="294678BD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79650250" w14:textId="317A6D78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3316B16C" w14:textId="3EF2C945" w:rsidR="009D02F8" w:rsidRPr="00F04AB7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206</w:t>
            </w:r>
          </w:p>
        </w:tc>
        <w:tc>
          <w:tcPr>
            <w:tcW w:w="1107" w:type="pct"/>
            <w:vMerge/>
          </w:tcPr>
          <w:p w14:paraId="08A1478A" w14:textId="77777777" w:rsidR="009D02F8" w:rsidRPr="004A1C8C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54" w:type="pct"/>
            <w:vMerge/>
          </w:tcPr>
          <w:p w14:paraId="2E4241AA" w14:textId="77777777" w:rsidR="009D02F8" w:rsidRPr="00241594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3BA48642" w14:textId="77777777" w:rsidR="009D02F8" w:rsidRDefault="009D02F8" w:rsidP="006B36D5">
            <w:pPr>
              <w:pStyle w:val="GOSTTablenorm"/>
            </w:pPr>
            <w:r>
              <w:t xml:space="preserve">+ </w:t>
            </w:r>
          </w:p>
          <w:p w14:paraId="3EDDEA01" w14:textId="334A2C0C" w:rsidR="009D02F8" w:rsidRDefault="009D02F8" w:rsidP="00C64FB1">
            <w:pPr>
              <w:pStyle w:val="GOSTTablenorm"/>
            </w:pPr>
            <w:r>
              <w:lastRenderedPageBreak/>
              <w:t>ГРБС, РБС</w:t>
            </w:r>
          </w:p>
        </w:tc>
        <w:tc>
          <w:tcPr>
            <w:tcW w:w="256" w:type="pct"/>
          </w:tcPr>
          <w:p w14:paraId="6266FAA2" w14:textId="25F3C5CC" w:rsidR="009D02F8" w:rsidRDefault="009D02F8" w:rsidP="006B36D5">
            <w:pPr>
              <w:pStyle w:val="GOSTTablenorm"/>
            </w:pPr>
            <w:r>
              <w:lastRenderedPageBreak/>
              <w:t>-</w:t>
            </w:r>
          </w:p>
        </w:tc>
        <w:tc>
          <w:tcPr>
            <w:tcW w:w="213" w:type="pct"/>
          </w:tcPr>
          <w:p w14:paraId="23AA03A0" w14:textId="3C1C7247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4C59E4BF" w14:textId="5F85CADE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2FA94223" w14:textId="651D9794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0B5B0EE3" w14:textId="445D7564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9D02F8" w:rsidRPr="005E26C1" w14:paraId="06ED11BB" w14:textId="77777777" w:rsidTr="00D45F66">
        <w:tc>
          <w:tcPr>
            <w:tcW w:w="125" w:type="pct"/>
          </w:tcPr>
          <w:p w14:paraId="3C2DF371" w14:textId="77777777" w:rsidR="009D02F8" w:rsidRPr="00B10891" w:rsidRDefault="009D02F8" w:rsidP="006B36D5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753B172F" w14:textId="5AC86DD3" w:rsidR="009D02F8" w:rsidRPr="005E26C1" w:rsidRDefault="009D02F8" w:rsidP="006B36D5">
            <w:pPr>
              <w:pStyle w:val="GOSTTablenorm"/>
              <w:rPr>
                <w:szCs w:val="22"/>
              </w:rPr>
            </w:pPr>
            <w:r w:rsidRPr="00B10891">
              <w:t>Остаток ЛБО (с учетом блокированных) на первый год планового периода</w:t>
            </w:r>
          </w:p>
        </w:tc>
        <w:tc>
          <w:tcPr>
            <w:tcW w:w="279" w:type="pct"/>
            <w:vMerge w:val="restart"/>
          </w:tcPr>
          <w:p w14:paraId="5B497889" w14:textId="228F0F20" w:rsidR="009D02F8" w:rsidRPr="00D56931" w:rsidRDefault="00C303B1" w:rsidP="006B36D5">
            <w:pPr>
              <w:pStyle w:val="GOSTTablenorm"/>
              <w:rPr>
                <w:szCs w:val="22"/>
              </w:rPr>
            </w:pPr>
            <w:ins w:id="1313" w:author="Краснова Наталья EXP-332161" w:date="2026-03-19T17:53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0D12B036" w14:textId="0D038672" w:rsidR="009D02F8" w:rsidRDefault="009D02F8" w:rsidP="006B36D5">
            <w:pPr>
              <w:pStyle w:val="GOSTTablenorm"/>
            </w:pPr>
            <w:r w:rsidRPr="00D56931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9098D29" w14:textId="095E98A5" w:rsidR="009D02F8" w:rsidRDefault="009D02F8" w:rsidP="006B36D5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76F55B69" w14:textId="131DCB36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t>261</w:t>
            </w:r>
          </w:p>
        </w:tc>
        <w:tc>
          <w:tcPr>
            <w:tcW w:w="301" w:type="pct"/>
          </w:tcPr>
          <w:p w14:paraId="3DC0B65E" w14:textId="5F17CC01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12469095" w14:textId="205C08A1" w:rsidR="009D02F8" w:rsidRDefault="009D02F8" w:rsidP="006B36D5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 xml:space="preserve">Для л/с с кодом 01 </w:t>
            </w:r>
            <w:r>
              <w:t>–</w:t>
            </w:r>
            <w:r w:rsidRPr="004A1C8C">
              <w:rPr>
                <w:szCs w:val="22"/>
              </w:rPr>
              <w:t xml:space="preserve"> величина разности ЛБО</w:t>
            </w:r>
            <w:r>
              <w:rPr>
                <w:szCs w:val="22"/>
              </w:rPr>
              <w:t xml:space="preserve"> </w:t>
            </w:r>
            <w:r w:rsidRPr="00B10891">
              <w:t>на первый год планового периода</w:t>
            </w:r>
            <w:r w:rsidRPr="004A1C8C">
              <w:rPr>
                <w:szCs w:val="22"/>
              </w:rPr>
              <w:t>, доведенных до ГРБС, РБС, и ЛБО, распределенных им по подведомственным УБП, уменьшенная на сумму заблокированных ЛБО.</w:t>
            </w:r>
          </w:p>
          <w:p w14:paraId="3825501D" w14:textId="45953049" w:rsidR="009D02F8" w:rsidRDefault="009D02F8" w:rsidP="006B36D5">
            <w:pPr>
              <w:pStyle w:val="GOSTTablenorm"/>
            </w:pPr>
            <w:r w:rsidRPr="008E560B">
              <w:t xml:space="preserve">Для л/с с кодом 03, 14 </w:t>
            </w:r>
            <w:r>
              <w:t>–</w:t>
            </w:r>
            <w:r w:rsidRPr="008E560B">
              <w:t xml:space="preserve"> величина разности ЛБО</w:t>
            </w:r>
            <w:r>
              <w:t xml:space="preserve"> </w:t>
            </w:r>
            <w:r w:rsidRPr="00B10891">
              <w:t>на первый год планового периода</w:t>
            </w:r>
            <w:r w:rsidRPr="008E560B">
              <w:t>, доведенных до ПБС (с учетом детализации), и поставленных на учет БО, уменьшенная на сумму заблокированных ЛБО</w:t>
            </w:r>
            <w:r>
              <w:t>.</w:t>
            </w:r>
          </w:p>
          <w:p w14:paraId="0A7F33EB" w14:textId="77777777" w:rsidR="009D02F8" w:rsidRDefault="009D02F8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4CF76782" w14:textId="77777777" w:rsidR="009D02F8" w:rsidRDefault="009D02F8" w:rsidP="006B36D5">
            <w:pPr>
              <w:pStyle w:val="GOSTTablenorm"/>
            </w:pPr>
            <w:r w:rsidRPr="005E26C1">
              <w:rPr>
                <w:szCs w:val="22"/>
              </w:rPr>
              <w:t>Баланс (Остаток по Кт = Оборот по Кт минус Оборот по Дт) на конец отчетного периода по показателям</w:t>
            </w:r>
            <w:r>
              <w:t>:</w:t>
            </w:r>
          </w:p>
          <w:p w14:paraId="4A4AB55A" w14:textId="33E66035" w:rsidR="009D02F8" w:rsidRPr="004A1C8C" w:rsidRDefault="009D02F8" w:rsidP="006B36D5">
            <w:pPr>
              <w:pStyle w:val="GOSTTableListMark1"/>
            </w:pPr>
            <w:r>
              <w:t>ЛБО_ГАБС_2,</w:t>
            </w:r>
          </w:p>
          <w:p w14:paraId="2F1C1058" w14:textId="590505AA" w:rsidR="009D02F8" w:rsidRPr="004A1C8C" w:rsidRDefault="009D02F8" w:rsidP="006B36D5">
            <w:pPr>
              <w:pStyle w:val="GOSTTableListMark1"/>
            </w:pPr>
            <w:r>
              <w:t>ЛБО_ГАБС_СВЗ_2,</w:t>
            </w:r>
          </w:p>
          <w:p w14:paraId="62ABC0DB" w14:textId="23E8B290" w:rsidR="009D02F8" w:rsidRPr="004A1C8C" w:rsidRDefault="009D02F8" w:rsidP="006B36D5">
            <w:pPr>
              <w:pStyle w:val="GOSTTableListMark1"/>
            </w:pPr>
            <w:r>
              <w:t>ЛБО_РБС_РЕЗ_2,</w:t>
            </w:r>
          </w:p>
          <w:p w14:paraId="721276EF" w14:textId="4F304CD0" w:rsidR="009D02F8" w:rsidRPr="004A1C8C" w:rsidRDefault="009D02F8" w:rsidP="006B36D5">
            <w:pPr>
              <w:pStyle w:val="GOSTTableListMark1"/>
              <w:rPr>
                <w:rFonts w:eastAsia="Calibri"/>
              </w:rPr>
            </w:pPr>
            <w:r>
              <w:rPr>
                <w:rFonts w:eastAsia="Calibri"/>
              </w:rPr>
              <w:t>ЛБО_РБС_2,</w:t>
            </w:r>
          </w:p>
          <w:p w14:paraId="4969A5CF" w14:textId="73479067" w:rsidR="009D02F8" w:rsidRDefault="009D02F8" w:rsidP="006B36D5">
            <w:pPr>
              <w:pStyle w:val="GOSTTableListMark1"/>
              <w:rPr>
                <w:rFonts w:eastAsia="Calibri"/>
              </w:rPr>
            </w:pPr>
            <w:r>
              <w:rPr>
                <w:rFonts w:eastAsia="Calibri"/>
              </w:rPr>
              <w:lastRenderedPageBreak/>
              <w:t>ЛБО_РБС_СВЗ_2,</w:t>
            </w:r>
          </w:p>
          <w:p w14:paraId="750AE11E" w14:textId="48B80C6F" w:rsidR="009D02F8" w:rsidRDefault="009D02F8" w:rsidP="006B36D5">
            <w:pPr>
              <w:pStyle w:val="GOSTTableListMark1"/>
              <w:rPr>
                <w:rFonts w:eastAsia="Calibri"/>
              </w:rPr>
            </w:pPr>
            <w:r>
              <w:rPr>
                <w:rFonts w:eastAsia="Calibri"/>
              </w:rPr>
              <w:t>ЛБО_РБС_ВАЛ_2,</w:t>
            </w:r>
          </w:p>
          <w:p w14:paraId="3D6B43D2" w14:textId="56477ACD" w:rsidR="009D02F8" w:rsidRPr="008E560B" w:rsidRDefault="009D02F8" w:rsidP="006B36D5">
            <w:pPr>
              <w:pStyle w:val="GOSTTableListMark1"/>
            </w:pPr>
            <w:r w:rsidRPr="008E560B">
              <w:rPr>
                <w:rFonts w:eastAsia="Calibri"/>
              </w:rPr>
              <w:t>ЛБО</w:t>
            </w:r>
            <w:r w:rsidRPr="008E560B">
              <w:t>_ПБС_</w:t>
            </w:r>
            <w:r>
              <w:t>2,</w:t>
            </w:r>
          </w:p>
          <w:p w14:paraId="571595F2" w14:textId="78E26611" w:rsidR="009D02F8" w:rsidRPr="008E560B" w:rsidRDefault="009D02F8" w:rsidP="006B36D5">
            <w:pPr>
              <w:pStyle w:val="GOSTTableListMark1"/>
            </w:pPr>
            <w:r w:rsidRPr="008E560B">
              <w:rPr>
                <w:rFonts w:eastAsia="Calibri"/>
              </w:rPr>
              <w:t>ЛБО</w:t>
            </w:r>
            <w:r w:rsidRPr="008E560B">
              <w:t>_ПБС_ВАЛ_</w:t>
            </w:r>
            <w:r>
              <w:t>2,</w:t>
            </w:r>
          </w:p>
          <w:p w14:paraId="722649C4" w14:textId="20E408C2" w:rsidR="009D02F8" w:rsidRPr="008E560B" w:rsidRDefault="009D02F8" w:rsidP="006B36D5">
            <w:pPr>
              <w:pStyle w:val="GOSTTableListMark1"/>
            </w:pPr>
            <w:r w:rsidRPr="008E560B">
              <w:rPr>
                <w:rFonts w:eastAsia="Calibri"/>
              </w:rPr>
              <w:t>ЛБО</w:t>
            </w:r>
            <w:r w:rsidRPr="008E560B">
              <w:t>_ПБС_СВЗ_</w:t>
            </w:r>
            <w:r>
              <w:t>2,</w:t>
            </w:r>
          </w:p>
          <w:p w14:paraId="25210B4B" w14:textId="11CEE49E" w:rsidR="009D02F8" w:rsidRPr="005E26C1" w:rsidRDefault="009D02F8" w:rsidP="006B36D5">
            <w:pPr>
              <w:pStyle w:val="GOSTTableListMark1"/>
            </w:pPr>
            <w:r w:rsidRPr="008E560B">
              <w:t>ЛБО_РЕЗ_</w:t>
            </w:r>
            <w:r>
              <w:t>2</w:t>
            </w:r>
          </w:p>
        </w:tc>
        <w:tc>
          <w:tcPr>
            <w:tcW w:w="254" w:type="pct"/>
            <w:vMerge w:val="restart"/>
          </w:tcPr>
          <w:p w14:paraId="7FBAF93C" w14:textId="1EFA69EE" w:rsidR="009D02F8" w:rsidRDefault="009D02F8" w:rsidP="006B36D5">
            <w:pPr>
              <w:pStyle w:val="GOSTTablenorm"/>
              <w:rPr>
                <w:szCs w:val="22"/>
              </w:rPr>
            </w:pPr>
            <w:r w:rsidRPr="00945F10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42F86D74" w14:textId="38B5483C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56" w:type="pct"/>
          </w:tcPr>
          <w:p w14:paraId="4F8BE251" w14:textId="1DA0EF74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44761BD6" w14:textId="420EFDD2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0216B57D" w14:textId="542C4278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3C3D4098" w14:textId="40FEE5FD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14E3EC4D" w14:textId="0DC9E013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9D02F8" w:rsidRPr="005E26C1" w14:paraId="64B5874F" w14:textId="77777777" w:rsidTr="00D45F66">
        <w:tc>
          <w:tcPr>
            <w:tcW w:w="125" w:type="pct"/>
          </w:tcPr>
          <w:p w14:paraId="70099245" w14:textId="77777777" w:rsidR="009D02F8" w:rsidRPr="00B10891" w:rsidRDefault="009D02F8" w:rsidP="006B36D5">
            <w:pPr>
              <w:pStyle w:val="GOSTTableNum"/>
            </w:pPr>
          </w:p>
        </w:tc>
        <w:tc>
          <w:tcPr>
            <w:tcW w:w="596" w:type="pct"/>
            <w:vMerge/>
          </w:tcPr>
          <w:p w14:paraId="3A3D62EB" w14:textId="77777777" w:rsidR="009D02F8" w:rsidRPr="00B10891" w:rsidRDefault="009D02F8" w:rsidP="006B36D5">
            <w:pPr>
              <w:pStyle w:val="GOSTTablenorm"/>
            </w:pPr>
          </w:p>
        </w:tc>
        <w:tc>
          <w:tcPr>
            <w:tcW w:w="279" w:type="pct"/>
            <w:vMerge/>
          </w:tcPr>
          <w:p w14:paraId="6172537B" w14:textId="77777777" w:rsidR="009D02F8" w:rsidRPr="00D56931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6708FD24" w14:textId="2CA217A8" w:rsidR="009D02F8" w:rsidRDefault="009D02F8" w:rsidP="006B36D5">
            <w:pPr>
              <w:pStyle w:val="GOSTTablenorm"/>
              <w:rPr>
                <w:szCs w:val="22"/>
              </w:rPr>
            </w:pPr>
            <w:r w:rsidRPr="00D56931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274A750" w14:textId="20FEB8EC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6008A2F7" w14:textId="7E796716" w:rsidR="009D02F8" w:rsidRDefault="009D02F8" w:rsidP="006B36D5">
            <w:pPr>
              <w:pStyle w:val="GOSTTablenorm"/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4660D684" w14:textId="52196BF7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78</w:t>
            </w:r>
          </w:p>
        </w:tc>
        <w:tc>
          <w:tcPr>
            <w:tcW w:w="1107" w:type="pct"/>
            <w:vMerge/>
          </w:tcPr>
          <w:p w14:paraId="0C12584E" w14:textId="77777777" w:rsidR="009D02F8" w:rsidRPr="004A1C8C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54" w:type="pct"/>
            <w:vMerge/>
          </w:tcPr>
          <w:p w14:paraId="36D24D5A" w14:textId="77777777" w:rsidR="009D02F8" w:rsidRPr="00945F10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3CEE4532" w14:textId="17809F36" w:rsidR="009D02F8" w:rsidRDefault="009D02F8" w:rsidP="006B36D5">
            <w:pPr>
              <w:pStyle w:val="GOSTTablenorm"/>
            </w:pPr>
            <w:r>
              <w:t>+ ГРБС</w:t>
            </w:r>
          </w:p>
        </w:tc>
        <w:tc>
          <w:tcPr>
            <w:tcW w:w="256" w:type="pct"/>
          </w:tcPr>
          <w:p w14:paraId="1BE15E4A" w14:textId="3C688D1F" w:rsidR="009D02F8" w:rsidRDefault="009D02F8" w:rsidP="006B36D5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FEB0F88" w14:textId="11FAA213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67BF954B" w14:textId="57287523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3BCF43A0" w14:textId="4622AF6F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196221C0" w14:textId="3BB1087F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9D02F8" w:rsidRPr="005E26C1" w14:paraId="1D37868D" w14:textId="77777777" w:rsidTr="00D45F66">
        <w:tc>
          <w:tcPr>
            <w:tcW w:w="125" w:type="pct"/>
          </w:tcPr>
          <w:p w14:paraId="1C0F3A31" w14:textId="77777777" w:rsidR="009D02F8" w:rsidRPr="00B10891" w:rsidRDefault="009D02F8" w:rsidP="006B36D5">
            <w:pPr>
              <w:pStyle w:val="GOSTTableNum"/>
            </w:pPr>
          </w:p>
        </w:tc>
        <w:tc>
          <w:tcPr>
            <w:tcW w:w="596" w:type="pct"/>
            <w:vMerge/>
          </w:tcPr>
          <w:p w14:paraId="0F38388E" w14:textId="77777777" w:rsidR="009D02F8" w:rsidRPr="00B10891" w:rsidRDefault="009D02F8" w:rsidP="006B36D5">
            <w:pPr>
              <w:pStyle w:val="GOSTTablenorm"/>
            </w:pPr>
          </w:p>
        </w:tc>
        <w:tc>
          <w:tcPr>
            <w:tcW w:w="279" w:type="pct"/>
            <w:vMerge/>
          </w:tcPr>
          <w:p w14:paraId="76769CF4" w14:textId="77777777" w:rsidR="009D02F8" w:rsidRPr="00D56931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72748D30" w14:textId="79F99283" w:rsidR="009D02F8" w:rsidRDefault="009D02F8" w:rsidP="006B36D5">
            <w:pPr>
              <w:pStyle w:val="GOSTTablenorm"/>
              <w:rPr>
                <w:szCs w:val="22"/>
              </w:rPr>
            </w:pPr>
            <w:r w:rsidRPr="00D56931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4B97C2E" w14:textId="5EE42BE3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7ADE4F63" w14:textId="20436655" w:rsidR="009D02F8" w:rsidRDefault="009D02F8" w:rsidP="006B36D5">
            <w:pPr>
              <w:pStyle w:val="GOSTTablenorm"/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3D9884D2" w14:textId="344FCDA7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156</w:t>
            </w:r>
          </w:p>
        </w:tc>
        <w:tc>
          <w:tcPr>
            <w:tcW w:w="1107" w:type="pct"/>
            <w:vMerge/>
          </w:tcPr>
          <w:p w14:paraId="1F2C4FDF" w14:textId="77777777" w:rsidR="009D02F8" w:rsidRPr="004A1C8C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54" w:type="pct"/>
            <w:vMerge/>
          </w:tcPr>
          <w:p w14:paraId="0200E0DA" w14:textId="77777777" w:rsidR="009D02F8" w:rsidRPr="00945F10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03969A8C" w14:textId="27C5D739" w:rsidR="009D02F8" w:rsidRDefault="009D02F8" w:rsidP="006B36D5">
            <w:pPr>
              <w:pStyle w:val="GOSTTablenorm"/>
            </w:pPr>
            <w:r>
              <w:t>+</w:t>
            </w:r>
          </w:p>
          <w:p w14:paraId="76BEBF91" w14:textId="2B6CAF87" w:rsidR="009D02F8" w:rsidRDefault="009D02F8" w:rsidP="006B36D5">
            <w:pPr>
              <w:pStyle w:val="GOSTTablenorm"/>
            </w:pPr>
            <w:r>
              <w:t>РБС</w:t>
            </w:r>
          </w:p>
        </w:tc>
        <w:tc>
          <w:tcPr>
            <w:tcW w:w="256" w:type="pct"/>
          </w:tcPr>
          <w:p w14:paraId="0EC81C9C" w14:textId="53F9E627" w:rsidR="009D02F8" w:rsidRDefault="009D02F8" w:rsidP="006B36D5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DFE4BB0" w14:textId="34FF537D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0FAA6F90" w14:textId="4232BCC6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1886ABE0" w14:textId="2F80D405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017C6B93" w14:textId="7C52805B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9D02F8" w:rsidRPr="005E26C1" w14:paraId="43E35BAB" w14:textId="77777777" w:rsidTr="00D45F66">
        <w:tc>
          <w:tcPr>
            <w:tcW w:w="125" w:type="pct"/>
          </w:tcPr>
          <w:p w14:paraId="5984B700" w14:textId="77777777" w:rsidR="009D02F8" w:rsidRPr="00B10891" w:rsidRDefault="009D02F8" w:rsidP="006B36D5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20B64D53" w14:textId="562A1C81" w:rsidR="009D02F8" w:rsidRPr="005E26C1" w:rsidRDefault="009D02F8" w:rsidP="006B36D5">
            <w:pPr>
              <w:pStyle w:val="GOSTTablenorm"/>
              <w:rPr>
                <w:szCs w:val="22"/>
              </w:rPr>
            </w:pPr>
            <w:r w:rsidRPr="00B10891">
              <w:t>Остаток ЛБО (с учетом блокированных) на второй год планового периода</w:t>
            </w:r>
          </w:p>
        </w:tc>
        <w:tc>
          <w:tcPr>
            <w:tcW w:w="279" w:type="pct"/>
            <w:vMerge w:val="restart"/>
          </w:tcPr>
          <w:p w14:paraId="4ED847DB" w14:textId="14B902B7" w:rsidR="009D02F8" w:rsidRPr="00D56931" w:rsidRDefault="00C303B1" w:rsidP="006B36D5">
            <w:pPr>
              <w:pStyle w:val="GOSTTablenorm"/>
              <w:rPr>
                <w:szCs w:val="22"/>
              </w:rPr>
            </w:pPr>
            <w:ins w:id="1314" w:author="Краснова Наталья EXP-332161" w:date="2026-03-19T17:53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094F3617" w14:textId="3F70361A" w:rsidR="009D02F8" w:rsidRDefault="009D02F8" w:rsidP="006B36D5">
            <w:pPr>
              <w:pStyle w:val="GOSTTablenorm"/>
            </w:pPr>
            <w:r w:rsidRPr="00D56931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CACF27E" w14:textId="7C594F96" w:rsidR="009D02F8" w:rsidRDefault="009D02F8" w:rsidP="006B36D5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0CC1210D" w14:textId="6ADDDE7B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t>262</w:t>
            </w:r>
          </w:p>
        </w:tc>
        <w:tc>
          <w:tcPr>
            <w:tcW w:w="301" w:type="pct"/>
          </w:tcPr>
          <w:p w14:paraId="681DB687" w14:textId="144B298D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210BA9A6" w14:textId="0F902124" w:rsidR="009D02F8" w:rsidRDefault="009D02F8" w:rsidP="006B36D5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 xml:space="preserve">Для л/с с кодом 01 </w:t>
            </w:r>
            <w:r>
              <w:t>–</w:t>
            </w:r>
            <w:r w:rsidRPr="004A1C8C">
              <w:rPr>
                <w:szCs w:val="22"/>
              </w:rPr>
              <w:t xml:space="preserve"> величина разности ЛБО</w:t>
            </w:r>
            <w:r>
              <w:rPr>
                <w:szCs w:val="22"/>
              </w:rPr>
              <w:t xml:space="preserve"> </w:t>
            </w:r>
            <w:r>
              <w:t>на второй</w:t>
            </w:r>
            <w:r w:rsidRPr="00B10891">
              <w:t xml:space="preserve"> год планового периода</w:t>
            </w:r>
            <w:r w:rsidRPr="004A1C8C">
              <w:rPr>
                <w:szCs w:val="22"/>
              </w:rPr>
              <w:t>, доведенных до ГРБС, РБС, и ЛБО, распределенных им по подведомственным УБП, уменьшенная на сумму заблокированных ЛБО.</w:t>
            </w:r>
          </w:p>
          <w:p w14:paraId="57780598" w14:textId="6377AFF7" w:rsidR="009D02F8" w:rsidRDefault="009D02F8" w:rsidP="006B36D5">
            <w:pPr>
              <w:pStyle w:val="GOSTTablenorm"/>
            </w:pPr>
            <w:r w:rsidRPr="008E560B">
              <w:t xml:space="preserve">Для л/с с кодом 03, 14 </w:t>
            </w:r>
            <w:r>
              <w:t>–</w:t>
            </w:r>
            <w:r w:rsidRPr="008E560B">
              <w:t xml:space="preserve"> величина разности ЛБО</w:t>
            </w:r>
            <w:r>
              <w:t xml:space="preserve"> </w:t>
            </w:r>
            <w:r w:rsidRPr="00B10891">
              <w:t xml:space="preserve">на </w:t>
            </w:r>
            <w:r>
              <w:t>второй</w:t>
            </w:r>
            <w:r w:rsidRPr="00B10891">
              <w:t xml:space="preserve"> год планового периода</w:t>
            </w:r>
            <w:r w:rsidRPr="008E560B">
              <w:t>, доведенных до ПБС (с учетом детализации), и поставленных на учет БО, уменьшенная на сумму заблокированных ЛБО</w:t>
            </w:r>
            <w:r>
              <w:t>.</w:t>
            </w:r>
          </w:p>
          <w:p w14:paraId="327B6C37" w14:textId="77777777" w:rsidR="009D02F8" w:rsidRDefault="009D02F8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43F34535" w14:textId="77777777" w:rsidR="009D02F8" w:rsidRDefault="009D02F8" w:rsidP="006B36D5">
            <w:pPr>
              <w:pStyle w:val="GOSTTablenorm"/>
            </w:pPr>
            <w:r w:rsidRPr="005E26C1">
              <w:rPr>
                <w:szCs w:val="22"/>
              </w:rPr>
              <w:lastRenderedPageBreak/>
              <w:t>Баланс (Остаток по Кт = Оборот по Кт минус Оборот по Дт) на конец отчетного периода по показателям</w:t>
            </w:r>
            <w:r>
              <w:t>:</w:t>
            </w:r>
          </w:p>
          <w:p w14:paraId="66B2EA2D" w14:textId="110482C6" w:rsidR="009D02F8" w:rsidRPr="004A1C8C" w:rsidRDefault="009D02F8" w:rsidP="006B36D5">
            <w:pPr>
              <w:pStyle w:val="GOSTTableListMark1"/>
            </w:pPr>
            <w:r>
              <w:t>ЛБО_ГАБС_3,</w:t>
            </w:r>
          </w:p>
          <w:p w14:paraId="78CEBE13" w14:textId="7F8C2923" w:rsidR="009D02F8" w:rsidRPr="004A1C8C" w:rsidRDefault="009D02F8" w:rsidP="006B36D5">
            <w:pPr>
              <w:pStyle w:val="GOSTTableListMark1"/>
            </w:pPr>
            <w:r>
              <w:t>ЛБО_ГАБС_СВЗ_3,</w:t>
            </w:r>
          </w:p>
          <w:p w14:paraId="2E5ED72A" w14:textId="2FD446EA" w:rsidR="009D02F8" w:rsidRPr="004A1C8C" w:rsidRDefault="009D02F8" w:rsidP="006B36D5">
            <w:pPr>
              <w:pStyle w:val="GOSTTableListMark1"/>
            </w:pPr>
            <w:r>
              <w:t>ЛБО_РБС_РЕЗ_3,</w:t>
            </w:r>
          </w:p>
          <w:p w14:paraId="07712E45" w14:textId="56CFD613" w:rsidR="009D02F8" w:rsidRPr="004A1C8C" w:rsidRDefault="009D02F8" w:rsidP="006B36D5">
            <w:pPr>
              <w:pStyle w:val="GOSTTableListMark1"/>
              <w:rPr>
                <w:rFonts w:eastAsia="Calibri"/>
              </w:rPr>
            </w:pPr>
            <w:r>
              <w:rPr>
                <w:rFonts w:eastAsia="Calibri"/>
              </w:rPr>
              <w:t>ЛБО_РБС_3,</w:t>
            </w:r>
            <w:r w:rsidRPr="004A1C8C">
              <w:rPr>
                <w:rFonts w:eastAsia="Calibri"/>
              </w:rPr>
              <w:t xml:space="preserve"> </w:t>
            </w:r>
          </w:p>
          <w:p w14:paraId="1C08AF89" w14:textId="4FBED165" w:rsidR="009D02F8" w:rsidRDefault="009D02F8" w:rsidP="006B36D5">
            <w:pPr>
              <w:pStyle w:val="GOSTTableListMark1"/>
              <w:rPr>
                <w:rFonts w:eastAsia="Calibri"/>
              </w:rPr>
            </w:pPr>
            <w:r>
              <w:rPr>
                <w:rFonts w:eastAsia="Calibri"/>
              </w:rPr>
              <w:t>ЛБО_РБС_СВЗ_3,</w:t>
            </w:r>
          </w:p>
          <w:p w14:paraId="1442E387" w14:textId="5037CC31" w:rsidR="009D02F8" w:rsidRDefault="009D02F8" w:rsidP="006B36D5">
            <w:pPr>
              <w:pStyle w:val="GOSTTableListMark1"/>
              <w:rPr>
                <w:rFonts w:eastAsia="Calibri"/>
              </w:rPr>
            </w:pPr>
            <w:r>
              <w:rPr>
                <w:rFonts w:eastAsia="Calibri"/>
              </w:rPr>
              <w:t>ЛБО_РБС_ВАЛ_3,</w:t>
            </w:r>
          </w:p>
          <w:p w14:paraId="651F73D4" w14:textId="23983771" w:rsidR="009D02F8" w:rsidRPr="008E560B" w:rsidRDefault="009D02F8" w:rsidP="006B36D5">
            <w:pPr>
              <w:pStyle w:val="GOSTTableListMark1"/>
            </w:pPr>
            <w:r w:rsidRPr="008E560B">
              <w:rPr>
                <w:rFonts w:eastAsia="Calibri"/>
              </w:rPr>
              <w:t>ЛБО</w:t>
            </w:r>
            <w:r w:rsidRPr="008E560B">
              <w:t>_ПБС_</w:t>
            </w:r>
            <w:r>
              <w:t>3,</w:t>
            </w:r>
          </w:p>
          <w:p w14:paraId="02AB784B" w14:textId="6408F705" w:rsidR="009D02F8" w:rsidRPr="008E560B" w:rsidRDefault="009D02F8" w:rsidP="006B36D5">
            <w:pPr>
              <w:pStyle w:val="GOSTTableListMark1"/>
            </w:pPr>
            <w:r w:rsidRPr="008E560B">
              <w:rPr>
                <w:rFonts w:eastAsia="Calibri"/>
              </w:rPr>
              <w:t>ЛБО</w:t>
            </w:r>
            <w:r w:rsidRPr="008E560B">
              <w:t>_ПБС_ВАЛ_</w:t>
            </w:r>
            <w:r>
              <w:t>3,</w:t>
            </w:r>
          </w:p>
          <w:p w14:paraId="0732746C" w14:textId="1A87A56A" w:rsidR="009D02F8" w:rsidRPr="008E560B" w:rsidRDefault="009D02F8" w:rsidP="006B36D5">
            <w:pPr>
              <w:pStyle w:val="GOSTTableListMark1"/>
            </w:pPr>
            <w:r w:rsidRPr="008E560B">
              <w:rPr>
                <w:rFonts w:eastAsia="Calibri"/>
              </w:rPr>
              <w:t>ЛБО</w:t>
            </w:r>
            <w:r w:rsidRPr="008E560B">
              <w:t>_ПБС_СВЗ_</w:t>
            </w:r>
            <w:r>
              <w:t>3,</w:t>
            </w:r>
          </w:p>
          <w:p w14:paraId="56F04BD5" w14:textId="60CB73DC" w:rsidR="009D02F8" w:rsidRPr="005E26C1" w:rsidRDefault="009D02F8" w:rsidP="006B36D5">
            <w:pPr>
              <w:pStyle w:val="GOSTTableListMark1"/>
            </w:pPr>
            <w:r w:rsidRPr="008E560B">
              <w:t>ЛБО_РЕЗ_</w:t>
            </w:r>
            <w:r>
              <w:t>3</w:t>
            </w:r>
          </w:p>
        </w:tc>
        <w:tc>
          <w:tcPr>
            <w:tcW w:w="254" w:type="pct"/>
            <w:vMerge w:val="restart"/>
          </w:tcPr>
          <w:p w14:paraId="5B9A0EB5" w14:textId="07BEA508" w:rsidR="009D02F8" w:rsidRDefault="009D02F8" w:rsidP="006B36D5">
            <w:pPr>
              <w:pStyle w:val="GOSTTablenorm"/>
              <w:rPr>
                <w:szCs w:val="22"/>
              </w:rPr>
            </w:pPr>
            <w:r w:rsidRPr="00945F10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403317E9" w14:textId="645232B7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56" w:type="pct"/>
          </w:tcPr>
          <w:p w14:paraId="03291D8A" w14:textId="40709256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5B5EED14" w14:textId="39AAD0BF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63BA1014" w14:textId="6917119E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7407AAC0" w14:textId="350BB942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652E7FA2" w14:textId="1DCEF12B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9D02F8" w:rsidRPr="005E26C1" w14:paraId="03357DDA" w14:textId="77777777" w:rsidTr="00D45F66">
        <w:tc>
          <w:tcPr>
            <w:tcW w:w="125" w:type="pct"/>
          </w:tcPr>
          <w:p w14:paraId="1FEF0D0F" w14:textId="77777777" w:rsidR="009D02F8" w:rsidRPr="00B10891" w:rsidRDefault="009D02F8" w:rsidP="006B36D5">
            <w:pPr>
              <w:pStyle w:val="GOSTTableNum"/>
            </w:pPr>
          </w:p>
        </w:tc>
        <w:tc>
          <w:tcPr>
            <w:tcW w:w="596" w:type="pct"/>
            <w:vMerge/>
          </w:tcPr>
          <w:p w14:paraId="30D4BD76" w14:textId="77777777" w:rsidR="009D02F8" w:rsidRPr="00B10891" w:rsidRDefault="009D02F8" w:rsidP="006B36D5">
            <w:pPr>
              <w:pStyle w:val="GOSTTablenorm"/>
            </w:pPr>
          </w:p>
        </w:tc>
        <w:tc>
          <w:tcPr>
            <w:tcW w:w="279" w:type="pct"/>
            <w:vMerge/>
          </w:tcPr>
          <w:p w14:paraId="4E616376" w14:textId="77777777" w:rsidR="009D02F8" w:rsidRPr="00D56931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6A5B0B41" w14:textId="5A49702D" w:rsidR="009D02F8" w:rsidRDefault="009D02F8" w:rsidP="006B36D5">
            <w:pPr>
              <w:pStyle w:val="GOSTTablenorm"/>
              <w:rPr>
                <w:szCs w:val="22"/>
              </w:rPr>
            </w:pPr>
            <w:r w:rsidRPr="00D56931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E42AE4B" w14:textId="3EDAC8ED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6C751681" w14:textId="71DFB57F" w:rsidR="009D02F8" w:rsidRDefault="009D02F8" w:rsidP="006B36D5">
            <w:pPr>
              <w:pStyle w:val="GOSTTablenorm"/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62ED4D5F" w14:textId="74916139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79</w:t>
            </w:r>
          </w:p>
        </w:tc>
        <w:tc>
          <w:tcPr>
            <w:tcW w:w="1107" w:type="pct"/>
            <w:vMerge/>
          </w:tcPr>
          <w:p w14:paraId="44BE0EC0" w14:textId="77777777" w:rsidR="009D02F8" w:rsidRPr="004A1C8C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54" w:type="pct"/>
            <w:vMerge/>
          </w:tcPr>
          <w:p w14:paraId="4A48C267" w14:textId="77777777" w:rsidR="009D02F8" w:rsidRPr="00945F10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6456BD69" w14:textId="531F2CEB" w:rsidR="009D02F8" w:rsidRDefault="009D02F8" w:rsidP="006B36D5">
            <w:pPr>
              <w:pStyle w:val="GOSTTablenorm"/>
            </w:pPr>
            <w:r>
              <w:t>+ ГРБС</w:t>
            </w:r>
          </w:p>
        </w:tc>
        <w:tc>
          <w:tcPr>
            <w:tcW w:w="256" w:type="pct"/>
          </w:tcPr>
          <w:p w14:paraId="6EAD56BC" w14:textId="6E0B0378" w:rsidR="009D02F8" w:rsidRDefault="009D02F8" w:rsidP="006B36D5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0AE5523A" w14:textId="3790F31A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1A902C27" w14:textId="4ECB047C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27FA86AC" w14:textId="5D77F34B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510D384B" w14:textId="5DBD73D0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9D02F8" w:rsidRPr="005E26C1" w14:paraId="6854C460" w14:textId="77777777" w:rsidTr="00D45F66">
        <w:tc>
          <w:tcPr>
            <w:tcW w:w="125" w:type="pct"/>
          </w:tcPr>
          <w:p w14:paraId="099F5604" w14:textId="77777777" w:rsidR="009D02F8" w:rsidRPr="00B10891" w:rsidRDefault="009D02F8" w:rsidP="006B36D5">
            <w:pPr>
              <w:pStyle w:val="GOSTTableNum"/>
            </w:pPr>
          </w:p>
        </w:tc>
        <w:tc>
          <w:tcPr>
            <w:tcW w:w="596" w:type="pct"/>
            <w:vMerge/>
          </w:tcPr>
          <w:p w14:paraId="40B37B0B" w14:textId="77777777" w:rsidR="009D02F8" w:rsidRPr="00B10891" w:rsidRDefault="009D02F8" w:rsidP="006B36D5">
            <w:pPr>
              <w:pStyle w:val="GOSTTablenorm"/>
            </w:pPr>
          </w:p>
        </w:tc>
        <w:tc>
          <w:tcPr>
            <w:tcW w:w="279" w:type="pct"/>
            <w:vMerge/>
          </w:tcPr>
          <w:p w14:paraId="4A703AC3" w14:textId="77777777" w:rsidR="009D02F8" w:rsidRPr="00D56931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3E45C48D" w14:textId="09317C0A" w:rsidR="009D02F8" w:rsidRDefault="009D02F8" w:rsidP="006B36D5">
            <w:pPr>
              <w:pStyle w:val="GOSTTablenorm"/>
              <w:rPr>
                <w:szCs w:val="22"/>
              </w:rPr>
            </w:pPr>
            <w:r w:rsidRPr="00D56931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08D4A65" w14:textId="41CBB0AD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4084398D" w14:textId="4F252F1D" w:rsidR="009D02F8" w:rsidRDefault="009D02F8" w:rsidP="006B36D5">
            <w:pPr>
              <w:pStyle w:val="GOSTTablenorm"/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2BA0A6EC" w14:textId="084BB495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157</w:t>
            </w:r>
          </w:p>
        </w:tc>
        <w:tc>
          <w:tcPr>
            <w:tcW w:w="1107" w:type="pct"/>
            <w:vMerge/>
          </w:tcPr>
          <w:p w14:paraId="4D307743" w14:textId="77777777" w:rsidR="009D02F8" w:rsidRPr="004A1C8C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54" w:type="pct"/>
            <w:vMerge/>
          </w:tcPr>
          <w:p w14:paraId="575C22C6" w14:textId="77777777" w:rsidR="009D02F8" w:rsidRPr="00945F10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5C73E5B8" w14:textId="7D6F0954" w:rsidR="009D02F8" w:rsidRDefault="009D02F8" w:rsidP="006B36D5">
            <w:pPr>
              <w:pStyle w:val="GOSTTablenorm"/>
            </w:pPr>
            <w:r>
              <w:t>+</w:t>
            </w:r>
          </w:p>
          <w:p w14:paraId="04AEF32E" w14:textId="65409B35" w:rsidR="009D02F8" w:rsidRDefault="009D02F8" w:rsidP="006B36D5">
            <w:pPr>
              <w:pStyle w:val="GOSTTablenorm"/>
            </w:pPr>
            <w:r>
              <w:t>РБС</w:t>
            </w:r>
          </w:p>
        </w:tc>
        <w:tc>
          <w:tcPr>
            <w:tcW w:w="256" w:type="pct"/>
          </w:tcPr>
          <w:p w14:paraId="46B3D8BE" w14:textId="7A8F3883" w:rsidR="009D02F8" w:rsidRDefault="009D02F8" w:rsidP="006B36D5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7C8ED13A" w14:textId="6377E7E2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0DFDA6F8" w14:textId="0A07B155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56FB262C" w14:textId="642AB064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7BF45B05" w14:textId="54BDD41A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9D02F8" w:rsidRPr="005E26C1" w14:paraId="22D01E92" w14:textId="77777777" w:rsidTr="00D45F66">
        <w:tc>
          <w:tcPr>
            <w:tcW w:w="125" w:type="pct"/>
          </w:tcPr>
          <w:p w14:paraId="2C78BBD9" w14:textId="77777777" w:rsidR="009D02F8" w:rsidRPr="00B10891" w:rsidRDefault="009D02F8" w:rsidP="006B36D5">
            <w:pPr>
              <w:pStyle w:val="GOSTTableNum"/>
            </w:pPr>
          </w:p>
        </w:tc>
        <w:tc>
          <w:tcPr>
            <w:tcW w:w="596" w:type="pct"/>
            <w:vMerge/>
          </w:tcPr>
          <w:p w14:paraId="2ECB3911" w14:textId="77777777" w:rsidR="009D02F8" w:rsidRPr="00B10891" w:rsidRDefault="009D02F8" w:rsidP="006B36D5">
            <w:pPr>
              <w:pStyle w:val="GOSTTablenorm"/>
            </w:pPr>
          </w:p>
        </w:tc>
        <w:tc>
          <w:tcPr>
            <w:tcW w:w="279" w:type="pct"/>
            <w:vMerge/>
          </w:tcPr>
          <w:p w14:paraId="4C7DC833" w14:textId="77777777" w:rsidR="009D02F8" w:rsidRPr="00D56931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20A372D6" w14:textId="4E8B2E58" w:rsidR="009D02F8" w:rsidRDefault="009D02F8" w:rsidP="006B36D5">
            <w:pPr>
              <w:pStyle w:val="GOSTTablenorm"/>
              <w:rPr>
                <w:szCs w:val="22"/>
              </w:rPr>
            </w:pPr>
            <w:r w:rsidRPr="00D56931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57CC4FE" w14:textId="159217B0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1E9DF833" w14:textId="77777777" w:rsidR="009D02F8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301" w:type="pct"/>
          </w:tcPr>
          <w:p w14:paraId="2D4791A6" w14:textId="77777777" w:rsidR="009D02F8" w:rsidRDefault="009D02F8" w:rsidP="006B36D5">
            <w:pPr>
              <w:pStyle w:val="GOSTTablenorm"/>
              <w:rPr>
                <w:szCs w:val="22"/>
                <w:lang w:val="en-US"/>
              </w:rPr>
            </w:pPr>
          </w:p>
        </w:tc>
        <w:tc>
          <w:tcPr>
            <w:tcW w:w="1107" w:type="pct"/>
            <w:vMerge/>
          </w:tcPr>
          <w:p w14:paraId="2DAB4DF8" w14:textId="77777777" w:rsidR="009D02F8" w:rsidRPr="004A1C8C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54" w:type="pct"/>
          </w:tcPr>
          <w:p w14:paraId="1FDAF392" w14:textId="77777777" w:rsidR="009D02F8" w:rsidRPr="00945F10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2DBEDEAA" w14:textId="07059DD8" w:rsidR="009D02F8" w:rsidRDefault="009D02F8" w:rsidP="006B36D5">
            <w:pPr>
              <w:pStyle w:val="GOSTTablenorm"/>
            </w:pPr>
            <w:r>
              <w:t>+ ГРБС</w:t>
            </w:r>
          </w:p>
        </w:tc>
        <w:tc>
          <w:tcPr>
            <w:tcW w:w="256" w:type="pct"/>
          </w:tcPr>
          <w:p w14:paraId="0E70E332" w14:textId="77777777" w:rsidR="009D02F8" w:rsidRDefault="009D02F8" w:rsidP="006B36D5">
            <w:pPr>
              <w:pStyle w:val="GOSTTablenorm"/>
            </w:pPr>
          </w:p>
        </w:tc>
        <w:tc>
          <w:tcPr>
            <w:tcW w:w="213" w:type="pct"/>
          </w:tcPr>
          <w:p w14:paraId="1BC8BAED" w14:textId="77777777" w:rsidR="009D02F8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7EB7CDB1" w14:textId="77777777" w:rsidR="009D02F8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6C5AF6F5" w14:textId="77777777" w:rsidR="009D02F8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49" w:type="pct"/>
          </w:tcPr>
          <w:p w14:paraId="78C1185A" w14:textId="77777777" w:rsidR="009D02F8" w:rsidRDefault="009D02F8" w:rsidP="006B36D5">
            <w:pPr>
              <w:pStyle w:val="GOSTTablenorm"/>
              <w:rPr>
                <w:szCs w:val="22"/>
              </w:rPr>
            </w:pPr>
          </w:p>
        </w:tc>
      </w:tr>
      <w:tr w:rsidR="009D02F8" w:rsidRPr="005E26C1" w14:paraId="39CAED3F" w14:textId="77777777" w:rsidTr="00D45F66">
        <w:tc>
          <w:tcPr>
            <w:tcW w:w="125" w:type="pct"/>
          </w:tcPr>
          <w:p w14:paraId="259E7F4B" w14:textId="77777777" w:rsidR="009D02F8" w:rsidRPr="00B10891" w:rsidRDefault="009D02F8" w:rsidP="006B36D5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574C23C1" w14:textId="28946D70" w:rsidR="009D02F8" w:rsidRPr="005E26C1" w:rsidRDefault="009D02F8" w:rsidP="006B36D5">
            <w:pPr>
              <w:pStyle w:val="GOSTTablenorm"/>
              <w:rPr>
                <w:szCs w:val="22"/>
              </w:rPr>
            </w:pPr>
            <w:r w:rsidRPr="00B10891">
              <w:t>Остаток ЛБО (с учетом блокированных) на третий год планового периода</w:t>
            </w:r>
          </w:p>
        </w:tc>
        <w:tc>
          <w:tcPr>
            <w:tcW w:w="279" w:type="pct"/>
            <w:vMerge w:val="restart"/>
          </w:tcPr>
          <w:p w14:paraId="206B4D28" w14:textId="0F6A9436" w:rsidR="009D02F8" w:rsidRPr="00D56931" w:rsidRDefault="00C303B1" w:rsidP="006B36D5">
            <w:pPr>
              <w:pStyle w:val="GOSTTablenorm"/>
              <w:rPr>
                <w:szCs w:val="22"/>
              </w:rPr>
            </w:pPr>
            <w:ins w:id="1315" w:author="Краснова Наталья EXP-332161" w:date="2026-03-19T17:53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7BFAE7A5" w14:textId="10762B64" w:rsidR="009D02F8" w:rsidRDefault="009D02F8" w:rsidP="006B36D5">
            <w:pPr>
              <w:pStyle w:val="GOSTTablenorm"/>
            </w:pPr>
            <w:r w:rsidRPr="00D56931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0059BEC" w14:textId="3979428D" w:rsidR="009D02F8" w:rsidRDefault="009D02F8" w:rsidP="006B36D5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1F048100" w14:textId="276BDCE2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t>263</w:t>
            </w:r>
          </w:p>
        </w:tc>
        <w:tc>
          <w:tcPr>
            <w:tcW w:w="301" w:type="pct"/>
          </w:tcPr>
          <w:p w14:paraId="0AD5A755" w14:textId="70860CCC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7235754F" w14:textId="6E2D09AD" w:rsidR="009D02F8" w:rsidRDefault="009D02F8" w:rsidP="006B36D5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 xml:space="preserve">Для л/с с кодом 01 </w:t>
            </w:r>
            <w:r>
              <w:t>–</w:t>
            </w:r>
            <w:r w:rsidRPr="004A1C8C">
              <w:rPr>
                <w:szCs w:val="22"/>
              </w:rPr>
              <w:t xml:space="preserve"> величина разности ЛБО</w:t>
            </w:r>
            <w:r>
              <w:rPr>
                <w:szCs w:val="22"/>
              </w:rPr>
              <w:t xml:space="preserve"> </w:t>
            </w:r>
            <w:r>
              <w:t>на третий</w:t>
            </w:r>
            <w:r w:rsidRPr="00B10891">
              <w:t xml:space="preserve"> год планового периода</w:t>
            </w:r>
            <w:r w:rsidRPr="004A1C8C">
              <w:rPr>
                <w:szCs w:val="22"/>
              </w:rPr>
              <w:t>, доведенных до ГРБС, РБС, и ЛБО, распределенных им по подведомственным УБП, уменьшенная на сумму заблокированных ЛБО.</w:t>
            </w:r>
          </w:p>
          <w:p w14:paraId="07E24433" w14:textId="352BB369" w:rsidR="009D02F8" w:rsidRDefault="009D02F8" w:rsidP="006B36D5">
            <w:pPr>
              <w:pStyle w:val="GOSTTablenorm"/>
            </w:pPr>
            <w:r w:rsidRPr="008E560B">
              <w:lastRenderedPageBreak/>
              <w:t xml:space="preserve">Для л/с с кодом 03, 14 </w:t>
            </w:r>
            <w:r>
              <w:t>–</w:t>
            </w:r>
            <w:r w:rsidRPr="008E560B">
              <w:t xml:space="preserve"> величина разности ЛБО</w:t>
            </w:r>
            <w:r>
              <w:t xml:space="preserve"> </w:t>
            </w:r>
            <w:r w:rsidRPr="00B10891">
              <w:t xml:space="preserve">на </w:t>
            </w:r>
            <w:r>
              <w:t>третий</w:t>
            </w:r>
            <w:r w:rsidRPr="00B10891">
              <w:t xml:space="preserve"> год планового периода</w:t>
            </w:r>
            <w:r w:rsidRPr="008E560B">
              <w:t>, доведенных до ПБС (с учетом детализации), и поставленных на учет БО, уменьшенная на сумму заблокированных ЛБО</w:t>
            </w:r>
            <w:r>
              <w:t>.</w:t>
            </w:r>
          </w:p>
          <w:p w14:paraId="0E5F0C9B" w14:textId="77777777" w:rsidR="009D02F8" w:rsidRDefault="009D02F8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6F7352FF" w14:textId="77777777" w:rsidR="009D02F8" w:rsidRDefault="009D02F8" w:rsidP="006B36D5">
            <w:pPr>
              <w:pStyle w:val="GOSTTablenorm"/>
            </w:pPr>
            <w:r w:rsidRPr="005E26C1">
              <w:rPr>
                <w:szCs w:val="22"/>
              </w:rPr>
              <w:t>Баланс (Остаток по Кт = Оборот по Кт минус Оборот по Дт) на конец отчетного периода по показателям</w:t>
            </w:r>
            <w:r>
              <w:t>:</w:t>
            </w:r>
          </w:p>
          <w:p w14:paraId="364405C9" w14:textId="299093CD" w:rsidR="009D02F8" w:rsidRPr="004A1C8C" w:rsidRDefault="009D02F8" w:rsidP="006B36D5">
            <w:pPr>
              <w:pStyle w:val="GOSTTableListMark1"/>
            </w:pPr>
            <w:r>
              <w:t>ЛБО_ГАБС_4,</w:t>
            </w:r>
          </w:p>
          <w:p w14:paraId="6A9EC151" w14:textId="0B53AEEE" w:rsidR="009D02F8" w:rsidRPr="004A1C8C" w:rsidRDefault="009D02F8" w:rsidP="006B36D5">
            <w:pPr>
              <w:pStyle w:val="GOSTTableListMark1"/>
            </w:pPr>
            <w:r>
              <w:t>ЛБО_ГАБС_СВЗ_4,</w:t>
            </w:r>
          </w:p>
          <w:p w14:paraId="676B1D56" w14:textId="1E4E4370" w:rsidR="009D02F8" w:rsidRPr="004A1C8C" w:rsidRDefault="009D02F8" w:rsidP="006B36D5">
            <w:pPr>
              <w:pStyle w:val="GOSTTableListMark1"/>
            </w:pPr>
            <w:r>
              <w:t>ЛБО_РБС_РЕЗ_4,</w:t>
            </w:r>
          </w:p>
          <w:p w14:paraId="13514F13" w14:textId="15CD1342" w:rsidR="009D02F8" w:rsidRPr="004A1C8C" w:rsidRDefault="009D02F8" w:rsidP="006B36D5">
            <w:pPr>
              <w:pStyle w:val="GOSTTableListMark1"/>
              <w:rPr>
                <w:rFonts w:eastAsia="Calibri"/>
              </w:rPr>
            </w:pPr>
            <w:r>
              <w:rPr>
                <w:rFonts w:eastAsia="Calibri"/>
              </w:rPr>
              <w:t>ЛБО_РБС_4,</w:t>
            </w:r>
          </w:p>
          <w:p w14:paraId="315355C8" w14:textId="113984B1" w:rsidR="009D02F8" w:rsidRDefault="009D02F8" w:rsidP="006B36D5">
            <w:pPr>
              <w:pStyle w:val="GOSTTableListMark1"/>
              <w:rPr>
                <w:rFonts w:eastAsia="Calibri"/>
              </w:rPr>
            </w:pPr>
            <w:r>
              <w:rPr>
                <w:rFonts w:eastAsia="Calibri"/>
              </w:rPr>
              <w:t>ЛБО_РБС_СВЗ_4,</w:t>
            </w:r>
          </w:p>
          <w:p w14:paraId="650EB73D" w14:textId="26E87106" w:rsidR="009D02F8" w:rsidRDefault="009D02F8" w:rsidP="006B36D5">
            <w:pPr>
              <w:pStyle w:val="GOSTTableListMark1"/>
              <w:rPr>
                <w:rFonts w:eastAsia="Calibri"/>
              </w:rPr>
            </w:pPr>
            <w:r>
              <w:rPr>
                <w:rFonts w:eastAsia="Calibri"/>
              </w:rPr>
              <w:t>ЛБО_РБС_ВАЛ_4,</w:t>
            </w:r>
          </w:p>
          <w:p w14:paraId="00989A59" w14:textId="64991AAF" w:rsidR="009D02F8" w:rsidRPr="008E560B" w:rsidRDefault="009D02F8" w:rsidP="006B36D5">
            <w:pPr>
              <w:pStyle w:val="GOSTTableListMark1"/>
            </w:pPr>
            <w:r w:rsidRPr="008E560B">
              <w:rPr>
                <w:rFonts w:eastAsia="Calibri"/>
              </w:rPr>
              <w:t>ЛБО</w:t>
            </w:r>
            <w:r w:rsidRPr="008E560B">
              <w:t>_ПБС_</w:t>
            </w:r>
            <w:r>
              <w:t>4,</w:t>
            </w:r>
          </w:p>
          <w:p w14:paraId="7965ED1E" w14:textId="2251EB0B" w:rsidR="009D02F8" w:rsidRPr="008E560B" w:rsidRDefault="009D02F8" w:rsidP="006B36D5">
            <w:pPr>
              <w:pStyle w:val="GOSTTableListMark1"/>
            </w:pPr>
            <w:r w:rsidRPr="008E560B">
              <w:rPr>
                <w:rFonts w:eastAsia="Calibri"/>
              </w:rPr>
              <w:t>ЛБО</w:t>
            </w:r>
            <w:r w:rsidRPr="008E560B">
              <w:t>_ПБС_ВАЛ_</w:t>
            </w:r>
            <w:r>
              <w:t>4,</w:t>
            </w:r>
          </w:p>
          <w:p w14:paraId="56469F38" w14:textId="6A0FE8F3" w:rsidR="009D02F8" w:rsidRPr="008E560B" w:rsidRDefault="009D02F8" w:rsidP="006B36D5">
            <w:pPr>
              <w:pStyle w:val="GOSTTableListMark1"/>
            </w:pPr>
            <w:r w:rsidRPr="008E560B">
              <w:rPr>
                <w:rFonts w:eastAsia="Calibri"/>
              </w:rPr>
              <w:t>ЛБО</w:t>
            </w:r>
            <w:r w:rsidRPr="008E560B">
              <w:t>_ПБС_СВЗ_</w:t>
            </w:r>
            <w:r>
              <w:t>4,</w:t>
            </w:r>
          </w:p>
          <w:p w14:paraId="4181228C" w14:textId="0759F7EF" w:rsidR="009D02F8" w:rsidRPr="005E26C1" w:rsidRDefault="009D02F8" w:rsidP="006B36D5">
            <w:pPr>
              <w:pStyle w:val="GOSTTableListMark1"/>
            </w:pPr>
            <w:r w:rsidRPr="008E560B">
              <w:lastRenderedPageBreak/>
              <w:t>ЛБО_РЕЗ_</w:t>
            </w:r>
            <w:r>
              <w:t>4</w:t>
            </w:r>
          </w:p>
        </w:tc>
        <w:tc>
          <w:tcPr>
            <w:tcW w:w="254" w:type="pct"/>
            <w:vMerge w:val="restart"/>
          </w:tcPr>
          <w:p w14:paraId="12173751" w14:textId="37CDE804" w:rsidR="009D02F8" w:rsidRDefault="009D02F8" w:rsidP="006B36D5">
            <w:pPr>
              <w:pStyle w:val="GOSTTablenorm"/>
              <w:rPr>
                <w:szCs w:val="22"/>
              </w:rPr>
            </w:pPr>
            <w:r w:rsidRPr="00945F10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1FB1EBD4" w14:textId="7991CB13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56" w:type="pct"/>
          </w:tcPr>
          <w:p w14:paraId="07B0EFD9" w14:textId="69288DB0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29EE046B" w14:textId="53D08775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2B2C3345" w14:textId="01E96A46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59B7B2F5" w14:textId="729EBFF1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7759597C" w14:textId="4F366974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9D02F8" w:rsidRPr="005E26C1" w14:paraId="284C9800" w14:textId="77777777" w:rsidTr="00D45F66">
        <w:tc>
          <w:tcPr>
            <w:tcW w:w="125" w:type="pct"/>
          </w:tcPr>
          <w:p w14:paraId="5A0B93A9" w14:textId="77777777" w:rsidR="009D02F8" w:rsidRPr="00B10891" w:rsidRDefault="009D02F8" w:rsidP="006B36D5">
            <w:pPr>
              <w:pStyle w:val="GOSTTableNum"/>
            </w:pPr>
          </w:p>
        </w:tc>
        <w:tc>
          <w:tcPr>
            <w:tcW w:w="596" w:type="pct"/>
            <w:vMerge/>
          </w:tcPr>
          <w:p w14:paraId="092CAEB0" w14:textId="77777777" w:rsidR="009D02F8" w:rsidRPr="00B10891" w:rsidRDefault="009D02F8" w:rsidP="006B36D5">
            <w:pPr>
              <w:pStyle w:val="GOSTTablenorm"/>
            </w:pPr>
          </w:p>
        </w:tc>
        <w:tc>
          <w:tcPr>
            <w:tcW w:w="279" w:type="pct"/>
            <w:vMerge/>
          </w:tcPr>
          <w:p w14:paraId="5AE86905" w14:textId="77777777" w:rsidR="009D02F8" w:rsidRPr="00D56931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007FBC16" w14:textId="4F7BC95A" w:rsidR="009D02F8" w:rsidRDefault="009D02F8" w:rsidP="006B36D5">
            <w:pPr>
              <w:pStyle w:val="GOSTTablenorm"/>
              <w:rPr>
                <w:szCs w:val="22"/>
              </w:rPr>
            </w:pPr>
            <w:r w:rsidRPr="00D56931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2ABEFDE" w14:textId="6395AFA2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123645D2" w14:textId="223B9410" w:rsidR="009D02F8" w:rsidRDefault="009D02F8" w:rsidP="006B36D5">
            <w:pPr>
              <w:pStyle w:val="GOSTTablenorm"/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47213F63" w14:textId="5B5B68C2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80</w:t>
            </w:r>
          </w:p>
        </w:tc>
        <w:tc>
          <w:tcPr>
            <w:tcW w:w="1107" w:type="pct"/>
            <w:vMerge/>
          </w:tcPr>
          <w:p w14:paraId="61899859" w14:textId="77777777" w:rsidR="009D02F8" w:rsidRPr="004A1C8C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54" w:type="pct"/>
            <w:vMerge/>
          </w:tcPr>
          <w:p w14:paraId="76A670EF" w14:textId="77777777" w:rsidR="009D02F8" w:rsidRPr="00945F10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6A478286" w14:textId="6FE596BA" w:rsidR="009D02F8" w:rsidRDefault="009D02F8" w:rsidP="006B36D5">
            <w:pPr>
              <w:pStyle w:val="GOSTTablenorm"/>
            </w:pPr>
            <w:r>
              <w:t>+ ГРБС</w:t>
            </w:r>
          </w:p>
        </w:tc>
        <w:tc>
          <w:tcPr>
            <w:tcW w:w="256" w:type="pct"/>
          </w:tcPr>
          <w:p w14:paraId="546738B4" w14:textId="55D4584D" w:rsidR="009D02F8" w:rsidRDefault="009D02F8" w:rsidP="006B36D5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16F72C0F" w14:textId="4E4C7031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2361E6AF" w14:textId="6578E90E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7DDB99FE" w14:textId="6A91B572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6CAF9DFB" w14:textId="72EABDD0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9D02F8" w:rsidRPr="005E26C1" w14:paraId="6A1911CB" w14:textId="77777777" w:rsidTr="00D45F66">
        <w:tc>
          <w:tcPr>
            <w:tcW w:w="125" w:type="pct"/>
          </w:tcPr>
          <w:p w14:paraId="29DAD17E" w14:textId="77777777" w:rsidR="009D02F8" w:rsidRPr="00B10891" w:rsidRDefault="009D02F8" w:rsidP="006B36D5">
            <w:pPr>
              <w:pStyle w:val="GOSTTableNum"/>
            </w:pPr>
          </w:p>
        </w:tc>
        <w:tc>
          <w:tcPr>
            <w:tcW w:w="596" w:type="pct"/>
            <w:vMerge/>
          </w:tcPr>
          <w:p w14:paraId="4AA39834" w14:textId="77777777" w:rsidR="009D02F8" w:rsidRPr="00B10891" w:rsidRDefault="009D02F8" w:rsidP="006B36D5">
            <w:pPr>
              <w:pStyle w:val="GOSTTablenorm"/>
            </w:pPr>
          </w:p>
        </w:tc>
        <w:tc>
          <w:tcPr>
            <w:tcW w:w="279" w:type="pct"/>
            <w:vMerge/>
          </w:tcPr>
          <w:p w14:paraId="439204C2" w14:textId="77777777" w:rsidR="009D02F8" w:rsidRPr="00D56931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469FA39A" w14:textId="2111D12A" w:rsidR="009D02F8" w:rsidRDefault="009D02F8" w:rsidP="006B36D5">
            <w:pPr>
              <w:pStyle w:val="GOSTTablenorm"/>
              <w:rPr>
                <w:szCs w:val="22"/>
              </w:rPr>
            </w:pPr>
            <w:r w:rsidRPr="00D56931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19182DD" w14:textId="3F5F507D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0112DD09" w14:textId="791E117B" w:rsidR="009D02F8" w:rsidRDefault="009D02F8" w:rsidP="006B36D5">
            <w:pPr>
              <w:pStyle w:val="GOSTTablenorm"/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4BB64316" w14:textId="5CCEAFE5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158</w:t>
            </w:r>
          </w:p>
        </w:tc>
        <w:tc>
          <w:tcPr>
            <w:tcW w:w="1107" w:type="pct"/>
            <w:vMerge/>
          </w:tcPr>
          <w:p w14:paraId="2A389243" w14:textId="77777777" w:rsidR="009D02F8" w:rsidRPr="004A1C8C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54" w:type="pct"/>
            <w:vMerge/>
          </w:tcPr>
          <w:p w14:paraId="574FEF87" w14:textId="77777777" w:rsidR="009D02F8" w:rsidRPr="00945F10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018177DD" w14:textId="77687575" w:rsidR="009D02F8" w:rsidRDefault="009D02F8" w:rsidP="006B36D5">
            <w:pPr>
              <w:pStyle w:val="GOSTTablenorm"/>
            </w:pPr>
            <w:r>
              <w:t>+</w:t>
            </w:r>
          </w:p>
          <w:p w14:paraId="30A4EA0E" w14:textId="5EE019DF" w:rsidR="009D02F8" w:rsidRDefault="009D02F8" w:rsidP="006B36D5">
            <w:pPr>
              <w:pStyle w:val="GOSTTablenorm"/>
            </w:pPr>
            <w:r>
              <w:t>РБС</w:t>
            </w:r>
          </w:p>
        </w:tc>
        <w:tc>
          <w:tcPr>
            <w:tcW w:w="256" w:type="pct"/>
          </w:tcPr>
          <w:p w14:paraId="41B3F706" w14:textId="564D6FE1" w:rsidR="009D02F8" w:rsidRDefault="009D02F8" w:rsidP="006B36D5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30187626" w14:textId="73C9F74E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357968E5" w14:textId="2621731C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0DB9F1E9" w14:textId="6C49B1BE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31822D85" w14:textId="6234A52E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D45F66" w:rsidRPr="005E26C1" w14:paraId="69833A6C" w14:textId="77777777" w:rsidTr="00D45F66">
        <w:tc>
          <w:tcPr>
            <w:tcW w:w="125" w:type="pct"/>
          </w:tcPr>
          <w:p w14:paraId="24AF1353" w14:textId="77777777" w:rsidR="00D45F66" w:rsidRPr="00112ABB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6EC6BCAD" w14:textId="34F862ED" w:rsidR="00D45F66" w:rsidRPr="005E03C5" w:rsidRDefault="00D45F66" w:rsidP="006B36D5">
            <w:pPr>
              <w:pStyle w:val="GOSTTablenorm"/>
              <w:rPr>
                <w:szCs w:val="22"/>
              </w:rPr>
            </w:pPr>
            <w:r w:rsidRPr="00B970F2">
              <w:rPr>
                <w:highlight w:val="green"/>
              </w:rPr>
              <w:t xml:space="preserve">Остаток ЛБО ГРБС </w:t>
            </w:r>
            <w:r w:rsidRPr="00B10891">
              <w:t>(с учетом блокированных)</w:t>
            </w:r>
            <w:r>
              <w:t xml:space="preserve"> </w:t>
            </w:r>
            <w:r w:rsidRPr="00B970F2">
              <w:rPr>
                <w:highlight w:val="green"/>
              </w:rPr>
              <w:t>на текущий финансовый год</w:t>
            </w:r>
          </w:p>
        </w:tc>
        <w:tc>
          <w:tcPr>
            <w:tcW w:w="279" w:type="pct"/>
          </w:tcPr>
          <w:p w14:paraId="0B9296F8" w14:textId="36DC3FE4" w:rsidR="00D45F66" w:rsidRPr="001F33C0" w:rsidRDefault="00C303B1" w:rsidP="006B36D5">
            <w:pPr>
              <w:pStyle w:val="GOSTTablenorm"/>
              <w:rPr>
                <w:szCs w:val="22"/>
              </w:rPr>
            </w:pPr>
            <w:ins w:id="1316" w:author="Краснова Наталья EXP-332161" w:date="2026-03-19T17:53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38983EBE" w14:textId="53CD71C6" w:rsidR="00D45F66" w:rsidRPr="006B36D5" w:rsidDel="00292CBA" w:rsidRDefault="00D45F66" w:rsidP="006B36D5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5AAF633" w14:textId="788973F3" w:rsidR="00D45F66" w:rsidRPr="00BE6EF3" w:rsidRDefault="00D45F66" w:rsidP="003C1A80">
            <w:pPr>
              <w:pStyle w:val="GOSTTablenorm"/>
              <w:rPr>
                <w:bCs/>
                <w:szCs w:val="22"/>
              </w:rPr>
            </w:pPr>
            <w:r>
              <w:rPr>
                <w:lang w:val="en-US"/>
              </w:rPr>
              <w:t>BALBO_GABS</w:t>
            </w:r>
            <w:r>
              <w:rPr>
                <w:rFonts w:eastAsia="Calibri"/>
              </w:rPr>
              <w:t>: 41</w:t>
            </w:r>
          </w:p>
        </w:tc>
        <w:tc>
          <w:tcPr>
            <w:tcW w:w="341" w:type="pct"/>
          </w:tcPr>
          <w:p w14:paraId="7AB3E102" w14:textId="77777777" w:rsidR="00D45F66" w:rsidRPr="002076FD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61CC0BCD" w14:textId="77777777" w:rsidR="00D45F66" w:rsidRPr="002076FD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1107" w:type="pct"/>
          </w:tcPr>
          <w:p w14:paraId="6BED9DE6" w14:textId="3B2E3E30" w:rsidR="00D45F66" w:rsidRPr="003219F6" w:rsidRDefault="00D45F66" w:rsidP="006B36D5">
            <w:pPr>
              <w:pStyle w:val="GOSTTablenorm"/>
              <w:rPr>
                <w:rFonts w:eastAsia="Calibri"/>
                <w:szCs w:val="22"/>
              </w:rPr>
            </w:pPr>
            <w:r w:rsidRPr="003219F6">
              <w:rPr>
                <w:rFonts w:eastAsia="Calibri"/>
                <w:szCs w:val="22"/>
              </w:rPr>
              <w:t xml:space="preserve">Величина разности ЛБО, доведенных до ГРБС, и ЛБО, распределенных им по подведомственным УБП, </w:t>
            </w:r>
            <w:r w:rsidRPr="003219F6">
              <w:rPr>
                <w:szCs w:val="22"/>
              </w:rPr>
              <w:t>на текущий финансовый год с учетом заблокированных ЛБО</w:t>
            </w:r>
            <w:r w:rsidRPr="003219F6">
              <w:rPr>
                <w:rFonts w:eastAsia="Calibri"/>
                <w:szCs w:val="22"/>
              </w:rPr>
              <w:t>.</w:t>
            </w:r>
          </w:p>
          <w:p w14:paraId="15CF6603" w14:textId="77777777" w:rsidR="00D45F66" w:rsidRPr="003219F6" w:rsidRDefault="00D45F66" w:rsidP="006B36D5">
            <w:pPr>
              <w:pStyle w:val="GOSTTablenorm"/>
              <w:rPr>
                <w:szCs w:val="22"/>
              </w:rPr>
            </w:pPr>
            <w:r w:rsidRPr="003219F6">
              <w:rPr>
                <w:szCs w:val="22"/>
              </w:rPr>
              <w:t>Расчет по сумме в валюте учета (в рублях)</w:t>
            </w:r>
          </w:p>
          <w:p w14:paraId="50893278" w14:textId="77777777" w:rsidR="00D45F66" w:rsidRPr="003219F6" w:rsidRDefault="00D45F66" w:rsidP="006B36D5">
            <w:pPr>
              <w:pStyle w:val="GOSTTablenorm"/>
              <w:rPr>
                <w:szCs w:val="22"/>
              </w:rPr>
            </w:pPr>
            <w:r w:rsidRPr="003219F6">
              <w:rPr>
                <w:szCs w:val="22"/>
              </w:rPr>
              <w:t>Баланс (Остаток по Кт = Оборот по Кт минус Оборот по Дт) на конец отчетного периода по показателям:</w:t>
            </w:r>
          </w:p>
          <w:p w14:paraId="3A61F3F8" w14:textId="77777777" w:rsidR="00D45F66" w:rsidRPr="003219F6" w:rsidRDefault="00D45F66" w:rsidP="006B36D5">
            <w:pPr>
              <w:pStyle w:val="GOSTTableListMark1"/>
              <w:rPr>
                <w:szCs w:val="22"/>
              </w:rPr>
            </w:pPr>
            <w:r w:rsidRPr="003219F6">
              <w:rPr>
                <w:szCs w:val="22"/>
              </w:rPr>
              <w:t>ЛБО_ГАБС_1,</w:t>
            </w:r>
          </w:p>
          <w:p w14:paraId="5AD94AC8" w14:textId="77777777" w:rsidR="00D45F66" w:rsidRPr="003219F6" w:rsidRDefault="00D45F66" w:rsidP="006B36D5">
            <w:pPr>
              <w:pStyle w:val="GOSTTableListMark1"/>
              <w:rPr>
                <w:rFonts w:eastAsia="Calibri"/>
                <w:szCs w:val="22"/>
              </w:rPr>
            </w:pPr>
            <w:r w:rsidRPr="003219F6">
              <w:rPr>
                <w:szCs w:val="22"/>
              </w:rPr>
              <w:t>ЛБО</w:t>
            </w:r>
            <w:r w:rsidRPr="003219F6">
              <w:rPr>
                <w:rFonts w:eastAsia="Calibri"/>
                <w:szCs w:val="22"/>
              </w:rPr>
              <w:t>_ГАБС_СВЗ_1,</w:t>
            </w:r>
          </w:p>
          <w:p w14:paraId="5D16C4C1" w14:textId="77777777" w:rsidR="00D45F66" w:rsidRPr="003219F6" w:rsidRDefault="00D45F66" w:rsidP="006B36D5">
            <w:pPr>
              <w:pStyle w:val="GOSTTableListMark1"/>
              <w:rPr>
                <w:rFonts w:eastAsia="Calibri"/>
                <w:szCs w:val="22"/>
              </w:rPr>
            </w:pPr>
            <w:r w:rsidRPr="003219F6">
              <w:rPr>
                <w:szCs w:val="22"/>
              </w:rPr>
              <w:t>ЛБО_РБС_РЕЗ_1</w:t>
            </w:r>
          </w:p>
        </w:tc>
        <w:tc>
          <w:tcPr>
            <w:tcW w:w="254" w:type="pct"/>
          </w:tcPr>
          <w:p w14:paraId="4D8701BF" w14:textId="77777777" w:rsidR="00D45F66" w:rsidRPr="002076FD" w:rsidRDefault="00D45F66" w:rsidP="006B36D5">
            <w:pPr>
              <w:pStyle w:val="GOSTTablenorm"/>
              <w:rPr>
                <w:szCs w:val="22"/>
              </w:rPr>
            </w:pPr>
            <w:r w:rsidRPr="002076FD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4F5AC9DD" w14:textId="77777777" w:rsidR="00D45F66" w:rsidRPr="002076FD" w:rsidRDefault="00D45F66" w:rsidP="006B36D5">
            <w:pPr>
              <w:pStyle w:val="GOSTTablenorm"/>
              <w:rPr>
                <w:szCs w:val="22"/>
              </w:rPr>
            </w:pPr>
            <w:r w:rsidRPr="002076FD"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68FEF614" w14:textId="77777777" w:rsidR="00D45F66" w:rsidRPr="002076FD" w:rsidRDefault="00D45F66" w:rsidP="006B36D5">
            <w:pPr>
              <w:pStyle w:val="GOSTTablenorm"/>
              <w:rPr>
                <w:szCs w:val="22"/>
              </w:rPr>
            </w:pPr>
            <w:r w:rsidRPr="002076FD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18335275" w14:textId="77777777" w:rsidR="00D45F66" w:rsidRPr="002076FD" w:rsidRDefault="00D45F66" w:rsidP="006B36D5">
            <w:pPr>
              <w:pStyle w:val="GOSTTablenorm"/>
              <w:rPr>
                <w:szCs w:val="22"/>
              </w:rPr>
            </w:pPr>
            <w:r w:rsidRPr="002076FD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03EF0948" w14:textId="77777777" w:rsidR="00D45F66" w:rsidRPr="002076FD" w:rsidRDefault="00D45F66" w:rsidP="006B36D5">
            <w:pPr>
              <w:pStyle w:val="GOSTTablenorm"/>
              <w:rPr>
                <w:szCs w:val="22"/>
              </w:rPr>
            </w:pPr>
            <w:r w:rsidRPr="002076FD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0443BA2B" w14:textId="77777777" w:rsidR="00D45F66" w:rsidRPr="002076FD" w:rsidRDefault="00D45F66" w:rsidP="006B36D5">
            <w:pPr>
              <w:pStyle w:val="GOSTTablenorm"/>
              <w:rPr>
                <w:szCs w:val="22"/>
              </w:rPr>
            </w:pPr>
            <w:r w:rsidRPr="002076FD"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3549C123" w14:textId="77777777" w:rsidR="00D45F66" w:rsidRPr="002076FD" w:rsidRDefault="00D45F66" w:rsidP="006B36D5">
            <w:pPr>
              <w:pStyle w:val="GOSTTablenorm"/>
              <w:rPr>
                <w:szCs w:val="22"/>
              </w:rPr>
            </w:pPr>
            <w:r w:rsidRPr="002076FD">
              <w:rPr>
                <w:szCs w:val="22"/>
              </w:rPr>
              <w:t>-</w:t>
            </w:r>
          </w:p>
        </w:tc>
      </w:tr>
      <w:tr w:rsidR="00D45F66" w:rsidRPr="005E26C1" w14:paraId="37BB5574" w14:textId="77777777" w:rsidTr="00D45F66">
        <w:tc>
          <w:tcPr>
            <w:tcW w:w="125" w:type="pct"/>
          </w:tcPr>
          <w:p w14:paraId="6A6531D9" w14:textId="77777777" w:rsidR="00D45F66" w:rsidRPr="00112ABB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09FE948F" w14:textId="1772E90A" w:rsidR="00D45F66" w:rsidRPr="005E03C5" w:rsidRDefault="00D45F66" w:rsidP="006B36D5">
            <w:pPr>
              <w:pStyle w:val="GOSTTablenorm"/>
              <w:rPr>
                <w:szCs w:val="22"/>
              </w:rPr>
            </w:pPr>
            <w:r w:rsidRPr="009C4146">
              <w:rPr>
                <w:highlight w:val="green"/>
              </w:rPr>
              <w:t xml:space="preserve">Остаток ЛБО ГРБС </w:t>
            </w:r>
            <w:r w:rsidRPr="00B10891">
              <w:t>(с учетом блокированных)</w:t>
            </w:r>
            <w:r>
              <w:t xml:space="preserve"> </w:t>
            </w:r>
            <w:r w:rsidRPr="009C4146">
              <w:rPr>
                <w:highlight w:val="green"/>
              </w:rPr>
              <w:t>на первый год планового периода</w:t>
            </w:r>
          </w:p>
        </w:tc>
        <w:tc>
          <w:tcPr>
            <w:tcW w:w="279" w:type="pct"/>
          </w:tcPr>
          <w:p w14:paraId="1BA7646E" w14:textId="6E60E49E" w:rsidR="00D45F66" w:rsidRPr="001F33C0" w:rsidRDefault="00C303B1" w:rsidP="006B36D5">
            <w:pPr>
              <w:pStyle w:val="GOSTTablenorm"/>
              <w:rPr>
                <w:szCs w:val="22"/>
              </w:rPr>
            </w:pPr>
            <w:ins w:id="1317" w:author="Краснова Наталья EXP-332161" w:date="2026-03-19T17:53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32F064DB" w14:textId="11B65A00" w:rsidR="00D45F66" w:rsidRPr="003219F6" w:rsidDel="00292CBA" w:rsidRDefault="00D45F66" w:rsidP="006B36D5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0316D27" w14:textId="06577EEF" w:rsidR="00D45F66" w:rsidRPr="00BE6EF3" w:rsidRDefault="00D45F66" w:rsidP="006B36D5">
            <w:pPr>
              <w:pStyle w:val="GOSTTablenorm"/>
              <w:rPr>
                <w:bCs/>
                <w:szCs w:val="22"/>
              </w:rPr>
            </w:pPr>
            <w:r>
              <w:rPr>
                <w:lang w:val="en-US"/>
              </w:rPr>
              <w:t>BALBO_GABS</w:t>
            </w:r>
            <w:r w:rsidRPr="00607BD8">
              <w:rPr>
                <w:rFonts w:eastAsia="Calibri"/>
              </w:rPr>
              <w:t xml:space="preserve">: </w:t>
            </w:r>
            <w:r>
              <w:rPr>
                <w:rFonts w:eastAsia="Calibri"/>
              </w:rPr>
              <w:t>42</w:t>
            </w:r>
          </w:p>
        </w:tc>
        <w:tc>
          <w:tcPr>
            <w:tcW w:w="341" w:type="pct"/>
          </w:tcPr>
          <w:p w14:paraId="13354C0F" w14:textId="77777777" w:rsidR="00D45F66" w:rsidRPr="002076FD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7EB39B96" w14:textId="77777777" w:rsidR="00D45F66" w:rsidRPr="002076FD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1107" w:type="pct"/>
          </w:tcPr>
          <w:p w14:paraId="4B64B5EA" w14:textId="1225D69A" w:rsidR="00D45F66" w:rsidRPr="003219F6" w:rsidRDefault="00D45F66" w:rsidP="006B36D5">
            <w:pPr>
              <w:pStyle w:val="GOSTTablenorm"/>
              <w:rPr>
                <w:rFonts w:eastAsia="Calibri"/>
                <w:szCs w:val="22"/>
              </w:rPr>
            </w:pPr>
            <w:r w:rsidRPr="003219F6">
              <w:rPr>
                <w:rFonts w:eastAsia="Calibri"/>
                <w:szCs w:val="22"/>
              </w:rPr>
              <w:t xml:space="preserve">Величина разности ЛБО, доведенных до ГРБС, и ЛБО, распределенных им по подведомственным УБП, </w:t>
            </w:r>
            <w:r w:rsidRPr="003219F6">
              <w:rPr>
                <w:szCs w:val="22"/>
              </w:rPr>
              <w:t>на первыйгод планового периода с учетом заблокированных ЛБО</w:t>
            </w:r>
            <w:r w:rsidRPr="003219F6">
              <w:rPr>
                <w:rFonts w:eastAsia="Calibri"/>
                <w:szCs w:val="22"/>
              </w:rPr>
              <w:t>.</w:t>
            </w:r>
          </w:p>
          <w:p w14:paraId="71A3A58D" w14:textId="77777777" w:rsidR="00D45F66" w:rsidRPr="003219F6" w:rsidRDefault="00D45F66" w:rsidP="006B36D5">
            <w:pPr>
              <w:pStyle w:val="GOSTTablenorm"/>
              <w:rPr>
                <w:szCs w:val="22"/>
              </w:rPr>
            </w:pPr>
            <w:r w:rsidRPr="003219F6">
              <w:rPr>
                <w:szCs w:val="22"/>
              </w:rPr>
              <w:lastRenderedPageBreak/>
              <w:t>Расчет по сумме в валюте учета (в рублях)</w:t>
            </w:r>
          </w:p>
          <w:p w14:paraId="2E13005E" w14:textId="77777777" w:rsidR="00D45F66" w:rsidRPr="003219F6" w:rsidRDefault="00D45F66" w:rsidP="006B36D5">
            <w:pPr>
              <w:pStyle w:val="GOSTTablenorm"/>
              <w:rPr>
                <w:szCs w:val="22"/>
              </w:rPr>
            </w:pPr>
            <w:r w:rsidRPr="003219F6">
              <w:rPr>
                <w:szCs w:val="22"/>
              </w:rPr>
              <w:t>Баланс (Остаток по Кт = Оборот по Кт минус Оборот по Дт) на конец отчетного периода по показателям:</w:t>
            </w:r>
          </w:p>
          <w:p w14:paraId="2A01F097" w14:textId="77777777" w:rsidR="00D45F66" w:rsidRPr="003219F6" w:rsidRDefault="00D45F66" w:rsidP="006B36D5">
            <w:pPr>
              <w:pStyle w:val="GOSTTableListMark1"/>
              <w:rPr>
                <w:szCs w:val="22"/>
              </w:rPr>
            </w:pPr>
            <w:r w:rsidRPr="003219F6">
              <w:rPr>
                <w:szCs w:val="22"/>
              </w:rPr>
              <w:t>ЛБО_ГАБС_2,</w:t>
            </w:r>
          </w:p>
          <w:p w14:paraId="27778D8D" w14:textId="77777777" w:rsidR="00D45F66" w:rsidRPr="003219F6" w:rsidRDefault="00D45F66" w:rsidP="006B36D5">
            <w:pPr>
              <w:pStyle w:val="GOSTTableListMark1"/>
              <w:rPr>
                <w:rFonts w:eastAsia="Calibri"/>
                <w:szCs w:val="22"/>
              </w:rPr>
            </w:pPr>
            <w:r w:rsidRPr="003219F6">
              <w:rPr>
                <w:szCs w:val="22"/>
              </w:rPr>
              <w:t>ЛБО</w:t>
            </w:r>
            <w:r w:rsidRPr="003219F6">
              <w:rPr>
                <w:rFonts w:eastAsia="Calibri"/>
                <w:szCs w:val="22"/>
              </w:rPr>
              <w:t>_ГАБС_СВЗ_2,</w:t>
            </w:r>
          </w:p>
          <w:p w14:paraId="307E12A5" w14:textId="77777777" w:rsidR="00D45F66" w:rsidRPr="003219F6" w:rsidRDefault="00D45F66" w:rsidP="006B36D5">
            <w:pPr>
              <w:pStyle w:val="GOSTTableListMark1"/>
              <w:rPr>
                <w:rFonts w:eastAsia="Calibri"/>
                <w:szCs w:val="22"/>
              </w:rPr>
            </w:pPr>
            <w:r w:rsidRPr="003219F6">
              <w:rPr>
                <w:szCs w:val="22"/>
              </w:rPr>
              <w:t>ЛБО_РБС_РЕЗ_2</w:t>
            </w:r>
          </w:p>
        </w:tc>
        <w:tc>
          <w:tcPr>
            <w:tcW w:w="254" w:type="pct"/>
          </w:tcPr>
          <w:p w14:paraId="6F9E1529" w14:textId="77777777" w:rsidR="00D45F66" w:rsidRPr="002076FD" w:rsidRDefault="00D45F66" w:rsidP="006B36D5">
            <w:pPr>
              <w:pStyle w:val="GOSTTablenorm"/>
              <w:rPr>
                <w:szCs w:val="22"/>
              </w:rPr>
            </w:pPr>
            <w:r w:rsidRPr="002076FD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1E9EC234" w14:textId="77777777" w:rsidR="00D45F66" w:rsidRPr="002076FD" w:rsidRDefault="00D45F66" w:rsidP="006B36D5">
            <w:pPr>
              <w:pStyle w:val="GOSTTablenorm"/>
              <w:rPr>
                <w:szCs w:val="22"/>
              </w:rPr>
            </w:pPr>
            <w:r w:rsidRPr="002076FD"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4B8D058E" w14:textId="77777777" w:rsidR="00D45F66" w:rsidRPr="002076FD" w:rsidRDefault="00D45F66" w:rsidP="006B36D5">
            <w:pPr>
              <w:pStyle w:val="GOSTTablenorm"/>
              <w:rPr>
                <w:szCs w:val="22"/>
              </w:rPr>
            </w:pPr>
            <w:r w:rsidRPr="002076FD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7C1AE90E" w14:textId="77777777" w:rsidR="00D45F66" w:rsidRPr="002076FD" w:rsidRDefault="00D45F66" w:rsidP="006B36D5">
            <w:pPr>
              <w:pStyle w:val="GOSTTablenorm"/>
              <w:rPr>
                <w:szCs w:val="22"/>
              </w:rPr>
            </w:pPr>
            <w:r w:rsidRPr="002076FD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2F6BC170" w14:textId="77777777" w:rsidR="00D45F66" w:rsidRPr="002076FD" w:rsidRDefault="00D45F66" w:rsidP="006B36D5">
            <w:pPr>
              <w:pStyle w:val="GOSTTablenorm"/>
              <w:rPr>
                <w:szCs w:val="22"/>
              </w:rPr>
            </w:pPr>
            <w:r w:rsidRPr="002076FD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53E8A932" w14:textId="77777777" w:rsidR="00D45F66" w:rsidRPr="002076FD" w:rsidRDefault="00D45F66" w:rsidP="006B36D5">
            <w:pPr>
              <w:pStyle w:val="GOSTTablenorm"/>
              <w:rPr>
                <w:szCs w:val="22"/>
              </w:rPr>
            </w:pPr>
            <w:r w:rsidRPr="002076FD"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1FAFD642" w14:textId="77777777" w:rsidR="00D45F66" w:rsidRPr="002076FD" w:rsidRDefault="00D45F66" w:rsidP="006B36D5">
            <w:pPr>
              <w:pStyle w:val="GOSTTablenorm"/>
              <w:rPr>
                <w:szCs w:val="22"/>
              </w:rPr>
            </w:pPr>
            <w:r w:rsidRPr="002076FD">
              <w:rPr>
                <w:szCs w:val="22"/>
              </w:rPr>
              <w:t>-</w:t>
            </w:r>
          </w:p>
        </w:tc>
      </w:tr>
      <w:tr w:rsidR="00D45F66" w:rsidRPr="005E26C1" w14:paraId="508F0B4B" w14:textId="77777777" w:rsidTr="00D45F66">
        <w:tc>
          <w:tcPr>
            <w:tcW w:w="125" w:type="pct"/>
          </w:tcPr>
          <w:p w14:paraId="28CA14D0" w14:textId="77777777" w:rsidR="00D45F66" w:rsidRPr="00112ABB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263486DE" w14:textId="20F45F6A" w:rsidR="00D45F66" w:rsidRPr="005E03C5" w:rsidRDefault="00D45F66" w:rsidP="003C1A80">
            <w:pPr>
              <w:pStyle w:val="GOSTTablenorm"/>
              <w:rPr>
                <w:szCs w:val="22"/>
              </w:rPr>
            </w:pPr>
            <w:r w:rsidRPr="009C4146">
              <w:rPr>
                <w:highlight w:val="green"/>
              </w:rPr>
              <w:t xml:space="preserve">Остаток ЛБО ГРБС </w:t>
            </w:r>
            <w:r w:rsidRPr="00B10891">
              <w:t>(с учетом блокированных)</w:t>
            </w:r>
            <w:r w:rsidRPr="009C4146">
              <w:rPr>
                <w:highlight w:val="green"/>
              </w:rPr>
              <w:t xml:space="preserve"> на второй год планового периода</w:t>
            </w:r>
          </w:p>
        </w:tc>
        <w:tc>
          <w:tcPr>
            <w:tcW w:w="279" w:type="pct"/>
          </w:tcPr>
          <w:p w14:paraId="325A8132" w14:textId="0B878FD3" w:rsidR="00D45F66" w:rsidRPr="001F33C0" w:rsidRDefault="00C303B1" w:rsidP="006B36D5">
            <w:pPr>
              <w:pStyle w:val="GOSTTablenorm"/>
              <w:rPr>
                <w:szCs w:val="22"/>
              </w:rPr>
            </w:pPr>
            <w:ins w:id="1318" w:author="Краснова Наталья EXP-332161" w:date="2026-03-19T17:53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5343A4C8" w14:textId="7FC48CCD" w:rsidR="00D45F66" w:rsidRPr="003219F6" w:rsidDel="00292CBA" w:rsidRDefault="00D45F66" w:rsidP="006B36D5">
            <w:pPr>
              <w:pStyle w:val="GOSTTablenorm"/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1634166" w14:textId="4F13B244" w:rsidR="00D45F66" w:rsidRPr="00D91D2A" w:rsidRDefault="00D45F66" w:rsidP="003C1A80">
            <w:pPr>
              <w:pStyle w:val="GOSTTablenorm"/>
              <w:rPr>
                <w:lang w:val="en-US"/>
              </w:rPr>
            </w:pPr>
            <w:r>
              <w:rPr>
                <w:lang w:val="en-US"/>
              </w:rPr>
              <w:t>BALBO_GABS</w:t>
            </w:r>
            <w:r>
              <w:rPr>
                <w:rFonts w:eastAsia="Calibri"/>
              </w:rPr>
              <w:t>: 43</w:t>
            </w:r>
          </w:p>
        </w:tc>
        <w:tc>
          <w:tcPr>
            <w:tcW w:w="341" w:type="pct"/>
          </w:tcPr>
          <w:p w14:paraId="27D0A093" w14:textId="77777777" w:rsidR="00D45F66" w:rsidRPr="002076FD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09ACFBED" w14:textId="77777777" w:rsidR="00D45F66" w:rsidRPr="002076FD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1107" w:type="pct"/>
          </w:tcPr>
          <w:p w14:paraId="4C496261" w14:textId="4B44DC88" w:rsidR="00D45F66" w:rsidRPr="003219F6" w:rsidRDefault="00D45F66" w:rsidP="006B36D5">
            <w:pPr>
              <w:pStyle w:val="GOSTTablenorm"/>
              <w:rPr>
                <w:rFonts w:eastAsia="Calibri"/>
                <w:szCs w:val="22"/>
              </w:rPr>
            </w:pPr>
            <w:r w:rsidRPr="003219F6">
              <w:rPr>
                <w:rFonts w:eastAsia="Calibri"/>
                <w:szCs w:val="22"/>
              </w:rPr>
              <w:t xml:space="preserve">Величина разности ЛБО, доведенных до ГРБС, и ЛБО, распределенных им по подведомственным УБП, </w:t>
            </w:r>
            <w:r w:rsidRPr="003219F6">
              <w:rPr>
                <w:szCs w:val="22"/>
              </w:rPr>
              <w:t>на второй год планового периода с учетом заблокированных ЛБО</w:t>
            </w:r>
            <w:r w:rsidRPr="003219F6">
              <w:rPr>
                <w:rFonts w:eastAsia="Calibri"/>
                <w:szCs w:val="22"/>
              </w:rPr>
              <w:t>.</w:t>
            </w:r>
          </w:p>
          <w:p w14:paraId="364FEE51" w14:textId="77777777" w:rsidR="00D45F66" w:rsidRPr="003219F6" w:rsidRDefault="00D45F66" w:rsidP="006B36D5">
            <w:pPr>
              <w:pStyle w:val="GOSTTablenorm"/>
              <w:rPr>
                <w:szCs w:val="22"/>
              </w:rPr>
            </w:pPr>
            <w:r w:rsidRPr="003219F6">
              <w:rPr>
                <w:szCs w:val="22"/>
              </w:rPr>
              <w:t>Расчет по сумме в валюте учета (в рублях)</w:t>
            </w:r>
          </w:p>
          <w:p w14:paraId="3376736A" w14:textId="77777777" w:rsidR="00D45F66" w:rsidRPr="003219F6" w:rsidRDefault="00D45F66" w:rsidP="006B36D5">
            <w:pPr>
              <w:pStyle w:val="GOSTTablenorm"/>
              <w:rPr>
                <w:szCs w:val="22"/>
              </w:rPr>
            </w:pPr>
            <w:r w:rsidRPr="003219F6">
              <w:rPr>
                <w:szCs w:val="22"/>
              </w:rPr>
              <w:t>Баланс (Остаток по Кт = Оборот по Кт минус Оборот по Дт) на конец отчетного периода по показателям:</w:t>
            </w:r>
          </w:p>
          <w:p w14:paraId="6236891D" w14:textId="77777777" w:rsidR="00D45F66" w:rsidRPr="003219F6" w:rsidRDefault="00D45F66" w:rsidP="006B36D5">
            <w:pPr>
              <w:pStyle w:val="GOSTTableListMark1"/>
              <w:rPr>
                <w:szCs w:val="22"/>
              </w:rPr>
            </w:pPr>
            <w:r w:rsidRPr="003219F6">
              <w:rPr>
                <w:szCs w:val="22"/>
              </w:rPr>
              <w:t>ЛБО_ГАБС_3,</w:t>
            </w:r>
          </w:p>
          <w:p w14:paraId="6137150B" w14:textId="77777777" w:rsidR="00D45F66" w:rsidRPr="003219F6" w:rsidRDefault="00D45F66" w:rsidP="006B36D5">
            <w:pPr>
              <w:pStyle w:val="GOSTTableListMark1"/>
              <w:rPr>
                <w:rFonts w:eastAsia="Calibri"/>
                <w:szCs w:val="22"/>
              </w:rPr>
            </w:pPr>
            <w:r w:rsidRPr="003219F6">
              <w:rPr>
                <w:szCs w:val="22"/>
              </w:rPr>
              <w:t>ЛБО</w:t>
            </w:r>
            <w:r w:rsidRPr="003219F6">
              <w:rPr>
                <w:rFonts w:eastAsia="Calibri"/>
                <w:szCs w:val="22"/>
              </w:rPr>
              <w:t>_ГАБС_СВЗ_3,</w:t>
            </w:r>
          </w:p>
          <w:p w14:paraId="192F3C56" w14:textId="77777777" w:rsidR="00D45F66" w:rsidRPr="003219F6" w:rsidRDefault="00D45F66" w:rsidP="006B36D5">
            <w:pPr>
              <w:pStyle w:val="GOSTTableListMark1"/>
              <w:rPr>
                <w:rFonts w:eastAsia="Calibri"/>
                <w:szCs w:val="22"/>
              </w:rPr>
            </w:pPr>
            <w:r w:rsidRPr="003219F6">
              <w:rPr>
                <w:szCs w:val="22"/>
              </w:rPr>
              <w:lastRenderedPageBreak/>
              <w:t>ЛБО_РБС_РЕЗ_3</w:t>
            </w:r>
          </w:p>
        </w:tc>
        <w:tc>
          <w:tcPr>
            <w:tcW w:w="254" w:type="pct"/>
          </w:tcPr>
          <w:p w14:paraId="442A73F4" w14:textId="77777777" w:rsidR="00D45F66" w:rsidRPr="002076FD" w:rsidRDefault="00D45F66" w:rsidP="006B36D5">
            <w:pPr>
              <w:pStyle w:val="GOSTTablenorm"/>
              <w:rPr>
                <w:szCs w:val="22"/>
              </w:rPr>
            </w:pPr>
            <w:r w:rsidRPr="002076FD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2BAF20C6" w14:textId="77777777" w:rsidR="00D45F66" w:rsidRPr="002076FD" w:rsidRDefault="00D45F66" w:rsidP="006B36D5">
            <w:pPr>
              <w:pStyle w:val="GOSTTablenorm"/>
              <w:rPr>
                <w:szCs w:val="22"/>
              </w:rPr>
            </w:pPr>
            <w:r w:rsidRPr="002076FD"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78890A31" w14:textId="77777777" w:rsidR="00D45F66" w:rsidRPr="002076FD" w:rsidRDefault="00D45F66" w:rsidP="006B36D5">
            <w:pPr>
              <w:pStyle w:val="GOSTTablenorm"/>
              <w:rPr>
                <w:szCs w:val="22"/>
              </w:rPr>
            </w:pPr>
            <w:r w:rsidRPr="002076FD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3C58F7D5" w14:textId="77777777" w:rsidR="00D45F66" w:rsidRPr="002076FD" w:rsidRDefault="00D45F66" w:rsidP="006B36D5">
            <w:pPr>
              <w:pStyle w:val="GOSTTablenorm"/>
              <w:rPr>
                <w:szCs w:val="22"/>
              </w:rPr>
            </w:pPr>
            <w:r w:rsidRPr="002076FD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3C286DF0" w14:textId="77777777" w:rsidR="00D45F66" w:rsidRPr="002076FD" w:rsidRDefault="00D45F66" w:rsidP="006B36D5">
            <w:pPr>
              <w:pStyle w:val="GOSTTablenorm"/>
              <w:rPr>
                <w:szCs w:val="22"/>
              </w:rPr>
            </w:pPr>
            <w:r w:rsidRPr="002076FD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760E5591" w14:textId="77777777" w:rsidR="00D45F66" w:rsidRPr="002076FD" w:rsidRDefault="00D45F66" w:rsidP="006B36D5">
            <w:pPr>
              <w:pStyle w:val="GOSTTablenorm"/>
              <w:rPr>
                <w:szCs w:val="22"/>
              </w:rPr>
            </w:pPr>
            <w:r w:rsidRPr="002076FD"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1EF5A386" w14:textId="77777777" w:rsidR="00D45F66" w:rsidRPr="002076FD" w:rsidRDefault="00D45F66" w:rsidP="006B36D5">
            <w:pPr>
              <w:pStyle w:val="GOSTTablenorm"/>
              <w:rPr>
                <w:szCs w:val="22"/>
              </w:rPr>
            </w:pPr>
            <w:r w:rsidRPr="002076FD">
              <w:rPr>
                <w:szCs w:val="22"/>
              </w:rPr>
              <w:t>-</w:t>
            </w:r>
          </w:p>
        </w:tc>
      </w:tr>
      <w:tr w:rsidR="00D45F66" w:rsidRPr="005E26C1" w14:paraId="528FD2AA" w14:textId="77777777" w:rsidTr="00D45F66">
        <w:tc>
          <w:tcPr>
            <w:tcW w:w="125" w:type="pct"/>
          </w:tcPr>
          <w:p w14:paraId="1AB11E41" w14:textId="77777777" w:rsidR="00D45F66" w:rsidRPr="00112ABB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6492383A" w14:textId="79CBDD85" w:rsidR="00D45F66" w:rsidRPr="005E03C5" w:rsidRDefault="00D45F66" w:rsidP="003C1A80">
            <w:pPr>
              <w:pStyle w:val="GOSTTablenorm"/>
              <w:rPr>
                <w:szCs w:val="22"/>
              </w:rPr>
            </w:pPr>
            <w:r w:rsidRPr="009C4146">
              <w:rPr>
                <w:highlight w:val="green"/>
              </w:rPr>
              <w:t xml:space="preserve">Остаток ЛБО ГРБС </w:t>
            </w:r>
            <w:r w:rsidRPr="00B10891">
              <w:t>(с учетом блокированных)</w:t>
            </w:r>
            <w:r w:rsidRPr="009C4146">
              <w:rPr>
                <w:highlight w:val="green"/>
              </w:rPr>
              <w:t xml:space="preserve"> на трейти год планового периода</w:t>
            </w:r>
          </w:p>
        </w:tc>
        <w:tc>
          <w:tcPr>
            <w:tcW w:w="279" w:type="pct"/>
          </w:tcPr>
          <w:p w14:paraId="0D495602" w14:textId="3C2A2B50" w:rsidR="00D45F66" w:rsidRPr="001F33C0" w:rsidRDefault="00C303B1" w:rsidP="006B36D5">
            <w:pPr>
              <w:pStyle w:val="GOSTTablenorm"/>
              <w:rPr>
                <w:szCs w:val="22"/>
              </w:rPr>
            </w:pPr>
            <w:ins w:id="1319" w:author="Краснова Наталья EXP-332161" w:date="2026-03-19T17:53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03824B5C" w14:textId="551B2438" w:rsidR="00D45F66" w:rsidRPr="003219F6" w:rsidDel="00292CBA" w:rsidRDefault="00D45F66" w:rsidP="006B36D5">
            <w:pPr>
              <w:pStyle w:val="GOSTTablenorm"/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C040C2D" w14:textId="1FDC3480" w:rsidR="00D45F66" w:rsidRPr="00BE6EF3" w:rsidRDefault="00D45F66" w:rsidP="006B36D5">
            <w:pPr>
              <w:pStyle w:val="GOSTTablenorm"/>
              <w:rPr>
                <w:bCs/>
                <w:szCs w:val="22"/>
              </w:rPr>
            </w:pPr>
            <w:r>
              <w:rPr>
                <w:lang w:val="en-US"/>
              </w:rPr>
              <w:t>BALBO_GABS</w:t>
            </w:r>
            <w:r>
              <w:rPr>
                <w:rFonts w:eastAsia="Calibri"/>
              </w:rPr>
              <w:t>: 44</w:t>
            </w:r>
          </w:p>
        </w:tc>
        <w:tc>
          <w:tcPr>
            <w:tcW w:w="341" w:type="pct"/>
          </w:tcPr>
          <w:p w14:paraId="1253E13C" w14:textId="77777777" w:rsidR="00D45F66" w:rsidRPr="002076FD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36F467D4" w14:textId="77777777" w:rsidR="00D45F66" w:rsidRPr="002076FD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1107" w:type="pct"/>
          </w:tcPr>
          <w:p w14:paraId="59401039" w14:textId="59997068" w:rsidR="00D45F66" w:rsidRPr="003219F6" w:rsidRDefault="00D45F66" w:rsidP="006B36D5">
            <w:pPr>
              <w:pStyle w:val="GOSTTablenorm"/>
              <w:rPr>
                <w:rFonts w:eastAsia="Calibri"/>
                <w:szCs w:val="22"/>
              </w:rPr>
            </w:pPr>
            <w:r w:rsidRPr="003219F6">
              <w:rPr>
                <w:rFonts w:eastAsia="Calibri"/>
                <w:szCs w:val="22"/>
              </w:rPr>
              <w:t xml:space="preserve">Величина разности ЛБО, доведенных до ГРБС, и ЛБО, распределенных им по подведомственным УБП, </w:t>
            </w:r>
            <w:r w:rsidRPr="003219F6">
              <w:rPr>
                <w:szCs w:val="22"/>
              </w:rPr>
              <w:t>на третий год планового периода с учетом заблокированных ЛБО</w:t>
            </w:r>
            <w:r w:rsidRPr="003219F6">
              <w:rPr>
                <w:rFonts w:eastAsia="Calibri"/>
                <w:szCs w:val="22"/>
              </w:rPr>
              <w:t>.</w:t>
            </w:r>
          </w:p>
          <w:p w14:paraId="09BB3D3E" w14:textId="77777777" w:rsidR="00D45F66" w:rsidRPr="003219F6" w:rsidRDefault="00D45F66" w:rsidP="006B36D5">
            <w:pPr>
              <w:pStyle w:val="GOSTTablenorm"/>
              <w:rPr>
                <w:szCs w:val="22"/>
              </w:rPr>
            </w:pPr>
            <w:r w:rsidRPr="003219F6">
              <w:rPr>
                <w:szCs w:val="22"/>
              </w:rPr>
              <w:t>Расчет по сумме в валюте учета (в рублях)</w:t>
            </w:r>
          </w:p>
          <w:p w14:paraId="6F292187" w14:textId="77777777" w:rsidR="00D45F66" w:rsidRPr="003219F6" w:rsidRDefault="00D45F66" w:rsidP="006B36D5">
            <w:pPr>
              <w:pStyle w:val="GOSTTablenorm"/>
              <w:rPr>
                <w:szCs w:val="22"/>
              </w:rPr>
            </w:pPr>
            <w:r w:rsidRPr="003219F6">
              <w:rPr>
                <w:szCs w:val="22"/>
              </w:rPr>
              <w:t>Баланс (Остаток по Кт = Оборот по Кт минус Оборот по Дт) на конец отчетного периода по показателям:</w:t>
            </w:r>
          </w:p>
          <w:p w14:paraId="17F8261E" w14:textId="77777777" w:rsidR="00D45F66" w:rsidRPr="003219F6" w:rsidRDefault="00D45F66" w:rsidP="006B36D5">
            <w:pPr>
              <w:pStyle w:val="GOSTTableListMark1"/>
              <w:rPr>
                <w:szCs w:val="22"/>
              </w:rPr>
            </w:pPr>
            <w:r w:rsidRPr="003219F6">
              <w:rPr>
                <w:szCs w:val="22"/>
              </w:rPr>
              <w:t>ЛБО_ГАБС_4,</w:t>
            </w:r>
          </w:p>
          <w:p w14:paraId="25DAF9EF" w14:textId="77777777" w:rsidR="00D45F66" w:rsidRPr="003219F6" w:rsidRDefault="00D45F66" w:rsidP="006B36D5">
            <w:pPr>
              <w:pStyle w:val="GOSTTableListMark1"/>
              <w:numPr>
                <w:ilvl w:val="0"/>
                <w:numId w:val="1"/>
              </w:numPr>
              <w:rPr>
                <w:rFonts w:eastAsia="Calibri"/>
                <w:szCs w:val="22"/>
              </w:rPr>
            </w:pPr>
            <w:r w:rsidRPr="003219F6">
              <w:rPr>
                <w:szCs w:val="22"/>
              </w:rPr>
              <w:t>ЛБО</w:t>
            </w:r>
            <w:r w:rsidRPr="003219F6">
              <w:rPr>
                <w:rFonts w:eastAsia="Calibri"/>
                <w:szCs w:val="22"/>
              </w:rPr>
              <w:t>_ГАБС_СВЗ_4,</w:t>
            </w:r>
          </w:p>
          <w:p w14:paraId="5CB2FFAB" w14:textId="77777777" w:rsidR="00D45F66" w:rsidRPr="003219F6" w:rsidRDefault="00D45F66" w:rsidP="006B36D5">
            <w:pPr>
              <w:pStyle w:val="GOSTTableListMark1"/>
              <w:numPr>
                <w:ilvl w:val="0"/>
                <w:numId w:val="1"/>
              </w:numPr>
              <w:rPr>
                <w:rFonts w:eastAsia="Calibri"/>
                <w:szCs w:val="22"/>
              </w:rPr>
            </w:pPr>
            <w:r w:rsidRPr="003219F6">
              <w:rPr>
                <w:szCs w:val="22"/>
              </w:rPr>
              <w:t>ЛБО_РБС_РЕЗ_4</w:t>
            </w:r>
          </w:p>
        </w:tc>
        <w:tc>
          <w:tcPr>
            <w:tcW w:w="254" w:type="pct"/>
          </w:tcPr>
          <w:p w14:paraId="5A0725A7" w14:textId="77777777" w:rsidR="00D45F66" w:rsidRPr="002076FD" w:rsidRDefault="00D45F66" w:rsidP="006B36D5">
            <w:pPr>
              <w:pStyle w:val="GOSTTablenorm"/>
              <w:rPr>
                <w:szCs w:val="22"/>
              </w:rPr>
            </w:pPr>
            <w:r w:rsidRPr="002076FD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5F3C4C09" w14:textId="77777777" w:rsidR="00D45F66" w:rsidRPr="002076FD" w:rsidRDefault="00D45F66" w:rsidP="006B36D5">
            <w:pPr>
              <w:pStyle w:val="GOSTTablenorm"/>
              <w:rPr>
                <w:szCs w:val="22"/>
              </w:rPr>
            </w:pPr>
            <w:r w:rsidRPr="002076FD">
              <w:rPr>
                <w:szCs w:val="22"/>
              </w:rPr>
              <w:t>+ ГРБС</w:t>
            </w:r>
          </w:p>
        </w:tc>
        <w:tc>
          <w:tcPr>
            <w:tcW w:w="256" w:type="pct"/>
          </w:tcPr>
          <w:p w14:paraId="273DE357" w14:textId="77777777" w:rsidR="00D45F66" w:rsidRPr="002076FD" w:rsidRDefault="00D45F66" w:rsidP="006B36D5">
            <w:pPr>
              <w:pStyle w:val="GOSTTablenorm"/>
              <w:rPr>
                <w:szCs w:val="22"/>
              </w:rPr>
            </w:pPr>
            <w:r w:rsidRPr="002076FD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0C4753EE" w14:textId="77777777" w:rsidR="00D45F66" w:rsidRPr="002076FD" w:rsidRDefault="00D45F66" w:rsidP="006B36D5">
            <w:pPr>
              <w:pStyle w:val="GOSTTablenorm"/>
              <w:rPr>
                <w:szCs w:val="22"/>
              </w:rPr>
            </w:pPr>
            <w:r w:rsidRPr="002076FD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276B8457" w14:textId="77777777" w:rsidR="00D45F66" w:rsidRPr="002076FD" w:rsidRDefault="00D45F66" w:rsidP="006B36D5">
            <w:pPr>
              <w:pStyle w:val="GOSTTablenorm"/>
              <w:rPr>
                <w:szCs w:val="22"/>
              </w:rPr>
            </w:pPr>
            <w:r w:rsidRPr="002076FD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62C0BDE4" w14:textId="77777777" w:rsidR="00D45F66" w:rsidRPr="002076FD" w:rsidRDefault="00D45F66" w:rsidP="006B36D5">
            <w:pPr>
              <w:pStyle w:val="GOSTTablenorm"/>
              <w:rPr>
                <w:szCs w:val="22"/>
              </w:rPr>
            </w:pPr>
            <w:r w:rsidRPr="002076FD"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1741CE30" w14:textId="77777777" w:rsidR="00D45F66" w:rsidRPr="002076FD" w:rsidRDefault="00D45F66" w:rsidP="006B36D5">
            <w:pPr>
              <w:pStyle w:val="GOSTTablenorm"/>
              <w:rPr>
                <w:szCs w:val="22"/>
              </w:rPr>
            </w:pPr>
            <w:r w:rsidRPr="002076FD">
              <w:rPr>
                <w:szCs w:val="22"/>
              </w:rPr>
              <w:t>-</w:t>
            </w:r>
          </w:p>
        </w:tc>
      </w:tr>
      <w:tr w:rsidR="009D02F8" w:rsidRPr="005E26C1" w14:paraId="3BA2ED84" w14:textId="77777777" w:rsidTr="00D45F66">
        <w:tc>
          <w:tcPr>
            <w:tcW w:w="125" w:type="pct"/>
          </w:tcPr>
          <w:p w14:paraId="542FF282" w14:textId="77777777" w:rsidR="009D02F8" w:rsidRPr="00400F70" w:rsidRDefault="009D02F8" w:rsidP="006B36D5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3670CEEA" w14:textId="61371CBB" w:rsidR="009D02F8" w:rsidRPr="005E26C1" w:rsidRDefault="009D02F8" w:rsidP="006B36D5">
            <w:pPr>
              <w:pStyle w:val="GOSTTablenorm"/>
              <w:rPr>
                <w:szCs w:val="22"/>
              </w:rPr>
            </w:pPr>
            <w:r w:rsidRPr="00400F70">
              <w:t>Остаток БА, ЛБО для выплат</w:t>
            </w:r>
          </w:p>
        </w:tc>
        <w:tc>
          <w:tcPr>
            <w:tcW w:w="279" w:type="pct"/>
            <w:vMerge w:val="restart"/>
          </w:tcPr>
          <w:p w14:paraId="1A2ADF34" w14:textId="00017127" w:rsidR="009D02F8" w:rsidRPr="001F33C0" w:rsidRDefault="00C303B1" w:rsidP="006B36D5">
            <w:pPr>
              <w:pStyle w:val="GOSTTablenorm"/>
              <w:rPr>
                <w:szCs w:val="22"/>
              </w:rPr>
            </w:pPr>
            <w:ins w:id="1320" w:author="Краснова Наталья EXP-332161" w:date="2026-03-19T17:53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4BED60B0" w14:textId="51754026" w:rsidR="009D02F8" w:rsidRDefault="009D02F8" w:rsidP="006B36D5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EC0417D" w14:textId="3891C989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20BEAEDE" w14:textId="16561069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01" w:type="pct"/>
          </w:tcPr>
          <w:p w14:paraId="4E47358B" w14:textId="02C75050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2EBC0CE3" w14:textId="491E1FAA" w:rsidR="009D02F8" w:rsidRDefault="009D02F8" w:rsidP="006B36D5">
            <w:pPr>
              <w:pStyle w:val="GOSTTablenorm"/>
              <w:rPr>
                <w:rFonts w:eastAsia="Calibri"/>
              </w:rPr>
            </w:pPr>
            <w:r w:rsidRPr="008E560B">
              <w:rPr>
                <w:rFonts w:eastAsia="Calibri"/>
              </w:rPr>
              <w:t>Величина разности БА, ЛБО, доведенных до ПБС, АИФ</w:t>
            </w:r>
            <w:r>
              <w:rPr>
                <w:rFonts w:eastAsia="Calibri"/>
              </w:rPr>
              <w:t>, ИПБС</w:t>
            </w:r>
            <w:r w:rsidRPr="008E560B">
              <w:rPr>
                <w:rFonts w:eastAsia="Calibri"/>
              </w:rPr>
              <w:t>, и кассовых выплат (с учетом восстановления кассовых выплат)</w:t>
            </w:r>
            <w:r>
              <w:rPr>
                <w:rFonts w:eastAsia="Calibri"/>
              </w:rPr>
              <w:t xml:space="preserve"> в рублях.</w:t>
            </w:r>
          </w:p>
          <w:p w14:paraId="18FCB1AB" w14:textId="77777777" w:rsidR="009D02F8" w:rsidRDefault="009D02F8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lastRenderedPageBreak/>
              <w:t>Расчет по сумме в валюте учета (в рублях).</w:t>
            </w:r>
          </w:p>
          <w:p w14:paraId="1CDDE67F" w14:textId="27D6C68C" w:rsidR="009D02F8" w:rsidRPr="005E26C1" w:rsidRDefault="009D02F8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Баланс (Остаток по Кт = Оборот по Кт минус Оборот по Дт) на конец отчетного периода по показател</w:t>
            </w:r>
            <w:r>
              <w:rPr>
                <w:szCs w:val="22"/>
              </w:rPr>
              <w:t xml:space="preserve">ю </w:t>
            </w:r>
            <w:r w:rsidRPr="008E560B">
              <w:t>БЮДЖЕТ_1</w:t>
            </w:r>
          </w:p>
        </w:tc>
        <w:tc>
          <w:tcPr>
            <w:tcW w:w="254" w:type="pct"/>
            <w:vMerge w:val="restart"/>
          </w:tcPr>
          <w:p w14:paraId="07E0572E" w14:textId="714ABF8F" w:rsidR="009D02F8" w:rsidRDefault="009D02F8" w:rsidP="006B36D5">
            <w:pPr>
              <w:pStyle w:val="GOSTTablenorm"/>
              <w:rPr>
                <w:szCs w:val="22"/>
              </w:rPr>
            </w:pPr>
            <w:r w:rsidRPr="00945F10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447D264D" w14:textId="3462F5C1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1033205B" w14:textId="537AC35B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146D085F" w14:textId="27A55686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35E6D8AA" w14:textId="0CF50BB4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7412B56A" w14:textId="2FCEB4A2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49" w:type="pct"/>
          </w:tcPr>
          <w:p w14:paraId="0CC6A48A" w14:textId="27F48631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</w:tr>
      <w:tr w:rsidR="009D02F8" w:rsidRPr="005E26C1" w14:paraId="4E52D1CE" w14:textId="77777777" w:rsidTr="00D45F66">
        <w:tc>
          <w:tcPr>
            <w:tcW w:w="125" w:type="pct"/>
          </w:tcPr>
          <w:p w14:paraId="1F21796F" w14:textId="77777777" w:rsidR="009D02F8" w:rsidRPr="00400F70" w:rsidRDefault="009D02F8" w:rsidP="006B36D5">
            <w:pPr>
              <w:pStyle w:val="GOSTTableNum"/>
            </w:pPr>
          </w:p>
        </w:tc>
        <w:tc>
          <w:tcPr>
            <w:tcW w:w="596" w:type="pct"/>
            <w:vMerge/>
          </w:tcPr>
          <w:p w14:paraId="623C6BFE" w14:textId="77777777" w:rsidR="009D02F8" w:rsidRPr="00400F70" w:rsidRDefault="009D02F8" w:rsidP="006B36D5">
            <w:pPr>
              <w:pStyle w:val="GOSTTablenorm"/>
            </w:pPr>
          </w:p>
        </w:tc>
        <w:tc>
          <w:tcPr>
            <w:tcW w:w="279" w:type="pct"/>
            <w:vMerge/>
          </w:tcPr>
          <w:p w14:paraId="10AC37E4" w14:textId="77777777" w:rsidR="009D02F8" w:rsidRPr="001F33C0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4AA49BFF" w14:textId="79C188DB" w:rsidR="009D02F8" w:rsidRDefault="009D02F8" w:rsidP="006B36D5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1403B0F" w14:textId="6CA32A8F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4307D2DA" w14:textId="309D6534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1E30DE66" w14:textId="7686316D" w:rsidR="009D02F8" w:rsidRPr="002C0DDF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207</w:t>
            </w:r>
          </w:p>
        </w:tc>
        <w:tc>
          <w:tcPr>
            <w:tcW w:w="1107" w:type="pct"/>
            <w:vMerge/>
          </w:tcPr>
          <w:p w14:paraId="53D0A36E" w14:textId="77777777" w:rsidR="009D02F8" w:rsidRPr="008E560B" w:rsidRDefault="009D02F8" w:rsidP="006B36D5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061A8B88" w14:textId="77777777" w:rsidR="009D02F8" w:rsidRPr="00945F10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43678858" w14:textId="085AA086" w:rsidR="009D02F8" w:rsidRDefault="009D02F8" w:rsidP="006B36D5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75E66AB0" w14:textId="5C0F43E8" w:rsidR="009D02F8" w:rsidRDefault="009D02F8" w:rsidP="006B36D5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397D029" w14:textId="2D931916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12196FDE" w14:textId="4635DDC6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74E54940" w14:textId="29A57B3C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1B37FF88" w14:textId="13B0B40D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9D02F8" w:rsidRPr="005E26C1" w14:paraId="29DF5DC3" w14:textId="77777777" w:rsidTr="00D45F66">
        <w:tc>
          <w:tcPr>
            <w:tcW w:w="125" w:type="pct"/>
          </w:tcPr>
          <w:p w14:paraId="09718C20" w14:textId="77777777" w:rsidR="009D02F8" w:rsidRPr="00400F70" w:rsidRDefault="009D02F8" w:rsidP="006B36D5">
            <w:pPr>
              <w:pStyle w:val="GOSTTableNum"/>
            </w:pPr>
          </w:p>
        </w:tc>
        <w:tc>
          <w:tcPr>
            <w:tcW w:w="596" w:type="pct"/>
            <w:vMerge/>
          </w:tcPr>
          <w:p w14:paraId="641953E8" w14:textId="77777777" w:rsidR="009D02F8" w:rsidRPr="00400F70" w:rsidRDefault="009D02F8" w:rsidP="006B36D5">
            <w:pPr>
              <w:pStyle w:val="GOSTTablenorm"/>
            </w:pPr>
          </w:p>
        </w:tc>
        <w:tc>
          <w:tcPr>
            <w:tcW w:w="279" w:type="pct"/>
            <w:vMerge/>
          </w:tcPr>
          <w:p w14:paraId="36554674" w14:textId="77777777" w:rsidR="009D02F8" w:rsidRPr="001F33C0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575121A6" w14:textId="39E8E2E5" w:rsidR="009D02F8" w:rsidRDefault="009D02F8" w:rsidP="006B36D5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43CAA9F" w14:textId="28015CC8" w:rsidR="009D02F8" w:rsidRPr="00B541E4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3AB4D288" w14:textId="382666A5" w:rsidR="009D02F8" w:rsidRDefault="009D02F8" w:rsidP="006B36D5">
            <w:pPr>
              <w:pStyle w:val="GOSTTablenorm"/>
              <w:rPr>
                <w:szCs w:val="22"/>
              </w:rPr>
            </w:pPr>
            <w:r w:rsidRPr="00B541E4"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45FD90C9" w14:textId="3E73E3D8" w:rsidR="009D02F8" w:rsidRPr="002C0DDF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SRC</w:t>
            </w:r>
            <w:r>
              <w:rPr>
                <w:szCs w:val="22"/>
              </w:rPr>
              <w:t>: 81</w:t>
            </w:r>
          </w:p>
        </w:tc>
        <w:tc>
          <w:tcPr>
            <w:tcW w:w="1107" w:type="pct"/>
            <w:vMerge/>
          </w:tcPr>
          <w:p w14:paraId="2BA83FA5" w14:textId="77777777" w:rsidR="009D02F8" w:rsidRPr="008E560B" w:rsidRDefault="009D02F8" w:rsidP="006B36D5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709E6180" w14:textId="77777777" w:rsidR="009D02F8" w:rsidRPr="00945F10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070F4D0F" w14:textId="0BBC644D" w:rsidR="009D02F8" w:rsidRDefault="009D02F8" w:rsidP="006B36D5">
            <w:pPr>
              <w:pStyle w:val="GOSTTablenorm"/>
            </w:pPr>
            <w:r w:rsidRPr="00AE11F9">
              <w:t>-</w:t>
            </w:r>
          </w:p>
        </w:tc>
        <w:tc>
          <w:tcPr>
            <w:tcW w:w="256" w:type="pct"/>
          </w:tcPr>
          <w:p w14:paraId="710BFF1B" w14:textId="55609079" w:rsidR="009D02F8" w:rsidRDefault="009D02F8" w:rsidP="006B36D5">
            <w:pPr>
              <w:pStyle w:val="GOSTTablenorm"/>
            </w:pPr>
            <w:r w:rsidRPr="00AE11F9">
              <w:t>-</w:t>
            </w:r>
          </w:p>
        </w:tc>
        <w:tc>
          <w:tcPr>
            <w:tcW w:w="213" w:type="pct"/>
          </w:tcPr>
          <w:p w14:paraId="744693A9" w14:textId="74935C21" w:rsidR="009D02F8" w:rsidRDefault="009D02F8" w:rsidP="006B36D5">
            <w:pPr>
              <w:pStyle w:val="GOSTTablenorm"/>
              <w:rPr>
                <w:szCs w:val="22"/>
              </w:rPr>
            </w:pPr>
            <w:r w:rsidRPr="00AE11F9">
              <w:t>-</w:t>
            </w:r>
          </w:p>
        </w:tc>
        <w:tc>
          <w:tcPr>
            <w:tcW w:w="213" w:type="pct"/>
          </w:tcPr>
          <w:p w14:paraId="529BA71D" w14:textId="54424696" w:rsidR="009D02F8" w:rsidRDefault="009D02F8" w:rsidP="006B36D5">
            <w:pPr>
              <w:pStyle w:val="GOSTTablenorm"/>
              <w:rPr>
                <w:szCs w:val="22"/>
              </w:rPr>
            </w:pPr>
            <w:r w:rsidRPr="00AE11F9">
              <w:t>-</w:t>
            </w:r>
          </w:p>
        </w:tc>
        <w:tc>
          <w:tcPr>
            <w:tcW w:w="213" w:type="pct"/>
          </w:tcPr>
          <w:p w14:paraId="3866F2F4" w14:textId="5A35EB6A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49" w:type="pct"/>
          </w:tcPr>
          <w:p w14:paraId="6083584D" w14:textId="19BBED00" w:rsidR="009D02F8" w:rsidRDefault="009D02F8" w:rsidP="006B36D5">
            <w:pPr>
              <w:pStyle w:val="GOSTTablenorm"/>
              <w:rPr>
                <w:szCs w:val="22"/>
              </w:rPr>
            </w:pPr>
            <w:r>
              <w:t>-</w:t>
            </w:r>
          </w:p>
        </w:tc>
      </w:tr>
      <w:tr w:rsidR="009D02F8" w:rsidRPr="005E26C1" w14:paraId="00348133" w14:textId="77777777" w:rsidTr="00D45F66">
        <w:tc>
          <w:tcPr>
            <w:tcW w:w="125" w:type="pct"/>
          </w:tcPr>
          <w:p w14:paraId="56D04C96" w14:textId="77777777" w:rsidR="009D02F8" w:rsidRPr="00400F70" w:rsidRDefault="009D02F8" w:rsidP="006B36D5">
            <w:pPr>
              <w:pStyle w:val="GOSTTableNum"/>
            </w:pPr>
          </w:p>
        </w:tc>
        <w:tc>
          <w:tcPr>
            <w:tcW w:w="596" w:type="pct"/>
            <w:vMerge/>
          </w:tcPr>
          <w:p w14:paraId="1016F50E" w14:textId="77777777" w:rsidR="009D02F8" w:rsidRPr="00400F70" w:rsidRDefault="009D02F8" w:rsidP="006B36D5">
            <w:pPr>
              <w:pStyle w:val="GOSTTablenorm"/>
            </w:pPr>
          </w:p>
        </w:tc>
        <w:tc>
          <w:tcPr>
            <w:tcW w:w="279" w:type="pct"/>
            <w:vMerge/>
          </w:tcPr>
          <w:p w14:paraId="4AF08414" w14:textId="77777777" w:rsidR="009D02F8" w:rsidRPr="001F33C0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239E21AF" w14:textId="007CB320" w:rsidR="009D02F8" w:rsidRDefault="009D02F8" w:rsidP="006B36D5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D8D0A02" w14:textId="5E84B199" w:rsidR="009D02F8" w:rsidRPr="00B541E4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5BC3D667" w14:textId="166A7812" w:rsidR="009D02F8" w:rsidRDefault="009D02F8" w:rsidP="006B36D5">
            <w:pPr>
              <w:pStyle w:val="GOSTTablenorm"/>
              <w:rPr>
                <w:szCs w:val="22"/>
              </w:rPr>
            </w:pPr>
            <w:r w:rsidRPr="00B541E4"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03050FBA" w14:textId="73BECFDA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289</w:t>
            </w:r>
          </w:p>
        </w:tc>
        <w:tc>
          <w:tcPr>
            <w:tcW w:w="1107" w:type="pct"/>
            <w:vMerge/>
          </w:tcPr>
          <w:p w14:paraId="74391208" w14:textId="77777777" w:rsidR="009D02F8" w:rsidRPr="008E560B" w:rsidRDefault="009D02F8" w:rsidP="006B36D5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4C75B757" w14:textId="77777777" w:rsidR="009D02F8" w:rsidRPr="00945F10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5B076DE1" w14:textId="3CD5C6DC" w:rsidR="009D02F8" w:rsidRDefault="009D02F8" w:rsidP="006B36D5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470F3272" w14:textId="0735C05B" w:rsidR="009D02F8" w:rsidRDefault="009D02F8" w:rsidP="006B36D5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D0F13DC" w14:textId="46D2C191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3679AD99" w14:textId="4549BF78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750595C7" w14:textId="14D93D44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724FF345" w14:textId="09DCD47A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</w:tr>
      <w:tr w:rsidR="009D02F8" w:rsidRPr="005E26C1" w14:paraId="107B2794" w14:textId="77777777" w:rsidTr="00D45F66">
        <w:tc>
          <w:tcPr>
            <w:tcW w:w="125" w:type="pct"/>
          </w:tcPr>
          <w:p w14:paraId="51C0A991" w14:textId="77777777" w:rsidR="009D02F8" w:rsidRPr="00B10891" w:rsidRDefault="009D02F8" w:rsidP="006B36D5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1F04B4AE" w14:textId="1A5610DF" w:rsidR="009D02F8" w:rsidRPr="005E26C1" w:rsidRDefault="009D02F8" w:rsidP="006B36D5">
            <w:pPr>
              <w:pStyle w:val="GOSTTablenorm"/>
              <w:rPr>
                <w:szCs w:val="22"/>
              </w:rPr>
            </w:pPr>
            <w:r w:rsidRPr="00B10891">
              <w:t>Остаток БА, ЛБО для выплат в иностранной валюте</w:t>
            </w:r>
          </w:p>
        </w:tc>
        <w:tc>
          <w:tcPr>
            <w:tcW w:w="279" w:type="pct"/>
            <w:vMerge w:val="restart"/>
          </w:tcPr>
          <w:p w14:paraId="2DA7E9B5" w14:textId="43967E8E" w:rsidR="009D02F8" w:rsidRPr="001F33C0" w:rsidRDefault="00C303B1" w:rsidP="006B36D5">
            <w:pPr>
              <w:pStyle w:val="GOSTTablenorm"/>
              <w:rPr>
                <w:szCs w:val="22"/>
              </w:rPr>
            </w:pPr>
            <w:ins w:id="1321" w:author="Краснова Наталья EXP-332161" w:date="2026-03-19T17:53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19498852" w14:textId="0807C89D" w:rsidR="009D02F8" w:rsidRDefault="009D02F8" w:rsidP="006B36D5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60F2086" w14:textId="047F0E05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1294316F" w14:textId="76C59C6E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264</w:t>
            </w:r>
          </w:p>
        </w:tc>
        <w:tc>
          <w:tcPr>
            <w:tcW w:w="301" w:type="pct"/>
          </w:tcPr>
          <w:p w14:paraId="5A3927F8" w14:textId="1EB5F589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04E0F5D9" w14:textId="145804F2" w:rsidR="009D02F8" w:rsidRDefault="009D02F8" w:rsidP="006B36D5">
            <w:pPr>
              <w:pStyle w:val="GOSTTablenorm"/>
              <w:rPr>
                <w:rFonts w:eastAsia="Calibri"/>
              </w:rPr>
            </w:pPr>
            <w:r w:rsidRPr="008E560B">
              <w:rPr>
                <w:rFonts w:eastAsia="Calibri"/>
              </w:rPr>
              <w:t>Величина разности БА, ЛБО, доведенных до ПБС, АИФ</w:t>
            </w:r>
            <w:r>
              <w:rPr>
                <w:rFonts w:eastAsia="Calibri"/>
              </w:rPr>
              <w:t>, ИПБС</w:t>
            </w:r>
            <w:r w:rsidRPr="008E560B">
              <w:rPr>
                <w:rFonts w:eastAsia="Calibri"/>
              </w:rPr>
              <w:t>, и кассовых выплат (с учетом восстановления кассовых выплат)</w:t>
            </w:r>
            <w:r>
              <w:rPr>
                <w:rFonts w:eastAsia="Calibri"/>
              </w:rPr>
              <w:t xml:space="preserve"> в иностранной валюте.</w:t>
            </w:r>
          </w:p>
          <w:p w14:paraId="454444FF" w14:textId="77777777" w:rsidR="009D02F8" w:rsidRDefault="009D02F8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5DBF3B38" w14:textId="1D2BB418" w:rsidR="009D02F8" w:rsidRPr="005E26C1" w:rsidRDefault="009D02F8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Баланс (Остаток по Кт = Оборот по Кт минус Оборот по Дт) на конец отчетного периода по показател</w:t>
            </w:r>
            <w:r>
              <w:rPr>
                <w:szCs w:val="22"/>
              </w:rPr>
              <w:t xml:space="preserve">ю </w:t>
            </w:r>
            <w:r w:rsidRPr="008E560B">
              <w:t>БЮДЖЕТ_</w:t>
            </w:r>
            <w:r>
              <w:t>ВАЛ_</w:t>
            </w:r>
            <w:r w:rsidRPr="008E560B">
              <w:t>1</w:t>
            </w:r>
          </w:p>
        </w:tc>
        <w:tc>
          <w:tcPr>
            <w:tcW w:w="254" w:type="pct"/>
            <w:vMerge w:val="restart"/>
          </w:tcPr>
          <w:p w14:paraId="0C4FC34A" w14:textId="4A2AE282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6B03AF98" w14:textId="6ACCC962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07743F87" w14:textId="4D56AEA9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11B5C156" w14:textId="11775F31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04C6C8ED" w14:textId="2B8B8D74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5916E6EA" w14:textId="23BE6CE4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49" w:type="pct"/>
          </w:tcPr>
          <w:p w14:paraId="5EA58F66" w14:textId="5B6420D2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</w:tr>
      <w:tr w:rsidR="009D02F8" w:rsidRPr="005E26C1" w14:paraId="0D3A38AE" w14:textId="77777777" w:rsidTr="00D45F66">
        <w:tc>
          <w:tcPr>
            <w:tcW w:w="125" w:type="pct"/>
          </w:tcPr>
          <w:p w14:paraId="43D2B4BE" w14:textId="77777777" w:rsidR="009D02F8" w:rsidRPr="00B10891" w:rsidRDefault="009D02F8" w:rsidP="006B36D5">
            <w:pPr>
              <w:pStyle w:val="GOSTTableNum"/>
            </w:pPr>
          </w:p>
        </w:tc>
        <w:tc>
          <w:tcPr>
            <w:tcW w:w="596" w:type="pct"/>
            <w:vMerge/>
          </w:tcPr>
          <w:p w14:paraId="056CB511" w14:textId="77777777" w:rsidR="009D02F8" w:rsidRPr="00B10891" w:rsidRDefault="009D02F8" w:rsidP="006B36D5">
            <w:pPr>
              <w:pStyle w:val="GOSTTablenorm"/>
            </w:pPr>
          </w:p>
        </w:tc>
        <w:tc>
          <w:tcPr>
            <w:tcW w:w="279" w:type="pct"/>
            <w:vMerge/>
          </w:tcPr>
          <w:p w14:paraId="0A04D23D" w14:textId="77777777" w:rsidR="009D02F8" w:rsidRPr="001F33C0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474F572F" w14:textId="1DBD80D9" w:rsidR="009D02F8" w:rsidRDefault="009D02F8" w:rsidP="006B36D5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1ACC6E0" w14:textId="34FF759A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366B1110" w14:textId="5D5F7232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447A5C04" w14:textId="10E94042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263</w:t>
            </w:r>
          </w:p>
        </w:tc>
        <w:tc>
          <w:tcPr>
            <w:tcW w:w="1107" w:type="pct"/>
            <w:vMerge/>
          </w:tcPr>
          <w:p w14:paraId="2528F10D" w14:textId="77777777" w:rsidR="009D02F8" w:rsidRPr="008E560B" w:rsidRDefault="009D02F8" w:rsidP="006B36D5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2EB45345" w14:textId="77777777" w:rsidR="009D02F8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56EB45D9" w14:textId="768E718C" w:rsidR="009D02F8" w:rsidRDefault="009D02F8" w:rsidP="006B36D5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1AE37020" w14:textId="286DAF4C" w:rsidR="009D02F8" w:rsidRDefault="009D02F8" w:rsidP="006B36D5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2512A62" w14:textId="53255F4C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1ED3B244" w14:textId="7D5A10A6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3A6AAB2D" w14:textId="2257D209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2935BA56" w14:textId="46D0A359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9D02F8" w:rsidRPr="005E26C1" w14:paraId="148BFE39" w14:textId="77777777" w:rsidTr="00D45F66">
        <w:tc>
          <w:tcPr>
            <w:tcW w:w="125" w:type="pct"/>
          </w:tcPr>
          <w:p w14:paraId="2FB58F07" w14:textId="77777777" w:rsidR="009D02F8" w:rsidRPr="00B10891" w:rsidRDefault="009D02F8" w:rsidP="006B36D5">
            <w:pPr>
              <w:pStyle w:val="GOSTTableNum"/>
            </w:pPr>
          </w:p>
        </w:tc>
        <w:tc>
          <w:tcPr>
            <w:tcW w:w="596" w:type="pct"/>
            <w:vMerge/>
          </w:tcPr>
          <w:p w14:paraId="633CC500" w14:textId="77777777" w:rsidR="009D02F8" w:rsidRPr="00B10891" w:rsidRDefault="009D02F8" w:rsidP="006B36D5">
            <w:pPr>
              <w:pStyle w:val="GOSTTablenorm"/>
            </w:pPr>
          </w:p>
        </w:tc>
        <w:tc>
          <w:tcPr>
            <w:tcW w:w="279" w:type="pct"/>
            <w:vMerge/>
          </w:tcPr>
          <w:p w14:paraId="48B7B412" w14:textId="77777777" w:rsidR="009D02F8" w:rsidRPr="001F33C0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5C4FA221" w14:textId="7602139F" w:rsidR="009D02F8" w:rsidRDefault="009D02F8" w:rsidP="006B36D5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5537F8E" w14:textId="49D06F6E" w:rsidR="009D02F8" w:rsidRPr="00B541E4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2D5E7974" w14:textId="4C5649A1" w:rsidR="009D02F8" w:rsidRDefault="009D02F8" w:rsidP="006B36D5">
            <w:pPr>
              <w:pStyle w:val="GOSTTablenorm"/>
              <w:rPr>
                <w:szCs w:val="22"/>
              </w:rPr>
            </w:pPr>
            <w:r w:rsidRPr="00B541E4"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1C661290" w14:textId="43EE0CC4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290</w:t>
            </w:r>
          </w:p>
        </w:tc>
        <w:tc>
          <w:tcPr>
            <w:tcW w:w="1107" w:type="pct"/>
            <w:vMerge/>
          </w:tcPr>
          <w:p w14:paraId="12E2D35D" w14:textId="77777777" w:rsidR="009D02F8" w:rsidRPr="008E560B" w:rsidRDefault="009D02F8" w:rsidP="006B36D5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22D36157" w14:textId="77777777" w:rsidR="009D02F8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224A162E" w14:textId="08F810C2" w:rsidR="009D02F8" w:rsidRDefault="009D02F8" w:rsidP="006B36D5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0F41B8CF" w14:textId="2FA78578" w:rsidR="009D02F8" w:rsidRDefault="009D02F8" w:rsidP="006B36D5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675B855C" w14:textId="48B81FC4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3D18020C" w14:textId="5AA76D81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5D136837" w14:textId="6420DCC1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4C91E85C" w14:textId="5BC1D1B8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</w:tr>
      <w:tr w:rsidR="00D45F66" w:rsidRPr="005E26C1" w14:paraId="2CAC4547" w14:textId="77777777" w:rsidTr="00D45F66">
        <w:tc>
          <w:tcPr>
            <w:tcW w:w="125" w:type="pct"/>
          </w:tcPr>
          <w:p w14:paraId="2072236F" w14:textId="77777777" w:rsidR="00D45F66" w:rsidRPr="008E560B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7F63AA00" w14:textId="294FA493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8E560B">
              <w:t>Остаток ЛБО для закупок</w:t>
            </w:r>
            <w:r>
              <w:t xml:space="preserve"> на текущий финансовый год</w:t>
            </w:r>
          </w:p>
        </w:tc>
        <w:tc>
          <w:tcPr>
            <w:tcW w:w="279" w:type="pct"/>
          </w:tcPr>
          <w:p w14:paraId="431C85BD" w14:textId="0B4B6A2E" w:rsidR="00D45F66" w:rsidRPr="001F33C0" w:rsidRDefault="00C303B1" w:rsidP="006B36D5">
            <w:pPr>
              <w:pStyle w:val="GOSTTablenorm"/>
              <w:rPr>
                <w:szCs w:val="22"/>
              </w:rPr>
            </w:pPr>
            <w:ins w:id="1322" w:author="Краснова Наталья EXP-332161" w:date="2026-03-19T17:53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3B779E90" w14:textId="4A83F360" w:rsidR="00D45F66" w:rsidRDefault="00D45F66" w:rsidP="006B36D5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7E3C780" w14:textId="760BBDA7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2D7DB7F0" w14:textId="0F512ACE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89</w:t>
            </w:r>
          </w:p>
        </w:tc>
        <w:tc>
          <w:tcPr>
            <w:tcW w:w="301" w:type="pct"/>
          </w:tcPr>
          <w:p w14:paraId="4B06486E" w14:textId="520CFAF2" w:rsidR="00D45F66" w:rsidRPr="0031333B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208</w:t>
            </w:r>
          </w:p>
        </w:tc>
        <w:tc>
          <w:tcPr>
            <w:tcW w:w="1107" w:type="pct"/>
          </w:tcPr>
          <w:p w14:paraId="6CE2390B" w14:textId="77777777" w:rsidR="00D45F66" w:rsidRDefault="00D45F66" w:rsidP="006B36D5">
            <w:pPr>
              <w:pStyle w:val="GOSTTablenorm"/>
              <w:rPr>
                <w:rFonts w:eastAsia="Calibri"/>
              </w:rPr>
            </w:pPr>
            <w:r w:rsidRPr="008E560B">
              <w:rPr>
                <w:rFonts w:eastAsia="Calibri"/>
              </w:rPr>
              <w:t>Величина разности ЛБО, доведенных до ПБС (с учетом детализации), и поставленных на учет БО принятых по закупкам</w:t>
            </w:r>
            <w:r>
              <w:rPr>
                <w:rFonts w:eastAsia="Calibri"/>
              </w:rPr>
              <w:t xml:space="preserve"> на текущий финансовый год.</w:t>
            </w:r>
          </w:p>
          <w:p w14:paraId="04AD3F86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78812927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Баланс (Остаток по Кт = Оборот по Кт минус Оборот по Дт) на конец отчетного периода по показател</w:t>
            </w:r>
            <w:r>
              <w:rPr>
                <w:szCs w:val="22"/>
              </w:rPr>
              <w:t>ям:</w:t>
            </w:r>
          </w:p>
          <w:p w14:paraId="7BD03ED0" w14:textId="30358A89" w:rsidR="00D45F66" w:rsidRPr="008E560B" w:rsidRDefault="00D45F66" w:rsidP="006B36D5">
            <w:pPr>
              <w:pStyle w:val="GOSTTableListMark1"/>
            </w:pPr>
            <w:r w:rsidRPr="008E560B">
              <w:t>ЛБО_ПБС_</w:t>
            </w:r>
            <w:r>
              <w:t>1,</w:t>
            </w:r>
          </w:p>
          <w:p w14:paraId="7F06B9C7" w14:textId="148475F4" w:rsidR="00D45F66" w:rsidRPr="008E560B" w:rsidRDefault="00D45F66" w:rsidP="006B36D5">
            <w:pPr>
              <w:pStyle w:val="GOSTTableListMark1"/>
            </w:pPr>
            <w:r w:rsidRPr="008E560B">
              <w:t>ЛБО_ПБС_ВАЛ_</w:t>
            </w:r>
            <w:r>
              <w:t>1,</w:t>
            </w:r>
          </w:p>
          <w:p w14:paraId="40121030" w14:textId="2C6DDDAD" w:rsidR="00D45F66" w:rsidRPr="008E560B" w:rsidRDefault="00D45F66" w:rsidP="006B36D5">
            <w:pPr>
              <w:pStyle w:val="GOSTTableListMark1"/>
            </w:pPr>
            <w:r w:rsidRPr="008E560B">
              <w:t>ЛБО_ПБС_СВЗ_</w:t>
            </w:r>
            <w:r>
              <w:t>1,</w:t>
            </w:r>
          </w:p>
          <w:p w14:paraId="1003D5E3" w14:textId="0AFFB962" w:rsidR="00D45F66" w:rsidRPr="008E560B" w:rsidRDefault="00D45F66" w:rsidP="006B36D5">
            <w:pPr>
              <w:pStyle w:val="GOSTTableListMark1"/>
            </w:pPr>
            <w:r w:rsidRPr="008E560B">
              <w:t>БО_ПБС_ЗП_</w:t>
            </w:r>
            <w:r>
              <w:t>1,</w:t>
            </w:r>
          </w:p>
          <w:p w14:paraId="69177952" w14:textId="27127FB8" w:rsidR="00D45F66" w:rsidRDefault="00D45F66" w:rsidP="006B36D5">
            <w:pPr>
              <w:pStyle w:val="GOSTTableListMark1"/>
            </w:pPr>
            <w:r w:rsidRPr="008E560B">
              <w:t>БО_ПБС_ЗП_ВАЛ_</w:t>
            </w:r>
            <w:r>
              <w:t>1</w:t>
            </w:r>
          </w:p>
          <w:p w14:paraId="64067133" w14:textId="6DB4506B" w:rsidR="00D45F66" w:rsidRDefault="00D45F66" w:rsidP="006B36D5">
            <w:pPr>
              <w:pStyle w:val="GOSTTablenorm"/>
            </w:pPr>
            <w:r>
              <w:t>плюс</w:t>
            </w:r>
          </w:p>
          <w:p w14:paraId="171F074D" w14:textId="2F099BCB" w:rsidR="00D45F66" w:rsidRDefault="00D45F66" w:rsidP="006B36D5">
            <w:pPr>
              <w:pStyle w:val="GOSTTablenorm"/>
            </w:pPr>
            <w:r w:rsidRPr="005E26C1">
              <w:rPr>
                <w:szCs w:val="22"/>
              </w:rPr>
              <w:t>Оборот по Кт за отчетный период по показателям</w:t>
            </w:r>
            <w:r>
              <w:t>:</w:t>
            </w:r>
          </w:p>
          <w:p w14:paraId="4B763C5D" w14:textId="3176E3DD" w:rsidR="00D45F66" w:rsidRPr="008E560B" w:rsidRDefault="00D45F66" w:rsidP="006B36D5">
            <w:pPr>
              <w:pStyle w:val="GOSTTableListMark1"/>
            </w:pPr>
            <w:r w:rsidRPr="008E560B">
              <w:t>БО_ПБС_ЗФ_</w:t>
            </w:r>
            <w:r>
              <w:t>1,</w:t>
            </w:r>
          </w:p>
          <w:p w14:paraId="4B15806C" w14:textId="11F6AB6E" w:rsidR="00D45F66" w:rsidRPr="00FB64AE" w:rsidRDefault="00D45F66" w:rsidP="006B36D5">
            <w:pPr>
              <w:pStyle w:val="GOSTTableListMark1"/>
              <w:rPr>
                <w:b/>
                <w:szCs w:val="22"/>
              </w:rPr>
            </w:pPr>
            <w:r w:rsidRPr="008E560B">
              <w:t>БО_ПБС_ЗФ_ВАЛ_</w:t>
            </w:r>
            <w:r>
              <w:t>1</w:t>
            </w:r>
          </w:p>
        </w:tc>
        <w:tc>
          <w:tcPr>
            <w:tcW w:w="254" w:type="pct"/>
          </w:tcPr>
          <w:p w14:paraId="12EC8E9F" w14:textId="75ACBCAA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18282602" w14:textId="4FE932A7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5746CFB3" w14:textId="40491A18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529AEFFA" w14:textId="4F7AD3FF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1CF51D85" w14:textId="3623D034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027A26AD" w14:textId="16F72A51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232A6688" w14:textId="231F2D95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D45F66" w:rsidRPr="005E26C1" w14:paraId="3C076BEF" w14:textId="77777777" w:rsidTr="00D45F66">
        <w:tc>
          <w:tcPr>
            <w:tcW w:w="125" w:type="pct"/>
          </w:tcPr>
          <w:p w14:paraId="2A86DEE7" w14:textId="77777777" w:rsidR="00D45F66" w:rsidRPr="008E560B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23F6A546" w14:textId="6F696820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8E560B">
              <w:t>Остаток ЛБО для закупок</w:t>
            </w:r>
            <w:r>
              <w:t xml:space="preserve"> на первый год планового периода</w:t>
            </w:r>
          </w:p>
        </w:tc>
        <w:tc>
          <w:tcPr>
            <w:tcW w:w="279" w:type="pct"/>
          </w:tcPr>
          <w:p w14:paraId="0E6C3D9C" w14:textId="09ADAC2C" w:rsidR="00D45F66" w:rsidRPr="001F33C0" w:rsidRDefault="00C303B1" w:rsidP="006B36D5">
            <w:pPr>
              <w:pStyle w:val="GOSTTablenorm"/>
              <w:rPr>
                <w:szCs w:val="22"/>
              </w:rPr>
            </w:pPr>
            <w:ins w:id="1323" w:author="Краснова Наталья EXP-332161" w:date="2026-03-19T17:53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747CB938" w14:textId="384371A9" w:rsidR="00D45F66" w:rsidRDefault="00D45F66" w:rsidP="006B36D5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A1C9462" w14:textId="770ACD8E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482F2DE5" w14:textId="386948DA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90</w:t>
            </w:r>
          </w:p>
        </w:tc>
        <w:tc>
          <w:tcPr>
            <w:tcW w:w="301" w:type="pct"/>
          </w:tcPr>
          <w:p w14:paraId="55007E43" w14:textId="140F752E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209</w:t>
            </w:r>
          </w:p>
        </w:tc>
        <w:tc>
          <w:tcPr>
            <w:tcW w:w="1107" w:type="pct"/>
          </w:tcPr>
          <w:p w14:paraId="227F903C" w14:textId="0B93D281" w:rsidR="00D45F66" w:rsidRDefault="00D45F66" w:rsidP="006B36D5">
            <w:pPr>
              <w:pStyle w:val="GOSTTablenorm"/>
              <w:rPr>
                <w:rFonts w:eastAsia="Calibri"/>
              </w:rPr>
            </w:pPr>
            <w:r w:rsidRPr="008E560B">
              <w:rPr>
                <w:rFonts w:eastAsia="Calibri"/>
              </w:rPr>
              <w:t>Величина разности ЛБО, доведенных до ПБС (с учетом детализации), и поставленных на учет БО принятых по закупкам</w:t>
            </w:r>
            <w:r>
              <w:rPr>
                <w:rFonts w:eastAsia="Calibri"/>
              </w:rPr>
              <w:t xml:space="preserve"> </w:t>
            </w:r>
            <w:r>
              <w:t>на первый год планового периода</w:t>
            </w:r>
            <w:r>
              <w:rPr>
                <w:rFonts w:eastAsia="Calibri"/>
              </w:rPr>
              <w:t>.</w:t>
            </w:r>
          </w:p>
          <w:p w14:paraId="12CD1F8C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623FF7DA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Баланс (Остаток по Кт = Оборот по Кт минус Оборот по Дт) на конец отчетного периода по показател</w:t>
            </w:r>
            <w:r>
              <w:rPr>
                <w:szCs w:val="22"/>
              </w:rPr>
              <w:t>ям:</w:t>
            </w:r>
          </w:p>
          <w:p w14:paraId="4B1456AA" w14:textId="5D39D41D" w:rsidR="00D45F66" w:rsidRPr="008E560B" w:rsidRDefault="00D45F66" w:rsidP="006B36D5">
            <w:pPr>
              <w:pStyle w:val="GOSTTableListMark1"/>
            </w:pPr>
            <w:r w:rsidRPr="008E560B">
              <w:t>ЛБО_ПБС_</w:t>
            </w:r>
            <w:r>
              <w:t>2,</w:t>
            </w:r>
          </w:p>
          <w:p w14:paraId="664D83E2" w14:textId="50B80E4F" w:rsidR="00D45F66" w:rsidRPr="008E560B" w:rsidRDefault="00D45F66" w:rsidP="006B36D5">
            <w:pPr>
              <w:pStyle w:val="GOSTTableListMark1"/>
            </w:pPr>
            <w:r w:rsidRPr="008E560B">
              <w:t>ЛБО_ПБС_ВАЛ_</w:t>
            </w:r>
            <w:r>
              <w:t>2,</w:t>
            </w:r>
          </w:p>
          <w:p w14:paraId="46C963EC" w14:textId="11439FD8" w:rsidR="00D45F66" w:rsidRPr="008E560B" w:rsidRDefault="00D45F66" w:rsidP="006B36D5">
            <w:pPr>
              <w:pStyle w:val="GOSTTableListMark1"/>
            </w:pPr>
            <w:r w:rsidRPr="008E560B">
              <w:t>ЛБО_ПБС_СВЗ_</w:t>
            </w:r>
            <w:r>
              <w:t>2,</w:t>
            </w:r>
          </w:p>
          <w:p w14:paraId="370B2103" w14:textId="0F7794B5" w:rsidR="00D45F66" w:rsidRPr="008E560B" w:rsidRDefault="00D45F66" w:rsidP="006B36D5">
            <w:pPr>
              <w:pStyle w:val="GOSTTableListMark1"/>
            </w:pPr>
            <w:r w:rsidRPr="008E560B">
              <w:t>БО_ПБС_ЗП_</w:t>
            </w:r>
            <w:r>
              <w:t>2,</w:t>
            </w:r>
          </w:p>
          <w:p w14:paraId="40FE467C" w14:textId="081343A6" w:rsidR="00D45F66" w:rsidRDefault="00D45F66" w:rsidP="006B36D5">
            <w:pPr>
              <w:pStyle w:val="GOSTTableListMark1"/>
            </w:pPr>
            <w:r w:rsidRPr="008E560B">
              <w:t>БО_ПБС_ЗП_ВАЛ_</w:t>
            </w:r>
            <w:r>
              <w:t>2</w:t>
            </w:r>
          </w:p>
          <w:p w14:paraId="75E2C714" w14:textId="77777777" w:rsidR="00D45F66" w:rsidRDefault="00D45F66" w:rsidP="006B36D5">
            <w:pPr>
              <w:pStyle w:val="GOSTTablenorm"/>
            </w:pPr>
            <w:r>
              <w:t>плюс</w:t>
            </w:r>
          </w:p>
          <w:p w14:paraId="17FC47C6" w14:textId="1EAA909E" w:rsidR="00D45F66" w:rsidRDefault="00D45F66" w:rsidP="006B36D5">
            <w:pPr>
              <w:pStyle w:val="GOSTTablenorm"/>
            </w:pPr>
            <w:r w:rsidRPr="005E26C1">
              <w:rPr>
                <w:szCs w:val="22"/>
              </w:rPr>
              <w:t>Оборот по Кт за отчетный период по показателям</w:t>
            </w:r>
            <w:r>
              <w:t>:</w:t>
            </w:r>
          </w:p>
          <w:p w14:paraId="445A33FF" w14:textId="149F0691" w:rsidR="00D45F66" w:rsidRPr="008E560B" w:rsidRDefault="00D45F66" w:rsidP="006B36D5">
            <w:pPr>
              <w:pStyle w:val="GOSTTableListMark1"/>
            </w:pPr>
            <w:r w:rsidRPr="008E560B">
              <w:t>БО_ПБС_ЗФ_</w:t>
            </w:r>
            <w:r>
              <w:t>2,</w:t>
            </w:r>
          </w:p>
          <w:p w14:paraId="0EF8A28A" w14:textId="7EEAAB69" w:rsidR="00D45F66" w:rsidRPr="005E26C1" w:rsidRDefault="00D45F66" w:rsidP="006B36D5">
            <w:pPr>
              <w:pStyle w:val="GOSTTableListMark1"/>
              <w:rPr>
                <w:szCs w:val="22"/>
              </w:rPr>
            </w:pPr>
            <w:r w:rsidRPr="008E560B">
              <w:t>БО_ПБС_ЗФ_ВАЛ_</w:t>
            </w:r>
            <w:r>
              <w:t>2</w:t>
            </w:r>
          </w:p>
        </w:tc>
        <w:tc>
          <w:tcPr>
            <w:tcW w:w="254" w:type="pct"/>
          </w:tcPr>
          <w:p w14:paraId="73804592" w14:textId="547FB0A5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1AF9F025" w14:textId="7AF9A949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017E89E5" w14:textId="56E0575F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6E7CD07C" w14:textId="7784A91B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45570B07" w14:textId="37586998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374ED2CD" w14:textId="55D7BE90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65F9D258" w14:textId="50B68C0E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D45F66" w:rsidRPr="005E26C1" w14:paraId="76FDFB89" w14:textId="77777777" w:rsidTr="00D45F66">
        <w:tc>
          <w:tcPr>
            <w:tcW w:w="125" w:type="pct"/>
          </w:tcPr>
          <w:p w14:paraId="1EB42EF6" w14:textId="77777777" w:rsidR="00D45F66" w:rsidRPr="008E560B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647AD711" w14:textId="39CC93D4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8E560B">
              <w:t>Остаток ЛБО для закупок</w:t>
            </w:r>
            <w:r>
              <w:t xml:space="preserve"> на второй год планового периода</w:t>
            </w:r>
          </w:p>
        </w:tc>
        <w:tc>
          <w:tcPr>
            <w:tcW w:w="279" w:type="pct"/>
          </w:tcPr>
          <w:p w14:paraId="10F12F11" w14:textId="04848F77" w:rsidR="00D45F66" w:rsidRPr="001F33C0" w:rsidRDefault="00C303B1" w:rsidP="006B36D5">
            <w:pPr>
              <w:pStyle w:val="GOSTTablenorm"/>
              <w:rPr>
                <w:szCs w:val="22"/>
              </w:rPr>
            </w:pPr>
            <w:ins w:id="1324" w:author="Краснова Наталья EXP-332161" w:date="2026-03-19T17:53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2D110656" w14:textId="69843BA6" w:rsidR="00D45F66" w:rsidRDefault="00D45F66" w:rsidP="006B36D5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050F7EA" w14:textId="6FDA8444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5799923F" w14:textId="75754E7D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91</w:t>
            </w:r>
          </w:p>
        </w:tc>
        <w:tc>
          <w:tcPr>
            <w:tcW w:w="301" w:type="pct"/>
          </w:tcPr>
          <w:p w14:paraId="398C6A61" w14:textId="0B01D463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210</w:t>
            </w:r>
          </w:p>
        </w:tc>
        <w:tc>
          <w:tcPr>
            <w:tcW w:w="1107" w:type="pct"/>
          </w:tcPr>
          <w:p w14:paraId="434E6707" w14:textId="174A9532" w:rsidR="00D45F66" w:rsidRDefault="00D45F66" w:rsidP="006B36D5">
            <w:pPr>
              <w:pStyle w:val="GOSTTablenorm"/>
              <w:rPr>
                <w:rFonts w:eastAsia="Calibri"/>
              </w:rPr>
            </w:pPr>
            <w:r w:rsidRPr="008E560B">
              <w:rPr>
                <w:rFonts w:eastAsia="Calibri"/>
              </w:rPr>
              <w:t>Величина разности ЛБО, доведенных до ПБС (с учетом детализации), и поставленных на учет БО принятых по закупкам</w:t>
            </w:r>
            <w:r>
              <w:rPr>
                <w:rFonts w:eastAsia="Calibri"/>
              </w:rPr>
              <w:t xml:space="preserve"> </w:t>
            </w:r>
            <w:r>
              <w:t>на второй год планового периода</w:t>
            </w:r>
            <w:r>
              <w:rPr>
                <w:rFonts w:eastAsia="Calibri"/>
              </w:rPr>
              <w:t>.</w:t>
            </w:r>
          </w:p>
          <w:p w14:paraId="31D34864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118CFDCC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Баланс (Остаток по Кт = Оборот по Кт минус Оборот по Дт) на конец отчетного периода по показател</w:t>
            </w:r>
            <w:r>
              <w:rPr>
                <w:szCs w:val="22"/>
              </w:rPr>
              <w:t>ям:</w:t>
            </w:r>
          </w:p>
          <w:p w14:paraId="68F129F0" w14:textId="79DE9800" w:rsidR="00D45F66" w:rsidRPr="008E560B" w:rsidRDefault="00D45F66" w:rsidP="006B36D5">
            <w:pPr>
              <w:pStyle w:val="GOSTTableListMark1"/>
            </w:pPr>
            <w:r w:rsidRPr="008E560B">
              <w:t>ЛБО_ПБС_</w:t>
            </w:r>
            <w:r>
              <w:t>3,</w:t>
            </w:r>
          </w:p>
          <w:p w14:paraId="06E2CA30" w14:textId="710C2DC4" w:rsidR="00D45F66" w:rsidRPr="008E560B" w:rsidRDefault="00D45F66" w:rsidP="006B36D5">
            <w:pPr>
              <w:pStyle w:val="GOSTTableListMark1"/>
            </w:pPr>
            <w:r w:rsidRPr="008E560B">
              <w:t>ЛБО_ПБС_ВАЛ_</w:t>
            </w:r>
            <w:r>
              <w:t>3,</w:t>
            </w:r>
          </w:p>
          <w:p w14:paraId="4573396D" w14:textId="2DEAC3C3" w:rsidR="00D45F66" w:rsidRPr="008E560B" w:rsidRDefault="00D45F66" w:rsidP="006B36D5">
            <w:pPr>
              <w:pStyle w:val="GOSTTableListMark1"/>
            </w:pPr>
            <w:r w:rsidRPr="008E560B">
              <w:t>ЛБО_ПБС_СВЗ_</w:t>
            </w:r>
            <w:r>
              <w:t>3,</w:t>
            </w:r>
          </w:p>
          <w:p w14:paraId="706EE7F5" w14:textId="7990AEC1" w:rsidR="00D45F66" w:rsidRPr="008E560B" w:rsidRDefault="00D45F66" w:rsidP="006B36D5">
            <w:pPr>
              <w:pStyle w:val="GOSTTableListMark1"/>
            </w:pPr>
            <w:r w:rsidRPr="008E560B">
              <w:t>БО_ПБС_ЗП_</w:t>
            </w:r>
            <w:r>
              <w:t>3,</w:t>
            </w:r>
          </w:p>
          <w:p w14:paraId="69C58847" w14:textId="3A11AC7F" w:rsidR="00D45F66" w:rsidRDefault="00D45F66" w:rsidP="006B36D5">
            <w:pPr>
              <w:pStyle w:val="GOSTTableListMark1"/>
            </w:pPr>
            <w:r w:rsidRPr="008E560B">
              <w:t>БО_ПБС_ЗП_ВАЛ_</w:t>
            </w:r>
            <w:r>
              <w:t>3</w:t>
            </w:r>
          </w:p>
          <w:p w14:paraId="5A0A09BF" w14:textId="77777777" w:rsidR="00D45F66" w:rsidRDefault="00D45F66" w:rsidP="006B36D5">
            <w:pPr>
              <w:pStyle w:val="GOSTTablenorm"/>
            </w:pPr>
            <w:r>
              <w:t>плюс</w:t>
            </w:r>
          </w:p>
          <w:p w14:paraId="4E24CB30" w14:textId="107AB706" w:rsidR="00D45F66" w:rsidRDefault="00D45F66" w:rsidP="006B36D5">
            <w:pPr>
              <w:pStyle w:val="GOSTTablenorm"/>
            </w:pPr>
            <w:r w:rsidRPr="005E26C1">
              <w:rPr>
                <w:szCs w:val="22"/>
              </w:rPr>
              <w:t>Оборот по Кт за отчетный период по показателям</w:t>
            </w:r>
            <w:r>
              <w:t>:</w:t>
            </w:r>
          </w:p>
          <w:p w14:paraId="7493D25E" w14:textId="71D46A6B" w:rsidR="00D45F66" w:rsidRPr="008E560B" w:rsidRDefault="00D45F66" w:rsidP="006B36D5">
            <w:pPr>
              <w:pStyle w:val="GOSTTableListMark1"/>
            </w:pPr>
            <w:r w:rsidRPr="008E560B">
              <w:t>БО_ПБС_ЗФ_</w:t>
            </w:r>
            <w:r>
              <w:t>3,</w:t>
            </w:r>
          </w:p>
          <w:p w14:paraId="5AD9EFDE" w14:textId="28FEFAD6" w:rsidR="00D45F66" w:rsidRPr="005E26C1" w:rsidRDefault="00D45F66" w:rsidP="006B36D5">
            <w:pPr>
              <w:pStyle w:val="GOSTTableListMark1"/>
              <w:rPr>
                <w:szCs w:val="22"/>
              </w:rPr>
            </w:pPr>
            <w:r w:rsidRPr="008E560B">
              <w:t>БО_ПБС_ЗФ_ВАЛ_</w:t>
            </w:r>
            <w:r>
              <w:t>3</w:t>
            </w:r>
          </w:p>
        </w:tc>
        <w:tc>
          <w:tcPr>
            <w:tcW w:w="254" w:type="pct"/>
          </w:tcPr>
          <w:p w14:paraId="75D3EF50" w14:textId="019D5817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5E90BDD5" w14:textId="6C4DF64B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71CF7243" w14:textId="05EE9EAD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3E5F6508" w14:textId="2E49F70A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6CB3C4F0" w14:textId="66970A34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47970DA5" w14:textId="4B6F6959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08F3407F" w14:textId="0C2949DC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D45F66" w:rsidRPr="005E26C1" w14:paraId="75C39F58" w14:textId="77777777" w:rsidTr="00D45F66">
        <w:tc>
          <w:tcPr>
            <w:tcW w:w="125" w:type="pct"/>
          </w:tcPr>
          <w:p w14:paraId="4DD0FD8D" w14:textId="77777777" w:rsidR="00D45F66" w:rsidRPr="008E560B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5E62AB31" w14:textId="784FFDC2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8E560B">
              <w:t>Остаток ЛБО для закупок</w:t>
            </w:r>
            <w:r>
              <w:t xml:space="preserve"> на третий год планового периода</w:t>
            </w:r>
          </w:p>
        </w:tc>
        <w:tc>
          <w:tcPr>
            <w:tcW w:w="279" w:type="pct"/>
          </w:tcPr>
          <w:p w14:paraId="21E3D94A" w14:textId="68E6EE31" w:rsidR="00D45F66" w:rsidRPr="001F33C0" w:rsidRDefault="00C303B1" w:rsidP="006B36D5">
            <w:pPr>
              <w:pStyle w:val="GOSTTablenorm"/>
              <w:rPr>
                <w:szCs w:val="22"/>
              </w:rPr>
            </w:pPr>
            <w:ins w:id="1325" w:author="Краснова Наталья EXP-332161" w:date="2026-03-19T17:53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316BEB83" w14:textId="0FA757E6" w:rsidR="00D45F66" w:rsidRDefault="00D45F66" w:rsidP="006B36D5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44769A6" w14:textId="012CDECC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0A4E53A4" w14:textId="2D439211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92</w:t>
            </w:r>
          </w:p>
        </w:tc>
        <w:tc>
          <w:tcPr>
            <w:tcW w:w="301" w:type="pct"/>
          </w:tcPr>
          <w:p w14:paraId="79EB7013" w14:textId="0169745F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211</w:t>
            </w:r>
          </w:p>
        </w:tc>
        <w:tc>
          <w:tcPr>
            <w:tcW w:w="1107" w:type="pct"/>
          </w:tcPr>
          <w:p w14:paraId="7B7EFAC4" w14:textId="584C7078" w:rsidR="00D45F66" w:rsidRDefault="00D45F66" w:rsidP="006B36D5">
            <w:pPr>
              <w:pStyle w:val="GOSTTablenorm"/>
              <w:rPr>
                <w:rFonts w:eastAsia="Calibri"/>
              </w:rPr>
            </w:pPr>
            <w:r w:rsidRPr="008E560B">
              <w:rPr>
                <w:rFonts w:eastAsia="Calibri"/>
              </w:rPr>
              <w:t>Величина разности ЛБО, доведенных до ПБС (с учетом детализации), и поставленных на учет БО принятых по закупкам</w:t>
            </w:r>
            <w:r>
              <w:rPr>
                <w:rFonts w:eastAsia="Calibri"/>
              </w:rPr>
              <w:t xml:space="preserve"> </w:t>
            </w:r>
            <w:r>
              <w:t>на третий год планового периода</w:t>
            </w:r>
            <w:r>
              <w:rPr>
                <w:rFonts w:eastAsia="Calibri"/>
              </w:rPr>
              <w:t>.</w:t>
            </w:r>
          </w:p>
          <w:p w14:paraId="51673C0B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0077622B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Баланс (Остаток по Кт = Оборот по Кт минус Оборот по Дт) на конец отчетного периода по показател</w:t>
            </w:r>
            <w:r>
              <w:rPr>
                <w:szCs w:val="22"/>
              </w:rPr>
              <w:t>ям:</w:t>
            </w:r>
          </w:p>
          <w:p w14:paraId="7EFDBBDF" w14:textId="340F60EC" w:rsidR="00D45F66" w:rsidRPr="008E560B" w:rsidRDefault="00D45F66" w:rsidP="006B36D5">
            <w:pPr>
              <w:pStyle w:val="GOSTTableListMark1"/>
            </w:pPr>
            <w:r w:rsidRPr="008E560B">
              <w:t>ЛБО_ПБС_</w:t>
            </w:r>
            <w:r>
              <w:t>4,</w:t>
            </w:r>
          </w:p>
          <w:p w14:paraId="671D5950" w14:textId="0A79E700" w:rsidR="00D45F66" w:rsidRPr="008E560B" w:rsidRDefault="00D45F66" w:rsidP="006B36D5">
            <w:pPr>
              <w:pStyle w:val="GOSTTableListMark1"/>
            </w:pPr>
            <w:r w:rsidRPr="008E560B">
              <w:t>ЛБО_ПБС_ВАЛ_</w:t>
            </w:r>
            <w:r>
              <w:t>4,</w:t>
            </w:r>
          </w:p>
          <w:p w14:paraId="6BF84ED1" w14:textId="0336B570" w:rsidR="00D45F66" w:rsidRPr="008E560B" w:rsidRDefault="00D45F66" w:rsidP="006B36D5">
            <w:pPr>
              <w:pStyle w:val="GOSTTableListMark1"/>
            </w:pPr>
            <w:r w:rsidRPr="008E560B">
              <w:t>ЛБО_ПБС_СВЗ_</w:t>
            </w:r>
            <w:r>
              <w:t>4,</w:t>
            </w:r>
          </w:p>
          <w:p w14:paraId="2FF49253" w14:textId="3E8D1B7F" w:rsidR="00D45F66" w:rsidRPr="008E560B" w:rsidRDefault="00D45F66" w:rsidP="006B36D5">
            <w:pPr>
              <w:pStyle w:val="GOSTTableListMark1"/>
            </w:pPr>
            <w:r w:rsidRPr="008E560B">
              <w:t>БО_ПБС_ЗП_</w:t>
            </w:r>
            <w:r>
              <w:t>4,</w:t>
            </w:r>
          </w:p>
          <w:p w14:paraId="549E514B" w14:textId="4F0B063E" w:rsidR="00D45F66" w:rsidRDefault="00D45F66" w:rsidP="006B36D5">
            <w:pPr>
              <w:pStyle w:val="GOSTTableListMark1"/>
            </w:pPr>
            <w:r w:rsidRPr="008E560B">
              <w:t>БО_ПБС_ЗП_ВАЛ_</w:t>
            </w:r>
            <w:r>
              <w:t>4</w:t>
            </w:r>
          </w:p>
          <w:p w14:paraId="58A18D9A" w14:textId="77777777" w:rsidR="00D45F66" w:rsidRDefault="00D45F66" w:rsidP="006B36D5">
            <w:pPr>
              <w:pStyle w:val="GOSTTablenorm"/>
            </w:pPr>
            <w:r>
              <w:t>плюс</w:t>
            </w:r>
          </w:p>
          <w:p w14:paraId="48C2213D" w14:textId="4ECC0871" w:rsidR="00D45F66" w:rsidRDefault="00D45F66" w:rsidP="006B36D5">
            <w:pPr>
              <w:pStyle w:val="GOSTTablenorm"/>
            </w:pPr>
            <w:r w:rsidRPr="005E26C1">
              <w:rPr>
                <w:szCs w:val="22"/>
              </w:rPr>
              <w:t>Оборот по Кт за отчетный период по показателям</w:t>
            </w:r>
            <w:r>
              <w:t>:</w:t>
            </w:r>
          </w:p>
          <w:p w14:paraId="5A820843" w14:textId="0B9D543D" w:rsidR="00D45F66" w:rsidRPr="008E560B" w:rsidRDefault="00D45F66" w:rsidP="006B36D5">
            <w:pPr>
              <w:pStyle w:val="GOSTTableListMark1"/>
            </w:pPr>
            <w:r w:rsidRPr="008E560B">
              <w:t>БО_ПБС_ЗФ_</w:t>
            </w:r>
            <w:r>
              <w:t>4,</w:t>
            </w:r>
          </w:p>
          <w:p w14:paraId="58377D44" w14:textId="5ABCD739" w:rsidR="00D45F66" w:rsidRPr="005E26C1" w:rsidRDefault="00D45F66" w:rsidP="006B36D5">
            <w:pPr>
              <w:pStyle w:val="GOSTTableListMark1"/>
              <w:rPr>
                <w:szCs w:val="22"/>
              </w:rPr>
            </w:pPr>
            <w:r w:rsidRPr="008E560B">
              <w:t>БО_ПБС_ЗФ_ВАЛ_</w:t>
            </w:r>
            <w:r>
              <w:t>4</w:t>
            </w:r>
          </w:p>
        </w:tc>
        <w:tc>
          <w:tcPr>
            <w:tcW w:w="254" w:type="pct"/>
          </w:tcPr>
          <w:p w14:paraId="63CD76FD" w14:textId="5ECC1CF6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5C5AA738" w14:textId="3EEA28B4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1CCDEAFC" w14:textId="38285FA7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22BC7EA5" w14:textId="7FEA5079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34534327" w14:textId="5B1E24BF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79440662" w14:textId="2E7497B8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41B5C7ED" w14:textId="49ED29A3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D45F66" w:rsidRPr="005E26C1" w14:paraId="1862B23F" w14:textId="77777777" w:rsidTr="00D45F66">
        <w:tc>
          <w:tcPr>
            <w:tcW w:w="125" w:type="pct"/>
          </w:tcPr>
          <w:p w14:paraId="28105C62" w14:textId="77777777" w:rsidR="00D45F66" w:rsidRPr="008E560B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31E58F36" w14:textId="2FC70233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8E560B">
              <w:t>ЛБО ПБС к отзыву</w:t>
            </w:r>
          </w:p>
        </w:tc>
        <w:tc>
          <w:tcPr>
            <w:tcW w:w="279" w:type="pct"/>
          </w:tcPr>
          <w:p w14:paraId="37873F0E" w14:textId="1EC5F6B3" w:rsidR="00D45F66" w:rsidRPr="001F33C0" w:rsidRDefault="00C303B1" w:rsidP="006B36D5">
            <w:pPr>
              <w:pStyle w:val="GOSTTablenorm"/>
              <w:rPr>
                <w:szCs w:val="22"/>
              </w:rPr>
            </w:pPr>
            <w:ins w:id="1326" w:author="Краснова Наталья EXP-332161" w:date="2026-03-19T17:53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1521E543" w14:textId="3D13B158" w:rsidR="00D45F66" w:rsidRDefault="00D45F66" w:rsidP="006B36D5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9394B50" w14:textId="1436CB4C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4EB3E98D" w14:textId="12ACC61F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36</w:t>
            </w:r>
          </w:p>
        </w:tc>
        <w:tc>
          <w:tcPr>
            <w:tcW w:w="301" w:type="pct"/>
          </w:tcPr>
          <w:p w14:paraId="6713A561" w14:textId="76B42C76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212</w:t>
            </w:r>
          </w:p>
        </w:tc>
        <w:tc>
          <w:tcPr>
            <w:tcW w:w="1107" w:type="pct"/>
          </w:tcPr>
          <w:p w14:paraId="7CF65D51" w14:textId="77777777" w:rsidR="00D45F66" w:rsidRDefault="00D45F66" w:rsidP="006B36D5">
            <w:pPr>
              <w:pStyle w:val="GOSTTablenorm"/>
            </w:pPr>
            <w:r w:rsidRPr="008E560B">
              <w:t xml:space="preserve">Сумма неиспользованных ЛБО ПБС, подлежащая отзыву на </w:t>
            </w:r>
            <w:r>
              <w:t>лицевом счете</w:t>
            </w:r>
            <w:r w:rsidRPr="008E560B">
              <w:t xml:space="preserve"> вышестоящего УБП после приостановления операций на </w:t>
            </w:r>
            <w:r>
              <w:t>лицевом счете</w:t>
            </w:r>
            <w:r w:rsidRPr="008E560B">
              <w:t>. Отзыву подлежат ЛБО в сумме отрицательного остатка по показателю. Если остаток по показателю положительный, то отзыв ЛБО не производится</w:t>
            </w:r>
            <w:r>
              <w:t>.</w:t>
            </w:r>
          </w:p>
          <w:p w14:paraId="6772CBDC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1C9A85CE" w14:textId="63944C23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Баланс (Остаток по Кт = Оборот по Кт минус Оборот по Дт) на конец отчетного периода по показател</w:t>
            </w:r>
            <w:r>
              <w:rPr>
                <w:szCs w:val="22"/>
              </w:rPr>
              <w:t>ю:</w:t>
            </w:r>
          </w:p>
          <w:p w14:paraId="77BC6E4D" w14:textId="37A4DF85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8E560B">
              <w:t>ЛБО_ПБС_ОТЗ_</w:t>
            </w:r>
            <w:r>
              <w:t>1</w:t>
            </w:r>
          </w:p>
        </w:tc>
        <w:tc>
          <w:tcPr>
            <w:tcW w:w="254" w:type="pct"/>
          </w:tcPr>
          <w:p w14:paraId="12E067AD" w14:textId="7C7F1779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45F61A4F" w14:textId="25075F60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0D5C26F6" w14:textId="26E2A1BF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234F722D" w14:textId="5F63D4E2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39DBF4C6" w14:textId="13EABA4C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464A3442" w14:textId="2EF9A112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27C3AA22" w14:textId="39A4F081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D45F66" w:rsidRPr="005E26C1" w14:paraId="318AAAFF" w14:textId="77777777" w:rsidTr="00D45F66">
        <w:tc>
          <w:tcPr>
            <w:tcW w:w="125" w:type="pct"/>
          </w:tcPr>
          <w:p w14:paraId="332550AB" w14:textId="77777777" w:rsidR="00D45F66" w:rsidRPr="00941904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17E2CF2B" w14:textId="665D93C3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941904">
              <w:t>ПОФР утвержденные ГРБС на текущий финансовый год</w:t>
            </w:r>
          </w:p>
        </w:tc>
        <w:tc>
          <w:tcPr>
            <w:tcW w:w="279" w:type="pct"/>
          </w:tcPr>
          <w:p w14:paraId="1C6E6910" w14:textId="25008B1D" w:rsidR="00D45F66" w:rsidRPr="001F33C0" w:rsidRDefault="00C303B1" w:rsidP="006B36D5">
            <w:pPr>
              <w:pStyle w:val="GOSTTablenorm"/>
              <w:rPr>
                <w:szCs w:val="22"/>
              </w:rPr>
            </w:pPr>
            <w:ins w:id="1327" w:author="Краснова Наталья EXP-332161" w:date="2026-03-19T17:53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4B90A502" w14:textId="5A8ADDDE" w:rsidR="00D45F66" w:rsidRDefault="00D45F66" w:rsidP="006B36D5">
            <w:pPr>
              <w:pStyle w:val="GOSTTablenorm"/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BD0DB9A" w14:textId="5064F17A" w:rsidR="00D45F66" w:rsidRPr="00941904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73325060" w14:textId="760AEA71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941904">
              <w:t>265</w:t>
            </w:r>
          </w:p>
        </w:tc>
        <w:tc>
          <w:tcPr>
            <w:tcW w:w="301" w:type="pct"/>
          </w:tcPr>
          <w:p w14:paraId="6C427612" w14:textId="3390B36B" w:rsidR="00D45F66" w:rsidRPr="00E1397A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85</w:t>
            </w:r>
          </w:p>
        </w:tc>
        <w:tc>
          <w:tcPr>
            <w:tcW w:w="1107" w:type="pct"/>
          </w:tcPr>
          <w:p w14:paraId="33A6A817" w14:textId="77777777" w:rsidR="00D45F66" w:rsidRDefault="00D45F66" w:rsidP="006B36D5">
            <w:pPr>
              <w:pStyle w:val="GOSTTablenorm"/>
            </w:pPr>
            <w:r w:rsidRPr="004A1C8C">
              <w:rPr>
                <w:rFonts w:eastAsia="Calibri"/>
                <w:szCs w:val="22"/>
              </w:rPr>
              <w:t>Сумма ПОФР, утвержденных Минфином России для ГРБС</w:t>
            </w:r>
            <w:r>
              <w:rPr>
                <w:rFonts w:eastAsia="Calibri"/>
                <w:szCs w:val="22"/>
              </w:rPr>
              <w:t xml:space="preserve"> </w:t>
            </w:r>
            <w:r w:rsidRPr="00941904">
              <w:t>на текущий финансовый год</w:t>
            </w:r>
            <w:r>
              <w:t>.</w:t>
            </w:r>
          </w:p>
          <w:p w14:paraId="1BB66900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4CB892D7" w14:textId="53EC6C5F" w:rsidR="00D45F66" w:rsidRPr="00F85751" w:rsidRDefault="00D45F66" w:rsidP="006B36D5">
            <w:pPr>
              <w:pStyle w:val="GOSTTablenorm"/>
            </w:pPr>
            <w:r w:rsidRPr="005E26C1">
              <w:rPr>
                <w:szCs w:val="22"/>
              </w:rPr>
              <w:lastRenderedPageBreak/>
              <w:t>Оборот по Кт за</w:t>
            </w:r>
            <w:r>
              <w:rPr>
                <w:szCs w:val="22"/>
              </w:rPr>
              <w:t xml:space="preserve"> отчетный период по показателю </w:t>
            </w:r>
            <w:r w:rsidRPr="00941904">
              <w:t>ПОФР_ГРБС_1</w:t>
            </w:r>
          </w:p>
        </w:tc>
        <w:tc>
          <w:tcPr>
            <w:tcW w:w="254" w:type="pct"/>
          </w:tcPr>
          <w:p w14:paraId="5FE61726" w14:textId="42FF0415" w:rsidR="00D45F66" w:rsidRDefault="00D45F66" w:rsidP="006B36D5">
            <w:pPr>
              <w:pStyle w:val="GOSTTablenorm"/>
              <w:rPr>
                <w:szCs w:val="22"/>
              </w:rPr>
            </w:pPr>
            <w:r w:rsidRPr="00D3569E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5A36ED5E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</w:p>
          <w:p w14:paraId="1912ECDE" w14:textId="46088450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ГРБС</w:t>
            </w:r>
          </w:p>
        </w:tc>
        <w:tc>
          <w:tcPr>
            <w:tcW w:w="256" w:type="pct"/>
          </w:tcPr>
          <w:p w14:paraId="0615AEE2" w14:textId="33872A4C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CB476F">
              <w:t>-</w:t>
            </w:r>
          </w:p>
        </w:tc>
        <w:tc>
          <w:tcPr>
            <w:tcW w:w="213" w:type="pct"/>
          </w:tcPr>
          <w:p w14:paraId="08E2CA5A" w14:textId="636E7748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CB476F">
              <w:t>-</w:t>
            </w:r>
          </w:p>
        </w:tc>
        <w:tc>
          <w:tcPr>
            <w:tcW w:w="213" w:type="pct"/>
          </w:tcPr>
          <w:p w14:paraId="7F79A5A6" w14:textId="1FE2DE8C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CB476F">
              <w:t>-</w:t>
            </w:r>
          </w:p>
        </w:tc>
        <w:tc>
          <w:tcPr>
            <w:tcW w:w="213" w:type="pct"/>
          </w:tcPr>
          <w:p w14:paraId="78D4D207" w14:textId="5D806F15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CB476F">
              <w:t>-</w:t>
            </w:r>
          </w:p>
        </w:tc>
        <w:tc>
          <w:tcPr>
            <w:tcW w:w="249" w:type="pct"/>
          </w:tcPr>
          <w:p w14:paraId="178A5925" w14:textId="23326ABF" w:rsidR="00D45F66" w:rsidRDefault="00D45F66" w:rsidP="006B36D5">
            <w:pPr>
              <w:pStyle w:val="GOSTTablenorm"/>
              <w:rPr>
                <w:szCs w:val="22"/>
              </w:rPr>
            </w:pPr>
            <w:r w:rsidRPr="00CB476F">
              <w:t>-</w:t>
            </w:r>
          </w:p>
        </w:tc>
      </w:tr>
      <w:tr w:rsidR="00D45F66" w:rsidRPr="005E26C1" w14:paraId="7FC44F29" w14:textId="77777777" w:rsidTr="00D45F66">
        <w:tc>
          <w:tcPr>
            <w:tcW w:w="125" w:type="pct"/>
          </w:tcPr>
          <w:p w14:paraId="12639535" w14:textId="77777777" w:rsidR="00D45F66" w:rsidRPr="008A7F76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767ACB7E" w14:textId="4921A3CC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B10891">
              <w:rPr>
                <w:szCs w:val="22"/>
              </w:rPr>
              <w:t>ПОФР утвержденные ГРБС на первый год планового периода</w:t>
            </w:r>
          </w:p>
        </w:tc>
        <w:tc>
          <w:tcPr>
            <w:tcW w:w="279" w:type="pct"/>
          </w:tcPr>
          <w:p w14:paraId="5DF4C6B9" w14:textId="22EE6692" w:rsidR="00D45F66" w:rsidRPr="001F33C0" w:rsidRDefault="00C303B1" w:rsidP="006B36D5">
            <w:pPr>
              <w:pStyle w:val="GOSTTablenorm"/>
              <w:rPr>
                <w:szCs w:val="22"/>
              </w:rPr>
            </w:pPr>
            <w:ins w:id="1328" w:author="Краснова Наталья EXP-332161" w:date="2026-03-19T17:53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1A0FDCF3" w14:textId="52C1555E" w:rsidR="00D45F66" w:rsidRDefault="00D45F66" w:rsidP="006B36D5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6062B40" w14:textId="07170B0E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5FDD97AF" w14:textId="368561D0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266</w:t>
            </w:r>
          </w:p>
        </w:tc>
        <w:tc>
          <w:tcPr>
            <w:tcW w:w="301" w:type="pct"/>
          </w:tcPr>
          <w:p w14:paraId="5310F89A" w14:textId="5FDB0F67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86</w:t>
            </w:r>
          </w:p>
        </w:tc>
        <w:tc>
          <w:tcPr>
            <w:tcW w:w="1107" w:type="pct"/>
          </w:tcPr>
          <w:p w14:paraId="331A65AA" w14:textId="25130C13" w:rsidR="00D45F66" w:rsidRDefault="00D45F66" w:rsidP="006B36D5">
            <w:pPr>
              <w:pStyle w:val="GOSTTablenorm"/>
            </w:pPr>
            <w:r w:rsidRPr="004A1C8C">
              <w:rPr>
                <w:rFonts w:eastAsia="Calibri"/>
                <w:szCs w:val="22"/>
              </w:rPr>
              <w:t>Сумма ПОФР, утвержденных Минфином России для ГРБС</w:t>
            </w:r>
            <w:r>
              <w:rPr>
                <w:rFonts w:eastAsia="Calibri"/>
                <w:szCs w:val="22"/>
              </w:rPr>
              <w:t xml:space="preserve"> </w:t>
            </w:r>
            <w:r w:rsidRPr="00B10891">
              <w:rPr>
                <w:szCs w:val="22"/>
              </w:rPr>
              <w:t>на первый год планового периода</w:t>
            </w:r>
            <w:r>
              <w:t>.</w:t>
            </w:r>
          </w:p>
          <w:p w14:paraId="16BB0666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4D1E1897" w14:textId="1EDD568F" w:rsidR="00D45F66" w:rsidRPr="005648A5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Оборот по Кт за</w:t>
            </w:r>
            <w:r>
              <w:rPr>
                <w:szCs w:val="22"/>
              </w:rPr>
              <w:t xml:space="preserve"> отчетный период по показателю </w:t>
            </w:r>
            <w:r>
              <w:t>ПОФР_ГРБС_2</w:t>
            </w:r>
          </w:p>
        </w:tc>
        <w:tc>
          <w:tcPr>
            <w:tcW w:w="254" w:type="pct"/>
          </w:tcPr>
          <w:p w14:paraId="16A2413C" w14:textId="4C4C7737" w:rsidR="00D45F66" w:rsidRDefault="00D45F66" w:rsidP="006B36D5">
            <w:pPr>
              <w:pStyle w:val="GOSTTablenorm"/>
              <w:rPr>
                <w:szCs w:val="22"/>
              </w:rPr>
            </w:pPr>
            <w:r w:rsidRPr="00D3569E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69AD4F3F" w14:textId="02F34743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  <w:r>
              <w:rPr>
                <w:szCs w:val="22"/>
              </w:rPr>
              <w:t xml:space="preserve"> ГРБС</w:t>
            </w:r>
          </w:p>
        </w:tc>
        <w:tc>
          <w:tcPr>
            <w:tcW w:w="256" w:type="pct"/>
          </w:tcPr>
          <w:p w14:paraId="38C6036C" w14:textId="0FDFE9AC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CB476F">
              <w:t>-</w:t>
            </w:r>
          </w:p>
        </w:tc>
        <w:tc>
          <w:tcPr>
            <w:tcW w:w="213" w:type="pct"/>
          </w:tcPr>
          <w:p w14:paraId="1F7E106A" w14:textId="1C1419A5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CB476F">
              <w:t>-</w:t>
            </w:r>
          </w:p>
        </w:tc>
        <w:tc>
          <w:tcPr>
            <w:tcW w:w="213" w:type="pct"/>
          </w:tcPr>
          <w:p w14:paraId="4248859A" w14:textId="4A287E39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CB476F">
              <w:t>-</w:t>
            </w:r>
          </w:p>
        </w:tc>
        <w:tc>
          <w:tcPr>
            <w:tcW w:w="213" w:type="pct"/>
          </w:tcPr>
          <w:p w14:paraId="733A4FA4" w14:textId="0E7F1BCA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CB476F">
              <w:t>-</w:t>
            </w:r>
          </w:p>
        </w:tc>
        <w:tc>
          <w:tcPr>
            <w:tcW w:w="249" w:type="pct"/>
          </w:tcPr>
          <w:p w14:paraId="1F0E3998" w14:textId="3D59C802" w:rsidR="00D45F66" w:rsidRDefault="00D45F66" w:rsidP="006B36D5">
            <w:pPr>
              <w:pStyle w:val="GOSTTablenorm"/>
              <w:rPr>
                <w:szCs w:val="22"/>
              </w:rPr>
            </w:pPr>
            <w:r w:rsidRPr="00CB476F">
              <w:t>-</w:t>
            </w:r>
          </w:p>
        </w:tc>
      </w:tr>
      <w:tr w:rsidR="00D45F66" w:rsidRPr="005E26C1" w14:paraId="51411F7A" w14:textId="77777777" w:rsidTr="00D45F66">
        <w:tc>
          <w:tcPr>
            <w:tcW w:w="125" w:type="pct"/>
          </w:tcPr>
          <w:p w14:paraId="628D5B28" w14:textId="77777777" w:rsidR="00D45F66" w:rsidRPr="00941904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63EEF395" w14:textId="7CE138EE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C5401C">
              <w:rPr>
                <w:highlight w:val="cyan"/>
              </w:rPr>
              <w:t>ПОФР утвержденные ГРБС на текущий финансовый год (новая модель учета)</w:t>
            </w:r>
          </w:p>
        </w:tc>
        <w:tc>
          <w:tcPr>
            <w:tcW w:w="279" w:type="pct"/>
          </w:tcPr>
          <w:p w14:paraId="336BC180" w14:textId="64DA51C4" w:rsidR="00D45F66" w:rsidRPr="001F33C0" w:rsidRDefault="00C303B1" w:rsidP="006B36D5">
            <w:pPr>
              <w:pStyle w:val="GOSTTablenorm"/>
              <w:rPr>
                <w:szCs w:val="22"/>
              </w:rPr>
            </w:pPr>
            <w:ins w:id="1329" w:author="Краснова Наталья EXP-332161" w:date="2026-03-19T17:53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6103841A" w14:textId="12787D4E" w:rsidR="00D45F66" w:rsidRDefault="00D45F66" w:rsidP="006B36D5">
            <w:pPr>
              <w:pStyle w:val="GOSTTablenorm"/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EEFC5A4" w14:textId="77777777" w:rsidR="00D45F66" w:rsidRPr="00941904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341" w:type="pct"/>
          </w:tcPr>
          <w:p w14:paraId="2F7E0982" w14:textId="59A09CE0" w:rsidR="00D45F66" w:rsidRPr="00C5401C" w:rsidRDefault="00D45F66" w:rsidP="006B36D5">
            <w:pPr>
              <w:pStyle w:val="GOSTTablenorm"/>
              <w:rPr>
                <w:szCs w:val="22"/>
                <w:highlight w:val="cyan"/>
              </w:rPr>
            </w:pPr>
            <w:r>
              <w:rPr>
                <w:highlight w:val="cyan"/>
              </w:rPr>
              <w:t>308</w:t>
            </w:r>
          </w:p>
        </w:tc>
        <w:tc>
          <w:tcPr>
            <w:tcW w:w="301" w:type="pct"/>
          </w:tcPr>
          <w:p w14:paraId="113F8D68" w14:textId="01AF2215" w:rsidR="00D45F66" w:rsidRPr="00C5401C" w:rsidRDefault="00D45F66" w:rsidP="006B36D5">
            <w:pPr>
              <w:pStyle w:val="GOSTTablenorm"/>
              <w:rPr>
                <w:szCs w:val="22"/>
                <w:highlight w:val="cyan"/>
              </w:rPr>
            </w:pPr>
            <w:r w:rsidRPr="00C5401C">
              <w:rPr>
                <w:szCs w:val="22"/>
                <w:highlight w:val="cyan"/>
                <w:lang w:val="en-US"/>
              </w:rPr>
              <w:t>EXP</w:t>
            </w:r>
            <w:r w:rsidRPr="00C5401C">
              <w:rPr>
                <w:szCs w:val="22"/>
                <w:highlight w:val="cyan"/>
              </w:rPr>
              <w:t xml:space="preserve">: </w:t>
            </w:r>
            <w:r>
              <w:rPr>
                <w:szCs w:val="22"/>
                <w:highlight w:val="cyan"/>
              </w:rPr>
              <w:t>296</w:t>
            </w:r>
          </w:p>
        </w:tc>
        <w:tc>
          <w:tcPr>
            <w:tcW w:w="1107" w:type="pct"/>
          </w:tcPr>
          <w:p w14:paraId="4E2085B4" w14:textId="77777777" w:rsidR="00D45F66" w:rsidRDefault="00D45F66" w:rsidP="006B36D5">
            <w:pPr>
              <w:pStyle w:val="GOSTTablenorm"/>
            </w:pPr>
            <w:r w:rsidRPr="004A1C8C">
              <w:rPr>
                <w:rFonts w:eastAsia="Calibri"/>
                <w:szCs w:val="22"/>
              </w:rPr>
              <w:t>Сумма ПОФР, утвержденных Минфином России для ГРБС</w:t>
            </w:r>
            <w:r>
              <w:rPr>
                <w:rFonts w:eastAsia="Calibri"/>
                <w:szCs w:val="22"/>
              </w:rPr>
              <w:t xml:space="preserve"> </w:t>
            </w:r>
            <w:r w:rsidRPr="00941904">
              <w:t>на текущий финансовый год</w:t>
            </w:r>
            <w:r>
              <w:t>.</w:t>
            </w:r>
          </w:p>
          <w:p w14:paraId="50B629B3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776A93A9" w14:textId="68F46B4E" w:rsidR="00D45F66" w:rsidRPr="00F85751" w:rsidRDefault="00D45F66" w:rsidP="006B36D5">
            <w:pPr>
              <w:pStyle w:val="GOSTTablenorm"/>
            </w:pPr>
            <w:r w:rsidRPr="005E26C1">
              <w:rPr>
                <w:szCs w:val="22"/>
              </w:rPr>
              <w:t>Оборот по Кт за</w:t>
            </w:r>
            <w:r>
              <w:rPr>
                <w:szCs w:val="22"/>
              </w:rPr>
              <w:t xml:space="preserve"> отчетный период по показателю </w:t>
            </w:r>
            <w:r w:rsidRPr="00C5401C">
              <w:t>ПОФР_УТВ_ГРБС_1</w:t>
            </w:r>
          </w:p>
        </w:tc>
        <w:tc>
          <w:tcPr>
            <w:tcW w:w="254" w:type="pct"/>
          </w:tcPr>
          <w:p w14:paraId="4EAFC037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D3569E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476DE7B4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</w:p>
          <w:p w14:paraId="5E5EC98B" w14:textId="77777777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ГРБС</w:t>
            </w:r>
          </w:p>
        </w:tc>
        <w:tc>
          <w:tcPr>
            <w:tcW w:w="256" w:type="pct"/>
          </w:tcPr>
          <w:p w14:paraId="7566BB93" w14:textId="77777777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CB476F">
              <w:t>-</w:t>
            </w:r>
          </w:p>
        </w:tc>
        <w:tc>
          <w:tcPr>
            <w:tcW w:w="213" w:type="pct"/>
          </w:tcPr>
          <w:p w14:paraId="0136EDB1" w14:textId="77777777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CB476F">
              <w:t>-</w:t>
            </w:r>
          </w:p>
        </w:tc>
        <w:tc>
          <w:tcPr>
            <w:tcW w:w="213" w:type="pct"/>
          </w:tcPr>
          <w:p w14:paraId="3349595F" w14:textId="77777777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CB476F">
              <w:t>-</w:t>
            </w:r>
          </w:p>
        </w:tc>
        <w:tc>
          <w:tcPr>
            <w:tcW w:w="213" w:type="pct"/>
          </w:tcPr>
          <w:p w14:paraId="1FF66296" w14:textId="77777777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CB476F">
              <w:t>-</w:t>
            </w:r>
          </w:p>
        </w:tc>
        <w:tc>
          <w:tcPr>
            <w:tcW w:w="249" w:type="pct"/>
          </w:tcPr>
          <w:p w14:paraId="4A30E800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CB476F">
              <w:t>-</w:t>
            </w:r>
          </w:p>
        </w:tc>
      </w:tr>
      <w:tr w:rsidR="00D45F66" w:rsidRPr="005E26C1" w14:paraId="33C3116D" w14:textId="77777777" w:rsidTr="00D45F66">
        <w:tc>
          <w:tcPr>
            <w:tcW w:w="125" w:type="pct"/>
          </w:tcPr>
          <w:p w14:paraId="4A617AD0" w14:textId="77777777" w:rsidR="00D45F66" w:rsidRPr="008A7F76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18B16232" w14:textId="3AE5368C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C5401C">
              <w:rPr>
                <w:szCs w:val="22"/>
                <w:highlight w:val="cyan"/>
              </w:rPr>
              <w:t xml:space="preserve">ПОФР утвержденные ГРБС на первый год планового </w:t>
            </w:r>
            <w:r w:rsidRPr="00C5401C">
              <w:rPr>
                <w:szCs w:val="22"/>
                <w:highlight w:val="cyan"/>
              </w:rPr>
              <w:lastRenderedPageBreak/>
              <w:t xml:space="preserve">периода </w:t>
            </w:r>
            <w:r w:rsidRPr="00C5401C">
              <w:rPr>
                <w:highlight w:val="cyan"/>
              </w:rPr>
              <w:t>(новая модель учета)</w:t>
            </w:r>
          </w:p>
        </w:tc>
        <w:tc>
          <w:tcPr>
            <w:tcW w:w="279" w:type="pct"/>
          </w:tcPr>
          <w:p w14:paraId="1F5576B3" w14:textId="5E88BDD6" w:rsidR="00D45F66" w:rsidRPr="001F33C0" w:rsidRDefault="00C303B1" w:rsidP="006B36D5">
            <w:pPr>
              <w:pStyle w:val="GOSTTablenorm"/>
              <w:rPr>
                <w:szCs w:val="22"/>
              </w:rPr>
            </w:pPr>
            <w:ins w:id="1330" w:author="Краснова Наталья EXP-332161" w:date="2026-03-19T17:53:00Z">
              <w:r>
                <w:rPr>
                  <w:szCs w:val="22"/>
                </w:rPr>
                <w:lastRenderedPageBreak/>
                <w:t>БПС</w:t>
              </w:r>
            </w:ins>
          </w:p>
        </w:tc>
        <w:tc>
          <w:tcPr>
            <w:tcW w:w="279" w:type="pct"/>
          </w:tcPr>
          <w:p w14:paraId="6810C977" w14:textId="47EB0CC3" w:rsidR="00D45F66" w:rsidRDefault="00D45F66" w:rsidP="006B36D5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70DC800" w14:textId="77777777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16BE85D0" w14:textId="36BB37E7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309</w:t>
            </w:r>
          </w:p>
        </w:tc>
        <w:tc>
          <w:tcPr>
            <w:tcW w:w="301" w:type="pct"/>
          </w:tcPr>
          <w:p w14:paraId="26203FED" w14:textId="475C5C35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297</w:t>
            </w:r>
          </w:p>
        </w:tc>
        <w:tc>
          <w:tcPr>
            <w:tcW w:w="1107" w:type="pct"/>
          </w:tcPr>
          <w:p w14:paraId="3E4125E3" w14:textId="77777777" w:rsidR="00D45F66" w:rsidRDefault="00D45F66" w:rsidP="006B36D5">
            <w:pPr>
              <w:pStyle w:val="GOSTTablenorm"/>
            </w:pPr>
            <w:r w:rsidRPr="004A1C8C">
              <w:rPr>
                <w:rFonts w:eastAsia="Calibri"/>
                <w:szCs w:val="22"/>
              </w:rPr>
              <w:t>Сумма ПОФР, утвержденных Минфином России для ГРБС</w:t>
            </w:r>
            <w:r>
              <w:rPr>
                <w:rFonts w:eastAsia="Calibri"/>
                <w:szCs w:val="22"/>
              </w:rPr>
              <w:t xml:space="preserve"> </w:t>
            </w:r>
            <w:r w:rsidRPr="00B10891">
              <w:rPr>
                <w:szCs w:val="22"/>
              </w:rPr>
              <w:t>на первый год планового периода</w:t>
            </w:r>
            <w:r>
              <w:t>.</w:t>
            </w:r>
          </w:p>
          <w:p w14:paraId="6457578B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lastRenderedPageBreak/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05C666C9" w14:textId="1A4552CF" w:rsidR="00D45F66" w:rsidRPr="005648A5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Оборот по Кт за</w:t>
            </w:r>
            <w:r>
              <w:rPr>
                <w:szCs w:val="22"/>
              </w:rPr>
              <w:t xml:space="preserve"> отчетный период по показателю </w:t>
            </w:r>
            <w:r>
              <w:t>ПОФР_УТВ_ГРБС_2</w:t>
            </w:r>
          </w:p>
        </w:tc>
        <w:tc>
          <w:tcPr>
            <w:tcW w:w="254" w:type="pct"/>
          </w:tcPr>
          <w:p w14:paraId="2761E717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D3569E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71EB2E6D" w14:textId="77777777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  <w:r>
              <w:rPr>
                <w:szCs w:val="22"/>
              </w:rPr>
              <w:t xml:space="preserve"> ГРБС</w:t>
            </w:r>
          </w:p>
        </w:tc>
        <w:tc>
          <w:tcPr>
            <w:tcW w:w="256" w:type="pct"/>
          </w:tcPr>
          <w:p w14:paraId="6660F9F7" w14:textId="77777777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CB476F">
              <w:t>-</w:t>
            </w:r>
          </w:p>
        </w:tc>
        <w:tc>
          <w:tcPr>
            <w:tcW w:w="213" w:type="pct"/>
          </w:tcPr>
          <w:p w14:paraId="31626800" w14:textId="77777777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CB476F">
              <w:t>-</w:t>
            </w:r>
          </w:p>
        </w:tc>
        <w:tc>
          <w:tcPr>
            <w:tcW w:w="213" w:type="pct"/>
          </w:tcPr>
          <w:p w14:paraId="273C97BA" w14:textId="77777777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CB476F">
              <w:t>-</w:t>
            </w:r>
          </w:p>
        </w:tc>
        <w:tc>
          <w:tcPr>
            <w:tcW w:w="213" w:type="pct"/>
          </w:tcPr>
          <w:p w14:paraId="5A95783C" w14:textId="77777777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CB476F">
              <w:t>-</w:t>
            </w:r>
          </w:p>
        </w:tc>
        <w:tc>
          <w:tcPr>
            <w:tcW w:w="249" w:type="pct"/>
          </w:tcPr>
          <w:p w14:paraId="33328272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CB476F">
              <w:t>-</w:t>
            </w:r>
          </w:p>
        </w:tc>
      </w:tr>
      <w:tr w:rsidR="00D45F66" w:rsidRPr="005E26C1" w14:paraId="4D0A4469" w14:textId="77777777" w:rsidTr="00D45F66">
        <w:tc>
          <w:tcPr>
            <w:tcW w:w="125" w:type="pct"/>
          </w:tcPr>
          <w:p w14:paraId="21EF4B95" w14:textId="77777777" w:rsidR="00D45F66" w:rsidRPr="008A7F76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54803396" w14:textId="75B44D65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B10891">
              <w:rPr>
                <w:szCs w:val="22"/>
              </w:rPr>
              <w:t>ПОФР к доведению ГРБС на текущий финансовый год</w:t>
            </w:r>
          </w:p>
        </w:tc>
        <w:tc>
          <w:tcPr>
            <w:tcW w:w="279" w:type="pct"/>
          </w:tcPr>
          <w:p w14:paraId="13DF2BCC" w14:textId="5466D3A3" w:rsidR="00D45F66" w:rsidRPr="001F33C0" w:rsidRDefault="00C303B1" w:rsidP="006B36D5">
            <w:pPr>
              <w:pStyle w:val="GOSTTablenorm"/>
              <w:rPr>
                <w:szCs w:val="22"/>
              </w:rPr>
            </w:pPr>
            <w:ins w:id="1331" w:author="Краснова Наталья EXP-332161" w:date="2026-03-19T17:53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15C4A793" w14:textId="2CB76D0C" w:rsidR="00D45F66" w:rsidRDefault="00D45F66" w:rsidP="006B36D5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29FEA87" w14:textId="6D9C06FA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5547E406" w14:textId="25B6030E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267</w:t>
            </w:r>
          </w:p>
        </w:tc>
        <w:tc>
          <w:tcPr>
            <w:tcW w:w="301" w:type="pct"/>
          </w:tcPr>
          <w:p w14:paraId="42038E8D" w14:textId="4AA3F2F0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87</w:t>
            </w:r>
          </w:p>
        </w:tc>
        <w:tc>
          <w:tcPr>
            <w:tcW w:w="1107" w:type="pct"/>
          </w:tcPr>
          <w:p w14:paraId="3BC81DC8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4A1C8C">
              <w:rPr>
                <w:rFonts w:eastAsia="Calibri"/>
                <w:szCs w:val="22"/>
              </w:rPr>
              <w:t>Величина разности ПОФР, утвержденных Минфином России для ГРБС, и ПОФР, доведенных ФК до ГРБС</w:t>
            </w:r>
            <w:r>
              <w:rPr>
                <w:rFonts w:eastAsia="Calibri"/>
                <w:szCs w:val="22"/>
              </w:rPr>
              <w:t xml:space="preserve"> </w:t>
            </w:r>
            <w:r w:rsidRPr="00B10891">
              <w:rPr>
                <w:szCs w:val="22"/>
              </w:rPr>
              <w:t>на текущий финансовый год</w:t>
            </w:r>
            <w:r>
              <w:rPr>
                <w:szCs w:val="22"/>
              </w:rPr>
              <w:t>.</w:t>
            </w:r>
          </w:p>
          <w:p w14:paraId="61B3AB57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1D807EEE" w14:textId="3BB8BC39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Баланс (Остаток по Кт = Оборот по Кт минус Оборот по Дт) на конец отчетного периода по показател</w:t>
            </w:r>
            <w:r>
              <w:rPr>
                <w:szCs w:val="22"/>
              </w:rPr>
              <w:t xml:space="preserve">ю </w:t>
            </w:r>
            <w:r w:rsidRPr="004A1C8C">
              <w:rPr>
                <w:szCs w:val="22"/>
              </w:rPr>
              <w:t>ПОФР_ГРБС_1</w:t>
            </w:r>
          </w:p>
        </w:tc>
        <w:tc>
          <w:tcPr>
            <w:tcW w:w="254" w:type="pct"/>
          </w:tcPr>
          <w:p w14:paraId="659243C7" w14:textId="2C864DCD" w:rsidR="00D45F66" w:rsidRDefault="00D45F66" w:rsidP="006B36D5">
            <w:pPr>
              <w:pStyle w:val="GOSTTablenorm"/>
              <w:rPr>
                <w:szCs w:val="22"/>
              </w:rPr>
            </w:pPr>
            <w:r w:rsidRPr="00D3569E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3789C480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</w:p>
          <w:p w14:paraId="373F28E6" w14:textId="057B280E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ГРБС</w:t>
            </w:r>
          </w:p>
        </w:tc>
        <w:tc>
          <w:tcPr>
            <w:tcW w:w="256" w:type="pct"/>
          </w:tcPr>
          <w:p w14:paraId="0D10BFD9" w14:textId="7F480620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BF3149">
              <w:t>-</w:t>
            </w:r>
          </w:p>
        </w:tc>
        <w:tc>
          <w:tcPr>
            <w:tcW w:w="213" w:type="pct"/>
          </w:tcPr>
          <w:p w14:paraId="569C9576" w14:textId="091FF58F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BF3149">
              <w:t>-</w:t>
            </w:r>
          </w:p>
        </w:tc>
        <w:tc>
          <w:tcPr>
            <w:tcW w:w="213" w:type="pct"/>
          </w:tcPr>
          <w:p w14:paraId="501EC175" w14:textId="2A1C3336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BF3149">
              <w:t>-</w:t>
            </w:r>
          </w:p>
        </w:tc>
        <w:tc>
          <w:tcPr>
            <w:tcW w:w="213" w:type="pct"/>
          </w:tcPr>
          <w:p w14:paraId="46F08D6E" w14:textId="16E5644E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BF3149">
              <w:t>-</w:t>
            </w:r>
          </w:p>
        </w:tc>
        <w:tc>
          <w:tcPr>
            <w:tcW w:w="249" w:type="pct"/>
          </w:tcPr>
          <w:p w14:paraId="156E8C55" w14:textId="7945B4F6" w:rsidR="00D45F66" w:rsidRDefault="00D45F66" w:rsidP="006B36D5">
            <w:pPr>
              <w:pStyle w:val="GOSTTablenorm"/>
              <w:rPr>
                <w:szCs w:val="22"/>
              </w:rPr>
            </w:pPr>
            <w:r w:rsidRPr="00BF3149">
              <w:t>-</w:t>
            </w:r>
          </w:p>
        </w:tc>
      </w:tr>
      <w:tr w:rsidR="00D45F66" w:rsidRPr="005E26C1" w14:paraId="5B5A410A" w14:textId="77777777" w:rsidTr="00C303B1">
        <w:trPr>
          <w:trHeight w:val="1692"/>
        </w:trPr>
        <w:tc>
          <w:tcPr>
            <w:tcW w:w="125" w:type="pct"/>
          </w:tcPr>
          <w:p w14:paraId="70CBFB96" w14:textId="77777777" w:rsidR="00D45F66" w:rsidRPr="008A7F76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3987A1EB" w14:textId="210A0185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B10891">
              <w:rPr>
                <w:szCs w:val="22"/>
              </w:rPr>
              <w:t>ПОФР к доведению ГРБС на первый год планового периода</w:t>
            </w:r>
            <w:r w:rsidRPr="00B10891">
              <w:rPr>
                <w:rFonts w:eastAsia="Calibri"/>
                <w:szCs w:val="22"/>
              </w:rPr>
              <w:t xml:space="preserve"> </w:t>
            </w:r>
          </w:p>
        </w:tc>
        <w:tc>
          <w:tcPr>
            <w:tcW w:w="279" w:type="pct"/>
          </w:tcPr>
          <w:p w14:paraId="5695B13C" w14:textId="45137D3F" w:rsidR="00D45F66" w:rsidRPr="001F33C0" w:rsidRDefault="00C303B1" w:rsidP="006B36D5">
            <w:pPr>
              <w:pStyle w:val="GOSTTablenorm"/>
              <w:rPr>
                <w:szCs w:val="22"/>
              </w:rPr>
            </w:pPr>
            <w:ins w:id="1332" w:author="Краснова Наталья EXP-332161" w:date="2026-03-19T17:54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7DE67CBC" w14:textId="739FDAB1" w:rsidR="00D45F66" w:rsidRDefault="00D45F66" w:rsidP="006B36D5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86400C4" w14:textId="345D6488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235B9900" w14:textId="5BF530F5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268</w:t>
            </w:r>
          </w:p>
        </w:tc>
        <w:tc>
          <w:tcPr>
            <w:tcW w:w="301" w:type="pct"/>
          </w:tcPr>
          <w:p w14:paraId="0C096CAB" w14:textId="224EBD05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88</w:t>
            </w:r>
          </w:p>
        </w:tc>
        <w:tc>
          <w:tcPr>
            <w:tcW w:w="1107" w:type="pct"/>
          </w:tcPr>
          <w:p w14:paraId="4FE085FB" w14:textId="1017E4A1" w:rsidR="00D45F66" w:rsidRDefault="00D45F66" w:rsidP="006B36D5">
            <w:pPr>
              <w:pStyle w:val="GOSTTablenorm"/>
              <w:rPr>
                <w:szCs w:val="22"/>
              </w:rPr>
            </w:pPr>
            <w:r w:rsidRPr="004A1C8C">
              <w:rPr>
                <w:rFonts w:eastAsia="Calibri"/>
                <w:szCs w:val="22"/>
              </w:rPr>
              <w:t>Величина разности ПОФР, утвержденных Минфином России для ГРБС, и ПОФР, доведенных ФК до ГРБС</w:t>
            </w:r>
            <w:r>
              <w:rPr>
                <w:rFonts w:eastAsia="Calibri"/>
                <w:szCs w:val="22"/>
              </w:rPr>
              <w:t xml:space="preserve"> </w:t>
            </w:r>
            <w:r w:rsidRPr="00B10891">
              <w:rPr>
                <w:szCs w:val="22"/>
              </w:rPr>
              <w:t>на первый год планового периода</w:t>
            </w:r>
            <w:r>
              <w:rPr>
                <w:szCs w:val="22"/>
              </w:rPr>
              <w:t>.</w:t>
            </w:r>
          </w:p>
          <w:p w14:paraId="7380C120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609AA387" w14:textId="67CFE516" w:rsidR="00D45F66" w:rsidRPr="000D71E0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Баланс (Остаток по Кт = Оборот по Кт минус Оборот по Дт) на конец отчетного периода по показател</w:t>
            </w:r>
            <w:r>
              <w:rPr>
                <w:szCs w:val="22"/>
              </w:rPr>
              <w:t xml:space="preserve">ю </w:t>
            </w:r>
            <w:r w:rsidRPr="004A1C8C">
              <w:rPr>
                <w:szCs w:val="22"/>
              </w:rPr>
              <w:t>ПОФР_ГРБС_</w:t>
            </w:r>
            <w:r>
              <w:rPr>
                <w:szCs w:val="22"/>
              </w:rPr>
              <w:t>2</w:t>
            </w:r>
          </w:p>
        </w:tc>
        <w:tc>
          <w:tcPr>
            <w:tcW w:w="254" w:type="pct"/>
          </w:tcPr>
          <w:p w14:paraId="27804FDB" w14:textId="37637CA0" w:rsidR="00D45F66" w:rsidRDefault="00D45F66" w:rsidP="006B36D5">
            <w:pPr>
              <w:pStyle w:val="GOSTTablenorm"/>
              <w:rPr>
                <w:szCs w:val="22"/>
              </w:rPr>
            </w:pPr>
            <w:r w:rsidRPr="00D3569E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008447EC" w14:textId="6DDE117A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  <w:r>
              <w:rPr>
                <w:szCs w:val="22"/>
              </w:rPr>
              <w:t xml:space="preserve"> ГРБС</w:t>
            </w:r>
          </w:p>
        </w:tc>
        <w:tc>
          <w:tcPr>
            <w:tcW w:w="256" w:type="pct"/>
          </w:tcPr>
          <w:p w14:paraId="6DC7E786" w14:textId="5C02B757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BF3149">
              <w:t>-</w:t>
            </w:r>
          </w:p>
        </w:tc>
        <w:tc>
          <w:tcPr>
            <w:tcW w:w="213" w:type="pct"/>
          </w:tcPr>
          <w:p w14:paraId="2909E1C4" w14:textId="6F406AF5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BF3149">
              <w:t>-</w:t>
            </w:r>
          </w:p>
        </w:tc>
        <w:tc>
          <w:tcPr>
            <w:tcW w:w="213" w:type="pct"/>
          </w:tcPr>
          <w:p w14:paraId="7B26D25F" w14:textId="15542E7F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BF3149">
              <w:t>-</w:t>
            </w:r>
          </w:p>
        </w:tc>
        <w:tc>
          <w:tcPr>
            <w:tcW w:w="213" w:type="pct"/>
          </w:tcPr>
          <w:p w14:paraId="1B61933B" w14:textId="59886A6B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BF3149">
              <w:t>-</w:t>
            </w:r>
          </w:p>
        </w:tc>
        <w:tc>
          <w:tcPr>
            <w:tcW w:w="249" w:type="pct"/>
          </w:tcPr>
          <w:p w14:paraId="0959F6B5" w14:textId="6167721F" w:rsidR="00D45F66" w:rsidRDefault="00D45F66" w:rsidP="006B36D5">
            <w:pPr>
              <w:pStyle w:val="GOSTTablenorm"/>
              <w:rPr>
                <w:szCs w:val="22"/>
              </w:rPr>
            </w:pPr>
            <w:r w:rsidRPr="00BF3149">
              <w:t>-</w:t>
            </w:r>
          </w:p>
        </w:tc>
      </w:tr>
      <w:tr w:rsidR="00D45F66" w:rsidRPr="005E26C1" w14:paraId="42E958B5" w14:textId="77777777" w:rsidTr="00D45F66">
        <w:tc>
          <w:tcPr>
            <w:tcW w:w="125" w:type="pct"/>
          </w:tcPr>
          <w:p w14:paraId="048099DA" w14:textId="77777777" w:rsidR="00D45F66" w:rsidRPr="008A7F76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549AE79B" w14:textId="54151481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C5401C">
              <w:rPr>
                <w:szCs w:val="22"/>
                <w:highlight w:val="cyan"/>
              </w:rPr>
              <w:t xml:space="preserve">ПОФР к доведению ГРБС на текущий финансовый год </w:t>
            </w:r>
            <w:r w:rsidRPr="00C5401C">
              <w:rPr>
                <w:highlight w:val="cyan"/>
              </w:rPr>
              <w:t>(новая модель учета)</w:t>
            </w:r>
          </w:p>
        </w:tc>
        <w:tc>
          <w:tcPr>
            <w:tcW w:w="279" w:type="pct"/>
          </w:tcPr>
          <w:p w14:paraId="3F304782" w14:textId="319E0635" w:rsidR="00D45F66" w:rsidRPr="001F33C0" w:rsidRDefault="00C303B1" w:rsidP="006B36D5">
            <w:pPr>
              <w:pStyle w:val="GOSTTablenorm"/>
              <w:rPr>
                <w:szCs w:val="22"/>
              </w:rPr>
            </w:pPr>
            <w:ins w:id="1333" w:author="Краснова Наталья EXP-332161" w:date="2026-03-19T17:54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55B413FA" w14:textId="47BD2B3B" w:rsidR="00D45F66" w:rsidRDefault="00D45F66" w:rsidP="006B36D5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86F4285" w14:textId="77777777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5F57ED50" w14:textId="2D946020" w:rsidR="00D45F66" w:rsidRPr="00C5401C" w:rsidRDefault="00D45F66" w:rsidP="006B36D5">
            <w:pPr>
              <w:pStyle w:val="GOSTTablenorm"/>
              <w:rPr>
                <w:szCs w:val="22"/>
                <w:highlight w:val="cyan"/>
              </w:rPr>
            </w:pPr>
            <w:r>
              <w:rPr>
                <w:szCs w:val="22"/>
                <w:highlight w:val="cyan"/>
              </w:rPr>
              <w:t>310</w:t>
            </w:r>
          </w:p>
        </w:tc>
        <w:tc>
          <w:tcPr>
            <w:tcW w:w="301" w:type="pct"/>
          </w:tcPr>
          <w:p w14:paraId="4B37FFC9" w14:textId="30386B04" w:rsidR="00D45F66" w:rsidRPr="00C5401C" w:rsidRDefault="00D45F66" w:rsidP="006B36D5">
            <w:pPr>
              <w:pStyle w:val="GOSTTablenorm"/>
              <w:rPr>
                <w:szCs w:val="22"/>
                <w:highlight w:val="cyan"/>
              </w:rPr>
            </w:pPr>
            <w:r w:rsidRPr="00C5401C">
              <w:rPr>
                <w:szCs w:val="22"/>
                <w:highlight w:val="cyan"/>
                <w:lang w:val="en-US"/>
              </w:rPr>
              <w:t>EXP</w:t>
            </w:r>
            <w:r w:rsidRPr="00C5401C">
              <w:rPr>
                <w:szCs w:val="22"/>
                <w:highlight w:val="cyan"/>
              </w:rPr>
              <w:t xml:space="preserve">: </w:t>
            </w:r>
            <w:r>
              <w:rPr>
                <w:szCs w:val="22"/>
                <w:highlight w:val="cyan"/>
              </w:rPr>
              <w:t>298</w:t>
            </w:r>
          </w:p>
        </w:tc>
        <w:tc>
          <w:tcPr>
            <w:tcW w:w="1107" w:type="pct"/>
          </w:tcPr>
          <w:p w14:paraId="3E5CA72C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4A1C8C">
              <w:rPr>
                <w:rFonts w:eastAsia="Calibri"/>
                <w:szCs w:val="22"/>
              </w:rPr>
              <w:t>Величина разности ПОФР, утвержденных Минфином России для ГРБС, и ПОФР, доведенных ФК до ГРБС</w:t>
            </w:r>
            <w:r>
              <w:rPr>
                <w:rFonts w:eastAsia="Calibri"/>
                <w:szCs w:val="22"/>
              </w:rPr>
              <w:t xml:space="preserve"> </w:t>
            </w:r>
            <w:r w:rsidRPr="00B10891">
              <w:rPr>
                <w:szCs w:val="22"/>
              </w:rPr>
              <w:t>на текущий финансовый год</w:t>
            </w:r>
            <w:r>
              <w:rPr>
                <w:szCs w:val="22"/>
              </w:rPr>
              <w:t>.</w:t>
            </w:r>
          </w:p>
          <w:p w14:paraId="03862512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4C48CE19" w14:textId="4F7E36ED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lastRenderedPageBreak/>
              <w:t>Баланс (Остаток по Кт = Оборот по Кт минус Оборот по Дт) на конец отчетного периода по показател</w:t>
            </w:r>
            <w:r>
              <w:rPr>
                <w:szCs w:val="22"/>
              </w:rPr>
              <w:t xml:space="preserve">ю </w:t>
            </w:r>
            <w:r w:rsidRPr="00C5401C">
              <w:t>ПОФР_УТВ_ГРБС_1</w:t>
            </w:r>
          </w:p>
        </w:tc>
        <w:tc>
          <w:tcPr>
            <w:tcW w:w="254" w:type="pct"/>
          </w:tcPr>
          <w:p w14:paraId="20177584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D3569E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3F041A07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</w:p>
          <w:p w14:paraId="1B67468D" w14:textId="77777777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ГРБС</w:t>
            </w:r>
          </w:p>
        </w:tc>
        <w:tc>
          <w:tcPr>
            <w:tcW w:w="256" w:type="pct"/>
          </w:tcPr>
          <w:p w14:paraId="640A580D" w14:textId="77777777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BF3149">
              <w:t>-</w:t>
            </w:r>
          </w:p>
        </w:tc>
        <w:tc>
          <w:tcPr>
            <w:tcW w:w="213" w:type="pct"/>
          </w:tcPr>
          <w:p w14:paraId="7BE0D9D7" w14:textId="77777777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BF3149">
              <w:t>-</w:t>
            </w:r>
          </w:p>
        </w:tc>
        <w:tc>
          <w:tcPr>
            <w:tcW w:w="213" w:type="pct"/>
          </w:tcPr>
          <w:p w14:paraId="7C11F541" w14:textId="77777777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BF3149">
              <w:t>-</w:t>
            </w:r>
          </w:p>
        </w:tc>
        <w:tc>
          <w:tcPr>
            <w:tcW w:w="213" w:type="pct"/>
          </w:tcPr>
          <w:p w14:paraId="57FAAB09" w14:textId="77777777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BF3149">
              <w:t>-</w:t>
            </w:r>
          </w:p>
        </w:tc>
        <w:tc>
          <w:tcPr>
            <w:tcW w:w="249" w:type="pct"/>
          </w:tcPr>
          <w:p w14:paraId="46804BD1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BF3149">
              <w:t>-</w:t>
            </w:r>
          </w:p>
        </w:tc>
      </w:tr>
      <w:tr w:rsidR="00D45F66" w:rsidRPr="005E26C1" w14:paraId="55EAAE41" w14:textId="77777777" w:rsidTr="00D45F66">
        <w:tc>
          <w:tcPr>
            <w:tcW w:w="125" w:type="pct"/>
          </w:tcPr>
          <w:p w14:paraId="0CFCF20C" w14:textId="77777777" w:rsidR="00D45F66" w:rsidRPr="008A7F76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5EDE651D" w14:textId="02444DBF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C5401C">
              <w:rPr>
                <w:szCs w:val="22"/>
                <w:highlight w:val="cyan"/>
              </w:rPr>
              <w:t>ПОФР к доведению ГРБС на первый год планового периода</w:t>
            </w:r>
            <w:r w:rsidRPr="00C5401C">
              <w:rPr>
                <w:rFonts w:eastAsia="Calibri"/>
                <w:szCs w:val="22"/>
                <w:highlight w:val="cyan"/>
              </w:rPr>
              <w:t xml:space="preserve"> </w:t>
            </w:r>
            <w:r w:rsidRPr="00C5401C">
              <w:rPr>
                <w:highlight w:val="cyan"/>
              </w:rPr>
              <w:t>(новая модель учета)</w:t>
            </w:r>
          </w:p>
        </w:tc>
        <w:tc>
          <w:tcPr>
            <w:tcW w:w="279" w:type="pct"/>
          </w:tcPr>
          <w:p w14:paraId="7A12DCA0" w14:textId="28835B7E" w:rsidR="00D45F66" w:rsidRPr="001F33C0" w:rsidRDefault="00C303B1" w:rsidP="006B36D5">
            <w:pPr>
              <w:pStyle w:val="GOSTTablenorm"/>
              <w:rPr>
                <w:szCs w:val="22"/>
              </w:rPr>
            </w:pPr>
            <w:ins w:id="1334" w:author="Краснова Наталья EXP-332161" w:date="2026-03-19T17:54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14D9F091" w14:textId="3A340E3C" w:rsidR="00D45F66" w:rsidRDefault="00D45F66" w:rsidP="006B36D5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7EE94CA" w14:textId="77777777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66CEC001" w14:textId="7F6E458D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311</w:t>
            </w:r>
          </w:p>
        </w:tc>
        <w:tc>
          <w:tcPr>
            <w:tcW w:w="301" w:type="pct"/>
          </w:tcPr>
          <w:p w14:paraId="24A8D02A" w14:textId="446F2EE7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299</w:t>
            </w:r>
          </w:p>
        </w:tc>
        <w:tc>
          <w:tcPr>
            <w:tcW w:w="1107" w:type="pct"/>
          </w:tcPr>
          <w:p w14:paraId="7B46A103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4A1C8C">
              <w:rPr>
                <w:rFonts w:eastAsia="Calibri"/>
                <w:szCs w:val="22"/>
              </w:rPr>
              <w:t>Величина разности ПОФР, утвержденных Минфином России для ГРБС, и ПОФР, доведенных ФК до ГРБС</w:t>
            </w:r>
            <w:r>
              <w:rPr>
                <w:rFonts w:eastAsia="Calibri"/>
                <w:szCs w:val="22"/>
              </w:rPr>
              <w:t xml:space="preserve"> </w:t>
            </w:r>
            <w:r w:rsidRPr="00B10891">
              <w:rPr>
                <w:szCs w:val="22"/>
              </w:rPr>
              <w:t>на первый год планового периода</w:t>
            </w:r>
            <w:r>
              <w:rPr>
                <w:szCs w:val="22"/>
              </w:rPr>
              <w:t>.</w:t>
            </w:r>
          </w:p>
          <w:p w14:paraId="5F9BF469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7CFC57F4" w14:textId="022E806A" w:rsidR="00D45F66" w:rsidRPr="000D71E0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Баланс (Остаток по Кт = Оборот по Кт минус Оборот по Дт) на конец отчетного периода по показател</w:t>
            </w:r>
            <w:r>
              <w:rPr>
                <w:szCs w:val="22"/>
              </w:rPr>
              <w:t xml:space="preserve">ю </w:t>
            </w:r>
            <w:r>
              <w:t>ПОФР_УТВ_ГРБС_2</w:t>
            </w:r>
          </w:p>
        </w:tc>
        <w:tc>
          <w:tcPr>
            <w:tcW w:w="254" w:type="pct"/>
          </w:tcPr>
          <w:p w14:paraId="77C7167C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D3569E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2BB69426" w14:textId="77777777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  <w:r>
              <w:rPr>
                <w:szCs w:val="22"/>
              </w:rPr>
              <w:t xml:space="preserve"> ГРБС</w:t>
            </w:r>
          </w:p>
        </w:tc>
        <w:tc>
          <w:tcPr>
            <w:tcW w:w="256" w:type="pct"/>
          </w:tcPr>
          <w:p w14:paraId="165E4E73" w14:textId="77777777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BF3149">
              <w:t>-</w:t>
            </w:r>
          </w:p>
        </w:tc>
        <w:tc>
          <w:tcPr>
            <w:tcW w:w="213" w:type="pct"/>
          </w:tcPr>
          <w:p w14:paraId="3AF440AF" w14:textId="77777777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BF3149">
              <w:t>-</w:t>
            </w:r>
          </w:p>
        </w:tc>
        <w:tc>
          <w:tcPr>
            <w:tcW w:w="213" w:type="pct"/>
          </w:tcPr>
          <w:p w14:paraId="4762482D" w14:textId="77777777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BF3149">
              <w:t>-</w:t>
            </w:r>
          </w:p>
        </w:tc>
        <w:tc>
          <w:tcPr>
            <w:tcW w:w="213" w:type="pct"/>
          </w:tcPr>
          <w:p w14:paraId="2077AE95" w14:textId="77777777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BF3149">
              <w:t>-</w:t>
            </w:r>
          </w:p>
        </w:tc>
        <w:tc>
          <w:tcPr>
            <w:tcW w:w="249" w:type="pct"/>
          </w:tcPr>
          <w:p w14:paraId="2A714181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BF3149">
              <w:t>-</w:t>
            </w:r>
          </w:p>
        </w:tc>
      </w:tr>
      <w:tr w:rsidR="00D45F66" w:rsidRPr="005E26C1" w14:paraId="398DC117" w14:textId="77777777" w:rsidTr="00D45F66">
        <w:tc>
          <w:tcPr>
            <w:tcW w:w="125" w:type="pct"/>
          </w:tcPr>
          <w:p w14:paraId="2728343A" w14:textId="77777777" w:rsidR="00D45F66" w:rsidRPr="008A7F76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50701024" w14:textId="17E91F77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B10891">
              <w:rPr>
                <w:szCs w:val="22"/>
              </w:rPr>
              <w:t>ПОФР доведенные ГРБС на текущий финансовый год</w:t>
            </w:r>
          </w:p>
        </w:tc>
        <w:tc>
          <w:tcPr>
            <w:tcW w:w="279" w:type="pct"/>
          </w:tcPr>
          <w:p w14:paraId="5B4F93BF" w14:textId="65EF8127" w:rsidR="00D45F66" w:rsidRPr="001F33C0" w:rsidRDefault="00C303B1" w:rsidP="006B36D5">
            <w:pPr>
              <w:pStyle w:val="GOSTTablenorm"/>
              <w:rPr>
                <w:szCs w:val="22"/>
              </w:rPr>
            </w:pPr>
            <w:ins w:id="1335" w:author="Краснова Наталья EXP-332161" w:date="2026-03-19T17:54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1CAD5D6C" w14:textId="40A6D53E" w:rsidR="00D45F66" w:rsidRDefault="00D45F66" w:rsidP="006B36D5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BDA4495" w14:textId="78673758" w:rsidR="00D45F66" w:rsidRDefault="00D45F66" w:rsidP="003C1A80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BALBO_GABS</w:t>
            </w:r>
            <w:r>
              <w:rPr>
                <w:szCs w:val="22"/>
              </w:rPr>
              <w:t>: 73</w:t>
            </w:r>
          </w:p>
        </w:tc>
        <w:tc>
          <w:tcPr>
            <w:tcW w:w="341" w:type="pct"/>
          </w:tcPr>
          <w:p w14:paraId="76281BE0" w14:textId="5F7E5045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269</w:t>
            </w:r>
          </w:p>
        </w:tc>
        <w:tc>
          <w:tcPr>
            <w:tcW w:w="301" w:type="pct"/>
          </w:tcPr>
          <w:p w14:paraId="7BC268AB" w14:textId="1F19A494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89</w:t>
            </w:r>
          </w:p>
        </w:tc>
        <w:tc>
          <w:tcPr>
            <w:tcW w:w="1107" w:type="pct"/>
          </w:tcPr>
          <w:p w14:paraId="11D99AC4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4A1C8C">
              <w:rPr>
                <w:rFonts w:eastAsia="Calibri"/>
                <w:szCs w:val="22"/>
              </w:rPr>
              <w:t>Сум</w:t>
            </w:r>
            <w:r>
              <w:rPr>
                <w:rFonts w:eastAsia="Calibri"/>
                <w:szCs w:val="22"/>
              </w:rPr>
              <w:t xml:space="preserve">ма ПОФР, доведенных ФК до ГРБС </w:t>
            </w:r>
            <w:r w:rsidRPr="00B10891">
              <w:rPr>
                <w:szCs w:val="22"/>
              </w:rPr>
              <w:t>на текущий финансовый год</w:t>
            </w:r>
            <w:r>
              <w:rPr>
                <w:szCs w:val="22"/>
              </w:rPr>
              <w:t>.</w:t>
            </w:r>
          </w:p>
          <w:p w14:paraId="3981284F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6C36518B" w14:textId="62D3B506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lastRenderedPageBreak/>
              <w:t xml:space="preserve">Оборот по </w:t>
            </w:r>
            <w:r>
              <w:rPr>
                <w:szCs w:val="22"/>
              </w:rPr>
              <w:t>Д</w:t>
            </w:r>
            <w:r w:rsidRPr="005E26C1">
              <w:rPr>
                <w:szCs w:val="22"/>
              </w:rPr>
              <w:t>т за</w:t>
            </w:r>
            <w:r>
              <w:rPr>
                <w:szCs w:val="22"/>
              </w:rPr>
              <w:t xml:space="preserve"> отчетный период по показателю </w:t>
            </w:r>
            <w:r w:rsidRPr="00941904">
              <w:t>ПОФР_ГРБС_1</w:t>
            </w:r>
          </w:p>
        </w:tc>
        <w:tc>
          <w:tcPr>
            <w:tcW w:w="254" w:type="pct"/>
          </w:tcPr>
          <w:p w14:paraId="7AE33136" w14:textId="7EB0E714" w:rsidR="00D45F66" w:rsidRDefault="00D45F66" w:rsidP="006B36D5">
            <w:pPr>
              <w:pStyle w:val="GOSTTablenorm"/>
              <w:rPr>
                <w:szCs w:val="22"/>
              </w:rPr>
            </w:pPr>
            <w:r w:rsidRPr="00D3569E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78E3DE39" w14:textId="64D382BD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  <w:r>
              <w:rPr>
                <w:szCs w:val="22"/>
              </w:rPr>
              <w:t xml:space="preserve"> ГРБС</w:t>
            </w:r>
          </w:p>
        </w:tc>
        <w:tc>
          <w:tcPr>
            <w:tcW w:w="256" w:type="pct"/>
          </w:tcPr>
          <w:p w14:paraId="58D1296A" w14:textId="48DC3876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5B0AE3">
              <w:t>-</w:t>
            </w:r>
          </w:p>
        </w:tc>
        <w:tc>
          <w:tcPr>
            <w:tcW w:w="213" w:type="pct"/>
          </w:tcPr>
          <w:p w14:paraId="6B2EB952" w14:textId="436EEB6C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5B0AE3">
              <w:t>-</w:t>
            </w:r>
          </w:p>
        </w:tc>
        <w:tc>
          <w:tcPr>
            <w:tcW w:w="213" w:type="pct"/>
          </w:tcPr>
          <w:p w14:paraId="7A887B9E" w14:textId="114A5EEF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5B0AE3">
              <w:t>-</w:t>
            </w:r>
          </w:p>
        </w:tc>
        <w:tc>
          <w:tcPr>
            <w:tcW w:w="213" w:type="pct"/>
          </w:tcPr>
          <w:p w14:paraId="60FB4DEA" w14:textId="6D28C259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5B0AE3">
              <w:t>-</w:t>
            </w:r>
          </w:p>
        </w:tc>
        <w:tc>
          <w:tcPr>
            <w:tcW w:w="249" w:type="pct"/>
          </w:tcPr>
          <w:p w14:paraId="23E8EB0B" w14:textId="4FB4D421" w:rsidR="00D45F66" w:rsidRDefault="00D45F66" w:rsidP="006B36D5">
            <w:pPr>
              <w:pStyle w:val="GOSTTablenorm"/>
              <w:rPr>
                <w:szCs w:val="22"/>
              </w:rPr>
            </w:pPr>
            <w:r w:rsidRPr="005B0AE3">
              <w:t>-</w:t>
            </w:r>
          </w:p>
        </w:tc>
      </w:tr>
      <w:tr w:rsidR="00D45F66" w:rsidRPr="005E26C1" w14:paraId="6E598D4C" w14:textId="77777777" w:rsidTr="00D45F66">
        <w:tc>
          <w:tcPr>
            <w:tcW w:w="125" w:type="pct"/>
          </w:tcPr>
          <w:p w14:paraId="587A4B9B" w14:textId="77777777" w:rsidR="00D45F66" w:rsidRPr="008A7F76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49077AE2" w14:textId="5931BAAB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B10891">
              <w:rPr>
                <w:szCs w:val="22"/>
              </w:rPr>
              <w:t>ПОФР доведенные ГРБС на первый год планового периода</w:t>
            </w:r>
            <w:r w:rsidRPr="00B10891">
              <w:rPr>
                <w:rFonts w:eastAsia="Calibri"/>
                <w:szCs w:val="22"/>
              </w:rPr>
              <w:t xml:space="preserve"> </w:t>
            </w:r>
          </w:p>
        </w:tc>
        <w:tc>
          <w:tcPr>
            <w:tcW w:w="279" w:type="pct"/>
          </w:tcPr>
          <w:p w14:paraId="42EC56E7" w14:textId="2D8160D5" w:rsidR="00D45F66" w:rsidRPr="001F33C0" w:rsidRDefault="00C303B1" w:rsidP="006B36D5">
            <w:pPr>
              <w:pStyle w:val="GOSTTablenorm"/>
              <w:rPr>
                <w:szCs w:val="22"/>
              </w:rPr>
            </w:pPr>
            <w:ins w:id="1336" w:author="Краснова Наталья EXP-332161" w:date="2026-03-19T17:54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25A837E2" w14:textId="16E3F9A1" w:rsidR="00D45F66" w:rsidRDefault="00D45F66" w:rsidP="006B36D5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6AF0FAC" w14:textId="6ED49E17" w:rsidR="00D45F66" w:rsidRDefault="00D45F66" w:rsidP="003C1A80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BALBO_GABS</w:t>
            </w:r>
            <w:r>
              <w:rPr>
                <w:szCs w:val="22"/>
              </w:rPr>
              <w:t>: 74</w:t>
            </w:r>
          </w:p>
        </w:tc>
        <w:tc>
          <w:tcPr>
            <w:tcW w:w="341" w:type="pct"/>
          </w:tcPr>
          <w:p w14:paraId="3F021927" w14:textId="4F85AF9E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270</w:t>
            </w:r>
          </w:p>
        </w:tc>
        <w:tc>
          <w:tcPr>
            <w:tcW w:w="301" w:type="pct"/>
          </w:tcPr>
          <w:p w14:paraId="4E8BB9F8" w14:textId="4EFEA66C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90</w:t>
            </w:r>
          </w:p>
        </w:tc>
        <w:tc>
          <w:tcPr>
            <w:tcW w:w="1107" w:type="pct"/>
          </w:tcPr>
          <w:p w14:paraId="63A07F5E" w14:textId="3B388868" w:rsidR="00D45F66" w:rsidRDefault="00D45F66" w:rsidP="006B36D5">
            <w:pPr>
              <w:pStyle w:val="GOSTTablenorm"/>
              <w:rPr>
                <w:szCs w:val="22"/>
              </w:rPr>
            </w:pPr>
            <w:r w:rsidRPr="004A1C8C">
              <w:rPr>
                <w:rFonts w:eastAsia="Calibri"/>
                <w:szCs w:val="22"/>
              </w:rPr>
              <w:t>Сум</w:t>
            </w:r>
            <w:r>
              <w:rPr>
                <w:rFonts w:eastAsia="Calibri"/>
                <w:szCs w:val="22"/>
              </w:rPr>
              <w:t xml:space="preserve">ма ПОФР, доведенных ФК до ГРБС </w:t>
            </w:r>
            <w:r w:rsidRPr="00B10891">
              <w:rPr>
                <w:szCs w:val="22"/>
              </w:rPr>
              <w:t>на первый год планового периода</w:t>
            </w:r>
            <w:r>
              <w:rPr>
                <w:szCs w:val="22"/>
              </w:rPr>
              <w:t>.</w:t>
            </w:r>
          </w:p>
          <w:p w14:paraId="1F4332D6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616A3FE6" w14:textId="256E89F6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 xml:space="preserve">Оборот по </w:t>
            </w:r>
            <w:r>
              <w:rPr>
                <w:szCs w:val="22"/>
              </w:rPr>
              <w:t>Д</w:t>
            </w:r>
            <w:r w:rsidRPr="005E26C1">
              <w:rPr>
                <w:szCs w:val="22"/>
              </w:rPr>
              <w:t>т за</w:t>
            </w:r>
            <w:r>
              <w:rPr>
                <w:szCs w:val="22"/>
              </w:rPr>
              <w:t xml:space="preserve"> отчетный период по показателю </w:t>
            </w:r>
            <w:r>
              <w:t>ПОФР_ГРБС_2</w:t>
            </w:r>
          </w:p>
        </w:tc>
        <w:tc>
          <w:tcPr>
            <w:tcW w:w="254" w:type="pct"/>
          </w:tcPr>
          <w:p w14:paraId="44224E78" w14:textId="38763537" w:rsidR="00D45F66" w:rsidRDefault="00D45F66" w:rsidP="006B36D5">
            <w:pPr>
              <w:pStyle w:val="GOSTTablenorm"/>
              <w:rPr>
                <w:szCs w:val="22"/>
              </w:rPr>
            </w:pPr>
            <w:r w:rsidRPr="00F12F8D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73292B5B" w14:textId="79AAAC8E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  <w:r>
              <w:rPr>
                <w:szCs w:val="22"/>
              </w:rPr>
              <w:t xml:space="preserve"> ГРБС</w:t>
            </w:r>
          </w:p>
        </w:tc>
        <w:tc>
          <w:tcPr>
            <w:tcW w:w="256" w:type="pct"/>
          </w:tcPr>
          <w:p w14:paraId="0D713321" w14:textId="592F2810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5B0AE3">
              <w:t>-</w:t>
            </w:r>
          </w:p>
        </w:tc>
        <w:tc>
          <w:tcPr>
            <w:tcW w:w="213" w:type="pct"/>
          </w:tcPr>
          <w:p w14:paraId="4AC33036" w14:textId="0120C9E7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5B0AE3">
              <w:t>-</w:t>
            </w:r>
          </w:p>
        </w:tc>
        <w:tc>
          <w:tcPr>
            <w:tcW w:w="213" w:type="pct"/>
          </w:tcPr>
          <w:p w14:paraId="3D1D5C70" w14:textId="61EE5F75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5B0AE3">
              <w:t>-</w:t>
            </w:r>
          </w:p>
        </w:tc>
        <w:tc>
          <w:tcPr>
            <w:tcW w:w="213" w:type="pct"/>
          </w:tcPr>
          <w:p w14:paraId="2A6FFFD8" w14:textId="10D102B8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5B0AE3">
              <w:t>-</w:t>
            </w:r>
          </w:p>
        </w:tc>
        <w:tc>
          <w:tcPr>
            <w:tcW w:w="249" w:type="pct"/>
          </w:tcPr>
          <w:p w14:paraId="25B6BC11" w14:textId="3D620B69" w:rsidR="00D45F66" w:rsidRDefault="00D45F66" w:rsidP="006B36D5">
            <w:pPr>
              <w:pStyle w:val="GOSTTablenorm"/>
              <w:rPr>
                <w:szCs w:val="22"/>
              </w:rPr>
            </w:pPr>
            <w:r w:rsidRPr="005B0AE3">
              <w:t>-</w:t>
            </w:r>
          </w:p>
        </w:tc>
      </w:tr>
      <w:tr w:rsidR="00D45F66" w:rsidRPr="005E26C1" w14:paraId="1576BD7F" w14:textId="77777777" w:rsidTr="00D45F66">
        <w:tc>
          <w:tcPr>
            <w:tcW w:w="125" w:type="pct"/>
          </w:tcPr>
          <w:p w14:paraId="002C2D06" w14:textId="77777777" w:rsidR="00D45F66" w:rsidRPr="008A7F76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39C7E685" w14:textId="35BB8B83" w:rsidR="00D45F66" w:rsidRPr="00C5401C" w:rsidRDefault="00D45F66" w:rsidP="006B36D5">
            <w:pPr>
              <w:pStyle w:val="GOSTTablenorm"/>
              <w:rPr>
                <w:szCs w:val="22"/>
                <w:highlight w:val="cyan"/>
              </w:rPr>
            </w:pPr>
            <w:r w:rsidRPr="00C5401C">
              <w:rPr>
                <w:szCs w:val="22"/>
                <w:highlight w:val="cyan"/>
              </w:rPr>
              <w:t>ПОФР доведенные ГРБС на текущий финансовый год (новая модель учета)</w:t>
            </w:r>
          </w:p>
        </w:tc>
        <w:tc>
          <w:tcPr>
            <w:tcW w:w="279" w:type="pct"/>
          </w:tcPr>
          <w:p w14:paraId="35AA2179" w14:textId="1BE72559" w:rsidR="00D45F66" w:rsidRPr="001F33C0" w:rsidRDefault="00C303B1" w:rsidP="006B36D5">
            <w:pPr>
              <w:pStyle w:val="GOSTTablenorm"/>
              <w:rPr>
                <w:szCs w:val="22"/>
              </w:rPr>
            </w:pPr>
            <w:ins w:id="1337" w:author="Краснова Наталья EXP-332161" w:date="2026-03-19T17:54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44E33DA8" w14:textId="7FCEA558" w:rsidR="00D45F66" w:rsidRDefault="00D45F66" w:rsidP="006B36D5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CC126E1" w14:textId="623DD153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BALBO_GABS</w:t>
            </w:r>
            <w:r>
              <w:rPr>
                <w:szCs w:val="22"/>
              </w:rPr>
              <w:t>: 83</w:t>
            </w:r>
          </w:p>
        </w:tc>
        <w:tc>
          <w:tcPr>
            <w:tcW w:w="341" w:type="pct"/>
          </w:tcPr>
          <w:p w14:paraId="78FD5F33" w14:textId="1CAF7AB6" w:rsidR="00D45F66" w:rsidRPr="00C5401C" w:rsidRDefault="00D45F66" w:rsidP="006B36D5">
            <w:pPr>
              <w:pStyle w:val="GOSTTablenorm"/>
              <w:rPr>
                <w:szCs w:val="22"/>
                <w:highlight w:val="cyan"/>
              </w:rPr>
            </w:pPr>
            <w:r>
              <w:rPr>
                <w:szCs w:val="22"/>
                <w:highlight w:val="cyan"/>
              </w:rPr>
              <w:t>312</w:t>
            </w:r>
          </w:p>
        </w:tc>
        <w:tc>
          <w:tcPr>
            <w:tcW w:w="301" w:type="pct"/>
          </w:tcPr>
          <w:p w14:paraId="2B3A2316" w14:textId="13035184" w:rsidR="00D45F66" w:rsidRPr="00C5401C" w:rsidRDefault="00D45F66" w:rsidP="006B36D5">
            <w:pPr>
              <w:pStyle w:val="GOSTTablenorm"/>
              <w:rPr>
                <w:szCs w:val="22"/>
                <w:highlight w:val="cyan"/>
              </w:rPr>
            </w:pPr>
            <w:r w:rsidRPr="00C5401C">
              <w:rPr>
                <w:szCs w:val="22"/>
                <w:highlight w:val="cyan"/>
                <w:lang w:val="en-US"/>
              </w:rPr>
              <w:t>EXP</w:t>
            </w:r>
            <w:r w:rsidRPr="00C5401C">
              <w:rPr>
                <w:szCs w:val="22"/>
                <w:highlight w:val="cyan"/>
              </w:rPr>
              <w:t xml:space="preserve">: </w:t>
            </w:r>
            <w:r>
              <w:rPr>
                <w:szCs w:val="22"/>
                <w:highlight w:val="cyan"/>
              </w:rPr>
              <w:t>300</w:t>
            </w:r>
          </w:p>
        </w:tc>
        <w:tc>
          <w:tcPr>
            <w:tcW w:w="1107" w:type="pct"/>
          </w:tcPr>
          <w:p w14:paraId="7060CAB2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4A1C8C">
              <w:rPr>
                <w:rFonts w:eastAsia="Calibri"/>
                <w:szCs w:val="22"/>
              </w:rPr>
              <w:t>Сум</w:t>
            </w:r>
            <w:r>
              <w:rPr>
                <w:rFonts w:eastAsia="Calibri"/>
                <w:szCs w:val="22"/>
              </w:rPr>
              <w:t xml:space="preserve">ма ПОФР, доведенных ФК до ГРБС </w:t>
            </w:r>
            <w:r w:rsidRPr="00B10891">
              <w:rPr>
                <w:szCs w:val="22"/>
              </w:rPr>
              <w:t>на текущий финансовый год</w:t>
            </w:r>
            <w:r>
              <w:rPr>
                <w:szCs w:val="22"/>
              </w:rPr>
              <w:t>.</w:t>
            </w:r>
          </w:p>
          <w:p w14:paraId="4C4D0859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42461792" w14:textId="03ED7BDB" w:rsidR="00D45F66" w:rsidRPr="005E26C1" w:rsidRDefault="00D45F66" w:rsidP="0094009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 xml:space="preserve">Оборот по </w:t>
            </w:r>
            <w:r>
              <w:rPr>
                <w:szCs w:val="22"/>
              </w:rPr>
              <w:t>К</w:t>
            </w:r>
            <w:r w:rsidRPr="005E26C1">
              <w:rPr>
                <w:szCs w:val="22"/>
              </w:rPr>
              <w:t>т за</w:t>
            </w:r>
            <w:r>
              <w:rPr>
                <w:szCs w:val="22"/>
              </w:rPr>
              <w:t xml:space="preserve"> отчетный период по показателю </w:t>
            </w:r>
            <w:r w:rsidRPr="00C5401C">
              <w:t>ПОФР_ГАБС_1</w:t>
            </w:r>
          </w:p>
        </w:tc>
        <w:tc>
          <w:tcPr>
            <w:tcW w:w="254" w:type="pct"/>
          </w:tcPr>
          <w:p w14:paraId="160322B2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D3569E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1156B44C" w14:textId="77777777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  <w:r>
              <w:rPr>
                <w:szCs w:val="22"/>
              </w:rPr>
              <w:t xml:space="preserve"> ГРБС</w:t>
            </w:r>
          </w:p>
        </w:tc>
        <w:tc>
          <w:tcPr>
            <w:tcW w:w="256" w:type="pct"/>
          </w:tcPr>
          <w:p w14:paraId="464F92D6" w14:textId="77777777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5B0AE3">
              <w:t>-</w:t>
            </w:r>
          </w:p>
        </w:tc>
        <w:tc>
          <w:tcPr>
            <w:tcW w:w="213" w:type="pct"/>
          </w:tcPr>
          <w:p w14:paraId="75C103AA" w14:textId="77777777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5B0AE3">
              <w:t>-</w:t>
            </w:r>
          </w:p>
        </w:tc>
        <w:tc>
          <w:tcPr>
            <w:tcW w:w="213" w:type="pct"/>
          </w:tcPr>
          <w:p w14:paraId="08B68E7E" w14:textId="77777777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5B0AE3">
              <w:t>-</w:t>
            </w:r>
          </w:p>
        </w:tc>
        <w:tc>
          <w:tcPr>
            <w:tcW w:w="213" w:type="pct"/>
          </w:tcPr>
          <w:p w14:paraId="5E852375" w14:textId="77777777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5B0AE3">
              <w:t>-</w:t>
            </w:r>
          </w:p>
        </w:tc>
        <w:tc>
          <w:tcPr>
            <w:tcW w:w="249" w:type="pct"/>
          </w:tcPr>
          <w:p w14:paraId="34AE155F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B0AE3">
              <w:t>-</w:t>
            </w:r>
          </w:p>
        </w:tc>
      </w:tr>
      <w:tr w:rsidR="00D45F66" w:rsidRPr="005E26C1" w14:paraId="0FDBAFC0" w14:textId="77777777" w:rsidTr="00D45F66">
        <w:tc>
          <w:tcPr>
            <w:tcW w:w="125" w:type="pct"/>
          </w:tcPr>
          <w:p w14:paraId="07507EC4" w14:textId="77777777" w:rsidR="00D45F66" w:rsidRPr="008A7F76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361BDF93" w14:textId="29649C1E" w:rsidR="00D45F66" w:rsidRPr="00C5401C" w:rsidRDefault="00D45F66" w:rsidP="006B36D5">
            <w:pPr>
              <w:pStyle w:val="GOSTTablenorm"/>
              <w:rPr>
                <w:szCs w:val="22"/>
                <w:highlight w:val="cyan"/>
              </w:rPr>
            </w:pPr>
            <w:r w:rsidRPr="00C5401C">
              <w:rPr>
                <w:szCs w:val="22"/>
                <w:highlight w:val="cyan"/>
              </w:rPr>
              <w:t xml:space="preserve">ПОФР доведенные ГРБС на первый </w:t>
            </w:r>
            <w:r w:rsidRPr="00C5401C">
              <w:rPr>
                <w:szCs w:val="22"/>
                <w:highlight w:val="cyan"/>
              </w:rPr>
              <w:lastRenderedPageBreak/>
              <w:t>год планового периода</w:t>
            </w:r>
            <w:r w:rsidRPr="00C5401C">
              <w:rPr>
                <w:rFonts w:eastAsia="Calibri"/>
                <w:szCs w:val="22"/>
                <w:highlight w:val="cyan"/>
              </w:rPr>
              <w:t xml:space="preserve"> </w:t>
            </w:r>
            <w:r w:rsidRPr="00C5401C">
              <w:rPr>
                <w:szCs w:val="22"/>
                <w:highlight w:val="cyan"/>
              </w:rPr>
              <w:t>(новая модель учета)</w:t>
            </w:r>
          </w:p>
        </w:tc>
        <w:tc>
          <w:tcPr>
            <w:tcW w:w="279" w:type="pct"/>
          </w:tcPr>
          <w:p w14:paraId="67D69BDA" w14:textId="5C254490" w:rsidR="00D45F66" w:rsidRPr="001F33C0" w:rsidRDefault="00C303B1" w:rsidP="006B36D5">
            <w:pPr>
              <w:pStyle w:val="GOSTTablenorm"/>
              <w:rPr>
                <w:szCs w:val="22"/>
              </w:rPr>
            </w:pPr>
            <w:ins w:id="1338" w:author="Краснова Наталья EXP-332161" w:date="2026-03-19T17:57:00Z">
              <w:r>
                <w:rPr>
                  <w:szCs w:val="22"/>
                </w:rPr>
                <w:lastRenderedPageBreak/>
                <w:t>БПС</w:t>
              </w:r>
            </w:ins>
          </w:p>
        </w:tc>
        <w:tc>
          <w:tcPr>
            <w:tcW w:w="279" w:type="pct"/>
          </w:tcPr>
          <w:p w14:paraId="665CD0FC" w14:textId="5AD2E636" w:rsidR="00D45F66" w:rsidRDefault="00D45F66" w:rsidP="006B36D5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1CA316F" w14:textId="1DDFB143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BALBO_GABS</w:t>
            </w:r>
            <w:r>
              <w:rPr>
                <w:szCs w:val="22"/>
              </w:rPr>
              <w:t>: 84</w:t>
            </w:r>
          </w:p>
        </w:tc>
        <w:tc>
          <w:tcPr>
            <w:tcW w:w="341" w:type="pct"/>
          </w:tcPr>
          <w:p w14:paraId="14D739A8" w14:textId="015AEDAE" w:rsidR="00D45F66" w:rsidRPr="00C5401C" w:rsidRDefault="00D45F66" w:rsidP="006B36D5">
            <w:pPr>
              <w:pStyle w:val="GOSTTablenorm"/>
              <w:rPr>
                <w:szCs w:val="22"/>
                <w:highlight w:val="cyan"/>
              </w:rPr>
            </w:pPr>
            <w:r>
              <w:rPr>
                <w:szCs w:val="22"/>
                <w:highlight w:val="cyan"/>
              </w:rPr>
              <w:t>313</w:t>
            </w:r>
          </w:p>
        </w:tc>
        <w:tc>
          <w:tcPr>
            <w:tcW w:w="301" w:type="pct"/>
          </w:tcPr>
          <w:p w14:paraId="1FCB9CB4" w14:textId="185CCC95" w:rsidR="00D45F66" w:rsidRPr="00C5401C" w:rsidRDefault="00D45F66" w:rsidP="006B36D5">
            <w:pPr>
              <w:pStyle w:val="GOSTTablenorm"/>
              <w:rPr>
                <w:szCs w:val="22"/>
                <w:highlight w:val="cyan"/>
              </w:rPr>
            </w:pPr>
            <w:r w:rsidRPr="00C5401C">
              <w:rPr>
                <w:szCs w:val="22"/>
                <w:highlight w:val="cyan"/>
                <w:lang w:val="en-US"/>
              </w:rPr>
              <w:t>EXP</w:t>
            </w:r>
            <w:r w:rsidRPr="00C5401C">
              <w:rPr>
                <w:szCs w:val="22"/>
                <w:highlight w:val="cyan"/>
              </w:rPr>
              <w:t xml:space="preserve">: </w:t>
            </w:r>
            <w:r>
              <w:rPr>
                <w:szCs w:val="22"/>
                <w:highlight w:val="cyan"/>
              </w:rPr>
              <w:t>301</w:t>
            </w:r>
          </w:p>
        </w:tc>
        <w:tc>
          <w:tcPr>
            <w:tcW w:w="1107" w:type="pct"/>
          </w:tcPr>
          <w:p w14:paraId="6147617B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4A1C8C">
              <w:rPr>
                <w:rFonts w:eastAsia="Calibri"/>
                <w:szCs w:val="22"/>
              </w:rPr>
              <w:t>Сум</w:t>
            </w:r>
            <w:r>
              <w:rPr>
                <w:rFonts w:eastAsia="Calibri"/>
                <w:szCs w:val="22"/>
              </w:rPr>
              <w:t xml:space="preserve">ма ПОФР, доведенных ФК до ГРБС </w:t>
            </w:r>
            <w:r w:rsidRPr="00B10891">
              <w:rPr>
                <w:szCs w:val="22"/>
              </w:rPr>
              <w:t>на первый год планового периода</w:t>
            </w:r>
            <w:r>
              <w:rPr>
                <w:szCs w:val="22"/>
              </w:rPr>
              <w:t>.</w:t>
            </w:r>
          </w:p>
          <w:p w14:paraId="0A739F74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lastRenderedPageBreak/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10B8CA9C" w14:textId="3B213597" w:rsidR="00D45F66" w:rsidRPr="005E26C1" w:rsidRDefault="00D45F66" w:rsidP="0094009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 xml:space="preserve">Оборот по </w:t>
            </w:r>
            <w:r>
              <w:rPr>
                <w:szCs w:val="22"/>
              </w:rPr>
              <w:t>К</w:t>
            </w:r>
            <w:r w:rsidRPr="005E26C1">
              <w:rPr>
                <w:szCs w:val="22"/>
              </w:rPr>
              <w:t>т за</w:t>
            </w:r>
            <w:r>
              <w:rPr>
                <w:szCs w:val="22"/>
              </w:rPr>
              <w:t xml:space="preserve"> отчетный период по показателю </w:t>
            </w:r>
            <w:r w:rsidRPr="00C5401C">
              <w:t>ПОФР_ГАБС_</w:t>
            </w:r>
            <w:r>
              <w:t>2</w:t>
            </w:r>
          </w:p>
        </w:tc>
        <w:tc>
          <w:tcPr>
            <w:tcW w:w="254" w:type="pct"/>
          </w:tcPr>
          <w:p w14:paraId="1C416F42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F12F8D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1555ED61" w14:textId="77777777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  <w:r>
              <w:rPr>
                <w:szCs w:val="22"/>
              </w:rPr>
              <w:t xml:space="preserve"> ГРБС</w:t>
            </w:r>
          </w:p>
        </w:tc>
        <w:tc>
          <w:tcPr>
            <w:tcW w:w="256" w:type="pct"/>
          </w:tcPr>
          <w:p w14:paraId="1C8050C5" w14:textId="77777777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5B0AE3">
              <w:t>-</w:t>
            </w:r>
          </w:p>
        </w:tc>
        <w:tc>
          <w:tcPr>
            <w:tcW w:w="213" w:type="pct"/>
          </w:tcPr>
          <w:p w14:paraId="01A767B1" w14:textId="77777777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5B0AE3">
              <w:t>-</w:t>
            </w:r>
          </w:p>
        </w:tc>
        <w:tc>
          <w:tcPr>
            <w:tcW w:w="213" w:type="pct"/>
          </w:tcPr>
          <w:p w14:paraId="0E41A7C7" w14:textId="77777777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5B0AE3">
              <w:t>-</w:t>
            </w:r>
          </w:p>
        </w:tc>
        <w:tc>
          <w:tcPr>
            <w:tcW w:w="213" w:type="pct"/>
          </w:tcPr>
          <w:p w14:paraId="07CE32CC" w14:textId="77777777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5B0AE3">
              <w:t>-</w:t>
            </w:r>
          </w:p>
        </w:tc>
        <w:tc>
          <w:tcPr>
            <w:tcW w:w="249" w:type="pct"/>
          </w:tcPr>
          <w:p w14:paraId="0C7F6F40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B0AE3">
              <w:t>-</w:t>
            </w:r>
          </w:p>
        </w:tc>
      </w:tr>
      <w:tr w:rsidR="00D45F66" w:rsidRPr="005E26C1" w14:paraId="5573CB3E" w14:textId="77777777" w:rsidTr="00D45F66">
        <w:tc>
          <w:tcPr>
            <w:tcW w:w="125" w:type="pct"/>
          </w:tcPr>
          <w:p w14:paraId="0BD9A454" w14:textId="77777777" w:rsidR="00D45F66" w:rsidRPr="008A7F76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260A74A5" w14:textId="0041D198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BF751F">
              <w:rPr>
                <w:szCs w:val="22"/>
              </w:rPr>
              <w:t>ПОФР доведенные ГРБС +5% на текущий финансовый год</w:t>
            </w:r>
          </w:p>
        </w:tc>
        <w:tc>
          <w:tcPr>
            <w:tcW w:w="279" w:type="pct"/>
          </w:tcPr>
          <w:p w14:paraId="5CE1C54C" w14:textId="1F268E5E" w:rsidR="00D45F66" w:rsidRPr="001F33C0" w:rsidRDefault="00C303B1" w:rsidP="006B36D5">
            <w:pPr>
              <w:pStyle w:val="GOSTTablenorm"/>
              <w:rPr>
                <w:szCs w:val="22"/>
              </w:rPr>
            </w:pPr>
            <w:ins w:id="1339" w:author="Краснова Наталья EXP-332161" w:date="2026-03-19T17:57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3110A69E" w14:textId="2F25EC2A" w:rsidR="00D45F66" w:rsidRDefault="00D45F66" w:rsidP="006B36D5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369DD30" w14:textId="35847272" w:rsidR="00D45F66" w:rsidRDefault="00D45F66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BALBO</w:t>
            </w:r>
            <w:r w:rsidRPr="003219F6">
              <w:rPr>
                <w:szCs w:val="22"/>
              </w:rPr>
              <w:t>_</w:t>
            </w:r>
            <w:r>
              <w:rPr>
                <w:szCs w:val="22"/>
                <w:lang w:val="en-US"/>
              </w:rPr>
              <w:t>GABS</w:t>
            </w:r>
            <w:r>
              <w:rPr>
                <w:szCs w:val="22"/>
              </w:rPr>
              <w:t>: 75</w:t>
            </w:r>
          </w:p>
        </w:tc>
        <w:tc>
          <w:tcPr>
            <w:tcW w:w="341" w:type="pct"/>
          </w:tcPr>
          <w:p w14:paraId="7A29B514" w14:textId="14F91A12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271</w:t>
            </w:r>
          </w:p>
        </w:tc>
        <w:tc>
          <w:tcPr>
            <w:tcW w:w="301" w:type="pct"/>
          </w:tcPr>
          <w:p w14:paraId="2D14C9FC" w14:textId="09BB26D5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91</w:t>
            </w:r>
          </w:p>
        </w:tc>
        <w:tc>
          <w:tcPr>
            <w:tcW w:w="1107" w:type="pct"/>
          </w:tcPr>
          <w:p w14:paraId="29BE540D" w14:textId="4C2E516C" w:rsidR="00D45F66" w:rsidRDefault="00D45F66" w:rsidP="006B36D5">
            <w:pPr>
              <w:pStyle w:val="GOSTTablenorm"/>
              <w:rPr>
                <w:szCs w:val="22"/>
              </w:rPr>
            </w:pPr>
            <w:r w:rsidRPr="004A1C8C">
              <w:rPr>
                <w:rFonts w:eastAsia="Calibri"/>
                <w:szCs w:val="22"/>
              </w:rPr>
              <w:t>Су</w:t>
            </w:r>
            <w:r>
              <w:rPr>
                <w:rFonts w:eastAsia="Calibri"/>
                <w:szCs w:val="22"/>
              </w:rPr>
              <w:t xml:space="preserve">мма ПОФР, доведенных ФК до ГРБС </w:t>
            </w:r>
            <w:r w:rsidRPr="00BF751F">
              <w:rPr>
                <w:szCs w:val="22"/>
              </w:rPr>
              <w:t>на текущий финансовый год</w:t>
            </w:r>
            <w:r>
              <w:rPr>
                <w:szCs w:val="22"/>
              </w:rPr>
              <w:t>, увеличенная на 5%.</w:t>
            </w:r>
          </w:p>
          <w:p w14:paraId="6394CFB7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527C6A6C" w14:textId="484532A6" w:rsidR="00D45F66" w:rsidRDefault="00D45F66" w:rsidP="006B36D5">
            <w:pPr>
              <w:pStyle w:val="GOSTTablenorm"/>
            </w:pPr>
            <w:r w:rsidRPr="005E26C1">
              <w:rPr>
                <w:szCs w:val="22"/>
              </w:rPr>
              <w:t xml:space="preserve">Оборот по </w:t>
            </w:r>
            <w:r>
              <w:rPr>
                <w:szCs w:val="22"/>
              </w:rPr>
              <w:t>Д</w:t>
            </w:r>
            <w:r w:rsidRPr="005E26C1">
              <w:rPr>
                <w:szCs w:val="22"/>
              </w:rPr>
              <w:t>т за</w:t>
            </w:r>
            <w:r>
              <w:rPr>
                <w:szCs w:val="22"/>
              </w:rPr>
              <w:t xml:space="preserve"> отчетный период по показателю </w:t>
            </w:r>
            <w:r>
              <w:t>ПОФР_ГРБС_1</w:t>
            </w:r>
          </w:p>
          <w:p w14:paraId="55AFD7AD" w14:textId="575C2EDF" w:rsidR="00D45F66" w:rsidRDefault="00D45F66" w:rsidP="006B36D5">
            <w:pPr>
              <w:pStyle w:val="GOSTTablenorm"/>
            </w:pPr>
            <w:r>
              <w:t>умножить</w:t>
            </w:r>
          </w:p>
          <w:p w14:paraId="11959CFF" w14:textId="59848A1C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t xml:space="preserve">на </w:t>
            </w:r>
            <w:r w:rsidRPr="004A1C8C">
              <w:rPr>
                <w:szCs w:val="22"/>
              </w:rPr>
              <w:t>1</w:t>
            </w:r>
            <w:r>
              <w:rPr>
                <w:szCs w:val="22"/>
              </w:rPr>
              <w:t>,05</w:t>
            </w:r>
            <w:r w:rsidRPr="004A1C8C">
              <w:rPr>
                <w:szCs w:val="22"/>
              </w:rPr>
              <w:t xml:space="preserve"> с округлением до 2 знаков после запятой</w:t>
            </w:r>
          </w:p>
        </w:tc>
        <w:tc>
          <w:tcPr>
            <w:tcW w:w="254" w:type="pct"/>
          </w:tcPr>
          <w:p w14:paraId="33B48AF3" w14:textId="29E44783" w:rsidR="00D45F66" w:rsidRDefault="00D45F66" w:rsidP="006B36D5">
            <w:pPr>
              <w:pStyle w:val="GOSTTablenorm"/>
              <w:rPr>
                <w:szCs w:val="22"/>
              </w:rPr>
            </w:pPr>
            <w:r w:rsidRPr="00F12F8D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30435B7A" w14:textId="19A315A1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  <w:r>
              <w:rPr>
                <w:szCs w:val="22"/>
              </w:rPr>
              <w:t xml:space="preserve"> ГРБС</w:t>
            </w:r>
          </w:p>
        </w:tc>
        <w:tc>
          <w:tcPr>
            <w:tcW w:w="256" w:type="pct"/>
          </w:tcPr>
          <w:p w14:paraId="231930F0" w14:textId="33746B93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CF1005">
              <w:t>-</w:t>
            </w:r>
          </w:p>
        </w:tc>
        <w:tc>
          <w:tcPr>
            <w:tcW w:w="213" w:type="pct"/>
          </w:tcPr>
          <w:p w14:paraId="187723F5" w14:textId="144FB48E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CF1005">
              <w:t>-</w:t>
            </w:r>
          </w:p>
        </w:tc>
        <w:tc>
          <w:tcPr>
            <w:tcW w:w="213" w:type="pct"/>
          </w:tcPr>
          <w:p w14:paraId="2DAB2D65" w14:textId="50CE705F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CF1005">
              <w:t>-</w:t>
            </w:r>
          </w:p>
        </w:tc>
        <w:tc>
          <w:tcPr>
            <w:tcW w:w="213" w:type="pct"/>
          </w:tcPr>
          <w:p w14:paraId="1AF948CC" w14:textId="1AB9BC9D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CF1005">
              <w:t>-</w:t>
            </w:r>
          </w:p>
        </w:tc>
        <w:tc>
          <w:tcPr>
            <w:tcW w:w="249" w:type="pct"/>
          </w:tcPr>
          <w:p w14:paraId="686A6A10" w14:textId="62858D2D" w:rsidR="00D45F66" w:rsidRDefault="00D45F66" w:rsidP="006B36D5">
            <w:pPr>
              <w:pStyle w:val="GOSTTablenorm"/>
              <w:rPr>
                <w:szCs w:val="22"/>
              </w:rPr>
            </w:pPr>
            <w:r w:rsidRPr="00CF1005">
              <w:t>-</w:t>
            </w:r>
          </w:p>
        </w:tc>
      </w:tr>
      <w:tr w:rsidR="00D45F66" w:rsidRPr="005E26C1" w14:paraId="08C48418" w14:textId="77777777" w:rsidTr="00D45F66">
        <w:tc>
          <w:tcPr>
            <w:tcW w:w="125" w:type="pct"/>
          </w:tcPr>
          <w:p w14:paraId="0DE5F729" w14:textId="77777777" w:rsidR="00D45F66" w:rsidRPr="008A7F76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4E971FAF" w14:textId="781265F8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B10891">
              <w:rPr>
                <w:szCs w:val="22"/>
              </w:rPr>
              <w:t>ПОФР доведенные ГРБС +5% на первый год планового периода</w:t>
            </w:r>
          </w:p>
        </w:tc>
        <w:tc>
          <w:tcPr>
            <w:tcW w:w="279" w:type="pct"/>
          </w:tcPr>
          <w:p w14:paraId="24F94912" w14:textId="58049A77" w:rsidR="00D45F66" w:rsidRPr="001F33C0" w:rsidRDefault="00C303B1" w:rsidP="006B36D5">
            <w:pPr>
              <w:pStyle w:val="GOSTTablenorm"/>
              <w:rPr>
                <w:szCs w:val="22"/>
              </w:rPr>
            </w:pPr>
            <w:ins w:id="1340" w:author="Краснова Наталья EXP-332161" w:date="2026-03-19T17:57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0C420B24" w14:textId="5C5ADDBB" w:rsidR="00D45F66" w:rsidRDefault="00D45F66" w:rsidP="006B36D5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060A678" w14:textId="1FBDD25D" w:rsidR="00D45F66" w:rsidRDefault="00D45F66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BALBO_GABS</w:t>
            </w:r>
            <w:r>
              <w:rPr>
                <w:szCs w:val="22"/>
              </w:rPr>
              <w:t>: 76</w:t>
            </w:r>
          </w:p>
        </w:tc>
        <w:tc>
          <w:tcPr>
            <w:tcW w:w="341" w:type="pct"/>
          </w:tcPr>
          <w:p w14:paraId="16A74AA7" w14:textId="7F573A33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272</w:t>
            </w:r>
          </w:p>
        </w:tc>
        <w:tc>
          <w:tcPr>
            <w:tcW w:w="301" w:type="pct"/>
          </w:tcPr>
          <w:p w14:paraId="2AE7A67C" w14:textId="17524A5B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92</w:t>
            </w:r>
          </w:p>
        </w:tc>
        <w:tc>
          <w:tcPr>
            <w:tcW w:w="1107" w:type="pct"/>
          </w:tcPr>
          <w:p w14:paraId="1F9002FA" w14:textId="010AB4A5" w:rsidR="00D45F66" w:rsidRDefault="00D45F66" w:rsidP="006B36D5">
            <w:pPr>
              <w:pStyle w:val="GOSTTablenorm"/>
              <w:rPr>
                <w:szCs w:val="22"/>
              </w:rPr>
            </w:pPr>
            <w:r w:rsidRPr="004A1C8C">
              <w:rPr>
                <w:rFonts w:eastAsia="Calibri"/>
                <w:szCs w:val="22"/>
              </w:rPr>
              <w:t>Су</w:t>
            </w:r>
            <w:r>
              <w:rPr>
                <w:rFonts w:eastAsia="Calibri"/>
                <w:szCs w:val="22"/>
              </w:rPr>
              <w:t xml:space="preserve">мма ПОФР, доведенных ФК до ГРБС </w:t>
            </w:r>
            <w:r w:rsidRPr="00B10891">
              <w:rPr>
                <w:szCs w:val="22"/>
              </w:rPr>
              <w:t>на первый год планового периода</w:t>
            </w:r>
            <w:r>
              <w:rPr>
                <w:szCs w:val="22"/>
              </w:rPr>
              <w:t>, увеличенная на 5%.</w:t>
            </w:r>
          </w:p>
          <w:p w14:paraId="72CEE305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05E82B7C" w14:textId="337D1A5F" w:rsidR="00D45F66" w:rsidRDefault="00D45F66" w:rsidP="006B36D5">
            <w:pPr>
              <w:pStyle w:val="GOSTTablenorm"/>
            </w:pPr>
            <w:r w:rsidRPr="005E26C1">
              <w:rPr>
                <w:szCs w:val="22"/>
              </w:rPr>
              <w:lastRenderedPageBreak/>
              <w:t xml:space="preserve">Оборот по </w:t>
            </w:r>
            <w:r>
              <w:rPr>
                <w:szCs w:val="22"/>
              </w:rPr>
              <w:t>Д</w:t>
            </w:r>
            <w:r w:rsidRPr="005E26C1">
              <w:rPr>
                <w:szCs w:val="22"/>
              </w:rPr>
              <w:t>т за</w:t>
            </w:r>
            <w:r>
              <w:rPr>
                <w:szCs w:val="22"/>
              </w:rPr>
              <w:t xml:space="preserve"> отчетный период по показателю </w:t>
            </w:r>
            <w:r>
              <w:t>ПОФР_ГРБС_2</w:t>
            </w:r>
          </w:p>
          <w:p w14:paraId="36D8E07B" w14:textId="77777777" w:rsidR="00D45F66" w:rsidRDefault="00D45F66" w:rsidP="006B36D5">
            <w:pPr>
              <w:pStyle w:val="GOSTTablenorm"/>
            </w:pPr>
            <w:r>
              <w:t>умножить</w:t>
            </w:r>
          </w:p>
          <w:p w14:paraId="13EAB745" w14:textId="39289D82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t xml:space="preserve">на </w:t>
            </w:r>
            <w:r w:rsidRPr="004A1C8C">
              <w:rPr>
                <w:szCs w:val="22"/>
              </w:rPr>
              <w:t>1</w:t>
            </w:r>
            <w:r>
              <w:rPr>
                <w:szCs w:val="22"/>
              </w:rPr>
              <w:t>,05</w:t>
            </w:r>
            <w:r w:rsidRPr="004A1C8C">
              <w:rPr>
                <w:szCs w:val="22"/>
              </w:rPr>
              <w:t xml:space="preserve"> с округлением до 2 знаков после запятой</w:t>
            </w:r>
          </w:p>
        </w:tc>
        <w:tc>
          <w:tcPr>
            <w:tcW w:w="254" w:type="pct"/>
          </w:tcPr>
          <w:p w14:paraId="2E858BD6" w14:textId="35983FD6" w:rsidR="00D45F66" w:rsidRDefault="00D45F66" w:rsidP="006B36D5">
            <w:pPr>
              <w:pStyle w:val="GOSTTablenorm"/>
              <w:rPr>
                <w:szCs w:val="22"/>
              </w:rPr>
            </w:pPr>
            <w:r w:rsidRPr="00F12F8D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54526C4E" w14:textId="48E4ECBA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  <w:r>
              <w:rPr>
                <w:szCs w:val="22"/>
              </w:rPr>
              <w:t xml:space="preserve"> ГРБС</w:t>
            </w:r>
          </w:p>
        </w:tc>
        <w:tc>
          <w:tcPr>
            <w:tcW w:w="256" w:type="pct"/>
          </w:tcPr>
          <w:p w14:paraId="7911C4D3" w14:textId="0631B101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CF1005">
              <w:t>-</w:t>
            </w:r>
          </w:p>
        </w:tc>
        <w:tc>
          <w:tcPr>
            <w:tcW w:w="213" w:type="pct"/>
          </w:tcPr>
          <w:p w14:paraId="39B8C059" w14:textId="3B601635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CF1005">
              <w:t>-</w:t>
            </w:r>
          </w:p>
        </w:tc>
        <w:tc>
          <w:tcPr>
            <w:tcW w:w="213" w:type="pct"/>
          </w:tcPr>
          <w:p w14:paraId="7FB7ED2C" w14:textId="7040B47C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CF1005">
              <w:t>-</w:t>
            </w:r>
          </w:p>
        </w:tc>
        <w:tc>
          <w:tcPr>
            <w:tcW w:w="213" w:type="pct"/>
          </w:tcPr>
          <w:p w14:paraId="4E129ED4" w14:textId="7D58F2F4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CF1005">
              <w:t>-</w:t>
            </w:r>
          </w:p>
        </w:tc>
        <w:tc>
          <w:tcPr>
            <w:tcW w:w="249" w:type="pct"/>
          </w:tcPr>
          <w:p w14:paraId="3B640FF2" w14:textId="586D68DC" w:rsidR="00D45F66" w:rsidRDefault="00D45F66" w:rsidP="006B36D5">
            <w:pPr>
              <w:pStyle w:val="GOSTTablenorm"/>
              <w:rPr>
                <w:szCs w:val="22"/>
              </w:rPr>
            </w:pPr>
            <w:r w:rsidRPr="00CF1005">
              <w:t>-</w:t>
            </w:r>
          </w:p>
        </w:tc>
      </w:tr>
      <w:tr w:rsidR="00D45F66" w:rsidRPr="005E26C1" w14:paraId="71C15F73" w14:textId="77777777" w:rsidTr="00D45F66">
        <w:tc>
          <w:tcPr>
            <w:tcW w:w="125" w:type="pct"/>
          </w:tcPr>
          <w:p w14:paraId="40F3CAC1" w14:textId="77777777" w:rsidR="00D45F66" w:rsidRPr="008A7F76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63B62122" w14:textId="560E0E1F" w:rsidR="00D45F66" w:rsidRPr="00060780" w:rsidRDefault="00D45F66" w:rsidP="006B36D5">
            <w:pPr>
              <w:pStyle w:val="GOSTTablenorm"/>
              <w:rPr>
                <w:szCs w:val="22"/>
                <w:highlight w:val="cyan"/>
              </w:rPr>
            </w:pPr>
            <w:r w:rsidRPr="00060780">
              <w:rPr>
                <w:szCs w:val="22"/>
                <w:highlight w:val="cyan"/>
              </w:rPr>
              <w:t>ПОФР доведенные ГРБС +5% на текущий финансовый год (новая модель учета)</w:t>
            </w:r>
          </w:p>
        </w:tc>
        <w:tc>
          <w:tcPr>
            <w:tcW w:w="279" w:type="pct"/>
          </w:tcPr>
          <w:p w14:paraId="42D60536" w14:textId="2ADC4968" w:rsidR="00D45F66" w:rsidRPr="001F33C0" w:rsidRDefault="00C303B1" w:rsidP="006B36D5">
            <w:pPr>
              <w:pStyle w:val="GOSTTablenorm"/>
              <w:rPr>
                <w:szCs w:val="22"/>
              </w:rPr>
            </w:pPr>
            <w:ins w:id="1341" w:author="Краснова Наталья EXP-332161" w:date="2026-03-19T17:57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5D21F914" w14:textId="0A74EDDE" w:rsidR="00D45F66" w:rsidRDefault="00D45F66" w:rsidP="006B36D5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B5D6B66" w14:textId="4D6602CA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BALBO_GABS</w:t>
            </w:r>
            <w:r>
              <w:rPr>
                <w:szCs w:val="22"/>
              </w:rPr>
              <w:t>: 85</w:t>
            </w:r>
          </w:p>
        </w:tc>
        <w:tc>
          <w:tcPr>
            <w:tcW w:w="341" w:type="pct"/>
          </w:tcPr>
          <w:p w14:paraId="49EE20EA" w14:textId="61697983" w:rsidR="00D45F66" w:rsidRPr="00060780" w:rsidRDefault="00D45F66" w:rsidP="006B36D5">
            <w:pPr>
              <w:pStyle w:val="GOSTTablenorm"/>
              <w:rPr>
                <w:szCs w:val="22"/>
                <w:highlight w:val="cyan"/>
              </w:rPr>
            </w:pPr>
            <w:r>
              <w:rPr>
                <w:szCs w:val="22"/>
                <w:highlight w:val="cyan"/>
              </w:rPr>
              <w:t>314</w:t>
            </w:r>
          </w:p>
        </w:tc>
        <w:tc>
          <w:tcPr>
            <w:tcW w:w="301" w:type="pct"/>
          </w:tcPr>
          <w:p w14:paraId="4F718A66" w14:textId="26678FFA" w:rsidR="00D45F66" w:rsidRPr="00060780" w:rsidRDefault="00D45F66" w:rsidP="006B36D5">
            <w:pPr>
              <w:pStyle w:val="GOSTTablenorm"/>
              <w:rPr>
                <w:szCs w:val="22"/>
                <w:highlight w:val="cyan"/>
              </w:rPr>
            </w:pPr>
            <w:r w:rsidRPr="00060780">
              <w:rPr>
                <w:szCs w:val="22"/>
                <w:highlight w:val="cyan"/>
                <w:lang w:val="en-US"/>
              </w:rPr>
              <w:t>EXP</w:t>
            </w:r>
            <w:r w:rsidRPr="00060780">
              <w:rPr>
                <w:szCs w:val="22"/>
                <w:highlight w:val="cyan"/>
              </w:rPr>
              <w:t xml:space="preserve">: </w:t>
            </w:r>
            <w:r>
              <w:rPr>
                <w:szCs w:val="22"/>
                <w:highlight w:val="cyan"/>
              </w:rPr>
              <w:t>302</w:t>
            </w:r>
          </w:p>
        </w:tc>
        <w:tc>
          <w:tcPr>
            <w:tcW w:w="1107" w:type="pct"/>
          </w:tcPr>
          <w:p w14:paraId="51D73947" w14:textId="6D176C6E" w:rsidR="00D45F66" w:rsidRDefault="00D45F66" w:rsidP="006B36D5">
            <w:pPr>
              <w:pStyle w:val="GOSTTablenorm"/>
              <w:rPr>
                <w:szCs w:val="22"/>
              </w:rPr>
            </w:pPr>
            <w:r w:rsidRPr="004A1C8C">
              <w:rPr>
                <w:rFonts w:eastAsia="Calibri"/>
                <w:szCs w:val="22"/>
              </w:rPr>
              <w:t>Су</w:t>
            </w:r>
            <w:r>
              <w:rPr>
                <w:rFonts w:eastAsia="Calibri"/>
                <w:szCs w:val="22"/>
              </w:rPr>
              <w:t xml:space="preserve">мма ПОФР, доведенных ФК до ГРБС </w:t>
            </w:r>
            <w:r w:rsidRPr="00BF751F">
              <w:rPr>
                <w:szCs w:val="22"/>
              </w:rPr>
              <w:t>на текущий финансовый год</w:t>
            </w:r>
            <w:r>
              <w:rPr>
                <w:szCs w:val="22"/>
              </w:rPr>
              <w:t>, увеличенная на 5%.</w:t>
            </w:r>
          </w:p>
          <w:p w14:paraId="48BD4AE9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11894A77" w14:textId="6FB2F928" w:rsidR="00D45F66" w:rsidRPr="00060780" w:rsidRDefault="00D45F66" w:rsidP="006B36D5">
            <w:pPr>
              <w:pStyle w:val="GOSTTablenorm"/>
            </w:pPr>
            <w:r w:rsidRPr="005E26C1">
              <w:rPr>
                <w:szCs w:val="22"/>
              </w:rPr>
              <w:t xml:space="preserve">Оборот по </w:t>
            </w:r>
            <w:r>
              <w:rPr>
                <w:szCs w:val="22"/>
              </w:rPr>
              <w:t>К</w:t>
            </w:r>
            <w:r w:rsidRPr="005E26C1">
              <w:rPr>
                <w:szCs w:val="22"/>
              </w:rPr>
              <w:t>т за</w:t>
            </w:r>
            <w:r>
              <w:rPr>
                <w:szCs w:val="22"/>
              </w:rPr>
              <w:t xml:space="preserve"> отчетный период по показателю </w:t>
            </w:r>
            <w:r w:rsidRPr="00060780">
              <w:t>ПОФР</w:t>
            </w:r>
            <w:r>
              <w:t>_ГАБС</w:t>
            </w:r>
            <w:r w:rsidRPr="00060780">
              <w:t>5_1</w:t>
            </w:r>
          </w:p>
        </w:tc>
        <w:tc>
          <w:tcPr>
            <w:tcW w:w="254" w:type="pct"/>
          </w:tcPr>
          <w:p w14:paraId="5AFA6682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F12F8D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533B7AAB" w14:textId="77777777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  <w:r>
              <w:rPr>
                <w:szCs w:val="22"/>
              </w:rPr>
              <w:t xml:space="preserve"> ГРБС</w:t>
            </w:r>
          </w:p>
        </w:tc>
        <w:tc>
          <w:tcPr>
            <w:tcW w:w="256" w:type="pct"/>
          </w:tcPr>
          <w:p w14:paraId="2BDDCC1D" w14:textId="77777777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CF1005">
              <w:t>-</w:t>
            </w:r>
          </w:p>
        </w:tc>
        <w:tc>
          <w:tcPr>
            <w:tcW w:w="213" w:type="pct"/>
          </w:tcPr>
          <w:p w14:paraId="76EC2DC7" w14:textId="77777777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CF1005">
              <w:t>-</w:t>
            </w:r>
          </w:p>
        </w:tc>
        <w:tc>
          <w:tcPr>
            <w:tcW w:w="213" w:type="pct"/>
          </w:tcPr>
          <w:p w14:paraId="5DA522CD" w14:textId="77777777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CF1005">
              <w:t>-</w:t>
            </w:r>
          </w:p>
        </w:tc>
        <w:tc>
          <w:tcPr>
            <w:tcW w:w="213" w:type="pct"/>
          </w:tcPr>
          <w:p w14:paraId="233507E3" w14:textId="77777777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CF1005">
              <w:t>-</w:t>
            </w:r>
          </w:p>
        </w:tc>
        <w:tc>
          <w:tcPr>
            <w:tcW w:w="249" w:type="pct"/>
          </w:tcPr>
          <w:p w14:paraId="447C5B24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CF1005">
              <w:t>-</w:t>
            </w:r>
          </w:p>
        </w:tc>
      </w:tr>
      <w:tr w:rsidR="00D45F66" w:rsidRPr="005E26C1" w14:paraId="4778DFF7" w14:textId="77777777" w:rsidTr="00D45F66">
        <w:tc>
          <w:tcPr>
            <w:tcW w:w="125" w:type="pct"/>
          </w:tcPr>
          <w:p w14:paraId="2277A3C8" w14:textId="77777777" w:rsidR="00D45F66" w:rsidRPr="008A7F76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62D303CD" w14:textId="79916CD7" w:rsidR="00D45F66" w:rsidRPr="00060780" w:rsidRDefault="00D45F66" w:rsidP="006B36D5">
            <w:pPr>
              <w:pStyle w:val="GOSTTablenorm"/>
              <w:rPr>
                <w:szCs w:val="22"/>
                <w:highlight w:val="cyan"/>
              </w:rPr>
            </w:pPr>
            <w:r w:rsidRPr="00060780">
              <w:rPr>
                <w:szCs w:val="22"/>
                <w:highlight w:val="cyan"/>
              </w:rPr>
              <w:t>ПОФР доведенные ГРБС +5% на первый год планового периода (новая модель учета)</w:t>
            </w:r>
          </w:p>
        </w:tc>
        <w:tc>
          <w:tcPr>
            <w:tcW w:w="279" w:type="pct"/>
          </w:tcPr>
          <w:p w14:paraId="43B0DA62" w14:textId="4918D403" w:rsidR="00D45F66" w:rsidRPr="001F33C0" w:rsidRDefault="00C303B1" w:rsidP="006B36D5">
            <w:pPr>
              <w:pStyle w:val="GOSTTablenorm"/>
              <w:rPr>
                <w:szCs w:val="22"/>
              </w:rPr>
            </w:pPr>
            <w:ins w:id="1342" w:author="Краснова Наталья EXP-332161" w:date="2026-03-19T17:57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5445A8A3" w14:textId="2792BEDD" w:rsidR="00D45F66" w:rsidRDefault="00D45F66" w:rsidP="006B36D5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F6354E7" w14:textId="38275B42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BALBO_GABS</w:t>
            </w:r>
            <w:r>
              <w:rPr>
                <w:szCs w:val="22"/>
              </w:rPr>
              <w:t>: 86</w:t>
            </w:r>
          </w:p>
        </w:tc>
        <w:tc>
          <w:tcPr>
            <w:tcW w:w="341" w:type="pct"/>
          </w:tcPr>
          <w:p w14:paraId="70BCD3AB" w14:textId="6E0B272F" w:rsidR="00D45F66" w:rsidRPr="00060780" w:rsidRDefault="00D45F66" w:rsidP="006B36D5">
            <w:pPr>
              <w:pStyle w:val="GOSTTablenorm"/>
              <w:rPr>
                <w:szCs w:val="22"/>
                <w:highlight w:val="cyan"/>
              </w:rPr>
            </w:pPr>
            <w:r>
              <w:rPr>
                <w:szCs w:val="22"/>
                <w:highlight w:val="cyan"/>
              </w:rPr>
              <w:t>315</w:t>
            </w:r>
          </w:p>
        </w:tc>
        <w:tc>
          <w:tcPr>
            <w:tcW w:w="301" w:type="pct"/>
          </w:tcPr>
          <w:p w14:paraId="17113857" w14:textId="3CEB2D36" w:rsidR="00D45F66" w:rsidRPr="00060780" w:rsidRDefault="00D45F66" w:rsidP="006B36D5">
            <w:pPr>
              <w:pStyle w:val="GOSTTablenorm"/>
              <w:rPr>
                <w:szCs w:val="22"/>
                <w:highlight w:val="cyan"/>
              </w:rPr>
            </w:pPr>
            <w:r w:rsidRPr="00060780">
              <w:rPr>
                <w:szCs w:val="22"/>
                <w:highlight w:val="cyan"/>
                <w:lang w:val="en-US"/>
              </w:rPr>
              <w:t>EXP</w:t>
            </w:r>
            <w:r w:rsidRPr="00060780">
              <w:rPr>
                <w:szCs w:val="22"/>
                <w:highlight w:val="cyan"/>
              </w:rPr>
              <w:t xml:space="preserve">: </w:t>
            </w:r>
            <w:r>
              <w:rPr>
                <w:szCs w:val="22"/>
                <w:highlight w:val="cyan"/>
              </w:rPr>
              <w:t>303</w:t>
            </w:r>
          </w:p>
        </w:tc>
        <w:tc>
          <w:tcPr>
            <w:tcW w:w="1107" w:type="pct"/>
          </w:tcPr>
          <w:p w14:paraId="0AAB26C5" w14:textId="706B1E41" w:rsidR="00D45F66" w:rsidRDefault="00D45F66" w:rsidP="006B36D5">
            <w:pPr>
              <w:pStyle w:val="GOSTTablenorm"/>
              <w:rPr>
                <w:szCs w:val="22"/>
              </w:rPr>
            </w:pPr>
            <w:r w:rsidRPr="004A1C8C">
              <w:rPr>
                <w:rFonts w:eastAsia="Calibri"/>
                <w:szCs w:val="22"/>
              </w:rPr>
              <w:t>Су</w:t>
            </w:r>
            <w:r>
              <w:rPr>
                <w:rFonts w:eastAsia="Calibri"/>
                <w:szCs w:val="22"/>
              </w:rPr>
              <w:t xml:space="preserve">мма ПОФР, доведенных ФК до ГРБС </w:t>
            </w:r>
            <w:r w:rsidRPr="00B10891">
              <w:rPr>
                <w:szCs w:val="22"/>
              </w:rPr>
              <w:t>на первый год планового периода</w:t>
            </w:r>
            <w:r>
              <w:rPr>
                <w:szCs w:val="22"/>
              </w:rPr>
              <w:t>, увеличенная на 5%.</w:t>
            </w:r>
          </w:p>
          <w:p w14:paraId="62FAF9C7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6CE282EC" w14:textId="7C3ABA60" w:rsidR="00D45F66" w:rsidRPr="00060780" w:rsidRDefault="00D45F66" w:rsidP="006B36D5">
            <w:pPr>
              <w:pStyle w:val="GOSTTablenorm"/>
            </w:pPr>
            <w:r w:rsidRPr="005E26C1">
              <w:rPr>
                <w:szCs w:val="22"/>
              </w:rPr>
              <w:t xml:space="preserve">Оборот по </w:t>
            </w:r>
            <w:r>
              <w:rPr>
                <w:szCs w:val="22"/>
              </w:rPr>
              <w:t>К</w:t>
            </w:r>
            <w:r w:rsidRPr="005E26C1">
              <w:rPr>
                <w:szCs w:val="22"/>
              </w:rPr>
              <w:t>т за</w:t>
            </w:r>
            <w:r>
              <w:rPr>
                <w:szCs w:val="22"/>
              </w:rPr>
              <w:t xml:space="preserve"> отчетный период по показателю </w:t>
            </w:r>
            <w:r w:rsidRPr="00060780">
              <w:t>ПОФР</w:t>
            </w:r>
            <w:r>
              <w:t>_ГАБС</w:t>
            </w:r>
            <w:r w:rsidRPr="00060780">
              <w:t>5_</w:t>
            </w:r>
            <w:r>
              <w:t>2</w:t>
            </w:r>
          </w:p>
        </w:tc>
        <w:tc>
          <w:tcPr>
            <w:tcW w:w="254" w:type="pct"/>
          </w:tcPr>
          <w:p w14:paraId="48C5935E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F12F8D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5EB34BE6" w14:textId="77777777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  <w:r>
              <w:rPr>
                <w:szCs w:val="22"/>
              </w:rPr>
              <w:t xml:space="preserve"> ГРБС</w:t>
            </w:r>
          </w:p>
        </w:tc>
        <w:tc>
          <w:tcPr>
            <w:tcW w:w="256" w:type="pct"/>
          </w:tcPr>
          <w:p w14:paraId="1F738CB9" w14:textId="77777777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CF1005">
              <w:t>-</w:t>
            </w:r>
          </w:p>
        </w:tc>
        <w:tc>
          <w:tcPr>
            <w:tcW w:w="213" w:type="pct"/>
          </w:tcPr>
          <w:p w14:paraId="2EEA6AB4" w14:textId="77777777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CF1005">
              <w:t>-</w:t>
            </w:r>
          </w:p>
        </w:tc>
        <w:tc>
          <w:tcPr>
            <w:tcW w:w="213" w:type="pct"/>
          </w:tcPr>
          <w:p w14:paraId="720C3888" w14:textId="77777777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CF1005">
              <w:t>-</w:t>
            </w:r>
          </w:p>
        </w:tc>
        <w:tc>
          <w:tcPr>
            <w:tcW w:w="213" w:type="pct"/>
          </w:tcPr>
          <w:p w14:paraId="59E19BA3" w14:textId="77777777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CF1005">
              <w:t>-</w:t>
            </w:r>
          </w:p>
        </w:tc>
        <w:tc>
          <w:tcPr>
            <w:tcW w:w="249" w:type="pct"/>
          </w:tcPr>
          <w:p w14:paraId="3F1C9B26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CF1005">
              <w:t>-</w:t>
            </w:r>
          </w:p>
        </w:tc>
      </w:tr>
      <w:tr w:rsidR="009D02F8" w:rsidRPr="005E26C1" w14:paraId="12C20A08" w14:textId="77777777" w:rsidTr="00D45F66">
        <w:tc>
          <w:tcPr>
            <w:tcW w:w="125" w:type="pct"/>
          </w:tcPr>
          <w:p w14:paraId="3A1AF096" w14:textId="77777777" w:rsidR="009D02F8" w:rsidRPr="008A7F76" w:rsidRDefault="009D02F8" w:rsidP="006B36D5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2BDCB522" w14:textId="72D1F3CE" w:rsidR="009D02F8" w:rsidRPr="005E26C1" w:rsidRDefault="009D02F8" w:rsidP="006B36D5">
            <w:pPr>
              <w:pStyle w:val="GOSTTablenorm"/>
              <w:rPr>
                <w:szCs w:val="22"/>
              </w:rPr>
            </w:pPr>
            <w:r w:rsidRPr="00CD3709">
              <w:rPr>
                <w:rFonts w:eastAsia="Calibri"/>
              </w:rPr>
              <w:t xml:space="preserve">ПОФР доведенные </w:t>
            </w:r>
            <w:r w:rsidRPr="00B10891">
              <w:rPr>
                <w:szCs w:val="22"/>
              </w:rPr>
              <w:t>на текущий финансовый год</w:t>
            </w:r>
          </w:p>
        </w:tc>
        <w:tc>
          <w:tcPr>
            <w:tcW w:w="279" w:type="pct"/>
            <w:vMerge w:val="restart"/>
          </w:tcPr>
          <w:p w14:paraId="68166626" w14:textId="77777777" w:rsidR="009D02F8" w:rsidRPr="001F33C0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3666DDF5" w14:textId="72B6C0FC" w:rsidR="009D02F8" w:rsidRDefault="009D02F8" w:rsidP="006B36D5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B87122A" w14:textId="5CB211EF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4D1DAF7B" w14:textId="26DF31D2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93</w:t>
            </w:r>
          </w:p>
        </w:tc>
        <w:tc>
          <w:tcPr>
            <w:tcW w:w="301" w:type="pct"/>
          </w:tcPr>
          <w:p w14:paraId="06E1E6E1" w14:textId="75951A66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7E05FE93" w14:textId="30D9FCC9" w:rsidR="009D02F8" w:rsidRDefault="009D02F8" w:rsidP="006B36D5">
            <w:pPr>
              <w:pStyle w:val="GOSTTablenorm"/>
              <w:rPr>
                <w:rFonts w:eastAsia="Calibri"/>
              </w:rPr>
            </w:pPr>
            <w:r w:rsidRPr="008E560B">
              <w:rPr>
                <w:rFonts w:eastAsia="Calibri"/>
              </w:rPr>
              <w:t>Сумма ПОФР</w:t>
            </w:r>
            <w:r>
              <w:rPr>
                <w:rFonts w:eastAsia="Calibri"/>
              </w:rPr>
              <w:t xml:space="preserve"> на </w:t>
            </w:r>
            <w:r w:rsidRPr="00B10891">
              <w:rPr>
                <w:szCs w:val="22"/>
              </w:rPr>
              <w:t>текущий финансовый год</w:t>
            </w:r>
            <w:r w:rsidRPr="008E560B">
              <w:rPr>
                <w:rFonts w:eastAsia="Calibri"/>
              </w:rPr>
              <w:t>, довед</w:t>
            </w:r>
            <w:r>
              <w:rPr>
                <w:rFonts w:eastAsia="Calibri"/>
              </w:rPr>
              <w:t>енных до РБС, ПБС, ИПБС через ТО</w:t>
            </w:r>
            <w:r w:rsidRPr="008E560B">
              <w:rPr>
                <w:rFonts w:eastAsia="Calibri"/>
              </w:rPr>
              <w:t>ФК</w:t>
            </w:r>
            <w:r>
              <w:rPr>
                <w:rFonts w:eastAsia="Calibri"/>
              </w:rPr>
              <w:t>.</w:t>
            </w:r>
          </w:p>
          <w:p w14:paraId="116B6F85" w14:textId="77777777" w:rsidR="009D02F8" w:rsidRDefault="009D02F8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68958352" w14:textId="77777777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rFonts w:eastAsia="Calibri"/>
              </w:rPr>
              <w:t>О</w:t>
            </w:r>
            <w:r w:rsidRPr="008E560B">
              <w:rPr>
                <w:rFonts w:eastAsia="Calibri"/>
              </w:rPr>
              <w:t xml:space="preserve">борот по Кт </w:t>
            </w:r>
            <w:r w:rsidRPr="005E26C1">
              <w:rPr>
                <w:szCs w:val="22"/>
              </w:rPr>
              <w:t>за отчетный период по показателям</w:t>
            </w:r>
            <w:r>
              <w:rPr>
                <w:szCs w:val="22"/>
              </w:rPr>
              <w:t>:</w:t>
            </w:r>
          </w:p>
          <w:p w14:paraId="2B1A999A" w14:textId="731BE89E" w:rsidR="009D02F8" w:rsidRDefault="009D02F8" w:rsidP="006B36D5">
            <w:pPr>
              <w:pStyle w:val="GOSTTableListMark1"/>
              <w:rPr>
                <w:rFonts w:eastAsia="Calibri"/>
              </w:rPr>
            </w:pPr>
            <w:r w:rsidRPr="008E560B">
              <w:rPr>
                <w:rFonts w:eastAsia="Calibri"/>
              </w:rPr>
              <w:t>ПОФР_</w:t>
            </w:r>
            <w:r>
              <w:rPr>
                <w:rFonts w:eastAsia="Calibri"/>
              </w:rPr>
              <w:t>1,</w:t>
            </w:r>
          </w:p>
          <w:p w14:paraId="5C08C68A" w14:textId="44E56872" w:rsidR="009D02F8" w:rsidRDefault="009D02F8" w:rsidP="006B36D5">
            <w:pPr>
              <w:pStyle w:val="GOSTTableListMark1"/>
            </w:pPr>
            <w:r>
              <w:t>ПОФР_СВЗ_1,</w:t>
            </w:r>
          </w:p>
          <w:p w14:paraId="59555932" w14:textId="6700A379" w:rsidR="009D02F8" w:rsidRDefault="009D02F8" w:rsidP="006B36D5">
            <w:pPr>
              <w:pStyle w:val="GOSTTableListMark1"/>
            </w:pPr>
            <w:r>
              <w:t>ПОФР_ВАЛ_1,</w:t>
            </w:r>
          </w:p>
          <w:p w14:paraId="2362F1CC" w14:textId="0543872A" w:rsidR="009D02F8" w:rsidRPr="005E26C1" w:rsidRDefault="009D02F8" w:rsidP="006B36D5">
            <w:pPr>
              <w:pStyle w:val="GOSTTableListMark1"/>
              <w:numPr>
                <w:ilvl w:val="0"/>
                <w:numId w:val="0"/>
              </w:numPr>
              <w:ind w:left="113"/>
              <w:rPr>
                <w:szCs w:val="22"/>
              </w:rPr>
            </w:pPr>
            <w:r>
              <w:t>где в</w:t>
            </w:r>
            <w:r w:rsidRPr="005E26C1">
              <w:rPr>
                <w:szCs w:val="22"/>
              </w:rPr>
              <w:t xml:space="preserve"> аналитическом признаке</w:t>
            </w:r>
            <w:r>
              <w:t xml:space="preserve"> </w:t>
            </w:r>
            <w:r w:rsidRPr="001E639E">
              <w:t>«</w:t>
            </w:r>
            <w:r>
              <w:t xml:space="preserve"> </w:t>
            </w:r>
            <w:r w:rsidRPr="0030551E">
              <w:t xml:space="preserve">Участник СКП </w:t>
            </w:r>
            <w:r w:rsidRPr="00F32A64">
              <w:t>(</w:t>
            </w:r>
            <w:r w:rsidRPr="00E9434F">
              <w:t>УБП</w:t>
            </w:r>
            <w:r w:rsidRPr="00F32A64">
              <w:t>)</w:t>
            </w:r>
            <w:r w:rsidRPr="001E639E">
              <w:t>»</w:t>
            </w:r>
            <w:r w:rsidRPr="00872924">
              <w:t xml:space="preserve"> (</w:t>
            </w:r>
            <w:r w:rsidRPr="00E9434F">
              <w:t>ubp</w:t>
            </w:r>
            <w:r>
              <w:t xml:space="preserve">) значение равно </w:t>
            </w:r>
            <w:r w:rsidRPr="001E639E">
              <w:t>«-»</w:t>
            </w:r>
          </w:p>
        </w:tc>
        <w:tc>
          <w:tcPr>
            <w:tcW w:w="254" w:type="pct"/>
            <w:vMerge w:val="restart"/>
          </w:tcPr>
          <w:p w14:paraId="25E2F175" w14:textId="2CD5C704" w:rsidR="009D02F8" w:rsidRDefault="009D02F8" w:rsidP="006B36D5">
            <w:pPr>
              <w:pStyle w:val="GOSTTablenorm"/>
              <w:rPr>
                <w:szCs w:val="22"/>
              </w:rPr>
            </w:pPr>
            <w:r w:rsidRPr="00F12F8D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0E55E0E3" w14:textId="7005E2F4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56" w:type="pct"/>
          </w:tcPr>
          <w:p w14:paraId="0FA10D9B" w14:textId="2CE0A526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30939C12" w14:textId="412C7C0B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29D73130" w14:textId="629F98A5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3F86BF53" w14:textId="1FAFEC4D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2F66B888" w14:textId="3B091134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</w:tr>
      <w:tr w:rsidR="009D02F8" w:rsidRPr="005E26C1" w14:paraId="5C4168DD" w14:textId="77777777" w:rsidTr="00D45F66">
        <w:tc>
          <w:tcPr>
            <w:tcW w:w="125" w:type="pct"/>
          </w:tcPr>
          <w:p w14:paraId="3E18F2C3" w14:textId="77777777" w:rsidR="009D02F8" w:rsidRPr="008A7F76" w:rsidRDefault="009D02F8" w:rsidP="006B36D5">
            <w:pPr>
              <w:pStyle w:val="GOSTTableNum"/>
            </w:pPr>
          </w:p>
        </w:tc>
        <w:tc>
          <w:tcPr>
            <w:tcW w:w="596" w:type="pct"/>
            <w:vMerge/>
          </w:tcPr>
          <w:p w14:paraId="5E25FF3A" w14:textId="77777777" w:rsidR="009D02F8" w:rsidRPr="00CD3709" w:rsidRDefault="009D02F8" w:rsidP="006B36D5">
            <w:pPr>
              <w:pStyle w:val="GOSTTablenorm"/>
              <w:rPr>
                <w:rFonts w:eastAsia="Calibri"/>
              </w:rPr>
            </w:pPr>
          </w:p>
        </w:tc>
        <w:tc>
          <w:tcPr>
            <w:tcW w:w="279" w:type="pct"/>
            <w:vMerge/>
          </w:tcPr>
          <w:p w14:paraId="14615BD1" w14:textId="77777777" w:rsidR="009D02F8" w:rsidRPr="001F33C0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62BD222A" w14:textId="3E59C182" w:rsidR="009D02F8" w:rsidRDefault="009D02F8" w:rsidP="006B36D5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DF0CBB3" w14:textId="235DDB91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72BD2C7C" w14:textId="67D0BD08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5E6077C6" w14:textId="3F75DB18" w:rsidR="009D02F8" w:rsidRPr="00907109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159</w:t>
            </w:r>
          </w:p>
        </w:tc>
        <w:tc>
          <w:tcPr>
            <w:tcW w:w="1107" w:type="pct"/>
            <w:vMerge/>
          </w:tcPr>
          <w:p w14:paraId="35DFC1F8" w14:textId="77777777" w:rsidR="009D02F8" w:rsidRPr="008E560B" w:rsidRDefault="009D02F8" w:rsidP="006B36D5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6421152B" w14:textId="77777777" w:rsidR="009D02F8" w:rsidRPr="00F12F8D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25384116" w14:textId="3CE41A2D" w:rsidR="009D02F8" w:rsidRDefault="009D02F8" w:rsidP="006B36D5">
            <w:pPr>
              <w:pStyle w:val="GOSTTablenorm"/>
            </w:pPr>
            <w:r>
              <w:t>+</w:t>
            </w:r>
          </w:p>
          <w:p w14:paraId="6435F6CC" w14:textId="40375157" w:rsidR="009D02F8" w:rsidRDefault="009D02F8" w:rsidP="006B36D5">
            <w:pPr>
              <w:pStyle w:val="GOSTTablenorm"/>
            </w:pPr>
            <w:r>
              <w:t>РБС</w:t>
            </w:r>
          </w:p>
        </w:tc>
        <w:tc>
          <w:tcPr>
            <w:tcW w:w="256" w:type="pct"/>
          </w:tcPr>
          <w:p w14:paraId="0549EAB2" w14:textId="3D3D52B2" w:rsidR="009D02F8" w:rsidRDefault="009D02F8" w:rsidP="006B36D5">
            <w:pPr>
              <w:pStyle w:val="GOSTTablenorm"/>
            </w:pPr>
            <w:r w:rsidRPr="00B418E0">
              <w:t>-</w:t>
            </w:r>
          </w:p>
        </w:tc>
        <w:tc>
          <w:tcPr>
            <w:tcW w:w="213" w:type="pct"/>
          </w:tcPr>
          <w:p w14:paraId="7FBD686E" w14:textId="749A4230" w:rsidR="009D02F8" w:rsidRDefault="009D02F8" w:rsidP="006B36D5">
            <w:pPr>
              <w:pStyle w:val="GOSTTablenorm"/>
              <w:rPr>
                <w:szCs w:val="22"/>
              </w:rPr>
            </w:pPr>
            <w:r w:rsidRPr="00B418E0">
              <w:t>-</w:t>
            </w:r>
          </w:p>
        </w:tc>
        <w:tc>
          <w:tcPr>
            <w:tcW w:w="213" w:type="pct"/>
          </w:tcPr>
          <w:p w14:paraId="205C45E4" w14:textId="5CEA2F3C" w:rsidR="009D02F8" w:rsidRDefault="009D02F8" w:rsidP="006B36D5">
            <w:pPr>
              <w:pStyle w:val="GOSTTablenorm"/>
              <w:rPr>
                <w:szCs w:val="22"/>
              </w:rPr>
            </w:pPr>
            <w:r w:rsidRPr="00B418E0">
              <w:t>-</w:t>
            </w:r>
          </w:p>
        </w:tc>
        <w:tc>
          <w:tcPr>
            <w:tcW w:w="213" w:type="pct"/>
          </w:tcPr>
          <w:p w14:paraId="0EF1EE1C" w14:textId="1F22FE1F" w:rsidR="009D02F8" w:rsidRDefault="009D02F8" w:rsidP="006B36D5">
            <w:pPr>
              <w:pStyle w:val="GOSTTablenorm"/>
              <w:rPr>
                <w:szCs w:val="22"/>
              </w:rPr>
            </w:pPr>
            <w:r w:rsidRPr="00B418E0">
              <w:t>-</w:t>
            </w:r>
          </w:p>
        </w:tc>
        <w:tc>
          <w:tcPr>
            <w:tcW w:w="249" w:type="pct"/>
          </w:tcPr>
          <w:p w14:paraId="72485713" w14:textId="1C7B9F44" w:rsidR="009D02F8" w:rsidRDefault="009D02F8" w:rsidP="006B36D5">
            <w:pPr>
              <w:pStyle w:val="GOSTTablenorm"/>
              <w:rPr>
                <w:szCs w:val="22"/>
              </w:rPr>
            </w:pPr>
            <w:r w:rsidRPr="00B418E0">
              <w:t>-</w:t>
            </w:r>
          </w:p>
        </w:tc>
      </w:tr>
      <w:tr w:rsidR="009D02F8" w:rsidRPr="005E26C1" w14:paraId="5D6372BC" w14:textId="77777777" w:rsidTr="00D45F66">
        <w:tc>
          <w:tcPr>
            <w:tcW w:w="125" w:type="pct"/>
          </w:tcPr>
          <w:p w14:paraId="4742DE79" w14:textId="77777777" w:rsidR="009D02F8" w:rsidRPr="008A7F76" w:rsidRDefault="009D02F8" w:rsidP="006B36D5">
            <w:pPr>
              <w:pStyle w:val="GOSTTableNum"/>
            </w:pPr>
          </w:p>
        </w:tc>
        <w:tc>
          <w:tcPr>
            <w:tcW w:w="596" w:type="pct"/>
            <w:vMerge/>
          </w:tcPr>
          <w:p w14:paraId="6B5D9EDF" w14:textId="77777777" w:rsidR="009D02F8" w:rsidRPr="00CD3709" w:rsidRDefault="009D02F8" w:rsidP="006B36D5">
            <w:pPr>
              <w:pStyle w:val="GOSTTablenorm"/>
              <w:rPr>
                <w:rFonts w:eastAsia="Calibri"/>
              </w:rPr>
            </w:pPr>
          </w:p>
        </w:tc>
        <w:tc>
          <w:tcPr>
            <w:tcW w:w="279" w:type="pct"/>
            <w:vMerge/>
          </w:tcPr>
          <w:p w14:paraId="478BCFB2" w14:textId="77777777" w:rsidR="009D02F8" w:rsidRPr="001F33C0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5216717B" w14:textId="760C0E41" w:rsidR="009D02F8" w:rsidRDefault="009D02F8" w:rsidP="006B36D5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91974CE" w14:textId="0CD492F5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01A4C5D4" w14:textId="29C36C2B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29461063" w14:textId="1559F9C4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213</w:t>
            </w:r>
          </w:p>
        </w:tc>
        <w:tc>
          <w:tcPr>
            <w:tcW w:w="1107" w:type="pct"/>
            <w:vMerge/>
          </w:tcPr>
          <w:p w14:paraId="7FEF6C8B" w14:textId="77777777" w:rsidR="009D02F8" w:rsidRPr="008E560B" w:rsidRDefault="009D02F8" w:rsidP="006B36D5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1F242040" w14:textId="77777777" w:rsidR="009D02F8" w:rsidRPr="00F12F8D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47F5E9FA" w14:textId="39CE8925" w:rsidR="009D02F8" w:rsidRDefault="009D02F8" w:rsidP="006B36D5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401DF489" w14:textId="5BB5C56E" w:rsidR="009D02F8" w:rsidRDefault="009D02F8" w:rsidP="006B36D5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583B0801" w14:textId="491B9C2B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6BAEFF34" w14:textId="1721B9EC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33815CDC" w14:textId="590A55DF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04D43E37" w14:textId="41C9535F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9D02F8" w:rsidRPr="005E26C1" w14:paraId="7946DC0C" w14:textId="77777777" w:rsidTr="00D45F66">
        <w:tc>
          <w:tcPr>
            <w:tcW w:w="125" w:type="pct"/>
          </w:tcPr>
          <w:p w14:paraId="7283A9F9" w14:textId="77777777" w:rsidR="009D02F8" w:rsidRPr="008A7F76" w:rsidRDefault="009D02F8" w:rsidP="006B36D5">
            <w:pPr>
              <w:pStyle w:val="GOSTTableNum"/>
            </w:pPr>
          </w:p>
        </w:tc>
        <w:tc>
          <w:tcPr>
            <w:tcW w:w="596" w:type="pct"/>
            <w:vMerge/>
          </w:tcPr>
          <w:p w14:paraId="401CA8EC" w14:textId="77777777" w:rsidR="009D02F8" w:rsidRPr="00CD3709" w:rsidRDefault="009D02F8" w:rsidP="006B36D5">
            <w:pPr>
              <w:pStyle w:val="GOSTTablenorm"/>
              <w:rPr>
                <w:rFonts w:eastAsia="Calibri"/>
              </w:rPr>
            </w:pPr>
          </w:p>
        </w:tc>
        <w:tc>
          <w:tcPr>
            <w:tcW w:w="279" w:type="pct"/>
            <w:vMerge/>
          </w:tcPr>
          <w:p w14:paraId="2ACD68FD" w14:textId="77777777" w:rsidR="009D02F8" w:rsidRPr="001F33C0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713944D2" w14:textId="59ABB1B6" w:rsidR="009D02F8" w:rsidRDefault="009D02F8" w:rsidP="006B36D5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06F07C0" w14:textId="420C6987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26893C21" w14:textId="70A2CBBD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79D48205" w14:textId="7AD06122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279</w:t>
            </w:r>
          </w:p>
        </w:tc>
        <w:tc>
          <w:tcPr>
            <w:tcW w:w="1107" w:type="pct"/>
            <w:vMerge/>
          </w:tcPr>
          <w:p w14:paraId="688CF752" w14:textId="77777777" w:rsidR="009D02F8" w:rsidRPr="008E560B" w:rsidRDefault="009D02F8" w:rsidP="006B36D5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02F8E839" w14:textId="77777777" w:rsidR="009D02F8" w:rsidRPr="00F12F8D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21F1879C" w14:textId="63CE7549" w:rsidR="009D02F8" w:rsidRDefault="009D02F8" w:rsidP="006B36D5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49EC284A" w14:textId="4669EF22" w:rsidR="009D02F8" w:rsidRDefault="009D02F8" w:rsidP="006B36D5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03D28DB5" w14:textId="5ACBF4BD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3F92FEAB" w14:textId="6B4A7A15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0540BC84" w14:textId="637FF2F8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1F8CD7FE" w14:textId="071F0FEA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</w:tr>
      <w:tr w:rsidR="009D02F8" w:rsidRPr="005E26C1" w14:paraId="059E5592" w14:textId="77777777" w:rsidTr="00D45F66">
        <w:tc>
          <w:tcPr>
            <w:tcW w:w="125" w:type="pct"/>
          </w:tcPr>
          <w:p w14:paraId="455EFDD7" w14:textId="77777777" w:rsidR="009D02F8" w:rsidRPr="008A7F76" w:rsidRDefault="009D02F8" w:rsidP="006B36D5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78ED3077" w14:textId="6DCCAA62" w:rsidR="009D02F8" w:rsidRPr="005E26C1" w:rsidRDefault="009D02F8" w:rsidP="006B36D5">
            <w:pPr>
              <w:pStyle w:val="GOSTTablenorm"/>
              <w:rPr>
                <w:szCs w:val="22"/>
              </w:rPr>
            </w:pPr>
            <w:r w:rsidRPr="00400F70">
              <w:rPr>
                <w:rFonts w:eastAsia="Calibri"/>
              </w:rPr>
              <w:t>ПОФР доведенные</w:t>
            </w:r>
            <w:r w:rsidRPr="00CD3709">
              <w:rPr>
                <w:rFonts w:eastAsia="Calibri"/>
              </w:rPr>
              <w:t xml:space="preserve"> </w:t>
            </w:r>
            <w:r w:rsidRPr="00CD3709">
              <w:rPr>
                <w:szCs w:val="22"/>
              </w:rPr>
              <w:t>на первый год планового периода</w:t>
            </w:r>
          </w:p>
        </w:tc>
        <w:tc>
          <w:tcPr>
            <w:tcW w:w="279" w:type="pct"/>
            <w:vMerge w:val="restart"/>
          </w:tcPr>
          <w:p w14:paraId="59C70E08" w14:textId="13A6A632" w:rsidR="009D02F8" w:rsidRPr="001F33C0" w:rsidRDefault="00C303B1" w:rsidP="006B36D5">
            <w:pPr>
              <w:pStyle w:val="GOSTTablenorm"/>
              <w:rPr>
                <w:szCs w:val="22"/>
              </w:rPr>
            </w:pPr>
            <w:ins w:id="1343" w:author="Краснова Наталья EXP-332161" w:date="2026-03-19T17:57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79453D5A" w14:textId="25416B88" w:rsidR="009D02F8" w:rsidRDefault="009D02F8" w:rsidP="006B36D5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AFAE527" w14:textId="3D1211E4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3E694D3A" w14:textId="2E890E6B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94</w:t>
            </w:r>
          </w:p>
        </w:tc>
        <w:tc>
          <w:tcPr>
            <w:tcW w:w="301" w:type="pct"/>
          </w:tcPr>
          <w:p w14:paraId="68C4779E" w14:textId="77777777" w:rsidR="009D02F8" w:rsidRPr="005E26C1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1107" w:type="pct"/>
            <w:vMerge w:val="restart"/>
          </w:tcPr>
          <w:p w14:paraId="3E93CF96" w14:textId="1C276913" w:rsidR="009D02F8" w:rsidRDefault="009D02F8" w:rsidP="006B36D5">
            <w:pPr>
              <w:pStyle w:val="GOSTTablenorm"/>
              <w:rPr>
                <w:rFonts w:eastAsia="Calibri"/>
              </w:rPr>
            </w:pPr>
            <w:r w:rsidRPr="008E560B">
              <w:rPr>
                <w:rFonts w:eastAsia="Calibri"/>
              </w:rPr>
              <w:t>Сумма ПОФР</w:t>
            </w:r>
            <w:r>
              <w:rPr>
                <w:rFonts w:eastAsia="Calibri"/>
              </w:rPr>
              <w:t xml:space="preserve"> </w:t>
            </w:r>
            <w:r w:rsidRPr="00CD3709">
              <w:rPr>
                <w:szCs w:val="22"/>
              </w:rPr>
              <w:t>на первый год планового периода</w:t>
            </w:r>
            <w:r w:rsidRPr="008E560B">
              <w:rPr>
                <w:rFonts w:eastAsia="Calibri"/>
              </w:rPr>
              <w:t>, довед</w:t>
            </w:r>
            <w:r>
              <w:rPr>
                <w:rFonts w:eastAsia="Calibri"/>
              </w:rPr>
              <w:t>енных до РБС, ПБС, ИПБС через ТО</w:t>
            </w:r>
            <w:r w:rsidRPr="008E560B">
              <w:rPr>
                <w:rFonts w:eastAsia="Calibri"/>
              </w:rPr>
              <w:t>ФК</w:t>
            </w:r>
            <w:r>
              <w:rPr>
                <w:rFonts w:eastAsia="Calibri"/>
              </w:rPr>
              <w:t>.</w:t>
            </w:r>
          </w:p>
          <w:p w14:paraId="478F90B2" w14:textId="77777777" w:rsidR="009D02F8" w:rsidRDefault="009D02F8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69AEE962" w14:textId="77777777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rFonts w:eastAsia="Calibri"/>
              </w:rPr>
              <w:lastRenderedPageBreak/>
              <w:t>О</w:t>
            </w:r>
            <w:r w:rsidRPr="008E560B">
              <w:rPr>
                <w:rFonts w:eastAsia="Calibri"/>
              </w:rPr>
              <w:t xml:space="preserve">борот по Кт </w:t>
            </w:r>
            <w:r w:rsidRPr="005E26C1">
              <w:rPr>
                <w:szCs w:val="22"/>
              </w:rPr>
              <w:t>за отчетный период по показателям</w:t>
            </w:r>
            <w:r>
              <w:rPr>
                <w:szCs w:val="22"/>
              </w:rPr>
              <w:t>:</w:t>
            </w:r>
          </w:p>
          <w:p w14:paraId="763C43F1" w14:textId="03CDF136" w:rsidR="009D02F8" w:rsidRDefault="009D02F8" w:rsidP="006B36D5">
            <w:pPr>
              <w:pStyle w:val="GOSTTableListMark1"/>
              <w:rPr>
                <w:rFonts w:eastAsia="Calibri"/>
              </w:rPr>
            </w:pPr>
            <w:r w:rsidRPr="008E560B">
              <w:rPr>
                <w:rFonts w:eastAsia="Calibri"/>
              </w:rPr>
              <w:t>ПОФР_</w:t>
            </w:r>
            <w:r>
              <w:rPr>
                <w:rFonts w:eastAsia="Calibri"/>
              </w:rPr>
              <w:t>2,</w:t>
            </w:r>
          </w:p>
          <w:p w14:paraId="0107719C" w14:textId="3A60ACBB" w:rsidR="009D02F8" w:rsidRDefault="009D02F8" w:rsidP="006B36D5">
            <w:pPr>
              <w:pStyle w:val="GOSTTableListMark1"/>
            </w:pPr>
            <w:r>
              <w:t>ПОФР_СВЗ_2,</w:t>
            </w:r>
          </w:p>
          <w:p w14:paraId="159E274B" w14:textId="7F2B1BE7" w:rsidR="009D02F8" w:rsidRDefault="009D02F8" w:rsidP="006B36D5">
            <w:pPr>
              <w:pStyle w:val="GOSTTableListMark1"/>
            </w:pPr>
            <w:r>
              <w:t>ПОФР_ВАЛ_2,</w:t>
            </w:r>
          </w:p>
          <w:p w14:paraId="542DE886" w14:textId="0C52F000" w:rsidR="009D02F8" w:rsidRPr="000D71E0" w:rsidRDefault="009D02F8" w:rsidP="006B36D5">
            <w:pPr>
              <w:pStyle w:val="GOSTTablenorm"/>
              <w:rPr>
                <w:szCs w:val="22"/>
              </w:rPr>
            </w:pPr>
            <w:r>
              <w:t>где в</w:t>
            </w:r>
            <w:r w:rsidRPr="005E26C1">
              <w:rPr>
                <w:szCs w:val="22"/>
              </w:rPr>
              <w:t xml:space="preserve"> аналитическом признаке</w:t>
            </w:r>
            <w:r>
              <w:t xml:space="preserve"> </w:t>
            </w:r>
            <w:r w:rsidRPr="001E639E">
              <w:t>«</w:t>
            </w:r>
            <w:r w:rsidRPr="00E9434F">
              <w:t>УБП</w:t>
            </w:r>
            <w:r w:rsidRPr="001E639E">
              <w:t>»</w:t>
            </w:r>
            <w:r w:rsidRPr="00872924">
              <w:t xml:space="preserve"> (</w:t>
            </w:r>
            <w:r w:rsidRPr="00E9434F">
              <w:t>ubp</w:t>
            </w:r>
            <w:r>
              <w:t xml:space="preserve">) значение равно </w:t>
            </w:r>
            <w:r w:rsidRPr="001E639E">
              <w:t>«-»</w:t>
            </w:r>
          </w:p>
        </w:tc>
        <w:tc>
          <w:tcPr>
            <w:tcW w:w="254" w:type="pct"/>
            <w:vMerge w:val="restart"/>
          </w:tcPr>
          <w:p w14:paraId="003E4DC0" w14:textId="76F7330E" w:rsidR="009D02F8" w:rsidRDefault="009D02F8" w:rsidP="006B36D5">
            <w:pPr>
              <w:pStyle w:val="GOSTTablenorm"/>
              <w:rPr>
                <w:szCs w:val="22"/>
              </w:rPr>
            </w:pPr>
            <w:r w:rsidRPr="00C050D5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713975E5" w14:textId="7E5532AD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56" w:type="pct"/>
          </w:tcPr>
          <w:p w14:paraId="446CC668" w14:textId="25860BD0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1C046185" w14:textId="227FF2DF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6F1DE7B5" w14:textId="2195135B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694EF407" w14:textId="6F144254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14F49254" w14:textId="77417A29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</w:tr>
      <w:tr w:rsidR="009D02F8" w:rsidRPr="005E26C1" w14:paraId="499AF3F7" w14:textId="77777777" w:rsidTr="00D45F66">
        <w:tc>
          <w:tcPr>
            <w:tcW w:w="125" w:type="pct"/>
          </w:tcPr>
          <w:p w14:paraId="428A7690" w14:textId="77777777" w:rsidR="009D02F8" w:rsidRPr="008A7F76" w:rsidRDefault="009D02F8" w:rsidP="006B36D5">
            <w:pPr>
              <w:pStyle w:val="GOSTTableNum"/>
            </w:pPr>
          </w:p>
        </w:tc>
        <w:tc>
          <w:tcPr>
            <w:tcW w:w="596" w:type="pct"/>
            <w:vMerge/>
          </w:tcPr>
          <w:p w14:paraId="54F3439C" w14:textId="77777777" w:rsidR="009D02F8" w:rsidRPr="00400F70" w:rsidRDefault="009D02F8" w:rsidP="006B36D5">
            <w:pPr>
              <w:pStyle w:val="GOSTTablenorm"/>
              <w:rPr>
                <w:rFonts w:eastAsia="Calibri"/>
              </w:rPr>
            </w:pPr>
          </w:p>
        </w:tc>
        <w:tc>
          <w:tcPr>
            <w:tcW w:w="279" w:type="pct"/>
            <w:vMerge/>
          </w:tcPr>
          <w:p w14:paraId="6AB43F29" w14:textId="77777777" w:rsidR="009D02F8" w:rsidRPr="001F33C0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3B51523B" w14:textId="447229A4" w:rsidR="009D02F8" w:rsidRDefault="009D02F8" w:rsidP="006B36D5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E803C4F" w14:textId="704FAA9E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13759496" w14:textId="6635F18B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20D1FAF6" w14:textId="79F62CC6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160</w:t>
            </w:r>
          </w:p>
        </w:tc>
        <w:tc>
          <w:tcPr>
            <w:tcW w:w="1107" w:type="pct"/>
            <w:vMerge/>
          </w:tcPr>
          <w:p w14:paraId="3295793F" w14:textId="77777777" w:rsidR="009D02F8" w:rsidRPr="008E560B" w:rsidRDefault="009D02F8" w:rsidP="006B36D5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2B594379" w14:textId="77777777" w:rsidR="009D02F8" w:rsidRPr="00C050D5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10BEB759" w14:textId="3ACF4703" w:rsidR="009D02F8" w:rsidRDefault="009D02F8" w:rsidP="006B36D5">
            <w:pPr>
              <w:pStyle w:val="GOSTTablenorm"/>
            </w:pPr>
            <w:r>
              <w:t>+</w:t>
            </w:r>
          </w:p>
          <w:p w14:paraId="1A7E4DC7" w14:textId="7F8C8986" w:rsidR="009D02F8" w:rsidRDefault="009D02F8" w:rsidP="006B36D5">
            <w:pPr>
              <w:pStyle w:val="GOSTTablenorm"/>
            </w:pPr>
            <w:r>
              <w:t>РБС</w:t>
            </w:r>
          </w:p>
        </w:tc>
        <w:tc>
          <w:tcPr>
            <w:tcW w:w="256" w:type="pct"/>
          </w:tcPr>
          <w:p w14:paraId="7A7A9671" w14:textId="4D84E2B9" w:rsidR="009D02F8" w:rsidRDefault="009D02F8" w:rsidP="006B36D5">
            <w:pPr>
              <w:pStyle w:val="GOSTTablenorm"/>
            </w:pPr>
            <w:r w:rsidRPr="00B418E0">
              <w:t>-</w:t>
            </w:r>
          </w:p>
        </w:tc>
        <w:tc>
          <w:tcPr>
            <w:tcW w:w="213" w:type="pct"/>
          </w:tcPr>
          <w:p w14:paraId="4BEA745F" w14:textId="7DFAB596" w:rsidR="009D02F8" w:rsidRDefault="009D02F8" w:rsidP="006B36D5">
            <w:pPr>
              <w:pStyle w:val="GOSTTablenorm"/>
              <w:rPr>
                <w:szCs w:val="22"/>
              </w:rPr>
            </w:pPr>
            <w:r w:rsidRPr="00B418E0">
              <w:t>-</w:t>
            </w:r>
          </w:p>
        </w:tc>
        <w:tc>
          <w:tcPr>
            <w:tcW w:w="213" w:type="pct"/>
          </w:tcPr>
          <w:p w14:paraId="7C7F3C25" w14:textId="1615284A" w:rsidR="009D02F8" w:rsidRDefault="009D02F8" w:rsidP="006B36D5">
            <w:pPr>
              <w:pStyle w:val="GOSTTablenorm"/>
              <w:rPr>
                <w:szCs w:val="22"/>
              </w:rPr>
            </w:pPr>
            <w:r w:rsidRPr="00B418E0">
              <w:t>-</w:t>
            </w:r>
          </w:p>
        </w:tc>
        <w:tc>
          <w:tcPr>
            <w:tcW w:w="213" w:type="pct"/>
          </w:tcPr>
          <w:p w14:paraId="38335D44" w14:textId="44B76ED5" w:rsidR="009D02F8" w:rsidRDefault="009D02F8" w:rsidP="006B36D5">
            <w:pPr>
              <w:pStyle w:val="GOSTTablenorm"/>
              <w:rPr>
                <w:szCs w:val="22"/>
              </w:rPr>
            </w:pPr>
            <w:r w:rsidRPr="00B418E0">
              <w:t>-</w:t>
            </w:r>
          </w:p>
        </w:tc>
        <w:tc>
          <w:tcPr>
            <w:tcW w:w="249" w:type="pct"/>
          </w:tcPr>
          <w:p w14:paraId="258DBD11" w14:textId="4C23B3F3" w:rsidR="009D02F8" w:rsidRDefault="009D02F8" w:rsidP="006B36D5">
            <w:pPr>
              <w:pStyle w:val="GOSTTablenorm"/>
              <w:rPr>
                <w:szCs w:val="22"/>
              </w:rPr>
            </w:pPr>
            <w:r w:rsidRPr="00B418E0">
              <w:t>-</w:t>
            </w:r>
          </w:p>
        </w:tc>
      </w:tr>
      <w:tr w:rsidR="009D02F8" w:rsidRPr="005E26C1" w14:paraId="3E2D8F37" w14:textId="77777777" w:rsidTr="00D45F66">
        <w:tc>
          <w:tcPr>
            <w:tcW w:w="125" w:type="pct"/>
          </w:tcPr>
          <w:p w14:paraId="2C7B0418" w14:textId="77777777" w:rsidR="009D02F8" w:rsidRPr="008A7F76" w:rsidRDefault="009D02F8" w:rsidP="006B36D5">
            <w:pPr>
              <w:pStyle w:val="GOSTTableNum"/>
            </w:pPr>
          </w:p>
        </w:tc>
        <w:tc>
          <w:tcPr>
            <w:tcW w:w="596" w:type="pct"/>
            <w:vMerge/>
          </w:tcPr>
          <w:p w14:paraId="0658E882" w14:textId="77777777" w:rsidR="009D02F8" w:rsidRPr="00400F70" w:rsidRDefault="009D02F8" w:rsidP="006B36D5">
            <w:pPr>
              <w:pStyle w:val="GOSTTablenorm"/>
              <w:rPr>
                <w:rFonts w:eastAsia="Calibri"/>
              </w:rPr>
            </w:pPr>
          </w:p>
        </w:tc>
        <w:tc>
          <w:tcPr>
            <w:tcW w:w="279" w:type="pct"/>
            <w:vMerge/>
          </w:tcPr>
          <w:p w14:paraId="1E66F3FD" w14:textId="77777777" w:rsidR="009D02F8" w:rsidRPr="001F33C0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72409984" w14:textId="1FE7E5C8" w:rsidR="009D02F8" w:rsidRDefault="009D02F8" w:rsidP="006B36D5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10F01FA" w14:textId="39CC6B63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1BDC8A43" w14:textId="5896823B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76B0E74E" w14:textId="2C45A2BE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214</w:t>
            </w:r>
          </w:p>
        </w:tc>
        <w:tc>
          <w:tcPr>
            <w:tcW w:w="1107" w:type="pct"/>
            <w:vMerge/>
          </w:tcPr>
          <w:p w14:paraId="7BA699A9" w14:textId="77777777" w:rsidR="009D02F8" w:rsidRPr="008E560B" w:rsidRDefault="009D02F8" w:rsidP="006B36D5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4161F230" w14:textId="77777777" w:rsidR="009D02F8" w:rsidRPr="00C050D5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6594F6C6" w14:textId="2132CAD8" w:rsidR="009D02F8" w:rsidRDefault="009D02F8" w:rsidP="006B36D5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1ECBF3E1" w14:textId="349C9673" w:rsidR="009D02F8" w:rsidRDefault="009D02F8" w:rsidP="006B36D5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1157D270" w14:textId="2A6CFCA0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7130C20A" w14:textId="3F7CBA88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7690F20A" w14:textId="2F0CD4BD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31A265F1" w14:textId="1A4A2EA1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9D02F8" w:rsidRPr="005E26C1" w14:paraId="1201287D" w14:textId="77777777" w:rsidTr="00D45F66">
        <w:tc>
          <w:tcPr>
            <w:tcW w:w="125" w:type="pct"/>
          </w:tcPr>
          <w:p w14:paraId="525A0F9A" w14:textId="77777777" w:rsidR="009D02F8" w:rsidRPr="008A7F76" w:rsidRDefault="009D02F8" w:rsidP="006B36D5">
            <w:pPr>
              <w:pStyle w:val="GOSTTableNum"/>
            </w:pPr>
          </w:p>
        </w:tc>
        <w:tc>
          <w:tcPr>
            <w:tcW w:w="596" w:type="pct"/>
            <w:vMerge/>
          </w:tcPr>
          <w:p w14:paraId="641567E7" w14:textId="77777777" w:rsidR="009D02F8" w:rsidRPr="00400F70" w:rsidRDefault="009D02F8" w:rsidP="006B36D5">
            <w:pPr>
              <w:pStyle w:val="GOSTTablenorm"/>
              <w:rPr>
                <w:rFonts w:eastAsia="Calibri"/>
              </w:rPr>
            </w:pPr>
          </w:p>
        </w:tc>
        <w:tc>
          <w:tcPr>
            <w:tcW w:w="279" w:type="pct"/>
            <w:vMerge/>
          </w:tcPr>
          <w:p w14:paraId="2E1C6F39" w14:textId="77777777" w:rsidR="009D02F8" w:rsidRPr="001F33C0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5EF9E90E" w14:textId="6EAAEB94" w:rsidR="009D02F8" w:rsidRDefault="009D02F8" w:rsidP="006B36D5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ACF49B5" w14:textId="334E5404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243FE468" w14:textId="57CBA6EA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422A3B4E" w14:textId="4653FB20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280</w:t>
            </w:r>
          </w:p>
        </w:tc>
        <w:tc>
          <w:tcPr>
            <w:tcW w:w="1107" w:type="pct"/>
            <w:vMerge/>
          </w:tcPr>
          <w:p w14:paraId="6931EAC9" w14:textId="77777777" w:rsidR="009D02F8" w:rsidRPr="008E560B" w:rsidRDefault="009D02F8" w:rsidP="006B36D5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3B091DDA" w14:textId="77777777" w:rsidR="009D02F8" w:rsidRPr="00C050D5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67CAFF32" w14:textId="560CFE7D" w:rsidR="009D02F8" w:rsidRDefault="009D02F8" w:rsidP="006B36D5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71AD1A8C" w14:textId="4B8BE9A3" w:rsidR="009D02F8" w:rsidRDefault="009D02F8" w:rsidP="006B36D5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18E05097" w14:textId="518EDF17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708081B3" w14:textId="71115D21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0CFCAFDC" w14:textId="422EAAC8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54F339E7" w14:textId="135A94CC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</w:tr>
      <w:tr w:rsidR="009D02F8" w:rsidRPr="005E26C1" w14:paraId="6541EC90" w14:textId="77777777" w:rsidTr="00D45F66">
        <w:tc>
          <w:tcPr>
            <w:tcW w:w="125" w:type="pct"/>
          </w:tcPr>
          <w:p w14:paraId="04771E7B" w14:textId="77777777" w:rsidR="009D02F8" w:rsidRPr="008A7F76" w:rsidRDefault="009D02F8" w:rsidP="006B36D5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44229A7E" w14:textId="5FB152C8" w:rsidR="009D02F8" w:rsidRPr="005E26C1" w:rsidRDefault="009D02F8" w:rsidP="006B36D5">
            <w:pPr>
              <w:pStyle w:val="GOSTTablenorm"/>
              <w:rPr>
                <w:szCs w:val="22"/>
              </w:rPr>
            </w:pPr>
            <w:r w:rsidRPr="00CD3709">
              <w:rPr>
                <w:szCs w:val="22"/>
              </w:rPr>
              <w:t>ПОФР распределенные на текущий финансовый год</w:t>
            </w:r>
          </w:p>
        </w:tc>
        <w:tc>
          <w:tcPr>
            <w:tcW w:w="279" w:type="pct"/>
            <w:vMerge w:val="restart"/>
          </w:tcPr>
          <w:p w14:paraId="202DDCBE" w14:textId="72B28CE3" w:rsidR="009D02F8" w:rsidRPr="001F33C0" w:rsidRDefault="00C303B1" w:rsidP="006B36D5">
            <w:pPr>
              <w:pStyle w:val="GOSTTablenorm"/>
              <w:rPr>
                <w:szCs w:val="22"/>
              </w:rPr>
            </w:pPr>
            <w:ins w:id="1344" w:author="Краснова Наталья EXP-332161" w:date="2026-03-19T17:57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135C7E8A" w14:textId="13E3AB43" w:rsidR="009D02F8" w:rsidRDefault="009D02F8" w:rsidP="006B36D5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24A75A8" w14:textId="346EA27E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7E8DA345" w14:textId="3D4B7168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273</w:t>
            </w:r>
          </w:p>
        </w:tc>
        <w:tc>
          <w:tcPr>
            <w:tcW w:w="301" w:type="pct"/>
          </w:tcPr>
          <w:p w14:paraId="1ABD838E" w14:textId="06FAF389" w:rsidR="009D02F8" w:rsidRPr="00264957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35651771" w14:textId="29CF5B40" w:rsidR="009D02F8" w:rsidRPr="004A1C8C" w:rsidRDefault="009D02F8" w:rsidP="006B36D5">
            <w:pPr>
              <w:pStyle w:val="GOSTTablenorm"/>
              <w:rPr>
                <w:rFonts w:eastAsia="Calibri"/>
                <w:szCs w:val="22"/>
              </w:rPr>
            </w:pPr>
            <w:r w:rsidRPr="004A1C8C">
              <w:rPr>
                <w:rFonts w:eastAsia="Calibri"/>
                <w:szCs w:val="22"/>
              </w:rPr>
              <w:t>Сумма ПОФР, распределенных ГРБС, РБС по подведомственным УБП</w:t>
            </w:r>
            <w:r>
              <w:rPr>
                <w:rFonts w:eastAsia="Calibri"/>
                <w:szCs w:val="22"/>
              </w:rPr>
              <w:t xml:space="preserve"> </w:t>
            </w:r>
            <w:r w:rsidRPr="00CD3709">
              <w:rPr>
                <w:szCs w:val="22"/>
              </w:rPr>
              <w:t>на текущий финансовый год</w:t>
            </w:r>
            <w:r>
              <w:rPr>
                <w:szCs w:val="22"/>
              </w:rPr>
              <w:t>.</w:t>
            </w:r>
          </w:p>
          <w:p w14:paraId="41FB12CA" w14:textId="77777777" w:rsidR="009D02F8" w:rsidRDefault="009D02F8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736CB13B" w14:textId="60FC6E5D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rPr>
                <w:rFonts w:eastAsia="Calibri"/>
              </w:rPr>
              <w:t>Оборот по Д</w:t>
            </w:r>
            <w:r w:rsidRPr="008E560B">
              <w:rPr>
                <w:rFonts w:eastAsia="Calibri"/>
              </w:rPr>
              <w:t xml:space="preserve">т </w:t>
            </w:r>
            <w:r w:rsidRPr="005E26C1">
              <w:rPr>
                <w:szCs w:val="22"/>
              </w:rPr>
              <w:t>за отчетный период по показател</w:t>
            </w:r>
            <w:r>
              <w:rPr>
                <w:szCs w:val="22"/>
              </w:rPr>
              <w:t xml:space="preserve">ю </w:t>
            </w:r>
            <w:r w:rsidRPr="004A1C8C">
              <w:rPr>
                <w:szCs w:val="22"/>
              </w:rPr>
              <w:t>ПОФР_1</w:t>
            </w:r>
            <w:r>
              <w:rPr>
                <w:szCs w:val="22"/>
              </w:rPr>
              <w:t xml:space="preserve">, </w:t>
            </w:r>
            <w:r>
              <w:t>где в</w:t>
            </w:r>
            <w:r w:rsidRPr="005E26C1">
              <w:rPr>
                <w:szCs w:val="22"/>
              </w:rPr>
              <w:t xml:space="preserve"> аналитическом признаке</w:t>
            </w:r>
            <w:r>
              <w:t xml:space="preserve"> </w:t>
            </w:r>
            <w:r w:rsidRPr="001E639E">
              <w:t>«</w:t>
            </w:r>
            <w:r w:rsidRPr="0030551E">
              <w:t xml:space="preserve">Участник СКП </w:t>
            </w:r>
            <w:r w:rsidRPr="00F32A64">
              <w:t>(</w:t>
            </w:r>
            <w:r w:rsidRPr="00E9434F">
              <w:t>УБП</w:t>
            </w:r>
            <w:r w:rsidRPr="00F32A64">
              <w:t>)</w:t>
            </w:r>
            <w:r w:rsidRPr="001E639E">
              <w:t>»</w:t>
            </w:r>
            <w:r w:rsidRPr="00872924">
              <w:t xml:space="preserve"> (</w:t>
            </w:r>
            <w:r w:rsidRPr="00E9434F">
              <w:t>ubp</w:t>
            </w:r>
            <w:r>
              <w:t xml:space="preserve">) значение равно </w:t>
            </w:r>
            <w:r w:rsidRPr="001E639E">
              <w:t>«-»</w:t>
            </w:r>
          </w:p>
        </w:tc>
        <w:tc>
          <w:tcPr>
            <w:tcW w:w="254" w:type="pct"/>
            <w:vMerge w:val="restart"/>
          </w:tcPr>
          <w:p w14:paraId="2BD80BB0" w14:textId="046EA9BC" w:rsidR="009D02F8" w:rsidRDefault="009D02F8" w:rsidP="006B36D5">
            <w:pPr>
              <w:pStyle w:val="GOSTTablenorm"/>
              <w:rPr>
                <w:szCs w:val="22"/>
              </w:rPr>
            </w:pPr>
            <w:r w:rsidRPr="00C050D5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1A451E1B" w14:textId="47C642F0" w:rsidR="009D02F8" w:rsidRPr="005E26C1" w:rsidRDefault="009D02F8" w:rsidP="006B36D5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  <w:r>
              <w:rPr>
                <w:szCs w:val="22"/>
              </w:rPr>
              <w:t xml:space="preserve"> </w:t>
            </w:r>
          </w:p>
        </w:tc>
        <w:tc>
          <w:tcPr>
            <w:tcW w:w="256" w:type="pct"/>
          </w:tcPr>
          <w:p w14:paraId="68A0AA01" w14:textId="1F14EBB4" w:rsidR="009D02F8" w:rsidRPr="005E26C1" w:rsidRDefault="009D02F8" w:rsidP="006B36D5">
            <w:pPr>
              <w:pStyle w:val="GOSTTablenorm"/>
              <w:rPr>
                <w:szCs w:val="22"/>
              </w:rPr>
            </w:pPr>
            <w:r w:rsidRPr="00375D4F">
              <w:t>-</w:t>
            </w:r>
          </w:p>
        </w:tc>
        <w:tc>
          <w:tcPr>
            <w:tcW w:w="213" w:type="pct"/>
          </w:tcPr>
          <w:p w14:paraId="76A6CB0A" w14:textId="00A31D8E" w:rsidR="009D02F8" w:rsidRPr="005E26C1" w:rsidRDefault="009D02F8" w:rsidP="006B36D5">
            <w:pPr>
              <w:pStyle w:val="GOSTTablenorm"/>
              <w:rPr>
                <w:szCs w:val="22"/>
              </w:rPr>
            </w:pPr>
            <w:r w:rsidRPr="00375D4F">
              <w:t>-</w:t>
            </w:r>
          </w:p>
        </w:tc>
        <w:tc>
          <w:tcPr>
            <w:tcW w:w="213" w:type="pct"/>
          </w:tcPr>
          <w:p w14:paraId="77C8474D" w14:textId="0CB176CE" w:rsidR="009D02F8" w:rsidRPr="005E26C1" w:rsidRDefault="009D02F8" w:rsidP="006B36D5">
            <w:pPr>
              <w:pStyle w:val="GOSTTablenorm"/>
              <w:rPr>
                <w:szCs w:val="22"/>
              </w:rPr>
            </w:pPr>
            <w:r w:rsidRPr="00375D4F">
              <w:t>-</w:t>
            </w:r>
          </w:p>
        </w:tc>
        <w:tc>
          <w:tcPr>
            <w:tcW w:w="213" w:type="pct"/>
          </w:tcPr>
          <w:p w14:paraId="59643ACD" w14:textId="0F276261" w:rsidR="009D02F8" w:rsidRPr="005E26C1" w:rsidRDefault="009D02F8" w:rsidP="006B36D5">
            <w:pPr>
              <w:pStyle w:val="GOSTTablenorm"/>
              <w:rPr>
                <w:szCs w:val="22"/>
              </w:rPr>
            </w:pPr>
            <w:r w:rsidRPr="00375D4F">
              <w:t>-</w:t>
            </w:r>
          </w:p>
        </w:tc>
        <w:tc>
          <w:tcPr>
            <w:tcW w:w="249" w:type="pct"/>
          </w:tcPr>
          <w:p w14:paraId="75309E9D" w14:textId="74F5E24A" w:rsidR="009D02F8" w:rsidRDefault="009D02F8" w:rsidP="006B36D5">
            <w:pPr>
              <w:pStyle w:val="GOSTTablenorm"/>
              <w:rPr>
                <w:szCs w:val="22"/>
              </w:rPr>
            </w:pPr>
            <w:r w:rsidRPr="00375D4F">
              <w:t>-</w:t>
            </w:r>
          </w:p>
        </w:tc>
      </w:tr>
      <w:tr w:rsidR="009D02F8" w:rsidRPr="005E26C1" w14:paraId="64356BFE" w14:textId="77777777" w:rsidTr="00D45F66">
        <w:tc>
          <w:tcPr>
            <w:tcW w:w="125" w:type="pct"/>
          </w:tcPr>
          <w:p w14:paraId="78B6B489" w14:textId="77777777" w:rsidR="009D02F8" w:rsidRPr="008A7F76" w:rsidRDefault="009D02F8" w:rsidP="006B36D5">
            <w:pPr>
              <w:pStyle w:val="GOSTTableNum"/>
            </w:pPr>
          </w:p>
        </w:tc>
        <w:tc>
          <w:tcPr>
            <w:tcW w:w="596" w:type="pct"/>
            <w:vMerge/>
          </w:tcPr>
          <w:p w14:paraId="1438E53B" w14:textId="77777777" w:rsidR="009D02F8" w:rsidRPr="00CD3709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5C85D014" w14:textId="77777777" w:rsidR="009D02F8" w:rsidRPr="001F33C0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686687D1" w14:textId="1A7A2FBB" w:rsidR="009D02F8" w:rsidRDefault="009D02F8" w:rsidP="006B36D5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65E50E2" w14:textId="77032DCC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BALBO_GABS</w:t>
            </w:r>
            <w:r>
              <w:rPr>
                <w:szCs w:val="22"/>
              </w:rPr>
              <w:t>: 77</w:t>
            </w:r>
          </w:p>
        </w:tc>
        <w:tc>
          <w:tcPr>
            <w:tcW w:w="341" w:type="pct"/>
          </w:tcPr>
          <w:p w14:paraId="65BECCD7" w14:textId="4D905D76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63C54E16" w14:textId="6E4D0726" w:rsidR="009D02F8" w:rsidRDefault="009D02F8" w:rsidP="006B36D5">
            <w:pPr>
              <w:pStyle w:val="GOSTTablenorm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93</w:t>
            </w:r>
          </w:p>
        </w:tc>
        <w:tc>
          <w:tcPr>
            <w:tcW w:w="1107" w:type="pct"/>
            <w:vMerge/>
          </w:tcPr>
          <w:p w14:paraId="2351971B" w14:textId="77777777" w:rsidR="009D02F8" w:rsidRPr="004A1C8C" w:rsidRDefault="009D02F8" w:rsidP="006B36D5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0C1EBCFB" w14:textId="77777777" w:rsidR="009D02F8" w:rsidRPr="00C050D5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12449851" w14:textId="113253FB" w:rsidR="009D02F8" w:rsidRPr="004A1C8C" w:rsidRDefault="009D02F8" w:rsidP="006B36D5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  <w:r>
              <w:rPr>
                <w:szCs w:val="22"/>
              </w:rPr>
              <w:t xml:space="preserve"> ГРБС</w:t>
            </w:r>
          </w:p>
        </w:tc>
        <w:tc>
          <w:tcPr>
            <w:tcW w:w="256" w:type="pct"/>
          </w:tcPr>
          <w:p w14:paraId="6C941891" w14:textId="52CC7556" w:rsidR="009D02F8" w:rsidRPr="00375D4F" w:rsidRDefault="009D02F8" w:rsidP="006B36D5">
            <w:pPr>
              <w:pStyle w:val="GOSTTablenorm"/>
            </w:pPr>
            <w:r w:rsidRPr="00375D4F">
              <w:t>-</w:t>
            </w:r>
          </w:p>
        </w:tc>
        <w:tc>
          <w:tcPr>
            <w:tcW w:w="213" w:type="pct"/>
          </w:tcPr>
          <w:p w14:paraId="087F54E9" w14:textId="08BE4414" w:rsidR="009D02F8" w:rsidRPr="00375D4F" w:rsidRDefault="009D02F8" w:rsidP="006B36D5">
            <w:pPr>
              <w:pStyle w:val="GOSTTablenorm"/>
            </w:pPr>
            <w:r w:rsidRPr="00375D4F">
              <w:t>-</w:t>
            </w:r>
          </w:p>
        </w:tc>
        <w:tc>
          <w:tcPr>
            <w:tcW w:w="213" w:type="pct"/>
          </w:tcPr>
          <w:p w14:paraId="17E92738" w14:textId="064672F5" w:rsidR="009D02F8" w:rsidRPr="00375D4F" w:rsidRDefault="009D02F8" w:rsidP="006B36D5">
            <w:pPr>
              <w:pStyle w:val="GOSTTablenorm"/>
            </w:pPr>
            <w:r w:rsidRPr="00375D4F">
              <w:t>-</w:t>
            </w:r>
          </w:p>
        </w:tc>
        <w:tc>
          <w:tcPr>
            <w:tcW w:w="213" w:type="pct"/>
          </w:tcPr>
          <w:p w14:paraId="66924823" w14:textId="57B4E39D" w:rsidR="009D02F8" w:rsidRPr="00375D4F" w:rsidRDefault="009D02F8" w:rsidP="006B36D5">
            <w:pPr>
              <w:pStyle w:val="GOSTTablenorm"/>
            </w:pPr>
            <w:r w:rsidRPr="00375D4F">
              <w:t>-</w:t>
            </w:r>
          </w:p>
        </w:tc>
        <w:tc>
          <w:tcPr>
            <w:tcW w:w="249" w:type="pct"/>
          </w:tcPr>
          <w:p w14:paraId="14E65AC8" w14:textId="518CEA3B" w:rsidR="009D02F8" w:rsidRPr="00375D4F" w:rsidRDefault="009D02F8" w:rsidP="006B36D5">
            <w:pPr>
              <w:pStyle w:val="GOSTTablenorm"/>
            </w:pPr>
            <w:r w:rsidRPr="00375D4F">
              <w:t>-</w:t>
            </w:r>
          </w:p>
        </w:tc>
      </w:tr>
      <w:tr w:rsidR="009D02F8" w:rsidRPr="005E26C1" w14:paraId="0BF0FBB4" w14:textId="77777777" w:rsidTr="00D45F66">
        <w:tc>
          <w:tcPr>
            <w:tcW w:w="125" w:type="pct"/>
          </w:tcPr>
          <w:p w14:paraId="6EFE65A4" w14:textId="77777777" w:rsidR="009D02F8" w:rsidRPr="008A7F76" w:rsidRDefault="009D02F8" w:rsidP="006B36D5">
            <w:pPr>
              <w:pStyle w:val="GOSTTableNum"/>
            </w:pPr>
          </w:p>
        </w:tc>
        <w:tc>
          <w:tcPr>
            <w:tcW w:w="596" w:type="pct"/>
            <w:vMerge/>
          </w:tcPr>
          <w:p w14:paraId="308E4096" w14:textId="77777777" w:rsidR="009D02F8" w:rsidRPr="00CD3709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6D9CD4F5" w14:textId="77777777" w:rsidR="009D02F8" w:rsidRPr="001F33C0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6FB98138" w14:textId="148C837B" w:rsidR="009D02F8" w:rsidRDefault="009D02F8" w:rsidP="006B36D5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A39C830" w14:textId="40755137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5C5085A5" w14:textId="5B51BFD9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1823EBE7" w14:textId="596AB8AB" w:rsidR="009D02F8" w:rsidRDefault="009D02F8" w:rsidP="006B36D5">
            <w:pPr>
              <w:pStyle w:val="GOSTTablenorm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161</w:t>
            </w:r>
          </w:p>
        </w:tc>
        <w:tc>
          <w:tcPr>
            <w:tcW w:w="1107" w:type="pct"/>
            <w:vMerge/>
          </w:tcPr>
          <w:p w14:paraId="351DB20B" w14:textId="77777777" w:rsidR="009D02F8" w:rsidRPr="004A1C8C" w:rsidRDefault="009D02F8" w:rsidP="006B36D5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4F442184" w14:textId="77777777" w:rsidR="009D02F8" w:rsidRPr="00C050D5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04FFC5B4" w14:textId="0CC348DF" w:rsidR="009D02F8" w:rsidRDefault="009D02F8" w:rsidP="006B36D5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</w:p>
          <w:p w14:paraId="03C6B6C6" w14:textId="125293E0" w:rsidR="009D02F8" w:rsidRPr="004A1C8C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РБС</w:t>
            </w:r>
          </w:p>
        </w:tc>
        <w:tc>
          <w:tcPr>
            <w:tcW w:w="256" w:type="pct"/>
          </w:tcPr>
          <w:p w14:paraId="795E7A08" w14:textId="7280F69B" w:rsidR="009D02F8" w:rsidRPr="00375D4F" w:rsidRDefault="009D02F8" w:rsidP="006B36D5">
            <w:pPr>
              <w:pStyle w:val="GOSTTablenorm"/>
            </w:pPr>
            <w:r w:rsidRPr="00375D4F">
              <w:t>-</w:t>
            </w:r>
          </w:p>
        </w:tc>
        <w:tc>
          <w:tcPr>
            <w:tcW w:w="213" w:type="pct"/>
          </w:tcPr>
          <w:p w14:paraId="387C7646" w14:textId="5881925E" w:rsidR="009D02F8" w:rsidRPr="00375D4F" w:rsidRDefault="009D02F8" w:rsidP="006B36D5">
            <w:pPr>
              <w:pStyle w:val="GOSTTablenorm"/>
            </w:pPr>
            <w:r w:rsidRPr="00375D4F">
              <w:t>-</w:t>
            </w:r>
          </w:p>
        </w:tc>
        <w:tc>
          <w:tcPr>
            <w:tcW w:w="213" w:type="pct"/>
          </w:tcPr>
          <w:p w14:paraId="19D22E87" w14:textId="7DD8F5F0" w:rsidR="009D02F8" w:rsidRPr="00375D4F" w:rsidRDefault="009D02F8" w:rsidP="006B36D5">
            <w:pPr>
              <w:pStyle w:val="GOSTTablenorm"/>
            </w:pPr>
            <w:r w:rsidRPr="00375D4F">
              <w:t>-</w:t>
            </w:r>
          </w:p>
        </w:tc>
        <w:tc>
          <w:tcPr>
            <w:tcW w:w="213" w:type="pct"/>
          </w:tcPr>
          <w:p w14:paraId="2F4FB561" w14:textId="075FF792" w:rsidR="009D02F8" w:rsidRPr="00375D4F" w:rsidRDefault="009D02F8" w:rsidP="006B36D5">
            <w:pPr>
              <w:pStyle w:val="GOSTTablenorm"/>
            </w:pPr>
            <w:r w:rsidRPr="00375D4F">
              <w:t>-</w:t>
            </w:r>
          </w:p>
        </w:tc>
        <w:tc>
          <w:tcPr>
            <w:tcW w:w="249" w:type="pct"/>
          </w:tcPr>
          <w:p w14:paraId="1FEE16E4" w14:textId="07A9476D" w:rsidR="009D02F8" w:rsidRPr="00375D4F" w:rsidRDefault="009D02F8" w:rsidP="006B36D5">
            <w:pPr>
              <w:pStyle w:val="GOSTTablenorm"/>
            </w:pPr>
            <w:r w:rsidRPr="00375D4F">
              <w:t>-</w:t>
            </w:r>
          </w:p>
        </w:tc>
      </w:tr>
      <w:tr w:rsidR="009D02F8" w:rsidRPr="005E26C1" w14:paraId="4348B856" w14:textId="77777777" w:rsidTr="00D45F66">
        <w:tc>
          <w:tcPr>
            <w:tcW w:w="125" w:type="pct"/>
          </w:tcPr>
          <w:p w14:paraId="691DBE6F" w14:textId="77777777" w:rsidR="009D02F8" w:rsidRPr="008A7F76" w:rsidRDefault="009D02F8" w:rsidP="006B36D5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765B7701" w14:textId="63341A91" w:rsidR="009D02F8" w:rsidRPr="005E26C1" w:rsidRDefault="009D02F8" w:rsidP="006B36D5">
            <w:pPr>
              <w:pStyle w:val="GOSTTablenorm"/>
              <w:rPr>
                <w:szCs w:val="22"/>
              </w:rPr>
            </w:pPr>
            <w:r w:rsidRPr="00CD3709">
              <w:rPr>
                <w:szCs w:val="22"/>
              </w:rPr>
              <w:t xml:space="preserve">ПОФР распределенные на первый </w:t>
            </w:r>
            <w:r w:rsidRPr="00CD3709">
              <w:rPr>
                <w:szCs w:val="22"/>
              </w:rPr>
              <w:lastRenderedPageBreak/>
              <w:t>год планового периода</w:t>
            </w:r>
          </w:p>
        </w:tc>
        <w:tc>
          <w:tcPr>
            <w:tcW w:w="279" w:type="pct"/>
            <w:vMerge w:val="restart"/>
          </w:tcPr>
          <w:p w14:paraId="5D37A893" w14:textId="634AADFC" w:rsidR="009D02F8" w:rsidRPr="001F33C0" w:rsidRDefault="00C303B1" w:rsidP="006B36D5">
            <w:pPr>
              <w:pStyle w:val="GOSTTablenorm"/>
              <w:rPr>
                <w:szCs w:val="22"/>
              </w:rPr>
            </w:pPr>
            <w:ins w:id="1345" w:author="Краснова Наталья EXP-332161" w:date="2026-03-19T17:57:00Z">
              <w:r>
                <w:rPr>
                  <w:szCs w:val="22"/>
                </w:rPr>
                <w:lastRenderedPageBreak/>
                <w:t>БПС</w:t>
              </w:r>
            </w:ins>
          </w:p>
        </w:tc>
        <w:tc>
          <w:tcPr>
            <w:tcW w:w="279" w:type="pct"/>
          </w:tcPr>
          <w:p w14:paraId="0B070529" w14:textId="34A29B96" w:rsidR="009D02F8" w:rsidRDefault="009D02F8" w:rsidP="006B36D5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66B9569" w14:textId="20267C4D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  <w:r>
              <w:rPr>
                <w:szCs w:val="22"/>
                <w:lang w:val="en-US"/>
              </w:rPr>
              <w:t xml:space="preserve"> </w:t>
            </w:r>
          </w:p>
        </w:tc>
        <w:tc>
          <w:tcPr>
            <w:tcW w:w="341" w:type="pct"/>
          </w:tcPr>
          <w:p w14:paraId="2DF14A1D" w14:textId="45C1C9E8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274</w:t>
            </w:r>
          </w:p>
        </w:tc>
        <w:tc>
          <w:tcPr>
            <w:tcW w:w="301" w:type="pct"/>
          </w:tcPr>
          <w:p w14:paraId="1CB511FB" w14:textId="2BACE88A" w:rsidR="009D02F8" w:rsidRPr="00264957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592B059C" w14:textId="46177815" w:rsidR="009D02F8" w:rsidRPr="004A1C8C" w:rsidRDefault="009D02F8" w:rsidP="006B36D5">
            <w:pPr>
              <w:pStyle w:val="GOSTTablenorm"/>
              <w:rPr>
                <w:rFonts w:eastAsia="Calibri"/>
                <w:szCs w:val="22"/>
              </w:rPr>
            </w:pPr>
            <w:r w:rsidRPr="004A1C8C">
              <w:rPr>
                <w:rFonts w:eastAsia="Calibri"/>
                <w:szCs w:val="22"/>
              </w:rPr>
              <w:t>Сумма ПОФР, распределенных ГР</w:t>
            </w:r>
            <w:r>
              <w:rPr>
                <w:rFonts w:eastAsia="Calibri"/>
                <w:szCs w:val="22"/>
              </w:rPr>
              <w:t xml:space="preserve">БС, РБС по подведомственным </w:t>
            </w:r>
            <w:r>
              <w:rPr>
                <w:rFonts w:eastAsia="Calibri"/>
                <w:szCs w:val="22"/>
              </w:rPr>
              <w:lastRenderedPageBreak/>
              <w:t xml:space="preserve">УБП </w:t>
            </w:r>
            <w:r w:rsidRPr="00CD3709">
              <w:rPr>
                <w:szCs w:val="22"/>
              </w:rPr>
              <w:t>на первый год планового периода</w:t>
            </w:r>
            <w:r>
              <w:rPr>
                <w:szCs w:val="22"/>
              </w:rPr>
              <w:t>.</w:t>
            </w:r>
          </w:p>
          <w:p w14:paraId="62831D6B" w14:textId="77777777" w:rsidR="009D02F8" w:rsidRDefault="009D02F8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697F7CAF" w14:textId="20A3F412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rPr>
                <w:rFonts w:eastAsia="Calibri"/>
              </w:rPr>
              <w:t>Оборот по Д</w:t>
            </w:r>
            <w:r w:rsidRPr="008E560B">
              <w:rPr>
                <w:rFonts w:eastAsia="Calibri"/>
              </w:rPr>
              <w:t xml:space="preserve">т </w:t>
            </w:r>
            <w:r w:rsidRPr="005E26C1">
              <w:rPr>
                <w:szCs w:val="22"/>
              </w:rPr>
              <w:t>за отчетный период по показател</w:t>
            </w:r>
            <w:r>
              <w:rPr>
                <w:szCs w:val="22"/>
              </w:rPr>
              <w:t xml:space="preserve">ю ПОФР_2, </w:t>
            </w:r>
            <w:r>
              <w:t>где в</w:t>
            </w:r>
            <w:r w:rsidRPr="005E26C1">
              <w:rPr>
                <w:szCs w:val="22"/>
              </w:rPr>
              <w:t xml:space="preserve"> аналитическом признаке</w:t>
            </w:r>
            <w:r>
              <w:t xml:space="preserve"> </w:t>
            </w:r>
            <w:r w:rsidRPr="001E639E">
              <w:t>«</w:t>
            </w:r>
            <w:r w:rsidRPr="0030551E">
              <w:t xml:space="preserve">Участник СКП </w:t>
            </w:r>
            <w:r w:rsidRPr="00114DD1">
              <w:t>(</w:t>
            </w:r>
            <w:r w:rsidRPr="00E9434F">
              <w:t>УБП</w:t>
            </w:r>
            <w:r w:rsidRPr="00F32A64">
              <w:t>)</w:t>
            </w:r>
            <w:r w:rsidRPr="001E639E">
              <w:t>»</w:t>
            </w:r>
            <w:r w:rsidRPr="00872924">
              <w:t xml:space="preserve"> (</w:t>
            </w:r>
            <w:r w:rsidRPr="00E9434F">
              <w:t>ubp</w:t>
            </w:r>
            <w:r>
              <w:t xml:space="preserve">) значение равно </w:t>
            </w:r>
            <w:r w:rsidRPr="001E639E">
              <w:t>«-»</w:t>
            </w:r>
          </w:p>
        </w:tc>
        <w:tc>
          <w:tcPr>
            <w:tcW w:w="254" w:type="pct"/>
            <w:vMerge w:val="restart"/>
          </w:tcPr>
          <w:p w14:paraId="5ADF2FBF" w14:textId="24723856" w:rsidR="009D02F8" w:rsidRDefault="009D02F8" w:rsidP="006B36D5">
            <w:pPr>
              <w:pStyle w:val="GOSTTablenorm"/>
              <w:rPr>
                <w:szCs w:val="22"/>
              </w:rPr>
            </w:pPr>
            <w:r w:rsidRPr="00C050D5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3F379AFD" w14:textId="59D28FBD" w:rsidR="009D02F8" w:rsidRPr="005E26C1" w:rsidRDefault="009D02F8" w:rsidP="006B36D5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</w:p>
        </w:tc>
        <w:tc>
          <w:tcPr>
            <w:tcW w:w="256" w:type="pct"/>
          </w:tcPr>
          <w:p w14:paraId="5341A544" w14:textId="1938D415" w:rsidR="009D02F8" w:rsidRPr="005E26C1" w:rsidRDefault="009D02F8" w:rsidP="006B36D5">
            <w:pPr>
              <w:pStyle w:val="GOSTTablenorm"/>
              <w:rPr>
                <w:szCs w:val="22"/>
              </w:rPr>
            </w:pPr>
            <w:r w:rsidRPr="00375D4F">
              <w:t>-</w:t>
            </w:r>
          </w:p>
        </w:tc>
        <w:tc>
          <w:tcPr>
            <w:tcW w:w="213" w:type="pct"/>
          </w:tcPr>
          <w:p w14:paraId="186DF4E0" w14:textId="374AF092" w:rsidR="009D02F8" w:rsidRPr="005E26C1" w:rsidRDefault="009D02F8" w:rsidP="006B36D5">
            <w:pPr>
              <w:pStyle w:val="GOSTTablenorm"/>
              <w:rPr>
                <w:szCs w:val="22"/>
              </w:rPr>
            </w:pPr>
            <w:r w:rsidRPr="00375D4F">
              <w:t>-</w:t>
            </w:r>
          </w:p>
        </w:tc>
        <w:tc>
          <w:tcPr>
            <w:tcW w:w="213" w:type="pct"/>
          </w:tcPr>
          <w:p w14:paraId="4D5800AD" w14:textId="67CB354F" w:rsidR="009D02F8" w:rsidRPr="005E26C1" w:rsidRDefault="009D02F8" w:rsidP="006B36D5">
            <w:pPr>
              <w:pStyle w:val="GOSTTablenorm"/>
              <w:rPr>
                <w:szCs w:val="22"/>
              </w:rPr>
            </w:pPr>
            <w:r w:rsidRPr="00375D4F">
              <w:t>-</w:t>
            </w:r>
          </w:p>
        </w:tc>
        <w:tc>
          <w:tcPr>
            <w:tcW w:w="213" w:type="pct"/>
          </w:tcPr>
          <w:p w14:paraId="441EDBBE" w14:textId="3176184D" w:rsidR="009D02F8" w:rsidRPr="005E26C1" w:rsidRDefault="009D02F8" w:rsidP="006B36D5">
            <w:pPr>
              <w:pStyle w:val="GOSTTablenorm"/>
              <w:rPr>
                <w:szCs w:val="22"/>
              </w:rPr>
            </w:pPr>
            <w:r w:rsidRPr="00375D4F">
              <w:t>-</w:t>
            </w:r>
          </w:p>
        </w:tc>
        <w:tc>
          <w:tcPr>
            <w:tcW w:w="249" w:type="pct"/>
          </w:tcPr>
          <w:p w14:paraId="6EE0DB44" w14:textId="7B92F59E" w:rsidR="009D02F8" w:rsidRDefault="009D02F8" w:rsidP="006B36D5">
            <w:pPr>
              <w:pStyle w:val="GOSTTablenorm"/>
              <w:rPr>
                <w:szCs w:val="22"/>
              </w:rPr>
            </w:pPr>
            <w:r w:rsidRPr="00375D4F">
              <w:t>-</w:t>
            </w:r>
          </w:p>
        </w:tc>
      </w:tr>
      <w:tr w:rsidR="009D02F8" w:rsidRPr="005E26C1" w14:paraId="10526A54" w14:textId="77777777" w:rsidTr="00D45F66">
        <w:tc>
          <w:tcPr>
            <w:tcW w:w="125" w:type="pct"/>
          </w:tcPr>
          <w:p w14:paraId="7B50F960" w14:textId="77777777" w:rsidR="009D02F8" w:rsidRPr="008A7F76" w:rsidRDefault="009D02F8" w:rsidP="006B36D5">
            <w:pPr>
              <w:pStyle w:val="GOSTTableNum"/>
            </w:pPr>
          </w:p>
        </w:tc>
        <w:tc>
          <w:tcPr>
            <w:tcW w:w="596" w:type="pct"/>
            <w:vMerge/>
          </w:tcPr>
          <w:p w14:paraId="6C7BD6F3" w14:textId="77777777" w:rsidR="009D02F8" w:rsidRPr="00CD3709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46C57FF5" w14:textId="77777777" w:rsidR="009D02F8" w:rsidRPr="001F33C0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4CDEAE36" w14:textId="3B4AFC80" w:rsidR="009D02F8" w:rsidRDefault="009D02F8" w:rsidP="006B36D5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290D13A" w14:textId="4CD70824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BALBO_GABS</w:t>
            </w:r>
            <w:r>
              <w:rPr>
                <w:szCs w:val="22"/>
              </w:rPr>
              <w:t>: 78</w:t>
            </w:r>
          </w:p>
        </w:tc>
        <w:tc>
          <w:tcPr>
            <w:tcW w:w="341" w:type="pct"/>
          </w:tcPr>
          <w:p w14:paraId="65F22AE0" w14:textId="584FA599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1663C44B" w14:textId="02815702" w:rsidR="009D02F8" w:rsidRDefault="009D02F8" w:rsidP="006B36D5">
            <w:pPr>
              <w:pStyle w:val="GOSTTablenorm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94</w:t>
            </w:r>
          </w:p>
        </w:tc>
        <w:tc>
          <w:tcPr>
            <w:tcW w:w="1107" w:type="pct"/>
            <w:vMerge/>
          </w:tcPr>
          <w:p w14:paraId="0C6E40D3" w14:textId="77777777" w:rsidR="009D02F8" w:rsidRPr="004A1C8C" w:rsidRDefault="009D02F8" w:rsidP="006B36D5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7CB98E61" w14:textId="77777777" w:rsidR="009D02F8" w:rsidRPr="00C050D5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75981420" w14:textId="4FE5962C" w:rsidR="009D02F8" w:rsidRPr="004A1C8C" w:rsidRDefault="009D02F8" w:rsidP="006B36D5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  <w:r>
              <w:rPr>
                <w:szCs w:val="22"/>
              </w:rPr>
              <w:t xml:space="preserve"> ГРБС</w:t>
            </w:r>
          </w:p>
        </w:tc>
        <w:tc>
          <w:tcPr>
            <w:tcW w:w="256" w:type="pct"/>
          </w:tcPr>
          <w:p w14:paraId="6648F740" w14:textId="35BF05DA" w:rsidR="009D02F8" w:rsidRPr="00375D4F" w:rsidRDefault="009D02F8" w:rsidP="006B36D5">
            <w:pPr>
              <w:pStyle w:val="GOSTTablenorm"/>
            </w:pPr>
            <w:r w:rsidRPr="00375D4F">
              <w:t>-</w:t>
            </w:r>
          </w:p>
        </w:tc>
        <w:tc>
          <w:tcPr>
            <w:tcW w:w="213" w:type="pct"/>
          </w:tcPr>
          <w:p w14:paraId="1842342F" w14:textId="7C505D4D" w:rsidR="009D02F8" w:rsidRPr="00375D4F" w:rsidRDefault="009D02F8" w:rsidP="006B36D5">
            <w:pPr>
              <w:pStyle w:val="GOSTTablenorm"/>
            </w:pPr>
            <w:r w:rsidRPr="00375D4F">
              <w:t>-</w:t>
            </w:r>
          </w:p>
        </w:tc>
        <w:tc>
          <w:tcPr>
            <w:tcW w:w="213" w:type="pct"/>
          </w:tcPr>
          <w:p w14:paraId="3ED8B20F" w14:textId="32183C66" w:rsidR="009D02F8" w:rsidRPr="00375D4F" w:rsidRDefault="009D02F8" w:rsidP="006B36D5">
            <w:pPr>
              <w:pStyle w:val="GOSTTablenorm"/>
            </w:pPr>
            <w:r w:rsidRPr="00375D4F">
              <w:t>-</w:t>
            </w:r>
          </w:p>
        </w:tc>
        <w:tc>
          <w:tcPr>
            <w:tcW w:w="213" w:type="pct"/>
          </w:tcPr>
          <w:p w14:paraId="1A33D220" w14:textId="66D1DE68" w:rsidR="009D02F8" w:rsidRPr="00375D4F" w:rsidRDefault="009D02F8" w:rsidP="006B36D5">
            <w:pPr>
              <w:pStyle w:val="GOSTTablenorm"/>
            </w:pPr>
            <w:r w:rsidRPr="00375D4F">
              <w:t>-</w:t>
            </w:r>
          </w:p>
        </w:tc>
        <w:tc>
          <w:tcPr>
            <w:tcW w:w="249" w:type="pct"/>
          </w:tcPr>
          <w:p w14:paraId="5110E5F3" w14:textId="1C4E3551" w:rsidR="009D02F8" w:rsidRPr="00375D4F" w:rsidRDefault="009D02F8" w:rsidP="006B36D5">
            <w:pPr>
              <w:pStyle w:val="GOSTTablenorm"/>
            </w:pPr>
            <w:r w:rsidRPr="00375D4F">
              <w:t>-</w:t>
            </w:r>
          </w:p>
        </w:tc>
      </w:tr>
      <w:tr w:rsidR="009D02F8" w:rsidRPr="005E26C1" w14:paraId="284F6F05" w14:textId="77777777" w:rsidTr="00D45F66">
        <w:tc>
          <w:tcPr>
            <w:tcW w:w="125" w:type="pct"/>
          </w:tcPr>
          <w:p w14:paraId="0189F623" w14:textId="77777777" w:rsidR="009D02F8" w:rsidRPr="008A7F76" w:rsidRDefault="009D02F8" w:rsidP="006B36D5">
            <w:pPr>
              <w:pStyle w:val="GOSTTableNum"/>
            </w:pPr>
          </w:p>
        </w:tc>
        <w:tc>
          <w:tcPr>
            <w:tcW w:w="596" w:type="pct"/>
            <w:vMerge/>
          </w:tcPr>
          <w:p w14:paraId="24B44EFE" w14:textId="77777777" w:rsidR="009D02F8" w:rsidRPr="00CD3709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  <w:vMerge/>
          </w:tcPr>
          <w:p w14:paraId="7A92BDEB" w14:textId="77777777" w:rsidR="009D02F8" w:rsidRPr="001F33C0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23534814" w14:textId="21CAC275" w:rsidR="009D02F8" w:rsidRDefault="009D02F8" w:rsidP="006B36D5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B3BFF7B" w14:textId="15CE3851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34473B8B" w14:textId="08B74E1A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2BC41D99" w14:textId="3D82FBAB" w:rsidR="009D02F8" w:rsidRDefault="009D02F8" w:rsidP="006B36D5">
            <w:pPr>
              <w:pStyle w:val="GOSTTablenorm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162</w:t>
            </w:r>
          </w:p>
        </w:tc>
        <w:tc>
          <w:tcPr>
            <w:tcW w:w="1107" w:type="pct"/>
            <w:vMerge/>
          </w:tcPr>
          <w:p w14:paraId="1DB04D77" w14:textId="77777777" w:rsidR="009D02F8" w:rsidRPr="004A1C8C" w:rsidRDefault="009D02F8" w:rsidP="006B36D5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0F988605" w14:textId="77777777" w:rsidR="009D02F8" w:rsidRPr="00C050D5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7F602FBA" w14:textId="1A9978FD" w:rsidR="009D02F8" w:rsidRDefault="009D02F8" w:rsidP="006B36D5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</w:p>
          <w:p w14:paraId="695A16FD" w14:textId="2813E177" w:rsidR="009D02F8" w:rsidRPr="004A1C8C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РБС</w:t>
            </w:r>
          </w:p>
        </w:tc>
        <w:tc>
          <w:tcPr>
            <w:tcW w:w="256" w:type="pct"/>
          </w:tcPr>
          <w:p w14:paraId="4030CDB3" w14:textId="1DBD657A" w:rsidR="009D02F8" w:rsidRPr="00375D4F" w:rsidRDefault="009D02F8" w:rsidP="006B36D5">
            <w:pPr>
              <w:pStyle w:val="GOSTTablenorm"/>
            </w:pPr>
            <w:r w:rsidRPr="00375D4F">
              <w:t>-</w:t>
            </w:r>
          </w:p>
        </w:tc>
        <w:tc>
          <w:tcPr>
            <w:tcW w:w="213" w:type="pct"/>
          </w:tcPr>
          <w:p w14:paraId="2B502FD5" w14:textId="05EACB98" w:rsidR="009D02F8" w:rsidRPr="00375D4F" w:rsidRDefault="009D02F8" w:rsidP="006B36D5">
            <w:pPr>
              <w:pStyle w:val="GOSTTablenorm"/>
            </w:pPr>
            <w:r w:rsidRPr="00375D4F">
              <w:t>-</w:t>
            </w:r>
          </w:p>
        </w:tc>
        <w:tc>
          <w:tcPr>
            <w:tcW w:w="213" w:type="pct"/>
          </w:tcPr>
          <w:p w14:paraId="3E47D61F" w14:textId="1B914AA1" w:rsidR="009D02F8" w:rsidRPr="00375D4F" w:rsidRDefault="009D02F8" w:rsidP="006B36D5">
            <w:pPr>
              <w:pStyle w:val="GOSTTablenorm"/>
            </w:pPr>
            <w:r w:rsidRPr="00375D4F">
              <w:t>-</w:t>
            </w:r>
          </w:p>
        </w:tc>
        <w:tc>
          <w:tcPr>
            <w:tcW w:w="213" w:type="pct"/>
          </w:tcPr>
          <w:p w14:paraId="64EE31A3" w14:textId="2FE8D61C" w:rsidR="009D02F8" w:rsidRPr="00375D4F" w:rsidRDefault="009D02F8" w:rsidP="006B36D5">
            <w:pPr>
              <w:pStyle w:val="GOSTTablenorm"/>
            </w:pPr>
            <w:r w:rsidRPr="00375D4F">
              <w:t>-</w:t>
            </w:r>
          </w:p>
        </w:tc>
        <w:tc>
          <w:tcPr>
            <w:tcW w:w="249" w:type="pct"/>
          </w:tcPr>
          <w:p w14:paraId="20F313E8" w14:textId="126ABEED" w:rsidR="009D02F8" w:rsidRPr="00375D4F" w:rsidRDefault="009D02F8" w:rsidP="006B36D5">
            <w:pPr>
              <w:pStyle w:val="GOSTTablenorm"/>
            </w:pPr>
            <w:r w:rsidRPr="00375D4F">
              <w:t>-</w:t>
            </w:r>
          </w:p>
        </w:tc>
      </w:tr>
      <w:tr w:rsidR="00C303B1" w:rsidRPr="005E26C1" w14:paraId="2C89AAAB" w14:textId="77777777" w:rsidTr="00D45F66">
        <w:tc>
          <w:tcPr>
            <w:tcW w:w="125" w:type="pct"/>
          </w:tcPr>
          <w:p w14:paraId="06EED261" w14:textId="77777777" w:rsidR="00C303B1" w:rsidRPr="008A7F76" w:rsidRDefault="00C303B1" w:rsidP="00C303B1">
            <w:pPr>
              <w:pStyle w:val="GOSTTableNum"/>
            </w:pPr>
          </w:p>
        </w:tc>
        <w:tc>
          <w:tcPr>
            <w:tcW w:w="596" w:type="pct"/>
          </w:tcPr>
          <w:p w14:paraId="130982BF" w14:textId="7136556E" w:rsidR="00C303B1" w:rsidRPr="00222035" w:rsidRDefault="00C303B1" w:rsidP="00C303B1">
            <w:pPr>
              <w:pStyle w:val="GOSTTablenorm"/>
              <w:rPr>
                <w:szCs w:val="22"/>
                <w:highlight w:val="cyan"/>
              </w:rPr>
            </w:pPr>
            <w:r w:rsidRPr="00222035">
              <w:rPr>
                <w:szCs w:val="22"/>
                <w:highlight w:val="cyan"/>
              </w:rPr>
              <w:t xml:space="preserve">ПОФР распределенные </w:t>
            </w:r>
            <w:r>
              <w:rPr>
                <w:szCs w:val="22"/>
                <w:highlight w:val="cyan"/>
              </w:rPr>
              <w:t xml:space="preserve">ГРБС </w:t>
            </w:r>
            <w:r w:rsidRPr="00222035">
              <w:rPr>
                <w:szCs w:val="22"/>
                <w:highlight w:val="cyan"/>
              </w:rPr>
              <w:t>на текущий финансовый год (новая модель учета)</w:t>
            </w:r>
          </w:p>
        </w:tc>
        <w:tc>
          <w:tcPr>
            <w:tcW w:w="279" w:type="pct"/>
          </w:tcPr>
          <w:p w14:paraId="39CC965C" w14:textId="7B49D71B" w:rsidR="00C303B1" w:rsidRPr="001F33C0" w:rsidRDefault="00C303B1" w:rsidP="00C303B1">
            <w:pPr>
              <w:pStyle w:val="GOSTTablenorm"/>
              <w:rPr>
                <w:szCs w:val="22"/>
              </w:rPr>
            </w:pPr>
            <w:ins w:id="1346" w:author="Краснова Наталья EXP-332161" w:date="2026-03-19T17:57:00Z">
              <w:r w:rsidRPr="0018723C"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6EE99301" w14:textId="6A8CE225" w:rsidR="00C303B1" w:rsidRDefault="00C303B1" w:rsidP="00C303B1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1B9815B" w14:textId="03CA3D28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BALBO_GABS</w:t>
            </w:r>
            <w:r>
              <w:rPr>
                <w:szCs w:val="22"/>
              </w:rPr>
              <w:t>: 87</w:t>
            </w:r>
          </w:p>
        </w:tc>
        <w:tc>
          <w:tcPr>
            <w:tcW w:w="341" w:type="pct"/>
          </w:tcPr>
          <w:p w14:paraId="14A43A6E" w14:textId="7060305B" w:rsidR="00C303B1" w:rsidRPr="008B411F" w:rsidRDefault="00C303B1" w:rsidP="00C303B1">
            <w:pPr>
              <w:pStyle w:val="GOSTTablenorm"/>
              <w:rPr>
                <w:szCs w:val="22"/>
                <w:highlight w:val="cyan"/>
              </w:rPr>
            </w:pPr>
            <w:r>
              <w:rPr>
                <w:szCs w:val="22"/>
                <w:highlight w:val="cyan"/>
              </w:rPr>
              <w:t>316</w:t>
            </w:r>
          </w:p>
        </w:tc>
        <w:tc>
          <w:tcPr>
            <w:tcW w:w="301" w:type="pct"/>
          </w:tcPr>
          <w:p w14:paraId="7B62548A" w14:textId="352C06C0" w:rsidR="00C303B1" w:rsidRPr="008B411F" w:rsidRDefault="00C303B1" w:rsidP="00C303B1">
            <w:pPr>
              <w:pStyle w:val="GOSTTablenorm"/>
              <w:rPr>
                <w:szCs w:val="22"/>
                <w:highlight w:val="cyan"/>
              </w:rPr>
            </w:pPr>
            <w:r w:rsidRPr="008B411F">
              <w:rPr>
                <w:szCs w:val="22"/>
                <w:highlight w:val="cyan"/>
                <w:lang w:val="en-US"/>
              </w:rPr>
              <w:t>EXP</w:t>
            </w:r>
            <w:r w:rsidRPr="008B411F">
              <w:rPr>
                <w:szCs w:val="22"/>
                <w:highlight w:val="cyan"/>
              </w:rPr>
              <w:t xml:space="preserve">: </w:t>
            </w:r>
            <w:r>
              <w:rPr>
                <w:szCs w:val="22"/>
                <w:highlight w:val="cyan"/>
              </w:rPr>
              <w:t>304</w:t>
            </w:r>
          </w:p>
        </w:tc>
        <w:tc>
          <w:tcPr>
            <w:tcW w:w="1107" w:type="pct"/>
          </w:tcPr>
          <w:p w14:paraId="06523663" w14:textId="1BB06471" w:rsidR="00C303B1" w:rsidRPr="004A1C8C" w:rsidRDefault="00C303B1" w:rsidP="00C303B1">
            <w:pPr>
              <w:pStyle w:val="GOSTTablenorm"/>
              <w:rPr>
                <w:rFonts w:eastAsia="Calibri"/>
                <w:szCs w:val="22"/>
              </w:rPr>
            </w:pPr>
            <w:r w:rsidRPr="004A1C8C">
              <w:rPr>
                <w:rFonts w:eastAsia="Calibri"/>
                <w:szCs w:val="22"/>
              </w:rPr>
              <w:t>Сумма ПОФР, распределенных ГРБС по подведомственным УБП</w:t>
            </w:r>
            <w:r>
              <w:rPr>
                <w:rFonts w:eastAsia="Calibri"/>
                <w:szCs w:val="22"/>
              </w:rPr>
              <w:t xml:space="preserve"> </w:t>
            </w:r>
            <w:r w:rsidRPr="00CD3709">
              <w:rPr>
                <w:szCs w:val="22"/>
              </w:rPr>
              <w:t>на текущий финансовый год</w:t>
            </w:r>
            <w:r>
              <w:rPr>
                <w:szCs w:val="22"/>
              </w:rPr>
              <w:t>.</w:t>
            </w:r>
          </w:p>
          <w:p w14:paraId="1AFD1802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7A8EC65C" w14:textId="5D66804C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rFonts w:eastAsia="Calibri"/>
              </w:rPr>
              <w:t>Оборот по Д</w:t>
            </w:r>
            <w:r w:rsidRPr="008E560B">
              <w:rPr>
                <w:rFonts w:eastAsia="Calibri"/>
              </w:rPr>
              <w:t xml:space="preserve">т </w:t>
            </w:r>
            <w:r w:rsidRPr="005E26C1">
              <w:rPr>
                <w:szCs w:val="22"/>
              </w:rPr>
              <w:t>за отчетный период по показател</w:t>
            </w:r>
            <w:r>
              <w:rPr>
                <w:szCs w:val="22"/>
              </w:rPr>
              <w:t xml:space="preserve">ю </w:t>
            </w:r>
            <w:r w:rsidRPr="004A1C8C">
              <w:rPr>
                <w:szCs w:val="22"/>
              </w:rPr>
              <w:t>ПОФР_</w:t>
            </w:r>
            <w:r>
              <w:rPr>
                <w:szCs w:val="22"/>
              </w:rPr>
              <w:t>ГАБС_</w:t>
            </w:r>
            <w:r w:rsidRPr="004A1C8C">
              <w:rPr>
                <w:szCs w:val="22"/>
              </w:rPr>
              <w:t>1</w:t>
            </w:r>
          </w:p>
        </w:tc>
        <w:tc>
          <w:tcPr>
            <w:tcW w:w="254" w:type="pct"/>
          </w:tcPr>
          <w:p w14:paraId="525CBC1E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C050D5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4AA9BF1D" w14:textId="492A9919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  <w:r>
              <w:rPr>
                <w:szCs w:val="22"/>
              </w:rPr>
              <w:t xml:space="preserve"> ГРБС</w:t>
            </w:r>
            <w:r w:rsidRPr="004A1C8C">
              <w:rPr>
                <w:szCs w:val="22"/>
              </w:rPr>
              <w:t xml:space="preserve"> </w:t>
            </w:r>
          </w:p>
        </w:tc>
        <w:tc>
          <w:tcPr>
            <w:tcW w:w="256" w:type="pct"/>
          </w:tcPr>
          <w:p w14:paraId="6D158ACF" w14:textId="77777777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375D4F">
              <w:t>-</w:t>
            </w:r>
          </w:p>
        </w:tc>
        <w:tc>
          <w:tcPr>
            <w:tcW w:w="213" w:type="pct"/>
          </w:tcPr>
          <w:p w14:paraId="6E7B07C7" w14:textId="77777777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375D4F">
              <w:t>-</w:t>
            </w:r>
          </w:p>
        </w:tc>
        <w:tc>
          <w:tcPr>
            <w:tcW w:w="213" w:type="pct"/>
          </w:tcPr>
          <w:p w14:paraId="00E662BF" w14:textId="77777777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375D4F">
              <w:t>-</w:t>
            </w:r>
          </w:p>
        </w:tc>
        <w:tc>
          <w:tcPr>
            <w:tcW w:w="213" w:type="pct"/>
          </w:tcPr>
          <w:p w14:paraId="2166D9D5" w14:textId="77777777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375D4F">
              <w:t>-</w:t>
            </w:r>
          </w:p>
        </w:tc>
        <w:tc>
          <w:tcPr>
            <w:tcW w:w="249" w:type="pct"/>
          </w:tcPr>
          <w:p w14:paraId="01BF8CD0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375D4F">
              <w:t>-</w:t>
            </w:r>
          </w:p>
        </w:tc>
      </w:tr>
      <w:tr w:rsidR="00C303B1" w:rsidRPr="005E26C1" w14:paraId="4FBAB26E" w14:textId="77777777" w:rsidTr="00D45F66">
        <w:tc>
          <w:tcPr>
            <w:tcW w:w="125" w:type="pct"/>
          </w:tcPr>
          <w:p w14:paraId="69EE62A6" w14:textId="77777777" w:rsidR="00C303B1" w:rsidRPr="008A7F76" w:rsidRDefault="00C303B1" w:rsidP="00C303B1">
            <w:pPr>
              <w:pStyle w:val="GOSTTableNum"/>
            </w:pPr>
          </w:p>
        </w:tc>
        <w:tc>
          <w:tcPr>
            <w:tcW w:w="596" w:type="pct"/>
          </w:tcPr>
          <w:p w14:paraId="794B599C" w14:textId="2BD283AA" w:rsidR="00C303B1" w:rsidRPr="00222035" w:rsidRDefault="00C303B1" w:rsidP="00C303B1">
            <w:pPr>
              <w:pStyle w:val="GOSTTablenorm"/>
              <w:rPr>
                <w:szCs w:val="22"/>
                <w:highlight w:val="cyan"/>
              </w:rPr>
            </w:pPr>
            <w:r w:rsidRPr="00222035">
              <w:rPr>
                <w:szCs w:val="22"/>
                <w:highlight w:val="cyan"/>
              </w:rPr>
              <w:t xml:space="preserve">ПОФР распределенные </w:t>
            </w:r>
            <w:r>
              <w:rPr>
                <w:szCs w:val="22"/>
                <w:highlight w:val="cyan"/>
              </w:rPr>
              <w:t xml:space="preserve">ГРБС </w:t>
            </w:r>
            <w:r w:rsidRPr="00222035">
              <w:rPr>
                <w:szCs w:val="22"/>
                <w:highlight w:val="cyan"/>
              </w:rPr>
              <w:t>на первый год планового периода (новая модель учета)</w:t>
            </w:r>
          </w:p>
        </w:tc>
        <w:tc>
          <w:tcPr>
            <w:tcW w:w="279" w:type="pct"/>
          </w:tcPr>
          <w:p w14:paraId="3CCC0ABB" w14:textId="5ACE1D92" w:rsidR="00C303B1" w:rsidRPr="001F33C0" w:rsidRDefault="00C303B1" w:rsidP="00C303B1">
            <w:pPr>
              <w:pStyle w:val="GOSTTablenorm"/>
              <w:rPr>
                <w:szCs w:val="22"/>
              </w:rPr>
            </w:pPr>
            <w:ins w:id="1347" w:author="Краснова Наталья EXP-332161" w:date="2026-03-19T17:57:00Z">
              <w:r w:rsidRPr="0018723C"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5AB9B7AC" w14:textId="78B116FE" w:rsidR="00C303B1" w:rsidRDefault="00C303B1" w:rsidP="00C303B1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1C82105" w14:textId="7E8DEC47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BALBO_GABS</w:t>
            </w:r>
            <w:r>
              <w:rPr>
                <w:szCs w:val="22"/>
              </w:rPr>
              <w:t>: 88</w:t>
            </w:r>
          </w:p>
        </w:tc>
        <w:tc>
          <w:tcPr>
            <w:tcW w:w="341" w:type="pct"/>
          </w:tcPr>
          <w:p w14:paraId="15A78700" w14:textId="750BB89B" w:rsidR="00C303B1" w:rsidRPr="008B411F" w:rsidRDefault="00C303B1" w:rsidP="00C303B1">
            <w:pPr>
              <w:pStyle w:val="GOSTTablenorm"/>
              <w:rPr>
                <w:szCs w:val="22"/>
                <w:highlight w:val="cyan"/>
              </w:rPr>
            </w:pPr>
            <w:r>
              <w:rPr>
                <w:szCs w:val="22"/>
                <w:highlight w:val="cyan"/>
              </w:rPr>
              <w:t>317</w:t>
            </w:r>
          </w:p>
        </w:tc>
        <w:tc>
          <w:tcPr>
            <w:tcW w:w="301" w:type="pct"/>
          </w:tcPr>
          <w:p w14:paraId="56F2B7BB" w14:textId="5DB60FBD" w:rsidR="00C303B1" w:rsidRPr="008B411F" w:rsidRDefault="00C303B1" w:rsidP="00C303B1">
            <w:pPr>
              <w:pStyle w:val="GOSTTablenorm"/>
              <w:rPr>
                <w:szCs w:val="22"/>
                <w:highlight w:val="cyan"/>
              </w:rPr>
            </w:pPr>
            <w:r w:rsidRPr="008B411F">
              <w:rPr>
                <w:szCs w:val="22"/>
                <w:highlight w:val="cyan"/>
                <w:lang w:val="en-US"/>
              </w:rPr>
              <w:t>EXP</w:t>
            </w:r>
            <w:r w:rsidRPr="008B411F">
              <w:rPr>
                <w:szCs w:val="22"/>
                <w:highlight w:val="cyan"/>
              </w:rPr>
              <w:t xml:space="preserve">: </w:t>
            </w:r>
            <w:r>
              <w:rPr>
                <w:szCs w:val="22"/>
                <w:highlight w:val="cyan"/>
              </w:rPr>
              <w:t>305</w:t>
            </w:r>
          </w:p>
        </w:tc>
        <w:tc>
          <w:tcPr>
            <w:tcW w:w="1107" w:type="pct"/>
          </w:tcPr>
          <w:p w14:paraId="387F6BA2" w14:textId="5B4460F2" w:rsidR="00C303B1" w:rsidRPr="004A1C8C" w:rsidRDefault="00C303B1" w:rsidP="00C303B1">
            <w:pPr>
              <w:pStyle w:val="GOSTTablenorm"/>
              <w:rPr>
                <w:rFonts w:eastAsia="Calibri"/>
                <w:szCs w:val="22"/>
              </w:rPr>
            </w:pPr>
            <w:r w:rsidRPr="004A1C8C">
              <w:rPr>
                <w:rFonts w:eastAsia="Calibri"/>
                <w:szCs w:val="22"/>
              </w:rPr>
              <w:t>Сумма ПОФР, распределенных ГР</w:t>
            </w:r>
            <w:r>
              <w:rPr>
                <w:rFonts w:eastAsia="Calibri"/>
                <w:szCs w:val="22"/>
              </w:rPr>
              <w:t xml:space="preserve">БС по подведомственным УБП </w:t>
            </w:r>
            <w:r w:rsidRPr="00CD3709">
              <w:rPr>
                <w:szCs w:val="22"/>
              </w:rPr>
              <w:t>на первый год планового периода</w:t>
            </w:r>
            <w:r>
              <w:rPr>
                <w:szCs w:val="22"/>
              </w:rPr>
              <w:t>.</w:t>
            </w:r>
          </w:p>
          <w:p w14:paraId="0B50F282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3B7411BC" w14:textId="4CC2A3A3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rFonts w:eastAsia="Calibri"/>
              </w:rPr>
              <w:lastRenderedPageBreak/>
              <w:t>Оборот по Д</w:t>
            </w:r>
            <w:r w:rsidRPr="008E560B">
              <w:rPr>
                <w:rFonts w:eastAsia="Calibri"/>
              </w:rPr>
              <w:t xml:space="preserve">т </w:t>
            </w:r>
            <w:r w:rsidRPr="005E26C1">
              <w:rPr>
                <w:szCs w:val="22"/>
              </w:rPr>
              <w:t>за отчетный период по показател</w:t>
            </w:r>
            <w:r>
              <w:rPr>
                <w:szCs w:val="22"/>
              </w:rPr>
              <w:t xml:space="preserve">ю </w:t>
            </w:r>
            <w:r w:rsidRPr="004A1C8C">
              <w:rPr>
                <w:szCs w:val="22"/>
              </w:rPr>
              <w:t>ПОФР_</w:t>
            </w:r>
            <w:r>
              <w:rPr>
                <w:szCs w:val="22"/>
              </w:rPr>
              <w:t>ГАБС_2</w:t>
            </w:r>
          </w:p>
        </w:tc>
        <w:tc>
          <w:tcPr>
            <w:tcW w:w="254" w:type="pct"/>
          </w:tcPr>
          <w:p w14:paraId="6ED92F16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C050D5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1CF05E5F" w14:textId="2B9DDB91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  <w:r>
              <w:rPr>
                <w:szCs w:val="22"/>
              </w:rPr>
              <w:t xml:space="preserve"> ГРБС </w:t>
            </w:r>
          </w:p>
        </w:tc>
        <w:tc>
          <w:tcPr>
            <w:tcW w:w="256" w:type="pct"/>
          </w:tcPr>
          <w:p w14:paraId="4C613442" w14:textId="77777777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375D4F">
              <w:t>-</w:t>
            </w:r>
          </w:p>
        </w:tc>
        <w:tc>
          <w:tcPr>
            <w:tcW w:w="213" w:type="pct"/>
          </w:tcPr>
          <w:p w14:paraId="481EA856" w14:textId="77777777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375D4F">
              <w:t>-</w:t>
            </w:r>
          </w:p>
        </w:tc>
        <w:tc>
          <w:tcPr>
            <w:tcW w:w="213" w:type="pct"/>
          </w:tcPr>
          <w:p w14:paraId="5B2CB558" w14:textId="77777777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375D4F">
              <w:t>-</w:t>
            </w:r>
          </w:p>
        </w:tc>
        <w:tc>
          <w:tcPr>
            <w:tcW w:w="213" w:type="pct"/>
          </w:tcPr>
          <w:p w14:paraId="5D35E375" w14:textId="77777777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375D4F">
              <w:t>-</w:t>
            </w:r>
          </w:p>
        </w:tc>
        <w:tc>
          <w:tcPr>
            <w:tcW w:w="249" w:type="pct"/>
          </w:tcPr>
          <w:p w14:paraId="7763EE52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375D4F">
              <w:t>-</w:t>
            </w:r>
          </w:p>
        </w:tc>
      </w:tr>
      <w:tr w:rsidR="00D45F66" w:rsidRPr="005E26C1" w14:paraId="2ED28F3B" w14:textId="77777777" w:rsidTr="00D45F66">
        <w:tc>
          <w:tcPr>
            <w:tcW w:w="125" w:type="pct"/>
          </w:tcPr>
          <w:p w14:paraId="19E1BC9B" w14:textId="77777777" w:rsidR="00D45F66" w:rsidRPr="008A7F76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5F5DC313" w14:textId="21278AF9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CD3709">
              <w:rPr>
                <w:szCs w:val="22"/>
              </w:rPr>
              <w:t>Остаток ПОФР ГРБС + 5% на текущий финансовый год</w:t>
            </w:r>
          </w:p>
        </w:tc>
        <w:tc>
          <w:tcPr>
            <w:tcW w:w="279" w:type="pct"/>
          </w:tcPr>
          <w:p w14:paraId="5E042E00" w14:textId="6C7952EA" w:rsidR="00D45F66" w:rsidRPr="001F33C0" w:rsidRDefault="00C303B1" w:rsidP="006B36D5">
            <w:pPr>
              <w:pStyle w:val="GOSTTablenorm"/>
              <w:rPr>
                <w:szCs w:val="22"/>
              </w:rPr>
            </w:pPr>
            <w:ins w:id="1348" w:author="Краснова Наталья EXP-332161" w:date="2026-03-19T17:57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3988E682" w14:textId="7AC47688" w:rsidR="00D45F66" w:rsidRDefault="00D45F66" w:rsidP="006B36D5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B96E671" w14:textId="2C86A233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BALBO_GABS</w:t>
            </w:r>
            <w:r>
              <w:rPr>
                <w:szCs w:val="22"/>
              </w:rPr>
              <w:t>: 81</w:t>
            </w:r>
          </w:p>
        </w:tc>
        <w:tc>
          <w:tcPr>
            <w:tcW w:w="341" w:type="pct"/>
          </w:tcPr>
          <w:p w14:paraId="2B11A7CA" w14:textId="47C4FFD2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275</w:t>
            </w:r>
          </w:p>
        </w:tc>
        <w:tc>
          <w:tcPr>
            <w:tcW w:w="301" w:type="pct"/>
          </w:tcPr>
          <w:p w14:paraId="5F5EBBD6" w14:textId="2CBCAA24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97</w:t>
            </w:r>
          </w:p>
        </w:tc>
        <w:tc>
          <w:tcPr>
            <w:tcW w:w="1107" w:type="pct"/>
          </w:tcPr>
          <w:p w14:paraId="10495329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4A1C8C">
              <w:rPr>
                <w:rFonts w:eastAsia="Calibri"/>
                <w:szCs w:val="22"/>
              </w:rPr>
              <w:t>Величина разности ПОФР, доведенных ФК до ГРБС, увеличенная на 5%, и ПОФР, распределенных ГРБС по подведомственным УБП</w:t>
            </w:r>
            <w:r>
              <w:rPr>
                <w:rFonts w:eastAsia="Calibri"/>
                <w:szCs w:val="22"/>
              </w:rPr>
              <w:t xml:space="preserve"> </w:t>
            </w:r>
            <w:r w:rsidRPr="00CD3709">
              <w:rPr>
                <w:szCs w:val="22"/>
              </w:rPr>
              <w:t>на текущий финансовый год</w:t>
            </w:r>
            <w:r>
              <w:rPr>
                <w:szCs w:val="22"/>
              </w:rPr>
              <w:t>.</w:t>
            </w:r>
          </w:p>
          <w:p w14:paraId="084DA4FE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762BD452" w14:textId="63CA62AA" w:rsidR="00D45F66" w:rsidRDefault="00D45F66" w:rsidP="006B36D5">
            <w:pPr>
              <w:pStyle w:val="GOSTTablenorm"/>
            </w:pPr>
            <w:r>
              <w:rPr>
                <w:rFonts w:eastAsia="Calibri"/>
              </w:rPr>
              <w:t>Оборот по Д</w:t>
            </w:r>
            <w:r w:rsidRPr="008E560B">
              <w:rPr>
                <w:rFonts w:eastAsia="Calibri"/>
              </w:rPr>
              <w:t xml:space="preserve">т </w:t>
            </w:r>
            <w:r w:rsidRPr="005E26C1">
              <w:rPr>
                <w:szCs w:val="22"/>
              </w:rPr>
              <w:t>за отчетный период по показател</w:t>
            </w:r>
            <w:r>
              <w:rPr>
                <w:szCs w:val="22"/>
              </w:rPr>
              <w:t>ю ПОФР_ГРБС_1</w:t>
            </w:r>
          </w:p>
          <w:p w14:paraId="2B6B66C6" w14:textId="4085BDFE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rFonts w:eastAsia="Calibri"/>
              </w:rPr>
              <w:t>умножить</w:t>
            </w:r>
          </w:p>
          <w:p w14:paraId="7AFEA391" w14:textId="77777777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на 1,05</w:t>
            </w:r>
            <w:r w:rsidRPr="004A1C8C">
              <w:rPr>
                <w:szCs w:val="22"/>
              </w:rPr>
              <w:t xml:space="preserve"> с округлением до 2 знаков после запятой</w:t>
            </w:r>
          </w:p>
          <w:p w14:paraId="0DC522A3" w14:textId="77777777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минус</w:t>
            </w:r>
          </w:p>
          <w:p w14:paraId="5058D735" w14:textId="76E5F815" w:rsidR="00D45F66" w:rsidRPr="0030306A" w:rsidRDefault="00D45F66" w:rsidP="006B36D5">
            <w:pPr>
              <w:pStyle w:val="GOSTTablenorm"/>
            </w:pPr>
            <w:r>
              <w:rPr>
                <w:rFonts w:eastAsia="Calibri"/>
              </w:rPr>
              <w:t>Оборот по Д</w:t>
            </w:r>
            <w:r w:rsidRPr="008E560B">
              <w:rPr>
                <w:rFonts w:eastAsia="Calibri"/>
              </w:rPr>
              <w:t xml:space="preserve">т </w:t>
            </w:r>
            <w:r w:rsidRPr="005E26C1">
              <w:rPr>
                <w:szCs w:val="22"/>
              </w:rPr>
              <w:t>за отчетный период по показател</w:t>
            </w:r>
            <w:r>
              <w:rPr>
                <w:szCs w:val="22"/>
              </w:rPr>
              <w:t xml:space="preserve">ю </w:t>
            </w:r>
            <w:r w:rsidRPr="004A1C8C">
              <w:rPr>
                <w:szCs w:val="22"/>
              </w:rPr>
              <w:t>ПОФР_1</w:t>
            </w:r>
            <w:r>
              <w:rPr>
                <w:szCs w:val="22"/>
              </w:rPr>
              <w:t xml:space="preserve">, </w:t>
            </w:r>
            <w:r>
              <w:t>где в</w:t>
            </w:r>
            <w:r w:rsidRPr="005E26C1">
              <w:rPr>
                <w:szCs w:val="22"/>
              </w:rPr>
              <w:t xml:space="preserve"> аналитическом признаке</w:t>
            </w:r>
            <w:r>
              <w:t xml:space="preserve"> </w:t>
            </w:r>
            <w:r w:rsidRPr="001E639E">
              <w:t>«</w:t>
            </w:r>
            <w:r w:rsidRPr="0030551E">
              <w:t xml:space="preserve">Участник СКП </w:t>
            </w:r>
            <w:r w:rsidRPr="00114DD1">
              <w:t>(</w:t>
            </w:r>
            <w:r w:rsidRPr="00E9434F">
              <w:t>УБП</w:t>
            </w:r>
            <w:r w:rsidRPr="00F32A64">
              <w:t>)</w:t>
            </w:r>
            <w:r w:rsidRPr="001E639E">
              <w:t>»</w:t>
            </w:r>
            <w:r w:rsidRPr="00872924">
              <w:t xml:space="preserve"> (</w:t>
            </w:r>
            <w:r w:rsidRPr="00E9434F">
              <w:t>ubp</w:t>
            </w:r>
            <w:r>
              <w:t xml:space="preserve">) значение равно </w:t>
            </w:r>
            <w:r w:rsidRPr="001E639E">
              <w:t>«-»</w:t>
            </w:r>
          </w:p>
        </w:tc>
        <w:tc>
          <w:tcPr>
            <w:tcW w:w="254" w:type="pct"/>
          </w:tcPr>
          <w:p w14:paraId="7B44FD9E" w14:textId="4CE80712" w:rsidR="00D45F66" w:rsidRDefault="00D45F66" w:rsidP="006B36D5">
            <w:pPr>
              <w:pStyle w:val="GOSTTablenorm"/>
              <w:rPr>
                <w:szCs w:val="22"/>
              </w:rPr>
            </w:pPr>
            <w:r w:rsidRPr="00C050D5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20C28FC9" w14:textId="7DDC042F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  <w:r>
              <w:rPr>
                <w:szCs w:val="22"/>
              </w:rPr>
              <w:t xml:space="preserve"> ГРБС</w:t>
            </w:r>
          </w:p>
        </w:tc>
        <w:tc>
          <w:tcPr>
            <w:tcW w:w="256" w:type="pct"/>
          </w:tcPr>
          <w:p w14:paraId="6312CF62" w14:textId="1FB30244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8A6E22">
              <w:t>-</w:t>
            </w:r>
          </w:p>
        </w:tc>
        <w:tc>
          <w:tcPr>
            <w:tcW w:w="213" w:type="pct"/>
          </w:tcPr>
          <w:p w14:paraId="63AAD9BC" w14:textId="316A9F74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8A6E22">
              <w:t>-</w:t>
            </w:r>
          </w:p>
        </w:tc>
        <w:tc>
          <w:tcPr>
            <w:tcW w:w="213" w:type="pct"/>
          </w:tcPr>
          <w:p w14:paraId="2C6FFA28" w14:textId="6273FA2F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8A6E22">
              <w:t>-</w:t>
            </w:r>
          </w:p>
        </w:tc>
        <w:tc>
          <w:tcPr>
            <w:tcW w:w="213" w:type="pct"/>
          </w:tcPr>
          <w:p w14:paraId="5EDCA9D8" w14:textId="1651BD23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8A6E22">
              <w:t>-</w:t>
            </w:r>
          </w:p>
        </w:tc>
        <w:tc>
          <w:tcPr>
            <w:tcW w:w="249" w:type="pct"/>
          </w:tcPr>
          <w:p w14:paraId="526CB117" w14:textId="58D195F2" w:rsidR="00D45F66" w:rsidRDefault="00D45F66" w:rsidP="006B36D5">
            <w:pPr>
              <w:pStyle w:val="GOSTTablenorm"/>
              <w:rPr>
                <w:szCs w:val="22"/>
              </w:rPr>
            </w:pPr>
            <w:r w:rsidRPr="008A6E22">
              <w:t>-</w:t>
            </w:r>
          </w:p>
        </w:tc>
      </w:tr>
      <w:tr w:rsidR="00D45F66" w:rsidRPr="005E26C1" w14:paraId="2AAEB647" w14:textId="77777777" w:rsidTr="00D45F66">
        <w:tc>
          <w:tcPr>
            <w:tcW w:w="125" w:type="pct"/>
          </w:tcPr>
          <w:p w14:paraId="0D8AE1DF" w14:textId="77777777" w:rsidR="00D45F66" w:rsidRPr="008A7F76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5F7DC15E" w14:textId="050B3380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CD3709">
              <w:rPr>
                <w:szCs w:val="22"/>
              </w:rPr>
              <w:t>Остаток ПОФР ГРБС + 5% на первый год планового периода</w:t>
            </w:r>
          </w:p>
        </w:tc>
        <w:tc>
          <w:tcPr>
            <w:tcW w:w="279" w:type="pct"/>
          </w:tcPr>
          <w:p w14:paraId="10E1760E" w14:textId="77777777" w:rsidR="00D45F66" w:rsidRPr="001F33C0" w:rsidRDefault="00D45F66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1A973646" w14:textId="616593BC" w:rsidR="00D45F66" w:rsidRDefault="00D45F66" w:rsidP="006B36D5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D0A4E5D" w14:textId="6F6B440C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BALBO_GABS</w:t>
            </w:r>
            <w:r>
              <w:rPr>
                <w:szCs w:val="22"/>
              </w:rPr>
              <w:t>: 82</w:t>
            </w:r>
          </w:p>
        </w:tc>
        <w:tc>
          <w:tcPr>
            <w:tcW w:w="341" w:type="pct"/>
          </w:tcPr>
          <w:p w14:paraId="767023D6" w14:textId="17135E03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276</w:t>
            </w:r>
          </w:p>
        </w:tc>
        <w:tc>
          <w:tcPr>
            <w:tcW w:w="301" w:type="pct"/>
          </w:tcPr>
          <w:p w14:paraId="471BD023" w14:textId="21C2A312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98</w:t>
            </w:r>
          </w:p>
        </w:tc>
        <w:tc>
          <w:tcPr>
            <w:tcW w:w="1107" w:type="pct"/>
          </w:tcPr>
          <w:p w14:paraId="2BFE6342" w14:textId="66562316" w:rsidR="00D45F66" w:rsidRDefault="00D45F66" w:rsidP="006B36D5">
            <w:pPr>
              <w:pStyle w:val="GOSTTablenorm"/>
              <w:rPr>
                <w:szCs w:val="22"/>
              </w:rPr>
            </w:pPr>
            <w:r w:rsidRPr="004A1C8C">
              <w:rPr>
                <w:rFonts w:eastAsia="Calibri"/>
                <w:szCs w:val="22"/>
              </w:rPr>
              <w:t>Величина разности ПОФР, доведенных ФК до ГРБС, увеличенная на 5%, и ПОФР, распределенных ГРБС по подведомственным УБП</w:t>
            </w:r>
            <w:r>
              <w:rPr>
                <w:rFonts w:eastAsia="Calibri"/>
                <w:szCs w:val="22"/>
              </w:rPr>
              <w:t xml:space="preserve"> </w:t>
            </w:r>
            <w:r w:rsidRPr="00CD3709">
              <w:rPr>
                <w:szCs w:val="22"/>
              </w:rPr>
              <w:t>на первый год планового периода</w:t>
            </w:r>
            <w:r>
              <w:rPr>
                <w:szCs w:val="22"/>
              </w:rPr>
              <w:t>.</w:t>
            </w:r>
          </w:p>
          <w:p w14:paraId="59329365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044D8148" w14:textId="2C708D3F" w:rsidR="00D45F66" w:rsidRDefault="00D45F66" w:rsidP="006B36D5">
            <w:pPr>
              <w:pStyle w:val="GOSTTablenorm"/>
            </w:pPr>
            <w:r>
              <w:rPr>
                <w:rFonts w:eastAsia="Calibri"/>
              </w:rPr>
              <w:t>Оборот по Д</w:t>
            </w:r>
            <w:r w:rsidRPr="008E560B">
              <w:rPr>
                <w:rFonts w:eastAsia="Calibri"/>
              </w:rPr>
              <w:t xml:space="preserve">т </w:t>
            </w:r>
            <w:r w:rsidRPr="005E26C1">
              <w:rPr>
                <w:szCs w:val="22"/>
              </w:rPr>
              <w:t>за отчетный период по показател</w:t>
            </w:r>
            <w:r>
              <w:rPr>
                <w:szCs w:val="22"/>
              </w:rPr>
              <w:t xml:space="preserve">ю ПОФР_ГРБС_2 </w:t>
            </w:r>
          </w:p>
          <w:p w14:paraId="2C6556BD" w14:textId="6847E235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rFonts w:eastAsia="Calibri"/>
              </w:rPr>
              <w:t>умножить</w:t>
            </w:r>
          </w:p>
          <w:p w14:paraId="46BD5140" w14:textId="77777777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на 1,05</w:t>
            </w:r>
            <w:r w:rsidRPr="004A1C8C">
              <w:rPr>
                <w:szCs w:val="22"/>
              </w:rPr>
              <w:t xml:space="preserve"> с округлением до 2 знаков после запятой</w:t>
            </w:r>
          </w:p>
          <w:p w14:paraId="67E2CDC1" w14:textId="77777777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минус</w:t>
            </w:r>
          </w:p>
          <w:p w14:paraId="110CB140" w14:textId="29924A4E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rFonts w:eastAsia="Calibri"/>
              </w:rPr>
              <w:t>Оборот по Д</w:t>
            </w:r>
            <w:r w:rsidRPr="008E560B">
              <w:rPr>
                <w:rFonts w:eastAsia="Calibri"/>
              </w:rPr>
              <w:t xml:space="preserve">т </w:t>
            </w:r>
            <w:r w:rsidRPr="005E26C1">
              <w:rPr>
                <w:szCs w:val="22"/>
              </w:rPr>
              <w:t>за отчетный период по показател</w:t>
            </w:r>
            <w:r>
              <w:rPr>
                <w:szCs w:val="22"/>
              </w:rPr>
              <w:t xml:space="preserve">ю ПОФР_2, </w:t>
            </w:r>
            <w:r>
              <w:t>где в</w:t>
            </w:r>
            <w:r w:rsidRPr="005E26C1">
              <w:rPr>
                <w:szCs w:val="22"/>
              </w:rPr>
              <w:t xml:space="preserve"> аналитическом признаке</w:t>
            </w:r>
            <w:r>
              <w:t xml:space="preserve"> </w:t>
            </w:r>
            <w:r w:rsidRPr="001E639E">
              <w:t>«</w:t>
            </w:r>
            <w:r w:rsidRPr="0030551E">
              <w:t xml:space="preserve">Участник СКП </w:t>
            </w:r>
            <w:r w:rsidRPr="00114DD1">
              <w:t>(</w:t>
            </w:r>
            <w:r w:rsidRPr="00E9434F">
              <w:t>УБП</w:t>
            </w:r>
            <w:r w:rsidRPr="00F32A64">
              <w:t>)</w:t>
            </w:r>
            <w:r w:rsidRPr="001E639E">
              <w:t>»</w:t>
            </w:r>
            <w:r w:rsidRPr="00872924">
              <w:t xml:space="preserve"> (</w:t>
            </w:r>
            <w:r w:rsidRPr="00E9434F">
              <w:t>ubp</w:t>
            </w:r>
            <w:r>
              <w:t xml:space="preserve">) значение равно </w:t>
            </w:r>
            <w:r w:rsidRPr="001E639E">
              <w:t>«-»</w:t>
            </w:r>
          </w:p>
        </w:tc>
        <w:tc>
          <w:tcPr>
            <w:tcW w:w="254" w:type="pct"/>
          </w:tcPr>
          <w:p w14:paraId="2EF89242" w14:textId="7C64107B" w:rsidR="00D45F66" w:rsidRDefault="00D45F66" w:rsidP="006B36D5">
            <w:pPr>
              <w:pStyle w:val="GOSTTablenorm"/>
              <w:rPr>
                <w:szCs w:val="22"/>
              </w:rPr>
            </w:pPr>
            <w:r w:rsidRPr="00C050D5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2EA7DCF4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</w:p>
          <w:p w14:paraId="110FB5B0" w14:textId="72F6FCD8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ГРБС</w:t>
            </w:r>
          </w:p>
        </w:tc>
        <w:tc>
          <w:tcPr>
            <w:tcW w:w="256" w:type="pct"/>
          </w:tcPr>
          <w:p w14:paraId="22B9CDE6" w14:textId="69489EFF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375D4F">
              <w:t>-</w:t>
            </w:r>
          </w:p>
        </w:tc>
        <w:tc>
          <w:tcPr>
            <w:tcW w:w="213" w:type="pct"/>
          </w:tcPr>
          <w:p w14:paraId="4D1CA36E" w14:textId="22089D71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022603">
              <w:t>-</w:t>
            </w:r>
          </w:p>
        </w:tc>
        <w:tc>
          <w:tcPr>
            <w:tcW w:w="213" w:type="pct"/>
          </w:tcPr>
          <w:p w14:paraId="5EB6999C" w14:textId="3F8CB4BE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022603">
              <w:t>-</w:t>
            </w:r>
          </w:p>
        </w:tc>
        <w:tc>
          <w:tcPr>
            <w:tcW w:w="213" w:type="pct"/>
          </w:tcPr>
          <w:p w14:paraId="1E2FF008" w14:textId="13FEBBD0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022603">
              <w:t>-</w:t>
            </w:r>
          </w:p>
        </w:tc>
        <w:tc>
          <w:tcPr>
            <w:tcW w:w="249" w:type="pct"/>
          </w:tcPr>
          <w:p w14:paraId="30182E23" w14:textId="2E77C56C" w:rsidR="00D45F66" w:rsidRDefault="00D45F66" w:rsidP="006B36D5">
            <w:pPr>
              <w:pStyle w:val="GOSTTablenorm"/>
              <w:rPr>
                <w:szCs w:val="22"/>
              </w:rPr>
            </w:pPr>
            <w:r w:rsidRPr="00022603">
              <w:t>-</w:t>
            </w:r>
          </w:p>
        </w:tc>
      </w:tr>
      <w:tr w:rsidR="00C303B1" w:rsidRPr="005E26C1" w14:paraId="7EA06D1B" w14:textId="77777777" w:rsidTr="00D45F66">
        <w:tc>
          <w:tcPr>
            <w:tcW w:w="125" w:type="pct"/>
          </w:tcPr>
          <w:p w14:paraId="6319497D" w14:textId="77777777" w:rsidR="00C303B1" w:rsidRPr="008A7F76" w:rsidRDefault="00C303B1" w:rsidP="00C303B1">
            <w:pPr>
              <w:pStyle w:val="GOSTTableNum"/>
            </w:pPr>
          </w:p>
        </w:tc>
        <w:tc>
          <w:tcPr>
            <w:tcW w:w="596" w:type="pct"/>
          </w:tcPr>
          <w:p w14:paraId="5C253E5D" w14:textId="75967F06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8B411F">
              <w:rPr>
                <w:szCs w:val="22"/>
                <w:highlight w:val="cyan"/>
              </w:rPr>
              <w:t xml:space="preserve">Остаток ПОФР ГРБС + 5% на текущий финансовый </w:t>
            </w:r>
            <w:r w:rsidRPr="008B411F">
              <w:rPr>
                <w:szCs w:val="22"/>
                <w:highlight w:val="cyan"/>
              </w:rPr>
              <w:lastRenderedPageBreak/>
              <w:t>год (новая модель учета)</w:t>
            </w:r>
          </w:p>
        </w:tc>
        <w:tc>
          <w:tcPr>
            <w:tcW w:w="279" w:type="pct"/>
          </w:tcPr>
          <w:p w14:paraId="633E4D57" w14:textId="36F8A274" w:rsidR="00C303B1" w:rsidRPr="001F33C0" w:rsidRDefault="00C303B1" w:rsidP="00C303B1">
            <w:pPr>
              <w:pStyle w:val="GOSTTablenorm"/>
              <w:rPr>
                <w:szCs w:val="22"/>
              </w:rPr>
            </w:pPr>
            <w:ins w:id="1349" w:author="Краснова Наталья EXP-332161" w:date="2026-03-19T17:57:00Z">
              <w:r w:rsidRPr="00CD50EE">
                <w:rPr>
                  <w:szCs w:val="22"/>
                </w:rPr>
                <w:lastRenderedPageBreak/>
                <w:t>БПС</w:t>
              </w:r>
            </w:ins>
          </w:p>
        </w:tc>
        <w:tc>
          <w:tcPr>
            <w:tcW w:w="279" w:type="pct"/>
          </w:tcPr>
          <w:p w14:paraId="1BD65C97" w14:textId="347AB9FF" w:rsidR="00C303B1" w:rsidRDefault="00C303B1" w:rsidP="00C303B1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9AAC86D" w14:textId="57CB504A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BALBO_GABS</w:t>
            </w:r>
            <w:r>
              <w:rPr>
                <w:szCs w:val="22"/>
              </w:rPr>
              <w:t>: 91</w:t>
            </w:r>
          </w:p>
        </w:tc>
        <w:tc>
          <w:tcPr>
            <w:tcW w:w="341" w:type="pct"/>
          </w:tcPr>
          <w:p w14:paraId="77D7C095" w14:textId="6C3955D8" w:rsidR="00C303B1" w:rsidRPr="008B411F" w:rsidRDefault="00C303B1" w:rsidP="00C303B1">
            <w:pPr>
              <w:pStyle w:val="GOSTTablenorm"/>
              <w:rPr>
                <w:szCs w:val="22"/>
                <w:highlight w:val="cyan"/>
              </w:rPr>
            </w:pPr>
            <w:r>
              <w:rPr>
                <w:szCs w:val="22"/>
                <w:highlight w:val="cyan"/>
              </w:rPr>
              <w:t>318</w:t>
            </w:r>
          </w:p>
        </w:tc>
        <w:tc>
          <w:tcPr>
            <w:tcW w:w="301" w:type="pct"/>
          </w:tcPr>
          <w:p w14:paraId="2B03FCCE" w14:textId="6E9F328E" w:rsidR="00C303B1" w:rsidRPr="008B411F" w:rsidRDefault="00C303B1" w:rsidP="00C303B1">
            <w:pPr>
              <w:pStyle w:val="GOSTTablenorm"/>
              <w:rPr>
                <w:szCs w:val="22"/>
                <w:highlight w:val="cyan"/>
              </w:rPr>
            </w:pPr>
            <w:r w:rsidRPr="008B411F">
              <w:rPr>
                <w:szCs w:val="22"/>
                <w:highlight w:val="cyan"/>
                <w:lang w:val="en-US"/>
              </w:rPr>
              <w:t>EXP</w:t>
            </w:r>
            <w:r w:rsidRPr="008B411F">
              <w:rPr>
                <w:szCs w:val="22"/>
                <w:highlight w:val="cyan"/>
              </w:rPr>
              <w:t xml:space="preserve">: </w:t>
            </w:r>
            <w:r>
              <w:rPr>
                <w:szCs w:val="22"/>
                <w:highlight w:val="cyan"/>
              </w:rPr>
              <w:t>306</w:t>
            </w:r>
          </w:p>
        </w:tc>
        <w:tc>
          <w:tcPr>
            <w:tcW w:w="1107" w:type="pct"/>
          </w:tcPr>
          <w:p w14:paraId="53063B3C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4A1C8C">
              <w:rPr>
                <w:rFonts w:eastAsia="Calibri"/>
                <w:szCs w:val="22"/>
              </w:rPr>
              <w:t xml:space="preserve">Величина разности ПОФР, доведенных ФК до ГРБС, увеличенная на 5%, и ПОФР, распределенных ГРБС по </w:t>
            </w:r>
            <w:r w:rsidRPr="004A1C8C">
              <w:rPr>
                <w:rFonts w:eastAsia="Calibri"/>
                <w:szCs w:val="22"/>
              </w:rPr>
              <w:lastRenderedPageBreak/>
              <w:t>подведомственным УБП</w:t>
            </w:r>
            <w:r>
              <w:rPr>
                <w:rFonts w:eastAsia="Calibri"/>
                <w:szCs w:val="22"/>
              </w:rPr>
              <w:t xml:space="preserve"> </w:t>
            </w:r>
            <w:r w:rsidRPr="00CD3709">
              <w:rPr>
                <w:szCs w:val="22"/>
              </w:rPr>
              <w:t>на текущий финансовый год</w:t>
            </w:r>
            <w:r>
              <w:rPr>
                <w:szCs w:val="22"/>
              </w:rPr>
              <w:t>.</w:t>
            </w:r>
          </w:p>
          <w:p w14:paraId="311B42D1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31766D55" w14:textId="7232583F" w:rsidR="00C303B1" w:rsidRPr="0030306A" w:rsidRDefault="00C303B1" w:rsidP="00C303B1">
            <w:pPr>
              <w:pStyle w:val="GOSTTablenorm"/>
            </w:pPr>
            <w:r w:rsidRPr="008B411F">
              <w:rPr>
                <w:rFonts w:eastAsia="Calibri"/>
              </w:rPr>
              <w:t>Баланс (Остаток по Кт = Оборот по Кт минус Оборот по Дт) по показателю ПОФР_ГАБС5_1</w:t>
            </w:r>
          </w:p>
        </w:tc>
        <w:tc>
          <w:tcPr>
            <w:tcW w:w="254" w:type="pct"/>
          </w:tcPr>
          <w:p w14:paraId="274D2096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C050D5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54E7D1A3" w14:textId="77777777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  <w:r>
              <w:rPr>
                <w:szCs w:val="22"/>
              </w:rPr>
              <w:t xml:space="preserve"> ГРБС</w:t>
            </w:r>
          </w:p>
        </w:tc>
        <w:tc>
          <w:tcPr>
            <w:tcW w:w="256" w:type="pct"/>
          </w:tcPr>
          <w:p w14:paraId="5C624E6D" w14:textId="77777777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8A6E22">
              <w:t>-</w:t>
            </w:r>
          </w:p>
        </w:tc>
        <w:tc>
          <w:tcPr>
            <w:tcW w:w="213" w:type="pct"/>
          </w:tcPr>
          <w:p w14:paraId="4267A13C" w14:textId="77777777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8A6E22">
              <w:t>-</w:t>
            </w:r>
          </w:p>
        </w:tc>
        <w:tc>
          <w:tcPr>
            <w:tcW w:w="213" w:type="pct"/>
          </w:tcPr>
          <w:p w14:paraId="1CA15B62" w14:textId="77777777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8A6E22">
              <w:t>-</w:t>
            </w:r>
          </w:p>
        </w:tc>
        <w:tc>
          <w:tcPr>
            <w:tcW w:w="213" w:type="pct"/>
          </w:tcPr>
          <w:p w14:paraId="753B773F" w14:textId="77777777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8A6E22">
              <w:t>-</w:t>
            </w:r>
          </w:p>
        </w:tc>
        <w:tc>
          <w:tcPr>
            <w:tcW w:w="249" w:type="pct"/>
          </w:tcPr>
          <w:p w14:paraId="055A9205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8A6E22">
              <w:t>-</w:t>
            </w:r>
          </w:p>
        </w:tc>
      </w:tr>
      <w:tr w:rsidR="00C303B1" w:rsidRPr="005E26C1" w14:paraId="393483F1" w14:textId="77777777" w:rsidTr="00D45F66">
        <w:tc>
          <w:tcPr>
            <w:tcW w:w="125" w:type="pct"/>
          </w:tcPr>
          <w:p w14:paraId="6B8693DA" w14:textId="77777777" w:rsidR="00C303B1" w:rsidRPr="008A7F76" w:rsidRDefault="00C303B1" w:rsidP="00C303B1">
            <w:pPr>
              <w:pStyle w:val="GOSTTableNum"/>
            </w:pPr>
          </w:p>
        </w:tc>
        <w:tc>
          <w:tcPr>
            <w:tcW w:w="596" w:type="pct"/>
          </w:tcPr>
          <w:p w14:paraId="24E2F387" w14:textId="5DBBA057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8B411F">
              <w:rPr>
                <w:szCs w:val="22"/>
                <w:highlight w:val="cyan"/>
              </w:rPr>
              <w:t>Остаток ПОФР ГРБС + 5% на первый год планового периода (новая модель учета)</w:t>
            </w:r>
          </w:p>
        </w:tc>
        <w:tc>
          <w:tcPr>
            <w:tcW w:w="279" w:type="pct"/>
          </w:tcPr>
          <w:p w14:paraId="2DEB9A2F" w14:textId="7B7D033F" w:rsidR="00C303B1" w:rsidRPr="001F33C0" w:rsidRDefault="00C303B1" w:rsidP="00C303B1">
            <w:pPr>
              <w:pStyle w:val="GOSTTablenorm"/>
              <w:rPr>
                <w:szCs w:val="22"/>
              </w:rPr>
            </w:pPr>
            <w:ins w:id="1350" w:author="Краснова Наталья EXP-332161" w:date="2026-03-19T17:57:00Z">
              <w:r w:rsidRPr="00CD50EE"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31A55A16" w14:textId="6829FD69" w:rsidR="00C303B1" w:rsidRDefault="00C303B1" w:rsidP="00C303B1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F7DC1E1" w14:textId="1775D201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BALBO_GABS</w:t>
            </w:r>
            <w:r>
              <w:rPr>
                <w:szCs w:val="22"/>
              </w:rPr>
              <w:t>: 92</w:t>
            </w:r>
          </w:p>
        </w:tc>
        <w:tc>
          <w:tcPr>
            <w:tcW w:w="341" w:type="pct"/>
          </w:tcPr>
          <w:p w14:paraId="06839DF2" w14:textId="6C6371C9" w:rsidR="00C303B1" w:rsidRPr="008B411F" w:rsidRDefault="00C303B1" w:rsidP="00C303B1">
            <w:pPr>
              <w:pStyle w:val="GOSTTablenorm"/>
              <w:rPr>
                <w:szCs w:val="22"/>
                <w:highlight w:val="cyan"/>
              </w:rPr>
            </w:pPr>
            <w:r>
              <w:rPr>
                <w:szCs w:val="22"/>
                <w:highlight w:val="cyan"/>
              </w:rPr>
              <w:t>319</w:t>
            </w:r>
          </w:p>
        </w:tc>
        <w:tc>
          <w:tcPr>
            <w:tcW w:w="301" w:type="pct"/>
          </w:tcPr>
          <w:p w14:paraId="024F1227" w14:textId="3E112421" w:rsidR="00C303B1" w:rsidRPr="008B411F" w:rsidRDefault="00C303B1" w:rsidP="00C303B1">
            <w:pPr>
              <w:pStyle w:val="GOSTTablenorm"/>
              <w:rPr>
                <w:szCs w:val="22"/>
                <w:highlight w:val="cyan"/>
              </w:rPr>
            </w:pPr>
            <w:r w:rsidRPr="008B411F">
              <w:rPr>
                <w:szCs w:val="22"/>
                <w:highlight w:val="cyan"/>
                <w:lang w:val="en-US"/>
              </w:rPr>
              <w:t>EXP</w:t>
            </w:r>
            <w:r w:rsidRPr="008B411F">
              <w:rPr>
                <w:szCs w:val="22"/>
                <w:highlight w:val="cyan"/>
              </w:rPr>
              <w:t xml:space="preserve">: </w:t>
            </w:r>
            <w:r>
              <w:rPr>
                <w:szCs w:val="22"/>
                <w:highlight w:val="cyan"/>
              </w:rPr>
              <w:t>307</w:t>
            </w:r>
          </w:p>
        </w:tc>
        <w:tc>
          <w:tcPr>
            <w:tcW w:w="1107" w:type="pct"/>
          </w:tcPr>
          <w:p w14:paraId="2E780F5A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4A1C8C">
              <w:rPr>
                <w:rFonts w:eastAsia="Calibri"/>
                <w:szCs w:val="22"/>
              </w:rPr>
              <w:t>Величина разности ПОФР, доведенных ФК до ГРБС, увеличенная на 5%, и ПОФР, распределенных ГРБС по подведомственным УБП</w:t>
            </w:r>
            <w:r>
              <w:rPr>
                <w:rFonts w:eastAsia="Calibri"/>
                <w:szCs w:val="22"/>
              </w:rPr>
              <w:t xml:space="preserve"> </w:t>
            </w:r>
            <w:r w:rsidRPr="00CD3709">
              <w:rPr>
                <w:szCs w:val="22"/>
              </w:rPr>
              <w:t>на первый год планового периода</w:t>
            </w:r>
            <w:r>
              <w:rPr>
                <w:szCs w:val="22"/>
              </w:rPr>
              <w:t>.</w:t>
            </w:r>
          </w:p>
          <w:p w14:paraId="4EF1B77A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11EF6EBF" w14:textId="6C20ECA2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8B411F">
              <w:rPr>
                <w:rFonts w:eastAsia="Calibri"/>
              </w:rPr>
              <w:t>Баланс (Остаток по Кт = Оборот по Кт минус Оборот п</w:t>
            </w:r>
            <w:r>
              <w:rPr>
                <w:rFonts w:eastAsia="Calibri"/>
              </w:rPr>
              <w:t>о Дт) по показателю ПОФР_ГАБС5_2</w:t>
            </w:r>
          </w:p>
        </w:tc>
        <w:tc>
          <w:tcPr>
            <w:tcW w:w="254" w:type="pct"/>
          </w:tcPr>
          <w:p w14:paraId="29783D8D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C050D5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04DE0B7D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</w:p>
          <w:p w14:paraId="556B75E7" w14:textId="77777777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ГРБС</w:t>
            </w:r>
          </w:p>
        </w:tc>
        <w:tc>
          <w:tcPr>
            <w:tcW w:w="256" w:type="pct"/>
          </w:tcPr>
          <w:p w14:paraId="1697014D" w14:textId="77777777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375D4F">
              <w:t>-</w:t>
            </w:r>
          </w:p>
        </w:tc>
        <w:tc>
          <w:tcPr>
            <w:tcW w:w="213" w:type="pct"/>
          </w:tcPr>
          <w:p w14:paraId="3A19AD68" w14:textId="77777777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022603">
              <w:t>-</w:t>
            </w:r>
          </w:p>
        </w:tc>
        <w:tc>
          <w:tcPr>
            <w:tcW w:w="213" w:type="pct"/>
          </w:tcPr>
          <w:p w14:paraId="061E3EBC" w14:textId="77777777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022603">
              <w:t>-</w:t>
            </w:r>
          </w:p>
        </w:tc>
        <w:tc>
          <w:tcPr>
            <w:tcW w:w="213" w:type="pct"/>
          </w:tcPr>
          <w:p w14:paraId="51595E81" w14:textId="77777777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022603">
              <w:t>-</w:t>
            </w:r>
          </w:p>
        </w:tc>
        <w:tc>
          <w:tcPr>
            <w:tcW w:w="249" w:type="pct"/>
          </w:tcPr>
          <w:p w14:paraId="6C8B5B25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022603">
              <w:t>-</w:t>
            </w:r>
          </w:p>
        </w:tc>
      </w:tr>
      <w:tr w:rsidR="00C303B1" w:rsidRPr="005E26C1" w14:paraId="5B762C8B" w14:textId="77777777" w:rsidTr="00D45F66">
        <w:tc>
          <w:tcPr>
            <w:tcW w:w="125" w:type="pct"/>
          </w:tcPr>
          <w:p w14:paraId="5549AB58" w14:textId="77777777" w:rsidR="00C303B1" w:rsidRPr="008A7F76" w:rsidRDefault="00C303B1" w:rsidP="00C303B1">
            <w:pPr>
              <w:pStyle w:val="GOSTTableNum"/>
            </w:pPr>
          </w:p>
        </w:tc>
        <w:tc>
          <w:tcPr>
            <w:tcW w:w="596" w:type="pct"/>
          </w:tcPr>
          <w:p w14:paraId="063F3553" w14:textId="441186E7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  <w:highlight w:val="cyan"/>
              </w:rPr>
              <w:t>Остаток ПОФР ГРБС</w:t>
            </w:r>
            <w:r w:rsidRPr="008B411F">
              <w:rPr>
                <w:szCs w:val="22"/>
                <w:highlight w:val="cyan"/>
              </w:rPr>
              <w:t xml:space="preserve"> на текущий финансовый год (новая модель учета)</w:t>
            </w:r>
          </w:p>
        </w:tc>
        <w:tc>
          <w:tcPr>
            <w:tcW w:w="279" w:type="pct"/>
          </w:tcPr>
          <w:p w14:paraId="4857730B" w14:textId="7F18D0DD" w:rsidR="00C303B1" w:rsidRPr="001F33C0" w:rsidRDefault="00C303B1" w:rsidP="00C303B1">
            <w:pPr>
              <w:pStyle w:val="GOSTTablenorm"/>
              <w:rPr>
                <w:szCs w:val="22"/>
              </w:rPr>
            </w:pPr>
            <w:ins w:id="1351" w:author="Краснова Наталья EXP-332161" w:date="2026-03-19T17:57:00Z">
              <w:r w:rsidRPr="00D33D70"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41ED6946" w14:textId="4286CC46" w:rsidR="00C303B1" w:rsidRDefault="00C303B1" w:rsidP="00C303B1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BEC7E24" w14:textId="0218D7EB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BALBO_GABS</w:t>
            </w:r>
            <w:r>
              <w:rPr>
                <w:szCs w:val="22"/>
              </w:rPr>
              <w:t>: 89</w:t>
            </w:r>
          </w:p>
        </w:tc>
        <w:tc>
          <w:tcPr>
            <w:tcW w:w="341" w:type="pct"/>
          </w:tcPr>
          <w:p w14:paraId="4AB01181" w14:textId="32A3E66C" w:rsidR="00C303B1" w:rsidRPr="00DA6432" w:rsidRDefault="00C303B1" w:rsidP="00C303B1">
            <w:pPr>
              <w:pStyle w:val="GOSTTablenorm"/>
              <w:rPr>
                <w:szCs w:val="22"/>
                <w:highlight w:val="cyan"/>
              </w:rPr>
            </w:pPr>
            <w:r>
              <w:rPr>
                <w:szCs w:val="22"/>
                <w:highlight w:val="cyan"/>
              </w:rPr>
              <w:t>320</w:t>
            </w:r>
          </w:p>
        </w:tc>
        <w:tc>
          <w:tcPr>
            <w:tcW w:w="301" w:type="pct"/>
          </w:tcPr>
          <w:p w14:paraId="5F9C6751" w14:textId="54CB8E4E" w:rsidR="00C303B1" w:rsidRPr="00DA6432" w:rsidRDefault="00C303B1" w:rsidP="00C303B1">
            <w:pPr>
              <w:pStyle w:val="GOSTTablenorm"/>
              <w:rPr>
                <w:szCs w:val="22"/>
                <w:highlight w:val="cyan"/>
              </w:rPr>
            </w:pPr>
            <w:r w:rsidRPr="00DA6432">
              <w:rPr>
                <w:szCs w:val="22"/>
                <w:highlight w:val="cyan"/>
                <w:lang w:val="en-US"/>
              </w:rPr>
              <w:t>EXP</w:t>
            </w:r>
            <w:r w:rsidRPr="00DA6432">
              <w:rPr>
                <w:szCs w:val="22"/>
                <w:highlight w:val="cyan"/>
              </w:rPr>
              <w:t xml:space="preserve">: </w:t>
            </w:r>
            <w:r>
              <w:rPr>
                <w:szCs w:val="22"/>
                <w:highlight w:val="cyan"/>
              </w:rPr>
              <w:t>308</w:t>
            </w:r>
          </w:p>
        </w:tc>
        <w:tc>
          <w:tcPr>
            <w:tcW w:w="1107" w:type="pct"/>
          </w:tcPr>
          <w:p w14:paraId="0E346605" w14:textId="5E6E1CE0" w:rsidR="00C303B1" w:rsidRDefault="00C303B1" w:rsidP="00C303B1">
            <w:pPr>
              <w:pStyle w:val="GOSTTablenorm"/>
              <w:rPr>
                <w:szCs w:val="22"/>
              </w:rPr>
            </w:pPr>
            <w:r w:rsidRPr="004A1C8C">
              <w:rPr>
                <w:rFonts w:eastAsia="Calibri"/>
                <w:szCs w:val="22"/>
              </w:rPr>
              <w:t>Величина разности ПОФР, доведенных ФК до ГРБС, и ПОФР, распределенных ГРБС по подведомственным УБП</w:t>
            </w:r>
            <w:r>
              <w:rPr>
                <w:rFonts w:eastAsia="Calibri"/>
                <w:szCs w:val="22"/>
              </w:rPr>
              <w:t xml:space="preserve"> </w:t>
            </w:r>
            <w:r w:rsidRPr="00CD3709">
              <w:rPr>
                <w:szCs w:val="22"/>
              </w:rPr>
              <w:t>на текущий финансовый год</w:t>
            </w:r>
            <w:r>
              <w:rPr>
                <w:szCs w:val="22"/>
              </w:rPr>
              <w:t>.</w:t>
            </w:r>
          </w:p>
          <w:p w14:paraId="0B3A8E42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6070358B" w14:textId="2B7CB298" w:rsidR="00C303B1" w:rsidRPr="0030306A" w:rsidRDefault="00C303B1" w:rsidP="00C303B1">
            <w:pPr>
              <w:pStyle w:val="GOSTTablenorm"/>
            </w:pPr>
            <w:r w:rsidRPr="008B411F">
              <w:rPr>
                <w:rFonts w:eastAsia="Calibri"/>
              </w:rPr>
              <w:t>Баланс (Остаток по Кт = Оборот по Кт минус Оборот</w:t>
            </w:r>
            <w:r>
              <w:rPr>
                <w:rFonts w:eastAsia="Calibri"/>
              </w:rPr>
              <w:t xml:space="preserve"> по Дт) по показателю ПОФР_ГАБС</w:t>
            </w:r>
            <w:r w:rsidRPr="008B411F">
              <w:rPr>
                <w:rFonts w:eastAsia="Calibri"/>
              </w:rPr>
              <w:t>_1</w:t>
            </w:r>
          </w:p>
        </w:tc>
        <w:tc>
          <w:tcPr>
            <w:tcW w:w="254" w:type="pct"/>
          </w:tcPr>
          <w:p w14:paraId="4BC2FED8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C050D5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12B78D26" w14:textId="77777777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  <w:r>
              <w:rPr>
                <w:szCs w:val="22"/>
              </w:rPr>
              <w:t xml:space="preserve"> ГРБС</w:t>
            </w:r>
          </w:p>
        </w:tc>
        <w:tc>
          <w:tcPr>
            <w:tcW w:w="256" w:type="pct"/>
          </w:tcPr>
          <w:p w14:paraId="26AE94C4" w14:textId="77777777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8A6E22">
              <w:t>-</w:t>
            </w:r>
          </w:p>
        </w:tc>
        <w:tc>
          <w:tcPr>
            <w:tcW w:w="213" w:type="pct"/>
          </w:tcPr>
          <w:p w14:paraId="128DF241" w14:textId="77777777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8A6E22">
              <w:t>-</w:t>
            </w:r>
          </w:p>
        </w:tc>
        <w:tc>
          <w:tcPr>
            <w:tcW w:w="213" w:type="pct"/>
          </w:tcPr>
          <w:p w14:paraId="6A93734A" w14:textId="77777777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8A6E22">
              <w:t>-</w:t>
            </w:r>
          </w:p>
        </w:tc>
        <w:tc>
          <w:tcPr>
            <w:tcW w:w="213" w:type="pct"/>
          </w:tcPr>
          <w:p w14:paraId="35BAC942" w14:textId="77777777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8A6E22">
              <w:t>-</w:t>
            </w:r>
          </w:p>
        </w:tc>
        <w:tc>
          <w:tcPr>
            <w:tcW w:w="249" w:type="pct"/>
          </w:tcPr>
          <w:p w14:paraId="59C7A79E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8A6E22">
              <w:t>-</w:t>
            </w:r>
          </w:p>
        </w:tc>
      </w:tr>
      <w:tr w:rsidR="00C303B1" w:rsidRPr="005E26C1" w14:paraId="7FA61677" w14:textId="77777777" w:rsidTr="00D45F66">
        <w:tc>
          <w:tcPr>
            <w:tcW w:w="125" w:type="pct"/>
          </w:tcPr>
          <w:p w14:paraId="5F97A9A9" w14:textId="77777777" w:rsidR="00C303B1" w:rsidRPr="008A7F76" w:rsidRDefault="00C303B1" w:rsidP="00C303B1">
            <w:pPr>
              <w:pStyle w:val="GOSTTableNum"/>
            </w:pPr>
          </w:p>
        </w:tc>
        <w:tc>
          <w:tcPr>
            <w:tcW w:w="596" w:type="pct"/>
          </w:tcPr>
          <w:p w14:paraId="58549814" w14:textId="7CD34FBA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  <w:highlight w:val="cyan"/>
              </w:rPr>
              <w:t xml:space="preserve">Остаток ПОФР ГРБС </w:t>
            </w:r>
            <w:r w:rsidRPr="008B411F">
              <w:rPr>
                <w:szCs w:val="22"/>
                <w:highlight w:val="cyan"/>
              </w:rPr>
              <w:t>на первый год планового периода (новая модель учета)</w:t>
            </w:r>
          </w:p>
        </w:tc>
        <w:tc>
          <w:tcPr>
            <w:tcW w:w="279" w:type="pct"/>
          </w:tcPr>
          <w:p w14:paraId="413FC161" w14:textId="76119981" w:rsidR="00C303B1" w:rsidRPr="001F33C0" w:rsidRDefault="00C303B1" w:rsidP="00C303B1">
            <w:pPr>
              <w:pStyle w:val="GOSTTablenorm"/>
              <w:rPr>
                <w:szCs w:val="22"/>
              </w:rPr>
            </w:pPr>
            <w:ins w:id="1352" w:author="Краснова Наталья EXP-332161" w:date="2026-03-19T17:57:00Z">
              <w:r w:rsidRPr="00D33D70"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405B0F62" w14:textId="5DE55020" w:rsidR="00C303B1" w:rsidRDefault="00C303B1" w:rsidP="00C303B1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069ED76" w14:textId="258FF5B2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BALBO_GABS</w:t>
            </w:r>
            <w:r>
              <w:rPr>
                <w:szCs w:val="22"/>
              </w:rPr>
              <w:t>: 90</w:t>
            </w:r>
          </w:p>
        </w:tc>
        <w:tc>
          <w:tcPr>
            <w:tcW w:w="341" w:type="pct"/>
          </w:tcPr>
          <w:p w14:paraId="7AC76696" w14:textId="201F34B5" w:rsidR="00C303B1" w:rsidRPr="008B411F" w:rsidRDefault="00C303B1" w:rsidP="00C303B1">
            <w:pPr>
              <w:pStyle w:val="GOSTTablenorm"/>
              <w:rPr>
                <w:szCs w:val="22"/>
                <w:highlight w:val="cyan"/>
              </w:rPr>
            </w:pPr>
            <w:r>
              <w:rPr>
                <w:szCs w:val="22"/>
                <w:highlight w:val="cyan"/>
              </w:rPr>
              <w:t>321</w:t>
            </w:r>
          </w:p>
        </w:tc>
        <w:tc>
          <w:tcPr>
            <w:tcW w:w="301" w:type="pct"/>
          </w:tcPr>
          <w:p w14:paraId="4EB77477" w14:textId="6835CC95" w:rsidR="00C303B1" w:rsidRPr="008B411F" w:rsidRDefault="00C303B1" w:rsidP="00C303B1">
            <w:pPr>
              <w:pStyle w:val="GOSTTablenorm"/>
              <w:rPr>
                <w:szCs w:val="22"/>
                <w:highlight w:val="cyan"/>
              </w:rPr>
            </w:pPr>
            <w:r w:rsidRPr="00DA6432">
              <w:rPr>
                <w:szCs w:val="22"/>
                <w:highlight w:val="cyan"/>
                <w:lang w:val="en-US"/>
              </w:rPr>
              <w:t>EXP</w:t>
            </w:r>
            <w:r w:rsidRPr="00DA6432">
              <w:rPr>
                <w:szCs w:val="22"/>
                <w:highlight w:val="cyan"/>
              </w:rPr>
              <w:t xml:space="preserve">: </w:t>
            </w:r>
            <w:r>
              <w:rPr>
                <w:szCs w:val="22"/>
                <w:highlight w:val="cyan"/>
              </w:rPr>
              <w:t>309</w:t>
            </w:r>
          </w:p>
        </w:tc>
        <w:tc>
          <w:tcPr>
            <w:tcW w:w="1107" w:type="pct"/>
          </w:tcPr>
          <w:p w14:paraId="6EFBD7B6" w14:textId="5F8A99C5" w:rsidR="00C303B1" w:rsidRDefault="00C303B1" w:rsidP="00C303B1">
            <w:pPr>
              <w:pStyle w:val="GOSTTablenorm"/>
              <w:rPr>
                <w:szCs w:val="22"/>
              </w:rPr>
            </w:pPr>
            <w:r w:rsidRPr="004A1C8C">
              <w:rPr>
                <w:rFonts w:eastAsia="Calibri"/>
                <w:szCs w:val="22"/>
              </w:rPr>
              <w:t>Величина разности ПОФР, доведенных ФК до ГРБС</w:t>
            </w:r>
            <w:r>
              <w:rPr>
                <w:rFonts w:eastAsia="Calibri"/>
                <w:szCs w:val="22"/>
              </w:rPr>
              <w:t>,</w:t>
            </w:r>
            <w:r w:rsidRPr="004A1C8C">
              <w:rPr>
                <w:rFonts w:eastAsia="Calibri"/>
                <w:szCs w:val="22"/>
              </w:rPr>
              <w:t xml:space="preserve"> и ПОФР, распределенных ГРБС по подведомственным УБП</w:t>
            </w:r>
            <w:r>
              <w:rPr>
                <w:rFonts w:eastAsia="Calibri"/>
                <w:szCs w:val="22"/>
              </w:rPr>
              <w:t xml:space="preserve"> </w:t>
            </w:r>
            <w:r w:rsidRPr="00CD3709">
              <w:rPr>
                <w:szCs w:val="22"/>
              </w:rPr>
              <w:t>на первый год планового периода</w:t>
            </w:r>
            <w:r>
              <w:rPr>
                <w:szCs w:val="22"/>
              </w:rPr>
              <w:t>.</w:t>
            </w:r>
          </w:p>
          <w:p w14:paraId="4E8F6331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6DDD353A" w14:textId="63FFFAF4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8B411F">
              <w:rPr>
                <w:rFonts w:eastAsia="Calibri"/>
              </w:rPr>
              <w:t>Баланс (Остаток по Кт = Оборот по Кт минус Оборот п</w:t>
            </w:r>
            <w:r>
              <w:rPr>
                <w:rFonts w:eastAsia="Calibri"/>
              </w:rPr>
              <w:t>о Дт) по показателю ПОФР_ГАБС_2</w:t>
            </w:r>
          </w:p>
        </w:tc>
        <w:tc>
          <w:tcPr>
            <w:tcW w:w="254" w:type="pct"/>
          </w:tcPr>
          <w:p w14:paraId="5A4FD786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C050D5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440C076C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4A1C8C">
              <w:rPr>
                <w:szCs w:val="22"/>
              </w:rPr>
              <w:t>+</w:t>
            </w:r>
          </w:p>
          <w:p w14:paraId="1C85889D" w14:textId="77777777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ГРБС</w:t>
            </w:r>
          </w:p>
        </w:tc>
        <w:tc>
          <w:tcPr>
            <w:tcW w:w="256" w:type="pct"/>
          </w:tcPr>
          <w:p w14:paraId="49D6A25C" w14:textId="77777777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375D4F">
              <w:t>-</w:t>
            </w:r>
          </w:p>
        </w:tc>
        <w:tc>
          <w:tcPr>
            <w:tcW w:w="213" w:type="pct"/>
          </w:tcPr>
          <w:p w14:paraId="4A1F8D85" w14:textId="77777777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022603">
              <w:t>-</w:t>
            </w:r>
          </w:p>
        </w:tc>
        <w:tc>
          <w:tcPr>
            <w:tcW w:w="213" w:type="pct"/>
          </w:tcPr>
          <w:p w14:paraId="378508F3" w14:textId="77777777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022603">
              <w:t>-</w:t>
            </w:r>
          </w:p>
        </w:tc>
        <w:tc>
          <w:tcPr>
            <w:tcW w:w="213" w:type="pct"/>
          </w:tcPr>
          <w:p w14:paraId="05B51FC2" w14:textId="77777777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022603">
              <w:t>-</w:t>
            </w:r>
          </w:p>
        </w:tc>
        <w:tc>
          <w:tcPr>
            <w:tcW w:w="249" w:type="pct"/>
          </w:tcPr>
          <w:p w14:paraId="109001EA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022603">
              <w:t>-</w:t>
            </w:r>
          </w:p>
        </w:tc>
      </w:tr>
      <w:tr w:rsidR="00C303B1" w:rsidRPr="005E26C1" w14:paraId="43720E57" w14:textId="77777777" w:rsidTr="00D45F66">
        <w:tc>
          <w:tcPr>
            <w:tcW w:w="125" w:type="pct"/>
          </w:tcPr>
          <w:p w14:paraId="5DD22CB1" w14:textId="77777777" w:rsidR="00C303B1" w:rsidRPr="00400F70" w:rsidRDefault="00C303B1" w:rsidP="00C303B1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7E936622" w14:textId="357C0853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400F70">
              <w:t>Остаток ПОФР</w:t>
            </w:r>
            <w:r w:rsidRPr="00CD3709">
              <w:t xml:space="preserve"> </w:t>
            </w:r>
            <w:r w:rsidRPr="00CD3709">
              <w:rPr>
                <w:szCs w:val="22"/>
              </w:rPr>
              <w:t>на текущий финансовый год</w:t>
            </w:r>
          </w:p>
        </w:tc>
        <w:tc>
          <w:tcPr>
            <w:tcW w:w="279" w:type="pct"/>
            <w:vMerge w:val="restart"/>
          </w:tcPr>
          <w:p w14:paraId="4E57A6EC" w14:textId="2FDAF002" w:rsidR="00C303B1" w:rsidRPr="001F33C0" w:rsidRDefault="00C303B1" w:rsidP="00C303B1">
            <w:pPr>
              <w:pStyle w:val="GOSTTablenorm"/>
              <w:rPr>
                <w:szCs w:val="22"/>
              </w:rPr>
            </w:pPr>
            <w:ins w:id="1353" w:author="Краснова Наталья EXP-332161" w:date="2026-03-19T17:57:00Z">
              <w:r w:rsidRPr="004E781B"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324D80B4" w14:textId="45EA7357" w:rsidR="00C303B1" w:rsidRDefault="00C303B1" w:rsidP="00C303B1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93AA519" w14:textId="72F65F3F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BALBO_GABS</w:t>
            </w:r>
            <w:r>
              <w:rPr>
                <w:szCs w:val="22"/>
              </w:rPr>
              <w:t>: 79</w:t>
            </w:r>
          </w:p>
        </w:tc>
        <w:tc>
          <w:tcPr>
            <w:tcW w:w="341" w:type="pct"/>
          </w:tcPr>
          <w:p w14:paraId="77C22DBF" w14:textId="6F6D253E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95</w:t>
            </w:r>
          </w:p>
        </w:tc>
        <w:tc>
          <w:tcPr>
            <w:tcW w:w="301" w:type="pct"/>
          </w:tcPr>
          <w:p w14:paraId="6F61F1D8" w14:textId="6E80A10F" w:rsidR="00C303B1" w:rsidRPr="00E1397A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79B08045" w14:textId="42DE5912" w:rsidR="00C303B1" w:rsidRPr="004A1C8C" w:rsidRDefault="00C303B1" w:rsidP="00C303B1">
            <w:pPr>
              <w:pStyle w:val="GOSTTablenorm"/>
              <w:rPr>
                <w:rFonts w:eastAsia="Calibri"/>
                <w:szCs w:val="22"/>
              </w:rPr>
            </w:pPr>
            <w:r w:rsidRPr="004A1C8C">
              <w:rPr>
                <w:rFonts w:eastAsia="Calibri"/>
                <w:szCs w:val="22"/>
              </w:rPr>
              <w:t xml:space="preserve">Для л/с с кодом 01 </w:t>
            </w:r>
            <w:r>
              <w:t>–</w:t>
            </w:r>
            <w:r w:rsidRPr="004A1C8C">
              <w:rPr>
                <w:rFonts w:eastAsia="Calibri"/>
                <w:szCs w:val="22"/>
              </w:rPr>
              <w:t xml:space="preserve"> величина разности ПОФР</w:t>
            </w:r>
            <w:r>
              <w:rPr>
                <w:rFonts w:eastAsia="Calibri"/>
                <w:szCs w:val="22"/>
              </w:rPr>
              <w:t xml:space="preserve"> </w:t>
            </w:r>
            <w:r w:rsidRPr="00CD3709">
              <w:rPr>
                <w:szCs w:val="22"/>
              </w:rPr>
              <w:t>на текущий финансовый год</w:t>
            </w:r>
            <w:r w:rsidRPr="004A1C8C">
              <w:rPr>
                <w:rFonts w:eastAsia="Calibri"/>
                <w:szCs w:val="22"/>
              </w:rPr>
              <w:t>, доведенных до ГРБС, РБС, и ПОФР, распределенных им по подведомственным УБП.</w:t>
            </w:r>
          </w:p>
          <w:p w14:paraId="277E8AC3" w14:textId="4F16E94C" w:rsidR="00C303B1" w:rsidRDefault="00C303B1" w:rsidP="00C303B1">
            <w:pPr>
              <w:pStyle w:val="GOSTTablenorm"/>
            </w:pPr>
            <w:r w:rsidRPr="001A460B">
              <w:rPr>
                <w:rFonts w:eastAsia="Calibri"/>
              </w:rPr>
              <w:t xml:space="preserve">Для л/с с кодом 03, 10, 14 </w:t>
            </w:r>
            <w:r>
              <w:t>–</w:t>
            </w:r>
            <w:r w:rsidRPr="001A460B">
              <w:rPr>
                <w:rFonts w:eastAsia="Calibri"/>
              </w:rPr>
              <w:t xml:space="preserve"> величин</w:t>
            </w:r>
            <w:r>
              <w:rPr>
                <w:rFonts w:eastAsia="Calibri"/>
              </w:rPr>
              <w:t xml:space="preserve">а разности ПОФР </w:t>
            </w:r>
            <w:r w:rsidRPr="00CD3709">
              <w:rPr>
                <w:szCs w:val="22"/>
              </w:rPr>
              <w:t>на текущий финансовый год</w:t>
            </w:r>
            <w:r>
              <w:rPr>
                <w:rFonts w:eastAsia="Calibri"/>
              </w:rPr>
              <w:t xml:space="preserve">, доведенных до ПБС, ИПБС, и кассовых выплат (с учетом восстановления кассовых выплат) </w:t>
            </w:r>
            <w:r>
              <w:t>рассчитанная по показателям, предназначенным для отражения в отчетности по лицевым счетам.</w:t>
            </w:r>
          </w:p>
          <w:p w14:paraId="42FEDCD3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1B87D63E" w14:textId="3E57A765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Баланс (Остаток по Кт = Оборот по Кт минус Оборот по Дт) на конец</w:t>
            </w:r>
            <w:r>
              <w:rPr>
                <w:szCs w:val="22"/>
              </w:rPr>
              <w:t xml:space="preserve"> отчетного периода по показателю </w:t>
            </w:r>
            <w:r w:rsidRPr="008E560B">
              <w:t>ПОФР_1</w:t>
            </w:r>
            <w:r>
              <w:t>, где в</w:t>
            </w:r>
            <w:r w:rsidRPr="005E26C1">
              <w:rPr>
                <w:szCs w:val="22"/>
              </w:rPr>
              <w:t xml:space="preserve"> аналитическом признаке</w:t>
            </w:r>
            <w:r>
              <w:t xml:space="preserve"> </w:t>
            </w:r>
            <w:r w:rsidRPr="001E639E">
              <w:t>«</w:t>
            </w:r>
            <w:r w:rsidRPr="0030551E">
              <w:t xml:space="preserve">Участник СКП </w:t>
            </w:r>
            <w:r w:rsidRPr="00114DD1">
              <w:t>(</w:t>
            </w:r>
            <w:r w:rsidRPr="00E9434F">
              <w:t>УБП</w:t>
            </w:r>
            <w:r w:rsidRPr="00F32A64">
              <w:t>)</w:t>
            </w:r>
            <w:r w:rsidRPr="001E639E">
              <w:t>»</w:t>
            </w:r>
            <w:r w:rsidRPr="00872924">
              <w:t xml:space="preserve"> (</w:t>
            </w:r>
            <w:r w:rsidRPr="00E9434F">
              <w:t>ubp</w:t>
            </w:r>
            <w:r>
              <w:t xml:space="preserve">) значение равно </w:t>
            </w:r>
            <w:r w:rsidRPr="001E639E">
              <w:t>«-»</w:t>
            </w:r>
          </w:p>
        </w:tc>
        <w:tc>
          <w:tcPr>
            <w:tcW w:w="254" w:type="pct"/>
            <w:vMerge w:val="restart"/>
          </w:tcPr>
          <w:p w14:paraId="4532DC38" w14:textId="25D941CF" w:rsidR="00C303B1" w:rsidRDefault="00C303B1" w:rsidP="00C303B1">
            <w:pPr>
              <w:pStyle w:val="GOSTTablenorm"/>
              <w:rPr>
                <w:szCs w:val="22"/>
              </w:rPr>
            </w:pPr>
            <w:r w:rsidRPr="00C050D5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4B372610" w14:textId="470D96D6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56" w:type="pct"/>
          </w:tcPr>
          <w:p w14:paraId="1DBC05DD" w14:textId="6F6067C8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51399ECA" w14:textId="607A4DE7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2A8D8B5E" w14:textId="4F0B86A3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132862C7" w14:textId="0838EE64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0F6226AA" w14:textId="0B1E1745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</w:tr>
      <w:tr w:rsidR="00C303B1" w:rsidRPr="005E26C1" w14:paraId="5D10C720" w14:textId="77777777" w:rsidTr="00D45F66">
        <w:tc>
          <w:tcPr>
            <w:tcW w:w="125" w:type="pct"/>
          </w:tcPr>
          <w:p w14:paraId="365EEBD1" w14:textId="77777777" w:rsidR="00C303B1" w:rsidRPr="00400F70" w:rsidRDefault="00C303B1" w:rsidP="00C303B1">
            <w:pPr>
              <w:pStyle w:val="GOSTTableNum"/>
            </w:pPr>
          </w:p>
        </w:tc>
        <w:tc>
          <w:tcPr>
            <w:tcW w:w="596" w:type="pct"/>
            <w:vMerge/>
          </w:tcPr>
          <w:p w14:paraId="728986F1" w14:textId="77777777" w:rsidR="00C303B1" w:rsidRPr="00400F70" w:rsidRDefault="00C303B1" w:rsidP="00C303B1">
            <w:pPr>
              <w:pStyle w:val="GOSTTablenorm"/>
            </w:pPr>
          </w:p>
        </w:tc>
        <w:tc>
          <w:tcPr>
            <w:tcW w:w="279" w:type="pct"/>
            <w:vMerge/>
          </w:tcPr>
          <w:p w14:paraId="37A01985" w14:textId="77777777" w:rsidR="00C303B1" w:rsidRPr="001F33C0" w:rsidRDefault="00C303B1" w:rsidP="00C303B1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162AC7C6" w14:textId="13AB8F2B" w:rsidR="00C303B1" w:rsidRDefault="00C303B1" w:rsidP="00C303B1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C4238CE" w14:textId="43BDA5F5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210AB979" w14:textId="69DC875F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337A1C6B" w14:textId="76B36F31" w:rsidR="00C303B1" w:rsidRDefault="00C303B1" w:rsidP="00C303B1">
            <w:pPr>
              <w:pStyle w:val="GOSTTablenorm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95</w:t>
            </w:r>
          </w:p>
        </w:tc>
        <w:tc>
          <w:tcPr>
            <w:tcW w:w="1107" w:type="pct"/>
            <w:vMerge/>
          </w:tcPr>
          <w:p w14:paraId="6EA0F6F5" w14:textId="77777777" w:rsidR="00C303B1" w:rsidRPr="004A1C8C" w:rsidRDefault="00C303B1" w:rsidP="00C303B1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302EF6C9" w14:textId="77777777" w:rsidR="00C303B1" w:rsidRPr="00C050D5" w:rsidRDefault="00C303B1" w:rsidP="00C303B1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14BE5883" w14:textId="40CF84A3" w:rsidR="00C303B1" w:rsidRDefault="00C303B1" w:rsidP="00C303B1">
            <w:pPr>
              <w:pStyle w:val="GOSTTablenorm"/>
            </w:pPr>
            <w:r>
              <w:t>+ ГРБС</w:t>
            </w:r>
          </w:p>
        </w:tc>
        <w:tc>
          <w:tcPr>
            <w:tcW w:w="256" w:type="pct"/>
          </w:tcPr>
          <w:p w14:paraId="655644BF" w14:textId="01277145" w:rsidR="00C303B1" w:rsidRDefault="00C303B1" w:rsidP="00C303B1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39984534" w14:textId="05F8BEC6" w:rsidR="00C303B1" w:rsidRDefault="00C303B1" w:rsidP="00C303B1">
            <w:pPr>
              <w:pStyle w:val="GOSTTablenorm"/>
              <w:rPr>
                <w:szCs w:val="22"/>
              </w:rPr>
            </w:pPr>
            <w:r w:rsidRPr="002705D8">
              <w:t>-</w:t>
            </w:r>
          </w:p>
        </w:tc>
        <w:tc>
          <w:tcPr>
            <w:tcW w:w="213" w:type="pct"/>
          </w:tcPr>
          <w:p w14:paraId="21A3B25C" w14:textId="32BB6329" w:rsidR="00C303B1" w:rsidRDefault="00C303B1" w:rsidP="00C303B1">
            <w:pPr>
              <w:pStyle w:val="GOSTTablenorm"/>
              <w:rPr>
                <w:szCs w:val="22"/>
              </w:rPr>
            </w:pPr>
            <w:r w:rsidRPr="002705D8">
              <w:t>-</w:t>
            </w:r>
          </w:p>
        </w:tc>
        <w:tc>
          <w:tcPr>
            <w:tcW w:w="213" w:type="pct"/>
          </w:tcPr>
          <w:p w14:paraId="1FFE3E6D" w14:textId="59D7DC55" w:rsidR="00C303B1" w:rsidRDefault="00C303B1" w:rsidP="00C303B1">
            <w:pPr>
              <w:pStyle w:val="GOSTTablenorm"/>
              <w:rPr>
                <w:szCs w:val="22"/>
              </w:rPr>
            </w:pPr>
            <w:r w:rsidRPr="002705D8">
              <w:t>-</w:t>
            </w:r>
          </w:p>
        </w:tc>
        <w:tc>
          <w:tcPr>
            <w:tcW w:w="249" w:type="pct"/>
          </w:tcPr>
          <w:p w14:paraId="77ADAE9D" w14:textId="492C8ACF" w:rsidR="00C303B1" w:rsidRDefault="00C303B1" w:rsidP="00C303B1">
            <w:pPr>
              <w:pStyle w:val="GOSTTablenorm"/>
              <w:rPr>
                <w:szCs w:val="22"/>
              </w:rPr>
            </w:pPr>
            <w:r w:rsidRPr="002705D8">
              <w:t>-</w:t>
            </w:r>
          </w:p>
        </w:tc>
      </w:tr>
      <w:tr w:rsidR="00C303B1" w:rsidRPr="005E26C1" w14:paraId="3832460F" w14:textId="77777777" w:rsidTr="00D45F66">
        <w:tc>
          <w:tcPr>
            <w:tcW w:w="125" w:type="pct"/>
          </w:tcPr>
          <w:p w14:paraId="7A68023B" w14:textId="77777777" w:rsidR="00C303B1" w:rsidRPr="00400F70" w:rsidRDefault="00C303B1" w:rsidP="00C303B1">
            <w:pPr>
              <w:pStyle w:val="GOSTTableNum"/>
            </w:pPr>
          </w:p>
        </w:tc>
        <w:tc>
          <w:tcPr>
            <w:tcW w:w="596" w:type="pct"/>
            <w:vMerge/>
          </w:tcPr>
          <w:p w14:paraId="032A8221" w14:textId="77777777" w:rsidR="00C303B1" w:rsidRPr="00400F70" w:rsidRDefault="00C303B1" w:rsidP="00C303B1">
            <w:pPr>
              <w:pStyle w:val="GOSTTablenorm"/>
            </w:pPr>
          </w:p>
        </w:tc>
        <w:tc>
          <w:tcPr>
            <w:tcW w:w="279" w:type="pct"/>
            <w:vMerge/>
          </w:tcPr>
          <w:p w14:paraId="5B32C96D" w14:textId="77777777" w:rsidR="00C303B1" w:rsidRPr="001F33C0" w:rsidRDefault="00C303B1" w:rsidP="00C303B1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3CD39EA6" w14:textId="13FFE64D" w:rsidR="00C303B1" w:rsidRDefault="00C303B1" w:rsidP="00C303B1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09DA652" w14:textId="023EC336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10CEE6A9" w14:textId="238A02E4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6C739D7D" w14:textId="16601BC0" w:rsidR="00C303B1" w:rsidRDefault="00C303B1" w:rsidP="00C303B1">
            <w:pPr>
              <w:pStyle w:val="GOSTTablenorm"/>
              <w:rPr>
                <w:szCs w:val="22"/>
                <w:lang w:val="en-US"/>
              </w:rPr>
            </w:pPr>
            <w:r w:rsidRPr="00511A9C">
              <w:rPr>
                <w:szCs w:val="22"/>
                <w:lang w:val="en-US"/>
              </w:rPr>
              <w:t>EXP</w:t>
            </w:r>
            <w:r w:rsidRPr="00511A9C">
              <w:rPr>
                <w:szCs w:val="22"/>
              </w:rPr>
              <w:t>:</w:t>
            </w:r>
            <w:r>
              <w:rPr>
                <w:szCs w:val="22"/>
              </w:rPr>
              <w:t xml:space="preserve"> 163</w:t>
            </w:r>
          </w:p>
        </w:tc>
        <w:tc>
          <w:tcPr>
            <w:tcW w:w="1107" w:type="pct"/>
            <w:vMerge/>
          </w:tcPr>
          <w:p w14:paraId="2A6DA8D1" w14:textId="77777777" w:rsidR="00C303B1" w:rsidRPr="004A1C8C" w:rsidRDefault="00C303B1" w:rsidP="00C303B1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4BF21CB0" w14:textId="77777777" w:rsidR="00C303B1" w:rsidRPr="00C050D5" w:rsidRDefault="00C303B1" w:rsidP="00C303B1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53D2A14E" w14:textId="04F087E1" w:rsidR="00C303B1" w:rsidRDefault="00C303B1" w:rsidP="00C303B1">
            <w:pPr>
              <w:pStyle w:val="GOSTTablenorm"/>
            </w:pPr>
            <w:r>
              <w:t>+</w:t>
            </w:r>
          </w:p>
          <w:p w14:paraId="22435FB6" w14:textId="1E7A45C0" w:rsidR="00C303B1" w:rsidRDefault="00C303B1" w:rsidP="00C303B1">
            <w:pPr>
              <w:pStyle w:val="GOSTTablenorm"/>
            </w:pPr>
            <w:r>
              <w:t>РБС</w:t>
            </w:r>
          </w:p>
        </w:tc>
        <w:tc>
          <w:tcPr>
            <w:tcW w:w="256" w:type="pct"/>
          </w:tcPr>
          <w:p w14:paraId="0DBB7F72" w14:textId="5362D2E2" w:rsidR="00C303B1" w:rsidRDefault="00C303B1" w:rsidP="00C303B1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6D14DFF9" w14:textId="1141089D" w:rsidR="00C303B1" w:rsidRDefault="00C303B1" w:rsidP="00C303B1">
            <w:pPr>
              <w:pStyle w:val="GOSTTablenorm"/>
              <w:rPr>
                <w:szCs w:val="22"/>
              </w:rPr>
            </w:pPr>
            <w:r w:rsidRPr="002705D8">
              <w:t>-</w:t>
            </w:r>
          </w:p>
        </w:tc>
        <w:tc>
          <w:tcPr>
            <w:tcW w:w="213" w:type="pct"/>
          </w:tcPr>
          <w:p w14:paraId="54E15010" w14:textId="06F420B7" w:rsidR="00C303B1" w:rsidRDefault="00C303B1" w:rsidP="00C303B1">
            <w:pPr>
              <w:pStyle w:val="GOSTTablenorm"/>
              <w:rPr>
                <w:szCs w:val="22"/>
              </w:rPr>
            </w:pPr>
            <w:r w:rsidRPr="002705D8">
              <w:t>-</w:t>
            </w:r>
          </w:p>
        </w:tc>
        <w:tc>
          <w:tcPr>
            <w:tcW w:w="213" w:type="pct"/>
          </w:tcPr>
          <w:p w14:paraId="62C95259" w14:textId="5E97D05D" w:rsidR="00C303B1" w:rsidRDefault="00C303B1" w:rsidP="00C303B1">
            <w:pPr>
              <w:pStyle w:val="GOSTTablenorm"/>
              <w:rPr>
                <w:szCs w:val="22"/>
              </w:rPr>
            </w:pPr>
            <w:r w:rsidRPr="002705D8">
              <w:t>-</w:t>
            </w:r>
          </w:p>
        </w:tc>
        <w:tc>
          <w:tcPr>
            <w:tcW w:w="249" w:type="pct"/>
          </w:tcPr>
          <w:p w14:paraId="606906AF" w14:textId="01216F5C" w:rsidR="00C303B1" w:rsidRDefault="00C303B1" w:rsidP="00C303B1">
            <w:pPr>
              <w:pStyle w:val="GOSTTablenorm"/>
              <w:rPr>
                <w:szCs w:val="22"/>
              </w:rPr>
            </w:pPr>
            <w:r w:rsidRPr="002705D8">
              <w:t>-</w:t>
            </w:r>
          </w:p>
        </w:tc>
      </w:tr>
      <w:tr w:rsidR="00C303B1" w:rsidRPr="005E26C1" w14:paraId="3C3EBF2C" w14:textId="77777777" w:rsidTr="00D45F66">
        <w:tc>
          <w:tcPr>
            <w:tcW w:w="125" w:type="pct"/>
          </w:tcPr>
          <w:p w14:paraId="0DFE4BA3" w14:textId="77777777" w:rsidR="00C303B1" w:rsidRPr="00400F70" w:rsidRDefault="00C303B1" w:rsidP="00C303B1">
            <w:pPr>
              <w:pStyle w:val="GOSTTableNum"/>
            </w:pPr>
          </w:p>
        </w:tc>
        <w:tc>
          <w:tcPr>
            <w:tcW w:w="596" w:type="pct"/>
            <w:vMerge/>
          </w:tcPr>
          <w:p w14:paraId="6FA85C77" w14:textId="77777777" w:rsidR="00C303B1" w:rsidRPr="00400F70" w:rsidRDefault="00C303B1" w:rsidP="00C303B1">
            <w:pPr>
              <w:pStyle w:val="GOSTTablenorm"/>
            </w:pPr>
          </w:p>
        </w:tc>
        <w:tc>
          <w:tcPr>
            <w:tcW w:w="279" w:type="pct"/>
            <w:vMerge/>
          </w:tcPr>
          <w:p w14:paraId="594A061E" w14:textId="77777777" w:rsidR="00C303B1" w:rsidRPr="001F33C0" w:rsidRDefault="00C303B1" w:rsidP="00C303B1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6DEB99BF" w14:textId="46662FF1" w:rsidR="00C303B1" w:rsidRDefault="00C303B1" w:rsidP="00C303B1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0A411AB" w14:textId="1D7A0A58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28F04089" w14:textId="3B0241D3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23E892A0" w14:textId="18500341" w:rsidR="00C303B1" w:rsidRDefault="00C303B1" w:rsidP="00C303B1">
            <w:pPr>
              <w:pStyle w:val="GOSTTablenorm"/>
              <w:rPr>
                <w:szCs w:val="22"/>
                <w:lang w:val="en-US"/>
              </w:rPr>
            </w:pPr>
            <w:r w:rsidRPr="00511A9C">
              <w:rPr>
                <w:szCs w:val="22"/>
                <w:lang w:val="en-US"/>
              </w:rPr>
              <w:t>EXP</w:t>
            </w:r>
            <w:r w:rsidRPr="00511A9C">
              <w:rPr>
                <w:szCs w:val="22"/>
              </w:rPr>
              <w:t>:</w:t>
            </w:r>
            <w:r>
              <w:rPr>
                <w:szCs w:val="22"/>
              </w:rPr>
              <w:t xml:space="preserve"> 215</w:t>
            </w:r>
          </w:p>
        </w:tc>
        <w:tc>
          <w:tcPr>
            <w:tcW w:w="1107" w:type="pct"/>
            <w:vMerge/>
          </w:tcPr>
          <w:p w14:paraId="2C4DC936" w14:textId="77777777" w:rsidR="00C303B1" w:rsidRPr="004A1C8C" w:rsidRDefault="00C303B1" w:rsidP="00C303B1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3F2CE23A" w14:textId="77777777" w:rsidR="00C303B1" w:rsidRPr="00C050D5" w:rsidRDefault="00C303B1" w:rsidP="00C303B1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37EF9B18" w14:textId="1E460972" w:rsidR="00C303B1" w:rsidRDefault="00C303B1" w:rsidP="00C303B1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7E1DC141" w14:textId="437D3262" w:rsidR="00C303B1" w:rsidRDefault="00C303B1" w:rsidP="00C303B1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568BDD23" w14:textId="272B431C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4EAF71BD" w14:textId="16F58A27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3BAB3A53" w14:textId="28AE4B00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32E953C0" w14:textId="53159EC2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C303B1" w:rsidRPr="005E26C1" w14:paraId="71ECB2A0" w14:textId="77777777" w:rsidTr="00D45F66">
        <w:tc>
          <w:tcPr>
            <w:tcW w:w="125" w:type="pct"/>
          </w:tcPr>
          <w:p w14:paraId="27D5415E" w14:textId="77777777" w:rsidR="00C303B1" w:rsidRPr="00400F70" w:rsidRDefault="00C303B1" w:rsidP="00C303B1">
            <w:pPr>
              <w:pStyle w:val="GOSTTableNum"/>
            </w:pPr>
          </w:p>
        </w:tc>
        <w:tc>
          <w:tcPr>
            <w:tcW w:w="596" w:type="pct"/>
            <w:vMerge/>
          </w:tcPr>
          <w:p w14:paraId="3B396906" w14:textId="77777777" w:rsidR="00C303B1" w:rsidRPr="00400F70" w:rsidRDefault="00C303B1" w:rsidP="00C303B1">
            <w:pPr>
              <w:pStyle w:val="GOSTTablenorm"/>
            </w:pPr>
          </w:p>
        </w:tc>
        <w:tc>
          <w:tcPr>
            <w:tcW w:w="279" w:type="pct"/>
            <w:vMerge/>
          </w:tcPr>
          <w:p w14:paraId="4190F59F" w14:textId="77777777" w:rsidR="00C303B1" w:rsidRPr="001F33C0" w:rsidRDefault="00C303B1" w:rsidP="00C303B1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0BDD95D4" w14:textId="07D99760" w:rsidR="00C303B1" w:rsidRDefault="00C303B1" w:rsidP="00C303B1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33A2697" w14:textId="0276350B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247ED5A9" w14:textId="1146C682" w:rsidR="00C303B1" w:rsidRDefault="00C303B1" w:rsidP="00C303B1">
            <w:pPr>
              <w:pStyle w:val="GOSTTablenorm"/>
              <w:rPr>
                <w:szCs w:val="22"/>
              </w:rPr>
            </w:pPr>
          </w:p>
        </w:tc>
        <w:tc>
          <w:tcPr>
            <w:tcW w:w="301" w:type="pct"/>
          </w:tcPr>
          <w:p w14:paraId="30D77D00" w14:textId="759296A0" w:rsidR="00C303B1" w:rsidRPr="00511A9C" w:rsidRDefault="00C303B1" w:rsidP="00C303B1">
            <w:pPr>
              <w:pStyle w:val="GOSTTablenorm"/>
              <w:rPr>
                <w:szCs w:val="22"/>
                <w:lang w:val="en-US"/>
              </w:rPr>
            </w:pPr>
            <w:r w:rsidRPr="00511A9C">
              <w:rPr>
                <w:szCs w:val="22"/>
                <w:lang w:val="en-US"/>
              </w:rPr>
              <w:t>EXP</w:t>
            </w:r>
            <w:r w:rsidRPr="00511A9C">
              <w:rPr>
                <w:szCs w:val="22"/>
              </w:rPr>
              <w:t>:</w:t>
            </w:r>
            <w:r>
              <w:rPr>
                <w:szCs w:val="22"/>
              </w:rPr>
              <w:t xml:space="preserve"> 281</w:t>
            </w:r>
          </w:p>
        </w:tc>
        <w:tc>
          <w:tcPr>
            <w:tcW w:w="1107" w:type="pct"/>
            <w:vMerge/>
          </w:tcPr>
          <w:p w14:paraId="55E34336" w14:textId="77777777" w:rsidR="00C303B1" w:rsidRPr="004A1C8C" w:rsidRDefault="00C303B1" w:rsidP="00C303B1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0A966322" w14:textId="77777777" w:rsidR="00C303B1" w:rsidRPr="00C050D5" w:rsidRDefault="00C303B1" w:rsidP="00C303B1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4665D423" w14:textId="1C5C6BBA" w:rsidR="00C303B1" w:rsidRDefault="00C303B1" w:rsidP="00C303B1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4B8812D0" w14:textId="209D7978" w:rsidR="00C303B1" w:rsidRDefault="00C303B1" w:rsidP="00C303B1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3E469612" w14:textId="5449B23B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34F80895" w14:textId="2A475FC5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2A6E0004" w14:textId="0F31D658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590362A8" w14:textId="05F8B647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</w:tr>
      <w:tr w:rsidR="00C303B1" w:rsidRPr="005E26C1" w14:paraId="4120600E" w14:textId="77777777" w:rsidTr="00D45F66">
        <w:tc>
          <w:tcPr>
            <w:tcW w:w="125" w:type="pct"/>
          </w:tcPr>
          <w:p w14:paraId="7A4E752B" w14:textId="77777777" w:rsidR="00C303B1" w:rsidRPr="00400F70" w:rsidRDefault="00C303B1" w:rsidP="00C303B1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09C0B78A" w14:textId="3C1B339A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400F70">
              <w:t>Остаток ПОФР</w:t>
            </w:r>
            <w:r w:rsidRPr="00CD3709">
              <w:t xml:space="preserve"> </w:t>
            </w:r>
            <w:r w:rsidRPr="00CD3709">
              <w:rPr>
                <w:szCs w:val="22"/>
              </w:rPr>
              <w:t>на первый год планового периода</w:t>
            </w:r>
          </w:p>
        </w:tc>
        <w:tc>
          <w:tcPr>
            <w:tcW w:w="279" w:type="pct"/>
            <w:vMerge w:val="restart"/>
          </w:tcPr>
          <w:p w14:paraId="34A5124F" w14:textId="7D3646E8" w:rsidR="00C303B1" w:rsidRPr="001F33C0" w:rsidRDefault="00C303B1" w:rsidP="00C303B1">
            <w:pPr>
              <w:pStyle w:val="GOSTTablenorm"/>
              <w:rPr>
                <w:szCs w:val="22"/>
              </w:rPr>
            </w:pPr>
            <w:ins w:id="1354" w:author="Краснова Наталья EXP-332161" w:date="2026-03-19T17:57:00Z">
              <w:r w:rsidRPr="004E781B"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2A179CA7" w14:textId="712BB3FE" w:rsidR="00C303B1" w:rsidRDefault="00C303B1" w:rsidP="00C303B1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04093C4" w14:textId="5D9480CB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BALBO_GABS</w:t>
            </w:r>
            <w:r>
              <w:rPr>
                <w:szCs w:val="22"/>
              </w:rPr>
              <w:t>: 80</w:t>
            </w:r>
          </w:p>
        </w:tc>
        <w:tc>
          <w:tcPr>
            <w:tcW w:w="341" w:type="pct"/>
          </w:tcPr>
          <w:p w14:paraId="414DCEBF" w14:textId="48E765FE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96</w:t>
            </w:r>
          </w:p>
        </w:tc>
        <w:tc>
          <w:tcPr>
            <w:tcW w:w="301" w:type="pct"/>
          </w:tcPr>
          <w:p w14:paraId="61015644" w14:textId="32F52233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70F1256B" w14:textId="651ED168" w:rsidR="00C303B1" w:rsidRPr="004A1C8C" w:rsidRDefault="00C303B1" w:rsidP="00C303B1">
            <w:pPr>
              <w:pStyle w:val="GOSTTablenorm"/>
              <w:rPr>
                <w:rFonts w:eastAsia="Calibri"/>
                <w:szCs w:val="22"/>
              </w:rPr>
            </w:pPr>
            <w:r w:rsidRPr="004A1C8C">
              <w:rPr>
                <w:rFonts w:eastAsia="Calibri"/>
                <w:szCs w:val="22"/>
              </w:rPr>
              <w:t xml:space="preserve">Для л/с с кодом 01 </w:t>
            </w:r>
            <w:r>
              <w:t>–</w:t>
            </w:r>
            <w:r w:rsidRPr="004A1C8C">
              <w:rPr>
                <w:rFonts w:eastAsia="Calibri"/>
                <w:szCs w:val="22"/>
              </w:rPr>
              <w:t xml:space="preserve"> величина разности ПОФР</w:t>
            </w:r>
            <w:r>
              <w:rPr>
                <w:rFonts w:eastAsia="Calibri"/>
                <w:szCs w:val="22"/>
              </w:rPr>
              <w:t xml:space="preserve"> </w:t>
            </w:r>
            <w:r w:rsidRPr="00CD3709">
              <w:rPr>
                <w:szCs w:val="22"/>
              </w:rPr>
              <w:t>на первый год планового периода</w:t>
            </w:r>
            <w:r w:rsidRPr="004A1C8C">
              <w:rPr>
                <w:rFonts w:eastAsia="Calibri"/>
                <w:szCs w:val="22"/>
              </w:rPr>
              <w:t>, доведенных до ГРБС, РБС, и ПОФР, распределенных им по подведомственным УБП.</w:t>
            </w:r>
          </w:p>
          <w:p w14:paraId="6E35798C" w14:textId="42F0603C" w:rsidR="00C303B1" w:rsidRDefault="00C303B1" w:rsidP="00C303B1">
            <w:pPr>
              <w:pStyle w:val="GOSTTablenorm"/>
            </w:pPr>
            <w:r w:rsidRPr="001A460B">
              <w:rPr>
                <w:rFonts w:eastAsia="Calibri"/>
              </w:rPr>
              <w:t xml:space="preserve">Для л/с с кодом 03, 10, 14 </w:t>
            </w:r>
            <w:r>
              <w:t>–</w:t>
            </w:r>
            <w:r w:rsidRPr="001A460B">
              <w:rPr>
                <w:rFonts w:eastAsia="Calibri"/>
              </w:rPr>
              <w:t xml:space="preserve"> величин</w:t>
            </w:r>
            <w:r>
              <w:rPr>
                <w:rFonts w:eastAsia="Calibri"/>
              </w:rPr>
              <w:t xml:space="preserve">а разности ПОФР </w:t>
            </w:r>
            <w:r w:rsidRPr="00CD3709">
              <w:rPr>
                <w:szCs w:val="22"/>
              </w:rPr>
              <w:t>на первый год планового периода</w:t>
            </w:r>
            <w:r>
              <w:rPr>
                <w:rFonts w:eastAsia="Calibri"/>
              </w:rPr>
              <w:t xml:space="preserve">, доведенных до ПБС, ИПБС, и кассовых выплат (с учетом восстановления кассовых выплат) </w:t>
            </w:r>
            <w:r>
              <w:t>рассчитанная по показателям, предназначенным для отражения в отчетности по лицевым счетам.</w:t>
            </w:r>
          </w:p>
          <w:p w14:paraId="1484DD7C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0B576997" w14:textId="510470E0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Баланс (Остаток по Кт = Оборот по Кт минус Оборот по Дт) на конец</w:t>
            </w:r>
            <w:r>
              <w:rPr>
                <w:szCs w:val="22"/>
              </w:rPr>
              <w:t xml:space="preserve"> отчетного периода по показателю </w:t>
            </w:r>
            <w:r>
              <w:t>ПОФР_2, где в</w:t>
            </w:r>
            <w:r w:rsidRPr="005E26C1">
              <w:rPr>
                <w:szCs w:val="22"/>
              </w:rPr>
              <w:t xml:space="preserve"> аналитическом признаке</w:t>
            </w:r>
            <w:r>
              <w:t xml:space="preserve"> </w:t>
            </w:r>
            <w:r w:rsidRPr="001E639E">
              <w:t>«</w:t>
            </w:r>
            <w:r w:rsidRPr="0030551E">
              <w:t xml:space="preserve">Участник СКП </w:t>
            </w:r>
            <w:r w:rsidRPr="00114DD1">
              <w:t>(</w:t>
            </w:r>
            <w:r w:rsidRPr="00E9434F">
              <w:t>УБП</w:t>
            </w:r>
            <w:r w:rsidRPr="00F32A64">
              <w:t>)</w:t>
            </w:r>
            <w:r w:rsidRPr="001E639E">
              <w:t>»</w:t>
            </w:r>
            <w:r w:rsidRPr="00872924">
              <w:t xml:space="preserve"> (</w:t>
            </w:r>
            <w:r w:rsidRPr="00E9434F">
              <w:t>ubp</w:t>
            </w:r>
            <w:r>
              <w:t xml:space="preserve">) значение равно </w:t>
            </w:r>
            <w:r w:rsidRPr="001E639E">
              <w:t>«-»</w:t>
            </w:r>
          </w:p>
        </w:tc>
        <w:tc>
          <w:tcPr>
            <w:tcW w:w="254" w:type="pct"/>
            <w:vMerge w:val="restart"/>
          </w:tcPr>
          <w:p w14:paraId="337A7523" w14:textId="1ABE773F" w:rsidR="00C303B1" w:rsidRDefault="00C303B1" w:rsidP="00C303B1">
            <w:pPr>
              <w:pStyle w:val="GOSTTablenorm"/>
              <w:rPr>
                <w:szCs w:val="22"/>
              </w:rPr>
            </w:pPr>
            <w:r w:rsidRPr="00C050D5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7BEC8ACA" w14:textId="1C6F7A99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+</w:t>
            </w:r>
          </w:p>
        </w:tc>
        <w:tc>
          <w:tcPr>
            <w:tcW w:w="256" w:type="pct"/>
          </w:tcPr>
          <w:p w14:paraId="3C9567BC" w14:textId="7BBF12D3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4AB976FB" w14:textId="6C422149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4816534D" w14:textId="4003D871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1B867BD4" w14:textId="6E9348AE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1149391A" w14:textId="23582F0D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</w:tr>
      <w:tr w:rsidR="009D02F8" w:rsidRPr="005E26C1" w14:paraId="2A870405" w14:textId="77777777" w:rsidTr="00D45F66">
        <w:tc>
          <w:tcPr>
            <w:tcW w:w="125" w:type="pct"/>
          </w:tcPr>
          <w:p w14:paraId="1D641D9D" w14:textId="77777777" w:rsidR="009D02F8" w:rsidRPr="00400F70" w:rsidRDefault="009D02F8" w:rsidP="006B36D5">
            <w:pPr>
              <w:pStyle w:val="GOSTTableNum"/>
            </w:pPr>
          </w:p>
        </w:tc>
        <w:tc>
          <w:tcPr>
            <w:tcW w:w="596" w:type="pct"/>
            <w:vMerge/>
          </w:tcPr>
          <w:p w14:paraId="24D0D040" w14:textId="77777777" w:rsidR="009D02F8" w:rsidRPr="00400F70" w:rsidRDefault="009D02F8" w:rsidP="006B36D5">
            <w:pPr>
              <w:pStyle w:val="GOSTTablenorm"/>
            </w:pPr>
          </w:p>
        </w:tc>
        <w:tc>
          <w:tcPr>
            <w:tcW w:w="279" w:type="pct"/>
            <w:vMerge/>
          </w:tcPr>
          <w:p w14:paraId="3ADA42F3" w14:textId="77777777" w:rsidR="009D02F8" w:rsidRPr="001F33C0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72B90CD9" w14:textId="3BBC1E11" w:rsidR="009D02F8" w:rsidRDefault="009D02F8" w:rsidP="006B36D5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FC1365C" w14:textId="66E177AD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79D1F446" w14:textId="7871C5E1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06951725" w14:textId="68715D37" w:rsidR="009D02F8" w:rsidRPr="005E26C1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96</w:t>
            </w:r>
          </w:p>
        </w:tc>
        <w:tc>
          <w:tcPr>
            <w:tcW w:w="1107" w:type="pct"/>
            <w:vMerge/>
          </w:tcPr>
          <w:p w14:paraId="20A5A7B5" w14:textId="77777777" w:rsidR="009D02F8" w:rsidRPr="004A1C8C" w:rsidRDefault="009D02F8" w:rsidP="006B36D5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0E1F8640" w14:textId="77777777" w:rsidR="009D02F8" w:rsidRPr="00C050D5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6A6E0144" w14:textId="305C72EF" w:rsidR="009D02F8" w:rsidRDefault="009D02F8" w:rsidP="006B36D5">
            <w:pPr>
              <w:pStyle w:val="GOSTTablenorm"/>
            </w:pPr>
            <w:r>
              <w:t>+ ГРБС</w:t>
            </w:r>
          </w:p>
        </w:tc>
        <w:tc>
          <w:tcPr>
            <w:tcW w:w="256" w:type="pct"/>
          </w:tcPr>
          <w:p w14:paraId="19337A80" w14:textId="65B21230" w:rsidR="009D02F8" w:rsidRDefault="009D02F8" w:rsidP="006B36D5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66EF5072" w14:textId="7B70B3B2" w:rsidR="009D02F8" w:rsidRDefault="009D02F8" w:rsidP="006B36D5">
            <w:pPr>
              <w:pStyle w:val="GOSTTablenorm"/>
              <w:rPr>
                <w:szCs w:val="22"/>
              </w:rPr>
            </w:pPr>
            <w:r w:rsidRPr="002705D8">
              <w:t>-</w:t>
            </w:r>
          </w:p>
        </w:tc>
        <w:tc>
          <w:tcPr>
            <w:tcW w:w="213" w:type="pct"/>
          </w:tcPr>
          <w:p w14:paraId="05EE1E5A" w14:textId="2DAAA1F6" w:rsidR="009D02F8" w:rsidRDefault="009D02F8" w:rsidP="006B36D5">
            <w:pPr>
              <w:pStyle w:val="GOSTTablenorm"/>
              <w:rPr>
                <w:szCs w:val="22"/>
              </w:rPr>
            </w:pPr>
            <w:r w:rsidRPr="002705D8">
              <w:t>-</w:t>
            </w:r>
          </w:p>
        </w:tc>
        <w:tc>
          <w:tcPr>
            <w:tcW w:w="213" w:type="pct"/>
          </w:tcPr>
          <w:p w14:paraId="1B0F1C9E" w14:textId="06141C3C" w:rsidR="009D02F8" w:rsidRDefault="009D02F8" w:rsidP="006B36D5">
            <w:pPr>
              <w:pStyle w:val="GOSTTablenorm"/>
              <w:rPr>
                <w:szCs w:val="22"/>
              </w:rPr>
            </w:pPr>
            <w:r w:rsidRPr="002705D8">
              <w:t>-</w:t>
            </w:r>
          </w:p>
        </w:tc>
        <w:tc>
          <w:tcPr>
            <w:tcW w:w="249" w:type="pct"/>
          </w:tcPr>
          <w:p w14:paraId="2DC99C89" w14:textId="4C8BD04F" w:rsidR="009D02F8" w:rsidRDefault="009D02F8" w:rsidP="006B36D5">
            <w:pPr>
              <w:pStyle w:val="GOSTTablenorm"/>
              <w:rPr>
                <w:szCs w:val="22"/>
              </w:rPr>
            </w:pPr>
            <w:r w:rsidRPr="002705D8">
              <w:t>-</w:t>
            </w:r>
          </w:p>
        </w:tc>
      </w:tr>
      <w:tr w:rsidR="009D02F8" w:rsidRPr="005E26C1" w14:paraId="16DF49B9" w14:textId="77777777" w:rsidTr="00D45F66">
        <w:tc>
          <w:tcPr>
            <w:tcW w:w="125" w:type="pct"/>
          </w:tcPr>
          <w:p w14:paraId="598B958B" w14:textId="77777777" w:rsidR="009D02F8" w:rsidRPr="00400F70" w:rsidRDefault="009D02F8" w:rsidP="006B36D5">
            <w:pPr>
              <w:pStyle w:val="GOSTTableNum"/>
            </w:pPr>
          </w:p>
        </w:tc>
        <w:tc>
          <w:tcPr>
            <w:tcW w:w="596" w:type="pct"/>
            <w:vMerge/>
          </w:tcPr>
          <w:p w14:paraId="5AF4E896" w14:textId="77777777" w:rsidR="009D02F8" w:rsidRPr="00400F70" w:rsidRDefault="009D02F8" w:rsidP="006B36D5">
            <w:pPr>
              <w:pStyle w:val="GOSTTablenorm"/>
            </w:pPr>
          </w:p>
        </w:tc>
        <w:tc>
          <w:tcPr>
            <w:tcW w:w="279" w:type="pct"/>
            <w:vMerge/>
          </w:tcPr>
          <w:p w14:paraId="610D233E" w14:textId="77777777" w:rsidR="009D02F8" w:rsidRPr="001F33C0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60A171D8" w14:textId="624736C6" w:rsidR="009D02F8" w:rsidRDefault="009D02F8" w:rsidP="006B36D5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40C0A15" w14:textId="402EDB57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008B9C56" w14:textId="724F375E" w:rsidR="009D02F8" w:rsidRDefault="009D02F8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06F93A8E" w14:textId="17A4C45A" w:rsidR="009D02F8" w:rsidRPr="005E26C1" w:rsidRDefault="009D02F8" w:rsidP="006B36D5">
            <w:pPr>
              <w:pStyle w:val="GOSTTablenorm"/>
              <w:rPr>
                <w:szCs w:val="22"/>
              </w:rPr>
            </w:pPr>
            <w:r w:rsidRPr="00511A9C">
              <w:rPr>
                <w:szCs w:val="22"/>
                <w:lang w:val="en-US"/>
              </w:rPr>
              <w:t>EXP</w:t>
            </w:r>
            <w:r w:rsidRPr="00511A9C">
              <w:rPr>
                <w:szCs w:val="22"/>
              </w:rPr>
              <w:t>:</w:t>
            </w:r>
            <w:r>
              <w:rPr>
                <w:szCs w:val="22"/>
              </w:rPr>
              <w:t xml:space="preserve"> 164</w:t>
            </w:r>
          </w:p>
        </w:tc>
        <w:tc>
          <w:tcPr>
            <w:tcW w:w="1107" w:type="pct"/>
            <w:vMerge/>
          </w:tcPr>
          <w:p w14:paraId="22480C9E" w14:textId="77777777" w:rsidR="009D02F8" w:rsidRPr="004A1C8C" w:rsidRDefault="009D02F8" w:rsidP="006B36D5">
            <w:pPr>
              <w:pStyle w:val="GOSTTablenorm"/>
              <w:rPr>
                <w:rFonts w:eastAsia="Calibri"/>
                <w:szCs w:val="22"/>
              </w:rPr>
            </w:pPr>
          </w:p>
        </w:tc>
        <w:tc>
          <w:tcPr>
            <w:tcW w:w="254" w:type="pct"/>
            <w:vMerge/>
          </w:tcPr>
          <w:p w14:paraId="4118BCC3" w14:textId="77777777" w:rsidR="009D02F8" w:rsidRPr="00C050D5" w:rsidRDefault="009D02F8" w:rsidP="006B36D5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05FE0560" w14:textId="1BA63573" w:rsidR="009D02F8" w:rsidRDefault="009D02F8" w:rsidP="006B36D5">
            <w:pPr>
              <w:pStyle w:val="GOSTTablenorm"/>
            </w:pPr>
            <w:r>
              <w:t>+</w:t>
            </w:r>
          </w:p>
          <w:p w14:paraId="6D0E5F3D" w14:textId="12C0B575" w:rsidR="009D02F8" w:rsidRDefault="009D02F8" w:rsidP="006B36D5">
            <w:pPr>
              <w:pStyle w:val="GOSTTablenorm"/>
            </w:pPr>
            <w:r>
              <w:t>РБС</w:t>
            </w:r>
          </w:p>
        </w:tc>
        <w:tc>
          <w:tcPr>
            <w:tcW w:w="256" w:type="pct"/>
          </w:tcPr>
          <w:p w14:paraId="5B6899F3" w14:textId="3A30AC2A" w:rsidR="009D02F8" w:rsidRDefault="009D02F8" w:rsidP="006B36D5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56E6E39B" w14:textId="78498E10" w:rsidR="009D02F8" w:rsidRDefault="009D02F8" w:rsidP="006B36D5">
            <w:pPr>
              <w:pStyle w:val="GOSTTablenorm"/>
              <w:rPr>
                <w:szCs w:val="22"/>
              </w:rPr>
            </w:pPr>
            <w:r w:rsidRPr="002705D8">
              <w:t>-</w:t>
            </w:r>
          </w:p>
        </w:tc>
        <w:tc>
          <w:tcPr>
            <w:tcW w:w="213" w:type="pct"/>
          </w:tcPr>
          <w:p w14:paraId="72B69376" w14:textId="38DBEE9A" w:rsidR="009D02F8" w:rsidRDefault="009D02F8" w:rsidP="006B36D5">
            <w:pPr>
              <w:pStyle w:val="GOSTTablenorm"/>
              <w:rPr>
                <w:szCs w:val="22"/>
              </w:rPr>
            </w:pPr>
            <w:r w:rsidRPr="002705D8">
              <w:t>-</w:t>
            </w:r>
          </w:p>
        </w:tc>
        <w:tc>
          <w:tcPr>
            <w:tcW w:w="213" w:type="pct"/>
          </w:tcPr>
          <w:p w14:paraId="6144141F" w14:textId="685D6E46" w:rsidR="009D02F8" w:rsidRDefault="009D02F8" w:rsidP="006B36D5">
            <w:pPr>
              <w:pStyle w:val="GOSTTablenorm"/>
              <w:rPr>
                <w:szCs w:val="22"/>
              </w:rPr>
            </w:pPr>
            <w:r w:rsidRPr="002705D8">
              <w:t>-</w:t>
            </w:r>
          </w:p>
        </w:tc>
        <w:tc>
          <w:tcPr>
            <w:tcW w:w="249" w:type="pct"/>
          </w:tcPr>
          <w:p w14:paraId="0BC4C5A7" w14:textId="635C5595" w:rsidR="009D02F8" w:rsidRDefault="009D02F8" w:rsidP="006B36D5">
            <w:pPr>
              <w:pStyle w:val="GOSTTablenorm"/>
              <w:rPr>
                <w:szCs w:val="22"/>
              </w:rPr>
            </w:pPr>
            <w:r w:rsidRPr="002705D8">
              <w:t>-</w:t>
            </w:r>
          </w:p>
        </w:tc>
      </w:tr>
      <w:tr w:rsidR="00C303B1" w:rsidRPr="005E26C1" w14:paraId="2EAAF8A3" w14:textId="77777777" w:rsidTr="00D45F66">
        <w:tc>
          <w:tcPr>
            <w:tcW w:w="125" w:type="pct"/>
          </w:tcPr>
          <w:p w14:paraId="11510DBF" w14:textId="77777777" w:rsidR="00C303B1" w:rsidRPr="00400F70" w:rsidRDefault="00C303B1" w:rsidP="00C303B1">
            <w:pPr>
              <w:pStyle w:val="GOSTTableNum"/>
            </w:pPr>
          </w:p>
        </w:tc>
        <w:tc>
          <w:tcPr>
            <w:tcW w:w="596" w:type="pct"/>
            <w:vMerge w:val="restart"/>
          </w:tcPr>
          <w:p w14:paraId="705169E7" w14:textId="1E991E01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400F70">
              <w:t>Остаток ПОФР для выплат</w:t>
            </w:r>
            <w:r w:rsidRPr="00CD3709">
              <w:t xml:space="preserve"> </w:t>
            </w:r>
            <w:r w:rsidRPr="00B10891">
              <w:rPr>
                <w:szCs w:val="22"/>
              </w:rPr>
              <w:t>на текущий финансовый год</w:t>
            </w:r>
          </w:p>
        </w:tc>
        <w:tc>
          <w:tcPr>
            <w:tcW w:w="279" w:type="pct"/>
            <w:vMerge w:val="restart"/>
          </w:tcPr>
          <w:p w14:paraId="419C2E51" w14:textId="1C57DC62" w:rsidR="00C303B1" w:rsidRPr="001F33C0" w:rsidRDefault="00C303B1" w:rsidP="00C303B1">
            <w:pPr>
              <w:pStyle w:val="GOSTTablenorm"/>
              <w:rPr>
                <w:szCs w:val="22"/>
              </w:rPr>
            </w:pPr>
            <w:ins w:id="1355" w:author="Краснова Наталья EXP-332161" w:date="2026-03-19T17:58:00Z">
              <w:r w:rsidRPr="00C80F8D"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10F04342" w14:textId="500DEF25" w:rsidR="00C303B1" w:rsidRDefault="00C303B1" w:rsidP="00C303B1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79B3EE3" w14:textId="2C99521F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7E58C105" w14:textId="3CEBA810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97</w:t>
            </w:r>
          </w:p>
        </w:tc>
        <w:tc>
          <w:tcPr>
            <w:tcW w:w="301" w:type="pct"/>
          </w:tcPr>
          <w:p w14:paraId="2DF1D1A2" w14:textId="751E41B2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1107" w:type="pct"/>
            <w:vMerge w:val="restart"/>
          </w:tcPr>
          <w:p w14:paraId="3A6000D3" w14:textId="77777777" w:rsidR="00C303B1" w:rsidRDefault="00C303B1" w:rsidP="00C303B1">
            <w:pPr>
              <w:pStyle w:val="GOSTTablenorm"/>
            </w:pPr>
            <w:r w:rsidRPr="001A460B">
              <w:rPr>
                <w:rFonts w:eastAsia="Calibri"/>
              </w:rPr>
              <w:t xml:space="preserve">Величина разности ПОФР, доведенных до ПБС, </w:t>
            </w:r>
            <w:r>
              <w:rPr>
                <w:rFonts w:eastAsia="Calibri"/>
              </w:rPr>
              <w:t xml:space="preserve">ИПБС, </w:t>
            </w:r>
            <w:r w:rsidRPr="001A460B">
              <w:rPr>
                <w:rFonts w:eastAsia="Calibri"/>
              </w:rPr>
              <w:t xml:space="preserve">и кассовых выплат (с учетом </w:t>
            </w:r>
            <w:r>
              <w:rPr>
                <w:rFonts w:eastAsia="Calibri"/>
              </w:rPr>
              <w:t xml:space="preserve">восстановления кассовых выплат), </w:t>
            </w:r>
            <w:r>
              <w:t>рассчитанная по контрольным показателям, предназначенным для резервирования средств на лицевом счете при проверке документов по доведению бюджетных данных и платежных документов.</w:t>
            </w:r>
          </w:p>
          <w:p w14:paraId="535937B7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3103EE39" w14:textId="2B5247EE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Баланс (Остаток по Кт = Оборот по Кт минус Оборот по Дт) на конец</w:t>
            </w:r>
            <w:r>
              <w:rPr>
                <w:szCs w:val="22"/>
              </w:rPr>
              <w:t xml:space="preserve"> отчетного периода по показателю </w:t>
            </w:r>
            <w:r w:rsidRPr="008E560B">
              <w:t>СРЕД_1</w:t>
            </w:r>
          </w:p>
        </w:tc>
        <w:tc>
          <w:tcPr>
            <w:tcW w:w="254" w:type="pct"/>
            <w:vMerge w:val="restart"/>
          </w:tcPr>
          <w:p w14:paraId="7ED6C749" w14:textId="17F16596" w:rsidR="00C303B1" w:rsidRDefault="00C303B1" w:rsidP="00C303B1">
            <w:pPr>
              <w:pStyle w:val="GOSTTablenorm"/>
              <w:rPr>
                <w:szCs w:val="22"/>
              </w:rPr>
            </w:pPr>
            <w:r w:rsidRPr="00C050D5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10A83FC5" w14:textId="7A13CDE8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21A332F9" w14:textId="429C2D05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0CE73C19" w14:textId="7C77E2EB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1DF9430E" w14:textId="1E4943DD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7E8E3DDC" w14:textId="7BBD3DBD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31E80F98" w14:textId="25F66E4D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</w:tr>
      <w:tr w:rsidR="00C303B1" w:rsidRPr="005E26C1" w14:paraId="53984810" w14:textId="77777777" w:rsidTr="00D45F66">
        <w:tc>
          <w:tcPr>
            <w:tcW w:w="125" w:type="pct"/>
          </w:tcPr>
          <w:p w14:paraId="15A4E07F" w14:textId="77777777" w:rsidR="00C303B1" w:rsidRPr="00400F70" w:rsidRDefault="00C303B1" w:rsidP="00C303B1">
            <w:pPr>
              <w:pStyle w:val="GOSTTableNum"/>
            </w:pPr>
          </w:p>
        </w:tc>
        <w:tc>
          <w:tcPr>
            <w:tcW w:w="596" w:type="pct"/>
            <w:vMerge/>
          </w:tcPr>
          <w:p w14:paraId="71452739" w14:textId="77777777" w:rsidR="00C303B1" w:rsidRPr="00400F70" w:rsidRDefault="00C303B1" w:rsidP="00C303B1">
            <w:pPr>
              <w:pStyle w:val="GOSTTablenorm"/>
            </w:pPr>
          </w:p>
        </w:tc>
        <w:tc>
          <w:tcPr>
            <w:tcW w:w="279" w:type="pct"/>
            <w:vMerge/>
          </w:tcPr>
          <w:p w14:paraId="4A2CE1F2" w14:textId="77777777" w:rsidR="00C303B1" w:rsidRPr="001F33C0" w:rsidRDefault="00C303B1" w:rsidP="00C303B1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7B67E0D0" w14:textId="1FA9A508" w:rsidR="00C303B1" w:rsidRDefault="00C303B1" w:rsidP="00C303B1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510B4C9" w14:textId="6C510634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04FEB3AA" w14:textId="59C85278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3A3F4146" w14:textId="188D8286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511A9C">
              <w:rPr>
                <w:szCs w:val="22"/>
                <w:lang w:val="en-US"/>
              </w:rPr>
              <w:t>EXP</w:t>
            </w:r>
            <w:r w:rsidRPr="00511A9C">
              <w:rPr>
                <w:szCs w:val="22"/>
              </w:rPr>
              <w:t>:</w:t>
            </w:r>
            <w:r>
              <w:rPr>
                <w:szCs w:val="22"/>
              </w:rPr>
              <w:t xml:space="preserve"> 216</w:t>
            </w:r>
          </w:p>
        </w:tc>
        <w:tc>
          <w:tcPr>
            <w:tcW w:w="1107" w:type="pct"/>
            <w:vMerge/>
          </w:tcPr>
          <w:p w14:paraId="27B7DCF8" w14:textId="77777777" w:rsidR="00C303B1" w:rsidRPr="001A460B" w:rsidRDefault="00C303B1" w:rsidP="00C303B1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53A4D4F5" w14:textId="77777777" w:rsidR="00C303B1" w:rsidRPr="00C050D5" w:rsidRDefault="00C303B1" w:rsidP="00C303B1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758AA40D" w14:textId="484F4226" w:rsidR="00C303B1" w:rsidRDefault="00C303B1" w:rsidP="00C303B1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62C479E3" w14:textId="0C748DB5" w:rsidR="00C303B1" w:rsidRDefault="00C303B1" w:rsidP="00C303B1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2684DA59" w14:textId="12FFE29A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51B95CDA" w14:textId="5D2E9675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4F2BECD6" w14:textId="1FCC0E10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6329BF2F" w14:textId="554AC934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C303B1" w:rsidRPr="005E26C1" w14:paraId="7CAB3100" w14:textId="77777777" w:rsidTr="00D45F66">
        <w:tc>
          <w:tcPr>
            <w:tcW w:w="125" w:type="pct"/>
          </w:tcPr>
          <w:p w14:paraId="37B5304D" w14:textId="77777777" w:rsidR="00C303B1" w:rsidRPr="00400F70" w:rsidRDefault="00C303B1" w:rsidP="00C303B1">
            <w:pPr>
              <w:pStyle w:val="GOSTTableNum"/>
            </w:pPr>
          </w:p>
        </w:tc>
        <w:tc>
          <w:tcPr>
            <w:tcW w:w="596" w:type="pct"/>
            <w:vMerge/>
          </w:tcPr>
          <w:p w14:paraId="3D0AC8F3" w14:textId="77777777" w:rsidR="00C303B1" w:rsidRPr="00400F70" w:rsidRDefault="00C303B1" w:rsidP="00C303B1">
            <w:pPr>
              <w:pStyle w:val="GOSTTablenorm"/>
            </w:pPr>
          </w:p>
        </w:tc>
        <w:tc>
          <w:tcPr>
            <w:tcW w:w="279" w:type="pct"/>
            <w:vMerge/>
          </w:tcPr>
          <w:p w14:paraId="06F35568" w14:textId="77777777" w:rsidR="00C303B1" w:rsidRPr="001F33C0" w:rsidRDefault="00C303B1" w:rsidP="00C303B1">
            <w:pPr>
              <w:pStyle w:val="GOSTTablenorm"/>
              <w:rPr>
                <w:szCs w:val="22"/>
              </w:rPr>
            </w:pPr>
          </w:p>
        </w:tc>
        <w:tc>
          <w:tcPr>
            <w:tcW w:w="279" w:type="pct"/>
          </w:tcPr>
          <w:p w14:paraId="3D2AB417" w14:textId="36E4EA0A" w:rsidR="00C303B1" w:rsidRDefault="00C303B1" w:rsidP="00C303B1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8CB90F0" w14:textId="5B28895E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61CBD6FC" w14:textId="1CF47224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01" w:type="pct"/>
          </w:tcPr>
          <w:p w14:paraId="6403710A" w14:textId="520C3967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511A9C">
              <w:rPr>
                <w:szCs w:val="22"/>
                <w:lang w:val="en-US"/>
              </w:rPr>
              <w:t>EXP</w:t>
            </w:r>
            <w:r w:rsidRPr="00511A9C">
              <w:rPr>
                <w:szCs w:val="22"/>
              </w:rPr>
              <w:t>:</w:t>
            </w:r>
            <w:r>
              <w:rPr>
                <w:szCs w:val="22"/>
              </w:rPr>
              <w:t xml:space="preserve"> 282</w:t>
            </w:r>
          </w:p>
        </w:tc>
        <w:tc>
          <w:tcPr>
            <w:tcW w:w="1107" w:type="pct"/>
            <w:vMerge/>
          </w:tcPr>
          <w:p w14:paraId="73147142" w14:textId="77777777" w:rsidR="00C303B1" w:rsidRPr="001A460B" w:rsidRDefault="00C303B1" w:rsidP="00C303B1">
            <w:pPr>
              <w:pStyle w:val="GOSTTablenorm"/>
              <w:rPr>
                <w:rFonts w:eastAsia="Calibri"/>
              </w:rPr>
            </w:pPr>
          </w:p>
        </w:tc>
        <w:tc>
          <w:tcPr>
            <w:tcW w:w="254" w:type="pct"/>
            <w:vMerge/>
          </w:tcPr>
          <w:p w14:paraId="7249EF01" w14:textId="77777777" w:rsidR="00C303B1" w:rsidRPr="00C050D5" w:rsidRDefault="00C303B1" w:rsidP="00C303B1">
            <w:pPr>
              <w:pStyle w:val="GOSTTablenorm"/>
              <w:rPr>
                <w:szCs w:val="22"/>
              </w:rPr>
            </w:pPr>
          </w:p>
        </w:tc>
        <w:tc>
          <w:tcPr>
            <w:tcW w:w="213" w:type="pct"/>
          </w:tcPr>
          <w:p w14:paraId="1962E749" w14:textId="71AFCD25" w:rsidR="00C303B1" w:rsidRDefault="00C303B1" w:rsidP="00C303B1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024FA0FB" w14:textId="005E027A" w:rsidR="00C303B1" w:rsidRDefault="00C303B1" w:rsidP="00C303B1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43DF7F45" w14:textId="3191A384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70225BD9" w14:textId="3B3AC457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712A863F" w14:textId="588B071C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076D06D1" w14:textId="689C9E47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</w:tr>
      <w:tr w:rsidR="00C303B1" w:rsidRPr="005E26C1" w14:paraId="30B268EE" w14:textId="77777777" w:rsidTr="00D45F66">
        <w:tc>
          <w:tcPr>
            <w:tcW w:w="125" w:type="pct"/>
          </w:tcPr>
          <w:p w14:paraId="3FA6F74A" w14:textId="77777777" w:rsidR="00C303B1" w:rsidRPr="008E560B" w:rsidRDefault="00C303B1" w:rsidP="00C303B1">
            <w:pPr>
              <w:pStyle w:val="GOSTTableNum"/>
            </w:pPr>
          </w:p>
        </w:tc>
        <w:tc>
          <w:tcPr>
            <w:tcW w:w="596" w:type="pct"/>
          </w:tcPr>
          <w:p w14:paraId="7F17E8C7" w14:textId="07C9B5B0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8E560B">
              <w:t>Сумма БО</w:t>
            </w:r>
            <w:r>
              <w:t xml:space="preserve"> на текущий финансовый год</w:t>
            </w:r>
          </w:p>
        </w:tc>
        <w:tc>
          <w:tcPr>
            <w:tcW w:w="279" w:type="pct"/>
          </w:tcPr>
          <w:p w14:paraId="2D6F32BC" w14:textId="4B8BF0DA" w:rsidR="00C303B1" w:rsidRPr="001F33C0" w:rsidRDefault="00C303B1" w:rsidP="00C303B1">
            <w:pPr>
              <w:pStyle w:val="GOSTTablenorm"/>
              <w:rPr>
                <w:szCs w:val="22"/>
              </w:rPr>
            </w:pPr>
            <w:ins w:id="1356" w:author="Краснова Наталья EXP-332161" w:date="2026-03-19T17:58:00Z">
              <w:r w:rsidRPr="00C80F8D"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327179D5" w14:textId="40202D1B" w:rsidR="00C303B1" w:rsidRPr="006B36D5" w:rsidRDefault="00C303B1" w:rsidP="00C303B1">
            <w:pPr>
              <w:pStyle w:val="GOSTTablenorm"/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B1C41DD" w14:textId="2A4BA123" w:rsidR="00C303B1" w:rsidRPr="00DA1BEC" w:rsidRDefault="00C303B1" w:rsidP="00C303B1">
            <w:pPr>
              <w:pStyle w:val="GOSTTablenorm"/>
            </w:pPr>
            <w:r>
              <w:rPr>
                <w:lang w:val="en-US"/>
              </w:rPr>
              <w:t>FAIP</w:t>
            </w:r>
            <w:r>
              <w:t>:25</w:t>
            </w:r>
          </w:p>
          <w:p w14:paraId="3FC24F60" w14:textId="1FE95382" w:rsidR="00C303B1" w:rsidRDefault="00C303B1" w:rsidP="00C303B1">
            <w:pPr>
              <w:pStyle w:val="GOSTTablenorm"/>
            </w:pPr>
            <w:r>
              <w:rPr>
                <w:lang w:val="en-US"/>
              </w:rPr>
              <w:t>KMI</w:t>
            </w:r>
            <w:r>
              <w:t xml:space="preserve"> 25</w:t>
            </w:r>
          </w:p>
        </w:tc>
        <w:tc>
          <w:tcPr>
            <w:tcW w:w="341" w:type="pct"/>
          </w:tcPr>
          <w:p w14:paraId="534A20F0" w14:textId="64843A6D" w:rsidR="00C303B1" w:rsidRPr="005E26C1" w:rsidRDefault="00C303B1" w:rsidP="00C303B1">
            <w:pPr>
              <w:pStyle w:val="GOSTTablenorm"/>
            </w:pPr>
            <w:r>
              <w:t>99</w:t>
            </w:r>
          </w:p>
        </w:tc>
        <w:tc>
          <w:tcPr>
            <w:tcW w:w="301" w:type="pct"/>
          </w:tcPr>
          <w:p w14:paraId="5DDE80C3" w14:textId="5CBAA4D2" w:rsidR="00C303B1" w:rsidRPr="005E26C1" w:rsidRDefault="00C303B1" w:rsidP="00C303B1">
            <w:pPr>
              <w:pStyle w:val="GOSTTablenorm"/>
            </w:pPr>
            <w:r w:rsidRPr="00511A9C">
              <w:rPr>
                <w:lang w:val="en-US"/>
              </w:rPr>
              <w:t>EXP</w:t>
            </w:r>
            <w:r w:rsidRPr="00511A9C">
              <w:t>:</w:t>
            </w:r>
            <w:r>
              <w:t xml:space="preserve"> 217</w:t>
            </w:r>
          </w:p>
        </w:tc>
        <w:tc>
          <w:tcPr>
            <w:tcW w:w="1107" w:type="pct"/>
          </w:tcPr>
          <w:p w14:paraId="6E721F29" w14:textId="72361207" w:rsidR="00C303B1" w:rsidRDefault="00C303B1" w:rsidP="00C303B1">
            <w:pPr>
              <w:pStyle w:val="GOSTTablenorm"/>
              <w:rPr>
                <w:rFonts w:eastAsia="Calibri"/>
              </w:rPr>
            </w:pPr>
            <w:r w:rsidRPr="008E560B">
              <w:rPr>
                <w:rFonts w:eastAsia="Calibri"/>
              </w:rPr>
              <w:t xml:space="preserve">Сумма поставленных на учет БО </w:t>
            </w:r>
            <w:r>
              <w:t>на текущий финансовый год</w:t>
            </w:r>
            <w:r w:rsidRPr="008E560B">
              <w:rPr>
                <w:rFonts w:eastAsia="Calibri"/>
              </w:rPr>
              <w:t xml:space="preserve"> (принимаемых, принятых).</w:t>
            </w:r>
          </w:p>
          <w:p w14:paraId="73D30539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43BA27D7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lastRenderedPageBreak/>
              <w:t>Баланс (Остаток по Кт = Оборот по Кт минус Оборот по Дт) на конец</w:t>
            </w:r>
            <w:r>
              <w:rPr>
                <w:szCs w:val="22"/>
              </w:rPr>
              <w:t xml:space="preserve"> отчетного периода по показателям:</w:t>
            </w:r>
          </w:p>
          <w:p w14:paraId="5ED7AE6D" w14:textId="35CB71C1" w:rsidR="00C303B1" w:rsidRDefault="00C303B1" w:rsidP="00C303B1">
            <w:pPr>
              <w:pStyle w:val="GOSTTableListMark1"/>
            </w:pPr>
            <w:r>
              <w:t>БО_ПБС_ЗП_1,</w:t>
            </w:r>
          </w:p>
          <w:p w14:paraId="0FCE1B2C" w14:textId="0ACD3B77" w:rsidR="00C303B1" w:rsidRDefault="00C303B1" w:rsidP="00C303B1">
            <w:pPr>
              <w:pStyle w:val="GOSTTableListMark1"/>
            </w:pPr>
            <w:r>
              <w:t>БО_ПБС_ЗП_ВАЛ_1,</w:t>
            </w:r>
          </w:p>
          <w:p w14:paraId="11F9AFCA" w14:textId="01979174" w:rsidR="00C303B1" w:rsidRDefault="00C303B1" w:rsidP="00C303B1">
            <w:pPr>
              <w:pStyle w:val="GOSTTableListMark1"/>
            </w:pPr>
            <w:r>
              <w:t>БО_ПБС_ПП_1,</w:t>
            </w:r>
          </w:p>
          <w:p w14:paraId="756DE08D" w14:textId="28082BAB" w:rsidR="00C303B1" w:rsidRDefault="00C303B1" w:rsidP="00C303B1">
            <w:pPr>
              <w:pStyle w:val="GOSTTableListMark1"/>
            </w:pPr>
            <w:r>
              <w:t>БО_ПБС_ПП_ВАЛ_1</w:t>
            </w:r>
          </w:p>
          <w:p w14:paraId="134C6508" w14:textId="77777777" w:rsidR="00C303B1" w:rsidRDefault="00C303B1" w:rsidP="00C303B1">
            <w:pPr>
              <w:pStyle w:val="GOSTTablenorm"/>
            </w:pPr>
            <w:r>
              <w:t>плюс</w:t>
            </w:r>
          </w:p>
          <w:p w14:paraId="74CC9548" w14:textId="6FCD5003" w:rsidR="00C303B1" w:rsidRPr="00C0646D" w:rsidRDefault="00C303B1" w:rsidP="00C303B1">
            <w:pPr>
              <w:pStyle w:val="GOSTTablenorm"/>
              <w:rPr>
                <w:szCs w:val="22"/>
              </w:rPr>
            </w:pPr>
            <w:r w:rsidRPr="00C0646D">
              <w:rPr>
                <w:szCs w:val="22"/>
              </w:rPr>
              <w:t xml:space="preserve">Оборот по Кт </w:t>
            </w:r>
            <w:r w:rsidRPr="005E26C1">
              <w:rPr>
                <w:szCs w:val="22"/>
              </w:rPr>
              <w:t>за от</w:t>
            </w:r>
            <w:r>
              <w:rPr>
                <w:szCs w:val="22"/>
              </w:rPr>
              <w:t>четный период по показателя</w:t>
            </w:r>
            <w:r w:rsidRPr="00C0646D">
              <w:rPr>
                <w:szCs w:val="22"/>
              </w:rPr>
              <w:t>м:</w:t>
            </w:r>
          </w:p>
          <w:p w14:paraId="032E2CEA" w14:textId="1108B0A7" w:rsidR="00C303B1" w:rsidRDefault="00C303B1" w:rsidP="00C303B1">
            <w:pPr>
              <w:pStyle w:val="GOSTTableListMark1"/>
              <w:rPr>
                <w:rStyle w:val="GOSTTablenorm0"/>
              </w:rPr>
            </w:pPr>
            <w:r w:rsidRPr="00C0646D">
              <w:t>БО_ПБС_ЗФ</w:t>
            </w:r>
            <w:r w:rsidRPr="009B4CB1">
              <w:rPr>
                <w:rStyle w:val="GOSTTablenorm0"/>
              </w:rPr>
              <w:t>_1,</w:t>
            </w:r>
          </w:p>
          <w:p w14:paraId="2C98E50D" w14:textId="17560AEC" w:rsidR="00C303B1" w:rsidRDefault="00C303B1" w:rsidP="00C303B1">
            <w:pPr>
              <w:pStyle w:val="GOSTTableListMark1"/>
              <w:rPr>
                <w:rStyle w:val="GOSTTablenorm0"/>
              </w:rPr>
            </w:pPr>
            <w:r w:rsidRPr="009B4CB1">
              <w:rPr>
                <w:rStyle w:val="GOSTTablenorm0"/>
              </w:rPr>
              <w:t>БО_ПБС_ЗФ_ВАЛ_1,</w:t>
            </w:r>
          </w:p>
          <w:p w14:paraId="7731F170" w14:textId="54242B17" w:rsidR="00C303B1" w:rsidRDefault="00C303B1" w:rsidP="00C303B1">
            <w:pPr>
              <w:pStyle w:val="GOSTTableListMark1"/>
              <w:rPr>
                <w:rStyle w:val="GOSTTablenorm0"/>
              </w:rPr>
            </w:pPr>
            <w:r w:rsidRPr="009B4CB1">
              <w:rPr>
                <w:rStyle w:val="GOSTTablenorm0"/>
              </w:rPr>
              <w:t>БО_ПБС_ПР_1,</w:t>
            </w:r>
          </w:p>
          <w:p w14:paraId="3BFE900F" w14:textId="46BDB768" w:rsidR="00C303B1" w:rsidRPr="005E26C1" w:rsidRDefault="00C303B1" w:rsidP="00C303B1">
            <w:pPr>
              <w:pStyle w:val="GOSTTableListMark1"/>
            </w:pPr>
            <w:r w:rsidRPr="009B4CB1">
              <w:rPr>
                <w:rStyle w:val="GOSTTablenorm0"/>
              </w:rPr>
              <w:t>БО_ПБС_</w:t>
            </w:r>
            <w:r>
              <w:t>ПР_ВАЛ_1</w:t>
            </w:r>
          </w:p>
        </w:tc>
        <w:tc>
          <w:tcPr>
            <w:tcW w:w="254" w:type="pct"/>
          </w:tcPr>
          <w:p w14:paraId="2FE95369" w14:textId="22D2D9BA" w:rsidR="00C303B1" w:rsidRDefault="00C303B1" w:rsidP="00C303B1">
            <w:pPr>
              <w:pStyle w:val="GOSTTablenorm"/>
              <w:rPr>
                <w:szCs w:val="22"/>
              </w:rPr>
            </w:pPr>
            <w:r w:rsidRPr="00C050D5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2531B352" w14:textId="5A1790F4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7EB911E6" w14:textId="5520BAA1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1CF09ED7" w14:textId="63A49218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560A625D" w14:textId="3B859A3B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676C75D4" w14:textId="0F7A9869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46F1435F" w14:textId="6D35B8DA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D45F66" w:rsidRPr="005E26C1" w14:paraId="6DBBB5CB" w14:textId="77777777" w:rsidTr="00D45F66">
        <w:tc>
          <w:tcPr>
            <w:tcW w:w="125" w:type="pct"/>
          </w:tcPr>
          <w:p w14:paraId="09D653E6" w14:textId="77777777" w:rsidR="00D45F66" w:rsidRPr="008E560B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6B9B12B4" w14:textId="604BC547" w:rsidR="00D45F66" w:rsidRPr="005E26C1" w:rsidRDefault="00D45F66" w:rsidP="006B36D5">
            <w:pPr>
              <w:pStyle w:val="GOSTTablenorm"/>
              <w:rPr>
                <w:szCs w:val="22"/>
              </w:rPr>
            </w:pPr>
            <w:r w:rsidRPr="008E560B">
              <w:t>Сумма БО</w:t>
            </w:r>
            <w:r>
              <w:t xml:space="preserve"> на первый год планового периода</w:t>
            </w:r>
          </w:p>
        </w:tc>
        <w:tc>
          <w:tcPr>
            <w:tcW w:w="279" w:type="pct"/>
          </w:tcPr>
          <w:p w14:paraId="218B8699" w14:textId="568CD32B" w:rsidR="00D45F66" w:rsidRPr="001F33C0" w:rsidRDefault="00C303B1" w:rsidP="006B36D5">
            <w:pPr>
              <w:pStyle w:val="GOSTTablenorm"/>
              <w:rPr>
                <w:szCs w:val="22"/>
              </w:rPr>
            </w:pPr>
            <w:ins w:id="1357" w:author="Краснова Наталья EXP-332161" w:date="2026-03-19T17:58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4599C3D2" w14:textId="1DFA2C8B" w:rsidR="00D45F66" w:rsidRPr="00754F18" w:rsidRDefault="00D45F66" w:rsidP="006B36D5">
            <w:pPr>
              <w:pStyle w:val="GOSTTablenorm"/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CF1A70C" w14:textId="465BAA1C" w:rsidR="00D45F66" w:rsidRPr="00DA1BEC" w:rsidRDefault="00D45F66" w:rsidP="006B36D5">
            <w:pPr>
              <w:pStyle w:val="GOSTTablenorm"/>
            </w:pPr>
            <w:r>
              <w:rPr>
                <w:lang w:val="en-US"/>
              </w:rPr>
              <w:t>FAIP</w:t>
            </w:r>
            <w:r>
              <w:t>:26</w:t>
            </w:r>
          </w:p>
          <w:p w14:paraId="71628D79" w14:textId="791FEB88" w:rsidR="00D45F66" w:rsidRDefault="00D45F66" w:rsidP="006B36D5">
            <w:pPr>
              <w:pStyle w:val="GOSTTablenorm"/>
            </w:pPr>
            <w:r>
              <w:rPr>
                <w:lang w:val="en-US"/>
              </w:rPr>
              <w:t>KMI</w:t>
            </w:r>
            <w:r>
              <w:t xml:space="preserve"> 26</w:t>
            </w:r>
          </w:p>
        </w:tc>
        <w:tc>
          <w:tcPr>
            <w:tcW w:w="341" w:type="pct"/>
          </w:tcPr>
          <w:p w14:paraId="37296985" w14:textId="1C6BDF4F" w:rsidR="00D45F66" w:rsidRPr="005E26C1" w:rsidRDefault="00D45F66" w:rsidP="006B36D5">
            <w:pPr>
              <w:pStyle w:val="GOSTTablenorm"/>
            </w:pPr>
            <w:r>
              <w:t>100</w:t>
            </w:r>
          </w:p>
        </w:tc>
        <w:tc>
          <w:tcPr>
            <w:tcW w:w="301" w:type="pct"/>
          </w:tcPr>
          <w:p w14:paraId="4AC1EB5B" w14:textId="2661CA9A" w:rsidR="00D45F66" w:rsidRPr="005E26C1" w:rsidRDefault="00D45F66" w:rsidP="006B36D5">
            <w:pPr>
              <w:pStyle w:val="GOSTTablenorm"/>
            </w:pPr>
            <w:r w:rsidRPr="000850E7">
              <w:rPr>
                <w:lang w:val="en-US"/>
              </w:rPr>
              <w:t>EXP</w:t>
            </w:r>
            <w:r w:rsidRPr="000850E7">
              <w:t>:</w:t>
            </w:r>
            <w:r>
              <w:t xml:space="preserve"> 218</w:t>
            </w:r>
          </w:p>
        </w:tc>
        <w:tc>
          <w:tcPr>
            <w:tcW w:w="1107" w:type="pct"/>
          </w:tcPr>
          <w:p w14:paraId="4DAF9F41" w14:textId="27A6C3F0" w:rsidR="00D45F66" w:rsidRDefault="00D45F66" w:rsidP="006B36D5">
            <w:pPr>
              <w:pStyle w:val="GOSTTablenorm"/>
              <w:rPr>
                <w:rFonts w:eastAsia="Calibri"/>
              </w:rPr>
            </w:pPr>
            <w:r w:rsidRPr="008E560B">
              <w:rPr>
                <w:rFonts w:eastAsia="Calibri"/>
              </w:rPr>
              <w:t xml:space="preserve">Сумма поставленных на учет БО </w:t>
            </w:r>
            <w:r>
              <w:t>на первый год планового периода</w:t>
            </w:r>
            <w:r w:rsidRPr="008E560B">
              <w:rPr>
                <w:rFonts w:eastAsia="Calibri"/>
              </w:rPr>
              <w:t xml:space="preserve"> (принимаемых, принятых).</w:t>
            </w:r>
          </w:p>
          <w:p w14:paraId="657D6C95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17BB8685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lastRenderedPageBreak/>
              <w:t>Баланс (Остаток по Кт = Оборот по Кт минус Оборот по Дт) на конец</w:t>
            </w:r>
            <w:r>
              <w:rPr>
                <w:szCs w:val="22"/>
              </w:rPr>
              <w:t xml:space="preserve"> отчетного периода по показателям:</w:t>
            </w:r>
          </w:p>
          <w:p w14:paraId="10244F7F" w14:textId="2F87B2F2" w:rsidR="00D45F66" w:rsidRDefault="00D45F66" w:rsidP="006B36D5">
            <w:pPr>
              <w:pStyle w:val="GOSTTableListMark1"/>
            </w:pPr>
            <w:r>
              <w:t>БО_ПБС_ЗП_2,</w:t>
            </w:r>
          </w:p>
          <w:p w14:paraId="5C0A70EF" w14:textId="6E1B6883" w:rsidR="00D45F66" w:rsidRDefault="00D45F66" w:rsidP="006B36D5">
            <w:pPr>
              <w:pStyle w:val="GOSTTableListMark1"/>
            </w:pPr>
            <w:r>
              <w:t>БО_ПБС_ЗП_ВАЛ_2,</w:t>
            </w:r>
          </w:p>
          <w:p w14:paraId="179B6AB3" w14:textId="417A08E0" w:rsidR="00D45F66" w:rsidRDefault="00D45F66" w:rsidP="006B36D5">
            <w:pPr>
              <w:pStyle w:val="GOSTTableListMark1"/>
            </w:pPr>
            <w:r>
              <w:t>БО_ПБС_ПП_2,</w:t>
            </w:r>
          </w:p>
          <w:p w14:paraId="405921C1" w14:textId="1BB89E3F" w:rsidR="00D45F66" w:rsidRDefault="00D45F66" w:rsidP="006B36D5">
            <w:pPr>
              <w:pStyle w:val="GOSTTableListMark1"/>
            </w:pPr>
            <w:r>
              <w:t>БО_ПБС_ПП_ВАЛ_2</w:t>
            </w:r>
          </w:p>
          <w:p w14:paraId="3670C2F4" w14:textId="77777777" w:rsidR="00D45F66" w:rsidRDefault="00D45F66" w:rsidP="006B36D5">
            <w:pPr>
              <w:pStyle w:val="GOSTTablenorm"/>
            </w:pPr>
            <w:r>
              <w:t>плюс</w:t>
            </w:r>
          </w:p>
          <w:p w14:paraId="1EF3DC51" w14:textId="6BAE0D98" w:rsidR="00D45F66" w:rsidRPr="00C0646D" w:rsidRDefault="00D45F66" w:rsidP="006B36D5">
            <w:pPr>
              <w:pStyle w:val="GOSTTablenorm"/>
              <w:rPr>
                <w:rStyle w:val="GOSTTablenorm0"/>
              </w:rPr>
            </w:pPr>
            <w:r w:rsidRPr="00C0646D">
              <w:rPr>
                <w:rStyle w:val="GOSTTablenorm0"/>
              </w:rPr>
              <w:t>Оборот по Кт за отчетный период по показателям:</w:t>
            </w:r>
          </w:p>
          <w:p w14:paraId="0C57C275" w14:textId="1F516444" w:rsidR="00D45F66" w:rsidRDefault="00D45F66" w:rsidP="006B36D5">
            <w:pPr>
              <w:pStyle w:val="GOSTTableListMark1"/>
              <w:rPr>
                <w:rStyle w:val="GOSTTablenorm0"/>
              </w:rPr>
            </w:pPr>
            <w:r w:rsidRPr="00C0646D">
              <w:rPr>
                <w:rStyle w:val="GOSTTablenorm0"/>
              </w:rPr>
              <w:t>БО</w:t>
            </w:r>
            <w:r>
              <w:rPr>
                <w:rStyle w:val="GOSTTablenorm0"/>
              </w:rPr>
              <w:t>_ПБС_ЗФ_2</w:t>
            </w:r>
            <w:r w:rsidRPr="009B4CB1">
              <w:rPr>
                <w:rStyle w:val="GOSTTablenorm0"/>
              </w:rPr>
              <w:t>,</w:t>
            </w:r>
          </w:p>
          <w:p w14:paraId="1DCBAA5E" w14:textId="2EB2BF49" w:rsidR="00D45F66" w:rsidRDefault="00D45F66" w:rsidP="006B36D5">
            <w:pPr>
              <w:pStyle w:val="GOSTTableListMark1"/>
              <w:rPr>
                <w:rStyle w:val="GOSTTablenorm0"/>
              </w:rPr>
            </w:pPr>
            <w:r>
              <w:rPr>
                <w:rStyle w:val="GOSTTablenorm0"/>
              </w:rPr>
              <w:t>БО_ПБС_ЗФ_ВАЛ_2</w:t>
            </w:r>
            <w:r w:rsidRPr="009B4CB1">
              <w:rPr>
                <w:rStyle w:val="GOSTTablenorm0"/>
              </w:rPr>
              <w:t>,</w:t>
            </w:r>
          </w:p>
          <w:p w14:paraId="2953A3E7" w14:textId="0D63A66A" w:rsidR="00D45F66" w:rsidRDefault="00D45F66" w:rsidP="006B36D5">
            <w:pPr>
              <w:pStyle w:val="GOSTTableListMark1"/>
              <w:rPr>
                <w:rStyle w:val="GOSTTablenorm0"/>
              </w:rPr>
            </w:pPr>
            <w:r>
              <w:rPr>
                <w:rStyle w:val="GOSTTablenorm0"/>
              </w:rPr>
              <w:t>БО_ПБС_ПР_2</w:t>
            </w:r>
            <w:r w:rsidRPr="009B4CB1">
              <w:rPr>
                <w:rStyle w:val="GOSTTablenorm0"/>
              </w:rPr>
              <w:t>,</w:t>
            </w:r>
          </w:p>
          <w:p w14:paraId="0C6EEC4F" w14:textId="59626D05" w:rsidR="00D45F66" w:rsidRPr="005E26C1" w:rsidRDefault="00D45F66" w:rsidP="006B36D5">
            <w:pPr>
              <w:pStyle w:val="GOSTTableListMark1"/>
              <w:rPr>
                <w:szCs w:val="22"/>
              </w:rPr>
            </w:pPr>
            <w:r w:rsidRPr="009B4CB1">
              <w:rPr>
                <w:rStyle w:val="GOSTTablenorm0"/>
              </w:rPr>
              <w:t>БО_ПБС_</w:t>
            </w:r>
            <w:r>
              <w:t>ПР_ВАЛ_2</w:t>
            </w:r>
          </w:p>
        </w:tc>
        <w:tc>
          <w:tcPr>
            <w:tcW w:w="254" w:type="pct"/>
          </w:tcPr>
          <w:p w14:paraId="166C5BE8" w14:textId="0DF76AD2" w:rsidR="00D45F66" w:rsidRDefault="00D45F66" w:rsidP="006B36D5">
            <w:pPr>
              <w:pStyle w:val="GOSTTablenorm"/>
              <w:rPr>
                <w:szCs w:val="22"/>
              </w:rPr>
            </w:pPr>
            <w:r w:rsidRPr="00C050D5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560E9884" w14:textId="00268F25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08FDD380" w14:textId="624E379C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0CA79D49" w14:textId="6DB84C37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1549AD73" w14:textId="5250BB76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468FC388" w14:textId="7E3483D7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144D1F70" w14:textId="3FB2D77A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C303B1" w:rsidRPr="005E26C1" w14:paraId="2C339508" w14:textId="77777777" w:rsidTr="00D45F66">
        <w:tc>
          <w:tcPr>
            <w:tcW w:w="125" w:type="pct"/>
          </w:tcPr>
          <w:p w14:paraId="5B8E60AF" w14:textId="77777777" w:rsidR="00C303B1" w:rsidRPr="008E560B" w:rsidRDefault="00C303B1" w:rsidP="00C303B1">
            <w:pPr>
              <w:pStyle w:val="GOSTTableNum"/>
            </w:pPr>
          </w:p>
        </w:tc>
        <w:tc>
          <w:tcPr>
            <w:tcW w:w="596" w:type="pct"/>
          </w:tcPr>
          <w:p w14:paraId="39D92130" w14:textId="55DC124D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8E560B">
              <w:t>Сумма БО</w:t>
            </w:r>
            <w:r>
              <w:t xml:space="preserve"> на второй год планового периода</w:t>
            </w:r>
          </w:p>
        </w:tc>
        <w:tc>
          <w:tcPr>
            <w:tcW w:w="279" w:type="pct"/>
          </w:tcPr>
          <w:p w14:paraId="14357A8E" w14:textId="4C4C93BF" w:rsidR="00C303B1" w:rsidRPr="001F33C0" w:rsidRDefault="00C303B1" w:rsidP="00C303B1">
            <w:pPr>
              <w:pStyle w:val="GOSTTablenorm"/>
              <w:rPr>
                <w:szCs w:val="22"/>
              </w:rPr>
            </w:pPr>
            <w:ins w:id="1358" w:author="Краснова Наталья EXP-332161" w:date="2026-03-19T17:58:00Z">
              <w:r w:rsidRPr="00F27332"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3684431A" w14:textId="00B7549B" w:rsidR="00C303B1" w:rsidRPr="006B36D5" w:rsidRDefault="00C303B1" w:rsidP="00C303B1">
            <w:pPr>
              <w:pStyle w:val="GOSTTablenorm"/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5066919" w14:textId="36FA2C5A" w:rsidR="00C303B1" w:rsidRPr="00DA1BEC" w:rsidRDefault="00C303B1" w:rsidP="00C303B1">
            <w:pPr>
              <w:pStyle w:val="GOSTTablenorm"/>
            </w:pPr>
            <w:r>
              <w:rPr>
                <w:lang w:val="en-US"/>
              </w:rPr>
              <w:t>FAIP</w:t>
            </w:r>
            <w:r>
              <w:t>:27</w:t>
            </w:r>
          </w:p>
          <w:p w14:paraId="0D1C45EC" w14:textId="4C043084" w:rsidR="00C303B1" w:rsidRDefault="00C303B1" w:rsidP="00C303B1">
            <w:pPr>
              <w:pStyle w:val="GOSTTablenorm"/>
            </w:pPr>
            <w:r>
              <w:rPr>
                <w:lang w:val="en-US"/>
              </w:rPr>
              <w:t>KMI</w:t>
            </w:r>
            <w:r>
              <w:t xml:space="preserve"> 27</w:t>
            </w:r>
          </w:p>
        </w:tc>
        <w:tc>
          <w:tcPr>
            <w:tcW w:w="341" w:type="pct"/>
          </w:tcPr>
          <w:p w14:paraId="59DAFCF6" w14:textId="6CDA4880" w:rsidR="00C303B1" w:rsidRPr="005E26C1" w:rsidRDefault="00C303B1" w:rsidP="00C303B1">
            <w:pPr>
              <w:pStyle w:val="GOSTTablenorm"/>
            </w:pPr>
            <w:r>
              <w:t>101</w:t>
            </w:r>
          </w:p>
        </w:tc>
        <w:tc>
          <w:tcPr>
            <w:tcW w:w="301" w:type="pct"/>
          </w:tcPr>
          <w:p w14:paraId="412750FE" w14:textId="4B05963A" w:rsidR="00C303B1" w:rsidRPr="005E26C1" w:rsidRDefault="00C303B1" w:rsidP="00C303B1">
            <w:pPr>
              <w:pStyle w:val="GOSTTablenorm"/>
            </w:pPr>
            <w:r w:rsidRPr="000850E7">
              <w:rPr>
                <w:lang w:val="en-US"/>
              </w:rPr>
              <w:t>EXP</w:t>
            </w:r>
            <w:r w:rsidRPr="000850E7">
              <w:t>:</w:t>
            </w:r>
            <w:r>
              <w:t xml:space="preserve"> 219</w:t>
            </w:r>
          </w:p>
        </w:tc>
        <w:tc>
          <w:tcPr>
            <w:tcW w:w="1107" w:type="pct"/>
          </w:tcPr>
          <w:p w14:paraId="548BEEC5" w14:textId="466E7F9B" w:rsidR="00C303B1" w:rsidRDefault="00C303B1" w:rsidP="00C303B1">
            <w:pPr>
              <w:pStyle w:val="GOSTTablenorm"/>
              <w:rPr>
                <w:rFonts w:eastAsia="Calibri"/>
              </w:rPr>
            </w:pPr>
            <w:r w:rsidRPr="008E560B">
              <w:rPr>
                <w:rFonts w:eastAsia="Calibri"/>
              </w:rPr>
              <w:t xml:space="preserve">Сумма поставленных на учет БО </w:t>
            </w:r>
            <w:r>
              <w:t>на второй год планового периода</w:t>
            </w:r>
            <w:r w:rsidRPr="008E560B">
              <w:rPr>
                <w:rFonts w:eastAsia="Calibri"/>
              </w:rPr>
              <w:t xml:space="preserve"> (принимаемых, принятых).</w:t>
            </w:r>
          </w:p>
          <w:p w14:paraId="1753EF55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0A115BB6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lastRenderedPageBreak/>
              <w:t>Баланс (Остаток по Кт = Оборот по Кт минус Оборот по Дт) на конец</w:t>
            </w:r>
            <w:r>
              <w:rPr>
                <w:szCs w:val="22"/>
              </w:rPr>
              <w:t xml:space="preserve"> отчетного периода по показателям:</w:t>
            </w:r>
          </w:p>
          <w:p w14:paraId="56F801B3" w14:textId="0454D1BB" w:rsidR="00C303B1" w:rsidRDefault="00C303B1" w:rsidP="00C303B1">
            <w:pPr>
              <w:pStyle w:val="GOSTTableListMark1"/>
            </w:pPr>
            <w:r>
              <w:t>БО_ПБС_ЗП_3,</w:t>
            </w:r>
          </w:p>
          <w:p w14:paraId="03660CCB" w14:textId="39B08EB3" w:rsidR="00C303B1" w:rsidRDefault="00C303B1" w:rsidP="00C303B1">
            <w:pPr>
              <w:pStyle w:val="GOSTTableListMark1"/>
            </w:pPr>
            <w:r>
              <w:t>БО_ПБС_ЗП_ВАЛ_3,</w:t>
            </w:r>
          </w:p>
          <w:p w14:paraId="7D057646" w14:textId="63413501" w:rsidR="00C303B1" w:rsidRDefault="00C303B1" w:rsidP="00C303B1">
            <w:pPr>
              <w:pStyle w:val="GOSTTableListMark1"/>
            </w:pPr>
            <w:r>
              <w:t>БО_ПБС_ПП_3,</w:t>
            </w:r>
          </w:p>
          <w:p w14:paraId="559753EA" w14:textId="20523767" w:rsidR="00C303B1" w:rsidRDefault="00C303B1" w:rsidP="00C303B1">
            <w:pPr>
              <w:pStyle w:val="GOSTTableListMark1"/>
            </w:pPr>
            <w:r>
              <w:t>БО_ПБС_ПП_ВАЛ_3</w:t>
            </w:r>
          </w:p>
          <w:p w14:paraId="297B14D8" w14:textId="77777777" w:rsidR="00C303B1" w:rsidRDefault="00C303B1" w:rsidP="00C303B1">
            <w:pPr>
              <w:pStyle w:val="GOSTTablenorm"/>
            </w:pPr>
            <w:r>
              <w:t>плюс</w:t>
            </w:r>
          </w:p>
          <w:p w14:paraId="71DB7E54" w14:textId="415EFDCA" w:rsidR="00C303B1" w:rsidRDefault="00C303B1" w:rsidP="00C303B1">
            <w:pPr>
              <w:pStyle w:val="ab"/>
              <w:ind w:hanging="13"/>
              <w:rPr>
                <w:sz w:val="22"/>
              </w:rPr>
            </w:pPr>
            <w:r w:rsidRPr="00C0646D">
              <w:rPr>
                <w:sz w:val="22"/>
              </w:rPr>
              <w:t>Оборот по Кт за отчетный период по показателя</w:t>
            </w:r>
            <w:r w:rsidRPr="00037780">
              <w:rPr>
                <w:sz w:val="22"/>
              </w:rPr>
              <w:t>м</w:t>
            </w:r>
            <w:r>
              <w:rPr>
                <w:sz w:val="22"/>
              </w:rPr>
              <w:t>:</w:t>
            </w:r>
          </w:p>
          <w:p w14:paraId="0C8A50E2" w14:textId="5A73834C" w:rsidR="00C303B1" w:rsidRDefault="00C303B1" w:rsidP="00C303B1">
            <w:pPr>
              <w:pStyle w:val="GOSTTableListMark1"/>
              <w:rPr>
                <w:rStyle w:val="GOSTTablenorm0"/>
              </w:rPr>
            </w:pPr>
            <w:r>
              <w:t>БО</w:t>
            </w:r>
            <w:r>
              <w:rPr>
                <w:rStyle w:val="GOSTTablenorm0"/>
              </w:rPr>
              <w:t>_ПБС_ЗФ_3</w:t>
            </w:r>
            <w:r w:rsidRPr="009B4CB1">
              <w:rPr>
                <w:rStyle w:val="GOSTTablenorm0"/>
              </w:rPr>
              <w:t>,</w:t>
            </w:r>
          </w:p>
          <w:p w14:paraId="314DA506" w14:textId="126266AE" w:rsidR="00C303B1" w:rsidRDefault="00C303B1" w:rsidP="00C303B1">
            <w:pPr>
              <w:pStyle w:val="GOSTTableListMark1"/>
              <w:rPr>
                <w:rStyle w:val="GOSTTablenorm0"/>
              </w:rPr>
            </w:pPr>
            <w:r>
              <w:rPr>
                <w:rStyle w:val="GOSTTablenorm0"/>
              </w:rPr>
              <w:t>БО_ПБС_ЗФ_ВАЛ_3</w:t>
            </w:r>
            <w:r w:rsidRPr="009B4CB1">
              <w:rPr>
                <w:rStyle w:val="GOSTTablenorm0"/>
              </w:rPr>
              <w:t>,</w:t>
            </w:r>
          </w:p>
          <w:p w14:paraId="0AC0B67E" w14:textId="6CC30364" w:rsidR="00C303B1" w:rsidRDefault="00C303B1" w:rsidP="00C303B1">
            <w:pPr>
              <w:pStyle w:val="GOSTTableListMark1"/>
              <w:rPr>
                <w:rStyle w:val="GOSTTablenorm0"/>
              </w:rPr>
            </w:pPr>
            <w:r>
              <w:rPr>
                <w:rStyle w:val="GOSTTablenorm0"/>
              </w:rPr>
              <w:t>БО_ПБС_ПР_3</w:t>
            </w:r>
            <w:r w:rsidRPr="009B4CB1">
              <w:rPr>
                <w:rStyle w:val="GOSTTablenorm0"/>
              </w:rPr>
              <w:t>,</w:t>
            </w:r>
          </w:p>
          <w:p w14:paraId="1C5B0222" w14:textId="5DE0F18B" w:rsidR="00C303B1" w:rsidRPr="005E26C1" w:rsidRDefault="00C303B1" w:rsidP="00C303B1">
            <w:pPr>
              <w:pStyle w:val="GOSTTableListMark1"/>
              <w:rPr>
                <w:szCs w:val="22"/>
              </w:rPr>
            </w:pPr>
            <w:r w:rsidRPr="009B4CB1">
              <w:rPr>
                <w:rStyle w:val="GOSTTablenorm0"/>
              </w:rPr>
              <w:t>БО_ПБС_</w:t>
            </w:r>
            <w:r>
              <w:t>ПР_ВАЛ_3</w:t>
            </w:r>
          </w:p>
        </w:tc>
        <w:tc>
          <w:tcPr>
            <w:tcW w:w="254" w:type="pct"/>
          </w:tcPr>
          <w:p w14:paraId="6A6D8E5E" w14:textId="67C9C13E" w:rsidR="00C303B1" w:rsidRDefault="00C303B1" w:rsidP="00C303B1">
            <w:pPr>
              <w:pStyle w:val="GOSTTablenorm"/>
              <w:rPr>
                <w:szCs w:val="22"/>
              </w:rPr>
            </w:pPr>
            <w:r w:rsidRPr="00C050D5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07FB98F3" w14:textId="4B13AEDD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5A274BDC" w14:textId="4D283E62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30962FDB" w14:textId="1BEE173C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0CB6C4D8" w14:textId="17FE2647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5AAA559A" w14:textId="0C0F1E3B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53A2EB8E" w14:textId="3B0765E5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C303B1" w:rsidRPr="005E26C1" w14:paraId="411A412A" w14:textId="77777777" w:rsidTr="00D45F66">
        <w:tc>
          <w:tcPr>
            <w:tcW w:w="125" w:type="pct"/>
          </w:tcPr>
          <w:p w14:paraId="64F7F91C" w14:textId="77777777" w:rsidR="00C303B1" w:rsidRPr="008E560B" w:rsidRDefault="00C303B1" w:rsidP="00C303B1">
            <w:pPr>
              <w:pStyle w:val="GOSTTableNum"/>
            </w:pPr>
          </w:p>
        </w:tc>
        <w:tc>
          <w:tcPr>
            <w:tcW w:w="596" w:type="pct"/>
          </w:tcPr>
          <w:p w14:paraId="6D39E173" w14:textId="76B7082F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8E560B">
              <w:t>Сумма БО</w:t>
            </w:r>
            <w:r>
              <w:t xml:space="preserve"> на третий год планового периода</w:t>
            </w:r>
          </w:p>
        </w:tc>
        <w:tc>
          <w:tcPr>
            <w:tcW w:w="279" w:type="pct"/>
          </w:tcPr>
          <w:p w14:paraId="60F1B966" w14:textId="30CCD6B6" w:rsidR="00C303B1" w:rsidRPr="001F33C0" w:rsidRDefault="00C303B1" w:rsidP="00C303B1">
            <w:pPr>
              <w:pStyle w:val="GOSTTablenorm"/>
              <w:rPr>
                <w:szCs w:val="22"/>
              </w:rPr>
            </w:pPr>
            <w:ins w:id="1359" w:author="Краснова Наталья EXP-332161" w:date="2026-03-19T17:58:00Z">
              <w:r w:rsidRPr="00F27332"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593649F6" w14:textId="62AB4E8F" w:rsidR="00C303B1" w:rsidRPr="00754F18" w:rsidRDefault="00C303B1" w:rsidP="00C303B1">
            <w:pPr>
              <w:pStyle w:val="GOSTTablenorm"/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8BD09C8" w14:textId="0B0EFE16" w:rsidR="00C303B1" w:rsidRPr="00DA1BEC" w:rsidRDefault="00C303B1" w:rsidP="00C303B1">
            <w:pPr>
              <w:pStyle w:val="GOSTTablenorm"/>
            </w:pPr>
            <w:r>
              <w:rPr>
                <w:lang w:val="en-US"/>
              </w:rPr>
              <w:t>FAIP</w:t>
            </w:r>
            <w:r>
              <w:t>:28</w:t>
            </w:r>
          </w:p>
          <w:p w14:paraId="43C9BC90" w14:textId="48D9CA13" w:rsidR="00C303B1" w:rsidRDefault="00C303B1" w:rsidP="00C303B1">
            <w:pPr>
              <w:pStyle w:val="GOSTTablenorm"/>
            </w:pPr>
            <w:r>
              <w:rPr>
                <w:lang w:val="en-US"/>
              </w:rPr>
              <w:t>KMI</w:t>
            </w:r>
            <w:r>
              <w:t xml:space="preserve"> 28</w:t>
            </w:r>
          </w:p>
        </w:tc>
        <w:tc>
          <w:tcPr>
            <w:tcW w:w="341" w:type="pct"/>
          </w:tcPr>
          <w:p w14:paraId="608AFAED" w14:textId="10B3261C" w:rsidR="00C303B1" w:rsidRPr="005E26C1" w:rsidRDefault="00C303B1" w:rsidP="00C303B1">
            <w:pPr>
              <w:pStyle w:val="GOSTTablenorm"/>
            </w:pPr>
            <w:r>
              <w:t>102</w:t>
            </w:r>
          </w:p>
        </w:tc>
        <w:tc>
          <w:tcPr>
            <w:tcW w:w="301" w:type="pct"/>
          </w:tcPr>
          <w:p w14:paraId="4EC94391" w14:textId="16A7CB1C" w:rsidR="00C303B1" w:rsidRPr="005E26C1" w:rsidRDefault="00C303B1" w:rsidP="00C303B1">
            <w:pPr>
              <w:pStyle w:val="GOSTTablenorm"/>
            </w:pPr>
            <w:r w:rsidRPr="000850E7">
              <w:rPr>
                <w:lang w:val="en-US"/>
              </w:rPr>
              <w:t>EXP</w:t>
            </w:r>
            <w:r w:rsidRPr="000850E7">
              <w:t>:</w:t>
            </w:r>
            <w:r>
              <w:t xml:space="preserve"> 220</w:t>
            </w:r>
          </w:p>
        </w:tc>
        <w:tc>
          <w:tcPr>
            <w:tcW w:w="1107" w:type="pct"/>
          </w:tcPr>
          <w:p w14:paraId="7EEF74ED" w14:textId="6906E532" w:rsidR="00C303B1" w:rsidRDefault="00C303B1" w:rsidP="00C303B1">
            <w:pPr>
              <w:pStyle w:val="GOSTTablenorm"/>
              <w:rPr>
                <w:rFonts w:eastAsia="Calibri"/>
              </w:rPr>
            </w:pPr>
            <w:r w:rsidRPr="008E560B">
              <w:rPr>
                <w:rFonts w:eastAsia="Calibri"/>
              </w:rPr>
              <w:t xml:space="preserve">Сумма поставленных на учет БО </w:t>
            </w:r>
            <w:r>
              <w:t>на третий год планового периода</w:t>
            </w:r>
            <w:r w:rsidRPr="008E560B">
              <w:rPr>
                <w:rFonts w:eastAsia="Calibri"/>
              </w:rPr>
              <w:t xml:space="preserve"> (принимаемых, принятых).</w:t>
            </w:r>
          </w:p>
          <w:p w14:paraId="4365AB26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2E639ECE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lastRenderedPageBreak/>
              <w:t>Баланс (Остаток по Кт = Оборот по Кт минус Оборот по Дт) на конец</w:t>
            </w:r>
            <w:r>
              <w:rPr>
                <w:szCs w:val="22"/>
              </w:rPr>
              <w:t xml:space="preserve"> отчетного периода по показателям:</w:t>
            </w:r>
          </w:p>
          <w:p w14:paraId="3ED0220C" w14:textId="38847394" w:rsidR="00C303B1" w:rsidRDefault="00C303B1" w:rsidP="00C303B1">
            <w:pPr>
              <w:pStyle w:val="GOSTTableListMark1"/>
            </w:pPr>
            <w:r>
              <w:t>БО_ПБС_ЗП_4,</w:t>
            </w:r>
          </w:p>
          <w:p w14:paraId="51B6FEB3" w14:textId="1795C05B" w:rsidR="00C303B1" w:rsidRDefault="00C303B1" w:rsidP="00C303B1">
            <w:pPr>
              <w:pStyle w:val="GOSTTableListMark1"/>
            </w:pPr>
            <w:r>
              <w:t>БО_ПБС_ЗП_ВАЛ_4,</w:t>
            </w:r>
          </w:p>
          <w:p w14:paraId="7455F8C8" w14:textId="2E747F7D" w:rsidR="00C303B1" w:rsidRDefault="00C303B1" w:rsidP="00C303B1">
            <w:pPr>
              <w:pStyle w:val="GOSTTableListMark1"/>
            </w:pPr>
            <w:r>
              <w:t>БО_ПБС_ПП_4,</w:t>
            </w:r>
          </w:p>
          <w:p w14:paraId="2136161B" w14:textId="7909F8E6" w:rsidR="00C303B1" w:rsidRDefault="00C303B1" w:rsidP="00C303B1">
            <w:pPr>
              <w:pStyle w:val="GOSTTableListMark1"/>
            </w:pPr>
            <w:r>
              <w:t>БО_ПБС_ПП_ВАЛ_4</w:t>
            </w:r>
          </w:p>
          <w:p w14:paraId="32FAD09E" w14:textId="77777777" w:rsidR="00C303B1" w:rsidRPr="00C0646D" w:rsidRDefault="00C303B1" w:rsidP="00C303B1">
            <w:pPr>
              <w:pStyle w:val="GOSTTablenorm"/>
              <w:rPr>
                <w:szCs w:val="22"/>
              </w:rPr>
            </w:pPr>
            <w:r>
              <w:t>плюс</w:t>
            </w:r>
          </w:p>
          <w:p w14:paraId="5B2209D3" w14:textId="5C94C9A8" w:rsidR="00C303B1" w:rsidRPr="00C0646D" w:rsidRDefault="00C303B1" w:rsidP="00C303B1">
            <w:pPr>
              <w:pStyle w:val="GOSTTablenorm"/>
              <w:rPr>
                <w:szCs w:val="22"/>
              </w:rPr>
            </w:pPr>
            <w:r w:rsidRPr="00C0646D">
              <w:rPr>
                <w:szCs w:val="22"/>
              </w:rPr>
              <w:t xml:space="preserve">Оборот по Кт </w:t>
            </w:r>
            <w:r w:rsidRPr="005E26C1">
              <w:rPr>
                <w:szCs w:val="22"/>
              </w:rPr>
              <w:t>за от</w:t>
            </w:r>
            <w:r>
              <w:rPr>
                <w:szCs w:val="22"/>
              </w:rPr>
              <w:t>четный период по показателя</w:t>
            </w:r>
            <w:r w:rsidRPr="00C0646D">
              <w:rPr>
                <w:szCs w:val="22"/>
              </w:rPr>
              <w:t>м:</w:t>
            </w:r>
          </w:p>
          <w:p w14:paraId="43DFC7FB" w14:textId="46D8D740" w:rsidR="00C303B1" w:rsidRPr="00C0646D" w:rsidRDefault="00C303B1" w:rsidP="00C303B1">
            <w:pPr>
              <w:pStyle w:val="GOSTTableListMark1"/>
            </w:pPr>
            <w:r w:rsidRPr="00C0646D">
              <w:t>БО_ПБС_ЗФ_4,</w:t>
            </w:r>
          </w:p>
          <w:p w14:paraId="7B07CA56" w14:textId="464D979E" w:rsidR="00C303B1" w:rsidRDefault="00C303B1" w:rsidP="00C303B1">
            <w:pPr>
              <w:pStyle w:val="GOSTTableListMark1"/>
              <w:rPr>
                <w:rStyle w:val="GOSTTablenorm0"/>
              </w:rPr>
            </w:pPr>
            <w:r>
              <w:rPr>
                <w:rStyle w:val="GOSTTablenorm0"/>
              </w:rPr>
              <w:t>БО_ПБС_ЗФ_ВАЛ_4</w:t>
            </w:r>
            <w:r w:rsidRPr="009B4CB1">
              <w:rPr>
                <w:rStyle w:val="GOSTTablenorm0"/>
              </w:rPr>
              <w:t>,</w:t>
            </w:r>
          </w:p>
          <w:p w14:paraId="74EA437E" w14:textId="0646F4B0" w:rsidR="00C303B1" w:rsidRDefault="00C303B1" w:rsidP="00C303B1">
            <w:pPr>
              <w:pStyle w:val="GOSTTableListMark1"/>
              <w:rPr>
                <w:rStyle w:val="GOSTTablenorm0"/>
              </w:rPr>
            </w:pPr>
            <w:r>
              <w:rPr>
                <w:rStyle w:val="GOSTTablenorm0"/>
              </w:rPr>
              <w:t>БО_ПБС_ПР_4</w:t>
            </w:r>
            <w:r w:rsidRPr="009B4CB1">
              <w:rPr>
                <w:rStyle w:val="GOSTTablenorm0"/>
              </w:rPr>
              <w:t>,</w:t>
            </w:r>
          </w:p>
          <w:p w14:paraId="1A31F9FB" w14:textId="3FAF2F0F" w:rsidR="00C303B1" w:rsidRPr="005E26C1" w:rsidRDefault="00C303B1" w:rsidP="00C303B1">
            <w:pPr>
              <w:pStyle w:val="GOSTTableListMark1"/>
            </w:pPr>
            <w:r w:rsidRPr="009B4CB1">
              <w:rPr>
                <w:rStyle w:val="GOSTTablenorm0"/>
              </w:rPr>
              <w:t>БО_ПБС_</w:t>
            </w:r>
            <w:r>
              <w:t>ПР_ВАЛ_4</w:t>
            </w:r>
          </w:p>
        </w:tc>
        <w:tc>
          <w:tcPr>
            <w:tcW w:w="254" w:type="pct"/>
          </w:tcPr>
          <w:p w14:paraId="0A4FBFAB" w14:textId="42076840" w:rsidR="00C303B1" w:rsidRDefault="00C303B1" w:rsidP="00C303B1">
            <w:pPr>
              <w:pStyle w:val="GOSTTablenorm"/>
              <w:rPr>
                <w:szCs w:val="22"/>
              </w:rPr>
            </w:pPr>
            <w:r w:rsidRPr="00C050D5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3078C06A" w14:textId="41A654FB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237A6C50" w14:textId="2516F422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2A9A0FAE" w14:textId="7CA072BF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73585F26" w14:textId="325F04A5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204725F3" w14:textId="02420024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6487998A" w14:textId="390C2285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C303B1" w:rsidRPr="005E26C1" w14:paraId="5FC8F5BA" w14:textId="77777777" w:rsidTr="00D45F66">
        <w:tc>
          <w:tcPr>
            <w:tcW w:w="125" w:type="pct"/>
          </w:tcPr>
          <w:p w14:paraId="1A1ADE4E" w14:textId="77777777" w:rsidR="00C303B1" w:rsidRDefault="00C303B1" w:rsidP="00C303B1">
            <w:pPr>
              <w:pStyle w:val="GOSTTableNum"/>
            </w:pPr>
          </w:p>
        </w:tc>
        <w:tc>
          <w:tcPr>
            <w:tcW w:w="596" w:type="pct"/>
          </w:tcPr>
          <w:p w14:paraId="19831563" w14:textId="43C4301B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 xml:space="preserve">Сумма БО на </w:t>
            </w:r>
            <w:del w:id="1360" w:author="Суслова Оксана Алексеевна" w:date="2026-03-10T15:24:00Z">
              <w:r w:rsidDel="00785E4F">
                <w:delText>иные очередные</w:delText>
              </w:r>
            </w:del>
            <w:ins w:id="1361" w:author="Суслова Оксана Алексеевна" w:date="2026-03-10T15:24:00Z">
              <w:r>
                <w:t>последующие</w:t>
              </w:r>
            </w:ins>
            <w:r>
              <w:t xml:space="preserve"> годы за пределами планового периода</w:t>
            </w:r>
          </w:p>
        </w:tc>
        <w:tc>
          <w:tcPr>
            <w:tcW w:w="279" w:type="pct"/>
          </w:tcPr>
          <w:p w14:paraId="3D178F40" w14:textId="64193355" w:rsidR="00C303B1" w:rsidRPr="001F33C0" w:rsidRDefault="00C303B1" w:rsidP="00C303B1">
            <w:pPr>
              <w:pStyle w:val="GOSTTablenorm"/>
              <w:rPr>
                <w:szCs w:val="22"/>
              </w:rPr>
            </w:pPr>
            <w:ins w:id="1362" w:author="Краснова Наталья EXP-332161" w:date="2026-03-19T17:58:00Z">
              <w:r w:rsidRPr="00DE5A79"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77C38187" w14:textId="3462605D" w:rsidR="00C303B1" w:rsidRDefault="00C303B1" w:rsidP="00C303B1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5E621D6" w14:textId="71B5DED1" w:rsidR="000A6655" w:rsidRPr="00DA1BEC" w:rsidRDefault="000A6655" w:rsidP="000A6655">
            <w:pPr>
              <w:pStyle w:val="GOSTTablenorm"/>
              <w:rPr>
                <w:ins w:id="1363" w:author="EXP-345810" w:date="2026-04-27T10:18:00Z"/>
              </w:rPr>
            </w:pPr>
            <w:ins w:id="1364" w:author="EXP-345810" w:date="2026-04-27T10:18:00Z">
              <w:r>
                <w:rPr>
                  <w:lang w:val="en-US"/>
                </w:rPr>
                <w:t>FAIP</w:t>
              </w:r>
              <w:r>
                <w:t>:53</w:t>
              </w:r>
            </w:ins>
          </w:p>
          <w:p w14:paraId="02696134" w14:textId="65439B39" w:rsidR="00C303B1" w:rsidRDefault="000A6655" w:rsidP="000A6655">
            <w:pPr>
              <w:pStyle w:val="GOSTTablenorm"/>
              <w:rPr>
                <w:szCs w:val="22"/>
              </w:rPr>
            </w:pPr>
            <w:ins w:id="1365" w:author="EXP-345810" w:date="2026-04-27T10:18:00Z">
              <w:r>
                <w:rPr>
                  <w:lang w:val="en-US"/>
                </w:rPr>
                <w:t>KMI</w:t>
              </w:r>
              <w:r>
                <w:t xml:space="preserve"> 53</w:t>
              </w:r>
            </w:ins>
            <w:del w:id="1366" w:author="EXP-345810" w:date="2026-04-27T10:18:00Z">
              <w:r w:rsidR="00C303B1" w:rsidDel="000A6655">
                <w:rPr>
                  <w:szCs w:val="22"/>
                </w:rPr>
                <w:delText>-</w:delText>
              </w:r>
            </w:del>
          </w:p>
        </w:tc>
        <w:tc>
          <w:tcPr>
            <w:tcW w:w="341" w:type="pct"/>
          </w:tcPr>
          <w:p w14:paraId="54D84796" w14:textId="2D53C997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103</w:t>
            </w:r>
          </w:p>
        </w:tc>
        <w:tc>
          <w:tcPr>
            <w:tcW w:w="301" w:type="pct"/>
          </w:tcPr>
          <w:p w14:paraId="083F306B" w14:textId="3E5494FC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0850E7">
              <w:rPr>
                <w:szCs w:val="22"/>
                <w:lang w:val="en-US"/>
              </w:rPr>
              <w:t>EXP</w:t>
            </w:r>
            <w:r w:rsidRPr="000850E7">
              <w:rPr>
                <w:szCs w:val="22"/>
              </w:rPr>
              <w:t>:</w:t>
            </w:r>
            <w:r>
              <w:rPr>
                <w:szCs w:val="22"/>
              </w:rPr>
              <w:t xml:space="preserve"> 221</w:t>
            </w:r>
          </w:p>
        </w:tc>
        <w:tc>
          <w:tcPr>
            <w:tcW w:w="1107" w:type="pct"/>
          </w:tcPr>
          <w:p w14:paraId="123396C3" w14:textId="3112D67D" w:rsidR="00C303B1" w:rsidRDefault="00C303B1" w:rsidP="00C303B1">
            <w:pPr>
              <w:pStyle w:val="GOSTTablenorm"/>
              <w:rPr>
                <w:rFonts w:eastAsia="Calibri"/>
              </w:rPr>
            </w:pPr>
            <w:r w:rsidRPr="008E560B">
              <w:rPr>
                <w:rFonts w:eastAsia="Calibri"/>
              </w:rPr>
              <w:t xml:space="preserve">Сумма поставленных на учет БО </w:t>
            </w:r>
            <w:r>
              <w:t xml:space="preserve">на </w:t>
            </w:r>
            <w:del w:id="1367" w:author="Суслова Оксана Алексеевна" w:date="2026-03-10T15:24:00Z">
              <w:r w:rsidDel="00785E4F">
                <w:delText>иные очередные</w:delText>
              </w:r>
            </w:del>
            <w:ins w:id="1368" w:author="Суслова Оксана Алексеевна" w:date="2026-03-10T15:24:00Z">
              <w:r>
                <w:t>последующие</w:t>
              </w:r>
            </w:ins>
            <w:r>
              <w:t xml:space="preserve"> годы за пределами планового периода</w:t>
            </w:r>
            <w:r w:rsidRPr="008E560B">
              <w:rPr>
                <w:rFonts w:eastAsia="Calibri"/>
              </w:rPr>
              <w:t xml:space="preserve"> (принимаемых, принятых).</w:t>
            </w:r>
          </w:p>
          <w:p w14:paraId="602B79AD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7EE7BC95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lastRenderedPageBreak/>
              <w:t>Баланс (Остаток по Кт = Оборот по Кт минус Оборот по Дт) на конец</w:t>
            </w:r>
            <w:r>
              <w:rPr>
                <w:szCs w:val="22"/>
              </w:rPr>
              <w:t xml:space="preserve"> отчетного периода по показателям:</w:t>
            </w:r>
          </w:p>
          <w:p w14:paraId="1B3A9F0F" w14:textId="61787477" w:rsidR="00C303B1" w:rsidRDefault="00C303B1" w:rsidP="00C303B1">
            <w:pPr>
              <w:pStyle w:val="GOSTTableListMark1"/>
            </w:pPr>
            <w:r>
              <w:t>БО_ПБС_ЗП_5,</w:t>
            </w:r>
          </w:p>
          <w:p w14:paraId="32F4D0E6" w14:textId="333490DC" w:rsidR="00C303B1" w:rsidRDefault="00C303B1" w:rsidP="00C303B1">
            <w:pPr>
              <w:pStyle w:val="GOSTTableListMark1"/>
            </w:pPr>
            <w:r>
              <w:t>БО_ПБС_ЗП_ВАЛ_5,</w:t>
            </w:r>
          </w:p>
          <w:p w14:paraId="74FEE836" w14:textId="2F9709B3" w:rsidR="00C303B1" w:rsidRDefault="00C303B1" w:rsidP="00C303B1">
            <w:pPr>
              <w:pStyle w:val="GOSTTableListMark1"/>
            </w:pPr>
            <w:r>
              <w:t>БО_ПБС_ПП_5,</w:t>
            </w:r>
          </w:p>
          <w:p w14:paraId="721F4598" w14:textId="06D91AD8" w:rsidR="00C303B1" w:rsidRDefault="00C303B1" w:rsidP="00C303B1">
            <w:pPr>
              <w:pStyle w:val="GOSTTableListMark1"/>
            </w:pPr>
            <w:r>
              <w:t>БО_ПБС_ПП_ВАЛ_5</w:t>
            </w:r>
          </w:p>
          <w:p w14:paraId="34BDBA4D" w14:textId="77777777" w:rsidR="00C303B1" w:rsidRDefault="00C303B1" w:rsidP="00C303B1">
            <w:pPr>
              <w:pStyle w:val="GOSTTablenorm"/>
            </w:pPr>
            <w:r>
              <w:t>плюс</w:t>
            </w:r>
          </w:p>
          <w:p w14:paraId="6DA0ECF8" w14:textId="5751A426" w:rsidR="00C303B1" w:rsidRPr="00C0646D" w:rsidRDefault="00C303B1" w:rsidP="00C303B1">
            <w:pPr>
              <w:pStyle w:val="GOSTTablenorm"/>
              <w:rPr>
                <w:szCs w:val="22"/>
              </w:rPr>
            </w:pPr>
            <w:r w:rsidRPr="00C0646D">
              <w:rPr>
                <w:szCs w:val="22"/>
              </w:rPr>
              <w:t xml:space="preserve">Оборот по Кт </w:t>
            </w:r>
            <w:r w:rsidRPr="005E26C1">
              <w:rPr>
                <w:szCs w:val="22"/>
              </w:rPr>
              <w:t>за от</w:t>
            </w:r>
            <w:r>
              <w:rPr>
                <w:szCs w:val="22"/>
              </w:rPr>
              <w:t>четный период по показателя</w:t>
            </w:r>
            <w:r w:rsidRPr="00C0646D">
              <w:rPr>
                <w:szCs w:val="22"/>
              </w:rPr>
              <w:t>м:</w:t>
            </w:r>
          </w:p>
          <w:p w14:paraId="51AFCD7E" w14:textId="07A978BB" w:rsidR="00C303B1" w:rsidRPr="00C0646D" w:rsidRDefault="00C303B1" w:rsidP="00C303B1">
            <w:pPr>
              <w:pStyle w:val="GOSTTableListMark1"/>
            </w:pPr>
            <w:r w:rsidRPr="00C0646D">
              <w:t>БО_ПБС_ЗФ_5,</w:t>
            </w:r>
          </w:p>
          <w:p w14:paraId="606B4E16" w14:textId="21A27F84" w:rsidR="00C303B1" w:rsidRDefault="00C303B1" w:rsidP="00C303B1">
            <w:pPr>
              <w:pStyle w:val="GOSTTableListMark1"/>
              <w:rPr>
                <w:rStyle w:val="GOSTTablenorm0"/>
              </w:rPr>
            </w:pPr>
            <w:r w:rsidRPr="00C0646D">
              <w:t>БО_ПБС_ЗФ_ВАЛ</w:t>
            </w:r>
            <w:r>
              <w:rPr>
                <w:rStyle w:val="GOSTTablenorm0"/>
              </w:rPr>
              <w:t>_5</w:t>
            </w:r>
            <w:r w:rsidRPr="009B4CB1">
              <w:rPr>
                <w:rStyle w:val="GOSTTablenorm0"/>
              </w:rPr>
              <w:t>,</w:t>
            </w:r>
          </w:p>
          <w:p w14:paraId="0F9F90BD" w14:textId="325A6873" w:rsidR="00C303B1" w:rsidRDefault="00C303B1" w:rsidP="00C303B1">
            <w:pPr>
              <w:pStyle w:val="GOSTTableListMark1"/>
              <w:rPr>
                <w:rStyle w:val="GOSTTablenorm0"/>
              </w:rPr>
            </w:pPr>
            <w:r>
              <w:rPr>
                <w:rStyle w:val="GOSTTablenorm0"/>
              </w:rPr>
              <w:t>БО_ПБС_ПР_5</w:t>
            </w:r>
            <w:r w:rsidRPr="009B4CB1">
              <w:rPr>
                <w:rStyle w:val="GOSTTablenorm0"/>
              </w:rPr>
              <w:t>,</w:t>
            </w:r>
          </w:p>
          <w:p w14:paraId="7B313410" w14:textId="7846C23A" w:rsidR="00C303B1" w:rsidRPr="005E26C1" w:rsidRDefault="00C303B1" w:rsidP="00C303B1">
            <w:pPr>
              <w:pStyle w:val="GOSTTableListMark1"/>
            </w:pPr>
            <w:r w:rsidRPr="009B4CB1">
              <w:rPr>
                <w:rStyle w:val="GOSTTablenorm0"/>
              </w:rPr>
              <w:t>БО_ПБС_</w:t>
            </w:r>
            <w:r>
              <w:t>ПР_ВАЛ_5</w:t>
            </w:r>
          </w:p>
        </w:tc>
        <w:tc>
          <w:tcPr>
            <w:tcW w:w="254" w:type="pct"/>
          </w:tcPr>
          <w:p w14:paraId="29A736AF" w14:textId="31373B57" w:rsidR="00C303B1" w:rsidRDefault="00C303B1" w:rsidP="00C303B1">
            <w:pPr>
              <w:pStyle w:val="GOSTTablenorm"/>
              <w:rPr>
                <w:szCs w:val="22"/>
              </w:rPr>
            </w:pPr>
            <w:r w:rsidRPr="00C050D5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0EE9AE92" w14:textId="319FA14A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35DAC618" w14:textId="53FB6A0D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24EE6342" w14:textId="6F204A37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68629AF7" w14:textId="44CC037C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29DFD437" w14:textId="61AE8E47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0ADD1DB2" w14:textId="009518A8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C303B1" w:rsidRPr="005E26C1" w14:paraId="02502EC9" w14:textId="77777777" w:rsidTr="00D45F66">
        <w:tc>
          <w:tcPr>
            <w:tcW w:w="125" w:type="pct"/>
          </w:tcPr>
          <w:p w14:paraId="08F1BFA7" w14:textId="77777777" w:rsidR="00C303B1" w:rsidRPr="007F2892" w:rsidRDefault="00C303B1" w:rsidP="00C303B1">
            <w:pPr>
              <w:pStyle w:val="GOSTTableNum"/>
            </w:pPr>
          </w:p>
        </w:tc>
        <w:tc>
          <w:tcPr>
            <w:tcW w:w="596" w:type="pct"/>
          </w:tcPr>
          <w:p w14:paraId="68E52374" w14:textId="38096EDA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7F2892">
              <w:t>БО принимаемые</w:t>
            </w:r>
            <w:r>
              <w:t xml:space="preserve"> на текущий финансовый год</w:t>
            </w:r>
          </w:p>
        </w:tc>
        <w:tc>
          <w:tcPr>
            <w:tcW w:w="279" w:type="pct"/>
          </w:tcPr>
          <w:p w14:paraId="533241FC" w14:textId="35D33060" w:rsidR="00C303B1" w:rsidRPr="001F33C0" w:rsidRDefault="00C303B1" w:rsidP="00C303B1">
            <w:pPr>
              <w:pStyle w:val="GOSTTablenorm"/>
              <w:rPr>
                <w:szCs w:val="22"/>
              </w:rPr>
            </w:pPr>
            <w:ins w:id="1369" w:author="Краснова Наталья EXP-332161" w:date="2026-03-19T17:58:00Z">
              <w:r w:rsidRPr="00DE5A79"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0448C7CF" w14:textId="4BDF5E52" w:rsidR="00C303B1" w:rsidRPr="006B36D5" w:rsidRDefault="00C303B1" w:rsidP="00C303B1">
            <w:pPr>
              <w:pStyle w:val="GOSTTablenorm"/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405303A" w14:textId="224D231D" w:rsidR="00C303B1" w:rsidRPr="00DA1BEC" w:rsidRDefault="00C303B1" w:rsidP="00C303B1">
            <w:pPr>
              <w:pStyle w:val="GOSTTablenorm"/>
            </w:pPr>
            <w:r>
              <w:rPr>
                <w:lang w:val="en-US"/>
              </w:rPr>
              <w:t>FAIP</w:t>
            </w:r>
            <w:r>
              <w:t>:33</w:t>
            </w:r>
          </w:p>
          <w:p w14:paraId="0BCBE023" w14:textId="6B502FE2" w:rsidR="00C303B1" w:rsidRDefault="00C303B1" w:rsidP="00C303B1">
            <w:pPr>
              <w:pStyle w:val="GOSTTablenorm"/>
            </w:pPr>
            <w:r>
              <w:rPr>
                <w:lang w:val="en-US"/>
              </w:rPr>
              <w:t>KMI</w:t>
            </w:r>
            <w:r>
              <w:t xml:space="preserve"> 33</w:t>
            </w:r>
          </w:p>
        </w:tc>
        <w:tc>
          <w:tcPr>
            <w:tcW w:w="341" w:type="pct"/>
          </w:tcPr>
          <w:p w14:paraId="398E06D6" w14:textId="1FC2B5F9" w:rsidR="00C303B1" w:rsidRPr="005E26C1" w:rsidRDefault="00C303B1" w:rsidP="00C303B1">
            <w:pPr>
              <w:pStyle w:val="GOSTTablenorm"/>
            </w:pPr>
            <w:r>
              <w:t>104</w:t>
            </w:r>
          </w:p>
        </w:tc>
        <w:tc>
          <w:tcPr>
            <w:tcW w:w="301" w:type="pct"/>
          </w:tcPr>
          <w:p w14:paraId="18A91696" w14:textId="68901315" w:rsidR="00C303B1" w:rsidRPr="005E26C1" w:rsidRDefault="00C303B1" w:rsidP="00C303B1">
            <w:pPr>
              <w:pStyle w:val="GOSTTablenorm"/>
            </w:pPr>
            <w:r w:rsidRPr="000850E7">
              <w:rPr>
                <w:lang w:val="en-US"/>
              </w:rPr>
              <w:t>EXP</w:t>
            </w:r>
            <w:r w:rsidRPr="000850E7">
              <w:t>:</w:t>
            </w:r>
            <w:r>
              <w:t xml:space="preserve"> 222</w:t>
            </w:r>
          </w:p>
        </w:tc>
        <w:tc>
          <w:tcPr>
            <w:tcW w:w="1107" w:type="pct"/>
          </w:tcPr>
          <w:p w14:paraId="6019BE98" w14:textId="77777777" w:rsidR="00C303B1" w:rsidRDefault="00C303B1" w:rsidP="00C303B1">
            <w:pPr>
              <w:pStyle w:val="GOSTTablenorm"/>
              <w:rPr>
                <w:rFonts w:eastAsia="Calibri"/>
              </w:rPr>
            </w:pPr>
            <w:r w:rsidRPr="008E560B">
              <w:rPr>
                <w:rFonts w:eastAsia="Calibri"/>
              </w:rPr>
              <w:t>Сумма поставленных на учет принимаемых БО</w:t>
            </w:r>
            <w:r>
              <w:rPr>
                <w:rFonts w:eastAsia="Calibri"/>
              </w:rPr>
              <w:t xml:space="preserve"> </w:t>
            </w:r>
            <w:r>
              <w:t>на текущий финансовый год</w:t>
            </w:r>
            <w:r>
              <w:rPr>
                <w:rFonts w:eastAsia="Calibri"/>
              </w:rPr>
              <w:t xml:space="preserve"> (по закупкам и прочих).</w:t>
            </w:r>
          </w:p>
          <w:p w14:paraId="5DAFA093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4C6F53EF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lastRenderedPageBreak/>
              <w:t>Баланс (Остаток по Кт = Оборот по Кт минус Оборот по Дт) на конец</w:t>
            </w:r>
            <w:r>
              <w:rPr>
                <w:szCs w:val="22"/>
              </w:rPr>
              <w:t xml:space="preserve"> отчетного периода по показателям:</w:t>
            </w:r>
          </w:p>
          <w:p w14:paraId="6F0A06AD" w14:textId="2EA608A7" w:rsidR="00C303B1" w:rsidRPr="008E560B" w:rsidRDefault="00C303B1" w:rsidP="00C303B1">
            <w:pPr>
              <w:pStyle w:val="GOSTTableListMark1"/>
            </w:pPr>
            <w:r w:rsidRPr="008E560B">
              <w:t>БО_ПБС_ЗП_</w:t>
            </w:r>
            <w:r>
              <w:t>1,</w:t>
            </w:r>
          </w:p>
          <w:p w14:paraId="6EAEFBBA" w14:textId="3BDCB474" w:rsidR="00C303B1" w:rsidRDefault="00C303B1" w:rsidP="00C303B1">
            <w:pPr>
              <w:pStyle w:val="GOSTTableListMark1"/>
            </w:pPr>
            <w:r w:rsidRPr="008E560B">
              <w:t>БО_ПБС_ЗП_ВАЛ_</w:t>
            </w:r>
            <w:r>
              <w:t>1,</w:t>
            </w:r>
          </w:p>
          <w:p w14:paraId="49FC0987" w14:textId="376824B7" w:rsidR="00C303B1" w:rsidRPr="005F3312" w:rsidRDefault="00C303B1" w:rsidP="00C303B1">
            <w:pPr>
              <w:pStyle w:val="GOSTTableListMark1"/>
            </w:pPr>
            <w:r w:rsidRPr="005F3312">
              <w:t>БО_ПБС_ПП_1</w:t>
            </w:r>
            <w:r>
              <w:t>,</w:t>
            </w:r>
          </w:p>
          <w:p w14:paraId="29D43FFA" w14:textId="65065CBA" w:rsidR="00C303B1" w:rsidRPr="005E26C1" w:rsidRDefault="00C303B1" w:rsidP="00C303B1">
            <w:pPr>
              <w:pStyle w:val="GOSTTableListMark1"/>
              <w:rPr>
                <w:szCs w:val="22"/>
              </w:rPr>
            </w:pPr>
            <w:r w:rsidRPr="005F3312">
              <w:t>БО_ПБС_ПП_ВАЛ_1</w:t>
            </w:r>
          </w:p>
        </w:tc>
        <w:tc>
          <w:tcPr>
            <w:tcW w:w="254" w:type="pct"/>
          </w:tcPr>
          <w:p w14:paraId="4EA7183C" w14:textId="2EEC3526" w:rsidR="00C303B1" w:rsidRDefault="00C303B1" w:rsidP="00C303B1">
            <w:pPr>
              <w:pStyle w:val="GOSTTablenorm"/>
              <w:rPr>
                <w:szCs w:val="22"/>
              </w:rPr>
            </w:pPr>
            <w:r w:rsidRPr="00C050D5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7B599B65" w14:textId="1ECCFB15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37AB7D95" w14:textId="38C90602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48FD9BC3" w14:textId="12F8491B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444D717D" w14:textId="5A194422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6A07A698" w14:textId="1657B674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428EFB6C" w14:textId="3DFF3B69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C303B1" w:rsidRPr="005E26C1" w14:paraId="0975A1F5" w14:textId="77777777" w:rsidTr="00D45F66">
        <w:tc>
          <w:tcPr>
            <w:tcW w:w="125" w:type="pct"/>
          </w:tcPr>
          <w:p w14:paraId="114930B9" w14:textId="77777777" w:rsidR="00C303B1" w:rsidRPr="00E216F3" w:rsidRDefault="00C303B1" w:rsidP="00C303B1">
            <w:pPr>
              <w:pStyle w:val="GOSTTableNum"/>
            </w:pPr>
          </w:p>
        </w:tc>
        <w:tc>
          <w:tcPr>
            <w:tcW w:w="596" w:type="pct"/>
          </w:tcPr>
          <w:p w14:paraId="2F8F3632" w14:textId="5CEE67C7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E216F3">
              <w:t>БО принимаемые</w:t>
            </w:r>
            <w:r>
              <w:t xml:space="preserve"> на первый год планового периода</w:t>
            </w:r>
          </w:p>
        </w:tc>
        <w:tc>
          <w:tcPr>
            <w:tcW w:w="279" w:type="pct"/>
          </w:tcPr>
          <w:p w14:paraId="6CBD086F" w14:textId="72002B15" w:rsidR="00C303B1" w:rsidRPr="001F33C0" w:rsidRDefault="00C303B1" w:rsidP="00C303B1">
            <w:pPr>
              <w:pStyle w:val="GOSTTablenorm"/>
              <w:rPr>
                <w:szCs w:val="22"/>
              </w:rPr>
            </w:pPr>
            <w:ins w:id="1370" w:author="Краснова Наталья EXP-332161" w:date="2026-03-19T17:58:00Z">
              <w:r w:rsidRPr="00A21B35"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0AC65A3C" w14:textId="4A1A445A" w:rsidR="00C303B1" w:rsidRPr="006B36D5" w:rsidRDefault="00C303B1" w:rsidP="00C303B1">
            <w:pPr>
              <w:pStyle w:val="GOSTTablenorm"/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B398CDF" w14:textId="7726137B" w:rsidR="00C303B1" w:rsidRPr="00DA1BEC" w:rsidRDefault="00C303B1" w:rsidP="00C303B1">
            <w:pPr>
              <w:pStyle w:val="GOSTTablenorm"/>
            </w:pPr>
            <w:r>
              <w:rPr>
                <w:lang w:val="en-US"/>
              </w:rPr>
              <w:t>FAIP</w:t>
            </w:r>
            <w:r>
              <w:t>:34</w:t>
            </w:r>
          </w:p>
          <w:p w14:paraId="03D23E23" w14:textId="6C9E9A56" w:rsidR="00C303B1" w:rsidRDefault="00C303B1" w:rsidP="00C303B1">
            <w:pPr>
              <w:pStyle w:val="GOSTTablenorm"/>
            </w:pPr>
            <w:r>
              <w:rPr>
                <w:lang w:val="en-US"/>
              </w:rPr>
              <w:t>KMI</w:t>
            </w:r>
            <w:r>
              <w:t xml:space="preserve"> 34</w:t>
            </w:r>
          </w:p>
        </w:tc>
        <w:tc>
          <w:tcPr>
            <w:tcW w:w="341" w:type="pct"/>
          </w:tcPr>
          <w:p w14:paraId="241EF8C7" w14:textId="27625E8E" w:rsidR="00C303B1" w:rsidRPr="005E26C1" w:rsidRDefault="00C303B1" w:rsidP="00C303B1">
            <w:pPr>
              <w:pStyle w:val="GOSTTablenorm"/>
            </w:pPr>
            <w:r>
              <w:t>105</w:t>
            </w:r>
          </w:p>
        </w:tc>
        <w:tc>
          <w:tcPr>
            <w:tcW w:w="301" w:type="pct"/>
          </w:tcPr>
          <w:p w14:paraId="533AB140" w14:textId="4E533D81" w:rsidR="00C303B1" w:rsidRPr="005E26C1" w:rsidRDefault="00C303B1" w:rsidP="00C303B1">
            <w:pPr>
              <w:pStyle w:val="GOSTTablenorm"/>
            </w:pPr>
            <w:r w:rsidRPr="000850E7">
              <w:rPr>
                <w:lang w:val="en-US"/>
              </w:rPr>
              <w:t>EXP</w:t>
            </w:r>
            <w:r w:rsidRPr="000850E7">
              <w:t>:</w:t>
            </w:r>
            <w:r>
              <w:t xml:space="preserve"> 223</w:t>
            </w:r>
          </w:p>
        </w:tc>
        <w:tc>
          <w:tcPr>
            <w:tcW w:w="1107" w:type="pct"/>
          </w:tcPr>
          <w:p w14:paraId="7FEE92A7" w14:textId="047C1122" w:rsidR="00C303B1" w:rsidRDefault="00C303B1" w:rsidP="00C303B1">
            <w:pPr>
              <w:pStyle w:val="GOSTTablenorm"/>
              <w:rPr>
                <w:rFonts w:eastAsia="Calibri"/>
              </w:rPr>
            </w:pPr>
            <w:r w:rsidRPr="008E560B">
              <w:rPr>
                <w:rFonts w:eastAsia="Calibri"/>
              </w:rPr>
              <w:t>Сумма поставленных на учет принимаемых БО</w:t>
            </w:r>
            <w:r>
              <w:rPr>
                <w:rFonts w:eastAsia="Calibri"/>
              </w:rPr>
              <w:t xml:space="preserve"> </w:t>
            </w:r>
            <w:r>
              <w:t>на первый год планового периода</w:t>
            </w:r>
            <w:r>
              <w:rPr>
                <w:rFonts w:eastAsia="Calibri"/>
              </w:rPr>
              <w:t xml:space="preserve"> (по закупкам и прочих).</w:t>
            </w:r>
          </w:p>
          <w:p w14:paraId="7E7D04F4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1D340140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Баланс (Остаток по Кт = Оборот по Кт минус Оборот по Дт) на конец</w:t>
            </w:r>
            <w:r>
              <w:rPr>
                <w:szCs w:val="22"/>
              </w:rPr>
              <w:t xml:space="preserve"> отчетного периода по показателям:</w:t>
            </w:r>
          </w:p>
          <w:p w14:paraId="6F20AA6C" w14:textId="2A4790A4" w:rsidR="00C303B1" w:rsidRPr="008E560B" w:rsidRDefault="00C303B1" w:rsidP="00C303B1">
            <w:pPr>
              <w:pStyle w:val="GOSTTableListMark1"/>
            </w:pPr>
            <w:r w:rsidRPr="008E560B">
              <w:t>БО_ПБС_ЗП_</w:t>
            </w:r>
            <w:r>
              <w:t>2,</w:t>
            </w:r>
          </w:p>
          <w:p w14:paraId="5336D796" w14:textId="5D121E2A" w:rsidR="00C303B1" w:rsidRDefault="00C303B1" w:rsidP="00C303B1">
            <w:pPr>
              <w:pStyle w:val="GOSTTableListMark1"/>
            </w:pPr>
            <w:r w:rsidRPr="008E560B">
              <w:t>БО_ПБС_ЗП_ВАЛ_</w:t>
            </w:r>
            <w:r>
              <w:t>2,</w:t>
            </w:r>
          </w:p>
          <w:p w14:paraId="79F97420" w14:textId="35AA3D33" w:rsidR="00C303B1" w:rsidRPr="005F3312" w:rsidRDefault="00C303B1" w:rsidP="00C303B1">
            <w:pPr>
              <w:pStyle w:val="GOSTTableListMark1"/>
            </w:pPr>
            <w:r>
              <w:t>БО_ПБС_ПП_2,</w:t>
            </w:r>
          </w:p>
          <w:p w14:paraId="0DAEBE9E" w14:textId="1BB77B0A" w:rsidR="00C303B1" w:rsidRPr="005E26C1" w:rsidRDefault="00C303B1" w:rsidP="00C303B1">
            <w:pPr>
              <w:pStyle w:val="GOSTTableListMark1"/>
              <w:rPr>
                <w:szCs w:val="22"/>
              </w:rPr>
            </w:pPr>
            <w:r>
              <w:t>БО_ПБС_ПП_ВАЛ_2</w:t>
            </w:r>
          </w:p>
        </w:tc>
        <w:tc>
          <w:tcPr>
            <w:tcW w:w="254" w:type="pct"/>
          </w:tcPr>
          <w:p w14:paraId="03D36920" w14:textId="41F68D7E" w:rsidR="00C303B1" w:rsidRDefault="00C303B1" w:rsidP="00C303B1">
            <w:pPr>
              <w:pStyle w:val="GOSTTablenorm"/>
              <w:rPr>
                <w:szCs w:val="22"/>
              </w:rPr>
            </w:pPr>
            <w:r w:rsidRPr="007320A7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6074AD2A" w14:textId="317F8C17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77241B77" w14:textId="052E22F4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3F3EA40F" w14:textId="55FFA0E3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6128A8CA" w14:textId="4ACC11C9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6FE04950" w14:textId="11D32663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0A696C8A" w14:textId="6C7459B0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C303B1" w:rsidRPr="005E26C1" w14:paraId="0A0AC63D" w14:textId="77777777" w:rsidTr="00D45F66">
        <w:tc>
          <w:tcPr>
            <w:tcW w:w="125" w:type="pct"/>
          </w:tcPr>
          <w:p w14:paraId="629A04B2" w14:textId="77777777" w:rsidR="00C303B1" w:rsidRPr="00E216F3" w:rsidRDefault="00C303B1" w:rsidP="00C303B1">
            <w:pPr>
              <w:pStyle w:val="GOSTTableNum"/>
            </w:pPr>
          </w:p>
        </w:tc>
        <w:tc>
          <w:tcPr>
            <w:tcW w:w="596" w:type="pct"/>
          </w:tcPr>
          <w:p w14:paraId="4EB9ED5D" w14:textId="41101B2E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E216F3">
              <w:t>БО принимаемые</w:t>
            </w:r>
            <w:r>
              <w:t xml:space="preserve"> на второй год планового периода</w:t>
            </w:r>
          </w:p>
        </w:tc>
        <w:tc>
          <w:tcPr>
            <w:tcW w:w="279" w:type="pct"/>
          </w:tcPr>
          <w:p w14:paraId="408C62A7" w14:textId="0B81ACA2" w:rsidR="00C303B1" w:rsidRPr="001F33C0" w:rsidRDefault="00C303B1" w:rsidP="00C303B1">
            <w:pPr>
              <w:pStyle w:val="GOSTTablenorm"/>
              <w:rPr>
                <w:szCs w:val="22"/>
              </w:rPr>
            </w:pPr>
            <w:ins w:id="1371" w:author="Краснова Наталья EXP-332161" w:date="2026-03-19T17:58:00Z">
              <w:r w:rsidRPr="00A21B35"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384A70A2" w14:textId="2AF97F10" w:rsidR="00C303B1" w:rsidRPr="006B36D5" w:rsidRDefault="00C303B1" w:rsidP="00C303B1">
            <w:pPr>
              <w:pStyle w:val="GOSTTablenorm"/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0F43ED9" w14:textId="76806FB5" w:rsidR="00C303B1" w:rsidRPr="00DA1BEC" w:rsidRDefault="00C303B1" w:rsidP="00C303B1">
            <w:pPr>
              <w:pStyle w:val="GOSTTablenorm"/>
            </w:pPr>
            <w:r>
              <w:rPr>
                <w:lang w:val="en-US"/>
              </w:rPr>
              <w:t>FAIP</w:t>
            </w:r>
            <w:r>
              <w:t>:35</w:t>
            </w:r>
          </w:p>
          <w:p w14:paraId="15E1D004" w14:textId="15A57FC3" w:rsidR="00C303B1" w:rsidRDefault="00C303B1" w:rsidP="00C303B1">
            <w:pPr>
              <w:pStyle w:val="GOSTTablenorm"/>
            </w:pPr>
            <w:r>
              <w:rPr>
                <w:lang w:val="en-US"/>
              </w:rPr>
              <w:t>KMI</w:t>
            </w:r>
            <w:r>
              <w:t xml:space="preserve"> 35</w:t>
            </w:r>
          </w:p>
        </w:tc>
        <w:tc>
          <w:tcPr>
            <w:tcW w:w="341" w:type="pct"/>
          </w:tcPr>
          <w:p w14:paraId="4DD3EEFD" w14:textId="33A6824F" w:rsidR="00C303B1" w:rsidRPr="005E26C1" w:rsidRDefault="00C303B1" w:rsidP="00C303B1">
            <w:pPr>
              <w:pStyle w:val="GOSTTablenorm"/>
            </w:pPr>
            <w:r>
              <w:t>106</w:t>
            </w:r>
          </w:p>
        </w:tc>
        <w:tc>
          <w:tcPr>
            <w:tcW w:w="301" w:type="pct"/>
          </w:tcPr>
          <w:p w14:paraId="56843075" w14:textId="21C64B93" w:rsidR="00C303B1" w:rsidRPr="005E26C1" w:rsidRDefault="00C303B1" w:rsidP="00C303B1">
            <w:pPr>
              <w:pStyle w:val="GOSTTablenorm"/>
            </w:pPr>
            <w:r w:rsidRPr="000850E7">
              <w:rPr>
                <w:lang w:val="en-US"/>
              </w:rPr>
              <w:t>EXP</w:t>
            </w:r>
            <w:r w:rsidRPr="000850E7">
              <w:t>:</w:t>
            </w:r>
            <w:r>
              <w:t xml:space="preserve"> 224</w:t>
            </w:r>
          </w:p>
        </w:tc>
        <w:tc>
          <w:tcPr>
            <w:tcW w:w="1107" w:type="pct"/>
          </w:tcPr>
          <w:p w14:paraId="2809EFAE" w14:textId="65C21EC6" w:rsidR="00C303B1" w:rsidRDefault="00C303B1" w:rsidP="00C303B1">
            <w:pPr>
              <w:pStyle w:val="GOSTTablenorm"/>
              <w:rPr>
                <w:rFonts w:eastAsia="Calibri"/>
              </w:rPr>
            </w:pPr>
            <w:r w:rsidRPr="008E560B">
              <w:rPr>
                <w:rFonts w:eastAsia="Calibri"/>
              </w:rPr>
              <w:t>Сумма поставленных на учет принимаемых БО</w:t>
            </w:r>
            <w:r>
              <w:rPr>
                <w:rFonts w:eastAsia="Calibri"/>
              </w:rPr>
              <w:t xml:space="preserve"> </w:t>
            </w:r>
            <w:r>
              <w:t>на второй год планового периода</w:t>
            </w:r>
            <w:r>
              <w:rPr>
                <w:rFonts w:eastAsia="Calibri"/>
              </w:rPr>
              <w:t xml:space="preserve"> (по закупкам и прочих).</w:t>
            </w:r>
          </w:p>
          <w:p w14:paraId="203CBCC1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55220A15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Баланс (Остаток по Кт = Оборот по Кт минус Оборот по Дт) на конец</w:t>
            </w:r>
            <w:r>
              <w:rPr>
                <w:szCs w:val="22"/>
              </w:rPr>
              <w:t xml:space="preserve"> отчетного периода по показателям:</w:t>
            </w:r>
          </w:p>
          <w:p w14:paraId="15E9BCE5" w14:textId="345CD96F" w:rsidR="00C303B1" w:rsidRPr="008E560B" w:rsidRDefault="00C303B1" w:rsidP="00C303B1">
            <w:pPr>
              <w:pStyle w:val="GOSTTableListMark1"/>
            </w:pPr>
            <w:r w:rsidRPr="008E560B">
              <w:t>БО_ПБС_ЗП_</w:t>
            </w:r>
            <w:r>
              <w:t>3,</w:t>
            </w:r>
          </w:p>
          <w:p w14:paraId="43005AEF" w14:textId="67B3A99D" w:rsidR="00C303B1" w:rsidRDefault="00C303B1" w:rsidP="00C303B1">
            <w:pPr>
              <w:pStyle w:val="GOSTTableListMark1"/>
            </w:pPr>
            <w:r w:rsidRPr="008E560B">
              <w:t>БО_ПБС_ЗП_ВАЛ_</w:t>
            </w:r>
            <w:r>
              <w:t>3,</w:t>
            </w:r>
          </w:p>
          <w:p w14:paraId="7FAD5012" w14:textId="676AF02B" w:rsidR="00C303B1" w:rsidRPr="005F3312" w:rsidRDefault="00C303B1" w:rsidP="00C303B1">
            <w:pPr>
              <w:pStyle w:val="GOSTTableListMark1"/>
            </w:pPr>
            <w:r>
              <w:t>БО_ПБС_ПП_3,</w:t>
            </w:r>
          </w:p>
          <w:p w14:paraId="2843DC76" w14:textId="67389AD4" w:rsidR="00C303B1" w:rsidRPr="005E26C1" w:rsidRDefault="00C303B1" w:rsidP="00C303B1">
            <w:pPr>
              <w:pStyle w:val="GOSTTableListMark1"/>
              <w:rPr>
                <w:szCs w:val="22"/>
              </w:rPr>
            </w:pPr>
            <w:r>
              <w:t>БО_ПБС_ПП_ВАЛ_3</w:t>
            </w:r>
          </w:p>
        </w:tc>
        <w:tc>
          <w:tcPr>
            <w:tcW w:w="254" w:type="pct"/>
          </w:tcPr>
          <w:p w14:paraId="4E6D5A2E" w14:textId="2A9EEBEC" w:rsidR="00C303B1" w:rsidRDefault="00C303B1" w:rsidP="00C303B1">
            <w:pPr>
              <w:pStyle w:val="GOSTTablenorm"/>
              <w:rPr>
                <w:szCs w:val="22"/>
              </w:rPr>
            </w:pPr>
            <w:r w:rsidRPr="007320A7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54298335" w14:textId="2755D1ED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579B62B1" w14:textId="22632BD8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7F26035A" w14:textId="5195C087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705B98D7" w14:textId="7907EAAF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050367C5" w14:textId="3FC32E24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6EB0A730" w14:textId="3DCDEA94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C303B1" w:rsidRPr="005E26C1" w14:paraId="696FFB5D" w14:textId="77777777" w:rsidTr="00D45F66">
        <w:tc>
          <w:tcPr>
            <w:tcW w:w="125" w:type="pct"/>
          </w:tcPr>
          <w:p w14:paraId="732CADED" w14:textId="77777777" w:rsidR="00C303B1" w:rsidRPr="00E216F3" w:rsidRDefault="00C303B1" w:rsidP="00C303B1">
            <w:pPr>
              <w:pStyle w:val="GOSTTableNum"/>
            </w:pPr>
          </w:p>
        </w:tc>
        <w:tc>
          <w:tcPr>
            <w:tcW w:w="596" w:type="pct"/>
          </w:tcPr>
          <w:p w14:paraId="338374F1" w14:textId="21EF7E0B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E216F3">
              <w:t>БО принимаемые</w:t>
            </w:r>
            <w:r>
              <w:t xml:space="preserve"> на третий год планового периода</w:t>
            </w:r>
          </w:p>
        </w:tc>
        <w:tc>
          <w:tcPr>
            <w:tcW w:w="279" w:type="pct"/>
          </w:tcPr>
          <w:p w14:paraId="067C4D00" w14:textId="08C87AD4" w:rsidR="00C303B1" w:rsidRPr="001F33C0" w:rsidRDefault="00C303B1" w:rsidP="00C303B1">
            <w:pPr>
              <w:pStyle w:val="GOSTTablenorm"/>
              <w:rPr>
                <w:szCs w:val="22"/>
              </w:rPr>
            </w:pPr>
            <w:ins w:id="1372" w:author="Краснова Наталья EXP-332161" w:date="2026-03-19T17:58:00Z">
              <w:r w:rsidRPr="00A21B35"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326BDDA1" w14:textId="64B17257" w:rsidR="00C303B1" w:rsidRPr="006B36D5" w:rsidRDefault="00C303B1" w:rsidP="00C303B1">
            <w:pPr>
              <w:pStyle w:val="GOSTTablenorm"/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5A2B091" w14:textId="1ACFD6B0" w:rsidR="00C303B1" w:rsidRPr="00DA1BEC" w:rsidRDefault="00C303B1" w:rsidP="00C303B1">
            <w:pPr>
              <w:pStyle w:val="GOSTTablenorm"/>
            </w:pPr>
            <w:r>
              <w:rPr>
                <w:lang w:val="en-US"/>
              </w:rPr>
              <w:t>FAIP</w:t>
            </w:r>
            <w:r>
              <w:t>:36</w:t>
            </w:r>
          </w:p>
          <w:p w14:paraId="7FF527ED" w14:textId="455C7F32" w:rsidR="00C303B1" w:rsidRDefault="00C303B1" w:rsidP="00C303B1">
            <w:pPr>
              <w:pStyle w:val="GOSTTablenorm"/>
            </w:pPr>
            <w:r>
              <w:rPr>
                <w:lang w:val="en-US"/>
              </w:rPr>
              <w:t>KMI</w:t>
            </w:r>
            <w:r>
              <w:t xml:space="preserve"> 36</w:t>
            </w:r>
          </w:p>
        </w:tc>
        <w:tc>
          <w:tcPr>
            <w:tcW w:w="341" w:type="pct"/>
          </w:tcPr>
          <w:p w14:paraId="552A1578" w14:textId="12F5EF97" w:rsidR="00C303B1" w:rsidRPr="005E26C1" w:rsidRDefault="00C303B1" w:rsidP="00C303B1">
            <w:pPr>
              <w:pStyle w:val="GOSTTablenorm"/>
            </w:pPr>
            <w:r>
              <w:t>107</w:t>
            </w:r>
          </w:p>
        </w:tc>
        <w:tc>
          <w:tcPr>
            <w:tcW w:w="301" w:type="pct"/>
          </w:tcPr>
          <w:p w14:paraId="4A868737" w14:textId="1FE14BE1" w:rsidR="00C303B1" w:rsidRPr="005E26C1" w:rsidRDefault="00C303B1" w:rsidP="00C303B1">
            <w:pPr>
              <w:pStyle w:val="GOSTTablenorm"/>
            </w:pPr>
            <w:r w:rsidRPr="000850E7">
              <w:rPr>
                <w:lang w:val="en-US"/>
              </w:rPr>
              <w:t>EXP</w:t>
            </w:r>
            <w:r w:rsidRPr="000850E7">
              <w:t>:</w:t>
            </w:r>
            <w:r>
              <w:t xml:space="preserve"> 225</w:t>
            </w:r>
          </w:p>
        </w:tc>
        <w:tc>
          <w:tcPr>
            <w:tcW w:w="1107" w:type="pct"/>
          </w:tcPr>
          <w:p w14:paraId="4E144EE1" w14:textId="3A747ECB" w:rsidR="00C303B1" w:rsidRDefault="00C303B1" w:rsidP="00C303B1">
            <w:pPr>
              <w:pStyle w:val="GOSTTablenorm"/>
              <w:rPr>
                <w:rFonts w:eastAsia="Calibri"/>
              </w:rPr>
            </w:pPr>
            <w:r w:rsidRPr="008E560B">
              <w:rPr>
                <w:rFonts w:eastAsia="Calibri"/>
              </w:rPr>
              <w:t>Сумма поставленных на учет принимаемых БО</w:t>
            </w:r>
            <w:r>
              <w:rPr>
                <w:rFonts w:eastAsia="Calibri"/>
              </w:rPr>
              <w:t xml:space="preserve"> </w:t>
            </w:r>
            <w:r>
              <w:t>на третий год планового периода</w:t>
            </w:r>
            <w:r>
              <w:rPr>
                <w:rFonts w:eastAsia="Calibri"/>
              </w:rPr>
              <w:t xml:space="preserve"> (по закупкам и прочих).</w:t>
            </w:r>
          </w:p>
          <w:p w14:paraId="7C22F270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63BBB7AF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Баланс (Остаток по Кт = Оборот по Кт минус Оборот по Дт) на конец</w:t>
            </w:r>
            <w:r>
              <w:rPr>
                <w:szCs w:val="22"/>
              </w:rPr>
              <w:t xml:space="preserve"> отчетного периода по показателям:</w:t>
            </w:r>
          </w:p>
          <w:p w14:paraId="33829E4D" w14:textId="447DC6ED" w:rsidR="00C303B1" w:rsidRPr="008E560B" w:rsidRDefault="00C303B1" w:rsidP="00C303B1">
            <w:pPr>
              <w:pStyle w:val="GOSTTableListMark1"/>
            </w:pPr>
            <w:r w:rsidRPr="008E560B">
              <w:lastRenderedPageBreak/>
              <w:t>БО_ПБС_ЗП_</w:t>
            </w:r>
            <w:r>
              <w:t>4,</w:t>
            </w:r>
          </w:p>
          <w:p w14:paraId="34FFAEC3" w14:textId="32429F1E" w:rsidR="00C303B1" w:rsidRDefault="00C303B1" w:rsidP="00C303B1">
            <w:pPr>
              <w:pStyle w:val="GOSTTableListMark1"/>
            </w:pPr>
            <w:r w:rsidRPr="008E560B">
              <w:t>БО_ПБС_ЗП_ВАЛ_</w:t>
            </w:r>
            <w:r>
              <w:t>4,</w:t>
            </w:r>
          </w:p>
          <w:p w14:paraId="4FE050EC" w14:textId="748F0BFB" w:rsidR="00C303B1" w:rsidRPr="005F3312" w:rsidRDefault="00C303B1" w:rsidP="00C303B1">
            <w:pPr>
              <w:pStyle w:val="GOSTTableListMark1"/>
            </w:pPr>
            <w:r>
              <w:t>БО_ПБС_ПП_4,</w:t>
            </w:r>
          </w:p>
          <w:p w14:paraId="25FE3507" w14:textId="52C82076" w:rsidR="00C303B1" w:rsidRPr="005E26C1" w:rsidRDefault="00C303B1" w:rsidP="00C303B1">
            <w:pPr>
              <w:pStyle w:val="GOSTTableListMark1"/>
              <w:rPr>
                <w:szCs w:val="22"/>
              </w:rPr>
            </w:pPr>
            <w:r>
              <w:t>БО_ПБС_ПП_ВАЛ_4</w:t>
            </w:r>
          </w:p>
        </w:tc>
        <w:tc>
          <w:tcPr>
            <w:tcW w:w="254" w:type="pct"/>
          </w:tcPr>
          <w:p w14:paraId="24452489" w14:textId="27A1E848" w:rsidR="00C303B1" w:rsidRDefault="00C303B1" w:rsidP="00C303B1">
            <w:pPr>
              <w:pStyle w:val="GOSTTablenorm"/>
              <w:rPr>
                <w:szCs w:val="22"/>
              </w:rPr>
            </w:pPr>
            <w:r w:rsidRPr="00546AC9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0B977131" w14:textId="679A58A6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4BDE1AF9" w14:textId="2747CDA5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22BDA8D0" w14:textId="08A8F7A8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6101EBAF" w14:textId="55318ACC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21BB744A" w14:textId="68A698BC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2F68FAF3" w14:textId="5A3E6253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C303B1" w:rsidRPr="005E26C1" w14:paraId="45EA4083" w14:textId="77777777" w:rsidTr="00D45F66">
        <w:tc>
          <w:tcPr>
            <w:tcW w:w="125" w:type="pct"/>
          </w:tcPr>
          <w:p w14:paraId="2D2598D3" w14:textId="77777777" w:rsidR="00C303B1" w:rsidRPr="00E216F3" w:rsidRDefault="00C303B1" w:rsidP="00C303B1">
            <w:pPr>
              <w:pStyle w:val="GOSTTableNum"/>
            </w:pPr>
          </w:p>
        </w:tc>
        <w:tc>
          <w:tcPr>
            <w:tcW w:w="596" w:type="pct"/>
          </w:tcPr>
          <w:p w14:paraId="4B28935B" w14:textId="3AA89BA7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E216F3">
              <w:t>БО принимаемые</w:t>
            </w:r>
            <w:r>
              <w:t xml:space="preserve"> на </w:t>
            </w:r>
            <w:del w:id="1373" w:author="Суслова Оксана Алексеевна" w:date="2026-03-10T15:25:00Z">
              <w:r w:rsidDel="00785E4F">
                <w:delText>иные очередные</w:delText>
              </w:r>
            </w:del>
            <w:ins w:id="1374" w:author="Суслова Оксана Алексеевна" w:date="2026-03-10T15:25:00Z">
              <w:r>
                <w:t>последующие</w:t>
              </w:r>
            </w:ins>
            <w:r>
              <w:t xml:space="preserve"> годы за пределами плановых</w:t>
            </w:r>
          </w:p>
        </w:tc>
        <w:tc>
          <w:tcPr>
            <w:tcW w:w="279" w:type="pct"/>
          </w:tcPr>
          <w:p w14:paraId="1F020A0A" w14:textId="0670DB11" w:rsidR="00C303B1" w:rsidRPr="001F33C0" w:rsidRDefault="00C303B1" w:rsidP="00C303B1">
            <w:pPr>
              <w:pStyle w:val="GOSTTablenorm"/>
              <w:rPr>
                <w:szCs w:val="22"/>
              </w:rPr>
            </w:pPr>
            <w:ins w:id="1375" w:author="Краснова Наталья EXP-332161" w:date="2026-03-19T17:58:00Z">
              <w:r w:rsidRPr="00A96B49"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0D02A748" w14:textId="69A2A0DC" w:rsidR="00C303B1" w:rsidRDefault="00C303B1" w:rsidP="00C303B1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06476E6" w14:textId="377311B4" w:rsidR="000A6655" w:rsidRPr="00DA1BEC" w:rsidRDefault="000A6655" w:rsidP="000A6655">
            <w:pPr>
              <w:pStyle w:val="GOSTTablenorm"/>
              <w:rPr>
                <w:ins w:id="1376" w:author="EXP-345810" w:date="2026-04-27T10:19:00Z"/>
              </w:rPr>
            </w:pPr>
            <w:ins w:id="1377" w:author="EXP-345810" w:date="2026-04-27T10:19:00Z">
              <w:r>
                <w:rPr>
                  <w:lang w:val="en-US"/>
                </w:rPr>
                <w:t>FAIP</w:t>
              </w:r>
              <w:r>
                <w:t>:</w:t>
              </w:r>
              <w:r>
                <w:t>55</w:t>
              </w:r>
            </w:ins>
          </w:p>
          <w:p w14:paraId="3EF87EE3" w14:textId="6AD95B22" w:rsidR="00C303B1" w:rsidRDefault="000A6655" w:rsidP="000A6655">
            <w:pPr>
              <w:pStyle w:val="GOSTTablenorm"/>
              <w:rPr>
                <w:szCs w:val="22"/>
              </w:rPr>
            </w:pPr>
            <w:ins w:id="1378" w:author="EXP-345810" w:date="2026-04-27T10:19:00Z">
              <w:r>
                <w:rPr>
                  <w:lang w:val="en-US"/>
                </w:rPr>
                <w:t>KMI</w:t>
              </w:r>
              <w:r>
                <w:t xml:space="preserve"> 55</w:t>
              </w:r>
            </w:ins>
            <w:bookmarkStart w:id="1379" w:name="_GoBack"/>
            <w:bookmarkEnd w:id="1379"/>
            <w:del w:id="1380" w:author="EXP-345810" w:date="2026-04-27T10:19:00Z">
              <w:r w:rsidR="00C303B1" w:rsidDel="000A6655">
                <w:rPr>
                  <w:szCs w:val="22"/>
                </w:rPr>
                <w:delText>-</w:delText>
              </w:r>
            </w:del>
          </w:p>
        </w:tc>
        <w:tc>
          <w:tcPr>
            <w:tcW w:w="341" w:type="pct"/>
          </w:tcPr>
          <w:p w14:paraId="6EA9F6B4" w14:textId="7B09B883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108</w:t>
            </w:r>
          </w:p>
        </w:tc>
        <w:tc>
          <w:tcPr>
            <w:tcW w:w="301" w:type="pct"/>
          </w:tcPr>
          <w:p w14:paraId="096A3FC5" w14:textId="4F7F681B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0850E7">
              <w:rPr>
                <w:szCs w:val="22"/>
                <w:lang w:val="en-US"/>
              </w:rPr>
              <w:t>EXP</w:t>
            </w:r>
            <w:r w:rsidRPr="000850E7">
              <w:rPr>
                <w:szCs w:val="22"/>
              </w:rPr>
              <w:t>:</w:t>
            </w:r>
            <w:r>
              <w:rPr>
                <w:szCs w:val="22"/>
              </w:rPr>
              <w:t xml:space="preserve"> 226</w:t>
            </w:r>
          </w:p>
        </w:tc>
        <w:tc>
          <w:tcPr>
            <w:tcW w:w="1107" w:type="pct"/>
          </w:tcPr>
          <w:p w14:paraId="4FC67959" w14:textId="1DBDF65C" w:rsidR="00C303B1" w:rsidRDefault="00C303B1" w:rsidP="00C303B1">
            <w:pPr>
              <w:pStyle w:val="GOSTTablenorm"/>
              <w:rPr>
                <w:rFonts w:eastAsia="Calibri"/>
              </w:rPr>
            </w:pPr>
            <w:r w:rsidRPr="008E560B">
              <w:rPr>
                <w:rFonts w:eastAsia="Calibri"/>
              </w:rPr>
              <w:t>Сумма поставленных на учет принимаемых БО</w:t>
            </w:r>
            <w:r>
              <w:rPr>
                <w:rFonts w:eastAsia="Calibri"/>
              </w:rPr>
              <w:t xml:space="preserve"> </w:t>
            </w:r>
            <w:r>
              <w:t xml:space="preserve">на </w:t>
            </w:r>
            <w:del w:id="1381" w:author="Суслова Оксана Алексеевна" w:date="2026-03-10T15:25:00Z">
              <w:r w:rsidDel="00785E4F">
                <w:delText>иные очередные</w:delText>
              </w:r>
            </w:del>
            <w:ins w:id="1382" w:author="Суслова Оксана Алексеевна" w:date="2026-03-10T15:25:00Z">
              <w:r>
                <w:t>последующие</w:t>
              </w:r>
            </w:ins>
            <w:r>
              <w:t xml:space="preserve"> годы за пределами плановых</w:t>
            </w:r>
            <w:r>
              <w:rPr>
                <w:rFonts w:eastAsia="Calibri"/>
              </w:rPr>
              <w:t xml:space="preserve"> (по закупкам и прочих).</w:t>
            </w:r>
          </w:p>
          <w:p w14:paraId="0C2A3DD3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4B92901C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Баланс (Остаток по Кт = Оборот по Кт минус Оборот по Дт) на конец</w:t>
            </w:r>
            <w:r>
              <w:rPr>
                <w:szCs w:val="22"/>
              </w:rPr>
              <w:t xml:space="preserve"> отчетного периода по показателям:</w:t>
            </w:r>
          </w:p>
          <w:p w14:paraId="50AF4E73" w14:textId="24D78A94" w:rsidR="00C303B1" w:rsidRPr="008E560B" w:rsidRDefault="00C303B1" w:rsidP="00C303B1">
            <w:pPr>
              <w:pStyle w:val="GOSTTableListMark1"/>
            </w:pPr>
            <w:r w:rsidRPr="008E560B">
              <w:t>БО_ПБС_ЗП_</w:t>
            </w:r>
            <w:r>
              <w:t>5,</w:t>
            </w:r>
          </w:p>
          <w:p w14:paraId="7061682B" w14:textId="219D7A20" w:rsidR="00C303B1" w:rsidRDefault="00C303B1" w:rsidP="00C303B1">
            <w:pPr>
              <w:pStyle w:val="GOSTTableListMark1"/>
            </w:pPr>
            <w:r w:rsidRPr="008E560B">
              <w:t>БО_ПБС_ЗП_ВАЛ_</w:t>
            </w:r>
            <w:r>
              <w:t>5,</w:t>
            </w:r>
          </w:p>
          <w:p w14:paraId="63E62404" w14:textId="099167BC" w:rsidR="00C303B1" w:rsidRPr="005F3312" w:rsidRDefault="00C303B1" w:rsidP="00C303B1">
            <w:pPr>
              <w:pStyle w:val="GOSTTableListMark1"/>
            </w:pPr>
            <w:r>
              <w:t>БО_ПБС_ПП_5,</w:t>
            </w:r>
          </w:p>
          <w:p w14:paraId="4C1D1D17" w14:textId="71E46FA1" w:rsidR="00C303B1" w:rsidRPr="005E26C1" w:rsidRDefault="00C303B1" w:rsidP="00C303B1">
            <w:pPr>
              <w:pStyle w:val="GOSTTableListMark1"/>
              <w:rPr>
                <w:szCs w:val="22"/>
              </w:rPr>
            </w:pPr>
            <w:r>
              <w:t>БО_ПБС_ПП_ВАЛ_5</w:t>
            </w:r>
          </w:p>
        </w:tc>
        <w:tc>
          <w:tcPr>
            <w:tcW w:w="254" w:type="pct"/>
          </w:tcPr>
          <w:p w14:paraId="13F1E1DC" w14:textId="0958E136" w:rsidR="00C303B1" w:rsidRDefault="00C303B1" w:rsidP="00C303B1">
            <w:pPr>
              <w:pStyle w:val="GOSTTablenorm"/>
              <w:rPr>
                <w:szCs w:val="22"/>
              </w:rPr>
            </w:pPr>
            <w:r w:rsidRPr="00546AC9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41727AFB" w14:textId="0F9511C3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5FE4C2A7" w14:textId="64D7302B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660C67D8" w14:textId="2E5FC2A8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04F8A7E2" w14:textId="2ABB6320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524D377B" w14:textId="71D69006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7756543B" w14:textId="4F60285F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C303B1" w:rsidRPr="005E26C1" w14:paraId="31A93DD4" w14:textId="77777777" w:rsidTr="00D45F66">
        <w:tc>
          <w:tcPr>
            <w:tcW w:w="125" w:type="pct"/>
          </w:tcPr>
          <w:p w14:paraId="2BBA72A7" w14:textId="77777777" w:rsidR="00C303B1" w:rsidRDefault="00C303B1" w:rsidP="00C303B1">
            <w:pPr>
              <w:pStyle w:val="GOSTTableNum"/>
            </w:pPr>
          </w:p>
        </w:tc>
        <w:tc>
          <w:tcPr>
            <w:tcW w:w="596" w:type="pct"/>
          </w:tcPr>
          <w:p w14:paraId="604D1C38" w14:textId="08AF2A38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Из них</w:t>
            </w:r>
            <w:r w:rsidRPr="007F2892">
              <w:t xml:space="preserve"> БО принимаемые по закупкам</w:t>
            </w:r>
            <w:r>
              <w:t xml:space="preserve"> на текущий финансовый год</w:t>
            </w:r>
          </w:p>
        </w:tc>
        <w:tc>
          <w:tcPr>
            <w:tcW w:w="279" w:type="pct"/>
          </w:tcPr>
          <w:p w14:paraId="5E735A8D" w14:textId="3290C55D" w:rsidR="00C303B1" w:rsidRPr="001F33C0" w:rsidRDefault="00C303B1" w:rsidP="00C303B1">
            <w:pPr>
              <w:pStyle w:val="GOSTTablenorm"/>
              <w:rPr>
                <w:szCs w:val="22"/>
              </w:rPr>
            </w:pPr>
            <w:ins w:id="1383" w:author="Краснова Наталья EXP-332161" w:date="2026-03-19T17:58:00Z">
              <w:r w:rsidRPr="00A96B49"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36450D62" w14:textId="2C47ED9D" w:rsidR="00C303B1" w:rsidRDefault="00C303B1" w:rsidP="00C303B1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9030CB2" w14:textId="39D833B9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094086F5" w14:textId="5E28A9B2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109</w:t>
            </w:r>
          </w:p>
        </w:tc>
        <w:tc>
          <w:tcPr>
            <w:tcW w:w="301" w:type="pct"/>
          </w:tcPr>
          <w:p w14:paraId="0B862D17" w14:textId="7FD01101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0850E7">
              <w:rPr>
                <w:szCs w:val="22"/>
                <w:lang w:val="en-US"/>
              </w:rPr>
              <w:t>EXP</w:t>
            </w:r>
            <w:r w:rsidRPr="000850E7">
              <w:rPr>
                <w:szCs w:val="22"/>
              </w:rPr>
              <w:t>:</w:t>
            </w:r>
            <w:r>
              <w:rPr>
                <w:szCs w:val="22"/>
              </w:rPr>
              <w:t xml:space="preserve"> 227</w:t>
            </w:r>
          </w:p>
        </w:tc>
        <w:tc>
          <w:tcPr>
            <w:tcW w:w="1107" w:type="pct"/>
          </w:tcPr>
          <w:p w14:paraId="631214B3" w14:textId="77777777" w:rsidR="00C303B1" w:rsidRDefault="00C303B1" w:rsidP="00C303B1">
            <w:pPr>
              <w:pStyle w:val="GOSTTablenorm"/>
            </w:pPr>
            <w:r>
              <w:rPr>
                <w:rFonts w:eastAsia="Calibri"/>
              </w:rPr>
              <w:t xml:space="preserve">Сумма поставленных на учет БО, принимаемых по закупкам </w:t>
            </w:r>
            <w:r>
              <w:t>на текущий финансовый год.</w:t>
            </w:r>
          </w:p>
          <w:p w14:paraId="0DDCC9CC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23A6E6F8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Баланс (Остаток по Кт = Оборот по Кт минус Оборот по Дт) на конец</w:t>
            </w:r>
            <w:r>
              <w:rPr>
                <w:szCs w:val="22"/>
              </w:rPr>
              <w:t xml:space="preserve"> отчетного периода по показателям:</w:t>
            </w:r>
          </w:p>
          <w:p w14:paraId="09FF452E" w14:textId="4346CB17" w:rsidR="00C303B1" w:rsidRPr="005F3312" w:rsidRDefault="00C303B1" w:rsidP="00C303B1">
            <w:pPr>
              <w:pStyle w:val="GOSTTableListMark1"/>
            </w:pPr>
            <w:r w:rsidRPr="005F3312">
              <w:t>БО_ПБС_ЗП_1</w:t>
            </w:r>
            <w:r>
              <w:t>,</w:t>
            </w:r>
          </w:p>
          <w:p w14:paraId="357C74CB" w14:textId="210D9AA7" w:rsidR="00C303B1" w:rsidRPr="005E26C1" w:rsidRDefault="00C303B1" w:rsidP="00C303B1">
            <w:pPr>
              <w:pStyle w:val="GOSTTableListMark1"/>
              <w:rPr>
                <w:szCs w:val="22"/>
              </w:rPr>
            </w:pPr>
            <w:r w:rsidRPr="005F3312">
              <w:t>БО_ПБС_ЗП_ВАЛ_1</w:t>
            </w:r>
          </w:p>
        </w:tc>
        <w:tc>
          <w:tcPr>
            <w:tcW w:w="254" w:type="pct"/>
          </w:tcPr>
          <w:p w14:paraId="02995462" w14:textId="2341DB65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4F46F5C3" w14:textId="7D75D430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704F2297" w14:textId="2C5A2A1A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26EEE927" w14:textId="1A0DFA3E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36733F08" w14:textId="2545EB5A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7E45E2C7" w14:textId="06629279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5A19FA6E" w14:textId="0E99D6F8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C303B1" w:rsidRPr="005E26C1" w14:paraId="57F433EC" w14:textId="77777777" w:rsidTr="00D45F66">
        <w:tc>
          <w:tcPr>
            <w:tcW w:w="125" w:type="pct"/>
          </w:tcPr>
          <w:p w14:paraId="1C12C40E" w14:textId="77777777" w:rsidR="00C303B1" w:rsidRDefault="00C303B1" w:rsidP="00C303B1">
            <w:pPr>
              <w:pStyle w:val="GOSTTableNum"/>
            </w:pPr>
          </w:p>
        </w:tc>
        <w:tc>
          <w:tcPr>
            <w:tcW w:w="596" w:type="pct"/>
          </w:tcPr>
          <w:p w14:paraId="0FF4A4F0" w14:textId="42F34D88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Из них</w:t>
            </w:r>
            <w:r w:rsidRPr="00E216F3">
              <w:t xml:space="preserve"> БО принимаемые по закупкам</w:t>
            </w:r>
            <w:r>
              <w:t xml:space="preserve"> на первый год планового периода</w:t>
            </w:r>
          </w:p>
        </w:tc>
        <w:tc>
          <w:tcPr>
            <w:tcW w:w="279" w:type="pct"/>
          </w:tcPr>
          <w:p w14:paraId="7EA0B773" w14:textId="76F03E60" w:rsidR="00C303B1" w:rsidRPr="001F33C0" w:rsidRDefault="00C303B1" w:rsidP="00C303B1">
            <w:pPr>
              <w:pStyle w:val="GOSTTablenorm"/>
              <w:rPr>
                <w:szCs w:val="22"/>
              </w:rPr>
            </w:pPr>
            <w:ins w:id="1384" w:author="Краснова Наталья EXP-332161" w:date="2026-03-19T17:58:00Z">
              <w:r w:rsidRPr="00A96B49"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54C8F4C6" w14:textId="0A65CE1C" w:rsidR="00C303B1" w:rsidRDefault="00C303B1" w:rsidP="00C303B1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F15EFB8" w14:textId="121F45E4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376836DF" w14:textId="650AEC3E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110</w:t>
            </w:r>
          </w:p>
        </w:tc>
        <w:tc>
          <w:tcPr>
            <w:tcW w:w="301" w:type="pct"/>
          </w:tcPr>
          <w:p w14:paraId="340DDEE1" w14:textId="26EB9404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0850E7">
              <w:rPr>
                <w:szCs w:val="22"/>
                <w:lang w:val="en-US"/>
              </w:rPr>
              <w:t>EXP</w:t>
            </w:r>
            <w:r w:rsidRPr="000850E7">
              <w:rPr>
                <w:szCs w:val="22"/>
              </w:rPr>
              <w:t>:</w:t>
            </w:r>
            <w:r>
              <w:rPr>
                <w:szCs w:val="22"/>
              </w:rPr>
              <w:t xml:space="preserve"> 228</w:t>
            </w:r>
          </w:p>
        </w:tc>
        <w:tc>
          <w:tcPr>
            <w:tcW w:w="1107" w:type="pct"/>
          </w:tcPr>
          <w:p w14:paraId="39943FED" w14:textId="259423DB" w:rsidR="00C303B1" w:rsidRDefault="00C303B1" w:rsidP="00C303B1">
            <w:pPr>
              <w:pStyle w:val="GOSTTablenorm"/>
            </w:pPr>
            <w:r>
              <w:rPr>
                <w:rFonts w:eastAsia="Calibri"/>
              </w:rPr>
              <w:t xml:space="preserve">Сумма поставленных на учет БО, принимаемых по закупкам </w:t>
            </w:r>
            <w:r>
              <w:t>на первый год планового периода.</w:t>
            </w:r>
          </w:p>
          <w:p w14:paraId="07653E51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52146D63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Баланс (Остаток по Кт = Оборот по Кт минус Оборот по Дт) на конец</w:t>
            </w:r>
            <w:r>
              <w:rPr>
                <w:szCs w:val="22"/>
              </w:rPr>
              <w:t xml:space="preserve"> отчетного периода по показателям:</w:t>
            </w:r>
          </w:p>
          <w:p w14:paraId="74B53F23" w14:textId="37BCE76E" w:rsidR="00C303B1" w:rsidRPr="005F3312" w:rsidRDefault="00C303B1" w:rsidP="00C303B1">
            <w:pPr>
              <w:pStyle w:val="GOSTTableListMark1"/>
            </w:pPr>
            <w:r>
              <w:t>БО_ПБС_ЗП_2,</w:t>
            </w:r>
          </w:p>
          <w:p w14:paraId="132C3DB9" w14:textId="2454DBD3" w:rsidR="00C303B1" w:rsidRPr="005E26C1" w:rsidRDefault="00C303B1" w:rsidP="00C303B1">
            <w:pPr>
              <w:pStyle w:val="GOSTTableListMark1"/>
              <w:rPr>
                <w:szCs w:val="22"/>
              </w:rPr>
            </w:pPr>
            <w:r>
              <w:t>БО_ПБС_ЗП_ВАЛ_2</w:t>
            </w:r>
          </w:p>
        </w:tc>
        <w:tc>
          <w:tcPr>
            <w:tcW w:w="254" w:type="pct"/>
          </w:tcPr>
          <w:p w14:paraId="2348AFD6" w14:textId="7B807187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368E5F1D" w14:textId="291A6BEE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0EE3A21F" w14:textId="75AB6026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4DCF36C8" w14:textId="4A949813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2175875A" w14:textId="419AFDEC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34D6425D" w14:textId="720C2B96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1ABCCC3E" w14:textId="57F10610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C303B1" w:rsidRPr="005E26C1" w14:paraId="4FB59D07" w14:textId="77777777" w:rsidTr="00D45F66">
        <w:tc>
          <w:tcPr>
            <w:tcW w:w="125" w:type="pct"/>
          </w:tcPr>
          <w:p w14:paraId="44067CCD" w14:textId="77777777" w:rsidR="00C303B1" w:rsidRDefault="00C303B1" w:rsidP="00C303B1">
            <w:pPr>
              <w:pStyle w:val="GOSTTableNum"/>
            </w:pPr>
          </w:p>
        </w:tc>
        <w:tc>
          <w:tcPr>
            <w:tcW w:w="596" w:type="pct"/>
          </w:tcPr>
          <w:p w14:paraId="461A2675" w14:textId="0AF2342D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Из них</w:t>
            </w:r>
            <w:r w:rsidRPr="00E216F3">
              <w:t xml:space="preserve"> БО принимаемые по закупкам</w:t>
            </w:r>
            <w:r>
              <w:t xml:space="preserve"> на второй год планового периода</w:t>
            </w:r>
          </w:p>
        </w:tc>
        <w:tc>
          <w:tcPr>
            <w:tcW w:w="279" w:type="pct"/>
          </w:tcPr>
          <w:p w14:paraId="0C04467C" w14:textId="35413A17" w:rsidR="00C303B1" w:rsidRPr="001F33C0" w:rsidRDefault="00C303B1" w:rsidP="00C303B1">
            <w:pPr>
              <w:pStyle w:val="GOSTTablenorm"/>
              <w:rPr>
                <w:szCs w:val="22"/>
              </w:rPr>
            </w:pPr>
            <w:ins w:id="1385" w:author="Краснова Наталья EXP-332161" w:date="2026-03-19T17:58:00Z">
              <w:r w:rsidRPr="00896418"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438B3922" w14:textId="76AAA837" w:rsidR="00C303B1" w:rsidRDefault="00C303B1" w:rsidP="00C303B1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96C2A8E" w14:textId="3C632B91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74421E0F" w14:textId="379A66F2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111</w:t>
            </w:r>
          </w:p>
        </w:tc>
        <w:tc>
          <w:tcPr>
            <w:tcW w:w="301" w:type="pct"/>
          </w:tcPr>
          <w:p w14:paraId="27881133" w14:textId="7848451B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0850E7">
              <w:rPr>
                <w:szCs w:val="22"/>
                <w:lang w:val="en-US"/>
              </w:rPr>
              <w:t>EXP</w:t>
            </w:r>
            <w:r w:rsidRPr="000850E7">
              <w:rPr>
                <w:szCs w:val="22"/>
              </w:rPr>
              <w:t>:</w:t>
            </w:r>
            <w:r>
              <w:rPr>
                <w:szCs w:val="22"/>
              </w:rPr>
              <w:t xml:space="preserve"> 229</w:t>
            </w:r>
          </w:p>
        </w:tc>
        <w:tc>
          <w:tcPr>
            <w:tcW w:w="1107" w:type="pct"/>
          </w:tcPr>
          <w:p w14:paraId="1B3381A6" w14:textId="1AFC00B3" w:rsidR="00C303B1" w:rsidRDefault="00C303B1" w:rsidP="00C303B1">
            <w:pPr>
              <w:pStyle w:val="GOSTTablenorm"/>
            </w:pPr>
            <w:r>
              <w:rPr>
                <w:rFonts w:eastAsia="Calibri"/>
              </w:rPr>
              <w:t xml:space="preserve">Сумма поставленных на учет БО, принимаемых по закупкам </w:t>
            </w:r>
            <w:r>
              <w:t>на второй год планового периода.</w:t>
            </w:r>
          </w:p>
          <w:p w14:paraId="2201834A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2F167A63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Баланс (Остаток по Кт = Оборот по Кт минус Оборот по Дт) на конец</w:t>
            </w:r>
            <w:r>
              <w:rPr>
                <w:szCs w:val="22"/>
              </w:rPr>
              <w:t xml:space="preserve"> отчетного периода по показателям:</w:t>
            </w:r>
          </w:p>
          <w:p w14:paraId="0C61ECE7" w14:textId="71AFB6FE" w:rsidR="00C303B1" w:rsidRPr="005F3312" w:rsidRDefault="00C303B1" w:rsidP="00C303B1">
            <w:pPr>
              <w:pStyle w:val="GOSTTableListMark1"/>
            </w:pPr>
            <w:r>
              <w:t>БО_ПБС_ЗП_3,</w:t>
            </w:r>
          </w:p>
          <w:p w14:paraId="2A088CCC" w14:textId="21982503" w:rsidR="00C303B1" w:rsidRPr="005E26C1" w:rsidRDefault="00C303B1" w:rsidP="00C303B1">
            <w:pPr>
              <w:pStyle w:val="GOSTTableListMark1"/>
              <w:rPr>
                <w:szCs w:val="22"/>
              </w:rPr>
            </w:pPr>
            <w:r>
              <w:t>БО_ПБС_ЗП_ВАЛ_3</w:t>
            </w:r>
          </w:p>
        </w:tc>
        <w:tc>
          <w:tcPr>
            <w:tcW w:w="254" w:type="pct"/>
          </w:tcPr>
          <w:p w14:paraId="250E3B96" w14:textId="786A3DB9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2E10BC4A" w14:textId="25F45F97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531431B5" w14:textId="2B03F96D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48C3C9E4" w14:textId="52848EB5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1A250134" w14:textId="426393DD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18ABE569" w14:textId="012C6486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158CA57E" w14:textId="1F1916FD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C303B1" w:rsidRPr="005E26C1" w14:paraId="22A26CCF" w14:textId="77777777" w:rsidTr="00D45F66">
        <w:tc>
          <w:tcPr>
            <w:tcW w:w="125" w:type="pct"/>
          </w:tcPr>
          <w:p w14:paraId="2A4FFCD0" w14:textId="77777777" w:rsidR="00C303B1" w:rsidRDefault="00C303B1" w:rsidP="00C303B1">
            <w:pPr>
              <w:pStyle w:val="GOSTTableNum"/>
            </w:pPr>
          </w:p>
        </w:tc>
        <w:tc>
          <w:tcPr>
            <w:tcW w:w="596" w:type="pct"/>
          </w:tcPr>
          <w:p w14:paraId="6D1FF457" w14:textId="08C846B1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Из них</w:t>
            </w:r>
            <w:r w:rsidRPr="00E216F3">
              <w:t xml:space="preserve"> БО принимаемые по закупкам</w:t>
            </w:r>
            <w:r>
              <w:t xml:space="preserve"> на третий год планового периода</w:t>
            </w:r>
          </w:p>
        </w:tc>
        <w:tc>
          <w:tcPr>
            <w:tcW w:w="279" w:type="pct"/>
          </w:tcPr>
          <w:p w14:paraId="6E2DE235" w14:textId="225E4DCA" w:rsidR="00C303B1" w:rsidRPr="001F33C0" w:rsidRDefault="00C303B1" w:rsidP="00C303B1">
            <w:pPr>
              <w:pStyle w:val="GOSTTablenorm"/>
              <w:rPr>
                <w:szCs w:val="22"/>
              </w:rPr>
            </w:pPr>
            <w:ins w:id="1386" w:author="Краснова Наталья EXP-332161" w:date="2026-03-19T17:58:00Z">
              <w:r w:rsidRPr="00896418"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75457950" w14:textId="1B10CA4E" w:rsidR="00C303B1" w:rsidRDefault="00C303B1" w:rsidP="00C303B1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DA8C628" w14:textId="4F1BB6ED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7DED9407" w14:textId="05A95EDC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112</w:t>
            </w:r>
          </w:p>
        </w:tc>
        <w:tc>
          <w:tcPr>
            <w:tcW w:w="301" w:type="pct"/>
          </w:tcPr>
          <w:p w14:paraId="1E54DC70" w14:textId="62EA5723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0850E7">
              <w:rPr>
                <w:szCs w:val="22"/>
                <w:lang w:val="en-US"/>
              </w:rPr>
              <w:t>EXP</w:t>
            </w:r>
            <w:r w:rsidRPr="000850E7">
              <w:rPr>
                <w:szCs w:val="22"/>
              </w:rPr>
              <w:t>:</w:t>
            </w:r>
            <w:r>
              <w:rPr>
                <w:szCs w:val="22"/>
              </w:rPr>
              <w:t xml:space="preserve"> 230</w:t>
            </w:r>
          </w:p>
        </w:tc>
        <w:tc>
          <w:tcPr>
            <w:tcW w:w="1107" w:type="pct"/>
          </w:tcPr>
          <w:p w14:paraId="59C55A4E" w14:textId="5106C40E" w:rsidR="00C303B1" w:rsidRDefault="00C303B1" w:rsidP="00C303B1">
            <w:pPr>
              <w:pStyle w:val="GOSTTablenorm"/>
            </w:pPr>
            <w:r>
              <w:rPr>
                <w:rFonts w:eastAsia="Calibri"/>
              </w:rPr>
              <w:t xml:space="preserve">Сумма поставленных на учет БО, принимаемых по закупкам </w:t>
            </w:r>
            <w:r>
              <w:t>на третий год планового периода.</w:t>
            </w:r>
          </w:p>
          <w:p w14:paraId="03265129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700437CE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Баланс (Остаток по Кт = Оборот по Кт минус Оборот по Дт) на конец</w:t>
            </w:r>
            <w:r>
              <w:rPr>
                <w:szCs w:val="22"/>
              </w:rPr>
              <w:t xml:space="preserve"> отчетного периода по показателям:</w:t>
            </w:r>
          </w:p>
          <w:p w14:paraId="6CDDD697" w14:textId="2D738C71" w:rsidR="00C303B1" w:rsidRPr="005F3312" w:rsidRDefault="00C303B1" w:rsidP="00C303B1">
            <w:pPr>
              <w:pStyle w:val="GOSTTableListMark1"/>
            </w:pPr>
            <w:r>
              <w:t>БО_ПБС_ЗП_4,</w:t>
            </w:r>
          </w:p>
          <w:p w14:paraId="38996CF6" w14:textId="2B2AE808" w:rsidR="00C303B1" w:rsidRPr="005E26C1" w:rsidRDefault="00C303B1" w:rsidP="00C303B1">
            <w:pPr>
              <w:pStyle w:val="GOSTTableListMark1"/>
              <w:rPr>
                <w:szCs w:val="22"/>
              </w:rPr>
            </w:pPr>
            <w:r>
              <w:t>БО_ПБС_ЗП_ВАЛ_4</w:t>
            </w:r>
          </w:p>
        </w:tc>
        <w:tc>
          <w:tcPr>
            <w:tcW w:w="254" w:type="pct"/>
          </w:tcPr>
          <w:p w14:paraId="70F5DCA6" w14:textId="4341AA23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231ED0DB" w14:textId="62BF3F27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703F2178" w14:textId="5DE6AE68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40F3F679" w14:textId="75BDB38E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6A435FCA" w14:textId="099E3E62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35BEAE70" w14:textId="16CBE961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6F36C14C" w14:textId="27C4F56C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C303B1" w:rsidRPr="005E26C1" w14:paraId="5E02275B" w14:textId="77777777" w:rsidTr="00D45F66">
        <w:tc>
          <w:tcPr>
            <w:tcW w:w="125" w:type="pct"/>
          </w:tcPr>
          <w:p w14:paraId="479AC8AD" w14:textId="77777777" w:rsidR="00C303B1" w:rsidRDefault="00C303B1" w:rsidP="00C303B1">
            <w:pPr>
              <w:pStyle w:val="GOSTTableNum"/>
            </w:pPr>
          </w:p>
        </w:tc>
        <w:tc>
          <w:tcPr>
            <w:tcW w:w="596" w:type="pct"/>
          </w:tcPr>
          <w:p w14:paraId="3DC003CB" w14:textId="3AA7687F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Из них</w:t>
            </w:r>
            <w:r w:rsidRPr="00E216F3">
              <w:t xml:space="preserve"> БО принимаемые по закупкам</w:t>
            </w:r>
            <w:r>
              <w:t xml:space="preserve"> на </w:t>
            </w:r>
            <w:del w:id="1387" w:author="Суслова Оксана Алексеевна" w:date="2026-03-10T15:25:00Z">
              <w:r w:rsidDel="00785E4F">
                <w:delText>иные очередные</w:delText>
              </w:r>
            </w:del>
            <w:ins w:id="1388" w:author="Суслова Оксана Алексеевна" w:date="2026-03-10T15:25:00Z">
              <w:r>
                <w:t>последующие</w:t>
              </w:r>
            </w:ins>
            <w:r>
              <w:t xml:space="preserve"> годы за пределами плановых</w:t>
            </w:r>
          </w:p>
        </w:tc>
        <w:tc>
          <w:tcPr>
            <w:tcW w:w="279" w:type="pct"/>
          </w:tcPr>
          <w:p w14:paraId="0B3E31D3" w14:textId="16DAF229" w:rsidR="00C303B1" w:rsidRPr="001F33C0" w:rsidRDefault="00C303B1" w:rsidP="00C303B1">
            <w:pPr>
              <w:pStyle w:val="GOSTTablenorm"/>
              <w:rPr>
                <w:szCs w:val="22"/>
              </w:rPr>
            </w:pPr>
            <w:ins w:id="1389" w:author="Краснова Наталья EXP-332161" w:date="2026-03-19T17:58:00Z">
              <w:r w:rsidRPr="00896418"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4A529236" w14:textId="714BFD38" w:rsidR="00C303B1" w:rsidRDefault="00C303B1" w:rsidP="00C303B1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DD1385D" w14:textId="054BDC64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0A5E4716" w14:textId="5EC6DB20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113</w:t>
            </w:r>
          </w:p>
        </w:tc>
        <w:tc>
          <w:tcPr>
            <w:tcW w:w="301" w:type="pct"/>
          </w:tcPr>
          <w:p w14:paraId="5DD9BD47" w14:textId="7ED67A18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0850E7">
              <w:rPr>
                <w:szCs w:val="22"/>
                <w:lang w:val="en-US"/>
              </w:rPr>
              <w:t>EXP</w:t>
            </w:r>
            <w:r w:rsidRPr="000850E7">
              <w:rPr>
                <w:szCs w:val="22"/>
              </w:rPr>
              <w:t>:</w:t>
            </w:r>
            <w:r>
              <w:rPr>
                <w:szCs w:val="22"/>
              </w:rPr>
              <w:t xml:space="preserve"> 231</w:t>
            </w:r>
          </w:p>
        </w:tc>
        <w:tc>
          <w:tcPr>
            <w:tcW w:w="1107" w:type="pct"/>
          </w:tcPr>
          <w:p w14:paraId="4C61AAD0" w14:textId="25150DC0" w:rsidR="00C303B1" w:rsidRDefault="00C303B1" w:rsidP="00C303B1">
            <w:pPr>
              <w:pStyle w:val="GOSTTablenorm"/>
            </w:pPr>
            <w:r>
              <w:rPr>
                <w:rFonts w:eastAsia="Calibri"/>
              </w:rPr>
              <w:t xml:space="preserve">Сумма поставленных на учет БО, принимаемых по закупкам </w:t>
            </w:r>
            <w:r>
              <w:t xml:space="preserve">на </w:t>
            </w:r>
            <w:del w:id="1390" w:author="Суслова Оксана Алексеевна" w:date="2026-03-10T15:25:00Z">
              <w:r w:rsidDel="00785E4F">
                <w:delText>иные очередные</w:delText>
              </w:r>
            </w:del>
            <w:ins w:id="1391" w:author="Суслова Оксана Алексеевна" w:date="2026-03-10T15:25:00Z">
              <w:r>
                <w:t>последующие</w:t>
              </w:r>
            </w:ins>
            <w:r>
              <w:t xml:space="preserve"> годы за пределами плановых.</w:t>
            </w:r>
          </w:p>
          <w:p w14:paraId="59E2DCE8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6F4186F9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Баланс (Остаток по Кт = Оборот по Кт минус Оборот по Дт) на конец</w:t>
            </w:r>
            <w:r>
              <w:rPr>
                <w:szCs w:val="22"/>
              </w:rPr>
              <w:t xml:space="preserve"> отчетного периода по показателям:</w:t>
            </w:r>
          </w:p>
          <w:p w14:paraId="3FE3DE5E" w14:textId="0EBE4FEF" w:rsidR="00C303B1" w:rsidRPr="005F3312" w:rsidRDefault="00C303B1" w:rsidP="00C303B1">
            <w:pPr>
              <w:pStyle w:val="GOSTTableListMark1"/>
            </w:pPr>
            <w:r>
              <w:t>БО_ПБС_ЗП_5,</w:t>
            </w:r>
          </w:p>
          <w:p w14:paraId="053F4608" w14:textId="7F88E581" w:rsidR="00C303B1" w:rsidRPr="005E26C1" w:rsidRDefault="00C303B1" w:rsidP="00C303B1">
            <w:pPr>
              <w:pStyle w:val="GOSTTableListMark1"/>
              <w:rPr>
                <w:szCs w:val="22"/>
              </w:rPr>
            </w:pPr>
            <w:r>
              <w:t>БО_ПБС_ЗП_ВАЛ_5</w:t>
            </w:r>
          </w:p>
        </w:tc>
        <w:tc>
          <w:tcPr>
            <w:tcW w:w="254" w:type="pct"/>
          </w:tcPr>
          <w:p w14:paraId="676E5055" w14:textId="6C957140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0E0CCC43" w14:textId="184937C5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1C04D1BA" w14:textId="4BED480D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7FEE8690" w14:textId="68F1F024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7CAD32C7" w14:textId="2496719E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1B81EEDC" w14:textId="3A917A63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62B53D6B" w14:textId="7A110672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C303B1" w:rsidRPr="005E26C1" w14:paraId="7B9601D0" w14:textId="77777777" w:rsidTr="00D45F66">
        <w:tc>
          <w:tcPr>
            <w:tcW w:w="125" w:type="pct"/>
          </w:tcPr>
          <w:p w14:paraId="6DCD9EC2" w14:textId="77777777" w:rsidR="00C303B1" w:rsidRDefault="00C303B1" w:rsidP="00C303B1">
            <w:pPr>
              <w:pStyle w:val="GOSTTableNum"/>
            </w:pPr>
          </w:p>
        </w:tc>
        <w:tc>
          <w:tcPr>
            <w:tcW w:w="596" w:type="pct"/>
          </w:tcPr>
          <w:p w14:paraId="7A58DBF8" w14:textId="465A28A1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Из них</w:t>
            </w:r>
            <w:r w:rsidRPr="007F2892">
              <w:t xml:space="preserve"> БО принимаемые прочие</w:t>
            </w:r>
            <w:r>
              <w:t xml:space="preserve"> на текущий финансовый год</w:t>
            </w:r>
          </w:p>
        </w:tc>
        <w:tc>
          <w:tcPr>
            <w:tcW w:w="279" w:type="pct"/>
          </w:tcPr>
          <w:p w14:paraId="5EB1A01F" w14:textId="6E2FD89F" w:rsidR="00C303B1" w:rsidRPr="001F33C0" w:rsidRDefault="00C303B1" w:rsidP="00C303B1">
            <w:pPr>
              <w:pStyle w:val="GOSTTablenorm"/>
              <w:rPr>
                <w:szCs w:val="22"/>
              </w:rPr>
            </w:pPr>
            <w:ins w:id="1392" w:author="Краснова Наталья EXP-332161" w:date="2026-03-19T17:58:00Z">
              <w:r w:rsidRPr="00772E82"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4F35059C" w14:textId="6C0A3574" w:rsidR="00C303B1" w:rsidRDefault="00C303B1" w:rsidP="00C303B1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0E91BA0" w14:textId="5CC0100F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3DFBBD58" w14:textId="2E6C042E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114</w:t>
            </w:r>
          </w:p>
        </w:tc>
        <w:tc>
          <w:tcPr>
            <w:tcW w:w="301" w:type="pct"/>
          </w:tcPr>
          <w:p w14:paraId="7D9BA35E" w14:textId="7D4CA452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0850E7">
              <w:rPr>
                <w:szCs w:val="22"/>
                <w:lang w:val="en-US"/>
              </w:rPr>
              <w:t>EXP</w:t>
            </w:r>
            <w:r w:rsidRPr="000850E7">
              <w:rPr>
                <w:szCs w:val="22"/>
              </w:rPr>
              <w:t>:</w:t>
            </w:r>
            <w:r>
              <w:rPr>
                <w:szCs w:val="22"/>
              </w:rPr>
              <w:t xml:space="preserve"> 232</w:t>
            </w:r>
          </w:p>
        </w:tc>
        <w:tc>
          <w:tcPr>
            <w:tcW w:w="1107" w:type="pct"/>
          </w:tcPr>
          <w:p w14:paraId="15BC79DB" w14:textId="77777777" w:rsidR="00C303B1" w:rsidRDefault="00C303B1" w:rsidP="00C303B1">
            <w:pPr>
              <w:pStyle w:val="GOSTTablenorm"/>
            </w:pPr>
            <w:r>
              <w:rPr>
                <w:rFonts w:eastAsia="Calibri"/>
              </w:rPr>
              <w:t xml:space="preserve">Сумма поставленных на учет БО, принимаемых прочих </w:t>
            </w:r>
            <w:r>
              <w:t>на текущий финансовый год.</w:t>
            </w:r>
          </w:p>
          <w:p w14:paraId="47D47192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24079779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Баланс (Остаток по Кт = Оборот по Кт минус Оборот по Дт) на конец</w:t>
            </w:r>
            <w:r>
              <w:rPr>
                <w:szCs w:val="22"/>
              </w:rPr>
              <w:t xml:space="preserve"> отчетного периода по показателям:</w:t>
            </w:r>
          </w:p>
          <w:p w14:paraId="4AD2B80E" w14:textId="190944E8" w:rsidR="00C303B1" w:rsidRPr="005F3312" w:rsidRDefault="00C303B1" w:rsidP="00C303B1">
            <w:pPr>
              <w:pStyle w:val="GOSTTableListMark1"/>
            </w:pPr>
            <w:r w:rsidRPr="005F3312">
              <w:t>БО_ПБС_ПП_1</w:t>
            </w:r>
            <w:r>
              <w:t>,</w:t>
            </w:r>
          </w:p>
          <w:p w14:paraId="56D75B83" w14:textId="10EBCD67" w:rsidR="00C303B1" w:rsidRPr="005E26C1" w:rsidRDefault="00C303B1" w:rsidP="00C303B1">
            <w:pPr>
              <w:pStyle w:val="GOSTTableListMark1"/>
              <w:rPr>
                <w:szCs w:val="22"/>
              </w:rPr>
            </w:pPr>
            <w:r w:rsidRPr="005F3312">
              <w:lastRenderedPageBreak/>
              <w:t>БО_ПБС_ПП_ВАЛ_1</w:t>
            </w:r>
          </w:p>
        </w:tc>
        <w:tc>
          <w:tcPr>
            <w:tcW w:w="254" w:type="pct"/>
          </w:tcPr>
          <w:p w14:paraId="1EDE8EED" w14:textId="787A64C6" w:rsidR="00C303B1" w:rsidRDefault="00C303B1" w:rsidP="00C303B1">
            <w:pPr>
              <w:pStyle w:val="GOSTTablenorm"/>
              <w:rPr>
                <w:szCs w:val="22"/>
              </w:rPr>
            </w:pPr>
            <w:r w:rsidRPr="00073068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5B1DE7DF" w14:textId="4049A8F2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255544AF" w14:textId="64E33230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5338ABEA" w14:textId="7B095950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40280EA4" w14:textId="30B45843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5BC6933A" w14:textId="11AAC21B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6C0AF641" w14:textId="5EE54F63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C303B1" w:rsidRPr="005E26C1" w14:paraId="5CA6FF48" w14:textId="77777777" w:rsidTr="00D45F66">
        <w:tc>
          <w:tcPr>
            <w:tcW w:w="125" w:type="pct"/>
          </w:tcPr>
          <w:p w14:paraId="19B1D0E5" w14:textId="77777777" w:rsidR="00C303B1" w:rsidRDefault="00C303B1" w:rsidP="00C303B1">
            <w:pPr>
              <w:pStyle w:val="GOSTTableNum"/>
            </w:pPr>
          </w:p>
        </w:tc>
        <w:tc>
          <w:tcPr>
            <w:tcW w:w="596" w:type="pct"/>
          </w:tcPr>
          <w:p w14:paraId="1E49DD2F" w14:textId="0BD577C4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Из них</w:t>
            </w:r>
            <w:r w:rsidRPr="00E216F3">
              <w:t xml:space="preserve"> БО принимаемые прочие</w:t>
            </w:r>
            <w:r>
              <w:t xml:space="preserve"> на первый год планового периода</w:t>
            </w:r>
          </w:p>
        </w:tc>
        <w:tc>
          <w:tcPr>
            <w:tcW w:w="279" w:type="pct"/>
          </w:tcPr>
          <w:p w14:paraId="65B9FBAB" w14:textId="3C964140" w:rsidR="00C303B1" w:rsidRPr="001F33C0" w:rsidRDefault="00C303B1" w:rsidP="00C303B1">
            <w:pPr>
              <w:pStyle w:val="GOSTTablenorm"/>
              <w:rPr>
                <w:szCs w:val="22"/>
              </w:rPr>
            </w:pPr>
            <w:ins w:id="1393" w:author="Краснова Наталья EXP-332161" w:date="2026-03-19T17:58:00Z">
              <w:r w:rsidRPr="00772E82"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6AC9B4A5" w14:textId="5F589E33" w:rsidR="00C303B1" w:rsidRDefault="00C303B1" w:rsidP="00C303B1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F47C40A" w14:textId="40251CAB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12B70F0C" w14:textId="09D58479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115</w:t>
            </w:r>
          </w:p>
        </w:tc>
        <w:tc>
          <w:tcPr>
            <w:tcW w:w="301" w:type="pct"/>
          </w:tcPr>
          <w:p w14:paraId="13C8F0F7" w14:textId="78E221AC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0850E7">
              <w:rPr>
                <w:szCs w:val="22"/>
                <w:lang w:val="en-US"/>
              </w:rPr>
              <w:t>EXP</w:t>
            </w:r>
            <w:r w:rsidRPr="000850E7">
              <w:rPr>
                <w:szCs w:val="22"/>
              </w:rPr>
              <w:t>:</w:t>
            </w:r>
            <w:r>
              <w:rPr>
                <w:szCs w:val="22"/>
              </w:rPr>
              <w:t xml:space="preserve"> 233</w:t>
            </w:r>
          </w:p>
        </w:tc>
        <w:tc>
          <w:tcPr>
            <w:tcW w:w="1107" w:type="pct"/>
          </w:tcPr>
          <w:p w14:paraId="69CA82F8" w14:textId="6A64715C" w:rsidR="00C303B1" w:rsidRDefault="00C303B1" w:rsidP="00C303B1">
            <w:pPr>
              <w:pStyle w:val="GOSTTablenorm"/>
            </w:pPr>
            <w:r>
              <w:rPr>
                <w:rFonts w:eastAsia="Calibri"/>
              </w:rPr>
              <w:t xml:space="preserve">Сумма поставленных на учет БО, принимаемых прочих </w:t>
            </w:r>
            <w:r>
              <w:t>на первый год планового периода.</w:t>
            </w:r>
          </w:p>
          <w:p w14:paraId="190F4A13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7A99768B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Баланс (Остаток по Кт = Оборот по Кт минус Оборот по Дт) на конец</w:t>
            </w:r>
            <w:r>
              <w:rPr>
                <w:szCs w:val="22"/>
              </w:rPr>
              <w:t xml:space="preserve"> отчетного периода по показателям:</w:t>
            </w:r>
          </w:p>
          <w:p w14:paraId="6C65A2D0" w14:textId="31AFE361" w:rsidR="00C303B1" w:rsidRPr="005F3312" w:rsidRDefault="00C303B1" w:rsidP="00C303B1">
            <w:pPr>
              <w:pStyle w:val="GOSTTableListMark1"/>
            </w:pPr>
            <w:r w:rsidRPr="005F3312">
              <w:t>БО_ПБС_ПП_</w:t>
            </w:r>
            <w:r>
              <w:t>2,</w:t>
            </w:r>
          </w:p>
          <w:p w14:paraId="1ED0F0A6" w14:textId="0D4EDCAD" w:rsidR="00C303B1" w:rsidRPr="005E26C1" w:rsidRDefault="00C303B1" w:rsidP="00C303B1">
            <w:pPr>
              <w:pStyle w:val="GOSTTableListMark1"/>
              <w:rPr>
                <w:szCs w:val="22"/>
              </w:rPr>
            </w:pPr>
            <w:r>
              <w:t>БО_ПБС_ПП_ВАЛ_2</w:t>
            </w:r>
          </w:p>
        </w:tc>
        <w:tc>
          <w:tcPr>
            <w:tcW w:w="254" w:type="pct"/>
          </w:tcPr>
          <w:p w14:paraId="50ACDDA1" w14:textId="0A78FEC9" w:rsidR="00C303B1" w:rsidRDefault="00C303B1" w:rsidP="00C303B1">
            <w:pPr>
              <w:pStyle w:val="GOSTTablenorm"/>
              <w:rPr>
                <w:szCs w:val="22"/>
              </w:rPr>
            </w:pPr>
            <w:r w:rsidRPr="00073068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12BF54B7" w14:textId="7F7430D9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5121A12F" w14:textId="2782F5DC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12316477" w14:textId="661ECAAB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0BE7DB49" w14:textId="4651E27B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58D43FE2" w14:textId="4E6A52CA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61A39C10" w14:textId="5FF6DB82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C303B1" w:rsidRPr="005E26C1" w14:paraId="56D830DE" w14:textId="77777777" w:rsidTr="00D45F66">
        <w:tc>
          <w:tcPr>
            <w:tcW w:w="125" w:type="pct"/>
          </w:tcPr>
          <w:p w14:paraId="1B74B979" w14:textId="77777777" w:rsidR="00C303B1" w:rsidRDefault="00C303B1" w:rsidP="00C303B1">
            <w:pPr>
              <w:pStyle w:val="GOSTTableNum"/>
            </w:pPr>
          </w:p>
        </w:tc>
        <w:tc>
          <w:tcPr>
            <w:tcW w:w="596" w:type="pct"/>
          </w:tcPr>
          <w:p w14:paraId="26D56812" w14:textId="1760546D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Из них</w:t>
            </w:r>
            <w:r w:rsidRPr="00E216F3">
              <w:t xml:space="preserve"> БО принимаемые прочие</w:t>
            </w:r>
            <w:r>
              <w:t xml:space="preserve"> на второй год планового периода</w:t>
            </w:r>
          </w:p>
        </w:tc>
        <w:tc>
          <w:tcPr>
            <w:tcW w:w="279" w:type="pct"/>
          </w:tcPr>
          <w:p w14:paraId="220EE4AD" w14:textId="6B5206E5" w:rsidR="00C303B1" w:rsidRPr="001F33C0" w:rsidRDefault="00C303B1" w:rsidP="00C303B1">
            <w:pPr>
              <w:pStyle w:val="GOSTTablenorm"/>
              <w:rPr>
                <w:szCs w:val="22"/>
              </w:rPr>
            </w:pPr>
            <w:ins w:id="1394" w:author="Краснова Наталья EXP-332161" w:date="2026-03-19T17:58:00Z">
              <w:r w:rsidRPr="00772E82"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1C218BBF" w14:textId="2AF8B39A" w:rsidR="00C303B1" w:rsidRDefault="00C303B1" w:rsidP="00C303B1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7A51C03" w14:textId="572406B1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640646AA" w14:textId="5F388DCF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116</w:t>
            </w:r>
          </w:p>
        </w:tc>
        <w:tc>
          <w:tcPr>
            <w:tcW w:w="301" w:type="pct"/>
          </w:tcPr>
          <w:p w14:paraId="5FD1D693" w14:textId="1CEF31A6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0850E7">
              <w:rPr>
                <w:szCs w:val="22"/>
                <w:lang w:val="en-US"/>
              </w:rPr>
              <w:t>EXP</w:t>
            </w:r>
            <w:r w:rsidRPr="000850E7">
              <w:rPr>
                <w:szCs w:val="22"/>
              </w:rPr>
              <w:t>:</w:t>
            </w:r>
            <w:r>
              <w:rPr>
                <w:szCs w:val="22"/>
              </w:rPr>
              <w:t xml:space="preserve"> 234</w:t>
            </w:r>
          </w:p>
        </w:tc>
        <w:tc>
          <w:tcPr>
            <w:tcW w:w="1107" w:type="pct"/>
          </w:tcPr>
          <w:p w14:paraId="03AE8F23" w14:textId="293CA975" w:rsidR="00C303B1" w:rsidRDefault="00C303B1" w:rsidP="00C303B1">
            <w:pPr>
              <w:pStyle w:val="GOSTTablenorm"/>
            </w:pPr>
            <w:r>
              <w:rPr>
                <w:rFonts w:eastAsia="Calibri"/>
              </w:rPr>
              <w:t xml:space="preserve">Сумма поставленных на учет БО, принимаемых прочих </w:t>
            </w:r>
            <w:r>
              <w:t>на второй год планового периода.</w:t>
            </w:r>
          </w:p>
          <w:p w14:paraId="5AB5E9C3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0FD5B296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Баланс (Остаток по Кт = Оборот по Кт минус Оборот по Дт) на конец</w:t>
            </w:r>
            <w:r>
              <w:rPr>
                <w:szCs w:val="22"/>
              </w:rPr>
              <w:t xml:space="preserve"> отчетного периода по показателям:</w:t>
            </w:r>
          </w:p>
          <w:p w14:paraId="1430E8AE" w14:textId="35161A5E" w:rsidR="00C303B1" w:rsidRPr="005F3312" w:rsidRDefault="00C303B1" w:rsidP="00C303B1">
            <w:pPr>
              <w:pStyle w:val="GOSTTableListMark1"/>
            </w:pPr>
            <w:r w:rsidRPr="005F3312">
              <w:t>БО_ПБС_ПП_</w:t>
            </w:r>
            <w:r>
              <w:t>3,</w:t>
            </w:r>
          </w:p>
          <w:p w14:paraId="1021B80C" w14:textId="33E085D7" w:rsidR="00C303B1" w:rsidRPr="005E26C1" w:rsidRDefault="00C303B1" w:rsidP="00C303B1">
            <w:pPr>
              <w:pStyle w:val="GOSTTableListMark1"/>
              <w:rPr>
                <w:szCs w:val="22"/>
              </w:rPr>
            </w:pPr>
            <w:r>
              <w:lastRenderedPageBreak/>
              <w:t>БО_ПБС_ПП_ВАЛ_3</w:t>
            </w:r>
          </w:p>
        </w:tc>
        <w:tc>
          <w:tcPr>
            <w:tcW w:w="254" w:type="pct"/>
          </w:tcPr>
          <w:p w14:paraId="789E5463" w14:textId="495BB7B5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6D18445C" w14:textId="02508268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57037AED" w14:textId="65A78162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3B8FB987" w14:textId="661B6FE2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13CD4B4F" w14:textId="45A0156E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45CED251" w14:textId="2962FF1E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2A67453E" w14:textId="55E1F9CA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C303B1" w:rsidRPr="005E26C1" w14:paraId="32C0AD59" w14:textId="77777777" w:rsidTr="00D45F66">
        <w:tc>
          <w:tcPr>
            <w:tcW w:w="125" w:type="pct"/>
          </w:tcPr>
          <w:p w14:paraId="4DD25758" w14:textId="77777777" w:rsidR="00C303B1" w:rsidRDefault="00C303B1" w:rsidP="00C303B1">
            <w:pPr>
              <w:pStyle w:val="GOSTTableNum"/>
            </w:pPr>
          </w:p>
        </w:tc>
        <w:tc>
          <w:tcPr>
            <w:tcW w:w="596" w:type="pct"/>
          </w:tcPr>
          <w:p w14:paraId="2AAE5FE8" w14:textId="6593923E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Из них</w:t>
            </w:r>
            <w:r w:rsidRPr="00E216F3">
              <w:t xml:space="preserve"> БО принимаемые прочие</w:t>
            </w:r>
            <w:r>
              <w:t xml:space="preserve"> на третий год планового периода</w:t>
            </w:r>
          </w:p>
        </w:tc>
        <w:tc>
          <w:tcPr>
            <w:tcW w:w="279" w:type="pct"/>
          </w:tcPr>
          <w:p w14:paraId="101F3533" w14:textId="0AC98D88" w:rsidR="00C303B1" w:rsidRPr="001F33C0" w:rsidRDefault="00C303B1" w:rsidP="00C303B1">
            <w:pPr>
              <w:pStyle w:val="GOSTTablenorm"/>
              <w:rPr>
                <w:szCs w:val="22"/>
              </w:rPr>
            </w:pPr>
            <w:ins w:id="1395" w:author="Краснова Наталья EXP-332161" w:date="2026-03-19T17:58:00Z">
              <w:r w:rsidRPr="002C545A"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2A2C7EA4" w14:textId="3067907F" w:rsidR="00C303B1" w:rsidRDefault="00C303B1" w:rsidP="00C303B1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F3DBAEE" w14:textId="4DFAD0E3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7EA2223E" w14:textId="34306274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117</w:t>
            </w:r>
          </w:p>
        </w:tc>
        <w:tc>
          <w:tcPr>
            <w:tcW w:w="301" w:type="pct"/>
          </w:tcPr>
          <w:p w14:paraId="2D0891FF" w14:textId="059B8FCE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0850E7">
              <w:rPr>
                <w:szCs w:val="22"/>
                <w:lang w:val="en-US"/>
              </w:rPr>
              <w:t>EXP</w:t>
            </w:r>
            <w:r w:rsidRPr="000850E7">
              <w:rPr>
                <w:szCs w:val="22"/>
              </w:rPr>
              <w:t>:</w:t>
            </w:r>
            <w:r>
              <w:rPr>
                <w:szCs w:val="22"/>
              </w:rPr>
              <w:t xml:space="preserve"> 235</w:t>
            </w:r>
          </w:p>
        </w:tc>
        <w:tc>
          <w:tcPr>
            <w:tcW w:w="1107" w:type="pct"/>
          </w:tcPr>
          <w:p w14:paraId="46934AD9" w14:textId="6D1310BC" w:rsidR="00C303B1" w:rsidRDefault="00C303B1" w:rsidP="00C303B1">
            <w:pPr>
              <w:pStyle w:val="GOSTTablenorm"/>
            </w:pPr>
            <w:r>
              <w:rPr>
                <w:rFonts w:eastAsia="Calibri"/>
              </w:rPr>
              <w:t xml:space="preserve">Сумма поставленных на учет БО, принимаемых прочих </w:t>
            </w:r>
            <w:r>
              <w:t>на третий год планового периода.</w:t>
            </w:r>
          </w:p>
          <w:p w14:paraId="1BAB4099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13D9F84A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Баланс (Остаток по Кт = Оборот по Кт минус Оборот по Дт) на конец</w:t>
            </w:r>
            <w:r>
              <w:rPr>
                <w:szCs w:val="22"/>
              </w:rPr>
              <w:t xml:space="preserve"> отчетного периода по показателям:</w:t>
            </w:r>
          </w:p>
          <w:p w14:paraId="2C16E608" w14:textId="660E2300" w:rsidR="00C303B1" w:rsidRPr="005F3312" w:rsidRDefault="00C303B1" w:rsidP="00C303B1">
            <w:pPr>
              <w:pStyle w:val="GOSTTableListMark1"/>
            </w:pPr>
            <w:r w:rsidRPr="005F3312">
              <w:t>БО_ПБС_ПП_</w:t>
            </w:r>
            <w:r>
              <w:t>4,</w:t>
            </w:r>
          </w:p>
          <w:p w14:paraId="3CD5A5A6" w14:textId="4F013E6A" w:rsidR="00C303B1" w:rsidRPr="005E26C1" w:rsidRDefault="00C303B1" w:rsidP="00C303B1">
            <w:pPr>
              <w:pStyle w:val="GOSTTableListMark1"/>
              <w:rPr>
                <w:szCs w:val="22"/>
              </w:rPr>
            </w:pPr>
            <w:r>
              <w:t>БО_ПБС_ПП_ВАЛ_4</w:t>
            </w:r>
          </w:p>
        </w:tc>
        <w:tc>
          <w:tcPr>
            <w:tcW w:w="254" w:type="pct"/>
          </w:tcPr>
          <w:p w14:paraId="6B40AC1E" w14:textId="3DE888DE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2B17DA6F" w14:textId="3455352C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4D239E94" w14:textId="43E597B3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6A876DD4" w14:textId="59F98924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688D4497" w14:textId="550EFF1F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0E8D4840" w14:textId="3B5E2852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5D19683C" w14:textId="263DA663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C303B1" w:rsidRPr="005E26C1" w14:paraId="5A5D1B54" w14:textId="77777777" w:rsidTr="00D45F66">
        <w:tc>
          <w:tcPr>
            <w:tcW w:w="125" w:type="pct"/>
          </w:tcPr>
          <w:p w14:paraId="216367D3" w14:textId="77777777" w:rsidR="00C303B1" w:rsidRDefault="00C303B1" w:rsidP="00C303B1">
            <w:pPr>
              <w:pStyle w:val="GOSTTableNum"/>
            </w:pPr>
          </w:p>
        </w:tc>
        <w:tc>
          <w:tcPr>
            <w:tcW w:w="596" w:type="pct"/>
          </w:tcPr>
          <w:p w14:paraId="7992EE7F" w14:textId="0009C284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Из них</w:t>
            </w:r>
            <w:r w:rsidRPr="00E216F3">
              <w:t xml:space="preserve"> БО принимаемые прочие</w:t>
            </w:r>
            <w:r>
              <w:t xml:space="preserve"> на </w:t>
            </w:r>
            <w:del w:id="1396" w:author="Суслова Оксана Алексеевна" w:date="2026-03-10T15:26:00Z">
              <w:r w:rsidDel="00785E4F">
                <w:delText>иные очередные</w:delText>
              </w:r>
            </w:del>
            <w:ins w:id="1397" w:author="Суслова Оксана Алексеевна" w:date="2026-03-10T15:26:00Z">
              <w:r>
                <w:t>последующие</w:t>
              </w:r>
            </w:ins>
            <w:r>
              <w:t xml:space="preserve"> годы за пределами плановых</w:t>
            </w:r>
          </w:p>
        </w:tc>
        <w:tc>
          <w:tcPr>
            <w:tcW w:w="279" w:type="pct"/>
          </w:tcPr>
          <w:p w14:paraId="37922576" w14:textId="71475D51" w:rsidR="00C303B1" w:rsidRPr="001F33C0" w:rsidRDefault="00C303B1" w:rsidP="00C303B1">
            <w:pPr>
              <w:pStyle w:val="GOSTTablenorm"/>
              <w:rPr>
                <w:szCs w:val="22"/>
              </w:rPr>
            </w:pPr>
            <w:ins w:id="1398" w:author="Краснова Наталья EXP-332161" w:date="2026-03-19T17:58:00Z">
              <w:r w:rsidRPr="002C545A"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7A4EEA47" w14:textId="1848AFEF" w:rsidR="00C303B1" w:rsidRDefault="00C303B1" w:rsidP="00C303B1">
            <w:pPr>
              <w:pStyle w:val="GOSTTablenorm"/>
              <w:rPr>
                <w:szCs w:val="22"/>
              </w:rPr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0558B6C" w14:textId="08031BD2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14D485E9" w14:textId="3E391E8B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118</w:t>
            </w:r>
          </w:p>
        </w:tc>
        <w:tc>
          <w:tcPr>
            <w:tcW w:w="301" w:type="pct"/>
          </w:tcPr>
          <w:p w14:paraId="38220B4B" w14:textId="5FCBAF4C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0850E7">
              <w:rPr>
                <w:szCs w:val="22"/>
                <w:lang w:val="en-US"/>
              </w:rPr>
              <w:t>EXP</w:t>
            </w:r>
            <w:r w:rsidRPr="000850E7">
              <w:rPr>
                <w:szCs w:val="22"/>
              </w:rPr>
              <w:t>:</w:t>
            </w:r>
            <w:r>
              <w:rPr>
                <w:szCs w:val="22"/>
              </w:rPr>
              <w:t xml:space="preserve"> 236</w:t>
            </w:r>
          </w:p>
        </w:tc>
        <w:tc>
          <w:tcPr>
            <w:tcW w:w="1107" w:type="pct"/>
          </w:tcPr>
          <w:p w14:paraId="381CCE79" w14:textId="4AB56A51" w:rsidR="00C303B1" w:rsidRDefault="00C303B1" w:rsidP="00C303B1">
            <w:pPr>
              <w:pStyle w:val="GOSTTablenorm"/>
            </w:pPr>
            <w:r>
              <w:rPr>
                <w:rFonts w:eastAsia="Calibri"/>
              </w:rPr>
              <w:t xml:space="preserve">Сумма поставленных на учет БО, принимаемых прочих </w:t>
            </w:r>
            <w:r>
              <w:t xml:space="preserve">на </w:t>
            </w:r>
            <w:del w:id="1399" w:author="Суслова Оксана Алексеевна" w:date="2026-03-10T15:26:00Z">
              <w:r w:rsidDel="00785E4F">
                <w:delText>иные очередные</w:delText>
              </w:r>
            </w:del>
            <w:ins w:id="1400" w:author="Суслова Оксана Алексеевна" w:date="2026-03-10T15:26:00Z">
              <w:r>
                <w:t>последующие</w:t>
              </w:r>
            </w:ins>
            <w:r>
              <w:t xml:space="preserve"> годы за пределами плановых.</w:t>
            </w:r>
          </w:p>
          <w:p w14:paraId="4429C296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111ACB0A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Баланс (Остаток по Кт = Оборот по Кт минус Оборот по Дт) на конец</w:t>
            </w:r>
            <w:r>
              <w:rPr>
                <w:szCs w:val="22"/>
              </w:rPr>
              <w:t xml:space="preserve"> отчетного периода по показателям:</w:t>
            </w:r>
          </w:p>
          <w:p w14:paraId="4BEBEA3E" w14:textId="66DB4294" w:rsidR="00C303B1" w:rsidRPr="005F3312" w:rsidRDefault="00C303B1" w:rsidP="00C303B1">
            <w:pPr>
              <w:pStyle w:val="GOSTTableListMark1"/>
            </w:pPr>
            <w:r w:rsidRPr="005F3312">
              <w:lastRenderedPageBreak/>
              <w:t>БО_ПБС_ПП_</w:t>
            </w:r>
            <w:r>
              <w:t>5,</w:t>
            </w:r>
          </w:p>
          <w:p w14:paraId="0D18194F" w14:textId="75E40948" w:rsidR="00C303B1" w:rsidRPr="005E26C1" w:rsidRDefault="00C303B1" w:rsidP="00C303B1">
            <w:pPr>
              <w:pStyle w:val="GOSTTableListMark1"/>
              <w:rPr>
                <w:szCs w:val="22"/>
              </w:rPr>
            </w:pPr>
            <w:r>
              <w:t>БО_ПБС_ПП_ВАЛ_5</w:t>
            </w:r>
          </w:p>
        </w:tc>
        <w:tc>
          <w:tcPr>
            <w:tcW w:w="254" w:type="pct"/>
          </w:tcPr>
          <w:p w14:paraId="708FB61A" w14:textId="0BBCB5D0" w:rsidR="00C303B1" w:rsidRDefault="00C303B1" w:rsidP="00C303B1">
            <w:pPr>
              <w:pStyle w:val="GOSTTablenorm"/>
              <w:rPr>
                <w:szCs w:val="22"/>
              </w:rPr>
            </w:pPr>
            <w:r w:rsidRPr="00043DC5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5449EB72" w14:textId="452A3E0C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32DA52C0" w14:textId="009B392A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7CA55D86" w14:textId="5DECBBD3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6F01CC59" w14:textId="5DEE7700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3309571D" w14:textId="20582F24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085FB2DA" w14:textId="72154062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C303B1" w:rsidRPr="005E26C1" w14:paraId="5D547A8E" w14:textId="77777777" w:rsidTr="00D45F66">
        <w:tc>
          <w:tcPr>
            <w:tcW w:w="125" w:type="pct"/>
          </w:tcPr>
          <w:p w14:paraId="06791299" w14:textId="77777777" w:rsidR="00C303B1" w:rsidRPr="008E560B" w:rsidRDefault="00C303B1" w:rsidP="00C303B1">
            <w:pPr>
              <w:pStyle w:val="GOSTTableNum"/>
            </w:pPr>
          </w:p>
        </w:tc>
        <w:tc>
          <w:tcPr>
            <w:tcW w:w="596" w:type="pct"/>
          </w:tcPr>
          <w:p w14:paraId="337BCF1F" w14:textId="5EFCE23F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8E560B">
              <w:t>БО принятые</w:t>
            </w:r>
            <w:r>
              <w:t xml:space="preserve"> на текущий финансовый год</w:t>
            </w:r>
          </w:p>
        </w:tc>
        <w:tc>
          <w:tcPr>
            <w:tcW w:w="279" w:type="pct"/>
          </w:tcPr>
          <w:p w14:paraId="202BDEAB" w14:textId="59D3CE22" w:rsidR="00C303B1" w:rsidRPr="001F33C0" w:rsidRDefault="00C303B1" w:rsidP="00C303B1">
            <w:pPr>
              <w:pStyle w:val="GOSTTablenorm"/>
              <w:rPr>
                <w:szCs w:val="22"/>
              </w:rPr>
            </w:pPr>
            <w:ins w:id="1401" w:author="Краснова Наталья EXP-332161" w:date="2026-03-19T17:58:00Z">
              <w:r w:rsidRPr="002C545A"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54B324F8" w14:textId="7CB3FE33" w:rsidR="00C303B1" w:rsidRPr="006B36D5" w:rsidRDefault="00C303B1" w:rsidP="00C303B1">
            <w:pPr>
              <w:pStyle w:val="GOSTTablenorm"/>
            </w:pPr>
            <w:r w:rsidRPr="001F33C0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A7366C5" w14:textId="407E9F54" w:rsidR="00C303B1" w:rsidRPr="00DA1BEC" w:rsidRDefault="00C303B1" w:rsidP="00C303B1">
            <w:pPr>
              <w:pStyle w:val="GOSTTablenorm"/>
            </w:pPr>
            <w:r>
              <w:rPr>
                <w:lang w:val="en-US"/>
              </w:rPr>
              <w:t>FAIP</w:t>
            </w:r>
            <w:r>
              <w:t>:29</w:t>
            </w:r>
          </w:p>
          <w:p w14:paraId="0EF84969" w14:textId="14F41B6A" w:rsidR="00C303B1" w:rsidRDefault="00C303B1" w:rsidP="00C303B1">
            <w:pPr>
              <w:pStyle w:val="GOSTTablenorm"/>
            </w:pPr>
            <w:r>
              <w:rPr>
                <w:lang w:val="en-US"/>
              </w:rPr>
              <w:t>KMI</w:t>
            </w:r>
            <w:r>
              <w:t xml:space="preserve"> 29</w:t>
            </w:r>
          </w:p>
        </w:tc>
        <w:tc>
          <w:tcPr>
            <w:tcW w:w="341" w:type="pct"/>
          </w:tcPr>
          <w:p w14:paraId="2FC5A690" w14:textId="5CD2684D" w:rsidR="00C303B1" w:rsidRPr="005E26C1" w:rsidRDefault="00C303B1" w:rsidP="00C303B1">
            <w:pPr>
              <w:pStyle w:val="GOSTTablenorm"/>
            </w:pPr>
            <w:r>
              <w:t>119</w:t>
            </w:r>
          </w:p>
        </w:tc>
        <w:tc>
          <w:tcPr>
            <w:tcW w:w="301" w:type="pct"/>
          </w:tcPr>
          <w:p w14:paraId="4C93B508" w14:textId="2A1EB23D" w:rsidR="00C303B1" w:rsidRPr="005E26C1" w:rsidRDefault="00C303B1" w:rsidP="00C303B1">
            <w:pPr>
              <w:pStyle w:val="GOSTTablenorm"/>
            </w:pPr>
            <w:r w:rsidRPr="000850E7">
              <w:rPr>
                <w:lang w:val="en-US"/>
              </w:rPr>
              <w:t>EXP</w:t>
            </w:r>
            <w:r w:rsidRPr="000850E7">
              <w:t>:</w:t>
            </w:r>
            <w:r>
              <w:t xml:space="preserve"> 237</w:t>
            </w:r>
          </w:p>
        </w:tc>
        <w:tc>
          <w:tcPr>
            <w:tcW w:w="1107" w:type="pct"/>
          </w:tcPr>
          <w:p w14:paraId="390E3DB7" w14:textId="77777777" w:rsidR="00C303B1" w:rsidRDefault="00C303B1" w:rsidP="00C303B1">
            <w:pPr>
              <w:pStyle w:val="GOSTTablenorm"/>
            </w:pPr>
            <w:r w:rsidRPr="008E560B">
              <w:rPr>
                <w:rFonts w:eastAsia="Calibri"/>
              </w:rPr>
              <w:t>Сумма поставленных на учет принятых БО (по закупкам и прочих)</w:t>
            </w:r>
            <w:r>
              <w:rPr>
                <w:rFonts w:eastAsia="Calibri"/>
              </w:rPr>
              <w:t xml:space="preserve"> </w:t>
            </w:r>
            <w:r>
              <w:t>на текущий финансовый год.</w:t>
            </w:r>
          </w:p>
          <w:p w14:paraId="59E0A68F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107FC57E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Оборот по Кт за отчетный период по показателям</w:t>
            </w:r>
            <w:r>
              <w:rPr>
                <w:szCs w:val="22"/>
              </w:rPr>
              <w:t>:</w:t>
            </w:r>
          </w:p>
          <w:p w14:paraId="6BC6332D" w14:textId="5D5BD813" w:rsidR="00C303B1" w:rsidRPr="008E560B" w:rsidRDefault="00C303B1" w:rsidP="00C303B1">
            <w:pPr>
              <w:pStyle w:val="GOSTTableListMark1"/>
            </w:pPr>
            <w:r w:rsidRPr="008E560B">
              <w:t>БО_ПБС_ЗФ_</w:t>
            </w:r>
            <w:r>
              <w:t>1,</w:t>
            </w:r>
          </w:p>
          <w:p w14:paraId="2DA63F68" w14:textId="6E215787" w:rsidR="00C303B1" w:rsidRPr="008E560B" w:rsidRDefault="00C303B1" w:rsidP="00C303B1">
            <w:pPr>
              <w:pStyle w:val="GOSTTableListMark1"/>
            </w:pPr>
            <w:r w:rsidRPr="008E560B">
              <w:t>БО_ПБС_ЗФ_ВАЛ_</w:t>
            </w:r>
            <w:r>
              <w:t>1,</w:t>
            </w:r>
          </w:p>
          <w:p w14:paraId="5DDB4E93" w14:textId="33A477CC" w:rsidR="00C303B1" w:rsidRPr="008E560B" w:rsidRDefault="00C303B1" w:rsidP="00C303B1">
            <w:pPr>
              <w:pStyle w:val="GOSTTableListMark1"/>
            </w:pPr>
            <w:r w:rsidRPr="008E560B">
              <w:t>БО_ПБС_ПР_</w:t>
            </w:r>
            <w:r>
              <w:t>1,</w:t>
            </w:r>
          </w:p>
          <w:p w14:paraId="5994E220" w14:textId="3E5789AD" w:rsidR="00C303B1" w:rsidRPr="005E26C1" w:rsidRDefault="00C303B1" w:rsidP="00C303B1">
            <w:pPr>
              <w:pStyle w:val="GOSTTableListMark1"/>
              <w:rPr>
                <w:szCs w:val="22"/>
              </w:rPr>
            </w:pPr>
            <w:r w:rsidRPr="008E560B">
              <w:t>БО_ПБС_ПР_ВАЛ_</w:t>
            </w:r>
            <w:r>
              <w:t>1</w:t>
            </w:r>
          </w:p>
        </w:tc>
        <w:tc>
          <w:tcPr>
            <w:tcW w:w="254" w:type="pct"/>
          </w:tcPr>
          <w:p w14:paraId="3FB3C6E2" w14:textId="6197B3F8" w:rsidR="00C303B1" w:rsidRDefault="00C303B1" w:rsidP="00C303B1">
            <w:pPr>
              <w:pStyle w:val="GOSTTablenorm"/>
              <w:rPr>
                <w:szCs w:val="22"/>
              </w:rPr>
            </w:pPr>
            <w:r w:rsidRPr="00043DC5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6EE19D19" w14:textId="75E428F7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6054AF7B" w14:textId="4D047D52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2BDCF500" w14:textId="40489AB7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56AFC961" w14:textId="3C6435D9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30CD79E9" w14:textId="6B7297BA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55CABA28" w14:textId="2633A8DE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C303B1" w:rsidRPr="005E26C1" w14:paraId="3B211403" w14:textId="77777777" w:rsidTr="00D45F66">
        <w:tc>
          <w:tcPr>
            <w:tcW w:w="125" w:type="pct"/>
          </w:tcPr>
          <w:p w14:paraId="24DB4029" w14:textId="77777777" w:rsidR="00C303B1" w:rsidRPr="008E560B" w:rsidRDefault="00C303B1" w:rsidP="00C303B1">
            <w:pPr>
              <w:pStyle w:val="GOSTTableNum"/>
            </w:pPr>
          </w:p>
        </w:tc>
        <w:tc>
          <w:tcPr>
            <w:tcW w:w="596" w:type="pct"/>
          </w:tcPr>
          <w:p w14:paraId="5A06100D" w14:textId="268072F7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8E560B">
              <w:t>БО принятые</w:t>
            </w:r>
            <w:r>
              <w:t xml:space="preserve"> на первый год планового периода</w:t>
            </w:r>
          </w:p>
        </w:tc>
        <w:tc>
          <w:tcPr>
            <w:tcW w:w="279" w:type="pct"/>
          </w:tcPr>
          <w:p w14:paraId="72DE100A" w14:textId="10AF06FB" w:rsidR="00C303B1" w:rsidRPr="00FD25D9" w:rsidRDefault="00C303B1" w:rsidP="00C303B1">
            <w:pPr>
              <w:pStyle w:val="GOSTTablenorm"/>
              <w:rPr>
                <w:szCs w:val="22"/>
              </w:rPr>
            </w:pPr>
            <w:ins w:id="1402" w:author="Краснова Наталья EXP-332161" w:date="2026-03-19T17:58:00Z">
              <w:r w:rsidRPr="0080419D"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0687A352" w14:textId="4E0A0E94" w:rsidR="00C303B1" w:rsidRPr="006B36D5" w:rsidRDefault="00C303B1" w:rsidP="00C303B1">
            <w:pPr>
              <w:pStyle w:val="GOSTTablenorm"/>
            </w:pPr>
            <w:r w:rsidRPr="00FD25D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012AF84" w14:textId="779E148F" w:rsidR="00C303B1" w:rsidRPr="00DA1BEC" w:rsidRDefault="00C303B1" w:rsidP="00C303B1">
            <w:pPr>
              <w:pStyle w:val="GOSTTablenorm"/>
            </w:pPr>
            <w:r>
              <w:rPr>
                <w:lang w:val="en-US"/>
              </w:rPr>
              <w:t>FAIP</w:t>
            </w:r>
            <w:r>
              <w:t>:30</w:t>
            </w:r>
          </w:p>
          <w:p w14:paraId="35DCE600" w14:textId="30A05F71" w:rsidR="00C303B1" w:rsidRDefault="00C303B1" w:rsidP="00C303B1">
            <w:pPr>
              <w:pStyle w:val="GOSTTablenorm"/>
            </w:pPr>
            <w:r>
              <w:rPr>
                <w:lang w:val="en-US"/>
              </w:rPr>
              <w:t>KMI</w:t>
            </w:r>
            <w:r>
              <w:t xml:space="preserve"> 30</w:t>
            </w:r>
          </w:p>
        </w:tc>
        <w:tc>
          <w:tcPr>
            <w:tcW w:w="341" w:type="pct"/>
          </w:tcPr>
          <w:p w14:paraId="35A2A1BC" w14:textId="66250926" w:rsidR="00C303B1" w:rsidRPr="005E26C1" w:rsidRDefault="00C303B1" w:rsidP="00C303B1">
            <w:pPr>
              <w:pStyle w:val="GOSTTablenorm"/>
            </w:pPr>
            <w:r>
              <w:t>120</w:t>
            </w:r>
          </w:p>
        </w:tc>
        <w:tc>
          <w:tcPr>
            <w:tcW w:w="301" w:type="pct"/>
          </w:tcPr>
          <w:p w14:paraId="3B238011" w14:textId="1814937D" w:rsidR="00C303B1" w:rsidRPr="005E26C1" w:rsidRDefault="00C303B1" w:rsidP="00C303B1">
            <w:pPr>
              <w:pStyle w:val="GOSTTablenorm"/>
            </w:pPr>
            <w:r w:rsidRPr="000850E7">
              <w:rPr>
                <w:lang w:val="en-US"/>
              </w:rPr>
              <w:t>EXP</w:t>
            </w:r>
            <w:r w:rsidRPr="000850E7">
              <w:t>:</w:t>
            </w:r>
            <w:r>
              <w:t xml:space="preserve"> 238</w:t>
            </w:r>
          </w:p>
        </w:tc>
        <w:tc>
          <w:tcPr>
            <w:tcW w:w="1107" w:type="pct"/>
          </w:tcPr>
          <w:p w14:paraId="42AFE072" w14:textId="5E2CB9D6" w:rsidR="00C303B1" w:rsidRDefault="00C303B1" w:rsidP="00C303B1">
            <w:pPr>
              <w:pStyle w:val="GOSTTablenorm"/>
            </w:pPr>
            <w:r w:rsidRPr="008E560B">
              <w:rPr>
                <w:rFonts w:eastAsia="Calibri"/>
              </w:rPr>
              <w:t>Сумма поставленных на учет принятых БО (по закупкам и прочих)</w:t>
            </w:r>
            <w:r>
              <w:rPr>
                <w:rFonts w:eastAsia="Calibri"/>
              </w:rPr>
              <w:t xml:space="preserve"> </w:t>
            </w:r>
            <w:r>
              <w:t>на первый год планового периода.</w:t>
            </w:r>
          </w:p>
          <w:p w14:paraId="704251B9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3B461E05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Оборот по Кт за отчетный период по показателям</w:t>
            </w:r>
            <w:r>
              <w:rPr>
                <w:szCs w:val="22"/>
              </w:rPr>
              <w:t>:</w:t>
            </w:r>
          </w:p>
          <w:p w14:paraId="0BFA6A61" w14:textId="6BE7D3EA" w:rsidR="00C303B1" w:rsidRPr="008E560B" w:rsidRDefault="00C303B1" w:rsidP="00C303B1">
            <w:pPr>
              <w:pStyle w:val="GOSTTableListMark1"/>
            </w:pPr>
            <w:r w:rsidRPr="008E560B">
              <w:lastRenderedPageBreak/>
              <w:t>БО_ПБС_ЗФ_</w:t>
            </w:r>
            <w:r>
              <w:t>2,</w:t>
            </w:r>
          </w:p>
          <w:p w14:paraId="20CFC66F" w14:textId="4BEAC166" w:rsidR="00C303B1" w:rsidRPr="008E560B" w:rsidRDefault="00C303B1" w:rsidP="00C303B1">
            <w:pPr>
              <w:pStyle w:val="GOSTTableListMark1"/>
            </w:pPr>
            <w:r w:rsidRPr="008E560B">
              <w:t>БО_ПБС_ЗФ_ВАЛ_</w:t>
            </w:r>
            <w:r>
              <w:t>2,</w:t>
            </w:r>
          </w:p>
          <w:p w14:paraId="5DFC56D5" w14:textId="715BF735" w:rsidR="00C303B1" w:rsidRPr="008E560B" w:rsidRDefault="00C303B1" w:rsidP="00C303B1">
            <w:pPr>
              <w:pStyle w:val="GOSTTableListMark1"/>
            </w:pPr>
            <w:r w:rsidRPr="008E560B">
              <w:t>БО_ПБС_ПР_</w:t>
            </w:r>
            <w:r>
              <w:t>2,</w:t>
            </w:r>
          </w:p>
          <w:p w14:paraId="5BF4CCB0" w14:textId="1DA88EE2" w:rsidR="00C303B1" w:rsidRPr="005E26C1" w:rsidRDefault="00C303B1" w:rsidP="00C303B1">
            <w:pPr>
              <w:pStyle w:val="GOSTTableListMark1"/>
              <w:rPr>
                <w:szCs w:val="22"/>
              </w:rPr>
            </w:pPr>
            <w:r w:rsidRPr="008E560B">
              <w:t>БО_ПБС_ПР_ВАЛ_</w:t>
            </w:r>
            <w:r>
              <w:t>2</w:t>
            </w:r>
          </w:p>
        </w:tc>
        <w:tc>
          <w:tcPr>
            <w:tcW w:w="254" w:type="pct"/>
          </w:tcPr>
          <w:p w14:paraId="595D64D6" w14:textId="13E00EE8" w:rsidR="00C303B1" w:rsidRDefault="00C303B1" w:rsidP="00C303B1">
            <w:pPr>
              <w:pStyle w:val="GOSTTablenorm"/>
              <w:rPr>
                <w:szCs w:val="22"/>
              </w:rPr>
            </w:pPr>
            <w:r w:rsidRPr="00043DC5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6EF24AF8" w14:textId="27F066BB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6032F524" w14:textId="4CA1EF0C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1DF35965" w14:textId="7B5C7466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1BB94013" w14:textId="24EA737A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2CDBDE36" w14:textId="515CE410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09E89822" w14:textId="73A6245C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C303B1" w:rsidRPr="005E26C1" w14:paraId="6F2A6166" w14:textId="77777777" w:rsidTr="00D45F66">
        <w:tc>
          <w:tcPr>
            <w:tcW w:w="125" w:type="pct"/>
          </w:tcPr>
          <w:p w14:paraId="4D34B17E" w14:textId="77777777" w:rsidR="00C303B1" w:rsidRPr="008E560B" w:rsidRDefault="00C303B1" w:rsidP="00C303B1">
            <w:pPr>
              <w:pStyle w:val="GOSTTableNum"/>
            </w:pPr>
          </w:p>
        </w:tc>
        <w:tc>
          <w:tcPr>
            <w:tcW w:w="596" w:type="pct"/>
          </w:tcPr>
          <w:p w14:paraId="0017AEF7" w14:textId="28C72CAC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8E560B">
              <w:t>БО принятые</w:t>
            </w:r>
            <w:r>
              <w:t xml:space="preserve"> на второй год планового периода</w:t>
            </w:r>
          </w:p>
        </w:tc>
        <w:tc>
          <w:tcPr>
            <w:tcW w:w="279" w:type="pct"/>
          </w:tcPr>
          <w:p w14:paraId="27F15C71" w14:textId="25AB8807" w:rsidR="00C303B1" w:rsidRPr="00FD25D9" w:rsidRDefault="00C303B1" w:rsidP="00C303B1">
            <w:pPr>
              <w:pStyle w:val="GOSTTablenorm"/>
              <w:rPr>
                <w:szCs w:val="22"/>
              </w:rPr>
            </w:pPr>
            <w:ins w:id="1403" w:author="Краснова Наталья EXP-332161" w:date="2026-03-19T17:58:00Z">
              <w:r w:rsidRPr="0080419D"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088C3205" w14:textId="4C1A4C63" w:rsidR="00C303B1" w:rsidRPr="006B36D5" w:rsidRDefault="00C303B1" w:rsidP="00C303B1">
            <w:pPr>
              <w:pStyle w:val="GOSTTablenorm"/>
            </w:pPr>
            <w:r w:rsidRPr="00FD25D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D38ECDC" w14:textId="1C912D86" w:rsidR="00C303B1" w:rsidRPr="00DA1BEC" w:rsidRDefault="00C303B1" w:rsidP="00C303B1">
            <w:pPr>
              <w:pStyle w:val="GOSTTablenorm"/>
            </w:pPr>
            <w:r>
              <w:rPr>
                <w:lang w:val="en-US"/>
              </w:rPr>
              <w:t>FAIP</w:t>
            </w:r>
            <w:r>
              <w:t>:31</w:t>
            </w:r>
          </w:p>
          <w:p w14:paraId="4EBD1243" w14:textId="03A2A4F0" w:rsidR="00C303B1" w:rsidRDefault="00C303B1" w:rsidP="00C303B1">
            <w:pPr>
              <w:pStyle w:val="GOSTTablenorm"/>
            </w:pPr>
            <w:r>
              <w:rPr>
                <w:lang w:val="en-US"/>
              </w:rPr>
              <w:t>KMI</w:t>
            </w:r>
            <w:r>
              <w:t xml:space="preserve"> 31</w:t>
            </w:r>
          </w:p>
        </w:tc>
        <w:tc>
          <w:tcPr>
            <w:tcW w:w="341" w:type="pct"/>
          </w:tcPr>
          <w:p w14:paraId="279FF4C7" w14:textId="767056C1" w:rsidR="00C303B1" w:rsidRPr="005E26C1" w:rsidRDefault="00C303B1" w:rsidP="00C303B1">
            <w:pPr>
              <w:pStyle w:val="GOSTTablenorm"/>
            </w:pPr>
            <w:r>
              <w:t>121</w:t>
            </w:r>
          </w:p>
        </w:tc>
        <w:tc>
          <w:tcPr>
            <w:tcW w:w="301" w:type="pct"/>
          </w:tcPr>
          <w:p w14:paraId="3E7E2EDE" w14:textId="0FAEA003" w:rsidR="00C303B1" w:rsidRPr="005E26C1" w:rsidRDefault="00C303B1" w:rsidP="00C303B1">
            <w:pPr>
              <w:pStyle w:val="GOSTTablenorm"/>
            </w:pPr>
            <w:r w:rsidRPr="000850E7">
              <w:rPr>
                <w:lang w:val="en-US"/>
              </w:rPr>
              <w:t>EXP</w:t>
            </w:r>
            <w:r w:rsidRPr="000850E7">
              <w:t>:</w:t>
            </w:r>
            <w:r>
              <w:t xml:space="preserve"> 239</w:t>
            </w:r>
          </w:p>
        </w:tc>
        <w:tc>
          <w:tcPr>
            <w:tcW w:w="1107" w:type="pct"/>
          </w:tcPr>
          <w:p w14:paraId="0B82A462" w14:textId="052466A5" w:rsidR="00C303B1" w:rsidRDefault="00C303B1" w:rsidP="00C303B1">
            <w:pPr>
              <w:pStyle w:val="GOSTTablenorm"/>
            </w:pPr>
            <w:r w:rsidRPr="008E560B">
              <w:rPr>
                <w:rFonts w:eastAsia="Calibri"/>
              </w:rPr>
              <w:t>Сумма поставленных на учет принятых БО (по закупкам и прочих)</w:t>
            </w:r>
            <w:r>
              <w:rPr>
                <w:rFonts w:eastAsia="Calibri"/>
              </w:rPr>
              <w:t xml:space="preserve"> </w:t>
            </w:r>
            <w:r>
              <w:t>на второй год планового периода.</w:t>
            </w:r>
          </w:p>
          <w:p w14:paraId="2DE8F761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5D670B6B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Оборот по Кт за отчетный период по показателям</w:t>
            </w:r>
            <w:r>
              <w:rPr>
                <w:szCs w:val="22"/>
              </w:rPr>
              <w:t>:</w:t>
            </w:r>
          </w:p>
          <w:p w14:paraId="552DF723" w14:textId="270616FE" w:rsidR="00C303B1" w:rsidRPr="008E560B" w:rsidRDefault="00C303B1" w:rsidP="00C303B1">
            <w:pPr>
              <w:pStyle w:val="GOSTTableListMark1"/>
            </w:pPr>
            <w:r w:rsidRPr="008E560B">
              <w:t>БО_ПБС_ЗФ_</w:t>
            </w:r>
            <w:r>
              <w:t>3,</w:t>
            </w:r>
          </w:p>
          <w:p w14:paraId="5F6EEFCD" w14:textId="394DD036" w:rsidR="00C303B1" w:rsidRPr="008E560B" w:rsidRDefault="00C303B1" w:rsidP="00C303B1">
            <w:pPr>
              <w:pStyle w:val="GOSTTableListMark1"/>
            </w:pPr>
            <w:r w:rsidRPr="008E560B">
              <w:t>БО_ПБС_ЗФ_ВАЛ_</w:t>
            </w:r>
            <w:r>
              <w:t>3,</w:t>
            </w:r>
          </w:p>
          <w:p w14:paraId="3DF26F81" w14:textId="1C964FB0" w:rsidR="00C303B1" w:rsidRPr="008E560B" w:rsidRDefault="00C303B1" w:rsidP="00C303B1">
            <w:pPr>
              <w:pStyle w:val="GOSTTableListMark1"/>
            </w:pPr>
            <w:r w:rsidRPr="008E560B">
              <w:t>БО_ПБС_ПР_</w:t>
            </w:r>
            <w:r>
              <w:t>3,</w:t>
            </w:r>
          </w:p>
          <w:p w14:paraId="09D8C116" w14:textId="0344F716" w:rsidR="00C303B1" w:rsidRPr="005E26C1" w:rsidRDefault="00C303B1" w:rsidP="00C303B1">
            <w:pPr>
              <w:pStyle w:val="GOSTTableListMark1"/>
              <w:rPr>
                <w:szCs w:val="22"/>
              </w:rPr>
            </w:pPr>
            <w:r w:rsidRPr="008E560B">
              <w:t>БО_ПБС_ПР_ВАЛ_</w:t>
            </w:r>
            <w:r>
              <w:t>3</w:t>
            </w:r>
          </w:p>
        </w:tc>
        <w:tc>
          <w:tcPr>
            <w:tcW w:w="254" w:type="pct"/>
          </w:tcPr>
          <w:p w14:paraId="5B741293" w14:textId="15A89DA5" w:rsidR="00C303B1" w:rsidRDefault="00C303B1" w:rsidP="00C303B1">
            <w:pPr>
              <w:pStyle w:val="GOSTTablenorm"/>
              <w:rPr>
                <w:szCs w:val="22"/>
              </w:rPr>
            </w:pPr>
            <w:r w:rsidRPr="00043DC5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0EF98A57" w14:textId="77E31564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163CE587" w14:textId="5DB891C4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393E2F2E" w14:textId="0CBCF089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21A4C7F6" w14:textId="47647390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4997F073" w14:textId="73B23333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64F03B93" w14:textId="16632E35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C303B1" w:rsidRPr="005E26C1" w14:paraId="744E46CD" w14:textId="77777777" w:rsidTr="00D45F66">
        <w:tc>
          <w:tcPr>
            <w:tcW w:w="125" w:type="pct"/>
          </w:tcPr>
          <w:p w14:paraId="3E540DE6" w14:textId="77777777" w:rsidR="00C303B1" w:rsidRPr="008E560B" w:rsidRDefault="00C303B1" w:rsidP="00C303B1">
            <w:pPr>
              <w:pStyle w:val="GOSTTableNum"/>
            </w:pPr>
          </w:p>
        </w:tc>
        <w:tc>
          <w:tcPr>
            <w:tcW w:w="596" w:type="pct"/>
          </w:tcPr>
          <w:p w14:paraId="7968DC91" w14:textId="7C098C23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8E560B">
              <w:t>БО принятые</w:t>
            </w:r>
            <w:r>
              <w:t xml:space="preserve"> на третий год планового периода</w:t>
            </w:r>
          </w:p>
        </w:tc>
        <w:tc>
          <w:tcPr>
            <w:tcW w:w="279" w:type="pct"/>
          </w:tcPr>
          <w:p w14:paraId="0D01FB59" w14:textId="408E3AE7" w:rsidR="00C303B1" w:rsidRPr="00FD25D9" w:rsidRDefault="00C303B1" w:rsidP="00C303B1">
            <w:pPr>
              <w:pStyle w:val="GOSTTablenorm"/>
              <w:rPr>
                <w:szCs w:val="22"/>
              </w:rPr>
            </w:pPr>
            <w:ins w:id="1404" w:author="Краснова Наталья EXP-332161" w:date="2026-03-19T17:58:00Z">
              <w:r w:rsidRPr="0080419D"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71102EAD" w14:textId="717412CB" w:rsidR="00C303B1" w:rsidRPr="006B36D5" w:rsidRDefault="00C303B1" w:rsidP="00C303B1">
            <w:pPr>
              <w:pStyle w:val="GOSTTablenorm"/>
            </w:pPr>
            <w:r w:rsidRPr="00FD25D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C468691" w14:textId="0567901C" w:rsidR="00C303B1" w:rsidRPr="00DA1BEC" w:rsidRDefault="00C303B1" w:rsidP="00C303B1">
            <w:pPr>
              <w:pStyle w:val="GOSTTablenorm"/>
            </w:pPr>
            <w:r>
              <w:rPr>
                <w:lang w:val="en-US"/>
              </w:rPr>
              <w:t>FAIP</w:t>
            </w:r>
            <w:r>
              <w:t>:32</w:t>
            </w:r>
          </w:p>
          <w:p w14:paraId="31C28C50" w14:textId="3F2D8D40" w:rsidR="00C303B1" w:rsidRDefault="00C303B1" w:rsidP="00C303B1">
            <w:pPr>
              <w:pStyle w:val="GOSTTablenorm"/>
            </w:pPr>
            <w:r>
              <w:rPr>
                <w:lang w:val="en-US"/>
              </w:rPr>
              <w:t>KMI</w:t>
            </w:r>
            <w:r>
              <w:t xml:space="preserve"> 32</w:t>
            </w:r>
          </w:p>
        </w:tc>
        <w:tc>
          <w:tcPr>
            <w:tcW w:w="341" w:type="pct"/>
          </w:tcPr>
          <w:p w14:paraId="46E2A4DB" w14:textId="467280C3" w:rsidR="00C303B1" w:rsidRPr="005E26C1" w:rsidRDefault="00C303B1" w:rsidP="00C303B1">
            <w:pPr>
              <w:pStyle w:val="GOSTTablenorm"/>
            </w:pPr>
            <w:r>
              <w:t>122</w:t>
            </w:r>
          </w:p>
        </w:tc>
        <w:tc>
          <w:tcPr>
            <w:tcW w:w="301" w:type="pct"/>
          </w:tcPr>
          <w:p w14:paraId="7FDB3AE6" w14:textId="10ED0316" w:rsidR="00C303B1" w:rsidRPr="005E26C1" w:rsidRDefault="00C303B1" w:rsidP="00C303B1">
            <w:pPr>
              <w:pStyle w:val="GOSTTablenorm"/>
            </w:pPr>
            <w:r w:rsidRPr="000850E7">
              <w:rPr>
                <w:lang w:val="en-US"/>
              </w:rPr>
              <w:t>EXP</w:t>
            </w:r>
            <w:r w:rsidRPr="000850E7">
              <w:t>:</w:t>
            </w:r>
            <w:r>
              <w:t xml:space="preserve"> 240</w:t>
            </w:r>
          </w:p>
        </w:tc>
        <w:tc>
          <w:tcPr>
            <w:tcW w:w="1107" w:type="pct"/>
          </w:tcPr>
          <w:p w14:paraId="15FE65DF" w14:textId="0ECFE726" w:rsidR="00C303B1" w:rsidRDefault="00C303B1" w:rsidP="00C303B1">
            <w:pPr>
              <w:pStyle w:val="GOSTTablenorm"/>
            </w:pPr>
            <w:r w:rsidRPr="008E560B">
              <w:rPr>
                <w:rFonts w:eastAsia="Calibri"/>
              </w:rPr>
              <w:t>Сумма поставленных на учет принятых БО (по закупкам и прочих)</w:t>
            </w:r>
            <w:r>
              <w:rPr>
                <w:rFonts w:eastAsia="Calibri"/>
              </w:rPr>
              <w:t xml:space="preserve"> </w:t>
            </w:r>
            <w:r>
              <w:t>на третий год планового периода.</w:t>
            </w:r>
          </w:p>
          <w:p w14:paraId="5B96DDB9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lastRenderedPageBreak/>
              <w:t>Расчет по сумме в валюте учета (в рублях).</w:t>
            </w:r>
          </w:p>
          <w:p w14:paraId="45C4E783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Оборот по Кт за отчетный период по показателям</w:t>
            </w:r>
            <w:r>
              <w:rPr>
                <w:szCs w:val="22"/>
              </w:rPr>
              <w:t>:</w:t>
            </w:r>
          </w:p>
          <w:p w14:paraId="2DF2563F" w14:textId="74FCD5D9" w:rsidR="00C303B1" w:rsidRPr="008E560B" w:rsidRDefault="00C303B1" w:rsidP="00C303B1">
            <w:pPr>
              <w:pStyle w:val="GOSTTableListMark1"/>
            </w:pPr>
            <w:r w:rsidRPr="008E560B">
              <w:t>БО_ПБС_ЗФ_</w:t>
            </w:r>
            <w:r>
              <w:t>4,</w:t>
            </w:r>
          </w:p>
          <w:p w14:paraId="44E37791" w14:textId="6DCC6064" w:rsidR="00C303B1" w:rsidRPr="008E560B" w:rsidRDefault="00C303B1" w:rsidP="00C303B1">
            <w:pPr>
              <w:pStyle w:val="GOSTTableListMark1"/>
            </w:pPr>
            <w:r w:rsidRPr="008E560B">
              <w:t>БО_ПБС_ЗФ_ВАЛ_</w:t>
            </w:r>
            <w:r>
              <w:t>4,</w:t>
            </w:r>
          </w:p>
          <w:p w14:paraId="656ED6DB" w14:textId="502E7DB6" w:rsidR="00C303B1" w:rsidRPr="008E560B" w:rsidRDefault="00C303B1" w:rsidP="00C303B1">
            <w:pPr>
              <w:pStyle w:val="GOSTTableListMark1"/>
            </w:pPr>
            <w:r w:rsidRPr="008E560B">
              <w:t>БО_ПБС_ПР_</w:t>
            </w:r>
            <w:r>
              <w:t>4,</w:t>
            </w:r>
          </w:p>
          <w:p w14:paraId="186F857D" w14:textId="22B434DA" w:rsidR="00C303B1" w:rsidRPr="005E26C1" w:rsidRDefault="00C303B1" w:rsidP="00C303B1">
            <w:pPr>
              <w:pStyle w:val="GOSTTableListMark1"/>
              <w:rPr>
                <w:szCs w:val="22"/>
              </w:rPr>
            </w:pPr>
            <w:r w:rsidRPr="008E560B">
              <w:t>БО_ПБС_ПР_ВАЛ_</w:t>
            </w:r>
            <w:r>
              <w:t>4</w:t>
            </w:r>
          </w:p>
        </w:tc>
        <w:tc>
          <w:tcPr>
            <w:tcW w:w="254" w:type="pct"/>
          </w:tcPr>
          <w:p w14:paraId="0960D0AC" w14:textId="00B481BC" w:rsidR="00C303B1" w:rsidRDefault="00C303B1" w:rsidP="00C303B1">
            <w:pPr>
              <w:pStyle w:val="GOSTTablenorm"/>
              <w:rPr>
                <w:szCs w:val="22"/>
              </w:rPr>
            </w:pPr>
            <w:r w:rsidRPr="00043DC5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62321C2A" w14:textId="2B8B6D5B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376F749D" w14:textId="1EEF13E0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49D98074" w14:textId="54DA4DB8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3821BEAE" w14:textId="55E46169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019CD934" w14:textId="3579E39E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79455802" w14:textId="201E0283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C303B1" w:rsidRPr="005E26C1" w14:paraId="07A1C1CC" w14:textId="77777777" w:rsidTr="00D45F66">
        <w:tc>
          <w:tcPr>
            <w:tcW w:w="125" w:type="pct"/>
          </w:tcPr>
          <w:p w14:paraId="319919FC" w14:textId="77777777" w:rsidR="00C303B1" w:rsidRPr="008E560B" w:rsidRDefault="00C303B1" w:rsidP="00C303B1">
            <w:pPr>
              <w:pStyle w:val="GOSTTableNum"/>
            </w:pPr>
          </w:p>
        </w:tc>
        <w:tc>
          <w:tcPr>
            <w:tcW w:w="596" w:type="pct"/>
          </w:tcPr>
          <w:p w14:paraId="59C63F80" w14:textId="55C36E85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8E560B">
              <w:t>БО принятые</w:t>
            </w:r>
            <w:r>
              <w:t xml:space="preserve"> на </w:t>
            </w:r>
            <w:del w:id="1405" w:author="Суслова Оксана Алексеевна" w:date="2026-03-10T15:26:00Z">
              <w:r w:rsidDel="00785E4F">
                <w:delText>иные очередные</w:delText>
              </w:r>
            </w:del>
            <w:ins w:id="1406" w:author="Суслова Оксана Алексеевна" w:date="2026-03-10T15:26:00Z">
              <w:r>
                <w:t>последующие</w:t>
              </w:r>
            </w:ins>
            <w:r>
              <w:t xml:space="preserve"> годы за пределами плановых</w:t>
            </w:r>
          </w:p>
        </w:tc>
        <w:tc>
          <w:tcPr>
            <w:tcW w:w="279" w:type="pct"/>
          </w:tcPr>
          <w:p w14:paraId="4210B7AA" w14:textId="2E5A603F" w:rsidR="00C303B1" w:rsidRPr="00FD25D9" w:rsidRDefault="00C303B1" w:rsidP="00C303B1">
            <w:pPr>
              <w:pStyle w:val="GOSTTablenorm"/>
              <w:rPr>
                <w:szCs w:val="22"/>
              </w:rPr>
            </w:pPr>
            <w:ins w:id="1407" w:author="Краснова Наталья EXP-332161" w:date="2026-03-19T17:58:00Z">
              <w:r w:rsidRPr="00443105"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486FC274" w14:textId="201433B7" w:rsidR="00C303B1" w:rsidRDefault="00C303B1" w:rsidP="00C303B1">
            <w:pPr>
              <w:pStyle w:val="GOSTTablenorm"/>
              <w:rPr>
                <w:szCs w:val="22"/>
              </w:rPr>
            </w:pPr>
            <w:r w:rsidRPr="00FD25D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AF7F457" w14:textId="2FC584FA" w:rsidR="000A6655" w:rsidRPr="00DA1BEC" w:rsidRDefault="000A6655" w:rsidP="000A6655">
            <w:pPr>
              <w:pStyle w:val="GOSTTablenorm"/>
              <w:rPr>
                <w:ins w:id="1408" w:author="EXP-345810" w:date="2026-04-27T10:17:00Z"/>
              </w:rPr>
            </w:pPr>
            <w:ins w:id="1409" w:author="EXP-345810" w:date="2026-04-27T10:17:00Z">
              <w:r>
                <w:rPr>
                  <w:lang w:val="en-US"/>
                </w:rPr>
                <w:t>FAIP</w:t>
              </w:r>
              <w:r>
                <w:t>:54</w:t>
              </w:r>
            </w:ins>
          </w:p>
          <w:p w14:paraId="465504C9" w14:textId="284FEAD7" w:rsidR="00C303B1" w:rsidRDefault="000A6655" w:rsidP="000A6655">
            <w:pPr>
              <w:pStyle w:val="GOSTTablenorm"/>
              <w:rPr>
                <w:szCs w:val="22"/>
              </w:rPr>
            </w:pPr>
            <w:ins w:id="1410" w:author="EXP-345810" w:date="2026-04-27T10:17:00Z">
              <w:r>
                <w:rPr>
                  <w:lang w:val="en-US"/>
                </w:rPr>
                <w:t>KMI</w:t>
              </w:r>
              <w:r>
                <w:t xml:space="preserve"> 54</w:t>
              </w:r>
            </w:ins>
            <w:del w:id="1411" w:author="EXP-345810" w:date="2026-04-27T10:17:00Z">
              <w:r w:rsidR="00C303B1" w:rsidDel="000A6655">
                <w:rPr>
                  <w:szCs w:val="22"/>
                </w:rPr>
                <w:delText>-</w:delText>
              </w:r>
            </w:del>
          </w:p>
        </w:tc>
        <w:tc>
          <w:tcPr>
            <w:tcW w:w="341" w:type="pct"/>
          </w:tcPr>
          <w:p w14:paraId="257EECC4" w14:textId="0F8D99E1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123</w:t>
            </w:r>
          </w:p>
        </w:tc>
        <w:tc>
          <w:tcPr>
            <w:tcW w:w="301" w:type="pct"/>
          </w:tcPr>
          <w:p w14:paraId="114DD7D3" w14:textId="3D2120FF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0850E7">
              <w:rPr>
                <w:szCs w:val="22"/>
                <w:lang w:val="en-US"/>
              </w:rPr>
              <w:t>EXP</w:t>
            </w:r>
            <w:r w:rsidRPr="000850E7">
              <w:rPr>
                <w:szCs w:val="22"/>
              </w:rPr>
              <w:t>:</w:t>
            </w:r>
            <w:r>
              <w:rPr>
                <w:szCs w:val="22"/>
              </w:rPr>
              <w:t xml:space="preserve"> 241</w:t>
            </w:r>
          </w:p>
        </w:tc>
        <w:tc>
          <w:tcPr>
            <w:tcW w:w="1107" w:type="pct"/>
          </w:tcPr>
          <w:p w14:paraId="7243B9D6" w14:textId="1585BFD2" w:rsidR="00C303B1" w:rsidRDefault="00C303B1" w:rsidP="00C303B1">
            <w:pPr>
              <w:pStyle w:val="GOSTTablenorm"/>
            </w:pPr>
            <w:r w:rsidRPr="008E560B">
              <w:rPr>
                <w:rFonts w:eastAsia="Calibri"/>
              </w:rPr>
              <w:t>Сумма поставленных на учет принятых БО (по закупкам и прочих)</w:t>
            </w:r>
            <w:r>
              <w:rPr>
                <w:rFonts w:eastAsia="Calibri"/>
              </w:rPr>
              <w:t xml:space="preserve"> </w:t>
            </w:r>
            <w:r>
              <w:t xml:space="preserve">на </w:t>
            </w:r>
            <w:del w:id="1412" w:author="Суслова Оксана Алексеевна" w:date="2026-03-10T15:26:00Z">
              <w:r w:rsidDel="00785E4F">
                <w:delText>иные очередные</w:delText>
              </w:r>
            </w:del>
            <w:ins w:id="1413" w:author="Суслова Оксана Алексеевна" w:date="2026-03-10T15:26:00Z">
              <w:r>
                <w:t>последующие</w:t>
              </w:r>
            </w:ins>
            <w:r>
              <w:t xml:space="preserve"> годы за пределами плановых.</w:t>
            </w:r>
          </w:p>
          <w:p w14:paraId="2B3D3497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6617436B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Оборот по Кт за отчетный период по показателям</w:t>
            </w:r>
            <w:r>
              <w:rPr>
                <w:szCs w:val="22"/>
              </w:rPr>
              <w:t>:</w:t>
            </w:r>
          </w:p>
          <w:p w14:paraId="2582536A" w14:textId="2CEE7227" w:rsidR="00C303B1" w:rsidRPr="008E560B" w:rsidRDefault="00C303B1" w:rsidP="00C303B1">
            <w:pPr>
              <w:pStyle w:val="GOSTTableListMark1"/>
            </w:pPr>
            <w:r w:rsidRPr="008E560B">
              <w:t>БО_ПБС_ЗФ_</w:t>
            </w:r>
            <w:r>
              <w:t>5,</w:t>
            </w:r>
          </w:p>
          <w:p w14:paraId="13C6C06F" w14:textId="6C31A773" w:rsidR="00C303B1" w:rsidRPr="008E560B" w:rsidRDefault="00C303B1" w:rsidP="00C303B1">
            <w:pPr>
              <w:pStyle w:val="GOSTTableListMark1"/>
            </w:pPr>
            <w:r w:rsidRPr="008E560B">
              <w:t>БО_ПБС_ЗФ_ВАЛ_</w:t>
            </w:r>
            <w:r>
              <w:t>5,</w:t>
            </w:r>
          </w:p>
          <w:p w14:paraId="4AD11B45" w14:textId="781A30BB" w:rsidR="00C303B1" w:rsidRPr="008E560B" w:rsidRDefault="00C303B1" w:rsidP="00C303B1">
            <w:pPr>
              <w:pStyle w:val="GOSTTableListMark1"/>
            </w:pPr>
            <w:r w:rsidRPr="008E560B">
              <w:t>БО_ПБС_ПР_</w:t>
            </w:r>
            <w:r>
              <w:t>5,</w:t>
            </w:r>
          </w:p>
          <w:p w14:paraId="725D6B1A" w14:textId="0FCA1897" w:rsidR="00C303B1" w:rsidRPr="005E26C1" w:rsidRDefault="00C303B1" w:rsidP="00C303B1">
            <w:pPr>
              <w:pStyle w:val="GOSTTableListMark1"/>
              <w:rPr>
                <w:szCs w:val="22"/>
              </w:rPr>
            </w:pPr>
            <w:r w:rsidRPr="008E560B">
              <w:t>БО_ПБС_ПР_ВАЛ_</w:t>
            </w:r>
            <w:r>
              <w:t>5</w:t>
            </w:r>
          </w:p>
        </w:tc>
        <w:tc>
          <w:tcPr>
            <w:tcW w:w="254" w:type="pct"/>
          </w:tcPr>
          <w:p w14:paraId="04E2C028" w14:textId="27E1C504" w:rsidR="00C303B1" w:rsidRDefault="00C303B1" w:rsidP="00C303B1">
            <w:pPr>
              <w:pStyle w:val="GOSTTablenorm"/>
              <w:rPr>
                <w:szCs w:val="22"/>
              </w:rPr>
            </w:pPr>
            <w:r w:rsidRPr="00043DC5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09F26DD1" w14:textId="69CD15C5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346B8FA4" w14:textId="7BC91D66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1D726092" w14:textId="6D79D567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47EF7A49" w14:textId="75FCBA4A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493313AB" w14:textId="7B839C0B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47865618" w14:textId="0306593F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C303B1" w:rsidRPr="005E26C1" w14:paraId="2A542A49" w14:textId="77777777" w:rsidTr="00D45F66">
        <w:tc>
          <w:tcPr>
            <w:tcW w:w="125" w:type="pct"/>
          </w:tcPr>
          <w:p w14:paraId="1F7091E6" w14:textId="77777777" w:rsidR="00C303B1" w:rsidRDefault="00C303B1" w:rsidP="00C303B1">
            <w:pPr>
              <w:pStyle w:val="GOSTTableNum"/>
            </w:pPr>
          </w:p>
        </w:tc>
        <w:tc>
          <w:tcPr>
            <w:tcW w:w="596" w:type="pct"/>
          </w:tcPr>
          <w:p w14:paraId="22C3CAFD" w14:textId="074D38D0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Из них</w:t>
            </w:r>
            <w:r w:rsidRPr="008E560B">
              <w:t xml:space="preserve"> БО принятые по закупкам</w:t>
            </w:r>
            <w:r>
              <w:t xml:space="preserve"> на текущий финансовый год</w:t>
            </w:r>
          </w:p>
        </w:tc>
        <w:tc>
          <w:tcPr>
            <w:tcW w:w="279" w:type="pct"/>
          </w:tcPr>
          <w:p w14:paraId="694BC1DA" w14:textId="5C2B19A4" w:rsidR="00C303B1" w:rsidRPr="00FD25D9" w:rsidRDefault="00C303B1" w:rsidP="00C303B1">
            <w:pPr>
              <w:pStyle w:val="GOSTTablenorm"/>
              <w:rPr>
                <w:szCs w:val="22"/>
              </w:rPr>
            </w:pPr>
            <w:ins w:id="1414" w:author="Краснова Наталья EXP-332161" w:date="2026-03-19T17:58:00Z">
              <w:r w:rsidRPr="00443105"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11BE11CC" w14:textId="1662D9D7" w:rsidR="00C303B1" w:rsidRDefault="00C303B1" w:rsidP="00C303B1">
            <w:pPr>
              <w:pStyle w:val="GOSTTablenorm"/>
              <w:rPr>
                <w:szCs w:val="22"/>
              </w:rPr>
            </w:pPr>
            <w:r w:rsidRPr="00FD25D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28A8E63" w14:textId="0283B4DC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4C4F23A7" w14:textId="46A567C3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124</w:t>
            </w:r>
          </w:p>
        </w:tc>
        <w:tc>
          <w:tcPr>
            <w:tcW w:w="301" w:type="pct"/>
          </w:tcPr>
          <w:p w14:paraId="13178C0C" w14:textId="765A388B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0850E7">
              <w:rPr>
                <w:szCs w:val="22"/>
                <w:lang w:val="en-US"/>
              </w:rPr>
              <w:t>EXP</w:t>
            </w:r>
            <w:r w:rsidRPr="000850E7">
              <w:rPr>
                <w:szCs w:val="22"/>
              </w:rPr>
              <w:t>:</w:t>
            </w:r>
            <w:r>
              <w:rPr>
                <w:szCs w:val="22"/>
              </w:rPr>
              <w:t xml:space="preserve"> 242</w:t>
            </w:r>
          </w:p>
        </w:tc>
        <w:tc>
          <w:tcPr>
            <w:tcW w:w="1107" w:type="pct"/>
          </w:tcPr>
          <w:p w14:paraId="18860A93" w14:textId="77777777" w:rsidR="00C303B1" w:rsidRDefault="00C303B1" w:rsidP="00C303B1">
            <w:pPr>
              <w:pStyle w:val="GOSTTablenorm"/>
            </w:pPr>
            <w:r w:rsidRPr="008E560B">
              <w:rPr>
                <w:rFonts w:eastAsia="Calibri"/>
              </w:rPr>
              <w:t>Сумма поставленных на учет принятых БО по закупкам</w:t>
            </w:r>
            <w:r>
              <w:rPr>
                <w:rFonts w:eastAsia="Calibri"/>
              </w:rPr>
              <w:t xml:space="preserve"> </w:t>
            </w:r>
            <w:r>
              <w:t>на текущий финансовый год.</w:t>
            </w:r>
          </w:p>
          <w:p w14:paraId="0E423B99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2B5A7E16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Оборот по Кт за отчетный период по показателям</w:t>
            </w:r>
            <w:r>
              <w:rPr>
                <w:szCs w:val="22"/>
              </w:rPr>
              <w:t>:</w:t>
            </w:r>
          </w:p>
          <w:p w14:paraId="3363EF2A" w14:textId="183E5514" w:rsidR="00C303B1" w:rsidRPr="008E560B" w:rsidRDefault="00C303B1" w:rsidP="00C303B1">
            <w:pPr>
              <w:pStyle w:val="GOSTTableListMark1"/>
            </w:pPr>
            <w:r w:rsidRPr="008E560B">
              <w:t>БО_ПБС_ЗФ_</w:t>
            </w:r>
            <w:r>
              <w:t>1,</w:t>
            </w:r>
          </w:p>
          <w:p w14:paraId="09645BB0" w14:textId="1BDAEB49" w:rsidR="00C303B1" w:rsidRPr="005E26C1" w:rsidRDefault="00C303B1" w:rsidP="00C303B1">
            <w:pPr>
              <w:pStyle w:val="GOSTTableListMark1"/>
              <w:rPr>
                <w:szCs w:val="22"/>
              </w:rPr>
            </w:pPr>
            <w:r w:rsidRPr="008E560B">
              <w:t>БО_ПБС_ЗФ_ВАЛ_</w:t>
            </w:r>
            <w:r>
              <w:t>1</w:t>
            </w:r>
          </w:p>
        </w:tc>
        <w:tc>
          <w:tcPr>
            <w:tcW w:w="254" w:type="pct"/>
          </w:tcPr>
          <w:p w14:paraId="6A1E32AC" w14:textId="1B4FFB61" w:rsidR="00C303B1" w:rsidRDefault="00C303B1" w:rsidP="00C303B1">
            <w:pPr>
              <w:pStyle w:val="GOSTTablenorm"/>
              <w:rPr>
                <w:szCs w:val="22"/>
              </w:rPr>
            </w:pPr>
            <w:r w:rsidRPr="00043DC5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238AD21E" w14:textId="7AA3BA33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1FAB9660" w14:textId="762B24BE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14B4B3AC" w14:textId="702D94B7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735D9C4E" w14:textId="1FAF2EE3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69425FD5" w14:textId="1EA67E6D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32636631" w14:textId="744CEBC5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C303B1" w:rsidRPr="005E26C1" w14:paraId="181188D8" w14:textId="77777777" w:rsidTr="00D45F66">
        <w:tc>
          <w:tcPr>
            <w:tcW w:w="125" w:type="pct"/>
          </w:tcPr>
          <w:p w14:paraId="762C6F20" w14:textId="77777777" w:rsidR="00C303B1" w:rsidRDefault="00C303B1" w:rsidP="00C303B1">
            <w:pPr>
              <w:pStyle w:val="GOSTTableNum"/>
            </w:pPr>
          </w:p>
        </w:tc>
        <w:tc>
          <w:tcPr>
            <w:tcW w:w="596" w:type="pct"/>
          </w:tcPr>
          <w:p w14:paraId="1A33B6F8" w14:textId="3889352A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 xml:space="preserve">Из них </w:t>
            </w:r>
            <w:r w:rsidRPr="008E560B">
              <w:t>БО принятые по закупкам</w:t>
            </w:r>
            <w:r>
              <w:t xml:space="preserve"> на первый год планового периода</w:t>
            </w:r>
          </w:p>
        </w:tc>
        <w:tc>
          <w:tcPr>
            <w:tcW w:w="279" w:type="pct"/>
          </w:tcPr>
          <w:p w14:paraId="5A54CB01" w14:textId="7C8390BA" w:rsidR="00C303B1" w:rsidRPr="00FD25D9" w:rsidRDefault="00C303B1" w:rsidP="00C303B1">
            <w:pPr>
              <w:pStyle w:val="GOSTTablenorm"/>
              <w:rPr>
                <w:szCs w:val="22"/>
              </w:rPr>
            </w:pPr>
            <w:ins w:id="1415" w:author="Краснова Наталья EXP-332161" w:date="2026-03-19T17:58:00Z">
              <w:r w:rsidRPr="00443105"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59544576" w14:textId="1A58C39B" w:rsidR="00C303B1" w:rsidRDefault="00C303B1" w:rsidP="00C303B1">
            <w:pPr>
              <w:pStyle w:val="GOSTTablenorm"/>
              <w:rPr>
                <w:szCs w:val="22"/>
              </w:rPr>
            </w:pPr>
            <w:r w:rsidRPr="00FD25D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1D82EE1C" w14:textId="43BD8997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4CFEFF51" w14:textId="2885510B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125</w:t>
            </w:r>
          </w:p>
        </w:tc>
        <w:tc>
          <w:tcPr>
            <w:tcW w:w="301" w:type="pct"/>
          </w:tcPr>
          <w:p w14:paraId="6D959B3E" w14:textId="6D73A0EB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0850E7">
              <w:rPr>
                <w:szCs w:val="22"/>
                <w:lang w:val="en-US"/>
              </w:rPr>
              <w:t>EXP</w:t>
            </w:r>
            <w:r w:rsidRPr="000850E7">
              <w:rPr>
                <w:szCs w:val="22"/>
              </w:rPr>
              <w:t>:</w:t>
            </w:r>
            <w:r>
              <w:rPr>
                <w:szCs w:val="22"/>
              </w:rPr>
              <w:t xml:space="preserve"> 243</w:t>
            </w:r>
          </w:p>
        </w:tc>
        <w:tc>
          <w:tcPr>
            <w:tcW w:w="1107" w:type="pct"/>
          </w:tcPr>
          <w:p w14:paraId="0C07B635" w14:textId="7F8D68F2" w:rsidR="00C303B1" w:rsidRDefault="00C303B1" w:rsidP="00C303B1">
            <w:pPr>
              <w:pStyle w:val="GOSTTablenorm"/>
            </w:pPr>
            <w:r w:rsidRPr="008E560B">
              <w:rPr>
                <w:rFonts w:eastAsia="Calibri"/>
              </w:rPr>
              <w:t>Сумма поставленных на учет принятых БО по закупкам</w:t>
            </w:r>
            <w:r>
              <w:rPr>
                <w:rFonts w:eastAsia="Calibri"/>
              </w:rPr>
              <w:t xml:space="preserve"> </w:t>
            </w:r>
            <w:r>
              <w:t>на первый год планового периода.</w:t>
            </w:r>
          </w:p>
          <w:p w14:paraId="1EE5D7C9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72940D43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Оборот по Кт за отчетный период по показателям</w:t>
            </w:r>
            <w:r>
              <w:rPr>
                <w:szCs w:val="22"/>
              </w:rPr>
              <w:t>:</w:t>
            </w:r>
          </w:p>
          <w:p w14:paraId="34CDBBFA" w14:textId="5FEBB4E3" w:rsidR="00C303B1" w:rsidRPr="008E560B" w:rsidRDefault="00C303B1" w:rsidP="00C303B1">
            <w:pPr>
              <w:pStyle w:val="GOSTTableListMark1"/>
            </w:pPr>
            <w:r w:rsidRPr="008E560B">
              <w:t>БО_ПБС_ЗФ_</w:t>
            </w:r>
            <w:r>
              <w:t>2,</w:t>
            </w:r>
          </w:p>
          <w:p w14:paraId="1F718B0B" w14:textId="2263B652" w:rsidR="00C303B1" w:rsidRPr="005E26C1" w:rsidRDefault="00C303B1" w:rsidP="00C303B1">
            <w:pPr>
              <w:pStyle w:val="GOSTTableListMark1"/>
              <w:rPr>
                <w:szCs w:val="22"/>
              </w:rPr>
            </w:pPr>
            <w:r w:rsidRPr="008E560B">
              <w:t>БО_ПБС_ЗФ_ВАЛ_</w:t>
            </w:r>
            <w:r>
              <w:t>2</w:t>
            </w:r>
          </w:p>
        </w:tc>
        <w:tc>
          <w:tcPr>
            <w:tcW w:w="254" w:type="pct"/>
          </w:tcPr>
          <w:p w14:paraId="61EFDFAA" w14:textId="666B7DCF" w:rsidR="00C303B1" w:rsidRDefault="00C303B1" w:rsidP="00C303B1">
            <w:pPr>
              <w:pStyle w:val="GOSTTablenorm"/>
              <w:rPr>
                <w:szCs w:val="22"/>
              </w:rPr>
            </w:pPr>
            <w:r w:rsidRPr="00043DC5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4A645F37" w14:textId="3268F0A8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07A58E63" w14:textId="7EE51F30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7554116D" w14:textId="36EA838D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352D7BE8" w14:textId="5DC58FAA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2CF7501E" w14:textId="7F25459F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26C96AC3" w14:textId="53ECCEEF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C303B1" w:rsidRPr="005E26C1" w14:paraId="7F03207F" w14:textId="77777777" w:rsidTr="00D45F66">
        <w:tc>
          <w:tcPr>
            <w:tcW w:w="125" w:type="pct"/>
          </w:tcPr>
          <w:p w14:paraId="7B8D48EA" w14:textId="77777777" w:rsidR="00C303B1" w:rsidRDefault="00C303B1" w:rsidP="00C303B1">
            <w:pPr>
              <w:pStyle w:val="GOSTTableNum"/>
            </w:pPr>
          </w:p>
        </w:tc>
        <w:tc>
          <w:tcPr>
            <w:tcW w:w="596" w:type="pct"/>
          </w:tcPr>
          <w:p w14:paraId="31C64236" w14:textId="02C96F8B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Из них</w:t>
            </w:r>
            <w:r w:rsidRPr="008E560B">
              <w:t xml:space="preserve"> БО принятые по закупкам</w:t>
            </w:r>
            <w:r>
              <w:t xml:space="preserve"> на второй год планового периода</w:t>
            </w:r>
          </w:p>
        </w:tc>
        <w:tc>
          <w:tcPr>
            <w:tcW w:w="279" w:type="pct"/>
          </w:tcPr>
          <w:p w14:paraId="5776C89D" w14:textId="5E541BD7" w:rsidR="00C303B1" w:rsidRPr="00FD25D9" w:rsidRDefault="00C303B1" w:rsidP="00C303B1">
            <w:pPr>
              <w:pStyle w:val="GOSTTablenorm"/>
              <w:rPr>
                <w:szCs w:val="22"/>
              </w:rPr>
            </w:pPr>
            <w:ins w:id="1416" w:author="Краснова Наталья EXP-332161" w:date="2026-03-19T17:58:00Z">
              <w:r w:rsidRPr="00443105"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56FCD336" w14:textId="01FCB9F6" w:rsidR="00C303B1" w:rsidRDefault="00C303B1" w:rsidP="00C303B1">
            <w:pPr>
              <w:pStyle w:val="GOSTTablenorm"/>
              <w:rPr>
                <w:szCs w:val="22"/>
              </w:rPr>
            </w:pPr>
            <w:r w:rsidRPr="00FD25D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ED18709" w14:textId="10F9B762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1DE6DD99" w14:textId="42F57D37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126</w:t>
            </w:r>
          </w:p>
        </w:tc>
        <w:tc>
          <w:tcPr>
            <w:tcW w:w="301" w:type="pct"/>
          </w:tcPr>
          <w:p w14:paraId="3CCFF11A" w14:textId="63890AE6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0850E7">
              <w:rPr>
                <w:szCs w:val="22"/>
                <w:lang w:val="en-US"/>
              </w:rPr>
              <w:t>EXP</w:t>
            </w:r>
            <w:r w:rsidRPr="000850E7">
              <w:rPr>
                <w:szCs w:val="22"/>
              </w:rPr>
              <w:t>:</w:t>
            </w:r>
            <w:r>
              <w:rPr>
                <w:szCs w:val="22"/>
              </w:rPr>
              <w:t xml:space="preserve"> 244</w:t>
            </w:r>
          </w:p>
        </w:tc>
        <w:tc>
          <w:tcPr>
            <w:tcW w:w="1107" w:type="pct"/>
          </w:tcPr>
          <w:p w14:paraId="5C5A11E6" w14:textId="79583BE0" w:rsidR="00C303B1" w:rsidRDefault="00C303B1" w:rsidP="00C303B1">
            <w:pPr>
              <w:pStyle w:val="GOSTTablenorm"/>
            </w:pPr>
            <w:r w:rsidRPr="008E560B">
              <w:rPr>
                <w:rFonts w:eastAsia="Calibri"/>
              </w:rPr>
              <w:t>Сумма поставленных на учет принятых БО по закупкам</w:t>
            </w:r>
            <w:r>
              <w:rPr>
                <w:rFonts w:eastAsia="Calibri"/>
              </w:rPr>
              <w:t xml:space="preserve"> </w:t>
            </w:r>
            <w:r>
              <w:t>на второй год планового периода.</w:t>
            </w:r>
          </w:p>
          <w:p w14:paraId="066D98C6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358A8CD7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Оборот по Кт за отчетный период по показателям</w:t>
            </w:r>
            <w:r>
              <w:rPr>
                <w:szCs w:val="22"/>
              </w:rPr>
              <w:t>:</w:t>
            </w:r>
          </w:p>
          <w:p w14:paraId="1F49F4B1" w14:textId="1A8C0EA1" w:rsidR="00C303B1" w:rsidRPr="008E560B" w:rsidRDefault="00C303B1" w:rsidP="00C303B1">
            <w:pPr>
              <w:pStyle w:val="GOSTTableListMark1"/>
            </w:pPr>
            <w:r w:rsidRPr="008E560B">
              <w:t>БО_ПБС_ЗФ_</w:t>
            </w:r>
            <w:r>
              <w:t>3,</w:t>
            </w:r>
          </w:p>
          <w:p w14:paraId="106146F8" w14:textId="2319994B" w:rsidR="00C303B1" w:rsidRPr="005E26C1" w:rsidRDefault="00C303B1" w:rsidP="00C303B1">
            <w:pPr>
              <w:pStyle w:val="GOSTTableListMark1"/>
              <w:rPr>
                <w:szCs w:val="22"/>
              </w:rPr>
            </w:pPr>
            <w:r w:rsidRPr="008E560B">
              <w:t>БО_ПБС_ЗФ_ВАЛ_</w:t>
            </w:r>
            <w:r>
              <w:t>3</w:t>
            </w:r>
          </w:p>
        </w:tc>
        <w:tc>
          <w:tcPr>
            <w:tcW w:w="254" w:type="pct"/>
          </w:tcPr>
          <w:p w14:paraId="7EEC475F" w14:textId="44C64DEC" w:rsidR="00C303B1" w:rsidRDefault="00C303B1" w:rsidP="00C303B1">
            <w:pPr>
              <w:pStyle w:val="GOSTTablenorm"/>
              <w:rPr>
                <w:szCs w:val="22"/>
              </w:rPr>
            </w:pPr>
            <w:r w:rsidRPr="00043DC5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497AF8F4" w14:textId="592B1D65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0DAD82C8" w14:textId="661397A9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547EF9D6" w14:textId="18AE24C9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26437603" w14:textId="6BC5E631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051320D1" w14:textId="221CE854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49DEAF97" w14:textId="4A09A22D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C303B1" w:rsidRPr="005E26C1" w14:paraId="3BB72C8E" w14:textId="77777777" w:rsidTr="00D45F66">
        <w:tc>
          <w:tcPr>
            <w:tcW w:w="125" w:type="pct"/>
          </w:tcPr>
          <w:p w14:paraId="27B06C93" w14:textId="77777777" w:rsidR="00C303B1" w:rsidRDefault="00C303B1" w:rsidP="00C303B1">
            <w:pPr>
              <w:pStyle w:val="GOSTTableNum"/>
            </w:pPr>
          </w:p>
        </w:tc>
        <w:tc>
          <w:tcPr>
            <w:tcW w:w="596" w:type="pct"/>
          </w:tcPr>
          <w:p w14:paraId="32FD9E9B" w14:textId="04C8CE76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Из них</w:t>
            </w:r>
            <w:r w:rsidRPr="008E560B">
              <w:t xml:space="preserve"> БО принятые по закупкам</w:t>
            </w:r>
            <w:r>
              <w:t xml:space="preserve"> на третий год планового периода</w:t>
            </w:r>
          </w:p>
        </w:tc>
        <w:tc>
          <w:tcPr>
            <w:tcW w:w="279" w:type="pct"/>
          </w:tcPr>
          <w:p w14:paraId="767BC06C" w14:textId="5BBCF313" w:rsidR="00C303B1" w:rsidRPr="00FD25D9" w:rsidRDefault="00C303B1" w:rsidP="00C303B1">
            <w:pPr>
              <w:pStyle w:val="GOSTTablenorm"/>
              <w:rPr>
                <w:szCs w:val="22"/>
              </w:rPr>
            </w:pPr>
            <w:ins w:id="1417" w:author="Краснова Наталья EXP-332161" w:date="2026-03-19T17:58:00Z">
              <w:r w:rsidRPr="00443105"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715DB46E" w14:textId="02FB1C5D" w:rsidR="00C303B1" w:rsidRDefault="00C303B1" w:rsidP="00C303B1">
            <w:pPr>
              <w:pStyle w:val="GOSTTablenorm"/>
              <w:rPr>
                <w:szCs w:val="22"/>
              </w:rPr>
            </w:pPr>
            <w:r w:rsidRPr="00FD25D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BF010AE" w14:textId="3C3FA9B1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46BA60D2" w14:textId="27365F3B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127</w:t>
            </w:r>
          </w:p>
        </w:tc>
        <w:tc>
          <w:tcPr>
            <w:tcW w:w="301" w:type="pct"/>
          </w:tcPr>
          <w:p w14:paraId="77214130" w14:textId="283713CF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0850E7">
              <w:rPr>
                <w:szCs w:val="22"/>
                <w:lang w:val="en-US"/>
              </w:rPr>
              <w:t>EXP</w:t>
            </w:r>
            <w:r w:rsidRPr="000850E7">
              <w:rPr>
                <w:szCs w:val="22"/>
              </w:rPr>
              <w:t>:</w:t>
            </w:r>
            <w:r>
              <w:rPr>
                <w:szCs w:val="22"/>
              </w:rPr>
              <w:t xml:space="preserve"> 245</w:t>
            </w:r>
          </w:p>
        </w:tc>
        <w:tc>
          <w:tcPr>
            <w:tcW w:w="1107" w:type="pct"/>
          </w:tcPr>
          <w:p w14:paraId="02E1A6F9" w14:textId="1EE2CC27" w:rsidR="00C303B1" w:rsidRDefault="00C303B1" w:rsidP="00C303B1">
            <w:pPr>
              <w:pStyle w:val="GOSTTablenorm"/>
            </w:pPr>
            <w:r w:rsidRPr="008E560B">
              <w:rPr>
                <w:rFonts w:eastAsia="Calibri"/>
              </w:rPr>
              <w:t>Сумма поставленных на учет принятых БО по закупкам</w:t>
            </w:r>
            <w:r>
              <w:rPr>
                <w:rFonts w:eastAsia="Calibri"/>
              </w:rPr>
              <w:t xml:space="preserve"> </w:t>
            </w:r>
            <w:r>
              <w:t>на третий год планового периода.</w:t>
            </w:r>
          </w:p>
          <w:p w14:paraId="25CF3FF4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1AD52E8A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Оборот по Кт за отчетный период по показателям</w:t>
            </w:r>
            <w:r>
              <w:rPr>
                <w:szCs w:val="22"/>
              </w:rPr>
              <w:t>:</w:t>
            </w:r>
          </w:p>
          <w:p w14:paraId="7F6725C4" w14:textId="36B4F7AF" w:rsidR="00C303B1" w:rsidRPr="008E560B" w:rsidRDefault="00C303B1" w:rsidP="00C303B1">
            <w:pPr>
              <w:pStyle w:val="GOSTTableListMark1"/>
            </w:pPr>
            <w:r w:rsidRPr="008E560B">
              <w:t>БО_ПБС_ЗФ_</w:t>
            </w:r>
            <w:r>
              <w:t>4,</w:t>
            </w:r>
          </w:p>
          <w:p w14:paraId="51CEB3AA" w14:textId="2231E8FD" w:rsidR="00C303B1" w:rsidRPr="005E26C1" w:rsidRDefault="00C303B1" w:rsidP="00C303B1">
            <w:pPr>
              <w:pStyle w:val="GOSTTableListMark1"/>
              <w:rPr>
                <w:szCs w:val="22"/>
              </w:rPr>
            </w:pPr>
            <w:r w:rsidRPr="008E560B">
              <w:t>БО_ПБС_ЗФ_ВАЛ_</w:t>
            </w:r>
            <w:r>
              <w:t>4</w:t>
            </w:r>
          </w:p>
        </w:tc>
        <w:tc>
          <w:tcPr>
            <w:tcW w:w="254" w:type="pct"/>
          </w:tcPr>
          <w:p w14:paraId="01CF69E3" w14:textId="06A81F1E" w:rsidR="00C303B1" w:rsidRDefault="00C303B1" w:rsidP="00C303B1">
            <w:pPr>
              <w:pStyle w:val="GOSTTablenorm"/>
              <w:rPr>
                <w:szCs w:val="22"/>
              </w:rPr>
            </w:pPr>
            <w:r w:rsidRPr="00043DC5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0D1DD6E0" w14:textId="6AF8C75A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4CC905B3" w14:textId="6504C533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56EC88F2" w14:textId="030E18F6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4B4E902B" w14:textId="4EE04A44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1FFD9CD0" w14:textId="0D8DF5B0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5F758D36" w14:textId="1A172965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C303B1" w:rsidRPr="005E26C1" w14:paraId="2CB412DE" w14:textId="77777777" w:rsidTr="00D45F66">
        <w:tc>
          <w:tcPr>
            <w:tcW w:w="125" w:type="pct"/>
          </w:tcPr>
          <w:p w14:paraId="1D3B554F" w14:textId="77777777" w:rsidR="00C303B1" w:rsidRDefault="00C303B1" w:rsidP="00C303B1">
            <w:pPr>
              <w:pStyle w:val="GOSTTableNum"/>
            </w:pPr>
          </w:p>
        </w:tc>
        <w:tc>
          <w:tcPr>
            <w:tcW w:w="596" w:type="pct"/>
          </w:tcPr>
          <w:p w14:paraId="694A15EF" w14:textId="733F06C7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Из них</w:t>
            </w:r>
            <w:r w:rsidRPr="008E560B">
              <w:t>. БО принятые по закупкам</w:t>
            </w:r>
            <w:r>
              <w:t xml:space="preserve"> на </w:t>
            </w:r>
            <w:del w:id="1418" w:author="Суслова Оксана Алексеевна" w:date="2026-03-10T15:27:00Z">
              <w:r w:rsidDel="00840762">
                <w:delText>иные очередные</w:delText>
              </w:r>
            </w:del>
            <w:ins w:id="1419" w:author="Суслова Оксана Алексеевна" w:date="2026-03-10T15:27:00Z">
              <w:r>
                <w:t>последующие</w:t>
              </w:r>
            </w:ins>
            <w:r>
              <w:t xml:space="preserve"> годы за пределами плановых</w:t>
            </w:r>
          </w:p>
        </w:tc>
        <w:tc>
          <w:tcPr>
            <w:tcW w:w="279" w:type="pct"/>
          </w:tcPr>
          <w:p w14:paraId="6C95F034" w14:textId="7AC61649" w:rsidR="00C303B1" w:rsidRPr="00FD25D9" w:rsidRDefault="00C303B1" w:rsidP="00C303B1">
            <w:pPr>
              <w:pStyle w:val="GOSTTablenorm"/>
              <w:rPr>
                <w:szCs w:val="22"/>
              </w:rPr>
            </w:pPr>
            <w:ins w:id="1420" w:author="Краснова Наталья EXP-332161" w:date="2026-03-19T17:58:00Z">
              <w:r w:rsidRPr="00443105"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4D85AC99" w14:textId="0491E8A0" w:rsidR="00C303B1" w:rsidRDefault="00C303B1" w:rsidP="00C303B1">
            <w:pPr>
              <w:pStyle w:val="GOSTTablenorm"/>
              <w:rPr>
                <w:szCs w:val="22"/>
              </w:rPr>
            </w:pPr>
            <w:r w:rsidRPr="00FD25D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2D98CBD9" w14:textId="32DFC497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5A3867C3" w14:textId="73BCD087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128</w:t>
            </w:r>
          </w:p>
        </w:tc>
        <w:tc>
          <w:tcPr>
            <w:tcW w:w="301" w:type="pct"/>
          </w:tcPr>
          <w:p w14:paraId="40F179EF" w14:textId="19380DF4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0850E7">
              <w:rPr>
                <w:szCs w:val="22"/>
                <w:lang w:val="en-US"/>
              </w:rPr>
              <w:t>EXP</w:t>
            </w:r>
            <w:r w:rsidRPr="000850E7">
              <w:rPr>
                <w:szCs w:val="22"/>
              </w:rPr>
              <w:t>:</w:t>
            </w:r>
            <w:r>
              <w:rPr>
                <w:szCs w:val="22"/>
              </w:rPr>
              <w:t xml:space="preserve"> 246</w:t>
            </w:r>
          </w:p>
        </w:tc>
        <w:tc>
          <w:tcPr>
            <w:tcW w:w="1107" w:type="pct"/>
          </w:tcPr>
          <w:p w14:paraId="19676EF4" w14:textId="3C0AB5EA" w:rsidR="00C303B1" w:rsidRDefault="00C303B1" w:rsidP="00C303B1">
            <w:pPr>
              <w:pStyle w:val="GOSTTablenorm"/>
            </w:pPr>
            <w:r w:rsidRPr="008E560B">
              <w:rPr>
                <w:rFonts w:eastAsia="Calibri"/>
              </w:rPr>
              <w:t>Сумма поставленных на учет принятых БО по закупкам</w:t>
            </w:r>
            <w:r>
              <w:rPr>
                <w:rFonts w:eastAsia="Calibri"/>
              </w:rPr>
              <w:t xml:space="preserve"> </w:t>
            </w:r>
            <w:r>
              <w:t xml:space="preserve">на </w:t>
            </w:r>
            <w:del w:id="1421" w:author="Суслова Оксана Алексеевна" w:date="2026-03-10T15:27:00Z">
              <w:r w:rsidDel="00840762">
                <w:delText>иные очередные</w:delText>
              </w:r>
            </w:del>
            <w:ins w:id="1422" w:author="Суслова Оксана Алексеевна" w:date="2026-03-10T15:27:00Z">
              <w:r>
                <w:t>последующие</w:t>
              </w:r>
            </w:ins>
            <w:r>
              <w:t xml:space="preserve"> годы за пределами плановых.</w:t>
            </w:r>
          </w:p>
          <w:p w14:paraId="30183339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2B71EE78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Оборот по Кт за отчетный период по показателям</w:t>
            </w:r>
            <w:r>
              <w:rPr>
                <w:szCs w:val="22"/>
              </w:rPr>
              <w:t>:</w:t>
            </w:r>
          </w:p>
          <w:p w14:paraId="4CD6467D" w14:textId="21053EF2" w:rsidR="00C303B1" w:rsidRPr="008E560B" w:rsidRDefault="00C303B1" w:rsidP="00C303B1">
            <w:pPr>
              <w:pStyle w:val="GOSTTableListMark1"/>
            </w:pPr>
            <w:r w:rsidRPr="008E560B">
              <w:t>БО_ПБС_ЗФ_</w:t>
            </w:r>
            <w:r>
              <w:t>5,</w:t>
            </w:r>
          </w:p>
          <w:p w14:paraId="0ADF945A" w14:textId="20B4A9DA" w:rsidR="00C303B1" w:rsidRPr="005E26C1" w:rsidRDefault="00C303B1" w:rsidP="00C303B1">
            <w:pPr>
              <w:pStyle w:val="GOSTTableListMark1"/>
              <w:rPr>
                <w:szCs w:val="22"/>
              </w:rPr>
            </w:pPr>
            <w:r w:rsidRPr="008E560B">
              <w:t>БО_ПБС_ЗФ_ВАЛ_</w:t>
            </w:r>
            <w:r>
              <w:t>5</w:t>
            </w:r>
          </w:p>
        </w:tc>
        <w:tc>
          <w:tcPr>
            <w:tcW w:w="254" w:type="pct"/>
          </w:tcPr>
          <w:p w14:paraId="3E4B01F5" w14:textId="7ABE8734" w:rsidR="00C303B1" w:rsidRDefault="00C303B1" w:rsidP="00C303B1">
            <w:pPr>
              <w:pStyle w:val="GOSTTablenorm"/>
              <w:rPr>
                <w:szCs w:val="22"/>
              </w:rPr>
            </w:pPr>
            <w:r w:rsidRPr="00043DC5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5E96F5DC" w14:textId="62538A87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6062DB4D" w14:textId="39F656F4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4B8405C5" w14:textId="3A72966C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22DE2684" w14:textId="59018786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3F786886" w14:textId="2AB8F4CD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094EBCF7" w14:textId="14941D24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C303B1" w:rsidRPr="005E26C1" w14:paraId="59AE064A" w14:textId="77777777" w:rsidTr="00D45F66">
        <w:tc>
          <w:tcPr>
            <w:tcW w:w="125" w:type="pct"/>
          </w:tcPr>
          <w:p w14:paraId="4385B262" w14:textId="77777777" w:rsidR="00C303B1" w:rsidRDefault="00C303B1" w:rsidP="00C303B1">
            <w:pPr>
              <w:pStyle w:val="GOSTTableNum"/>
            </w:pPr>
          </w:p>
        </w:tc>
        <w:tc>
          <w:tcPr>
            <w:tcW w:w="596" w:type="pct"/>
          </w:tcPr>
          <w:p w14:paraId="4836B7C3" w14:textId="2E0A52A2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Из них БО принятые прочие на текущий финансовый год</w:t>
            </w:r>
          </w:p>
        </w:tc>
        <w:tc>
          <w:tcPr>
            <w:tcW w:w="279" w:type="pct"/>
          </w:tcPr>
          <w:p w14:paraId="09FD4CD0" w14:textId="1C51EE6D" w:rsidR="00C303B1" w:rsidRPr="00FD25D9" w:rsidRDefault="00C303B1" w:rsidP="00C303B1">
            <w:pPr>
              <w:pStyle w:val="GOSTTablenorm"/>
              <w:rPr>
                <w:szCs w:val="22"/>
              </w:rPr>
            </w:pPr>
            <w:ins w:id="1423" w:author="Краснова Наталья EXP-332161" w:date="2026-03-19T17:58:00Z">
              <w:r w:rsidRPr="00443105"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26DE8BB2" w14:textId="4F2CEFEE" w:rsidR="00C303B1" w:rsidRDefault="00C303B1" w:rsidP="00C303B1">
            <w:pPr>
              <w:pStyle w:val="GOSTTablenorm"/>
              <w:rPr>
                <w:szCs w:val="22"/>
              </w:rPr>
            </w:pPr>
            <w:r w:rsidRPr="00FD25D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210D356" w14:textId="1C3B37F6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7634A175" w14:textId="59D10099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129</w:t>
            </w:r>
          </w:p>
        </w:tc>
        <w:tc>
          <w:tcPr>
            <w:tcW w:w="301" w:type="pct"/>
          </w:tcPr>
          <w:p w14:paraId="5C22FBBD" w14:textId="7E14C9C5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0850E7">
              <w:rPr>
                <w:szCs w:val="22"/>
                <w:lang w:val="en-US"/>
              </w:rPr>
              <w:t>EXP</w:t>
            </w:r>
            <w:r w:rsidRPr="000850E7">
              <w:rPr>
                <w:szCs w:val="22"/>
              </w:rPr>
              <w:t>:</w:t>
            </w:r>
            <w:r>
              <w:rPr>
                <w:szCs w:val="22"/>
              </w:rPr>
              <w:t xml:space="preserve"> 247</w:t>
            </w:r>
          </w:p>
        </w:tc>
        <w:tc>
          <w:tcPr>
            <w:tcW w:w="1107" w:type="pct"/>
          </w:tcPr>
          <w:p w14:paraId="2BA71859" w14:textId="74D95A35" w:rsidR="00C303B1" w:rsidRDefault="00C303B1" w:rsidP="00C303B1">
            <w:pPr>
              <w:pStyle w:val="GOSTTablenorm"/>
            </w:pPr>
            <w:r w:rsidRPr="008E560B">
              <w:rPr>
                <w:rFonts w:eastAsia="Calibri"/>
              </w:rPr>
              <w:t xml:space="preserve">Сумма поставленных на учет принятых БО </w:t>
            </w:r>
            <w:r>
              <w:rPr>
                <w:rFonts w:eastAsia="Calibri"/>
              </w:rPr>
              <w:t xml:space="preserve">прочих на </w:t>
            </w:r>
            <w:r>
              <w:t>текущий финансовый год.</w:t>
            </w:r>
          </w:p>
          <w:p w14:paraId="779DB364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20315575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Оборот по Кт за отчетный период по показателям</w:t>
            </w:r>
            <w:r>
              <w:rPr>
                <w:szCs w:val="22"/>
              </w:rPr>
              <w:t>:</w:t>
            </w:r>
          </w:p>
          <w:p w14:paraId="4F3C160D" w14:textId="0CF5B638" w:rsidR="00C303B1" w:rsidRPr="008E560B" w:rsidRDefault="00C303B1" w:rsidP="00C303B1">
            <w:pPr>
              <w:pStyle w:val="GOSTTableListMark1"/>
            </w:pPr>
            <w:r w:rsidRPr="008E560B">
              <w:t>БО_ПБС_ПР_</w:t>
            </w:r>
            <w:r>
              <w:t>1,</w:t>
            </w:r>
          </w:p>
          <w:p w14:paraId="452073C7" w14:textId="4F26E370" w:rsidR="00C303B1" w:rsidRPr="005E26C1" w:rsidRDefault="00C303B1" w:rsidP="00C303B1">
            <w:pPr>
              <w:pStyle w:val="GOSTTableListMark1"/>
              <w:rPr>
                <w:szCs w:val="22"/>
              </w:rPr>
            </w:pPr>
            <w:r w:rsidRPr="008E560B">
              <w:t>БО_ПБС_ПР_ВАЛ_</w:t>
            </w:r>
            <w:r>
              <w:t>1</w:t>
            </w:r>
          </w:p>
        </w:tc>
        <w:tc>
          <w:tcPr>
            <w:tcW w:w="254" w:type="pct"/>
          </w:tcPr>
          <w:p w14:paraId="09066546" w14:textId="7A55D6C4" w:rsidR="00C303B1" w:rsidRDefault="00C303B1" w:rsidP="00C303B1">
            <w:pPr>
              <w:pStyle w:val="GOSTTablenorm"/>
              <w:rPr>
                <w:szCs w:val="22"/>
              </w:rPr>
            </w:pPr>
            <w:r w:rsidRPr="00043DC5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5567E8F3" w14:textId="4527F671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0E6086CD" w14:textId="29262FCF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282015C1" w14:textId="3904DB1C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71EF5830" w14:textId="0A56A2E2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061729CB" w14:textId="38B3662F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41AB0A11" w14:textId="5563E7BF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C303B1" w:rsidRPr="005E26C1" w14:paraId="28A657ED" w14:textId="77777777" w:rsidTr="00D45F66">
        <w:tc>
          <w:tcPr>
            <w:tcW w:w="125" w:type="pct"/>
          </w:tcPr>
          <w:p w14:paraId="0F955636" w14:textId="77777777" w:rsidR="00C303B1" w:rsidRDefault="00C303B1" w:rsidP="00C303B1">
            <w:pPr>
              <w:pStyle w:val="GOSTTableNum"/>
            </w:pPr>
          </w:p>
        </w:tc>
        <w:tc>
          <w:tcPr>
            <w:tcW w:w="596" w:type="pct"/>
          </w:tcPr>
          <w:p w14:paraId="5AB26EAC" w14:textId="5D10D4EC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Из них БО принятые прочие на первый год планового периода</w:t>
            </w:r>
          </w:p>
        </w:tc>
        <w:tc>
          <w:tcPr>
            <w:tcW w:w="279" w:type="pct"/>
          </w:tcPr>
          <w:p w14:paraId="0C2308A4" w14:textId="1FEF94AD" w:rsidR="00C303B1" w:rsidRPr="00FD25D9" w:rsidRDefault="00C303B1" w:rsidP="00C303B1">
            <w:pPr>
              <w:pStyle w:val="GOSTTablenorm"/>
              <w:rPr>
                <w:szCs w:val="22"/>
              </w:rPr>
            </w:pPr>
            <w:ins w:id="1424" w:author="Краснова Наталья EXP-332161" w:date="2026-03-19T17:58:00Z">
              <w:r w:rsidRPr="00A85EC7"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5969FDAF" w14:textId="557888C0" w:rsidR="00C303B1" w:rsidRDefault="00C303B1" w:rsidP="00C303B1">
            <w:pPr>
              <w:pStyle w:val="GOSTTablenorm"/>
              <w:rPr>
                <w:szCs w:val="22"/>
              </w:rPr>
            </w:pPr>
            <w:r w:rsidRPr="00FD25D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B8BA148" w14:textId="42A1EF66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0A4C986D" w14:textId="1A885759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130</w:t>
            </w:r>
          </w:p>
        </w:tc>
        <w:tc>
          <w:tcPr>
            <w:tcW w:w="301" w:type="pct"/>
          </w:tcPr>
          <w:p w14:paraId="37803C34" w14:textId="091334A5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0850E7">
              <w:rPr>
                <w:szCs w:val="22"/>
                <w:lang w:val="en-US"/>
              </w:rPr>
              <w:t>EXP</w:t>
            </w:r>
            <w:r w:rsidRPr="000850E7">
              <w:rPr>
                <w:szCs w:val="22"/>
              </w:rPr>
              <w:t>:</w:t>
            </w:r>
            <w:r>
              <w:rPr>
                <w:szCs w:val="22"/>
              </w:rPr>
              <w:t xml:space="preserve"> 248</w:t>
            </w:r>
          </w:p>
        </w:tc>
        <w:tc>
          <w:tcPr>
            <w:tcW w:w="1107" w:type="pct"/>
          </w:tcPr>
          <w:p w14:paraId="7A896185" w14:textId="0D8C8DCF" w:rsidR="00C303B1" w:rsidRDefault="00C303B1" w:rsidP="00C303B1">
            <w:pPr>
              <w:pStyle w:val="GOSTTablenorm"/>
            </w:pPr>
            <w:r w:rsidRPr="008E560B">
              <w:rPr>
                <w:rFonts w:eastAsia="Calibri"/>
              </w:rPr>
              <w:t xml:space="preserve">Сумма поставленных на учет принятых БО </w:t>
            </w:r>
            <w:r>
              <w:rPr>
                <w:rFonts w:eastAsia="Calibri"/>
              </w:rPr>
              <w:t xml:space="preserve">прочих </w:t>
            </w:r>
            <w:r>
              <w:t>на первый год планового периода.</w:t>
            </w:r>
          </w:p>
          <w:p w14:paraId="036F14D2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577E662C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Оборот по Кт за отчетный период по показателям</w:t>
            </w:r>
            <w:r>
              <w:rPr>
                <w:szCs w:val="22"/>
              </w:rPr>
              <w:t>:</w:t>
            </w:r>
          </w:p>
          <w:p w14:paraId="2722946E" w14:textId="073CE323" w:rsidR="00C303B1" w:rsidRPr="008E560B" w:rsidRDefault="00C303B1" w:rsidP="00C303B1">
            <w:pPr>
              <w:pStyle w:val="GOSTTableListMark1"/>
            </w:pPr>
            <w:r w:rsidRPr="008E560B">
              <w:t>БО_ПБС_ПР_</w:t>
            </w:r>
            <w:r>
              <w:t>2,</w:t>
            </w:r>
          </w:p>
          <w:p w14:paraId="4D926FFB" w14:textId="5953AEBD" w:rsidR="00C303B1" w:rsidRPr="005E26C1" w:rsidRDefault="00C303B1" w:rsidP="00C303B1">
            <w:pPr>
              <w:pStyle w:val="GOSTTableListMark1"/>
              <w:rPr>
                <w:szCs w:val="22"/>
              </w:rPr>
            </w:pPr>
            <w:r w:rsidRPr="008E560B">
              <w:t>БО_ПБС_ПР_ВАЛ_</w:t>
            </w:r>
            <w:r>
              <w:t>2</w:t>
            </w:r>
          </w:p>
        </w:tc>
        <w:tc>
          <w:tcPr>
            <w:tcW w:w="254" w:type="pct"/>
          </w:tcPr>
          <w:p w14:paraId="05DEC8E7" w14:textId="1453F901" w:rsidR="00C303B1" w:rsidRDefault="00C303B1" w:rsidP="00C303B1">
            <w:pPr>
              <w:pStyle w:val="GOSTTablenorm"/>
              <w:rPr>
                <w:szCs w:val="22"/>
              </w:rPr>
            </w:pPr>
            <w:r w:rsidRPr="005E0426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4ECDFBCA" w14:textId="3B72B547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4F416539" w14:textId="3AA1484C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1AD52AAE" w14:textId="585F6DD7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7ED3090F" w14:textId="6005AFF7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010F78F8" w14:textId="553C6EEC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49A06097" w14:textId="0A78258F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C303B1" w:rsidRPr="005E26C1" w14:paraId="7570E0E3" w14:textId="77777777" w:rsidTr="00D45F66">
        <w:tc>
          <w:tcPr>
            <w:tcW w:w="125" w:type="pct"/>
          </w:tcPr>
          <w:p w14:paraId="2EA12DD7" w14:textId="77777777" w:rsidR="00C303B1" w:rsidRDefault="00C303B1" w:rsidP="00C303B1">
            <w:pPr>
              <w:pStyle w:val="GOSTTableNum"/>
            </w:pPr>
          </w:p>
        </w:tc>
        <w:tc>
          <w:tcPr>
            <w:tcW w:w="596" w:type="pct"/>
          </w:tcPr>
          <w:p w14:paraId="3A7C17B8" w14:textId="69C54F8A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Из них БО принятые прочие на второй год планового периода</w:t>
            </w:r>
          </w:p>
        </w:tc>
        <w:tc>
          <w:tcPr>
            <w:tcW w:w="279" w:type="pct"/>
          </w:tcPr>
          <w:p w14:paraId="5E72C7E6" w14:textId="45278165" w:rsidR="00C303B1" w:rsidRPr="00FD25D9" w:rsidRDefault="00C303B1" w:rsidP="00C303B1">
            <w:pPr>
              <w:pStyle w:val="GOSTTablenorm"/>
              <w:rPr>
                <w:szCs w:val="22"/>
              </w:rPr>
            </w:pPr>
            <w:ins w:id="1425" w:author="Краснова Наталья EXP-332161" w:date="2026-03-19T17:58:00Z">
              <w:r w:rsidRPr="00A85EC7"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0006B34F" w14:textId="370F3BB8" w:rsidR="00C303B1" w:rsidRDefault="00C303B1" w:rsidP="00C303B1">
            <w:pPr>
              <w:pStyle w:val="GOSTTablenorm"/>
              <w:rPr>
                <w:szCs w:val="22"/>
              </w:rPr>
            </w:pPr>
            <w:r w:rsidRPr="00FD25D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1A9559E" w14:textId="5236166A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45A6CA75" w14:textId="36B750F3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131</w:t>
            </w:r>
          </w:p>
        </w:tc>
        <w:tc>
          <w:tcPr>
            <w:tcW w:w="301" w:type="pct"/>
          </w:tcPr>
          <w:p w14:paraId="2AB1BCED" w14:textId="339EC53E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0850E7">
              <w:rPr>
                <w:szCs w:val="22"/>
                <w:lang w:val="en-US"/>
              </w:rPr>
              <w:t>EXP</w:t>
            </w:r>
            <w:r w:rsidRPr="000850E7">
              <w:rPr>
                <w:szCs w:val="22"/>
              </w:rPr>
              <w:t>:</w:t>
            </w:r>
            <w:r>
              <w:rPr>
                <w:szCs w:val="22"/>
              </w:rPr>
              <w:t xml:space="preserve"> 249</w:t>
            </w:r>
          </w:p>
        </w:tc>
        <w:tc>
          <w:tcPr>
            <w:tcW w:w="1107" w:type="pct"/>
          </w:tcPr>
          <w:p w14:paraId="287FF0B7" w14:textId="18AAB782" w:rsidR="00C303B1" w:rsidRDefault="00C303B1" w:rsidP="00C303B1">
            <w:pPr>
              <w:pStyle w:val="GOSTTablenorm"/>
            </w:pPr>
            <w:r w:rsidRPr="008E560B">
              <w:rPr>
                <w:rFonts w:eastAsia="Calibri"/>
              </w:rPr>
              <w:t xml:space="preserve">Сумма поставленных на учет принятых БО </w:t>
            </w:r>
            <w:r>
              <w:rPr>
                <w:rFonts w:eastAsia="Calibri"/>
              </w:rPr>
              <w:t xml:space="preserve">прочих </w:t>
            </w:r>
            <w:r>
              <w:t>на второй год планового периода.</w:t>
            </w:r>
          </w:p>
          <w:p w14:paraId="4F4271AC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430FC17B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Оборот по Кт за отчетный период по показателям</w:t>
            </w:r>
            <w:r>
              <w:rPr>
                <w:szCs w:val="22"/>
              </w:rPr>
              <w:t>:</w:t>
            </w:r>
          </w:p>
          <w:p w14:paraId="4E7E5809" w14:textId="3B6D07D5" w:rsidR="00C303B1" w:rsidRPr="008E560B" w:rsidRDefault="00C303B1" w:rsidP="00C303B1">
            <w:pPr>
              <w:pStyle w:val="GOSTTableListMark1"/>
            </w:pPr>
            <w:r w:rsidRPr="008E560B">
              <w:t>БО_ПБС_ПР_</w:t>
            </w:r>
            <w:r>
              <w:t>3,</w:t>
            </w:r>
          </w:p>
          <w:p w14:paraId="7FA9A271" w14:textId="77487367" w:rsidR="00C303B1" w:rsidRPr="005E26C1" w:rsidRDefault="00C303B1" w:rsidP="00C303B1">
            <w:pPr>
              <w:pStyle w:val="GOSTTableListMark1"/>
              <w:rPr>
                <w:szCs w:val="22"/>
              </w:rPr>
            </w:pPr>
            <w:r w:rsidRPr="008E560B">
              <w:t>БО_ПБС_ПР_ВАЛ_</w:t>
            </w:r>
            <w:r>
              <w:t>3</w:t>
            </w:r>
          </w:p>
        </w:tc>
        <w:tc>
          <w:tcPr>
            <w:tcW w:w="254" w:type="pct"/>
          </w:tcPr>
          <w:p w14:paraId="29C9BACB" w14:textId="74844B51" w:rsidR="00C303B1" w:rsidRDefault="00C303B1" w:rsidP="00C303B1">
            <w:pPr>
              <w:pStyle w:val="GOSTTablenorm"/>
              <w:rPr>
                <w:szCs w:val="22"/>
              </w:rPr>
            </w:pPr>
            <w:r w:rsidRPr="005E0426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3B0FCD65" w14:textId="2116F172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684778C0" w14:textId="08395EA9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18F04E85" w14:textId="1BF12E5F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560105F4" w14:textId="0E8CB61A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004E3FFB" w14:textId="4732B0C7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54F92798" w14:textId="7EB49802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C303B1" w:rsidRPr="005E26C1" w14:paraId="79105B43" w14:textId="77777777" w:rsidTr="00D45F66">
        <w:tc>
          <w:tcPr>
            <w:tcW w:w="125" w:type="pct"/>
          </w:tcPr>
          <w:p w14:paraId="5726AB3E" w14:textId="77777777" w:rsidR="00C303B1" w:rsidRDefault="00C303B1" w:rsidP="00C303B1">
            <w:pPr>
              <w:pStyle w:val="GOSTTableNum"/>
            </w:pPr>
          </w:p>
        </w:tc>
        <w:tc>
          <w:tcPr>
            <w:tcW w:w="596" w:type="pct"/>
          </w:tcPr>
          <w:p w14:paraId="11C721EB" w14:textId="51895592" w:rsidR="00C303B1" w:rsidRPr="00CA1939" w:rsidRDefault="00C303B1" w:rsidP="00C303B1">
            <w:pPr>
              <w:pStyle w:val="GOSTTablenorm"/>
              <w:rPr>
                <w:szCs w:val="22"/>
              </w:rPr>
            </w:pPr>
            <w:r>
              <w:t>Из них БО принятые прочие на третий год планового периода</w:t>
            </w:r>
          </w:p>
        </w:tc>
        <w:tc>
          <w:tcPr>
            <w:tcW w:w="279" w:type="pct"/>
          </w:tcPr>
          <w:p w14:paraId="64270924" w14:textId="6DFA8843" w:rsidR="00C303B1" w:rsidRPr="00FD25D9" w:rsidRDefault="00C303B1" w:rsidP="00C303B1">
            <w:pPr>
              <w:pStyle w:val="GOSTTablenorm"/>
              <w:rPr>
                <w:szCs w:val="22"/>
              </w:rPr>
            </w:pPr>
            <w:ins w:id="1426" w:author="Краснова Наталья EXP-332161" w:date="2026-03-19T17:58:00Z">
              <w:r w:rsidRPr="00FB2C05"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1A3CB009" w14:textId="746BBC63" w:rsidR="00C303B1" w:rsidRDefault="00C303B1" w:rsidP="00C303B1">
            <w:pPr>
              <w:pStyle w:val="GOSTTablenorm"/>
              <w:rPr>
                <w:szCs w:val="22"/>
              </w:rPr>
            </w:pPr>
            <w:r w:rsidRPr="00FD25D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CC4043E" w14:textId="1C19862A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1F6CED05" w14:textId="484651FC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132</w:t>
            </w:r>
          </w:p>
        </w:tc>
        <w:tc>
          <w:tcPr>
            <w:tcW w:w="301" w:type="pct"/>
          </w:tcPr>
          <w:p w14:paraId="30CD9895" w14:textId="0A15F8E6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0850E7">
              <w:rPr>
                <w:szCs w:val="22"/>
                <w:lang w:val="en-US"/>
              </w:rPr>
              <w:t>EXP</w:t>
            </w:r>
            <w:r w:rsidRPr="000850E7">
              <w:rPr>
                <w:szCs w:val="22"/>
              </w:rPr>
              <w:t>:</w:t>
            </w:r>
            <w:r>
              <w:rPr>
                <w:szCs w:val="22"/>
              </w:rPr>
              <w:t xml:space="preserve"> 250</w:t>
            </w:r>
          </w:p>
        </w:tc>
        <w:tc>
          <w:tcPr>
            <w:tcW w:w="1107" w:type="pct"/>
          </w:tcPr>
          <w:p w14:paraId="33EDF56B" w14:textId="63AA6291" w:rsidR="00C303B1" w:rsidRDefault="00C303B1" w:rsidP="00C303B1">
            <w:pPr>
              <w:pStyle w:val="GOSTTablenorm"/>
            </w:pPr>
            <w:r w:rsidRPr="008E560B">
              <w:rPr>
                <w:rFonts w:eastAsia="Calibri"/>
              </w:rPr>
              <w:t xml:space="preserve">Сумма поставленных на учет принятых БО </w:t>
            </w:r>
            <w:r>
              <w:rPr>
                <w:rFonts w:eastAsia="Calibri"/>
              </w:rPr>
              <w:t xml:space="preserve">прочих </w:t>
            </w:r>
            <w:r>
              <w:t>на третий год планового периода.</w:t>
            </w:r>
          </w:p>
          <w:p w14:paraId="4AECD313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7A6A6B7F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Оборот по Кт за отчетный период по показателям</w:t>
            </w:r>
            <w:r>
              <w:rPr>
                <w:szCs w:val="22"/>
              </w:rPr>
              <w:t>:</w:t>
            </w:r>
          </w:p>
          <w:p w14:paraId="5FAAE10B" w14:textId="04EDCA0C" w:rsidR="00C303B1" w:rsidRPr="008E560B" w:rsidRDefault="00C303B1" w:rsidP="00C303B1">
            <w:pPr>
              <w:pStyle w:val="GOSTTableListMark1"/>
            </w:pPr>
            <w:r w:rsidRPr="008E560B">
              <w:t>БО_ПБС_ПР_</w:t>
            </w:r>
            <w:r>
              <w:t>4,</w:t>
            </w:r>
          </w:p>
          <w:p w14:paraId="5A6355B5" w14:textId="2243D38A" w:rsidR="00C303B1" w:rsidRPr="005E26C1" w:rsidRDefault="00C303B1" w:rsidP="00C303B1">
            <w:pPr>
              <w:pStyle w:val="GOSTTableListMark1"/>
              <w:rPr>
                <w:szCs w:val="22"/>
              </w:rPr>
            </w:pPr>
            <w:r w:rsidRPr="008E560B">
              <w:t>БО_ПБС_ПР_ВАЛ_</w:t>
            </w:r>
            <w:r>
              <w:t>4</w:t>
            </w:r>
          </w:p>
        </w:tc>
        <w:tc>
          <w:tcPr>
            <w:tcW w:w="254" w:type="pct"/>
          </w:tcPr>
          <w:p w14:paraId="2FDBE8D5" w14:textId="17A936C0" w:rsidR="00C303B1" w:rsidRDefault="00C303B1" w:rsidP="00C303B1">
            <w:pPr>
              <w:pStyle w:val="GOSTTablenorm"/>
              <w:rPr>
                <w:szCs w:val="22"/>
              </w:rPr>
            </w:pPr>
            <w:r w:rsidRPr="00004CF5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227FF252" w14:textId="73949624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217FFD72" w14:textId="2650CF0D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462AC718" w14:textId="0523F5D3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7224C4E6" w14:textId="4F9A59CC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07A29BF3" w14:textId="6F73BF26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04457E71" w14:textId="4678FF0E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C303B1" w:rsidRPr="005E26C1" w14:paraId="01BADAD5" w14:textId="77777777" w:rsidTr="00D45F66">
        <w:tc>
          <w:tcPr>
            <w:tcW w:w="125" w:type="pct"/>
          </w:tcPr>
          <w:p w14:paraId="4BF0833F" w14:textId="77777777" w:rsidR="00C303B1" w:rsidRDefault="00C303B1" w:rsidP="00C303B1">
            <w:pPr>
              <w:pStyle w:val="GOSTTableNum"/>
            </w:pPr>
          </w:p>
        </w:tc>
        <w:tc>
          <w:tcPr>
            <w:tcW w:w="596" w:type="pct"/>
          </w:tcPr>
          <w:p w14:paraId="38F7FD2A" w14:textId="33BBF0D7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 xml:space="preserve">Из них БО принятые прочие на </w:t>
            </w:r>
            <w:del w:id="1427" w:author="Суслова Оксана Алексеевна" w:date="2026-03-10T15:28:00Z">
              <w:r w:rsidDel="00840762">
                <w:delText>иные очередные</w:delText>
              </w:r>
            </w:del>
            <w:ins w:id="1428" w:author="Суслова Оксана Алексеевна" w:date="2026-03-10T15:28:00Z">
              <w:r>
                <w:t>последующие</w:t>
              </w:r>
            </w:ins>
            <w:r>
              <w:t xml:space="preserve"> годы за пределами плановых</w:t>
            </w:r>
          </w:p>
        </w:tc>
        <w:tc>
          <w:tcPr>
            <w:tcW w:w="279" w:type="pct"/>
          </w:tcPr>
          <w:p w14:paraId="5201D806" w14:textId="3F4A61E9" w:rsidR="00C303B1" w:rsidRPr="00FD25D9" w:rsidRDefault="00C303B1" w:rsidP="00C303B1">
            <w:pPr>
              <w:pStyle w:val="GOSTTablenorm"/>
              <w:rPr>
                <w:szCs w:val="22"/>
              </w:rPr>
            </w:pPr>
            <w:ins w:id="1429" w:author="Краснова Наталья EXP-332161" w:date="2026-03-19T17:58:00Z">
              <w:r w:rsidRPr="00FB2C05"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3D685423" w14:textId="48968890" w:rsidR="00C303B1" w:rsidRDefault="00C303B1" w:rsidP="00C303B1">
            <w:pPr>
              <w:pStyle w:val="GOSTTablenorm"/>
              <w:rPr>
                <w:szCs w:val="22"/>
              </w:rPr>
            </w:pPr>
            <w:r w:rsidRPr="00FD25D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3BAE092" w14:textId="253A01EB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1CB80AE1" w14:textId="16E3943F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133</w:t>
            </w:r>
          </w:p>
        </w:tc>
        <w:tc>
          <w:tcPr>
            <w:tcW w:w="301" w:type="pct"/>
          </w:tcPr>
          <w:p w14:paraId="5B860C50" w14:textId="392A3509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0850E7">
              <w:rPr>
                <w:szCs w:val="22"/>
                <w:lang w:val="en-US"/>
              </w:rPr>
              <w:t>EXP</w:t>
            </w:r>
            <w:r w:rsidRPr="000850E7">
              <w:rPr>
                <w:szCs w:val="22"/>
              </w:rPr>
              <w:t>:</w:t>
            </w:r>
            <w:r>
              <w:rPr>
                <w:szCs w:val="22"/>
              </w:rPr>
              <w:t xml:space="preserve"> 251</w:t>
            </w:r>
          </w:p>
        </w:tc>
        <w:tc>
          <w:tcPr>
            <w:tcW w:w="1107" w:type="pct"/>
          </w:tcPr>
          <w:p w14:paraId="7CB5C993" w14:textId="32966CF8" w:rsidR="00C303B1" w:rsidRDefault="00C303B1" w:rsidP="00C303B1">
            <w:pPr>
              <w:pStyle w:val="GOSTTablenorm"/>
            </w:pPr>
            <w:r w:rsidRPr="008E560B">
              <w:rPr>
                <w:rFonts w:eastAsia="Calibri"/>
              </w:rPr>
              <w:t xml:space="preserve">Сумма поставленных на учет принятых БО </w:t>
            </w:r>
            <w:r>
              <w:rPr>
                <w:rFonts w:eastAsia="Calibri"/>
              </w:rPr>
              <w:t xml:space="preserve">прочих </w:t>
            </w:r>
            <w:r>
              <w:t xml:space="preserve">на </w:t>
            </w:r>
            <w:del w:id="1430" w:author="Суслова Оксана Алексеевна" w:date="2026-03-10T15:28:00Z">
              <w:r w:rsidDel="00840762">
                <w:delText>иные очередные</w:delText>
              </w:r>
            </w:del>
            <w:ins w:id="1431" w:author="Суслова Оксана Алексеевна" w:date="2026-03-10T15:28:00Z">
              <w:r>
                <w:t>последующие</w:t>
              </w:r>
            </w:ins>
            <w:r>
              <w:t xml:space="preserve"> годы за пределами плановых.</w:t>
            </w:r>
          </w:p>
          <w:p w14:paraId="650306D5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402A1217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Оборот по Кт за отчетный период по показателям</w:t>
            </w:r>
            <w:r>
              <w:rPr>
                <w:szCs w:val="22"/>
              </w:rPr>
              <w:t>:</w:t>
            </w:r>
          </w:p>
          <w:p w14:paraId="2904C7BC" w14:textId="5A0D8B24" w:rsidR="00C303B1" w:rsidRPr="008E560B" w:rsidRDefault="00C303B1" w:rsidP="00C303B1">
            <w:pPr>
              <w:pStyle w:val="GOSTTableListMark1"/>
            </w:pPr>
            <w:r w:rsidRPr="008E560B">
              <w:t>БО_ПБС_ПР_</w:t>
            </w:r>
            <w:r>
              <w:t>5,</w:t>
            </w:r>
          </w:p>
          <w:p w14:paraId="40934A34" w14:textId="0E63D483" w:rsidR="00C303B1" w:rsidRPr="005E26C1" w:rsidRDefault="00C303B1" w:rsidP="00C303B1">
            <w:pPr>
              <w:pStyle w:val="GOSTTableListMark1"/>
              <w:rPr>
                <w:szCs w:val="22"/>
              </w:rPr>
            </w:pPr>
            <w:r w:rsidRPr="008E560B">
              <w:t>БО_ПБС_ПР_ВАЛ_</w:t>
            </w:r>
            <w:r>
              <w:t>5</w:t>
            </w:r>
          </w:p>
        </w:tc>
        <w:tc>
          <w:tcPr>
            <w:tcW w:w="254" w:type="pct"/>
          </w:tcPr>
          <w:p w14:paraId="6D92915E" w14:textId="51A63126" w:rsidR="00C303B1" w:rsidRDefault="00C303B1" w:rsidP="00C303B1">
            <w:pPr>
              <w:pStyle w:val="GOSTTablenorm"/>
              <w:rPr>
                <w:szCs w:val="22"/>
              </w:rPr>
            </w:pPr>
            <w:r w:rsidRPr="00004CF5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2ADFB33E" w14:textId="378D6DAE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62EC212C" w14:textId="47B58A8C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17C1720C" w14:textId="1A90EAA3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734100C3" w14:textId="44863785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1FC720D8" w14:textId="6C0CCE05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3543B671" w14:textId="42487473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D45F66" w:rsidRPr="005E26C1" w14:paraId="7DA281CF" w14:textId="77777777" w:rsidTr="00D45F66">
        <w:tc>
          <w:tcPr>
            <w:tcW w:w="125" w:type="pct"/>
          </w:tcPr>
          <w:p w14:paraId="3579A3BA" w14:textId="77777777" w:rsidR="00D45F66" w:rsidRPr="007F3231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168AF821" w14:textId="77777777" w:rsidR="00D45F66" w:rsidRDefault="00D45F66" w:rsidP="006B36D5">
            <w:pPr>
              <w:pStyle w:val="GOSTTablenorm"/>
            </w:pPr>
            <w:r w:rsidRPr="00A47E6B">
              <w:rPr>
                <w:highlight w:val="green"/>
              </w:rPr>
              <w:t>Остаток БО доступный для кассовых выплат</w:t>
            </w:r>
          </w:p>
        </w:tc>
        <w:tc>
          <w:tcPr>
            <w:tcW w:w="279" w:type="pct"/>
          </w:tcPr>
          <w:p w14:paraId="6359D3C2" w14:textId="06B09B8C" w:rsidR="00D45F66" w:rsidRPr="00FD25D9" w:rsidRDefault="00C303B1" w:rsidP="006B36D5">
            <w:pPr>
              <w:pStyle w:val="GOSTTablenorm"/>
              <w:rPr>
                <w:szCs w:val="22"/>
              </w:rPr>
            </w:pPr>
            <w:ins w:id="1432" w:author="Краснова Наталья EXP-332161" w:date="2026-03-19T17:58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06C30153" w14:textId="2BC9449C" w:rsidR="00D45F66" w:rsidRPr="00211145" w:rsidRDefault="00D45F66" w:rsidP="006B36D5">
            <w:pPr>
              <w:pStyle w:val="GOSTTablenorm"/>
            </w:pPr>
            <w:r w:rsidRPr="00FD25D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6146F0D" w14:textId="66708C4B" w:rsidR="00D45F66" w:rsidRDefault="00D45F66" w:rsidP="006B36D5">
            <w:pPr>
              <w:pStyle w:val="GOSTTablenorm"/>
            </w:pPr>
            <w:r w:rsidRPr="00211145">
              <w:t>FAIP</w:t>
            </w:r>
            <w:r>
              <w:t>/</w:t>
            </w:r>
            <w:r w:rsidRPr="00211145">
              <w:t>KMI</w:t>
            </w:r>
            <w:r>
              <w:t>:</w:t>
            </w:r>
            <w:r w:rsidRPr="00211145">
              <w:t xml:space="preserve"> 44</w:t>
            </w:r>
          </w:p>
        </w:tc>
        <w:tc>
          <w:tcPr>
            <w:tcW w:w="341" w:type="pct"/>
          </w:tcPr>
          <w:p w14:paraId="38F53A89" w14:textId="77777777" w:rsidR="00D45F66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301" w:type="pct"/>
          </w:tcPr>
          <w:p w14:paraId="32D37A6E" w14:textId="77777777" w:rsidR="00D45F66" w:rsidRPr="008D51C2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1107" w:type="pct"/>
          </w:tcPr>
          <w:p w14:paraId="760C8D92" w14:textId="681B6EC0" w:rsidR="00D45F66" w:rsidRPr="003219F6" w:rsidRDefault="00D45F66" w:rsidP="006B36D5">
            <w:pPr>
              <w:pStyle w:val="GOSTTablenorm"/>
            </w:pPr>
            <w:r w:rsidRPr="003219F6">
              <w:t xml:space="preserve">Величина разности поставленных на учет БО на текущий финансовый год и суммы выплат средств с ЛС </w:t>
            </w:r>
            <w:r w:rsidRPr="003219F6">
              <w:rPr>
                <w:rFonts w:eastAsia="Calibri"/>
              </w:rPr>
              <w:t>(с учетом восстановления выплат)</w:t>
            </w:r>
            <w:r w:rsidRPr="003219F6">
              <w:t>.</w:t>
            </w:r>
          </w:p>
          <w:p w14:paraId="5AA02268" w14:textId="77777777" w:rsidR="00D45F66" w:rsidRPr="003219F6" w:rsidRDefault="00D45F66" w:rsidP="006B36D5">
            <w:pPr>
              <w:pStyle w:val="GOSTTablenorm"/>
            </w:pPr>
            <w:r w:rsidRPr="003219F6">
              <w:t>Расчет по сумме в валюте учета (в рублях).</w:t>
            </w:r>
          </w:p>
          <w:p w14:paraId="4C54E019" w14:textId="77777777" w:rsidR="00D45F66" w:rsidRPr="003219F6" w:rsidRDefault="00D45F66" w:rsidP="006B36D5">
            <w:pPr>
              <w:pStyle w:val="GOSTTablenorm"/>
              <w:rPr>
                <w:rFonts w:eastAsia="Calibri"/>
              </w:rPr>
            </w:pPr>
            <w:r w:rsidRPr="003219F6">
              <w:rPr>
                <w:rFonts w:eastAsia="Calibri"/>
              </w:rPr>
              <w:t>Баланс (Остаток по Кт = Оборот по Кт минус Оборот по Дт) на конец отчетного периода по показателям:</w:t>
            </w:r>
          </w:p>
          <w:p w14:paraId="6F2603A2" w14:textId="77777777" w:rsidR="00D45F66" w:rsidRPr="003219F6" w:rsidRDefault="00D45F66" w:rsidP="006B36D5">
            <w:pPr>
              <w:pStyle w:val="GOSTTableListMark1"/>
            </w:pPr>
            <w:r w:rsidRPr="003219F6">
              <w:t>БО_ПБС_ЗП_1,</w:t>
            </w:r>
          </w:p>
          <w:p w14:paraId="206654EA" w14:textId="77777777" w:rsidR="00D45F66" w:rsidRPr="003219F6" w:rsidRDefault="00D45F66" w:rsidP="006B36D5">
            <w:pPr>
              <w:pStyle w:val="GOSTTableListMark1"/>
            </w:pPr>
            <w:r w:rsidRPr="003219F6">
              <w:t>БО_ПБС_ЗП_ВАЛ_1,</w:t>
            </w:r>
          </w:p>
          <w:p w14:paraId="10D4609D" w14:textId="77777777" w:rsidR="00D45F66" w:rsidRPr="003219F6" w:rsidRDefault="00D45F66" w:rsidP="006B36D5">
            <w:pPr>
              <w:pStyle w:val="GOSTTableListMark1"/>
            </w:pPr>
            <w:r w:rsidRPr="003219F6">
              <w:t>БО_ПБС_ПП_1,</w:t>
            </w:r>
          </w:p>
          <w:p w14:paraId="3E8B2514" w14:textId="77777777" w:rsidR="00D45F66" w:rsidRPr="003219F6" w:rsidRDefault="00D45F66" w:rsidP="006B36D5">
            <w:pPr>
              <w:pStyle w:val="GOSTTableListMark1"/>
            </w:pPr>
            <w:r w:rsidRPr="003219F6">
              <w:t>БО_ПБС_ПП_ВАЛ_1</w:t>
            </w:r>
          </w:p>
          <w:p w14:paraId="7B1A3306" w14:textId="77777777" w:rsidR="00D45F66" w:rsidRPr="003219F6" w:rsidRDefault="00D45F66" w:rsidP="006B36D5">
            <w:pPr>
              <w:pStyle w:val="GOSTTablenorm"/>
              <w:rPr>
                <w:rFonts w:eastAsia="Calibri"/>
              </w:rPr>
            </w:pPr>
            <w:r w:rsidRPr="003219F6">
              <w:rPr>
                <w:rFonts w:eastAsia="Calibri"/>
              </w:rPr>
              <w:t>плюс</w:t>
            </w:r>
          </w:p>
          <w:p w14:paraId="37246750" w14:textId="77777777" w:rsidR="00D45F66" w:rsidRPr="003219F6" w:rsidRDefault="00D45F66" w:rsidP="006B36D5">
            <w:pPr>
              <w:pStyle w:val="GOSTTablenorm"/>
              <w:rPr>
                <w:rFonts w:eastAsia="Calibri"/>
              </w:rPr>
            </w:pPr>
            <w:r w:rsidRPr="003219F6">
              <w:rPr>
                <w:rFonts w:eastAsia="Calibri"/>
              </w:rPr>
              <w:t>Оборот по Кт за отчетный период по показателям:</w:t>
            </w:r>
          </w:p>
          <w:p w14:paraId="0A9C44E7" w14:textId="77777777" w:rsidR="00D45F66" w:rsidRPr="003219F6" w:rsidRDefault="00D45F66" w:rsidP="006B36D5">
            <w:pPr>
              <w:pStyle w:val="GOSTTableListMark1"/>
            </w:pPr>
            <w:r w:rsidRPr="003219F6">
              <w:t>БО_ПБС_ЗФ_1,</w:t>
            </w:r>
          </w:p>
          <w:p w14:paraId="280C076B" w14:textId="77777777" w:rsidR="00D45F66" w:rsidRPr="003219F6" w:rsidRDefault="00D45F66" w:rsidP="006B36D5">
            <w:pPr>
              <w:pStyle w:val="GOSTTableListMark1"/>
            </w:pPr>
            <w:r w:rsidRPr="003219F6">
              <w:t>БО_ПБС_ЗФ_ВАЛ_1,</w:t>
            </w:r>
          </w:p>
          <w:p w14:paraId="708561DE" w14:textId="77777777" w:rsidR="00D45F66" w:rsidRPr="003219F6" w:rsidRDefault="00D45F66" w:rsidP="006B36D5">
            <w:pPr>
              <w:pStyle w:val="GOSTTableListMark1"/>
            </w:pPr>
            <w:r w:rsidRPr="003219F6">
              <w:t>БО_ПБС_ПР_1,</w:t>
            </w:r>
          </w:p>
          <w:p w14:paraId="48088539" w14:textId="77777777" w:rsidR="00D45F66" w:rsidRPr="003219F6" w:rsidRDefault="00D45F66" w:rsidP="006B36D5">
            <w:pPr>
              <w:pStyle w:val="GOSTTableListMark1"/>
            </w:pPr>
            <w:r w:rsidRPr="003219F6">
              <w:t>БО_ПБС_ПР_ВАЛ_1</w:t>
            </w:r>
          </w:p>
          <w:p w14:paraId="09EBB40D" w14:textId="77777777" w:rsidR="00D45F66" w:rsidRPr="003219F6" w:rsidRDefault="00D45F66" w:rsidP="006B36D5">
            <w:pPr>
              <w:pStyle w:val="GOSTTablenorm"/>
              <w:rPr>
                <w:rFonts w:eastAsia="Calibri"/>
              </w:rPr>
            </w:pPr>
            <w:r w:rsidRPr="003219F6">
              <w:rPr>
                <w:rFonts w:eastAsia="Calibri"/>
              </w:rPr>
              <w:lastRenderedPageBreak/>
              <w:t>минус</w:t>
            </w:r>
          </w:p>
          <w:p w14:paraId="3267101E" w14:textId="77777777" w:rsidR="00D45F66" w:rsidRPr="003219F6" w:rsidRDefault="00D45F66" w:rsidP="006B36D5">
            <w:pPr>
              <w:pStyle w:val="GOSTTablenorm"/>
            </w:pPr>
            <w:r w:rsidRPr="003219F6">
              <w:t>Баланс (Остаток по Дт = Оборот по Дт минус Оборот по Кт) на конец отчетного периода по показателям:</w:t>
            </w:r>
          </w:p>
          <w:p w14:paraId="36E22DFC" w14:textId="77777777" w:rsidR="00D45F66" w:rsidRPr="003219F6" w:rsidRDefault="00D45F66" w:rsidP="006B36D5">
            <w:pPr>
              <w:pStyle w:val="GOSTTableListMark1"/>
            </w:pPr>
            <w:r w:rsidRPr="003219F6">
              <w:t>ВЫБЫТИЯ_КУ,</w:t>
            </w:r>
          </w:p>
          <w:p w14:paraId="1E0AE348" w14:textId="0E9E3142" w:rsidR="00D45F66" w:rsidRPr="003219F6" w:rsidRDefault="00D45F66" w:rsidP="006B36D5">
            <w:pPr>
              <w:pStyle w:val="GOSTTableListMark1"/>
            </w:pPr>
            <w:r w:rsidRPr="003219F6">
              <w:t>ВЫБЫТИЯ_ВН</w:t>
            </w:r>
          </w:p>
        </w:tc>
        <w:tc>
          <w:tcPr>
            <w:tcW w:w="254" w:type="pct"/>
          </w:tcPr>
          <w:p w14:paraId="22BE069E" w14:textId="77777777" w:rsidR="00D45F66" w:rsidRDefault="00D45F66" w:rsidP="006B36D5">
            <w:pPr>
              <w:pStyle w:val="GOSTTablenorm"/>
            </w:pPr>
            <w:r>
              <w:lastRenderedPageBreak/>
              <w:t>СПС</w:t>
            </w:r>
          </w:p>
        </w:tc>
        <w:tc>
          <w:tcPr>
            <w:tcW w:w="213" w:type="pct"/>
          </w:tcPr>
          <w:p w14:paraId="6F109D7C" w14:textId="77777777" w:rsidR="00D45F66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256" w:type="pct"/>
          </w:tcPr>
          <w:p w14:paraId="6B767FD3" w14:textId="77777777" w:rsidR="00D45F66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3C12C381" w14:textId="77777777" w:rsidR="00D45F66" w:rsidRDefault="00D45F66" w:rsidP="006B36D5">
            <w:pPr>
              <w:pStyle w:val="GOSTTablenorm"/>
            </w:pPr>
            <w:r>
              <w:t>+</w:t>
            </w:r>
          </w:p>
        </w:tc>
        <w:tc>
          <w:tcPr>
            <w:tcW w:w="213" w:type="pct"/>
          </w:tcPr>
          <w:p w14:paraId="36E2FD76" w14:textId="77777777" w:rsidR="00D45F66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213" w:type="pct"/>
          </w:tcPr>
          <w:p w14:paraId="3D226A4A" w14:textId="77777777" w:rsidR="00D45F66" w:rsidRDefault="00D45F66" w:rsidP="006B36D5">
            <w:pPr>
              <w:pStyle w:val="GOSTTablenorm"/>
            </w:pPr>
            <w:r>
              <w:t>-</w:t>
            </w:r>
          </w:p>
        </w:tc>
        <w:tc>
          <w:tcPr>
            <w:tcW w:w="249" w:type="pct"/>
          </w:tcPr>
          <w:p w14:paraId="6C546B3A" w14:textId="77777777" w:rsidR="00D45F66" w:rsidRDefault="00D45F66" w:rsidP="006B36D5">
            <w:pPr>
              <w:pStyle w:val="GOSTTablenorm"/>
            </w:pPr>
            <w:r>
              <w:t>-</w:t>
            </w:r>
          </w:p>
        </w:tc>
      </w:tr>
      <w:tr w:rsidR="00D45F66" w:rsidRPr="005E26C1" w14:paraId="41E59F32" w14:textId="77777777" w:rsidTr="00D45F66">
        <w:tc>
          <w:tcPr>
            <w:tcW w:w="125" w:type="pct"/>
          </w:tcPr>
          <w:p w14:paraId="30EDA123" w14:textId="77777777" w:rsidR="00D45F66" w:rsidRPr="008E560B" w:rsidRDefault="00D45F66" w:rsidP="006B36D5">
            <w:pPr>
              <w:pStyle w:val="GOSTTableNum"/>
            </w:pPr>
          </w:p>
        </w:tc>
        <w:tc>
          <w:tcPr>
            <w:tcW w:w="596" w:type="pct"/>
          </w:tcPr>
          <w:p w14:paraId="07A676CF" w14:textId="641F5567" w:rsidR="00D45F66" w:rsidRPr="005E26C1" w:rsidRDefault="00D45F66" w:rsidP="006B36D5">
            <w:pPr>
              <w:pStyle w:val="GOSTTablenorm"/>
              <w:rPr>
                <w:szCs w:val="22"/>
              </w:rPr>
            </w:pPr>
            <w:ins w:id="1433" w:author="Суслова Оксана_EXP-310006" w:date="2025-03-12T14:13:00Z">
              <w:r w:rsidRPr="001342C2">
                <w:t>Принято ДО всего</w:t>
              </w:r>
            </w:ins>
            <w:ins w:id="1434" w:author="Суслова Оксана_EXP-324149" w:date="2025-07-24T14:07:00Z">
              <w:r>
                <w:t xml:space="preserve"> на текущий финансовый год</w:t>
              </w:r>
            </w:ins>
            <w:del w:id="1435" w:author="Суслова Оксана_EXP-310006" w:date="2025-03-12T14:13:00Z">
              <w:r w:rsidRPr="008E560B" w:rsidDel="00F224FC">
                <w:delText>Сумма ДО</w:delText>
              </w:r>
            </w:del>
          </w:p>
        </w:tc>
        <w:tc>
          <w:tcPr>
            <w:tcW w:w="279" w:type="pct"/>
          </w:tcPr>
          <w:p w14:paraId="7712DDC2" w14:textId="79BAF8A4" w:rsidR="00D45F66" w:rsidRPr="00FD25D9" w:rsidRDefault="00C303B1" w:rsidP="006B36D5">
            <w:pPr>
              <w:pStyle w:val="GOSTTablenorm"/>
              <w:rPr>
                <w:szCs w:val="22"/>
              </w:rPr>
            </w:pPr>
            <w:ins w:id="1436" w:author="Краснова Наталья EXP-332161" w:date="2026-03-19T17:59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36093E60" w14:textId="081DB76F" w:rsidR="00D45F66" w:rsidRDefault="00D45F66" w:rsidP="006B36D5">
            <w:pPr>
              <w:pStyle w:val="GOSTTablenorm"/>
              <w:rPr>
                <w:lang w:val="en-US"/>
              </w:rPr>
            </w:pPr>
            <w:r w:rsidRPr="00FD25D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8185B0B" w14:textId="02168C19" w:rsidR="00D45F66" w:rsidRPr="00DA1BEC" w:rsidRDefault="00D45F66" w:rsidP="006B36D5">
            <w:pPr>
              <w:pStyle w:val="GOSTTablenorm"/>
            </w:pPr>
            <w:r>
              <w:rPr>
                <w:lang w:val="en-US"/>
              </w:rPr>
              <w:t>FAIP</w:t>
            </w:r>
            <w:r>
              <w:t>:41</w:t>
            </w:r>
          </w:p>
          <w:p w14:paraId="52E9A243" w14:textId="43964286" w:rsidR="00D45F66" w:rsidRDefault="00D45F66" w:rsidP="006B36D5">
            <w:pPr>
              <w:pStyle w:val="GOSTTablenorm"/>
            </w:pPr>
            <w:r>
              <w:rPr>
                <w:lang w:val="en-US"/>
              </w:rPr>
              <w:t>KMI</w:t>
            </w:r>
            <w:r>
              <w:t xml:space="preserve"> 41</w:t>
            </w:r>
          </w:p>
        </w:tc>
        <w:tc>
          <w:tcPr>
            <w:tcW w:w="341" w:type="pct"/>
          </w:tcPr>
          <w:p w14:paraId="1828A9A2" w14:textId="530FDDA2" w:rsidR="00D45F66" w:rsidRPr="005E26C1" w:rsidRDefault="00D45F66" w:rsidP="006B36D5">
            <w:pPr>
              <w:pStyle w:val="GOSTTablenorm"/>
            </w:pPr>
            <w:ins w:id="1437" w:author="Суслова Оксана Алексеевна" w:date="2026-03-10T15:59:00Z">
              <w:r>
                <w:rPr>
                  <w:lang w:val="en-US"/>
                </w:rPr>
                <w:t>PA_PBS</w:t>
              </w:r>
              <w:r>
                <w:t xml:space="preserve">: </w:t>
              </w:r>
            </w:ins>
            <w:r>
              <w:t>27</w:t>
            </w:r>
          </w:p>
        </w:tc>
        <w:tc>
          <w:tcPr>
            <w:tcW w:w="301" w:type="pct"/>
          </w:tcPr>
          <w:p w14:paraId="6B007BCC" w14:textId="0FA97545" w:rsidR="00D45F66" w:rsidRPr="005E26C1" w:rsidRDefault="00D45F66" w:rsidP="006B36D5">
            <w:pPr>
              <w:pStyle w:val="GOSTTablenorm"/>
            </w:pPr>
            <w:r w:rsidRPr="000850E7">
              <w:rPr>
                <w:lang w:val="en-US"/>
              </w:rPr>
              <w:t>EXP</w:t>
            </w:r>
            <w:r w:rsidRPr="000850E7">
              <w:t>:</w:t>
            </w:r>
            <w:r>
              <w:t xml:space="preserve"> 252</w:t>
            </w:r>
          </w:p>
        </w:tc>
        <w:tc>
          <w:tcPr>
            <w:tcW w:w="1107" w:type="pct"/>
          </w:tcPr>
          <w:p w14:paraId="74CF4C1D" w14:textId="3036C02F" w:rsidR="00D45F66" w:rsidRDefault="00D45F66" w:rsidP="006B36D5">
            <w:pPr>
              <w:pStyle w:val="GOSTTablenorm"/>
              <w:rPr>
                <w:rFonts w:eastAsia="Calibri"/>
              </w:rPr>
            </w:pPr>
            <w:r>
              <w:rPr>
                <w:rFonts w:eastAsia="Calibri"/>
              </w:rPr>
              <w:t>Сумма поставленных на учет ДО</w:t>
            </w:r>
            <w:ins w:id="1438" w:author="Суслова Оксана_EXP-324149" w:date="2025-07-23T17:27:00Z">
              <w:r>
                <w:rPr>
                  <w:rFonts w:eastAsia="Calibri"/>
                </w:rPr>
                <w:t xml:space="preserve"> </w:t>
              </w:r>
              <w:r>
                <w:t>на текущий финансовый год</w:t>
              </w:r>
            </w:ins>
            <w:ins w:id="1439" w:author="Краснова Наталья EXP-310006" w:date="2025-03-19T08:58:00Z">
              <w:r>
                <w:rPr>
                  <w:rFonts w:eastAsia="Calibri"/>
                </w:rPr>
                <w:t xml:space="preserve"> (авансовых</w:t>
              </w:r>
            </w:ins>
            <w:ins w:id="1440" w:author="Краснова Наталья EXP-310006" w:date="2025-03-19T08:59:00Z">
              <w:r>
                <w:rPr>
                  <w:rFonts w:eastAsia="Calibri"/>
                </w:rPr>
                <w:t>, неавансовых)</w:t>
              </w:r>
            </w:ins>
            <w:r>
              <w:rPr>
                <w:rFonts w:eastAsia="Calibri"/>
              </w:rPr>
              <w:t>.</w:t>
            </w:r>
          </w:p>
          <w:p w14:paraId="6A2A0347" w14:textId="77777777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11842F1A" w14:textId="7851076F" w:rsidR="00D45F66" w:rsidRDefault="00D45F66" w:rsidP="006B36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Оборот по Кт за отчетный период по показателям:</w:t>
            </w:r>
          </w:p>
          <w:p w14:paraId="66CB861E" w14:textId="61614C2D" w:rsidR="00D45F66" w:rsidRPr="008E560B" w:rsidRDefault="00D45F66" w:rsidP="006B36D5">
            <w:pPr>
              <w:pStyle w:val="GOSTTableListMark1"/>
            </w:pPr>
            <w:r w:rsidRPr="008E560B">
              <w:t>ДО_ПБС_</w:t>
            </w:r>
            <w:r>
              <w:t>1,</w:t>
            </w:r>
          </w:p>
          <w:p w14:paraId="0C9A3A0C" w14:textId="28E51174" w:rsidR="00D45F66" w:rsidRPr="005E26C1" w:rsidRDefault="00D45F66" w:rsidP="006B36D5">
            <w:pPr>
              <w:pStyle w:val="GOSTTableListMark1"/>
              <w:rPr>
                <w:szCs w:val="22"/>
              </w:rPr>
            </w:pPr>
            <w:r w:rsidRPr="008E560B">
              <w:rPr>
                <w:rFonts w:eastAsia="Calibri"/>
              </w:rPr>
              <w:t>ДО_ПБС_ВАЛ_</w:t>
            </w:r>
            <w:r>
              <w:rPr>
                <w:rFonts w:eastAsia="Calibri"/>
              </w:rPr>
              <w:t>1</w:t>
            </w:r>
          </w:p>
        </w:tc>
        <w:tc>
          <w:tcPr>
            <w:tcW w:w="254" w:type="pct"/>
          </w:tcPr>
          <w:p w14:paraId="13B1986F" w14:textId="0CBE3A44" w:rsidR="00D45F66" w:rsidRDefault="00D45F66" w:rsidP="006B36D5">
            <w:pPr>
              <w:pStyle w:val="GOSTTablenorm"/>
              <w:rPr>
                <w:szCs w:val="22"/>
              </w:rPr>
            </w:pPr>
            <w:r w:rsidRPr="00CE3883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1F318509" w14:textId="6785BE31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56" w:type="pct"/>
          </w:tcPr>
          <w:p w14:paraId="49C97246" w14:textId="10DE4129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t>-</w:t>
            </w:r>
          </w:p>
        </w:tc>
        <w:tc>
          <w:tcPr>
            <w:tcW w:w="213" w:type="pct"/>
          </w:tcPr>
          <w:p w14:paraId="5031D69F" w14:textId="39766FD4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230380E2" w14:textId="0FACD8C2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58741FE3" w14:textId="75043B8D" w:rsidR="00D45F66" w:rsidRPr="005E26C1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79F833BC" w14:textId="3E6D8F74" w:rsidR="00D45F66" w:rsidRDefault="00D45F66" w:rsidP="006B36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  <w:tr w:rsidR="00D45F66" w:rsidRPr="005E26C1" w14:paraId="0E70BCD7" w14:textId="77777777" w:rsidTr="00D45F66">
        <w:trPr>
          <w:ins w:id="1441" w:author="Суслова Оксана_EXP-324149" w:date="2025-07-23T16:58:00Z"/>
        </w:trPr>
        <w:tc>
          <w:tcPr>
            <w:tcW w:w="125" w:type="pct"/>
          </w:tcPr>
          <w:p w14:paraId="0545E89A" w14:textId="77777777" w:rsidR="00D45F66" w:rsidRPr="008E560B" w:rsidRDefault="00D45F66" w:rsidP="0097678D">
            <w:pPr>
              <w:pStyle w:val="GOSTTableNum"/>
              <w:rPr>
                <w:ins w:id="1442" w:author="Суслова Оксана_EXP-324149" w:date="2025-07-23T16:58:00Z"/>
              </w:rPr>
            </w:pPr>
          </w:p>
        </w:tc>
        <w:tc>
          <w:tcPr>
            <w:tcW w:w="596" w:type="pct"/>
          </w:tcPr>
          <w:p w14:paraId="65F901EF" w14:textId="4BBF3D37" w:rsidR="00D45F66" w:rsidRPr="001342C2" w:rsidRDefault="00D45F66" w:rsidP="0097678D">
            <w:pPr>
              <w:pStyle w:val="GOSTTablenorm"/>
              <w:rPr>
                <w:ins w:id="1443" w:author="Суслова Оксана_EXP-324149" w:date="2025-07-23T16:58:00Z"/>
              </w:rPr>
            </w:pPr>
            <w:ins w:id="1444" w:author="Суслова Оксана_EXP-324149" w:date="2025-07-23T16:59:00Z">
              <w:r>
                <w:t>Принято ДО всего на первый год планового периода</w:t>
              </w:r>
            </w:ins>
          </w:p>
        </w:tc>
        <w:tc>
          <w:tcPr>
            <w:tcW w:w="279" w:type="pct"/>
          </w:tcPr>
          <w:p w14:paraId="074A65FF" w14:textId="743E4380" w:rsidR="00D45F66" w:rsidRPr="00964097" w:rsidRDefault="00C303B1" w:rsidP="0097678D">
            <w:pPr>
              <w:pStyle w:val="GOSTTablenorm"/>
              <w:rPr>
                <w:szCs w:val="22"/>
              </w:rPr>
            </w:pPr>
            <w:ins w:id="1445" w:author="Краснова Наталья EXP-332161" w:date="2026-03-19T17:59:00Z">
              <w:r>
                <w:rPr>
                  <w:szCs w:val="22"/>
                </w:rPr>
                <w:t>ОТР</w:t>
              </w:r>
            </w:ins>
          </w:p>
        </w:tc>
        <w:tc>
          <w:tcPr>
            <w:tcW w:w="279" w:type="pct"/>
          </w:tcPr>
          <w:p w14:paraId="1CCC0B30" w14:textId="29D263C6" w:rsidR="00D45F66" w:rsidRPr="00FD25D9" w:rsidRDefault="00D45F66" w:rsidP="0097678D">
            <w:pPr>
              <w:pStyle w:val="GOSTTablenorm"/>
              <w:rPr>
                <w:ins w:id="1446" w:author="Суслова Оксана_EXP-324149" w:date="2025-07-23T16:58:00Z"/>
                <w:szCs w:val="22"/>
              </w:rPr>
            </w:pPr>
            <w:ins w:id="1447" w:author="Суслова Оксана_EXP-324149" w:date="2025-07-23T17:08:00Z">
              <w:r w:rsidRPr="00964097">
                <w:rPr>
                  <w:szCs w:val="22"/>
                </w:rPr>
                <w:t>-</w:t>
              </w:r>
            </w:ins>
          </w:p>
        </w:tc>
        <w:tc>
          <w:tcPr>
            <w:tcW w:w="361" w:type="pct"/>
          </w:tcPr>
          <w:p w14:paraId="786F7C5C" w14:textId="6F06D079" w:rsidR="00D45F66" w:rsidRPr="000659FD" w:rsidRDefault="00D45F66" w:rsidP="000659FD">
            <w:pPr>
              <w:pStyle w:val="GOSTTablenorm"/>
              <w:rPr>
                <w:ins w:id="1448" w:author="EXP-327930" w:date="2026-03-17T12:33:00Z"/>
                <w:lang w:val="en-US"/>
              </w:rPr>
            </w:pPr>
            <w:ins w:id="1449" w:author="EXP-327930" w:date="2026-03-17T12:33:00Z">
              <w:r>
                <w:rPr>
                  <w:lang w:val="en-US"/>
                </w:rPr>
                <w:t>FAIP</w:t>
              </w:r>
              <w:r>
                <w:t>:4</w:t>
              </w:r>
              <w:r>
                <w:rPr>
                  <w:lang w:val="en-US"/>
                </w:rPr>
                <w:t>9</w:t>
              </w:r>
            </w:ins>
          </w:p>
          <w:p w14:paraId="5AD5F05A" w14:textId="50669F9A" w:rsidR="00D45F66" w:rsidRPr="00D7130E" w:rsidRDefault="00D45F66" w:rsidP="000659FD">
            <w:pPr>
              <w:pStyle w:val="GOSTTablenorm"/>
              <w:rPr>
                <w:ins w:id="1450" w:author="Суслова Оксана_EXP-324149" w:date="2025-07-23T16:58:00Z"/>
              </w:rPr>
            </w:pPr>
            <w:ins w:id="1451" w:author="EXP-327930" w:date="2026-03-17T12:33:00Z">
              <w:r>
                <w:rPr>
                  <w:lang w:val="en-US"/>
                </w:rPr>
                <w:t>KMI</w:t>
              </w:r>
              <w:r>
                <w:t xml:space="preserve"> 4</w:t>
              </w:r>
              <w:r>
                <w:rPr>
                  <w:lang w:val="en-US"/>
                </w:rPr>
                <w:t>9</w:t>
              </w:r>
            </w:ins>
            <w:ins w:id="1452" w:author="Суслова Оксана_EXP-324149" w:date="2025-07-23T17:08:00Z">
              <w:del w:id="1453" w:author="EXP-327930" w:date="2026-03-17T12:33:00Z">
                <w:r w:rsidRPr="00964097" w:rsidDel="000659FD">
                  <w:rPr>
                    <w:szCs w:val="22"/>
                  </w:rPr>
                  <w:delText>-</w:delText>
                </w:r>
              </w:del>
            </w:ins>
          </w:p>
        </w:tc>
        <w:tc>
          <w:tcPr>
            <w:tcW w:w="341" w:type="pct"/>
          </w:tcPr>
          <w:p w14:paraId="5C728436" w14:textId="772F603F" w:rsidR="00D45F66" w:rsidRDefault="00D45F66" w:rsidP="0097678D">
            <w:pPr>
              <w:pStyle w:val="GOSTTablenorm"/>
              <w:rPr>
                <w:ins w:id="1454" w:author="Суслова Оксана_EXP-324149" w:date="2025-07-23T16:58:00Z"/>
              </w:rPr>
            </w:pPr>
            <w:ins w:id="1455" w:author="Суслова Оксана_EXP-324149" w:date="2025-07-23T17:08:00Z">
              <w:r>
                <w:rPr>
                  <w:lang w:val="en-US"/>
                </w:rPr>
                <w:t>PA_PBS</w:t>
              </w:r>
              <w:r>
                <w:t>:</w:t>
              </w:r>
            </w:ins>
            <w:ins w:id="1456" w:author="Суслова Оксана_EXP-324149" w:date="2025-07-23T17:11:00Z">
              <w:r>
                <w:t xml:space="preserve"> 336</w:t>
              </w:r>
            </w:ins>
          </w:p>
        </w:tc>
        <w:tc>
          <w:tcPr>
            <w:tcW w:w="301" w:type="pct"/>
          </w:tcPr>
          <w:p w14:paraId="3046EB74" w14:textId="4BAF9699" w:rsidR="00D45F66" w:rsidRPr="00D7130E" w:rsidRDefault="00D45F66" w:rsidP="0097678D">
            <w:pPr>
              <w:pStyle w:val="GOSTTablenorm"/>
              <w:rPr>
                <w:ins w:id="1457" w:author="Суслова Оксана_EXP-324149" w:date="2025-07-23T16:58:00Z"/>
              </w:rPr>
            </w:pPr>
            <w:ins w:id="1458" w:author="Суслова Оксана_EXP-324149" w:date="2025-07-23T17:08:00Z">
              <w:r w:rsidRPr="00A24993">
                <w:rPr>
                  <w:lang w:val="en-US"/>
                </w:rPr>
                <w:t>EXP</w:t>
              </w:r>
              <w:r w:rsidRPr="00A24993">
                <w:t>:</w:t>
              </w:r>
            </w:ins>
            <w:ins w:id="1459" w:author="Суслова Оксана_EXP-324149" w:date="2025-07-23T17:10:00Z">
              <w:r>
                <w:t xml:space="preserve"> 324</w:t>
              </w:r>
            </w:ins>
          </w:p>
        </w:tc>
        <w:tc>
          <w:tcPr>
            <w:tcW w:w="1107" w:type="pct"/>
          </w:tcPr>
          <w:p w14:paraId="20C4BD7E" w14:textId="3466ABB1" w:rsidR="00D45F66" w:rsidRDefault="00D45F66" w:rsidP="0078296E">
            <w:pPr>
              <w:pStyle w:val="GOSTTablenorm"/>
              <w:rPr>
                <w:ins w:id="1460" w:author="Суслова Оксана_EXP-324149" w:date="2025-07-23T17:25:00Z"/>
                <w:szCs w:val="22"/>
              </w:rPr>
            </w:pPr>
            <w:ins w:id="1461" w:author="Суслова Оксана_EXP-324149" w:date="2025-07-23T17:25:00Z">
              <w:r>
                <w:rPr>
                  <w:rFonts w:eastAsia="Calibri"/>
                </w:rPr>
                <w:t xml:space="preserve">Сумма поставленных на учет ДО </w:t>
              </w:r>
            </w:ins>
            <w:ins w:id="1462" w:author="Суслова Оксана_EXP-324149" w:date="2025-07-23T17:26:00Z">
              <w:r>
                <w:t>на первый год планового периода</w:t>
              </w:r>
            </w:ins>
            <w:ins w:id="1463" w:author="Суслова Оксана_EXP-324149" w:date="2025-07-23T17:25:00Z">
              <w:r>
                <w:rPr>
                  <w:rFonts w:eastAsia="Calibri"/>
                </w:rPr>
                <w:t xml:space="preserve"> (авансовых, неавансовых).</w:t>
              </w:r>
            </w:ins>
          </w:p>
          <w:p w14:paraId="7F16A839" w14:textId="342246D6" w:rsidR="00D45F66" w:rsidRDefault="00D45F66" w:rsidP="0078296E">
            <w:pPr>
              <w:pStyle w:val="GOSTTablenorm"/>
              <w:rPr>
                <w:ins w:id="1464" w:author="Суслова Оксана_EXP-324149" w:date="2025-07-23T17:26:00Z"/>
                <w:szCs w:val="22"/>
              </w:rPr>
            </w:pPr>
            <w:ins w:id="1465" w:author="Суслова Оксана_EXP-324149" w:date="2025-07-23T17:22:00Z">
              <w:r w:rsidRPr="005E26C1">
                <w:rPr>
                  <w:szCs w:val="22"/>
                </w:rPr>
                <w:t>Расчет по сумме в валюте учета (в рублях).</w:t>
              </w:r>
            </w:ins>
          </w:p>
          <w:p w14:paraId="680E3C24" w14:textId="77777777" w:rsidR="00D45F66" w:rsidRDefault="00D45F66" w:rsidP="0078296E">
            <w:pPr>
              <w:pStyle w:val="GOSTTablenorm"/>
              <w:rPr>
                <w:ins w:id="1466" w:author="Суслова Оксана_EXP-324149" w:date="2025-07-23T17:18:00Z"/>
                <w:szCs w:val="22"/>
              </w:rPr>
            </w:pPr>
            <w:ins w:id="1467" w:author="Суслова Оксана_EXP-324149" w:date="2025-07-23T17:18:00Z">
              <w:r w:rsidRPr="005E26C1">
                <w:rPr>
                  <w:szCs w:val="22"/>
                </w:rPr>
                <w:lastRenderedPageBreak/>
                <w:t>Оборот по Кт за отчетный период по показателям:</w:t>
              </w:r>
            </w:ins>
          </w:p>
          <w:p w14:paraId="052631CF" w14:textId="5E9036EF" w:rsidR="00D45F66" w:rsidRPr="008E560B" w:rsidRDefault="00D45F66" w:rsidP="0078296E">
            <w:pPr>
              <w:pStyle w:val="GOSTTableListMark1"/>
              <w:rPr>
                <w:ins w:id="1468" w:author="Суслова Оксана_EXP-324149" w:date="2025-07-23T17:18:00Z"/>
              </w:rPr>
            </w:pPr>
            <w:ins w:id="1469" w:author="Суслова Оксана_EXP-324149" w:date="2025-07-23T17:18:00Z">
              <w:r w:rsidRPr="008E560B">
                <w:t>ДО_ПБС_</w:t>
              </w:r>
            </w:ins>
            <w:ins w:id="1470" w:author="Суслова Оксана_EXP-324149" w:date="2025-07-23T17:19:00Z">
              <w:r>
                <w:t>2</w:t>
              </w:r>
            </w:ins>
            <w:ins w:id="1471" w:author="Суслова Оксана_EXP-324149" w:date="2025-07-23T17:18:00Z">
              <w:r>
                <w:t>,</w:t>
              </w:r>
            </w:ins>
          </w:p>
          <w:p w14:paraId="2BC380D5" w14:textId="36117477" w:rsidR="00D45F66" w:rsidRDefault="00D45F66" w:rsidP="005979D0">
            <w:pPr>
              <w:pStyle w:val="GOSTTableListMark1"/>
              <w:rPr>
                <w:ins w:id="1472" w:author="Суслова Оксана_EXP-324149" w:date="2025-07-23T16:58:00Z"/>
                <w:rFonts w:eastAsia="Calibri"/>
              </w:rPr>
            </w:pPr>
            <w:ins w:id="1473" w:author="Суслова Оксана_EXP-324149" w:date="2025-07-23T17:18:00Z">
              <w:r w:rsidRPr="008E560B">
                <w:rPr>
                  <w:rFonts w:eastAsia="Calibri"/>
                </w:rPr>
                <w:t>ДО_ПБС_ВАЛ_</w:t>
              </w:r>
            </w:ins>
            <w:ins w:id="1474" w:author="Суслова Оксана_EXP-324149" w:date="2025-07-23T17:19:00Z">
              <w:r>
                <w:rPr>
                  <w:rFonts w:eastAsia="Calibri"/>
                </w:rPr>
                <w:t>2</w:t>
              </w:r>
            </w:ins>
          </w:p>
        </w:tc>
        <w:tc>
          <w:tcPr>
            <w:tcW w:w="254" w:type="pct"/>
          </w:tcPr>
          <w:p w14:paraId="06322DFE" w14:textId="671F38A0" w:rsidR="00D45F66" w:rsidRPr="00CE3883" w:rsidRDefault="00D45F66" w:rsidP="0097678D">
            <w:pPr>
              <w:pStyle w:val="GOSTTablenorm"/>
              <w:rPr>
                <w:ins w:id="1475" w:author="Суслова Оксана_EXP-324149" w:date="2025-07-23T16:58:00Z"/>
                <w:szCs w:val="22"/>
              </w:rPr>
            </w:pPr>
            <w:ins w:id="1476" w:author="Суслова Оксана_EXP-324149" w:date="2025-07-23T17:09:00Z">
              <w:r w:rsidRPr="00CE3883">
                <w:rPr>
                  <w:szCs w:val="22"/>
                </w:rPr>
                <w:lastRenderedPageBreak/>
                <w:t>СПС</w:t>
              </w:r>
            </w:ins>
          </w:p>
        </w:tc>
        <w:tc>
          <w:tcPr>
            <w:tcW w:w="213" w:type="pct"/>
          </w:tcPr>
          <w:p w14:paraId="4E1B2F1B" w14:textId="33CC42D2" w:rsidR="00D45F66" w:rsidRDefault="00D45F66" w:rsidP="0097678D">
            <w:pPr>
              <w:pStyle w:val="GOSTTablenorm"/>
              <w:rPr>
                <w:ins w:id="1477" w:author="Суслова Оксана_EXP-324149" w:date="2025-07-23T16:58:00Z"/>
              </w:rPr>
            </w:pPr>
            <w:ins w:id="1478" w:author="Суслова Оксана_EXP-324149" w:date="2025-07-23T17:09:00Z">
              <w:r>
                <w:t>-</w:t>
              </w:r>
            </w:ins>
          </w:p>
        </w:tc>
        <w:tc>
          <w:tcPr>
            <w:tcW w:w="256" w:type="pct"/>
          </w:tcPr>
          <w:p w14:paraId="03EB03BE" w14:textId="3E2C386C" w:rsidR="00D45F66" w:rsidRDefault="00D45F66" w:rsidP="0097678D">
            <w:pPr>
              <w:pStyle w:val="GOSTTablenorm"/>
              <w:rPr>
                <w:ins w:id="1479" w:author="Суслова Оксана_EXP-324149" w:date="2025-07-23T16:58:00Z"/>
              </w:rPr>
            </w:pPr>
            <w:ins w:id="1480" w:author="Суслова Оксана_EXP-324149" w:date="2025-07-23T17:09:00Z">
              <w:r>
                <w:t>-</w:t>
              </w:r>
            </w:ins>
          </w:p>
        </w:tc>
        <w:tc>
          <w:tcPr>
            <w:tcW w:w="213" w:type="pct"/>
          </w:tcPr>
          <w:p w14:paraId="69FB36D6" w14:textId="417D61AC" w:rsidR="00D45F66" w:rsidRDefault="00D45F66" w:rsidP="0097678D">
            <w:pPr>
              <w:pStyle w:val="GOSTTablenorm"/>
              <w:rPr>
                <w:ins w:id="1481" w:author="Суслова Оксана_EXP-324149" w:date="2025-07-23T16:58:00Z"/>
                <w:szCs w:val="22"/>
              </w:rPr>
            </w:pPr>
            <w:ins w:id="1482" w:author="Суслова Оксана_EXP-324149" w:date="2025-07-23T17:09:00Z">
              <w:r>
                <w:rPr>
                  <w:szCs w:val="22"/>
                </w:rPr>
                <w:t>+</w:t>
              </w:r>
            </w:ins>
          </w:p>
        </w:tc>
        <w:tc>
          <w:tcPr>
            <w:tcW w:w="213" w:type="pct"/>
          </w:tcPr>
          <w:p w14:paraId="65738D07" w14:textId="0218E68B" w:rsidR="00D45F66" w:rsidRDefault="00D45F66" w:rsidP="0097678D">
            <w:pPr>
              <w:pStyle w:val="GOSTTablenorm"/>
              <w:rPr>
                <w:ins w:id="1483" w:author="Суслова Оксана_EXP-324149" w:date="2025-07-23T16:58:00Z"/>
                <w:szCs w:val="22"/>
              </w:rPr>
            </w:pPr>
            <w:ins w:id="1484" w:author="Суслова Оксана_EXP-324149" w:date="2025-07-23T17:09:00Z">
              <w:r>
                <w:rPr>
                  <w:szCs w:val="22"/>
                </w:rPr>
                <w:t>-</w:t>
              </w:r>
            </w:ins>
          </w:p>
        </w:tc>
        <w:tc>
          <w:tcPr>
            <w:tcW w:w="213" w:type="pct"/>
          </w:tcPr>
          <w:p w14:paraId="1CF624DB" w14:textId="10511AEC" w:rsidR="00D45F66" w:rsidRDefault="00D45F66" w:rsidP="0097678D">
            <w:pPr>
              <w:pStyle w:val="GOSTTablenorm"/>
              <w:rPr>
                <w:ins w:id="1485" w:author="Суслова Оксана_EXP-324149" w:date="2025-07-23T16:58:00Z"/>
                <w:szCs w:val="22"/>
              </w:rPr>
            </w:pPr>
            <w:ins w:id="1486" w:author="Суслова Оксана_EXP-324149" w:date="2025-07-23T17:09:00Z">
              <w:r>
                <w:rPr>
                  <w:szCs w:val="22"/>
                </w:rPr>
                <w:t>-</w:t>
              </w:r>
            </w:ins>
          </w:p>
        </w:tc>
        <w:tc>
          <w:tcPr>
            <w:tcW w:w="249" w:type="pct"/>
          </w:tcPr>
          <w:p w14:paraId="29F09AD6" w14:textId="12827A99" w:rsidR="00D45F66" w:rsidRDefault="00D45F66" w:rsidP="0097678D">
            <w:pPr>
              <w:pStyle w:val="GOSTTablenorm"/>
              <w:rPr>
                <w:ins w:id="1487" w:author="Суслова Оксана_EXP-324149" w:date="2025-07-23T16:58:00Z"/>
                <w:szCs w:val="22"/>
              </w:rPr>
            </w:pPr>
            <w:ins w:id="1488" w:author="Суслова Оксана_EXP-324149" w:date="2025-07-23T17:09:00Z">
              <w:r>
                <w:rPr>
                  <w:szCs w:val="22"/>
                </w:rPr>
                <w:t>-</w:t>
              </w:r>
            </w:ins>
          </w:p>
        </w:tc>
      </w:tr>
      <w:tr w:rsidR="00C303B1" w:rsidRPr="005E26C1" w14:paraId="32F90478" w14:textId="77777777" w:rsidTr="00D45F66">
        <w:trPr>
          <w:ins w:id="1489" w:author="Суслова Оксана_EXP-324149" w:date="2025-07-23T16:58:00Z"/>
        </w:trPr>
        <w:tc>
          <w:tcPr>
            <w:tcW w:w="125" w:type="pct"/>
          </w:tcPr>
          <w:p w14:paraId="53517182" w14:textId="77777777" w:rsidR="00C303B1" w:rsidRPr="008E560B" w:rsidRDefault="00C303B1" w:rsidP="00C303B1">
            <w:pPr>
              <w:pStyle w:val="GOSTTableNum"/>
              <w:rPr>
                <w:ins w:id="1490" w:author="Суслова Оксана_EXP-324149" w:date="2025-07-23T16:58:00Z"/>
              </w:rPr>
            </w:pPr>
          </w:p>
        </w:tc>
        <w:tc>
          <w:tcPr>
            <w:tcW w:w="596" w:type="pct"/>
          </w:tcPr>
          <w:p w14:paraId="767C7CBD" w14:textId="11B86CA6" w:rsidR="00C303B1" w:rsidRPr="001342C2" w:rsidRDefault="00C303B1" w:rsidP="00C303B1">
            <w:pPr>
              <w:pStyle w:val="GOSTTablenorm"/>
              <w:rPr>
                <w:ins w:id="1491" w:author="Суслова Оксана_EXP-324149" w:date="2025-07-23T16:58:00Z"/>
              </w:rPr>
            </w:pPr>
            <w:ins w:id="1492" w:author="Суслова Оксана_EXP-324149" w:date="2025-07-23T17:00:00Z">
              <w:r>
                <w:t>Принято ДО всего на второй год планового периода</w:t>
              </w:r>
            </w:ins>
          </w:p>
        </w:tc>
        <w:tc>
          <w:tcPr>
            <w:tcW w:w="279" w:type="pct"/>
          </w:tcPr>
          <w:p w14:paraId="09CB35CB" w14:textId="60145BDD" w:rsidR="00C303B1" w:rsidRPr="00964097" w:rsidRDefault="00C303B1" w:rsidP="00C303B1">
            <w:pPr>
              <w:pStyle w:val="GOSTTablenorm"/>
              <w:rPr>
                <w:szCs w:val="22"/>
              </w:rPr>
            </w:pPr>
            <w:ins w:id="1493" w:author="Краснова Наталья EXP-332161" w:date="2026-03-19T17:59:00Z">
              <w:r w:rsidRPr="0011215E">
                <w:rPr>
                  <w:szCs w:val="22"/>
                </w:rPr>
                <w:t>ОТР</w:t>
              </w:r>
            </w:ins>
          </w:p>
        </w:tc>
        <w:tc>
          <w:tcPr>
            <w:tcW w:w="279" w:type="pct"/>
          </w:tcPr>
          <w:p w14:paraId="20CA49CF" w14:textId="4C378A8E" w:rsidR="00C303B1" w:rsidRPr="00FD25D9" w:rsidRDefault="00C303B1" w:rsidP="00C303B1">
            <w:pPr>
              <w:pStyle w:val="GOSTTablenorm"/>
              <w:rPr>
                <w:ins w:id="1494" w:author="Суслова Оксана_EXP-324149" w:date="2025-07-23T16:58:00Z"/>
                <w:szCs w:val="22"/>
              </w:rPr>
            </w:pPr>
            <w:ins w:id="1495" w:author="Суслова Оксана_EXP-324149" w:date="2025-07-23T17:08:00Z">
              <w:r w:rsidRPr="00964097">
                <w:rPr>
                  <w:szCs w:val="22"/>
                </w:rPr>
                <w:t>-</w:t>
              </w:r>
            </w:ins>
          </w:p>
        </w:tc>
        <w:tc>
          <w:tcPr>
            <w:tcW w:w="361" w:type="pct"/>
          </w:tcPr>
          <w:p w14:paraId="6A5A182F" w14:textId="1F696201" w:rsidR="00C303B1" w:rsidRPr="000659FD" w:rsidRDefault="00C303B1" w:rsidP="00C303B1">
            <w:pPr>
              <w:pStyle w:val="GOSTTablenorm"/>
              <w:rPr>
                <w:ins w:id="1496" w:author="EXP-327930" w:date="2026-03-17T12:34:00Z"/>
                <w:lang w:val="en-US"/>
              </w:rPr>
            </w:pPr>
            <w:ins w:id="1497" w:author="EXP-327930" w:date="2026-03-17T12:34:00Z">
              <w:r>
                <w:rPr>
                  <w:lang w:val="en-US"/>
                </w:rPr>
                <w:t>FAIP</w:t>
              </w:r>
              <w:r>
                <w:t>:</w:t>
              </w:r>
            </w:ins>
            <w:ins w:id="1498" w:author="EXP-327930" w:date="2026-03-17T12:35:00Z">
              <w:r>
                <w:rPr>
                  <w:lang w:val="en-US"/>
                </w:rPr>
                <w:t>50</w:t>
              </w:r>
            </w:ins>
          </w:p>
          <w:p w14:paraId="0B7E5A73" w14:textId="648DA05D" w:rsidR="00C303B1" w:rsidRPr="00DF10BD" w:rsidRDefault="00C303B1" w:rsidP="00C303B1">
            <w:pPr>
              <w:pStyle w:val="GOSTTablenorm"/>
              <w:rPr>
                <w:ins w:id="1499" w:author="Суслова Оксана_EXP-324149" w:date="2025-07-23T16:58:00Z"/>
              </w:rPr>
            </w:pPr>
            <w:ins w:id="1500" w:author="EXP-327930" w:date="2026-03-17T12:34:00Z">
              <w:r>
                <w:rPr>
                  <w:lang w:val="en-US"/>
                </w:rPr>
                <w:t>KMI</w:t>
              </w:r>
              <w:r>
                <w:t xml:space="preserve"> </w:t>
              </w:r>
            </w:ins>
            <w:ins w:id="1501" w:author="EXP-327930" w:date="2026-03-17T12:35:00Z">
              <w:r>
                <w:rPr>
                  <w:lang w:val="en-US"/>
                </w:rPr>
                <w:t>50</w:t>
              </w:r>
            </w:ins>
            <w:ins w:id="1502" w:author="Суслова Оксана_EXP-324149" w:date="2025-07-23T17:08:00Z">
              <w:del w:id="1503" w:author="EXP-327930" w:date="2026-03-17T12:34:00Z">
                <w:r w:rsidRPr="00964097" w:rsidDel="000659FD">
                  <w:rPr>
                    <w:szCs w:val="22"/>
                  </w:rPr>
                  <w:delText>-</w:delText>
                </w:r>
              </w:del>
            </w:ins>
          </w:p>
        </w:tc>
        <w:tc>
          <w:tcPr>
            <w:tcW w:w="341" w:type="pct"/>
          </w:tcPr>
          <w:p w14:paraId="0960B5DD" w14:textId="223ACF8B" w:rsidR="00C303B1" w:rsidRDefault="00C303B1" w:rsidP="00C303B1">
            <w:pPr>
              <w:pStyle w:val="GOSTTablenorm"/>
              <w:rPr>
                <w:ins w:id="1504" w:author="Суслова Оксана_EXP-324149" w:date="2025-07-23T16:58:00Z"/>
              </w:rPr>
            </w:pPr>
            <w:ins w:id="1505" w:author="Суслова Оксана_EXP-324149" w:date="2025-07-23T17:08:00Z">
              <w:r w:rsidRPr="009A5BD1">
                <w:rPr>
                  <w:lang w:val="en-US"/>
                </w:rPr>
                <w:t>PA_PBS</w:t>
              </w:r>
              <w:r w:rsidRPr="009A5BD1">
                <w:t>:</w:t>
              </w:r>
            </w:ins>
            <w:ins w:id="1506" w:author="Суслова Оксана_EXP-324149" w:date="2025-07-23T17:11:00Z">
              <w:r>
                <w:t xml:space="preserve"> 337</w:t>
              </w:r>
            </w:ins>
            <w:ins w:id="1507" w:author="Суслова Оксана_EXP-324149" w:date="2025-07-23T17:08:00Z">
              <w:r w:rsidRPr="009A5BD1">
                <w:rPr>
                  <w:lang w:val="en-US"/>
                </w:rPr>
                <w:t xml:space="preserve"> </w:t>
              </w:r>
            </w:ins>
          </w:p>
        </w:tc>
        <w:tc>
          <w:tcPr>
            <w:tcW w:w="301" w:type="pct"/>
          </w:tcPr>
          <w:p w14:paraId="5E2D88B8" w14:textId="47FA5C19" w:rsidR="00C303B1" w:rsidRPr="00DF10BD" w:rsidRDefault="00C303B1" w:rsidP="00C303B1">
            <w:pPr>
              <w:pStyle w:val="GOSTTablenorm"/>
              <w:rPr>
                <w:ins w:id="1508" w:author="Суслова Оксана_EXP-324149" w:date="2025-07-23T16:58:00Z"/>
              </w:rPr>
            </w:pPr>
            <w:ins w:id="1509" w:author="Суслова Оксана_EXP-324149" w:date="2025-07-23T17:08:00Z">
              <w:r w:rsidRPr="00D1457A">
                <w:rPr>
                  <w:lang w:val="en-US"/>
                </w:rPr>
                <w:t>EXP</w:t>
              </w:r>
              <w:r w:rsidRPr="00D1457A">
                <w:t xml:space="preserve">: </w:t>
              </w:r>
            </w:ins>
            <w:ins w:id="1510" w:author="Суслова Оксана_EXP-324149" w:date="2025-07-23T17:10:00Z">
              <w:r>
                <w:t>325</w:t>
              </w:r>
            </w:ins>
          </w:p>
        </w:tc>
        <w:tc>
          <w:tcPr>
            <w:tcW w:w="1107" w:type="pct"/>
          </w:tcPr>
          <w:p w14:paraId="24BCF742" w14:textId="1B2A0399" w:rsidR="00C303B1" w:rsidRDefault="00C303B1" w:rsidP="00C303B1">
            <w:pPr>
              <w:pStyle w:val="GOSTTablenorm"/>
              <w:rPr>
                <w:ins w:id="1511" w:author="Суслова Оксана_EXP-324149" w:date="2025-07-23T17:25:00Z"/>
                <w:szCs w:val="22"/>
              </w:rPr>
            </w:pPr>
            <w:ins w:id="1512" w:author="Суслова Оксана_EXP-324149" w:date="2025-07-23T17:25:00Z">
              <w:r>
                <w:rPr>
                  <w:rFonts w:eastAsia="Calibri"/>
                </w:rPr>
                <w:t>Сумма поставленных на учет ДО</w:t>
              </w:r>
            </w:ins>
            <w:ins w:id="1513" w:author="Суслова Оксана_EXP-324149" w:date="2025-07-23T17:27:00Z">
              <w:r>
                <w:rPr>
                  <w:rFonts w:eastAsia="Calibri"/>
                </w:rPr>
                <w:t xml:space="preserve"> </w:t>
              </w:r>
              <w:r>
                <w:t>на второй год планового периода</w:t>
              </w:r>
            </w:ins>
            <w:ins w:id="1514" w:author="Суслова Оксана_EXP-324149" w:date="2025-07-23T17:25:00Z">
              <w:r>
                <w:rPr>
                  <w:rFonts w:eastAsia="Calibri"/>
                </w:rPr>
                <w:t xml:space="preserve"> (авансовых, неавансовых).</w:t>
              </w:r>
            </w:ins>
          </w:p>
          <w:p w14:paraId="1D16A9BD" w14:textId="097A830B" w:rsidR="00C303B1" w:rsidRDefault="00C303B1" w:rsidP="00C303B1">
            <w:pPr>
              <w:pStyle w:val="GOSTTablenorm"/>
              <w:rPr>
                <w:ins w:id="1515" w:author="Суслова Оксана_EXP-324149" w:date="2025-07-23T17:23:00Z"/>
                <w:szCs w:val="22"/>
              </w:rPr>
            </w:pPr>
            <w:ins w:id="1516" w:author="Суслова Оксана_EXP-324149" w:date="2025-07-23T17:23:00Z">
              <w:r w:rsidRPr="005E26C1">
                <w:rPr>
                  <w:szCs w:val="22"/>
                </w:rPr>
                <w:t>Расчет по сумме в валюте учета (в рублях).</w:t>
              </w:r>
            </w:ins>
          </w:p>
          <w:p w14:paraId="43D84BA4" w14:textId="77777777" w:rsidR="00C303B1" w:rsidRDefault="00C303B1" w:rsidP="00C303B1">
            <w:pPr>
              <w:pStyle w:val="GOSTTablenorm"/>
              <w:rPr>
                <w:ins w:id="1517" w:author="Суслова Оксана_EXP-324149" w:date="2025-07-23T17:18:00Z"/>
                <w:szCs w:val="22"/>
              </w:rPr>
            </w:pPr>
            <w:ins w:id="1518" w:author="Суслова Оксана_EXP-324149" w:date="2025-07-23T17:18:00Z">
              <w:r w:rsidRPr="005E26C1">
                <w:rPr>
                  <w:szCs w:val="22"/>
                </w:rPr>
                <w:t>Оборот по Кт за отчетный период по показателям:</w:t>
              </w:r>
            </w:ins>
          </w:p>
          <w:p w14:paraId="5BDAA36D" w14:textId="64A6F54C" w:rsidR="00C303B1" w:rsidRPr="008E560B" w:rsidRDefault="00C303B1" w:rsidP="00C303B1">
            <w:pPr>
              <w:pStyle w:val="GOSTTableListMark1"/>
              <w:rPr>
                <w:ins w:id="1519" w:author="Суслова Оксана_EXP-324149" w:date="2025-07-23T17:18:00Z"/>
              </w:rPr>
            </w:pPr>
            <w:ins w:id="1520" w:author="Суслова Оксана_EXP-324149" w:date="2025-07-23T17:18:00Z">
              <w:r w:rsidRPr="008E560B">
                <w:t>ДО_ПБС_</w:t>
              </w:r>
            </w:ins>
            <w:ins w:id="1521" w:author="Суслова Оксана_EXP-324149" w:date="2025-07-23T17:19:00Z">
              <w:r>
                <w:t>3</w:t>
              </w:r>
            </w:ins>
            <w:ins w:id="1522" w:author="Суслова Оксана_EXP-324149" w:date="2025-07-23T17:18:00Z">
              <w:r>
                <w:t>,</w:t>
              </w:r>
            </w:ins>
          </w:p>
          <w:p w14:paraId="13E2E5D8" w14:textId="230DFB23" w:rsidR="00C303B1" w:rsidRDefault="00C303B1" w:rsidP="00C303B1">
            <w:pPr>
              <w:pStyle w:val="GOSTTableListMark1"/>
              <w:rPr>
                <w:ins w:id="1523" w:author="Суслова Оксана_EXP-324149" w:date="2025-07-23T16:58:00Z"/>
                <w:rFonts w:eastAsia="Calibri"/>
              </w:rPr>
            </w:pPr>
            <w:ins w:id="1524" w:author="Суслова Оксана_EXP-324149" w:date="2025-07-23T17:18:00Z">
              <w:r w:rsidRPr="008E560B">
                <w:rPr>
                  <w:rFonts w:eastAsia="Calibri"/>
                </w:rPr>
                <w:t>ДО_ПБС_ВАЛ_</w:t>
              </w:r>
              <w:r>
                <w:rPr>
                  <w:rFonts w:eastAsia="Calibri"/>
                </w:rPr>
                <w:t>3</w:t>
              </w:r>
            </w:ins>
          </w:p>
        </w:tc>
        <w:tc>
          <w:tcPr>
            <w:tcW w:w="254" w:type="pct"/>
          </w:tcPr>
          <w:p w14:paraId="029851A2" w14:textId="0BA75664" w:rsidR="00C303B1" w:rsidRPr="00CE3883" w:rsidRDefault="00C303B1" w:rsidP="00C303B1">
            <w:pPr>
              <w:pStyle w:val="GOSTTablenorm"/>
              <w:rPr>
                <w:ins w:id="1525" w:author="Суслова Оксана_EXP-324149" w:date="2025-07-23T16:58:00Z"/>
                <w:szCs w:val="22"/>
              </w:rPr>
            </w:pPr>
            <w:ins w:id="1526" w:author="Суслова Оксана_EXP-324149" w:date="2025-07-23T17:13:00Z">
              <w:r w:rsidRPr="00CE3883">
                <w:rPr>
                  <w:szCs w:val="22"/>
                </w:rPr>
                <w:t>СПС</w:t>
              </w:r>
            </w:ins>
          </w:p>
        </w:tc>
        <w:tc>
          <w:tcPr>
            <w:tcW w:w="213" w:type="pct"/>
          </w:tcPr>
          <w:p w14:paraId="2880763D" w14:textId="2DA9EFAE" w:rsidR="00C303B1" w:rsidRDefault="00C303B1" w:rsidP="00C303B1">
            <w:pPr>
              <w:pStyle w:val="GOSTTablenorm"/>
              <w:rPr>
                <w:ins w:id="1527" w:author="Суслова Оксана_EXP-324149" w:date="2025-07-23T16:58:00Z"/>
              </w:rPr>
            </w:pPr>
            <w:ins w:id="1528" w:author="Суслова Оксана_EXP-324149" w:date="2025-07-23T17:13:00Z">
              <w:r>
                <w:t>-</w:t>
              </w:r>
            </w:ins>
          </w:p>
        </w:tc>
        <w:tc>
          <w:tcPr>
            <w:tcW w:w="256" w:type="pct"/>
          </w:tcPr>
          <w:p w14:paraId="6344D974" w14:textId="6B5CA646" w:rsidR="00C303B1" w:rsidRDefault="00C303B1" w:rsidP="00C303B1">
            <w:pPr>
              <w:pStyle w:val="GOSTTablenorm"/>
              <w:rPr>
                <w:ins w:id="1529" w:author="Суслова Оксана_EXP-324149" w:date="2025-07-23T16:58:00Z"/>
              </w:rPr>
            </w:pPr>
            <w:ins w:id="1530" w:author="Суслова Оксана_EXP-324149" w:date="2025-07-23T17:13:00Z">
              <w:r>
                <w:t>-</w:t>
              </w:r>
            </w:ins>
          </w:p>
        </w:tc>
        <w:tc>
          <w:tcPr>
            <w:tcW w:w="213" w:type="pct"/>
          </w:tcPr>
          <w:p w14:paraId="63571912" w14:textId="5C63B0E2" w:rsidR="00C303B1" w:rsidRDefault="00C303B1" w:rsidP="00C303B1">
            <w:pPr>
              <w:pStyle w:val="GOSTTablenorm"/>
              <w:rPr>
                <w:ins w:id="1531" w:author="Суслова Оксана_EXP-324149" w:date="2025-07-23T16:58:00Z"/>
                <w:szCs w:val="22"/>
              </w:rPr>
            </w:pPr>
            <w:ins w:id="1532" w:author="Суслова Оксана_EXP-324149" w:date="2025-07-23T17:13:00Z">
              <w:r>
                <w:rPr>
                  <w:szCs w:val="22"/>
                </w:rPr>
                <w:t>+</w:t>
              </w:r>
            </w:ins>
          </w:p>
        </w:tc>
        <w:tc>
          <w:tcPr>
            <w:tcW w:w="213" w:type="pct"/>
          </w:tcPr>
          <w:p w14:paraId="1F69B0E4" w14:textId="7785A5D7" w:rsidR="00C303B1" w:rsidRDefault="00C303B1" w:rsidP="00C303B1">
            <w:pPr>
              <w:pStyle w:val="GOSTTablenorm"/>
              <w:rPr>
                <w:ins w:id="1533" w:author="Суслова Оксана_EXP-324149" w:date="2025-07-23T16:58:00Z"/>
                <w:szCs w:val="22"/>
              </w:rPr>
            </w:pPr>
            <w:ins w:id="1534" w:author="Суслова Оксана_EXP-324149" w:date="2025-07-23T17:13:00Z">
              <w:r>
                <w:rPr>
                  <w:szCs w:val="22"/>
                </w:rPr>
                <w:t>-</w:t>
              </w:r>
            </w:ins>
          </w:p>
        </w:tc>
        <w:tc>
          <w:tcPr>
            <w:tcW w:w="213" w:type="pct"/>
          </w:tcPr>
          <w:p w14:paraId="34B3DD24" w14:textId="5D381DD8" w:rsidR="00C303B1" w:rsidRDefault="00C303B1" w:rsidP="00C303B1">
            <w:pPr>
              <w:pStyle w:val="GOSTTablenorm"/>
              <w:rPr>
                <w:ins w:id="1535" w:author="Суслова Оксана_EXP-324149" w:date="2025-07-23T16:58:00Z"/>
                <w:szCs w:val="22"/>
              </w:rPr>
            </w:pPr>
            <w:ins w:id="1536" w:author="Суслова Оксана_EXP-324149" w:date="2025-07-23T17:13:00Z">
              <w:r>
                <w:rPr>
                  <w:szCs w:val="22"/>
                </w:rPr>
                <w:t>-</w:t>
              </w:r>
            </w:ins>
          </w:p>
        </w:tc>
        <w:tc>
          <w:tcPr>
            <w:tcW w:w="249" w:type="pct"/>
          </w:tcPr>
          <w:p w14:paraId="73377E66" w14:textId="4CDDC14F" w:rsidR="00C303B1" w:rsidRDefault="00C303B1" w:rsidP="00C303B1">
            <w:pPr>
              <w:pStyle w:val="GOSTTablenorm"/>
              <w:rPr>
                <w:ins w:id="1537" w:author="Суслова Оксана_EXP-324149" w:date="2025-07-23T16:58:00Z"/>
                <w:szCs w:val="22"/>
              </w:rPr>
            </w:pPr>
            <w:ins w:id="1538" w:author="Суслова Оксана_EXP-324149" w:date="2025-07-23T17:13:00Z">
              <w:r>
                <w:rPr>
                  <w:szCs w:val="22"/>
                </w:rPr>
                <w:t>-</w:t>
              </w:r>
            </w:ins>
          </w:p>
        </w:tc>
      </w:tr>
      <w:tr w:rsidR="00C303B1" w:rsidRPr="005E26C1" w14:paraId="1EF83C35" w14:textId="77777777" w:rsidTr="00D45F66">
        <w:trPr>
          <w:ins w:id="1539" w:author="Суслова Оксана_EXP-324149" w:date="2025-07-23T16:58:00Z"/>
        </w:trPr>
        <w:tc>
          <w:tcPr>
            <w:tcW w:w="125" w:type="pct"/>
          </w:tcPr>
          <w:p w14:paraId="4D012C2F" w14:textId="77777777" w:rsidR="00C303B1" w:rsidRPr="008E560B" w:rsidRDefault="00C303B1" w:rsidP="00C303B1">
            <w:pPr>
              <w:pStyle w:val="GOSTTableNum"/>
              <w:rPr>
                <w:ins w:id="1540" w:author="Суслова Оксана_EXP-324149" w:date="2025-07-23T16:58:00Z"/>
              </w:rPr>
            </w:pPr>
          </w:p>
        </w:tc>
        <w:tc>
          <w:tcPr>
            <w:tcW w:w="596" w:type="pct"/>
          </w:tcPr>
          <w:p w14:paraId="4108F405" w14:textId="55A0B4D2" w:rsidR="00C303B1" w:rsidRPr="001342C2" w:rsidRDefault="00C303B1" w:rsidP="00C303B1">
            <w:pPr>
              <w:pStyle w:val="GOSTTablenorm"/>
              <w:rPr>
                <w:ins w:id="1541" w:author="Суслова Оксана_EXP-324149" w:date="2025-07-23T16:58:00Z"/>
              </w:rPr>
            </w:pPr>
            <w:ins w:id="1542" w:author="Суслова Оксана_EXP-324149" w:date="2025-07-23T17:00:00Z">
              <w:r>
                <w:t>Принято ДО всего на третий год планового периода</w:t>
              </w:r>
            </w:ins>
          </w:p>
        </w:tc>
        <w:tc>
          <w:tcPr>
            <w:tcW w:w="279" w:type="pct"/>
          </w:tcPr>
          <w:p w14:paraId="2077AE5B" w14:textId="08151477" w:rsidR="00C303B1" w:rsidRPr="00964097" w:rsidRDefault="00C303B1" w:rsidP="00C303B1">
            <w:pPr>
              <w:pStyle w:val="GOSTTablenorm"/>
              <w:rPr>
                <w:szCs w:val="22"/>
              </w:rPr>
            </w:pPr>
            <w:ins w:id="1543" w:author="Краснова Наталья EXP-332161" w:date="2026-03-19T17:59:00Z">
              <w:r w:rsidRPr="0011215E">
                <w:rPr>
                  <w:szCs w:val="22"/>
                </w:rPr>
                <w:t>ОТР</w:t>
              </w:r>
            </w:ins>
          </w:p>
        </w:tc>
        <w:tc>
          <w:tcPr>
            <w:tcW w:w="279" w:type="pct"/>
          </w:tcPr>
          <w:p w14:paraId="0F8641B4" w14:textId="53DB55CE" w:rsidR="00C303B1" w:rsidRPr="00FD25D9" w:rsidRDefault="00C303B1" w:rsidP="00C303B1">
            <w:pPr>
              <w:pStyle w:val="GOSTTablenorm"/>
              <w:rPr>
                <w:ins w:id="1544" w:author="Суслова Оксана_EXP-324149" w:date="2025-07-23T16:58:00Z"/>
                <w:szCs w:val="22"/>
              </w:rPr>
            </w:pPr>
            <w:ins w:id="1545" w:author="Суслова Оксана_EXP-324149" w:date="2025-07-23T17:08:00Z">
              <w:r w:rsidRPr="00964097">
                <w:rPr>
                  <w:szCs w:val="22"/>
                </w:rPr>
                <w:t>-</w:t>
              </w:r>
            </w:ins>
          </w:p>
        </w:tc>
        <w:tc>
          <w:tcPr>
            <w:tcW w:w="361" w:type="pct"/>
          </w:tcPr>
          <w:p w14:paraId="55C9BD2E" w14:textId="7DB6E139" w:rsidR="00C303B1" w:rsidRPr="000659FD" w:rsidRDefault="00C303B1" w:rsidP="00C303B1">
            <w:pPr>
              <w:pStyle w:val="GOSTTablenorm"/>
              <w:rPr>
                <w:ins w:id="1546" w:author="EXP-327930" w:date="2026-03-17T12:35:00Z"/>
                <w:lang w:val="en-US"/>
              </w:rPr>
            </w:pPr>
            <w:ins w:id="1547" w:author="EXP-327930" w:date="2026-03-17T12:35:00Z">
              <w:r>
                <w:rPr>
                  <w:lang w:val="en-US"/>
                </w:rPr>
                <w:t>FAIP</w:t>
              </w:r>
              <w:r>
                <w:t>:</w:t>
              </w:r>
              <w:r>
                <w:rPr>
                  <w:lang w:val="en-US"/>
                </w:rPr>
                <w:t>5</w:t>
              </w:r>
            </w:ins>
            <w:ins w:id="1548" w:author="EXP-327930" w:date="2026-03-17T12:36:00Z">
              <w:r>
                <w:rPr>
                  <w:lang w:val="en-US"/>
                </w:rPr>
                <w:t>1</w:t>
              </w:r>
            </w:ins>
          </w:p>
          <w:p w14:paraId="2C9360B9" w14:textId="24A3CF81" w:rsidR="00C303B1" w:rsidRPr="00DF10BD" w:rsidRDefault="00C303B1" w:rsidP="00C303B1">
            <w:pPr>
              <w:pStyle w:val="GOSTTablenorm"/>
              <w:rPr>
                <w:ins w:id="1549" w:author="Суслова Оксана_EXP-324149" w:date="2025-07-23T16:58:00Z"/>
              </w:rPr>
            </w:pPr>
            <w:ins w:id="1550" w:author="EXP-327930" w:date="2026-03-17T12:35:00Z">
              <w:r>
                <w:rPr>
                  <w:lang w:val="en-US"/>
                </w:rPr>
                <w:t>KMI</w:t>
              </w:r>
              <w:r>
                <w:t xml:space="preserve"> </w:t>
              </w:r>
              <w:r>
                <w:rPr>
                  <w:lang w:val="en-US"/>
                </w:rPr>
                <w:t>5</w:t>
              </w:r>
            </w:ins>
            <w:ins w:id="1551" w:author="EXP-327930" w:date="2026-03-17T12:36:00Z">
              <w:r>
                <w:rPr>
                  <w:lang w:val="en-US"/>
                </w:rPr>
                <w:t>1</w:t>
              </w:r>
            </w:ins>
            <w:ins w:id="1552" w:author="Суслова Оксана_EXP-324149" w:date="2025-07-23T17:08:00Z">
              <w:del w:id="1553" w:author="EXP-327930" w:date="2026-03-17T12:35:00Z">
                <w:r w:rsidRPr="00964097" w:rsidDel="000659FD">
                  <w:rPr>
                    <w:szCs w:val="22"/>
                  </w:rPr>
                  <w:delText>-</w:delText>
                </w:r>
              </w:del>
            </w:ins>
          </w:p>
        </w:tc>
        <w:tc>
          <w:tcPr>
            <w:tcW w:w="341" w:type="pct"/>
          </w:tcPr>
          <w:p w14:paraId="2CF253E1" w14:textId="4538DC64" w:rsidR="00C303B1" w:rsidRPr="0097678D" w:rsidRDefault="00C303B1" w:rsidP="00C303B1">
            <w:pPr>
              <w:pStyle w:val="GOSTTablenorm"/>
              <w:rPr>
                <w:ins w:id="1554" w:author="Суслова Оксана_EXP-324149" w:date="2025-07-23T16:58:00Z"/>
              </w:rPr>
            </w:pPr>
            <w:ins w:id="1555" w:author="Суслова Оксана_EXP-324149" w:date="2025-07-23T17:08:00Z">
              <w:r w:rsidRPr="009A5BD1">
                <w:rPr>
                  <w:lang w:val="en-US"/>
                </w:rPr>
                <w:t>PA_PBS</w:t>
              </w:r>
              <w:r w:rsidRPr="009A5BD1">
                <w:t>:</w:t>
              </w:r>
              <w:r w:rsidRPr="009A5BD1">
                <w:rPr>
                  <w:lang w:val="en-US"/>
                </w:rPr>
                <w:t xml:space="preserve"> </w:t>
              </w:r>
            </w:ins>
            <w:ins w:id="1556" w:author="Суслова Оксана_EXP-324149" w:date="2025-07-23T17:11:00Z">
              <w:r>
                <w:t>338</w:t>
              </w:r>
            </w:ins>
          </w:p>
        </w:tc>
        <w:tc>
          <w:tcPr>
            <w:tcW w:w="301" w:type="pct"/>
          </w:tcPr>
          <w:p w14:paraId="67889AD4" w14:textId="3D4C983B" w:rsidR="00C303B1" w:rsidRPr="00DF10BD" w:rsidRDefault="00C303B1" w:rsidP="00C303B1">
            <w:pPr>
              <w:pStyle w:val="GOSTTablenorm"/>
              <w:rPr>
                <w:ins w:id="1557" w:author="Суслова Оксана_EXP-324149" w:date="2025-07-23T16:58:00Z"/>
              </w:rPr>
            </w:pPr>
            <w:ins w:id="1558" w:author="Суслова Оксана_EXP-324149" w:date="2025-07-23T17:08:00Z">
              <w:r w:rsidRPr="00D1457A">
                <w:rPr>
                  <w:lang w:val="en-US"/>
                </w:rPr>
                <w:t>EXP</w:t>
              </w:r>
              <w:r w:rsidRPr="00D1457A">
                <w:t xml:space="preserve">: </w:t>
              </w:r>
            </w:ins>
            <w:ins w:id="1559" w:author="Суслова Оксана_EXP-324149" w:date="2025-07-23T17:10:00Z">
              <w:r>
                <w:t>326</w:t>
              </w:r>
            </w:ins>
          </w:p>
        </w:tc>
        <w:tc>
          <w:tcPr>
            <w:tcW w:w="1107" w:type="pct"/>
          </w:tcPr>
          <w:p w14:paraId="725BC7F4" w14:textId="0A488A50" w:rsidR="00C303B1" w:rsidRDefault="00C303B1" w:rsidP="00C303B1">
            <w:pPr>
              <w:pStyle w:val="GOSTTablenorm"/>
              <w:rPr>
                <w:ins w:id="1560" w:author="Суслова Оксана_EXP-324149" w:date="2025-07-23T17:25:00Z"/>
                <w:szCs w:val="22"/>
              </w:rPr>
            </w:pPr>
            <w:ins w:id="1561" w:author="Суслова Оксана_EXP-324149" w:date="2025-07-23T17:25:00Z">
              <w:r>
                <w:rPr>
                  <w:rFonts w:eastAsia="Calibri"/>
                </w:rPr>
                <w:t>Сумма поставленных на учет ДО</w:t>
              </w:r>
            </w:ins>
            <w:ins w:id="1562" w:author="Суслова Оксана_EXP-324149" w:date="2025-07-23T17:27:00Z">
              <w:r>
                <w:rPr>
                  <w:rFonts w:eastAsia="Calibri"/>
                </w:rPr>
                <w:t xml:space="preserve"> </w:t>
              </w:r>
              <w:r>
                <w:t>на третий год планового периода</w:t>
              </w:r>
            </w:ins>
            <w:ins w:id="1563" w:author="Суслова Оксана_EXP-324149" w:date="2025-07-23T17:25:00Z">
              <w:r>
                <w:rPr>
                  <w:rFonts w:eastAsia="Calibri"/>
                </w:rPr>
                <w:t xml:space="preserve"> (авансовых, неавансовых).</w:t>
              </w:r>
            </w:ins>
          </w:p>
          <w:p w14:paraId="3C01E622" w14:textId="2FE6757A" w:rsidR="00C303B1" w:rsidRDefault="00C303B1" w:rsidP="00C303B1">
            <w:pPr>
              <w:pStyle w:val="GOSTTablenorm"/>
              <w:rPr>
                <w:ins w:id="1564" w:author="Суслова Оксана_EXP-324149" w:date="2025-07-23T17:23:00Z"/>
                <w:szCs w:val="22"/>
              </w:rPr>
            </w:pPr>
            <w:ins w:id="1565" w:author="Суслова Оксана_EXP-324149" w:date="2025-07-23T17:23:00Z">
              <w:r w:rsidRPr="005E26C1">
                <w:rPr>
                  <w:szCs w:val="22"/>
                </w:rPr>
                <w:t>Расчет по сумме в валюте учета (в рублях).</w:t>
              </w:r>
            </w:ins>
          </w:p>
          <w:p w14:paraId="6FA44901" w14:textId="77777777" w:rsidR="00C303B1" w:rsidRDefault="00C303B1" w:rsidP="00C303B1">
            <w:pPr>
              <w:pStyle w:val="GOSTTablenorm"/>
              <w:rPr>
                <w:ins w:id="1566" w:author="Суслова Оксана_EXP-324149" w:date="2025-07-23T17:18:00Z"/>
                <w:szCs w:val="22"/>
              </w:rPr>
            </w:pPr>
            <w:ins w:id="1567" w:author="Суслова Оксана_EXP-324149" w:date="2025-07-23T17:18:00Z">
              <w:r w:rsidRPr="005E26C1">
                <w:rPr>
                  <w:szCs w:val="22"/>
                </w:rPr>
                <w:t>Оборот по Кт за отчетный период по показателям:</w:t>
              </w:r>
            </w:ins>
          </w:p>
          <w:p w14:paraId="0C919970" w14:textId="3C62F1B5" w:rsidR="00C303B1" w:rsidRPr="008E560B" w:rsidRDefault="00C303B1" w:rsidP="00C303B1">
            <w:pPr>
              <w:pStyle w:val="GOSTTableListMark1"/>
              <w:rPr>
                <w:ins w:id="1568" w:author="Суслова Оксана_EXP-324149" w:date="2025-07-23T17:18:00Z"/>
              </w:rPr>
            </w:pPr>
            <w:ins w:id="1569" w:author="Суслова Оксана_EXP-324149" w:date="2025-07-23T17:18:00Z">
              <w:r w:rsidRPr="008E560B">
                <w:lastRenderedPageBreak/>
                <w:t>ДО_ПБС_</w:t>
              </w:r>
            </w:ins>
            <w:ins w:id="1570" w:author="Суслова Оксана_EXP-324149" w:date="2025-07-23T17:19:00Z">
              <w:r>
                <w:t>4</w:t>
              </w:r>
            </w:ins>
            <w:ins w:id="1571" w:author="Суслова Оксана_EXP-324149" w:date="2025-07-23T17:18:00Z">
              <w:r>
                <w:t>,</w:t>
              </w:r>
            </w:ins>
          </w:p>
          <w:p w14:paraId="7EA8AAC7" w14:textId="2D26FC4A" w:rsidR="00C303B1" w:rsidRDefault="00C303B1" w:rsidP="00C303B1">
            <w:pPr>
              <w:pStyle w:val="GOSTTableListMark1"/>
              <w:rPr>
                <w:ins w:id="1572" w:author="Суслова Оксана_EXP-324149" w:date="2025-07-23T16:58:00Z"/>
                <w:rFonts w:eastAsia="Calibri"/>
              </w:rPr>
            </w:pPr>
            <w:ins w:id="1573" w:author="Суслова Оксана_EXP-324149" w:date="2025-07-23T17:18:00Z">
              <w:r w:rsidRPr="008E560B">
                <w:rPr>
                  <w:rFonts w:eastAsia="Calibri"/>
                </w:rPr>
                <w:t>ДО_ПБС_ВАЛ_</w:t>
              </w:r>
            </w:ins>
            <w:ins w:id="1574" w:author="Суслова Оксана_EXP-324149" w:date="2025-07-23T17:19:00Z">
              <w:r>
                <w:rPr>
                  <w:rFonts w:eastAsia="Calibri"/>
                </w:rPr>
                <w:t>4</w:t>
              </w:r>
            </w:ins>
          </w:p>
        </w:tc>
        <w:tc>
          <w:tcPr>
            <w:tcW w:w="254" w:type="pct"/>
          </w:tcPr>
          <w:p w14:paraId="27AC867C" w14:textId="724DC55E" w:rsidR="00C303B1" w:rsidRPr="00CE3883" w:rsidRDefault="00C303B1" w:rsidP="00C303B1">
            <w:pPr>
              <w:pStyle w:val="GOSTTablenorm"/>
              <w:rPr>
                <w:ins w:id="1575" w:author="Суслова Оксана_EXP-324149" w:date="2025-07-23T16:58:00Z"/>
                <w:szCs w:val="22"/>
              </w:rPr>
            </w:pPr>
            <w:ins w:id="1576" w:author="Суслова Оксана_EXP-324149" w:date="2025-07-23T17:13:00Z">
              <w:r w:rsidRPr="00CE3883">
                <w:rPr>
                  <w:szCs w:val="22"/>
                </w:rPr>
                <w:lastRenderedPageBreak/>
                <w:t>СПС</w:t>
              </w:r>
            </w:ins>
          </w:p>
        </w:tc>
        <w:tc>
          <w:tcPr>
            <w:tcW w:w="213" w:type="pct"/>
          </w:tcPr>
          <w:p w14:paraId="20B015FF" w14:textId="2C99A6E7" w:rsidR="00C303B1" w:rsidRDefault="00C303B1" w:rsidP="00C303B1">
            <w:pPr>
              <w:pStyle w:val="GOSTTablenorm"/>
              <w:rPr>
                <w:ins w:id="1577" w:author="Суслова Оксана_EXP-324149" w:date="2025-07-23T16:58:00Z"/>
              </w:rPr>
            </w:pPr>
            <w:ins w:id="1578" w:author="Суслова Оксана_EXP-324149" w:date="2025-07-23T17:13:00Z">
              <w:r>
                <w:t>-</w:t>
              </w:r>
            </w:ins>
          </w:p>
        </w:tc>
        <w:tc>
          <w:tcPr>
            <w:tcW w:w="256" w:type="pct"/>
          </w:tcPr>
          <w:p w14:paraId="1E488E09" w14:textId="1DA4BA38" w:rsidR="00C303B1" w:rsidRDefault="00C303B1" w:rsidP="00C303B1">
            <w:pPr>
              <w:pStyle w:val="GOSTTablenorm"/>
              <w:rPr>
                <w:ins w:id="1579" w:author="Суслова Оксана_EXP-324149" w:date="2025-07-23T16:58:00Z"/>
              </w:rPr>
            </w:pPr>
            <w:ins w:id="1580" w:author="Суслова Оксана_EXP-324149" w:date="2025-07-23T17:13:00Z">
              <w:r>
                <w:t>-</w:t>
              </w:r>
            </w:ins>
          </w:p>
        </w:tc>
        <w:tc>
          <w:tcPr>
            <w:tcW w:w="213" w:type="pct"/>
          </w:tcPr>
          <w:p w14:paraId="607DC429" w14:textId="5388C910" w:rsidR="00C303B1" w:rsidRDefault="00C303B1" w:rsidP="00C303B1">
            <w:pPr>
              <w:pStyle w:val="GOSTTablenorm"/>
              <w:rPr>
                <w:ins w:id="1581" w:author="Суслова Оксана_EXP-324149" w:date="2025-07-23T16:58:00Z"/>
                <w:szCs w:val="22"/>
              </w:rPr>
            </w:pPr>
            <w:ins w:id="1582" w:author="Суслова Оксана_EXP-324149" w:date="2025-07-23T17:13:00Z">
              <w:r>
                <w:rPr>
                  <w:szCs w:val="22"/>
                </w:rPr>
                <w:t>+</w:t>
              </w:r>
            </w:ins>
          </w:p>
        </w:tc>
        <w:tc>
          <w:tcPr>
            <w:tcW w:w="213" w:type="pct"/>
          </w:tcPr>
          <w:p w14:paraId="53DB5161" w14:textId="41965908" w:rsidR="00C303B1" w:rsidRDefault="00C303B1" w:rsidP="00C303B1">
            <w:pPr>
              <w:pStyle w:val="GOSTTablenorm"/>
              <w:rPr>
                <w:ins w:id="1583" w:author="Суслова Оксана_EXP-324149" w:date="2025-07-23T16:58:00Z"/>
                <w:szCs w:val="22"/>
              </w:rPr>
            </w:pPr>
            <w:ins w:id="1584" w:author="Суслова Оксана_EXP-324149" w:date="2025-07-23T17:13:00Z">
              <w:r>
                <w:rPr>
                  <w:szCs w:val="22"/>
                </w:rPr>
                <w:t>-</w:t>
              </w:r>
            </w:ins>
          </w:p>
        </w:tc>
        <w:tc>
          <w:tcPr>
            <w:tcW w:w="213" w:type="pct"/>
          </w:tcPr>
          <w:p w14:paraId="1FCDD314" w14:textId="3FE2692A" w:rsidR="00C303B1" w:rsidRDefault="00C303B1" w:rsidP="00C303B1">
            <w:pPr>
              <w:pStyle w:val="GOSTTablenorm"/>
              <w:rPr>
                <w:ins w:id="1585" w:author="Суслова Оксана_EXP-324149" w:date="2025-07-23T16:58:00Z"/>
                <w:szCs w:val="22"/>
              </w:rPr>
            </w:pPr>
            <w:ins w:id="1586" w:author="Суслова Оксана_EXP-324149" w:date="2025-07-23T17:13:00Z">
              <w:r>
                <w:rPr>
                  <w:szCs w:val="22"/>
                </w:rPr>
                <w:t>-</w:t>
              </w:r>
            </w:ins>
          </w:p>
        </w:tc>
        <w:tc>
          <w:tcPr>
            <w:tcW w:w="249" w:type="pct"/>
          </w:tcPr>
          <w:p w14:paraId="36275BC4" w14:textId="6BE94141" w:rsidR="00C303B1" w:rsidRDefault="00C303B1" w:rsidP="00C303B1">
            <w:pPr>
              <w:pStyle w:val="GOSTTablenorm"/>
              <w:rPr>
                <w:ins w:id="1587" w:author="Суслова Оксана_EXP-324149" w:date="2025-07-23T16:58:00Z"/>
                <w:szCs w:val="22"/>
              </w:rPr>
            </w:pPr>
            <w:ins w:id="1588" w:author="Суслова Оксана_EXP-324149" w:date="2025-07-23T17:13:00Z">
              <w:r>
                <w:rPr>
                  <w:szCs w:val="22"/>
                </w:rPr>
                <w:t>-</w:t>
              </w:r>
            </w:ins>
          </w:p>
        </w:tc>
      </w:tr>
      <w:tr w:rsidR="00D45F66" w:rsidRPr="005E26C1" w14:paraId="27F43FA2" w14:textId="77777777" w:rsidTr="00D45F66">
        <w:trPr>
          <w:ins w:id="1589" w:author="Суслова Оксана_EXP-324149" w:date="2025-07-23T16:58:00Z"/>
        </w:trPr>
        <w:tc>
          <w:tcPr>
            <w:tcW w:w="125" w:type="pct"/>
          </w:tcPr>
          <w:p w14:paraId="09681974" w14:textId="77777777" w:rsidR="00D45F66" w:rsidRPr="008E560B" w:rsidRDefault="00D45F66" w:rsidP="00CE3EF7">
            <w:pPr>
              <w:pStyle w:val="GOSTTableNum"/>
              <w:rPr>
                <w:ins w:id="1590" w:author="Суслова Оксана_EXP-324149" w:date="2025-07-23T16:58:00Z"/>
              </w:rPr>
            </w:pPr>
          </w:p>
        </w:tc>
        <w:tc>
          <w:tcPr>
            <w:tcW w:w="596" w:type="pct"/>
          </w:tcPr>
          <w:p w14:paraId="79A53D7F" w14:textId="223F9C01" w:rsidR="00D45F66" w:rsidRPr="001342C2" w:rsidRDefault="00D45F66" w:rsidP="00CE3EF7">
            <w:pPr>
              <w:pStyle w:val="GOSTTablenorm"/>
              <w:rPr>
                <w:ins w:id="1591" w:author="Суслова Оксана_EXP-324149" w:date="2025-07-23T16:58:00Z"/>
              </w:rPr>
            </w:pPr>
            <w:ins w:id="1592" w:author="Суслова Оксана_EXP-324149" w:date="2025-07-23T17:00:00Z">
              <w:r>
                <w:t xml:space="preserve">Принято ДО всего на </w:t>
              </w:r>
            </w:ins>
            <w:ins w:id="1593" w:author="Суслова Оксана Алексеевна" w:date="2026-03-10T15:30:00Z">
              <w:r>
                <w:t>последующие</w:t>
              </w:r>
            </w:ins>
            <w:ins w:id="1594" w:author="Суслова Оксана_EXP-324149" w:date="2025-07-23T17:00:00Z">
              <w:del w:id="1595" w:author="Суслова Оксана Алексеевна" w:date="2026-03-10T15:30:00Z">
                <w:r w:rsidDel="001A3567">
                  <w:delText>иные очередные</w:delText>
                </w:r>
              </w:del>
              <w:r>
                <w:t xml:space="preserve"> годы за пределами плановых</w:t>
              </w:r>
            </w:ins>
          </w:p>
        </w:tc>
        <w:tc>
          <w:tcPr>
            <w:tcW w:w="279" w:type="pct"/>
          </w:tcPr>
          <w:p w14:paraId="0D2E1888" w14:textId="601FB624" w:rsidR="00D45F66" w:rsidRPr="00964097" w:rsidRDefault="00C303B1" w:rsidP="00CE3EF7">
            <w:pPr>
              <w:pStyle w:val="GOSTTablenorm"/>
              <w:rPr>
                <w:szCs w:val="22"/>
              </w:rPr>
            </w:pPr>
            <w:ins w:id="1596" w:author="Краснова Наталья EXP-332161" w:date="2026-03-19T17:59:00Z">
              <w:r>
                <w:rPr>
                  <w:szCs w:val="22"/>
                </w:rPr>
                <w:t>ОТР</w:t>
              </w:r>
            </w:ins>
          </w:p>
        </w:tc>
        <w:tc>
          <w:tcPr>
            <w:tcW w:w="279" w:type="pct"/>
          </w:tcPr>
          <w:p w14:paraId="5335207B" w14:textId="2A68AFD4" w:rsidR="00D45F66" w:rsidRPr="00FD25D9" w:rsidRDefault="00D45F66" w:rsidP="00CE3EF7">
            <w:pPr>
              <w:pStyle w:val="GOSTTablenorm"/>
              <w:rPr>
                <w:ins w:id="1597" w:author="Суслова Оксана_EXP-324149" w:date="2025-07-23T16:58:00Z"/>
                <w:szCs w:val="22"/>
              </w:rPr>
            </w:pPr>
            <w:ins w:id="1598" w:author="Суслова Оксана_EXP-324149" w:date="2025-07-23T17:08:00Z">
              <w:r w:rsidRPr="00964097">
                <w:rPr>
                  <w:szCs w:val="22"/>
                </w:rPr>
                <w:t>-</w:t>
              </w:r>
            </w:ins>
          </w:p>
        </w:tc>
        <w:tc>
          <w:tcPr>
            <w:tcW w:w="361" w:type="pct"/>
          </w:tcPr>
          <w:p w14:paraId="755A8C6A" w14:textId="1B072990" w:rsidR="0005437A" w:rsidRPr="0005437A" w:rsidRDefault="0005437A" w:rsidP="0005437A">
            <w:pPr>
              <w:pStyle w:val="GOSTTablenorm"/>
              <w:rPr>
                <w:ins w:id="1599" w:author="EXP-345810" w:date="2026-04-27T09:40:00Z"/>
              </w:rPr>
            </w:pPr>
            <w:ins w:id="1600" w:author="EXP-345810" w:date="2026-04-27T09:40:00Z">
              <w:r>
                <w:rPr>
                  <w:lang w:val="en-US"/>
                </w:rPr>
                <w:t>FAIP</w:t>
              </w:r>
              <w:r>
                <w:t>:</w:t>
              </w:r>
              <w:r>
                <w:rPr>
                  <w:lang w:val="en-US"/>
                </w:rPr>
                <w:t>5</w:t>
              </w:r>
              <w:r>
                <w:t>2</w:t>
              </w:r>
            </w:ins>
          </w:p>
          <w:p w14:paraId="382BE587" w14:textId="57545F25" w:rsidR="00D45F66" w:rsidRPr="00DF10BD" w:rsidRDefault="0005437A" w:rsidP="0005437A">
            <w:pPr>
              <w:pStyle w:val="GOSTTablenorm"/>
              <w:rPr>
                <w:ins w:id="1601" w:author="Суслова Оксана_EXP-324149" w:date="2025-07-23T16:58:00Z"/>
              </w:rPr>
            </w:pPr>
            <w:ins w:id="1602" w:author="EXP-345810" w:date="2026-04-27T09:40:00Z">
              <w:r>
                <w:rPr>
                  <w:lang w:val="en-US"/>
                </w:rPr>
                <w:t>KMI</w:t>
              </w:r>
              <w:r>
                <w:t xml:space="preserve"> </w:t>
              </w:r>
              <w:r>
                <w:rPr>
                  <w:lang w:val="en-US"/>
                </w:rPr>
                <w:t>5</w:t>
              </w:r>
              <w:r>
                <w:t>2</w:t>
              </w:r>
            </w:ins>
            <w:ins w:id="1603" w:author="Суслова Оксана_EXP-324149" w:date="2025-07-23T17:08:00Z">
              <w:del w:id="1604" w:author="EXP-345810" w:date="2026-04-27T09:40:00Z">
                <w:r w:rsidR="00D45F66" w:rsidRPr="00964097" w:rsidDel="0005437A">
                  <w:rPr>
                    <w:szCs w:val="22"/>
                  </w:rPr>
                  <w:delText>-</w:delText>
                </w:r>
              </w:del>
            </w:ins>
          </w:p>
        </w:tc>
        <w:tc>
          <w:tcPr>
            <w:tcW w:w="341" w:type="pct"/>
          </w:tcPr>
          <w:p w14:paraId="07113387" w14:textId="569DD1B6" w:rsidR="00D45F66" w:rsidRPr="0097678D" w:rsidRDefault="00D45F66" w:rsidP="00CE3EF7">
            <w:pPr>
              <w:pStyle w:val="GOSTTablenorm"/>
              <w:rPr>
                <w:ins w:id="1605" w:author="Суслова Оксана_EXP-324149" w:date="2025-07-23T16:58:00Z"/>
              </w:rPr>
            </w:pPr>
            <w:ins w:id="1606" w:author="Суслова Оксана_EXP-324149" w:date="2025-07-23T17:08:00Z">
              <w:r w:rsidRPr="009A5BD1">
                <w:rPr>
                  <w:lang w:val="en-US"/>
                </w:rPr>
                <w:t>PA_PBS</w:t>
              </w:r>
              <w:r w:rsidRPr="009A5BD1">
                <w:t>:</w:t>
              </w:r>
              <w:r w:rsidRPr="009A5BD1">
                <w:rPr>
                  <w:lang w:val="en-US"/>
                </w:rPr>
                <w:t xml:space="preserve"> </w:t>
              </w:r>
            </w:ins>
            <w:ins w:id="1607" w:author="Суслова Оксана_EXP-324149" w:date="2025-07-23T17:11:00Z">
              <w:r>
                <w:t>339</w:t>
              </w:r>
            </w:ins>
          </w:p>
        </w:tc>
        <w:tc>
          <w:tcPr>
            <w:tcW w:w="301" w:type="pct"/>
          </w:tcPr>
          <w:p w14:paraId="39F28075" w14:textId="31E1C819" w:rsidR="00D45F66" w:rsidRPr="00DF10BD" w:rsidRDefault="00D45F66" w:rsidP="00CE3EF7">
            <w:pPr>
              <w:pStyle w:val="GOSTTablenorm"/>
              <w:rPr>
                <w:ins w:id="1608" w:author="Суслова Оксана_EXP-324149" w:date="2025-07-23T16:58:00Z"/>
              </w:rPr>
            </w:pPr>
            <w:ins w:id="1609" w:author="Суслова Оксана_EXP-324149" w:date="2025-07-23T17:08:00Z">
              <w:r w:rsidRPr="00D1457A">
                <w:rPr>
                  <w:lang w:val="en-US"/>
                </w:rPr>
                <w:t>EXP</w:t>
              </w:r>
              <w:r w:rsidRPr="00D1457A">
                <w:t xml:space="preserve">: </w:t>
              </w:r>
            </w:ins>
            <w:ins w:id="1610" w:author="Суслова Оксана_EXP-324149" w:date="2025-07-23T17:10:00Z">
              <w:r>
                <w:t>327</w:t>
              </w:r>
            </w:ins>
          </w:p>
        </w:tc>
        <w:tc>
          <w:tcPr>
            <w:tcW w:w="1107" w:type="pct"/>
          </w:tcPr>
          <w:p w14:paraId="5FCD1097" w14:textId="26BBEC69" w:rsidR="00D45F66" w:rsidRDefault="00D45F66" w:rsidP="0078296E">
            <w:pPr>
              <w:pStyle w:val="GOSTTablenorm"/>
              <w:rPr>
                <w:ins w:id="1611" w:author="Суслова Оксана_EXP-324149" w:date="2025-07-23T17:25:00Z"/>
                <w:szCs w:val="22"/>
              </w:rPr>
            </w:pPr>
            <w:ins w:id="1612" w:author="Суслова Оксана_EXP-324149" w:date="2025-07-23T17:25:00Z">
              <w:r>
                <w:rPr>
                  <w:rFonts w:eastAsia="Calibri"/>
                </w:rPr>
                <w:t>Сумма поставленных на учет ДО</w:t>
              </w:r>
            </w:ins>
            <w:ins w:id="1613" w:author="Суслова Оксана_EXP-324149" w:date="2025-07-23T17:27:00Z">
              <w:r>
                <w:rPr>
                  <w:rFonts w:eastAsia="Calibri"/>
                </w:rPr>
                <w:t xml:space="preserve"> </w:t>
              </w:r>
              <w:r>
                <w:t xml:space="preserve">на </w:t>
              </w:r>
            </w:ins>
            <w:ins w:id="1614" w:author="Суслова Оксана Алексеевна" w:date="2026-03-10T15:30:00Z">
              <w:r>
                <w:t>последующие</w:t>
              </w:r>
            </w:ins>
            <w:ins w:id="1615" w:author="Суслова Оксана_EXP-324149" w:date="2025-07-23T17:27:00Z">
              <w:del w:id="1616" w:author="Суслова Оксана Алексеевна" w:date="2026-03-10T15:30:00Z">
                <w:r w:rsidDel="001A3567">
                  <w:delText>иные очередные</w:delText>
                </w:r>
              </w:del>
              <w:r>
                <w:t xml:space="preserve"> годы за пределами плановых</w:t>
              </w:r>
            </w:ins>
            <w:ins w:id="1617" w:author="Суслова Оксана_EXP-324149" w:date="2025-07-23T17:25:00Z">
              <w:r>
                <w:rPr>
                  <w:rFonts w:eastAsia="Calibri"/>
                </w:rPr>
                <w:t xml:space="preserve"> (авансовых, неавансовых).</w:t>
              </w:r>
            </w:ins>
          </w:p>
          <w:p w14:paraId="37359BF8" w14:textId="1EAD39FC" w:rsidR="00D45F66" w:rsidRDefault="00D45F66" w:rsidP="0078296E">
            <w:pPr>
              <w:pStyle w:val="GOSTTablenorm"/>
              <w:rPr>
                <w:ins w:id="1618" w:author="Суслова Оксана_EXP-324149" w:date="2025-07-23T17:23:00Z"/>
                <w:szCs w:val="22"/>
              </w:rPr>
            </w:pPr>
            <w:ins w:id="1619" w:author="Суслова Оксана_EXP-324149" w:date="2025-07-23T17:23:00Z">
              <w:r w:rsidRPr="005E26C1">
                <w:rPr>
                  <w:szCs w:val="22"/>
                </w:rPr>
                <w:t>Расчет по сумме в валюте учета (в рублях).</w:t>
              </w:r>
            </w:ins>
          </w:p>
          <w:p w14:paraId="5780150D" w14:textId="77777777" w:rsidR="00D45F66" w:rsidRDefault="00D45F66" w:rsidP="0078296E">
            <w:pPr>
              <w:pStyle w:val="GOSTTablenorm"/>
              <w:rPr>
                <w:ins w:id="1620" w:author="Суслова Оксана_EXP-324149" w:date="2025-07-23T17:18:00Z"/>
                <w:szCs w:val="22"/>
              </w:rPr>
            </w:pPr>
            <w:ins w:id="1621" w:author="Суслова Оксана_EXP-324149" w:date="2025-07-23T17:18:00Z">
              <w:r w:rsidRPr="005E26C1">
                <w:rPr>
                  <w:szCs w:val="22"/>
                </w:rPr>
                <w:t>Оборот по Кт за отчетный период по показателям:</w:t>
              </w:r>
            </w:ins>
          </w:p>
          <w:p w14:paraId="67B47640" w14:textId="3B6B4D32" w:rsidR="00D45F66" w:rsidRPr="008E560B" w:rsidRDefault="00D45F66" w:rsidP="0078296E">
            <w:pPr>
              <w:pStyle w:val="GOSTTableListMark1"/>
              <w:rPr>
                <w:ins w:id="1622" w:author="Суслова Оксана_EXP-324149" w:date="2025-07-23T17:18:00Z"/>
              </w:rPr>
            </w:pPr>
            <w:ins w:id="1623" w:author="Суслова Оксана_EXP-324149" w:date="2025-07-23T17:18:00Z">
              <w:r w:rsidRPr="008E560B">
                <w:t>ДО_ПБС_</w:t>
              </w:r>
              <w:r>
                <w:t>5,</w:t>
              </w:r>
            </w:ins>
          </w:p>
          <w:p w14:paraId="2736EE1C" w14:textId="49349E0D" w:rsidR="00D45F66" w:rsidRDefault="00D45F66" w:rsidP="0078296E">
            <w:pPr>
              <w:pStyle w:val="GOSTTableListMark1"/>
              <w:rPr>
                <w:ins w:id="1624" w:author="Суслова Оксана_EXP-324149" w:date="2025-07-23T16:58:00Z"/>
                <w:rFonts w:eastAsia="Calibri"/>
              </w:rPr>
            </w:pPr>
            <w:ins w:id="1625" w:author="Суслова Оксана_EXP-324149" w:date="2025-07-23T17:18:00Z">
              <w:r w:rsidRPr="008E560B">
                <w:rPr>
                  <w:rFonts w:eastAsia="Calibri"/>
                </w:rPr>
                <w:t>ДО_ПБС_ВАЛ_</w:t>
              </w:r>
            </w:ins>
            <w:ins w:id="1626" w:author="Суслова Оксана_EXP-324149" w:date="2025-07-23T17:19:00Z">
              <w:r>
                <w:rPr>
                  <w:rFonts w:eastAsia="Calibri"/>
                </w:rPr>
                <w:t>5</w:t>
              </w:r>
            </w:ins>
          </w:p>
        </w:tc>
        <w:tc>
          <w:tcPr>
            <w:tcW w:w="254" w:type="pct"/>
          </w:tcPr>
          <w:p w14:paraId="01596757" w14:textId="6E794203" w:rsidR="00D45F66" w:rsidRPr="00CE3883" w:rsidRDefault="00D45F66" w:rsidP="00CE3EF7">
            <w:pPr>
              <w:pStyle w:val="GOSTTablenorm"/>
              <w:rPr>
                <w:ins w:id="1627" w:author="Суслова Оксана_EXP-324149" w:date="2025-07-23T16:58:00Z"/>
                <w:szCs w:val="22"/>
              </w:rPr>
            </w:pPr>
            <w:ins w:id="1628" w:author="Суслова Оксана_EXP-324149" w:date="2025-07-23T17:13:00Z">
              <w:r w:rsidRPr="00CE3883">
                <w:rPr>
                  <w:szCs w:val="22"/>
                </w:rPr>
                <w:t>СПС</w:t>
              </w:r>
            </w:ins>
          </w:p>
        </w:tc>
        <w:tc>
          <w:tcPr>
            <w:tcW w:w="213" w:type="pct"/>
          </w:tcPr>
          <w:p w14:paraId="5DDE2CCD" w14:textId="3CE66068" w:rsidR="00D45F66" w:rsidRDefault="00D45F66" w:rsidP="00CE3EF7">
            <w:pPr>
              <w:pStyle w:val="GOSTTablenorm"/>
              <w:rPr>
                <w:ins w:id="1629" w:author="Суслова Оксана_EXP-324149" w:date="2025-07-23T16:58:00Z"/>
              </w:rPr>
            </w:pPr>
            <w:ins w:id="1630" w:author="Суслова Оксана_EXP-324149" w:date="2025-07-23T17:13:00Z">
              <w:r>
                <w:t>-</w:t>
              </w:r>
            </w:ins>
          </w:p>
        </w:tc>
        <w:tc>
          <w:tcPr>
            <w:tcW w:w="256" w:type="pct"/>
          </w:tcPr>
          <w:p w14:paraId="2F699728" w14:textId="6D0D3E3C" w:rsidR="00D45F66" w:rsidRDefault="00D45F66" w:rsidP="00CE3EF7">
            <w:pPr>
              <w:pStyle w:val="GOSTTablenorm"/>
              <w:rPr>
                <w:ins w:id="1631" w:author="Суслова Оксана_EXP-324149" w:date="2025-07-23T16:58:00Z"/>
              </w:rPr>
            </w:pPr>
            <w:ins w:id="1632" w:author="Суслова Оксана_EXP-324149" w:date="2025-07-23T17:13:00Z">
              <w:r>
                <w:t>-</w:t>
              </w:r>
            </w:ins>
          </w:p>
        </w:tc>
        <w:tc>
          <w:tcPr>
            <w:tcW w:w="213" w:type="pct"/>
          </w:tcPr>
          <w:p w14:paraId="00D8A0F1" w14:textId="30197670" w:rsidR="00D45F66" w:rsidRDefault="00D45F66" w:rsidP="00CE3EF7">
            <w:pPr>
              <w:pStyle w:val="GOSTTablenorm"/>
              <w:rPr>
                <w:ins w:id="1633" w:author="Суслова Оксана_EXP-324149" w:date="2025-07-23T16:58:00Z"/>
                <w:szCs w:val="22"/>
              </w:rPr>
            </w:pPr>
            <w:ins w:id="1634" w:author="Суслова Оксана_EXP-324149" w:date="2025-07-23T17:13:00Z">
              <w:r>
                <w:rPr>
                  <w:szCs w:val="22"/>
                </w:rPr>
                <w:t>+</w:t>
              </w:r>
            </w:ins>
          </w:p>
        </w:tc>
        <w:tc>
          <w:tcPr>
            <w:tcW w:w="213" w:type="pct"/>
          </w:tcPr>
          <w:p w14:paraId="11A2F500" w14:textId="5BE17D3A" w:rsidR="00D45F66" w:rsidRDefault="00D45F66" w:rsidP="00CE3EF7">
            <w:pPr>
              <w:pStyle w:val="GOSTTablenorm"/>
              <w:rPr>
                <w:ins w:id="1635" w:author="Суслова Оксана_EXP-324149" w:date="2025-07-23T16:58:00Z"/>
                <w:szCs w:val="22"/>
              </w:rPr>
            </w:pPr>
            <w:ins w:id="1636" w:author="Суслова Оксана_EXP-324149" w:date="2025-07-23T17:13:00Z">
              <w:r>
                <w:rPr>
                  <w:szCs w:val="22"/>
                </w:rPr>
                <w:t>-</w:t>
              </w:r>
            </w:ins>
          </w:p>
        </w:tc>
        <w:tc>
          <w:tcPr>
            <w:tcW w:w="213" w:type="pct"/>
          </w:tcPr>
          <w:p w14:paraId="339DC45D" w14:textId="748E1267" w:rsidR="00D45F66" w:rsidRDefault="00D45F66" w:rsidP="00CE3EF7">
            <w:pPr>
              <w:pStyle w:val="GOSTTablenorm"/>
              <w:rPr>
                <w:ins w:id="1637" w:author="Суслова Оксана_EXP-324149" w:date="2025-07-23T16:58:00Z"/>
                <w:szCs w:val="22"/>
              </w:rPr>
            </w:pPr>
            <w:ins w:id="1638" w:author="Суслова Оксана_EXP-324149" w:date="2025-07-23T17:13:00Z">
              <w:r>
                <w:rPr>
                  <w:szCs w:val="22"/>
                </w:rPr>
                <w:t>-</w:t>
              </w:r>
            </w:ins>
          </w:p>
        </w:tc>
        <w:tc>
          <w:tcPr>
            <w:tcW w:w="249" w:type="pct"/>
          </w:tcPr>
          <w:p w14:paraId="4682EE14" w14:textId="0964EEAF" w:rsidR="00D45F66" w:rsidRDefault="00D45F66" w:rsidP="00CE3EF7">
            <w:pPr>
              <w:pStyle w:val="GOSTTablenorm"/>
              <w:rPr>
                <w:ins w:id="1639" w:author="Суслова Оксана_EXP-324149" w:date="2025-07-23T16:58:00Z"/>
                <w:szCs w:val="22"/>
              </w:rPr>
            </w:pPr>
            <w:ins w:id="1640" w:author="Суслова Оксана_EXP-324149" w:date="2025-07-23T17:13:00Z">
              <w:r>
                <w:rPr>
                  <w:szCs w:val="22"/>
                </w:rPr>
                <w:t>-</w:t>
              </w:r>
            </w:ins>
          </w:p>
        </w:tc>
      </w:tr>
      <w:tr w:rsidR="00D45F66" w:rsidRPr="005E26C1" w14:paraId="1292C048" w14:textId="77777777" w:rsidTr="00D45F66">
        <w:trPr>
          <w:ins w:id="1641" w:author="Суслова Оксана_EXP-310006" w:date="2025-03-11T15:06:00Z"/>
        </w:trPr>
        <w:tc>
          <w:tcPr>
            <w:tcW w:w="125" w:type="pct"/>
          </w:tcPr>
          <w:p w14:paraId="57965F72" w14:textId="77777777" w:rsidR="00D45F66" w:rsidRPr="008E560B" w:rsidRDefault="00D45F66" w:rsidP="007A28CD">
            <w:pPr>
              <w:pStyle w:val="GOSTTableNum"/>
              <w:rPr>
                <w:ins w:id="1642" w:author="Суслова Оксана_EXP-310006" w:date="2025-03-11T15:06:00Z"/>
              </w:rPr>
            </w:pPr>
          </w:p>
        </w:tc>
        <w:tc>
          <w:tcPr>
            <w:tcW w:w="596" w:type="pct"/>
          </w:tcPr>
          <w:p w14:paraId="3ED86B23" w14:textId="0D4A645C" w:rsidR="00D45F66" w:rsidRPr="008E560B" w:rsidRDefault="00D45F66" w:rsidP="007A28CD">
            <w:pPr>
              <w:pStyle w:val="GOSTTablenorm"/>
              <w:rPr>
                <w:ins w:id="1643" w:author="Суслова Оксана_EXP-310006" w:date="2025-03-11T15:06:00Z"/>
              </w:rPr>
            </w:pPr>
            <w:ins w:id="1644" w:author="Суслова Оксана_EXP-310006" w:date="2025-03-11T15:38:00Z">
              <w:r w:rsidRPr="008F6796">
                <w:t>Принято авансовых ДО</w:t>
              </w:r>
            </w:ins>
            <w:ins w:id="1645" w:author="Суслова Оксана Алексеевна" w:date="2026-03-10T15:39:00Z">
              <w:r>
                <w:t xml:space="preserve"> </w:t>
              </w:r>
              <w:r w:rsidRPr="00BE1BEB">
                <w:t>на текущий финансовый год</w:t>
              </w:r>
            </w:ins>
          </w:p>
        </w:tc>
        <w:tc>
          <w:tcPr>
            <w:tcW w:w="279" w:type="pct"/>
          </w:tcPr>
          <w:p w14:paraId="2A5591C8" w14:textId="15AF7027" w:rsidR="00D45F66" w:rsidRPr="00964097" w:rsidRDefault="00C303B1" w:rsidP="007A28CD">
            <w:pPr>
              <w:pStyle w:val="GOSTTablenorm"/>
              <w:rPr>
                <w:szCs w:val="22"/>
              </w:rPr>
            </w:pPr>
            <w:ins w:id="1646" w:author="Краснова Наталья EXP-332161" w:date="2026-03-19T17:59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0F92E593" w14:textId="3C6FDBF1" w:rsidR="00D45F66" w:rsidRPr="00FD25D9" w:rsidRDefault="00D45F66" w:rsidP="007A28CD">
            <w:pPr>
              <w:pStyle w:val="GOSTTablenorm"/>
              <w:rPr>
                <w:ins w:id="1647" w:author="Суслова Оксана_EXP-310006" w:date="2025-03-11T15:06:00Z"/>
                <w:szCs w:val="22"/>
              </w:rPr>
            </w:pPr>
            <w:ins w:id="1648" w:author="Суслова Оксана_EXP-310006" w:date="2025-03-11T15:39:00Z">
              <w:r w:rsidRPr="00964097">
                <w:rPr>
                  <w:szCs w:val="22"/>
                </w:rPr>
                <w:t>-</w:t>
              </w:r>
            </w:ins>
          </w:p>
        </w:tc>
        <w:tc>
          <w:tcPr>
            <w:tcW w:w="361" w:type="pct"/>
          </w:tcPr>
          <w:p w14:paraId="117DF34D" w14:textId="76926E3F" w:rsidR="00D45F66" w:rsidRDefault="00D45F66" w:rsidP="007A28CD">
            <w:pPr>
              <w:pStyle w:val="GOSTTablenorm"/>
              <w:rPr>
                <w:ins w:id="1649" w:author="Суслова Оксана_EXP-310006" w:date="2025-03-11T15:06:00Z"/>
                <w:lang w:val="en-US"/>
              </w:rPr>
            </w:pPr>
            <w:ins w:id="1650" w:author="Суслова Оксана_EXP-310004" w:date="2025-03-13T16:56:00Z">
              <w:r w:rsidRPr="00964097">
                <w:rPr>
                  <w:szCs w:val="22"/>
                </w:rPr>
                <w:t>-</w:t>
              </w:r>
            </w:ins>
          </w:p>
        </w:tc>
        <w:tc>
          <w:tcPr>
            <w:tcW w:w="341" w:type="pct"/>
          </w:tcPr>
          <w:p w14:paraId="394483EC" w14:textId="77777777" w:rsidR="00D45F66" w:rsidRDefault="00D45F66" w:rsidP="007A28CD">
            <w:pPr>
              <w:pStyle w:val="GOSTTablenorm"/>
              <w:rPr>
                <w:ins w:id="1651" w:author="Сказецкая Наталья Камилевна" w:date="2025-04-02T18:51:00Z"/>
              </w:rPr>
            </w:pPr>
            <w:ins w:id="1652" w:author="Сказецкая Наталья Камилевна" w:date="2025-04-02T18:51:00Z">
              <w:r>
                <w:rPr>
                  <w:lang w:val="en-US"/>
                </w:rPr>
                <w:t>PA_PBS</w:t>
              </w:r>
              <w:r>
                <w:t>:</w:t>
              </w:r>
            </w:ins>
          </w:p>
          <w:p w14:paraId="27EB7B9C" w14:textId="2F67B982" w:rsidR="00D45F66" w:rsidRDefault="00D45F66" w:rsidP="007A28CD">
            <w:pPr>
              <w:pStyle w:val="GOSTTablenorm"/>
              <w:rPr>
                <w:ins w:id="1653" w:author="Суслова Оксана_EXP-310006" w:date="2025-03-11T15:06:00Z"/>
              </w:rPr>
            </w:pPr>
            <w:ins w:id="1654" w:author="Суслова Оксана_EXP-310006" w:date="2025-03-11T15:47:00Z">
              <w:r>
                <w:t>322</w:t>
              </w:r>
            </w:ins>
          </w:p>
        </w:tc>
        <w:tc>
          <w:tcPr>
            <w:tcW w:w="301" w:type="pct"/>
          </w:tcPr>
          <w:p w14:paraId="0FF1D0B7" w14:textId="41572D16" w:rsidR="00D45F66" w:rsidRPr="000850E7" w:rsidRDefault="00D45F66" w:rsidP="007A28CD">
            <w:pPr>
              <w:pStyle w:val="GOSTTablenorm"/>
              <w:rPr>
                <w:ins w:id="1655" w:author="Суслова Оксана_EXP-310006" w:date="2025-03-11T15:06:00Z"/>
                <w:lang w:val="en-US"/>
              </w:rPr>
            </w:pPr>
            <w:ins w:id="1656" w:author="Суслова Оксана_EXP-310006" w:date="2025-03-11T16:36:00Z">
              <w:r w:rsidRPr="00A24993">
                <w:rPr>
                  <w:lang w:val="en-US"/>
                </w:rPr>
                <w:t>EXP</w:t>
              </w:r>
              <w:r w:rsidRPr="00A24993">
                <w:t xml:space="preserve">: </w:t>
              </w:r>
            </w:ins>
            <w:ins w:id="1657" w:author="Суслова Оксана_EXP-310006" w:date="2025-03-11T16:42:00Z">
              <w:r>
                <w:t>310</w:t>
              </w:r>
            </w:ins>
          </w:p>
        </w:tc>
        <w:tc>
          <w:tcPr>
            <w:tcW w:w="1107" w:type="pct"/>
          </w:tcPr>
          <w:p w14:paraId="32AD8E75" w14:textId="39CB8C88" w:rsidR="00D45F66" w:rsidRDefault="00D45F66" w:rsidP="007A28CD">
            <w:pPr>
              <w:pStyle w:val="GOSTTablenorm"/>
              <w:rPr>
                <w:ins w:id="1658" w:author="Суслова Оксана_EXP-310006" w:date="2025-03-12T14:35:00Z"/>
                <w:szCs w:val="22"/>
              </w:rPr>
            </w:pPr>
            <w:ins w:id="1659" w:author="Суслова Оксана_EXP-310006" w:date="2025-03-12T14:35:00Z">
              <w:r w:rsidRPr="00746816">
                <w:rPr>
                  <w:rFonts w:eastAsia="Calibri"/>
                </w:rPr>
                <w:t xml:space="preserve">Сумма </w:t>
              </w:r>
            </w:ins>
            <w:ins w:id="1660" w:author="Краснова Наталья EXP-310006" w:date="2025-03-19T08:59:00Z">
              <w:r>
                <w:rPr>
                  <w:rFonts w:eastAsia="Calibri"/>
                </w:rPr>
                <w:t>поставленных</w:t>
              </w:r>
            </w:ins>
            <w:ins w:id="1661" w:author="Суслова Оксана_EXP-310006" w:date="2025-03-12T14:35:00Z">
              <w:r w:rsidRPr="00746816">
                <w:rPr>
                  <w:rFonts w:eastAsia="Calibri"/>
                </w:rPr>
                <w:t xml:space="preserve"> на учет</w:t>
              </w:r>
              <w:r>
                <w:rPr>
                  <w:rFonts w:eastAsia="Calibri"/>
                </w:rPr>
                <w:t xml:space="preserve"> </w:t>
              </w:r>
            </w:ins>
            <w:ins w:id="1662" w:author="Суслова Оксана_EXP-310006" w:date="2025-03-12T14:36:00Z">
              <w:r>
                <w:rPr>
                  <w:rFonts w:eastAsia="Calibri"/>
                </w:rPr>
                <w:t xml:space="preserve">авансовых </w:t>
              </w:r>
            </w:ins>
            <w:ins w:id="1663" w:author="Суслова Оксана_EXP-310006" w:date="2025-03-12T14:35:00Z">
              <w:r>
                <w:rPr>
                  <w:rFonts w:eastAsia="Calibri"/>
                </w:rPr>
                <w:t>ДО</w:t>
              </w:r>
            </w:ins>
            <w:ins w:id="1664" w:author="Суслова Оксана Алексеевна" w:date="2026-03-10T15:47:00Z">
              <w:r>
                <w:rPr>
                  <w:rFonts w:eastAsia="Calibri"/>
                </w:rPr>
                <w:t xml:space="preserve"> </w:t>
              </w:r>
              <w:r w:rsidRPr="00F620B2">
                <w:t>на текущий финансовый год</w:t>
              </w:r>
            </w:ins>
            <w:ins w:id="1665" w:author="Суслова Оксана_EXP-310006" w:date="2025-03-12T14:35:00Z">
              <w:r>
                <w:rPr>
                  <w:rFonts w:eastAsia="Calibri"/>
                </w:rPr>
                <w:t>.</w:t>
              </w:r>
            </w:ins>
          </w:p>
          <w:p w14:paraId="4A1DC772" w14:textId="73792C17" w:rsidR="00D45F66" w:rsidRDefault="00D45F66" w:rsidP="007A28CD">
            <w:pPr>
              <w:pStyle w:val="GOSTTablenorm"/>
              <w:rPr>
                <w:ins w:id="1666" w:author="Суслова Оксана_EXP-310006" w:date="2025-03-12T14:14:00Z"/>
                <w:rFonts w:eastAsia="Calibri"/>
              </w:rPr>
            </w:pPr>
            <w:ins w:id="1667" w:author="Суслова Оксана_EXP-310006" w:date="2025-03-12T14:15:00Z">
              <w:r w:rsidRPr="005E26C1">
                <w:rPr>
                  <w:szCs w:val="22"/>
                </w:rPr>
                <w:t>Расчет по сумме в валюте учета (в рублях).</w:t>
              </w:r>
            </w:ins>
          </w:p>
          <w:p w14:paraId="6237DBF8" w14:textId="40B8FD00" w:rsidR="00D45F66" w:rsidRPr="00EB0E86" w:rsidRDefault="00D45F66" w:rsidP="007A28CD">
            <w:pPr>
              <w:pStyle w:val="GOSTTablenorm"/>
              <w:rPr>
                <w:ins w:id="1668" w:author="Суслова Оксана_EXP-310006" w:date="2025-03-11T15:48:00Z"/>
              </w:rPr>
            </w:pPr>
            <w:ins w:id="1669" w:author="Суслова Оксана_EXP-310006" w:date="2025-03-12T14:21:00Z">
              <w:r>
                <w:t>О</w:t>
              </w:r>
            </w:ins>
            <w:ins w:id="1670" w:author="Суслова Оксана_EXP-310006" w:date="2025-03-11T15:48:00Z">
              <w:r w:rsidRPr="00EB0E86">
                <w:t xml:space="preserve">борот по Кт </w:t>
              </w:r>
            </w:ins>
            <w:ins w:id="1671" w:author="Суслова Оксана_EXP-310006" w:date="2025-03-12T14:21:00Z">
              <w:r w:rsidRPr="005E26C1">
                <w:rPr>
                  <w:szCs w:val="22"/>
                </w:rPr>
                <w:t>за отчетный период по показателям</w:t>
              </w:r>
            </w:ins>
            <w:ins w:id="1672" w:author="Суслова Оксана_EXP-310006" w:date="2025-03-11T15:48:00Z">
              <w:r w:rsidRPr="00EB0E86">
                <w:t>:</w:t>
              </w:r>
            </w:ins>
          </w:p>
          <w:p w14:paraId="13FE93AF" w14:textId="14E7298A" w:rsidR="00D45F66" w:rsidRDefault="00D45F66" w:rsidP="00F663DE">
            <w:pPr>
              <w:pStyle w:val="GOSTTableListMark1"/>
              <w:rPr>
                <w:ins w:id="1673" w:author="Суслова Оксана_EXP-310006" w:date="2025-03-11T15:48:00Z"/>
                <w:rStyle w:val="GOSTTableListMark10"/>
              </w:rPr>
            </w:pPr>
            <w:ins w:id="1674" w:author="Суслова Оксана_EXP-310006" w:date="2025-03-11T15:48:00Z">
              <w:r>
                <w:rPr>
                  <w:rStyle w:val="GOSTTableListMark10"/>
                </w:rPr>
                <w:t>ДО_ПБС_1</w:t>
              </w:r>
            </w:ins>
            <w:ins w:id="1675" w:author="Суслова Оксана_EXP-310006" w:date="2025-03-12T14:57:00Z">
              <w:r>
                <w:rPr>
                  <w:rStyle w:val="GOSTTableListMark10"/>
                </w:rPr>
                <w:t>,</w:t>
              </w:r>
            </w:ins>
          </w:p>
          <w:p w14:paraId="6AEE48A8" w14:textId="77777777" w:rsidR="00D45F66" w:rsidRPr="00A816CA" w:rsidRDefault="00D45F66" w:rsidP="00F663DE">
            <w:pPr>
              <w:pStyle w:val="GOSTTableListMark1"/>
              <w:rPr>
                <w:ins w:id="1676" w:author="Сказецкая Наталья Камилевна" w:date="2025-04-02T18:41:00Z"/>
                <w:rStyle w:val="GOSTTableListMark10"/>
                <w:rFonts w:eastAsia="Calibri"/>
              </w:rPr>
            </w:pPr>
            <w:ins w:id="1677" w:author="Суслова Оксана_EXP-310006" w:date="2025-03-11T15:48:00Z">
              <w:r w:rsidRPr="001342C2">
                <w:rPr>
                  <w:rStyle w:val="GOSTTableListMark10"/>
                </w:rPr>
                <w:t>ДО_ПБС_ВАЛ_1</w:t>
              </w:r>
              <w:r>
                <w:rPr>
                  <w:rStyle w:val="GOSTTableListMark10"/>
                </w:rPr>
                <w:t xml:space="preserve">, </w:t>
              </w:r>
            </w:ins>
          </w:p>
          <w:p w14:paraId="4AE0A311" w14:textId="15293B49" w:rsidR="00D45F66" w:rsidRDefault="00D45F66" w:rsidP="00A816CA">
            <w:pPr>
              <w:pStyle w:val="GOSTTableListMark1"/>
              <w:numPr>
                <w:ilvl w:val="0"/>
                <w:numId w:val="0"/>
              </w:numPr>
              <w:ind w:left="113"/>
              <w:rPr>
                <w:ins w:id="1678" w:author="Суслова Оксана_EXP-310006" w:date="2025-03-11T15:06:00Z"/>
                <w:rFonts w:eastAsia="Calibri"/>
              </w:rPr>
            </w:pPr>
            <w:ins w:id="1679" w:author="Суслова Оксана_EXP-310006" w:date="2025-03-11T15:48:00Z">
              <w:r>
                <w:rPr>
                  <w:rStyle w:val="GOSTTableListMark10"/>
                </w:rPr>
                <w:lastRenderedPageBreak/>
                <w:t>в которых значение аналитического признака</w:t>
              </w:r>
              <w:r w:rsidRPr="00D24605">
                <w:rPr>
                  <w:rStyle w:val="GOSTTableListMark10"/>
                </w:rPr>
                <w:t xml:space="preserve"> «</w:t>
              </w:r>
              <w:r>
                <w:t>Участник СКП</w:t>
              </w:r>
              <w:r w:rsidRPr="000010F9">
                <w:t xml:space="preserve"> (</w:t>
              </w:r>
              <w:r w:rsidRPr="001342C2">
                <w:t>УБП</w:t>
              </w:r>
              <w:r w:rsidRPr="000010F9">
                <w:t>)</w:t>
              </w:r>
              <w:r>
                <w:t>»</w:t>
              </w:r>
              <w:r w:rsidRPr="00D24605">
                <w:rPr>
                  <w:rStyle w:val="GOSTTableListMark10"/>
                </w:rPr>
                <w:t xml:space="preserve"> (</w:t>
              </w:r>
              <w:r>
                <w:rPr>
                  <w:rStyle w:val="GOSTTableListMark10"/>
                  <w:lang w:val="en-US"/>
                </w:rPr>
                <w:t>ubp</w:t>
              </w:r>
              <w:r w:rsidRPr="00D24605">
                <w:rPr>
                  <w:rStyle w:val="GOSTTableListMark10"/>
                </w:rPr>
                <w:t xml:space="preserve">) </w:t>
              </w:r>
              <w:r>
                <w:rPr>
                  <w:rStyle w:val="GOSTTableListMark10"/>
                </w:rPr>
                <w:t xml:space="preserve">соответствует значению </w:t>
              </w:r>
              <w:r w:rsidRPr="00D24605">
                <w:rPr>
                  <w:rStyle w:val="GOSTTableListMark10"/>
                </w:rPr>
                <w:t>«</w:t>
              </w:r>
              <w:r w:rsidRPr="001342C2">
                <w:t>АВАНС</w:t>
              </w:r>
              <w:r w:rsidRPr="00D24605">
                <w:rPr>
                  <w:rStyle w:val="GOSTTableListMark10"/>
                </w:rPr>
                <w:t>»</w:t>
              </w:r>
            </w:ins>
          </w:p>
        </w:tc>
        <w:tc>
          <w:tcPr>
            <w:tcW w:w="254" w:type="pct"/>
          </w:tcPr>
          <w:p w14:paraId="26DCB1EC" w14:textId="0355506E" w:rsidR="00D45F66" w:rsidRPr="00CE3883" w:rsidRDefault="00D45F66" w:rsidP="007A28CD">
            <w:pPr>
              <w:pStyle w:val="GOSTTablenorm"/>
              <w:rPr>
                <w:ins w:id="1680" w:author="Суслова Оксана_EXP-310006" w:date="2025-03-11T15:06:00Z"/>
                <w:szCs w:val="22"/>
              </w:rPr>
            </w:pPr>
            <w:ins w:id="1681" w:author="Суслова Оксана_EXP-310006" w:date="2025-03-11T15:39:00Z">
              <w:r w:rsidRPr="00CE3883">
                <w:rPr>
                  <w:szCs w:val="22"/>
                </w:rPr>
                <w:lastRenderedPageBreak/>
                <w:t>СПС</w:t>
              </w:r>
            </w:ins>
          </w:p>
        </w:tc>
        <w:tc>
          <w:tcPr>
            <w:tcW w:w="213" w:type="pct"/>
          </w:tcPr>
          <w:p w14:paraId="7BA2700A" w14:textId="7AFB4341" w:rsidR="00D45F66" w:rsidRDefault="00D45F66" w:rsidP="007A28CD">
            <w:pPr>
              <w:pStyle w:val="GOSTTablenorm"/>
              <w:rPr>
                <w:ins w:id="1682" w:author="Суслова Оксана_EXP-310006" w:date="2025-03-11T15:06:00Z"/>
              </w:rPr>
            </w:pPr>
            <w:ins w:id="1683" w:author="Суслова Оксана_EXP-310006" w:date="2025-03-11T15:39:00Z">
              <w:r>
                <w:t>-</w:t>
              </w:r>
            </w:ins>
          </w:p>
        </w:tc>
        <w:tc>
          <w:tcPr>
            <w:tcW w:w="256" w:type="pct"/>
          </w:tcPr>
          <w:p w14:paraId="21B13083" w14:textId="145016C5" w:rsidR="00D45F66" w:rsidRDefault="00D45F66" w:rsidP="007A28CD">
            <w:pPr>
              <w:pStyle w:val="GOSTTablenorm"/>
              <w:rPr>
                <w:ins w:id="1684" w:author="Суслова Оксана_EXP-310006" w:date="2025-03-11T15:06:00Z"/>
              </w:rPr>
            </w:pPr>
            <w:ins w:id="1685" w:author="Суслова Оксана_EXP-310006" w:date="2025-03-11T15:39:00Z">
              <w:r>
                <w:t>-</w:t>
              </w:r>
            </w:ins>
          </w:p>
        </w:tc>
        <w:tc>
          <w:tcPr>
            <w:tcW w:w="213" w:type="pct"/>
          </w:tcPr>
          <w:p w14:paraId="259ED541" w14:textId="5F863B3D" w:rsidR="00D45F66" w:rsidRDefault="00D45F66" w:rsidP="007A28CD">
            <w:pPr>
              <w:pStyle w:val="GOSTTablenorm"/>
              <w:rPr>
                <w:ins w:id="1686" w:author="Суслова Оксана_EXP-310006" w:date="2025-03-11T15:06:00Z"/>
                <w:szCs w:val="22"/>
              </w:rPr>
            </w:pPr>
            <w:ins w:id="1687" w:author="Суслова Оксана_EXP-310006" w:date="2025-03-11T15:39:00Z">
              <w:r>
                <w:rPr>
                  <w:szCs w:val="22"/>
                </w:rPr>
                <w:t>+</w:t>
              </w:r>
            </w:ins>
          </w:p>
        </w:tc>
        <w:tc>
          <w:tcPr>
            <w:tcW w:w="213" w:type="pct"/>
          </w:tcPr>
          <w:p w14:paraId="5967D2E9" w14:textId="3B9B6B6D" w:rsidR="00D45F66" w:rsidRDefault="00D45F66" w:rsidP="007A28CD">
            <w:pPr>
              <w:pStyle w:val="GOSTTablenorm"/>
              <w:rPr>
                <w:ins w:id="1688" w:author="Суслова Оксана_EXP-310006" w:date="2025-03-11T15:06:00Z"/>
                <w:szCs w:val="22"/>
              </w:rPr>
            </w:pPr>
            <w:ins w:id="1689" w:author="Суслова Оксана_EXP-310006" w:date="2025-03-11T15:39:00Z">
              <w:r>
                <w:rPr>
                  <w:szCs w:val="22"/>
                </w:rPr>
                <w:t>-</w:t>
              </w:r>
            </w:ins>
          </w:p>
        </w:tc>
        <w:tc>
          <w:tcPr>
            <w:tcW w:w="213" w:type="pct"/>
          </w:tcPr>
          <w:p w14:paraId="7F132C9A" w14:textId="54750D63" w:rsidR="00D45F66" w:rsidRDefault="00D45F66" w:rsidP="007A28CD">
            <w:pPr>
              <w:pStyle w:val="GOSTTablenorm"/>
              <w:rPr>
                <w:ins w:id="1690" w:author="Суслова Оксана_EXP-310006" w:date="2025-03-11T15:06:00Z"/>
                <w:szCs w:val="22"/>
              </w:rPr>
            </w:pPr>
            <w:ins w:id="1691" w:author="Суслова Оксана_EXP-310006" w:date="2025-03-11T15:39:00Z">
              <w:r>
                <w:rPr>
                  <w:szCs w:val="22"/>
                </w:rPr>
                <w:t>-</w:t>
              </w:r>
            </w:ins>
          </w:p>
        </w:tc>
        <w:tc>
          <w:tcPr>
            <w:tcW w:w="249" w:type="pct"/>
          </w:tcPr>
          <w:p w14:paraId="1DA308BB" w14:textId="298F722C" w:rsidR="00D45F66" w:rsidRDefault="00D45F66" w:rsidP="007A28CD">
            <w:pPr>
              <w:pStyle w:val="GOSTTablenorm"/>
              <w:rPr>
                <w:ins w:id="1692" w:author="Суслова Оксана_EXP-310006" w:date="2025-03-11T15:06:00Z"/>
                <w:szCs w:val="22"/>
              </w:rPr>
            </w:pPr>
            <w:ins w:id="1693" w:author="Суслова Оксана_EXP-310006" w:date="2025-03-11T15:39:00Z">
              <w:r>
                <w:rPr>
                  <w:szCs w:val="22"/>
                </w:rPr>
                <w:t>-</w:t>
              </w:r>
            </w:ins>
          </w:p>
        </w:tc>
      </w:tr>
      <w:tr w:rsidR="00D45F66" w:rsidRPr="005E26C1" w14:paraId="2D8C47EA" w14:textId="77777777" w:rsidTr="00D45F66">
        <w:trPr>
          <w:ins w:id="1694" w:author="Суслова Оксана Алексеевна" w:date="2026-03-10T15:38:00Z"/>
        </w:trPr>
        <w:tc>
          <w:tcPr>
            <w:tcW w:w="125" w:type="pct"/>
          </w:tcPr>
          <w:p w14:paraId="2B785307" w14:textId="77777777" w:rsidR="00D45F66" w:rsidRPr="008E560B" w:rsidRDefault="00D45F66" w:rsidP="0030486E">
            <w:pPr>
              <w:pStyle w:val="GOSTTableNum"/>
              <w:rPr>
                <w:ins w:id="1695" w:author="Суслова Оксана Алексеевна" w:date="2026-03-10T15:38:00Z"/>
              </w:rPr>
            </w:pPr>
          </w:p>
        </w:tc>
        <w:tc>
          <w:tcPr>
            <w:tcW w:w="596" w:type="pct"/>
          </w:tcPr>
          <w:p w14:paraId="4215F87A" w14:textId="5E7AC8A0" w:rsidR="00D45F66" w:rsidRPr="008F6796" w:rsidRDefault="00D45F66" w:rsidP="0030486E">
            <w:pPr>
              <w:pStyle w:val="GOSTTablenorm"/>
              <w:rPr>
                <w:ins w:id="1696" w:author="Суслова Оксана Алексеевна" w:date="2026-03-10T15:38:00Z"/>
              </w:rPr>
            </w:pPr>
            <w:ins w:id="1697" w:author="Суслова Оксана Алексеевна" w:date="2026-03-10T15:39:00Z">
              <w:r w:rsidRPr="00BE1BEB">
                <w:t>Принято авансовых ДО на первый год планового периода</w:t>
              </w:r>
            </w:ins>
          </w:p>
        </w:tc>
        <w:tc>
          <w:tcPr>
            <w:tcW w:w="279" w:type="pct"/>
          </w:tcPr>
          <w:p w14:paraId="699DC4C5" w14:textId="0E9F666E" w:rsidR="00D45F66" w:rsidRPr="00964097" w:rsidRDefault="00C303B1" w:rsidP="0030486E">
            <w:pPr>
              <w:pStyle w:val="GOSTTablenorm"/>
              <w:rPr>
                <w:szCs w:val="22"/>
              </w:rPr>
            </w:pPr>
            <w:ins w:id="1698" w:author="Краснова Наталья EXP-332161" w:date="2026-03-19T17:59:00Z">
              <w:r>
                <w:rPr>
                  <w:szCs w:val="22"/>
                </w:rPr>
                <w:t>ОТР</w:t>
              </w:r>
            </w:ins>
          </w:p>
        </w:tc>
        <w:tc>
          <w:tcPr>
            <w:tcW w:w="279" w:type="pct"/>
          </w:tcPr>
          <w:p w14:paraId="5FEA3E5B" w14:textId="2FC66858" w:rsidR="00D45F66" w:rsidRPr="00964097" w:rsidRDefault="00D45F66" w:rsidP="0030486E">
            <w:pPr>
              <w:pStyle w:val="GOSTTablenorm"/>
              <w:rPr>
                <w:ins w:id="1699" w:author="Суслова Оксана Алексеевна" w:date="2026-03-10T15:38:00Z"/>
                <w:szCs w:val="22"/>
              </w:rPr>
            </w:pPr>
            <w:ins w:id="1700" w:author="Суслова Оксана Алексеевна" w:date="2026-03-10T15:41:00Z">
              <w:r w:rsidRPr="00964097">
                <w:rPr>
                  <w:szCs w:val="22"/>
                </w:rPr>
                <w:t>-</w:t>
              </w:r>
            </w:ins>
          </w:p>
        </w:tc>
        <w:tc>
          <w:tcPr>
            <w:tcW w:w="361" w:type="pct"/>
          </w:tcPr>
          <w:p w14:paraId="38670153" w14:textId="3FA1602A" w:rsidR="00D45F66" w:rsidRPr="00964097" w:rsidRDefault="00D45F66" w:rsidP="0030486E">
            <w:pPr>
              <w:pStyle w:val="GOSTTablenorm"/>
              <w:rPr>
                <w:ins w:id="1701" w:author="Суслова Оксана Алексеевна" w:date="2026-03-10T15:38:00Z"/>
                <w:szCs w:val="22"/>
              </w:rPr>
            </w:pPr>
            <w:ins w:id="1702" w:author="Суслова Оксана Алексеевна" w:date="2026-03-10T15:41:00Z">
              <w:r w:rsidRPr="00964097">
                <w:rPr>
                  <w:szCs w:val="22"/>
                </w:rPr>
                <w:t>-</w:t>
              </w:r>
            </w:ins>
          </w:p>
        </w:tc>
        <w:tc>
          <w:tcPr>
            <w:tcW w:w="341" w:type="pct"/>
          </w:tcPr>
          <w:p w14:paraId="62AAA5F1" w14:textId="5F1B9ACB" w:rsidR="00D45F66" w:rsidRPr="00F95315" w:rsidRDefault="00D45F66" w:rsidP="0030486E">
            <w:pPr>
              <w:pStyle w:val="GOSTTablenorm"/>
              <w:rPr>
                <w:ins w:id="1703" w:author="Суслова Оксана Алексеевна" w:date="2026-03-10T15:38:00Z"/>
              </w:rPr>
            </w:pPr>
            <w:ins w:id="1704" w:author="Суслова Оксана Алексеевна" w:date="2026-03-10T15:44:00Z">
              <w:r>
                <w:rPr>
                  <w:lang w:val="en-US"/>
                </w:rPr>
                <w:t>PA_PBS</w:t>
              </w:r>
              <w:r>
                <w:t>:</w:t>
              </w:r>
            </w:ins>
            <w:ins w:id="1705" w:author="Суслова Оксана Алексеевна" w:date="2026-03-10T15:45:00Z">
              <w:r>
                <w:t xml:space="preserve"> </w:t>
              </w:r>
            </w:ins>
            <w:ins w:id="1706" w:author="Суслова Оксана Алексеевна" w:date="2026-03-10T15:44:00Z">
              <w:r>
                <w:t>340</w:t>
              </w:r>
            </w:ins>
          </w:p>
        </w:tc>
        <w:tc>
          <w:tcPr>
            <w:tcW w:w="301" w:type="pct"/>
          </w:tcPr>
          <w:p w14:paraId="47ACF1C1" w14:textId="36CF9194" w:rsidR="00D45F66" w:rsidRPr="00F95315" w:rsidRDefault="00D45F66" w:rsidP="0030486E">
            <w:pPr>
              <w:pStyle w:val="GOSTTablenorm"/>
              <w:rPr>
                <w:ins w:id="1707" w:author="Суслова Оксана Алексеевна" w:date="2026-03-10T15:38:00Z"/>
              </w:rPr>
            </w:pPr>
            <w:ins w:id="1708" w:author="Суслова Оксана Алексеевна" w:date="2026-03-10T16:01:00Z">
              <w:r w:rsidRPr="00A24993">
                <w:rPr>
                  <w:lang w:val="en-US"/>
                </w:rPr>
                <w:t>EXP</w:t>
              </w:r>
              <w:r w:rsidRPr="00A24993">
                <w:t>:</w:t>
              </w:r>
              <w:r>
                <w:t xml:space="preserve"> 328</w:t>
              </w:r>
            </w:ins>
          </w:p>
        </w:tc>
        <w:tc>
          <w:tcPr>
            <w:tcW w:w="1107" w:type="pct"/>
          </w:tcPr>
          <w:p w14:paraId="4374091B" w14:textId="77777777" w:rsidR="00D45F66" w:rsidRDefault="00D45F66" w:rsidP="0030486E">
            <w:pPr>
              <w:pStyle w:val="GOSTTablenorm"/>
              <w:rPr>
                <w:ins w:id="1709" w:author="Суслова Оксана Алексеевна" w:date="2026-03-10T15:48:00Z"/>
              </w:rPr>
            </w:pPr>
            <w:ins w:id="1710" w:author="Суслова Оксана Алексеевна" w:date="2026-03-10T15:47:00Z">
              <w:r w:rsidRPr="00BF17DD">
                <w:rPr>
                  <w:rFonts w:eastAsia="Calibri"/>
                </w:rPr>
                <w:t xml:space="preserve">Сумма поставленных на учет авансовых </w:t>
              </w:r>
              <w:r w:rsidRPr="00BF17DD">
                <w:t xml:space="preserve">ДО </w:t>
              </w:r>
              <w:r w:rsidRPr="00BE1BEB">
                <w:t>на первый год планового периода</w:t>
              </w:r>
            </w:ins>
            <w:ins w:id="1711" w:author="Суслова Оксана Алексеевна" w:date="2026-03-10T15:48:00Z">
              <w:r>
                <w:t>.</w:t>
              </w:r>
            </w:ins>
          </w:p>
          <w:p w14:paraId="501810F8" w14:textId="77777777" w:rsidR="00D45F66" w:rsidRDefault="00D45F66" w:rsidP="0030486E">
            <w:pPr>
              <w:pStyle w:val="GOSTTablenorm"/>
              <w:rPr>
                <w:ins w:id="1712" w:author="Суслова Оксана Алексеевна" w:date="2026-03-10T15:50:00Z"/>
                <w:szCs w:val="22"/>
              </w:rPr>
            </w:pPr>
            <w:ins w:id="1713" w:author="Суслова Оксана Алексеевна" w:date="2026-03-10T15:48:00Z">
              <w:r w:rsidRPr="005E26C1">
                <w:rPr>
                  <w:szCs w:val="22"/>
                </w:rPr>
                <w:t>Расчет по сумме в валюте учета (в рублях).</w:t>
              </w:r>
            </w:ins>
          </w:p>
          <w:p w14:paraId="07F12947" w14:textId="77777777" w:rsidR="00D45F66" w:rsidRPr="00EB0E86" w:rsidRDefault="00D45F66" w:rsidP="0030486E">
            <w:pPr>
              <w:pStyle w:val="GOSTTablenorm"/>
              <w:rPr>
                <w:ins w:id="1714" w:author="Суслова Оксана Алексеевна" w:date="2026-03-10T15:50:00Z"/>
              </w:rPr>
            </w:pPr>
            <w:ins w:id="1715" w:author="Суслова Оксана Алексеевна" w:date="2026-03-10T15:50:00Z">
              <w:r>
                <w:t>О</w:t>
              </w:r>
              <w:r w:rsidRPr="00EB0E86">
                <w:t xml:space="preserve">борот по Кт </w:t>
              </w:r>
              <w:r w:rsidRPr="005E26C1">
                <w:rPr>
                  <w:szCs w:val="22"/>
                </w:rPr>
                <w:t>за отчетный период по показателям</w:t>
              </w:r>
              <w:r w:rsidRPr="00EB0E86">
                <w:t>:</w:t>
              </w:r>
            </w:ins>
          </w:p>
          <w:p w14:paraId="49C93453" w14:textId="40F7DEA0" w:rsidR="00D45F66" w:rsidRDefault="00D45F66" w:rsidP="0030486E">
            <w:pPr>
              <w:pStyle w:val="GOSTTableListMark1"/>
              <w:rPr>
                <w:ins w:id="1716" w:author="Суслова Оксана Алексеевна" w:date="2026-03-10T15:50:00Z"/>
                <w:rStyle w:val="GOSTTableListMark10"/>
              </w:rPr>
            </w:pPr>
            <w:ins w:id="1717" w:author="Суслова Оксана Алексеевна" w:date="2026-03-10T15:50:00Z">
              <w:r>
                <w:rPr>
                  <w:rStyle w:val="GOSTTableListMark10"/>
                </w:rPr>
                <w:t>ДО_ПБС_2,</w:t>
              </w:r>
            </w:ins>
          </w:p>
          <w:p w14:paraId="46E94272" w14:textId="148922F0" w:rsidR="00D45F66" w:rsidRPr="00A816CA" w:rsidRDefault="00D45F66" w:rsidP="0030486E">
            <w:pPr>
              <w:pStyle w:val="GOSTTableListMark1"/>
              <w:rPr>
                <w:ins w:id="1718" w:author="Суслова Оксана Алексеевна" w:date="2026-03-10T15:50:00Z"/>
                <w:rStyle w:val="GOSTTableListMark10"/>
                <w:rFonts w:eastAsia="Calibri"/>
              </w:rPr>
            </w:pPr>
            <w:ins w:id="1719" w:author="Суслова Оксана Алексеевна" w:date="2026-03-10T15:50:00Z">
              <w:r w:rsidRPr="001342C2">
                <w:rPr>
                  <w:rStyle w:val="GOSTTableListMark10"/>
                </w:rPr>
                <w:t>ДО_ПБС_ВАЛ_</w:t>
              </w:r>
              <w:r>
                <w:rPr>
                  <w:rStyle w:val="GOSTTableListMark10"/>
                </w:rPr>
                <w:t xml:space="preserve">2, </w:t>
              </w:r>
            </w:ins>
          </w:p>
          <w:p w14:paraId="50C365D5" w14:textId="7DA6F7A3" w:rsidR="00D45F66" w:rsidRPr="00746816" w:rsidRDefault="00D45F66" w:rsidP="0030486E">
            <w:pPr>
              <w:pStyle w:val="GOSTTablenorm"/>
              <w:rPr>
                <w:ins w:id="1720" w:author="Суслова Оксана Алексеевна" w:date="2026-03-10T15:38:00Z"/>
                <w:rFonts w:eastAsia="Calibri"/>
              </w:rPr>
            </w:pPr>
            <w:ins w:id="1721" w:author="Суслова Оксана Алексеевна" w:date="2026-03-10T15:50:00Z">
              <w:r>
                <w:rPr>
                  <w:rStyle w:val="GOSTTableListMark10"/>
                </w:rPr>
                <w:t>в которых значение аналитического признака</w:t>
              </w:r>
              <w:r w:rsidRPr="00D24605">
                <w:rPr>
                  <w:rStyle w:val="GOSTTableListMark10"/>
                </w:rPr>
                <w:t xml:space="preserve"> «</w:t>
              </w:r>
              <w:r>
                <w:t>Участник СКП</w:t>
              </w:r>
              <w:r w:rsidRPr="000010F9">
                <w:t xml:space="preserve"> (</w:t>
              </w:r>
              <w:r w:rsidRPr="001342C2">
                <w:t>УБП</w:t>
              </w:r>
              <w:r w:rsidRPr="000010F9">
                <w:t>)</w:t>
              </w:r>
              <w:r>
                <w:t>»</w:t>
              </w:r>
              <w:r w:rsidRPr="00D24605">
                <w:rPr>
                  <w:rStyle w:val="GOSTTableListMark10"/>
                </w:rPr>
                <w:t xml:space="preserve"> (</w:t>
              </w:r>
              <w:r>
                <w:rPr>
                  <w:rStyle w:val="GOSTTableListMark10"/>
                  <w:lang w:val="en-US"/>
                </w:rPr>
                <w:t>ubp</w:t>
              </w:r>
              <w:r w:rsidRPr="00D24605">
                <w:rPr>
                  <w:rStyle w:val="GOSTTableListMark10"/>
                </w:rPr>
                <w:t xml:space="preserve">) </w:t>
              </w:r>
              <w:r>
                <w:rPr>
                  <w:rStyle w:val="GOSTTableListMark10"/>
                </w:rPr>
                <w:t xml:space="preserve">соответствует значению </w:t>
              </w:r>
              <w:r w:rsidRPr="00D24605">
                <w:rPr>
                  <w:rStyle w:val="GOSTTableListMark10"/>
                </w:rPr>
                <w:t>«</w:t>
              </w:r>
              <w:r w:rsidRPr="001342C2">
                <w:t>АВАНС</w:t>
              </w:r>
              <w:r w:rsidRPr="00D24605">
                <w:rPr>
                  <w:rStyle w:val="GOSTTableListMark10"/>
                </w:rPr>
                <w:t>»</w:t>
              </w:r>
            </w:ins>
          </w:p>
        </w:tc>
        <w:tc>
          <w:tcPr>
            <w:tcW w:w="254" w:type="pct"/>
          </w:tcPr>
          <w:p w14:paraId="73268BB8" w14:textId="72D69556" w:rsidR="00D45F66" w:rsidRPr="00CE3883" w:rsidRDefault="00D45F66" w:rsidP="0030486E">
            <w:pPr>
              <w:pStyle w:val="GOSTTablenorm"/>
              <w:rPr>
                <w:ins w:id="1722" w:author="Суслова Оксана Алексеевна" w:date="2026-03-10T15:38:00Z"/>
                <w:szCs w:val="22"/>
              </w:rPr>
            </w:pPr>
            <w:ins w:id="1723" w:author="Суслова Оксана Алексеевна" w:date="2026-03-10T15:40:00Z">
              <w:r w:rsidRPr="00CE3883">
                <w:rPr>
                  <w:szCs w:val="22"/>
                </w:rPr>
                <w:t>СПС</w:t>
              </w:r>
            </w:ins>
          </w:p>
        </w:tc>
        <w:tc>
          <w:tcPr>
            <w:tcW w:w="213" w:type="pct"/>
          </w:tcPr>
          <w:p w14:paraId="28CB0EE7" w14:textId="2D2C0040" w:rsidR="00D45F66" w:rsidRDefault="00D45F66" w:rsidP="0030486E">
            <w:pPr>
              <w:pStyle w:val="GOSTTablenorm"/>
              <w:rPr>
                <w:ins w:id="1724" w:author="Суслова Оксана Алексеевна" w:date="2026-03-10T15:38:00Z"/>
              </w:rPr>
            </w:pPr>
            <w:ins w:id="1725" w:author="Суслова Оксана Алексеевна" w:date="2026-03-10T15:40:00Z">
              <w:r>
                <w:t>-</w:t>
              </w:r>
            </w:ins>
          </w:p>
        </w:tc>
        <w:tc>
          <w:tcPr>
            <w:tcW w:w="256" w:type="pct"/>
          </w:tcPr>
          <w:p w14:paraId="11076D8B" w14:textId="0C126268" w:rsidR="00D45F66" w:rsidRDefault="00D45F66" w:rsidP="0030486E">
            <w:pPr>
              <w:pStyle w:val="GOSTTablenorm"/>
              <w:rPr>
                <w:ins w:id="1726" w:author="Суслова Оксана Алексеевна" w:date="2026-03-10T15:38:00Z"/>
              </w:rPr>
            </w:pPr>
            <w:ins w:id="1727" w:author="Суслова Оксана Алексеевна" w:date="2026-03-10T15:40:00Z">
              <w:r>
                <w:t>-</w:t>
              </w:r>
            </w:ins>
          </w:p>
        </w:tc>
        <w:tc>
          <w:tcPr>
            <w:tcW w:w="213" w:type="pct"/>
          </w:tcPr>
          <w:p w14:paraId="650214C2" w14:textId="3855EA60" w:rsidR="00D45F66" w:rsidRDefault="00D45F66" w:rsidP="0030486E">
            <w:pPr>
              <w:pStyle w:val="GOSTTablenorm"/>
              <w:rPr>
                <w:ins w:id="1728" w:author="Суслова Оксана Алексеевна" w:date="2026-03-10T15:38:00Z"/>
                <w:szCs w:val="22"/>
              </w:rPr>
            </w:pPr>
            <w:ins w:id="1729" w:author="Суслова Оксана Алексеевна" w:date="2026-03-10T15:40:00Z">
              <w:r>
                <w:rPr>
                  <w:szCs w:val="22"/>
                </w:rPr>
                <w:t>+</w:t>
              </w:r>
            </w:ins>
          </w:p>
        </w:tc>
        <w:tc>
          <w:tcPr>
            <w:tcW w:w="213" w:type="pct"/>
          </w:tcPr>
          <w:p w14:paraId="1BE33736" w14:textId="530D405D" w:rsidR="00D45F66" w:rsidRDefault="00D45F66" w:rsidP="0030486E">
            <w:pPr>
              <w:pStyle w:val="GOSTTablenorm"/>
              <w:rPr>
                <w:ins w:id="1730" w:author="Суслова Оксана Алексеевна" w:date="2026-03-10T15:38:00Z"/>
                <w:szCs w:val="22"/>
              </w:rPr>
            </w:pPr>
            <w:ins w:id="1731" w:author="Суслова Оксана Алексеевна" w:date="2026-03-10T15:40:00Z">
              <w:r>
                <w:rPr>
                  <w:szCs w:val="22"/>
                </w:rPr>
                <w:t>-</w:t>
              </w:r>
            </w:ins>
          </w:p>
        </w:tc>
        <w:tc>
          <w:tcPr>
            <w:tcW w:w="213" w:type="pct"/>
          </w:tcPr>
          <w:p w14:paraId="76C9D932" w14:textId="3E6B014F" w:rsidR="00D45F66" w:rsidRDefault="00D45F66" w:rsidP="0030486E">
            <w:pPr>
              <w:pStyle w:val="GOSTTablenorm"/>
              <w:rPr>
                <w:ins w:id="1732" w:author="Суслова Оксана Алексеевна" w:date="2026-03-10T15:38:00Z"/>
                <w:szCs w:val="22"/>
              </w:rPr>
            </w:pPr>
            <w:ins w:id="1733" w:author="Суслова Оксана Алексеевна" w:date="2026-03-10T15:40:00Z">
              <w:r>
                <w:rPr>
                  <w:szCs w:val="22"/>
                </w:rPr>
                <w:t>-</w:t>
              </w:r>
            </w:ins>
          </w:p>
        </w:tc>
        <w:tc>
          <w:tcPr>
            <w:tcW w:w="249" w:type="pct"/>
          </w:tcPr>
          <w:p w14:paraId="389E576A" w14:textId="2A1DFF27" w:rsidR="00D45F66" w:rsidRDefault="00D45F66" w:rsidP="0030486E">
            <w:pPr>
              <w:pStyle w:val="GOSTTablenorm"/>
              <w:rPr>
                <w:ins w:id="1734" w:author="Суслова Оксана Алексеевна" w:date="2026-03-10T15:38:00Z"/>
                <w:szCs w:val="22"/>
              </w:rPr>
            </w:pPr>
            <w:ins w:id="1735" w:author="Суслова Оксана Алексеевна" w:date="2026-03-10T15:40:00Z">
              <w:r>
                <w:rPr>
                  <w:szCs w:val="22"/>
                </w:rPr>
                <w:t>-</w:t>
              </w:r>
            </w:ins>
          </w:p>
        </w:tc>
      </w:tr>
      <w:tr w:rsidR="00D45F66" w:rsidRPr="005E26C1" w14:paraId="2CE54E1E" w14:textId="77777777" w:rsidTr="00D45F66">
        <w:trPr>
          <w:ins w:id="1736" w:author="Суслова Оксана Алексеевна" w:date="2026-03-10T15:38:00Z"/>
        </w:trPr>
        <w:tc>
          <w:tcPr>
            <w:tcW w:w="125" w:type="pct"/>
          </w:tcPr>
          <w:p w14:paraId="3E0C4107" w14:textId="77777777" w:rsidR="00D45F66" w:rsidRPr="008E560B" w:rsidRDefault="00D45F66" w:rsidP="0030486E">
            <w:pPr>
              <w:pStyle w:val="GOSTTableNum"/>
              <w:rPr>
                <w:ins w:id="1737" w:author="Суслова Оксана Алексеевна" w:date="2026-03-10T15:38:00Z"/>
              </w:rPr>
            </w:pPr>
          </w:p>
        </w:tc>
        <w:tc>
          <w:tcPr>
            <w:tcW w:w="596" w:type="pct"/>
          </w:tcPr>
          <w:p w14:paraId="77278D1F" w14:textId="276F954B" w:rsidR="00D45F66" w:rsidRPr="008F6796" w:rsidRDefault="00D45F66" w:rsidP="0030486E">
            <w:pPr>
              <w:pStyle w:val="GOSTTablenorm"/>
              <w:rPr>
                <w:ins w:id="1738" w:author="Суслова Оксана Алексеевна" w:date="2026-03-10T15:38:00Z"/>
              </w:rPr>
            </w:pPr>
            <w:ins w:id="1739" w:author="Суслова Оксана Алексеевна" w:date="2026-03-10T15:39:00Z">
              <w:r w:rsidRPr="00BE1BEB">
                <w:t xml:space="preserve">Принято авансовых ДО на второй </w:t>
              </w:r>
              <w:r w:rsidRPr="00BE1BEB">
                <w:lastRenderedPageBreak/>
                <w:t>год планового периода</w:t>
              </w:r>
            </w:ins>
          </w:p>
        </w:tc>
        <w:tc>
          <w:tcPr>
            <w:tcW w:w="279" w:type="pct"/>
          </w:tcPr>
          <w:p w14:paraId="6739226C" w14:textId="3EDA57B8" w:rsidR="00D45F66" w:rsidRPr="00964097" w:rsidRDefault="00C303B1" w:rsidP="0030486E">
            <w:pPr>
              <w:pStyle w:val="GOSTTablenorm"/>
              <w:rPr>
                <w:szCs w:val="22"/>
              </w:rPr>
            </w:pPr>
            <w:ins w:id="1740" w:author="Краснова Наталья EXP-332161" w:date="2026-03-19T17:59:00Z">
              <w:r>
                <w:rPr>
                  <w:szCs w:val="22"/>
                </w:rPr>
                <w:lastRenderedPageBreak/>
                <w:t>ОТР</w:t>
              </w:r>
            </w:ins>
          </w:p>
        </w:tc>
        <w:tc>
          <w:tcPr>
            <w:tcW w:w="279" w:type="pct"/>
          </w:tcPr>
          <w:p w14:paraId="435DC776" w14:textId="64929A5F" w:rsidR="00D45F66" w:rsidRPr="00964097" w:rsidRDefault="00D45F66" w:rsidP="0030486E">
            <w:pPr>
              <w:pStyle w:val="GOSTTablenorm"/>
              <w:rPr>
                <w:ins w:id="1741" w:author="Суслова Оксана Алексеевна" w:date="2026-03-10T15:38:00Z"/>
                <w:szCs w:val="22"/>
              </w:rPr>
            </w:pPr>
            <w:ins w:id="1742" w:author="Суслова Оксана Алексеевна" w:date="2026-03-10T15:41:00Z">
              <w:r w:rsidRPr="00964097">
                <w:rPr>
                  <w:szCs w:val="22"/>
                </w:rPr>
                <w:t>-</w:t>
              </w:r>
            </w:ins>
          </w:p>
        </w:tc>
        <w:tc>
          <w:tcPr>
            <w:tcW w:w="361" w:type="pct"/>
          </w:tcPr>
          <w:p w14:paraId="7FB9D49A" w14:textId="03FA4C08" w:rsidR="00D45F66" w:rsidRPr="00964097" w:rsidRDefault="00D45F66" w:rsidP="0030486E">
            <w:pPr>
              <w:pStyle w:val="GOSTTablenorm"/>
              <w:rPr>
                <w:ins w:id="1743" w:author="Суслова Оксана Алексеевна" w:date="2026-03-10T15:38:00Z"/>
                <w:szCs w:val="22"/>
              </w:rPr>
            </w:pPr>
            <w:ins w:id="1744" w:author="Суслова Оксана Алексеевна" w:date="2026-03-10T15:41:00Z">
              <w:r w:rsidRPr="00964097">
                <w:rPr>
                  <w:szCs w:val="22"/>
                </w:rPr>
                <w:t>-</w:t>
              </w:r>
            </w:ins>
          </w:p>
        </w:tc>
        <w:tc>
          <w:tcPr>
            <w:tcW w:w="341" w:type="pct"/>
          </w:tcPr>
          <w:p w14:paraId="171E16E0" w14:textId="48D551E7" w:rsidR="00D45F66" w:rsidRPr="00F95315" w:rsidRDefault="00D45F66" w:rsidP="0030486E">
            <w:pPr>
              <w:pStyle w:val="GOSTTablenorm"/>
              <w:rPr>
                <w:ins w:id="1745" w:author="Суслова Оксана Алексеевна" w:date="2026-03-10T15:38:00Z"/>
              </w:rPr>
            </w:pPr>
            <w:ins w:id="1746" w:author="Суслова Оксана Алексеевна" w:date="2026-03-10T15:44:00Z">
              <w:r>
                <w:rPr>
                  <w:lang w:val="en-US"/>
                </w:rPr>
                <w:t>PA_PBS</w:t>
              </w:r>
              <w:r>
                <w:t>:</w:t>
              </w:r>
            </w:ins>
            <w:ins w:id="1747" w:author="Суслова Оксана Алексеевна" w:date="2026-03-10T15:45:00Z">
              <w:r>
                <w:t xml:space="preserve"> </w:t>
              </w:r>
            </w:ins>
            <w:ins w:id="1748" w:author="Суслова Оксана Алексеевна" w:date="2026-03-10T15:44:00Z">
              <w:r>
                <w:t>341</w:t>
              </w:r>
            </w:ins>
          </w:p>
        </w:tc>
        <w:tc>
          <w:tcPr>
            <w:tcW w:w="301" w:type="pct"/>
          </w:tcPr>
          <w:p w14:paraId="78605DD2" w14:textId="24F050EF" w:rsidR="00D45F66" w:rsidRPr="00F95315" w:rsidRDefault="00D45F66" w:rsidP="0030486E">
            <w:pPr>
              <w:pStyle w:val="GOSTTablenorm"/>
              <w:rPr>
                <w:ins w:id="1749" w:author="Суслова Оксана Алексеевна" w:date="2026-03-10T15:38:00Z"/>
              </w:rPr>
            </w:pPr>
            <w:ins w:id="1750" w:author="Суслова Оксана Алексеевна" w:date="2026-03-10T16:02:00Z">
              <w:r w:rsidRPr="00A24993">
                <w:rPr>
                  <w:lang w:val="en-US"/>
                </w:rPr>
                <w:t>EXP</w:t>
              </w:r>
              <w:r w:rsidRPr="00A24993">
                <w:t>:</w:t>
              </w:r>
              <w:r>
                <w:t xml:space="preserve"> </w:t>
              </w:r>
            </w:ins>
            <w:ins w:id="1751" w:author="Суслова Оксана Алексеевна" w:date="2026-03-10T16:01:00Z">
              <w:r>
                <w:t>329</w:t>
              </w:r>
            </w:ins>
          </w:p>
        </w:tc>
        <w:tc>
          <w:tcPr>
            <w:tcW w:w="1107" w:type="pct"/>
          </w:tcPr>
          <w:p w14:paraId="68B15465" w14:textId="77777777" w:rsidR="00D45F66" w:rsidRDefault="00D45F66" w:rsidP="0030486E">
            <w:pPr>
              <w:pStyle w:val="GOSTTablenorm"/>
              <w:rPr>
                <w:ins w:id="1752" w:author="Суслова Оксана Алексеевна" w:date="2026-03-10T15:48:00Z"/>
              </w:rPr>
            </w:pPr>
            <w:ins w:id="1753" w:author="Суслова Оксана Алексеевна" w:date="2026-03-10T15:47:00Z">
              <w:r w:rsidRPr="00BF17DD">
                <w:rPr>
                  <w:rFonts w:eastAsia="Calibri"/>
                </w:rPr>
                <w:t xml:space="preserve">Сумма поставленных на учет авансовых </w:t>
              </w:r>
              <w:r w:rsidRPr="00BF17DD">
                <w:t xml:space="preserve">ДО на </w:t>
              </w:r>
              <w:r w:rsidRPr="00BE1BEB">
                <w:t>второй год планового периода</w:t>
              </w:r>
            </w:ins>
            <w:ins w:id="1754" w:author="Суслова Оксана Алексеевна" w:date="2026-03-10T15:48:00Z">
              <w:r>
                <w:t>.</w:t>
              </w:r>
            </w:ins>
          </w:p>
          <w:p w14:paraId="3F60818A" w14:textId="77777777" w:rsidR="00D45F66" w:rsidRDefault="00D45F66" w:rsidP="0030486E">
            <w:pPr>
              <w:pStyle w:val="GOSTTablenorm"/>
              <w:rPr>
                <w:ins w:id="1755" w:author="Суслова Оксана Алексеевна" w:date="2026-03-10T15:50:00Z"/>
                <w:szCs w:val="22"/>
              </w:rPr>
            </w:pPr>
            <w:ins w:id="1756" w:author="Суслова Оксана Алексеевна" w:date="2026-03-10T15:48:00Z">
              <w:r w:rsidRPr="005E26C1">
                <w:rPr>
                  <w:szCs w:val="22"/>
                </w:rPr>
                <w:lastRenderedPageBreak/>
                <w:t>Расчет по сумме в валюте учета (в рублях).</w:t>
              </w:r>
            </w:ins>
          </w:p>
          <w:p w14:paraId="583396E5" w14:textId="77777777" w:rsidR="00D45F66" w:rsidRPr="00EB0E86" w:rsidRDefault="00D45F66" w:rsidP="0030486E">
            <w:pPr>
              <w:pStyle w:val="GOSTTablenorm"/>
              <w:rPr>
                <w:ins w:id="1757" w:author="Суслова Оксана Алексеевна" w:date="2026-03-10T15:50:00Z"/>
              </w:rPr>
            </w:pPr>
            <w:ins w:id="1758" w:author="Суслова Оксана Алексеевна" w:date="2026-03-10T15:50:00Z">
              <w:r>
                <w:t>О</w:t>
              </w:r>
              <w:r w:rsidRPr="00EB0E86">
                <w:t xml:space="preserve">борот по Кт </w:t>
              </w:r>
              <w:r w:rsidRPr="005E26C1">
                <w:rPr>
                  <w:szCs w:val="22"/>
                </w:rPr>
                <w:t>за отчетный период по показателям</w:t>
              </w:r>
              <w:r w:rsidRPr="00EB0E86">
                <w:t>:</w:t>
              </w:r>
            </w:ins>
          </w:p>
          <w:p w14:paraId="4E30BEE9" w14:textId="0CB9A4C7" w:rsidR="00D45F66" w:rsidRDefault="00D45F66" w:rsidP="0030486E">
            <w:pPr>
              <w:pStyle w:val="GOSTTableListMark1"/>
              <w:rPr>
                <w:ins w:id="1759" w:author="Суслова Оксана Алексеевна" w:date="2026-03-10T15:50:00Z"/>
                <w:rStyle w:val="GOSTTableListMark10"/>
              </w:rPr>
            </w:pPr>
            <w:ins w:id="1760" w:author="Суслова Оксана Алексеевна" w:date="2026-03-10T15:50:00Z">
              <w:r>
                <w:rPr>
                  <w:rStyle w:val="GOSTTableListMark10"/>
                </w:rPr>
                <w:t>ДО_ПБС_3,</w:t>
              </w:r>
            </w:ins>
          </w:p>
          <w:p w14:paraId="3F18C3D1" w14:textId="6E343FDA" w:rsidR="00D45F66" w:rsidRPr="00A816CA" w:rsidRDefault="00D45F66" w:rsidP="0030486E">
            <w:pPr>
              <w:pStyle w:val="GOSTTableListMark1"/>
              <w:rPr>
                <w:ins w:id="1761" w:author="Суслова Оксана Алексеевна" w:date="2026-03-10T15:50:00Z"/>
                <w:rStyle w:val="GOSTTableListMark10"/>
                <w:rFonts w:eastAsia="Calibri"/>
              </w:rPr>
            </w:pPr>
            <w:ins w:id="1762" w:author="Суслова Оксана Алексеевна" w:date="2026-03-10T15:50:00Z">
              <w:r w:rsidRPr="001342C2">
                <w:rPr>
                  <w:rStyle w:val="GOSTTableListMark10"/>
                </w:rPr>
                <w:t>ДО_ПБС_ВАЛ_</w:t>
              </w:r>
              <w:r>
                <w:rPr>
                  <w:rStyle w:val="GOSTTableListMark10"/>
                </w:rPr>
                <w:t xml:space="preserve">3, </w:t>
              </w:r>
            </w:ins>
          </w:p>
          <w:p w14:paraId="23FC4850" w14:textId="341CF43B" w:rsidR="00D45F66" w:rsidRPr="00746816" w:rsidRDefault="00D45F66" w:rsidP="0030486E">
            <w:pPr>
              <w:pStyle w:val="GOSTTablenorm"/>
              <w:rPr>
                <w:ins w:id="1763" w:author="Суслова Оксана Алексеевна" w:date="2026-03-10T15:38:00Z"/>
                <w:rFonts w:eastAsia="Calibri"/>
              </w:rPr>
            </w:pPr>
            <w:ins w:id="1764" w:author="Суслова Оксана Алексеевна" w:date="2026-03-10T15:50:00Z">
              <w:r>
                <w:rPr>
                  <w:rStyle w:val="GOSTTableListMark10"/>
                </w:rPr>
                <w:t>в которых значение аналитического признака</w:t>
              </w:r>
              <w:r w:rsidRPr="00D24605">
                <w:rPr>
                  <w:rStyle w:val="GOSTTableListMark10"/>
                </w:rPr>
                <w:t xml:space="preserve"> «</w:t>
              </w:r>
              <w:r>
                <w:t>Участник СКП</w:t>
              </w:r>
              <w:r w:rsidRPr="000010F9">
                <w:t xml:space="preserve"> (</w:t>
              </w:r>
              <w:r w:rsidRPr="001342C2">
                <w:t>УБП</w:t>
              </w:r>
              <w:r w:rsidRPr="000010F9">
                <w:t>)</w:t>
              </w:r>
              <w:r>
                <w:t>»</w:t>
              </w:r>
              <w:r w:rsidRPr="00D24605">
                <w:rPr>
                  <w:rStyle w:val="GOSTTableListMark10"/>
                </w:rPr>
                <w:t xml:space="preserve"> (</w:t>
              </w:r>
              <w:r>
                <w:rPr>
                  <w:rStyle w:val="GOSTTableListMark10"/>
                  <w:lang w:val="en-US"/>
                </w:rPr>
                <w:t>ubp</w:t>
              </w:r>
              <w:r w:rsidRPr="00D24605">
                <w:rPr>
                  <w:rStyle w:val="GOSTTableListMark10"/>
                </w:rPr>
                <w:t xml:space="preserve">) </w:t>
              </w:r>
              <w:r>
                <w:rPr>
                  <w:rStyle w:val="GOSTTableListMark10"/>
                </w:rPr>
                <w:t xml:space="preserve">соответствует значению </w:t>
              </w:r>
              <w:r w:rsidRPr="00D24605">
                <w:rPr>
                  <w:rStyle w:val="GOSTTableListMark10"/>
                </w:rPr>
                <w:t>«</w:t>
              </w:r>
              <w:r w:rsidRPr="001342C2">
                <w:t>АВАНС</w:t>
              </w:r>
              <w:r w:rsidRPr="00D24605">
                <w:rPr>
                  <w:rStyle w:val="GOSTTableListMark10"/>
                </w:rPr>
                <w:t>»</w:t>
              </w:r>
            </w:ins>
          </w:p>
        </w:tc>
        <w:tc>
          <w:tcPr>
            <w:tcW w:w="254" w:type="pct"/>
          </w:tcPr>
          <w:p w14:paraId="206EE4D4" w14:textId="5BD251A2" w:rsidR="00D45F66" w:rsidRPr="00CE3883" w:rsidRDefault="00D45F66" w:rsidP="0030486E">
            <w:pPr>
              <w:pStyle w:val="GOSTTablenorm"/>
              <w:rPr>
                <w:ins w:id="1765" w:author="Суслова Оксана Алексеевна" w:date="2026-03-10T15:38:00Z"/>
                <w:szCs w:val="22"/>
              </w:rPr>
            </w:pPr>
            <w:ins w:id="1766" w:author="Суслова Оксана Алексеевна" w:date="2026-03-10T15:40:00Z">
              <w:r w:rsidRPr="00CE3883">
                <w:rPr>
                  <w:szCs w:val="22"/>
                </w:rPr>
                <w:lastRenderedPageBreak/>
                <w:t>СПС</w:t>
              </w:r>
            </w:ins>
          </w:p>
        </w:tc>
        <w:tc>
          <w:tcPr>
            <w:tcW w:w="213" w:type="pct"/>
          </w:tcPr>
          <w:p w14:paraId="594D6298" w14:textId="2E92A538" w:rsidR="00D45F66" w:rsidRDefault="00D45F66" w:rsidP="0030486E">
            <w:pPr>
              <w:pStyle w:val="GOSTTablenorm"/>
              <w:rPr>
                <w:ins w:id="1767" w:author="Суслова Оксана Алексеевна" w:date="2026-03-10T15:38:00Z"/>
              </w:rPr>
            </w:pPr>
            <w:ins w:id="1768" w:author="Суслова Оксана Алексеевна" w:date="2026-03-10T15:40:00Z">
              <w:r>
                <w:t>-</w:t>
              </w:r>
            </w:ins>
          </w:p>
        </w:tc>
        <w:tc>
          <w:tcPr>
            <w:tcW w:w="256" w:type="pct"/>
          </w:tcPr>
          <w:p w14:paraId="08CC494C" w14:textId="4AD9285D" w:rsidR="00D45F66" w:rsidRDefault="00D45F66" w:rsidP="0030486E">
            <w:pPr>
              <w:pStyle w:val="GOSTTablenorm"/>
              <w:rPr>
                <w:ins w:id="1769" w:author="Суслова Оксана Алексеевна" w:date="2026-03-10T15:38:00Z"/>
              </w:rPr>
            </w:pPr>
            <w:ins w:id="1770" w:author="Суслова Оксана Алексеевна" w:date="2026-03-10T15:40:00Z">
              <w:r>
                <w:t>-</w:t>
              </w:r>
            </w:ins>
          </w:p>
        </w:tc>
        <w:tc>
          <w:tcPr>
            <w:tcW w:w="213" w:type="pct"/>
          </w:tcPr>
          <w:p w14:paraId="2024A78D" w14:textId="07EE5B85" w:rsidR="00D45F66" w:rsidRDefault="00D45F66" w:rsidP="0030486E">
            <w:pPr>
              <w:pStyle w:val="GOSTTablenorm"/>
              <w:rPr>
                <w:ins w:id="1771" w:author="Суслова Оксана Алексеевна" w:date="2026-03-10T15:38:00Z"/>
                <w:szCs w:val="22"/>
              </w:rPr>
            </w:pPr>
            <w:ins w:id="1772" w:author="Суслова Оксана Алексеевна" w:date="2026-03-10T15:40:00Z">
              <w:r>
                <w:rPr>
                  <w:szCs w:val="22"/>
                </w:rPr>
                <w:t>+</w:t>
              </w:r>
            </w:ins>
          </w:p>
        </w:tc>
        <w:tc>
          <w:tcPr>
            <w:tcW w:w="213" w:type="pct"/>
          </w:tcPr>
          <w:p w14:paraId="393C95E1" w14:textId="5E39A7B9" w:rsidR="00D45F66" w:rsidRDefault="00D45F66" w:rsidP="0030486E">
            <w:pPr>
              <w:pStyle w:val="GOSTTablenorm"/>
              <w:rPr>
                <w:ins w:id="1773" w:author="Суслова Оксана Алексеевна" w:date="2026-03-10T15:38:00Z"/>
                <w:szCs w:val="22"/>
              </w:rPr>
            </w:pPr>
            <w:ins w:id="1774" w:author="Суслова Оксана Алексеевна" w:date="2026-03-10T15:40:00Z">
              <w:r>
                <w:rPr>
                  <w:szCs w:val="22"/>
                </w:rPr>
                <w:t>-</w:t>
              </w:r>
            </w:ins>
          </w:p>
        </w:tc>
        <w:tc>
          <w:tcPr>
            <w:tcW w:w="213" w:type="pct"/>
          </w:tcPr>
          <w:p w14:paraId="644EA16B" w14:textId="64E45D10" w:rsidR="00D45F66" w:rsidRDefault="00D45F66" w:rsidP="0030486E">
            <w:pPr>
              <w:pStyle w:val="GOSTTablenorm"/>
              <w:rPr>
                <w:ins w:id="1775" w:author="Суслова Оксана Алексеевна" w:date="2026-03-10T15:38:00Z"/>
                <w:szCs w:val="22"/>
              </w:rPr>
            </w:pPr>
            <w:ins w:id="1776" w:author="Суслова Оксана Алексеевна" w:date="2026-03-10T15:40:00Z">
              <w:r>
                <w:rPr>
                  <w:szCs w:val="22"/>
                </w:rPr>
                <w:t>-</w:t>
              </w:r>
            </w:ins>
          </w:p>
        </w:tc>
        <w:tc>
          <w:tcPr>
            <w:tcW w:w="249" w:type="pct"/>
          </w:tcPr>
          <w:p w14:paraId="3793670E" w14:textId="27D32E7E" w:rsidR="00D45F66" w:rsidRDefault="00D45F66" w:rsidP="0030486E">
            <w:pPr>
              <w:pStyle w:val="GOSTTablenorm"/>
              <w:rPr>
                <w:ins w:id="1777" w:author="Суслова Оксана Алексеевна" w:date="2026-03-10T15:38:00Z"/>
                <w:szCs w:val="22"/>
              </w:rPr>
            </w:pPr>
            <w:ins w:id="1778" w:author="Суслова Оксана Алексеевна" w:date="2026-03-10T15:40:00Z">
              <w:r>
                <w:rPr>
                  <w:szCs w:val="22"/>
                </w:rPr>
                <w:t>-</w:t>
              </w:r>
            </w:ins>
          </w:p>
        </w:tc>
      </w:tr>
      <w:tr w:rsidR="00D45F66" w:rsidRPr="005E26C1" w14:paraId="0FB3C116" w14:textId="77777777" w:rsidTr="00D45F66">
        <w:trPr>
          <w:ins w:id="1779" w:author="Суслова Оксана Алексеевна" w:date="2026-03-10T15:39:00Z"/>
        </w:trPr>
        <w:tc>
          <w:tcPr>
            <w:tcW w:w="125" w:type="pct"/>
          </w:tcPr>
          <w:p w14:paraId="55C683A6" w14:textId="77777777" w:rsidR="00D45F66" w:rsidRPr="008E560B" w:rsidRDefault="00D45F66" w:rsidP="0030486E">
            <w:pPr>
              <w:pStyle w:val="GOSTTableNum"/>
              <w:rPr>
                <w:ins w:id="1780" w:author="Суслова Оксана Алексеевна" w:date="2026-03-10T15:39:00Z"/>
              </w:rPr>
            </w:pPr>
          </w:p>
        </w:tc>
        <w:tc>
          <w:tcPr>
            <w:tcW w:w="596" w:type="pct"/>
          </w:tcPr>
          <w:p w14:paraId="3BB56141" w14:textId="7EBF18B0" w:rsidR="00D45F66" w:rsidRPr="008F6796" w:rsidRDefault="00D45F66" w:rsidP="0030486E">
            <w:pPr>
              <w:pStyle w:val="GOSTTablenorm"/>
              <w:rPr>
                <w:ins w:id="1781" w:author="Суслова Оксана Алексеевна" w:date="2026-03-10T15:39:00Z"/>
              </w:rPr>
            </w:pPr>
            <w:ins w:id="1782" w:author="Суслова Оксана Алексеевна" w:date="2026-03-10T15:39:00Z">
              <w:r w:rsidRPr="00BE1BEB">
                <w:t>Принято авансовых ДО на третий год планового периода</w:t>
              </w:r>
            </w:ins>
          </w:p>
        </w:tc>
        <w:tc>
          <w:tcPr>
            <w:tcW w:w="279" w:type="pct"/>
          </w:tcPr>
          <w:p w14:paraId="61A47F7D" w14:textId="43A5BE6F" w:rsidR="00D45F66" w:rsidRPr="00964097" w:rsidRDefault="00C303B1" w:rsidP="0030486E">
            <w:pPr>
              <w:pStyle w:val="GOSTTablenorm"/>
              <w:rPr>
                <w:szCs w:val="22"/>
              </w:rPr>
            </w:pPr>
            <w:ins w:id="1783" w:author="Краснова Наталья EXP-332161" w:date="2026-03-19T17:59:00Z">
              <w:r>
                <w:rPr>
                  <w:szCs w:val="22"/>
                </w:rPr>
                <w:t>ОТР</w:t>
              </w:r>
            </w:ins>
          </w:p>
        </w:tc>
        <w:tc>
          <w:tcPr>
            <w:tcW w:w="279" w:type="pct"/>
          </w:tcPr>
          <w:p w14:paraId="3860CE4F" w14:textId="15EA895D" w:rsidR="00D45F66" w:rsidRPr="00964097" w:rsidRDefault="00D45F66" w:rsidP="0030486E">
            <w:pPr>
              <w:pStyle w:val="GOSTTablenorm"/>
              <w:rPr>
                <w:ins w:id="1784" w:author="Суслова Оксана Алексеевна" w:date="2026-03-10T15:39:00Z"/>
                <w:szCs w:val="22"/>
              </w:rPr>
            </w:pPr>
            <w:ins w:id="1785" w:author="Суслова Оксана Алексеевна" w:date="2026-03-10T15:41:00Z">
              <w:r w:rsidRPr="00964097">
                <w:rPr>
                  <w:szCs w:val="22"/>
                </w:rPr>
                <w:t>-</w:t>
              </w:r>
            </w:ins>
          </w:p>
        </w:tc>
        <w:tc>
          <w:tcPr>
            <w:tcW w:w="361" w:type="pct"/>
          </w:tcPr>
          <w:p w14:paraId="74D7826A" w14:textId="1C977F28" w:rsidR="00D45F66" w:rsidRPr="00964097" w:rsidRDefault="00D45F66" w:rsidP="0030486E">
            <w:pPr>
              <w:pStyle w:val="GOSTTablenorm"/>
              <w:rPr>
                <w:ins w:id="1786" w:author="Суслова Оксана Алексеевна" w:date="2026-03-10T15:39:00Z"/>
                <w:szCs w:val="22"/>
              </w:rPr>
            </w:pPr>
            <w:ins w:id="1787" w:author="Суслова Оксана Алексеевна" w:date="2026-03-10T15:41:00Z">
              <w:r w:rsidRPr="00964097">
                <w:rPr>
                  <w:szCs w:val="22"/>
                </w:rPr>
                <w:t>-</w:t>
              </w:r>
            </w:ins>
          </w:p>
        </w:tc>
        <w:tc>
          <w:tcPr>
            <w:tcW w:w="341" w:type="pct"/>
          </w:tcPr>
          <w:p w14:paraId="0AB314EC" w14:textId="205F474D" w:rsidR="00D45F66" w:rsidRPr="00F95315" w:rsidRDefault="00D45F66" w:rsidP="0030486E">
            <w:pPr>
              <w:pStyle w:val="GOSTTablenorm"/>
              <w:rPr>
                <w:ins w:id="1788" w:author="Суслова Оксана Алексеевна" w:date="2026-03-10T15:39:00Z"/>
              </w:rPr>
            </w:pPr>
            <w:ins w:id="1789" w:author="Суслова Оксана Алексеевна" w:date="2026-03-10T15:44:00Z">
              <w:r>
                <w:rPr>
                  <w:lang w:val="en-US"/>
                </w:rPr>
                <w:t>PA_PBS</w:t>
              </w:r>
              <w:r>
                <w:t>:</w:t>
              </w:r>
            </w:ins>
            <w:ins w:id="1790" w:author="Суслова Оксана Алексеевна" w:date="2026-03-10T15:45:00Z">
              <w:r>
                <w:t xml:space="preserve"> </w:t>
              </w:r>
            </w:ins>
            <w:ins w:id="1791" w:author="Суслова Оксана Алексеевна" w:date="2026-03-10T15:44:00Z">
              <w:r>
                <w:t>342</w:t>
              </w:r>
            </w:ins>
          </w:p>
        </w:tc>
        <w:tc>
          <w:tcPr>
            <w:tcW w:w="301" w:type="pct"/>
          </w:tcPr>
          <w:p w14:paraId="13365151" w14:textId="731C2059" w:rsidR="00D45F66" w:rsidRPr="00F95315" w:rsidRDefault="00D45F66" w:rsidP="0030486E">
            <w:pPr>
              <w:pStyle w:val="GOSTTablenorm"/>
              <w:rPr>
                <w:ins w:id="1792" w:author="Суслова Оксана Алексеевна" w:date="2026-03-10T15:39:00Z"/>
              </w:rPr>
            </w:pPr>
            <w:ins w:id="1793" w:author="Суслова Оксана Алексеевна" w:date="2026-03-10T16:02:00Z">
              <w:r w:rsidRPr="00A24993">
                <w:rPr>
                  <w:lang w:val="en-US"/>
                </w:rPr>
                <w:t>EXP</w:t>
              </w:r>
              <w:r w:rsidRPr="00A24993">
                <w:t>:</w:t>
              </w:r>
              <w:r>
                <w:t xml:space="preserve"> </w:t>
              </w:r>
            </w:ins>
            <w:ins w:id="1794" w:author="Суслова Оксана Алексеевна" w:date="2026-03-10T16:01:00Z">
              <w:r>
                <w:t>330</w:t>
              </w:r>
            </w:ins>
          </w:p>
        </w:tc>
        <w:tc>
          <w:tcPr>
            <w:tcW w:w="1107" w:type="pct"/>
          </w:tcPr>
          <w:p w14:paraId="5B116FAB" w14:textId="77777777" w:rsidR="00D45F66" w:rsidRDefault="00D45F66" w:rsidP="0030486E">
            <w:pPr>
              <w:pStyle w:val="GOSTTablenorm"/>
              <w:rPr>
                <w:ins w:id="1795" w:author="Суслова Оксана Алексеевна" w:date="2026-03-10T15:48:00Z"/>
              </w:rPr>
            </w:pPr>
            <w:ins w:id="1796" w:author="Суслова Оксана Алексеевна" w:date="2026-03-10T15:47:00Z">
              <w:r w:rsidRPr="00D26F44">
                <w:rPr>
                  <w:rFonts w:eastAsia="Calibri"/>
                </w:rPr>
                <w:t xml:space="preserve">Сумма поставленных на учет авансовых </w:t>
              </w:r>
              <w:r w:rsidRPr="00D26F44">
                <w:t xml:space="preserve">ДО на </w:t>
              </w:r>
              <w:r w:rsidRPr="00BE1BEB">
                <w:t>третий год планового периода</w:t>
              </w:r>
            </w:ins>
            <w:ins w:id="1797" w:author="Суслова Оксана Алексеевна" w:date="2026-03-10T15:48:00Z">
              <w:r>
                <w:t>.</w:t>
              </w:r>
            </w:ins>
          </w:p>
          <w:p w14:paraId="22E618B9" w14:textId="77777777" w:rsidR="00D45F66" w:rsidRDefault="00D45F66" w:rsidP="0030486E">
            <w:pPr>
              <w:pStyle w:val="GOSTTablenorm"/>
              <w:rPr>
                <w:ins w:id="1798" w:author="Суслова Оксана Алексеевна" w:date="2026-03-10T15:50:00Z"/>
                <w:szCs w:val="22"/>
              </w:rPr>
            </w:pPr>
            <w:ins w:id="1799" w:author="Суслова Оксана Алексеевна" w:date="2026-03-10T15:48:00Z">
              <w:r w:rsidRPr="005E26C1">
                <w:rPr>
                  <w:szCs w:val="22"/>
                </w:rPr>
                <w:t>Расчет по сумме в валюте учета (в рублях).</w:t>
              </w:r>
            </w:ins>
          </w:p>
          <w:p w14:paraId="3E173345" w14:textId="77777777" w:rsidR="00D45F66" w:rsidRPr="00EB0E86" w:rsidRDefault="00D45F66" w:rsidP="0030486E">
            <w:pPr>
              <w:pStyle w:val="GOSTTablenorm"/>
              <w:rPr>
                <w:ins w:id="1800" w:author="Суслова Оксана Алексеевна" w:date="2026-03-10T15:50:00Z"/>
              </w:rPr>
            </w:pPr>
            <w:ins w:id="1801" w:author="Суслова Оксана Алексеевна" w:date="2026-03-10T15:50:00Z">
              <w:r>
                <w:t>О</w:t>
              </w:r>
              <w:r w:rsidRPr="00EB0E86">
                <w:t xml:space="preserve">борот по Кт </w:t>
              </w:r>
              <w:r w:rsidRPr="005E26C1">
                <w:rPr>
                  <w:szCs w:val="22"/>
                </w:rPr>
                <w:t>за отчетный период по показателям</w:t>
              </w:r>
              <w:r w:rsidRPr="00EB0E86">
                <w:t>:</w:t>
              </w:r>
            </w:ins>
          </w:p>
          <w:p w14:paraId="1B16B3B6" w14:textId="7D974779" w:rsidR="00D45F66" w:rsidRDefault="00D45F66" w:rsidP="0030486E">
            <w:pPr>
              <w:pStyle w:val="GOSTTableListMark1"/>
              <w:rPr>
                <w:ins w:id="1802" w:author="Суслова Оксана Алексеевна" w:date="2026-03-10T15:50:00Z"/>
                <w:rStyle w:val="GOSTTableListMark10"/>
              </w:rPr>
            </w:pPr>
            <w:ins w:id="1803" w:author="Суслова Оксана Алексеевна" w:date="2026-03-10T15:50:00Z">
              <w:r>
                <w:rPr>
                  <w:rStyle w:val="GOSTTableListMark10"/>
                </w:rPr>
                <w:t>ДО_ПБС_4,</w:t>
              </w:r>
            </w:ins>
          </w:p>
          <w:p w14:paraId="50F91832" w14:textId="449BFFE7" w:rsidR="00D45F66" w:rsidRPr="00A816CA" w:rsidRDefault="00D45F66" w:rsidP="0030486E">
            <w:pPr>
              <w:pStyle w:val="GOSTTableListMark1"/>
              <w:rPr>
                <w:ins w:id="1804" w:author="Суслова Оксана Алексеевна" w:date="2026-03-10T15:50:00Z"/>
                <w:rStyle w:val="GOSTTableListMark10"/>
                <w:rFonts w:eastAsia="Calibri"/>
              </w:rPr>
            </w:pPr>
            <w:ins w:id="1805" w:author="Суслова Оксана Алексеевна" w:date="2026-03-10T15:50:00Z">
              <w:r w:rsidRPr="001342C2">
                <w:rPr>
                  <w:rStyle w:val="GOSTTableListMark10"/>
                </w:rPr>
                <w:t>ДО_ПБС_ВАЛ_</w:t>
              </w:r>
              <w:r>
                <w:rPr>
                  <w:rStyle w:val="GOSTTableListMark10"/>
                </w:rPr>
                <w:t xml:space="preserve">4, </w:t>
              </w:r>
            </w:ins>
          </w:p>
          <w:p w14:paraId="25DA5104" w14:textId="7F221026" w:rsidR="00D45F66" w:rsidRPr="004B53B1" w:rsidRDefault="00D45F66" w:rsidP="0030486E">
            <w:pPr>
              <w:pStyle w:val="GOSTTablenorm"/>
              <w:rPr>
                <w:ins w:id="1806" w:author="Суслова Оксана Алексеевна" w:date="2026-03-10T15:39:00Z"/>
                <w:rFonts w:eastAsia="Calibri"/>
                <w:b/>
                <w:bCs/>
              </w:rPr>
            </w:pPr>
            <w:ins w:id="1807" w:author="Суслова Оксана Алексеевна" w:date="2026-03-10T15:50:00Z">
              <w:r>
                <w:rPr>
                  <w:rStyle w:val="GOSTTableListMark10"/>
                </w:rPr>
                <w:lastRenderedPageBreak/>
                <w:t>в которых значение аналитического признака</w:t>
              </w:r>
              <w:r w:rsidRPr="00D24605">
                <w:rPr>
                  <w:rStyle w:val="GOSTTableListMark10"/>
                </w:rPr>
                <w:t xml:space="preserve"> «</w:t>
              </w:r>
              <w:r>
                <w:t>Участник СКП</w:t>
              </w:r>
              <w:r w:rsidRPr="000010F9">
                <w:t xml:space="preserve"> (</w:t>
              </w:r>
              <w:r w:rsidRPr="001342C2">
                <w:t>УБП</w:t>
              </w:r>
              <w:r w:rsidRPr="000010F9">
                <w:t>)</w:t>
              </w:r>
              <w:r>
                <w:t>»</w:t>
              </w:r>
              <w:r w:rsidRPr="00D24605">
                <w:rPr>
                  <w:rStyle w:val="GOSTTableListMark10"/>
                </w:rPr>
                <w:t xml:space="preserve"> (</w:t>
              </w:r>
              <w:r>
                <w:rPr>
                  <w:rStyle w:val="GOSTTableListMark10"/>
                  <w:lang w:val="en-US"/>
                </w:rPr>
                <w:t>ubp</w:t>
              </w:r>
              <w:r w:rsidRPr="00D24605">
                <w:rPr>
                  <w:rStyle w:val="GOSTTableListMark10"/>
                </w:rPr>
                <w:t xml:space="preserve">) </w:t>
              </w:r>
              <w:r>
                <w:rPr>
                  <w:rStyle w:val="GOSTTableListMark10"/>
                </w:rPr>
                <w:t xml:space="preserve">соответствует значению </w:t>
              </w:r>
              <w:r w:rsidRPr="00D24605">
                <w:rPr>
                  <w:rStyle w:val="GOSTTableListMark10"/>
                </w:rPr>
                <w:t>«</w:t>
              </w:r>
              <w:r w:rsidRPr="001342C2">
                <w:t>АВАНС</w:t>
              </w:r>
              <w:r w:rsidRPr="00D24605">
                <w:rPr>
                  <w:rStyle w:val="GOSTTableListMark10"/>
                </w:rPr>
                <w:t>»</w:t>
              </w:r>
            </w:ins>
          </w:p>
        </w:tc>
        <w:tc>
          <w:tcPr>
            <w:tcW w:w="254" w:type="pct"/>
          </w:tcPr>
          <w:p w14:paraId="4362CFF5" w14:textId="6BAB5F07" w:rsidR="00D45F66" w:rsidRPr="00CE3883" w:rsidRDefault="00D45F66" w:rsidP="0030486E">
            <w:pPr>
              <w:pStyle w:val="GOSTTablenorm"/>
              <w:rPr>
                <w:ins w:id="1808" w:author="Суслова Оксана Алексеевна" w:date="2026-03-10T15:39:00Z"/>
                <w:szCs w:val="22"/>
              </w:rPr>
            </w:pPr>
            <w:ins w:id="1809" w:author="Суслова Оксана Алексеевна" w:date="2026-03-10T15:40:00Z">
              <w:r w:rsidRPr="00CE3883">
                <w:rPr>
                  <w:szCs w:val="22"/>
                </w:rPr>
                <w:lastRenderedPageBreak/>
                <w:t>СПС</w:t>
              </w:r>
            </w:ins>
          </w:p>
        </w:tc>
        <w:tc>
          <w:tcPr>
            <w:tcW w:w="213" w:type="pct"/>
          </w:tcPr>
          <w:p w14:paraId="40D0CB1C" w14:textId="286985C8" w:rsidR="00D45F66" w:rsidRDefault="00D45F66" w:rsidP="0030486E">
            <w:pPr>
              <w:pStyle w:val="GOSTTablenorm"/>
              <w:rPr>
                <w:ins w:id="1810" w:author="Суслова Оксана Алексеевна" w:date="2026-03-10T15:39:00Z"/>
              </w:rPr>
            </w:pPr>
            <w:ins w:id="1811" w:author="Суслова Оксана Алексеевна" w:date="2026-03-10T15:40:00Z">
              <w:r>
                <w:t>-</w:t>
              </w:r>
            </w:ins>
          </w:p>
        </w:tc>
        <w:tc>
          <w:tcPr>
            <w:tcW w:w="256" w:type="pct"/>
          </w:tcPr>
          <w:p w14:paraId="250CDA99" w14:textId="733E1568" w:rsidR="00D45F66" w:rsidRDefault="00D45F66" w:rsidP="0030486E">
            <w:pPr>
              <w:pStyle w:val="GOSTTablenorm"/>
              <w:rPr>
                <w:ins w:id="1812" w:author="Суслова Оксана Алексеевна" w:date="2026-03-10T15:39:00Z"/>
              </w:rPr>
            </w:pPr>
            <w:ins w:id="1813" w:author="Суслова Оксана Алексеевна" w:date="2026-03-10T15:40:00Z">
              <w:r>
                <w:t>-</w:t>
              </w:r>
            </w:ins>
          </w:p>
        </w:tc>
        <w:tc>
          <w:tcPr>
            <w:tcW w:w="213" w:type="pct"/>
          </w:tcPr>
          <w:p w14:paraId="792AE8DC" w14:textId="2FC82920" w:rsidR="00D45F66" w:rsidRDefault="00D45F66" w:rsidP="0030486E">
            <w:pPr>
              <w:pStyle w:val="GOSTTablenorm"/>
              <w:rPr>
                <w:ins w:id="1814" w:author="Суслова Оксана Алексеевна" w:date="2026-03-10T15:39:00Z"/>
                <w:szCs w:val="22"/>
              </w:rPr>
            </w:pPr>
            <w:ins w:id="1815" w:author="Суслова Оксана Алексеевна" w:date="2026-03-10T15:40:00Z">
              <w:r>
                <w:rPr>
                  <w:szCs w:val="22"/>
                </w:rPr>
                <w:t>+</w:t>
              </w:r>
            </w:ins>
          </w:p>
        </w:tc>
        <w:tc>
          <w:tcPr>
            <w:tcW w:w="213" w:type="pct"/>
          </w:tcPr>
          <w:p w14:paraId="7E34327C" w14:textId="2CDE6B4C" w:rsidR="00D45F66" w:rsidRDefault="00D45F66" w:rsidP="0030486E">
            <w:pPr>
              <w:pStyle w:val="GOSTTablenorm"/>
              <w:rPr>
                <w:ins w:id="1816" w:author="Суслова Оксана Алексеевна" w:date="2026-03-10T15:39:00Z"/>
                <w:szCs w:val="22"/>
              </w:rPr>
            </w:pPr>
            <w:ins w:id="1817" w:author="Суслова Оксана Алексеевна" w:date="2026-03-10T15:40:00Z">
              <w:r>
                <w:rPr>
                  <w:szCs w:val="22"/>
                </w:rPr>
                <w:t>-</w:t>
              </w:r>
            </w:ins>
          </w:p>
        </w:tc>
        <w:tc>
          <w:tcPr>
            <w:tcW w:w="213" w:type="pct"/>
          </w:tcPr>
          <w:p w14:paraId="3381B4E9" w14:textId="6BC6FEB3" w:rsidR="00D45F66" w:rsidRDefault="00D45F66" w:rsidP="0030486E">
            <w:pPr>
              <w:pStyle w:val="GOSTTablenorm"/>
              <w:rPr>
                <w:ins w:id="1818" w:author="Суслова Оксана Алексеевна" w:date="2026-03-10T15:39:00Z"/>
                <w:szCs w:val="22"/>
              </w:rPr>
            </w:pPr>
            <w:ins w:id="1819" w:author="Суслова Оксана Алексеевна" w:date="2026-03-10T15:40:00Z">
              <w:r>
                <w:rPr>
                  <w:szCs w:val="22"/>
                </w:rPr>
                <w:t>-</w:t>
              </w:r>
            </w:ins>
          </w:p>
        </w:tc>
        <w:tc>
          <w:tcPr>
            <w:tcW w:w="249" w:type="pct"/>
          </w:tcPr>
          <w:p w14:paraId="12061DD9" w14:textId="4C260CCB" w:rsidR="00D45F66" w:rsidRDefault="00D45F66" w:rsidP="0030486E">
            <w:pPr>
              <w:pStyle w:val="GOSTTablenorm"/>
              <w:rPr>
                <w:ins w:id="1820" w:author="Суслова Оксана Алексеевна" w:date="2026-03-10T15:39:00Z"/>
                <w:szCs w:val="22"/>
              </w:rPr>
            </w:pPr>
            <w:ins w:id="1821" w:author="Суслова Оксана Алексеевна" w:date="2026-03-10T15:40:00Z">
              <w:r>
                <w:rPr>
                  <w:szCs w:val="22"/>
                </w:rPr>
                <w:t>-</w:t>
              </w:r>
            </w:ins>
          </w:p>
        </w:tc>
      </w:tr>
      <w:tr w:rsidR="00D45F66" w:rsidRPr="005E26C1" w14:paraId="56542522" w14:textId="77777777" w:rsidTr="00D45F66">
        <w:trPr>
          <w:ins w:id="1822" w:author="Суслова Оксана Алексеевна" w:date="2026-03-10T15:38:00Z"/>
        </w:trPr>
        <w:tc>
          <w:tcPr>
            <w:tcW w:w="125" w:type="pct"/>
          </w:tcPr>
          <w:p w14:paraId="5FABBF7F" w14:textId="77777777" w:rsidR="00D45F66" w:rsidRPr="008E560B" w:rsidRDefault="00D45F66" w:rsidP="0030486E">
            <w:pPr>
              <w:pStyle w:val="GOSTTableNum"/>
              <w:rPr>
                <w:ins w:id="1823" w:author="Суслова Оксана Алексеевна" w:date="2026-03-10T15:38:00Z"/>
              </w:rPr>
            </w:pPr>
          </w:p>
        </w:tc>
        <w:tc>
          <w:tcPr>
            <w:tcW w:w="596" w:type="pct"/>
          </w:tcPr>
          <w:p w14:paraId="5ADE614C" w14:textId="04230BDB" w:rsidR="00D45F66" w:rsidRPr="008F6796" w:rsidRDefault="00D45F66" w:rsidP="0030486E">
            <w:pPr>
              <w:pStyle w:val="GOSTTablenorm"/>
              <w:rPr>
                <w:ins w:id="1824" w:author="Суслова Оксана Алексеевна" w:date="2026-03-10T15:38:00Z"/>
              </w:rPr>
            </w:pPr>
            <w:ins w:id="1825" w:author="Суслова Оксана Алексеевна" w:date="2026-03-10T15:39:00Z">
              <w:r w:rsidRPr="00BE1BEB">
                <w:t xml:space="preserve">Принято авансовых ДО на </w:t>
              </w:r>
              <w:r w:rsidRPr="00656013">
                <w:t>последующие</w:t>
              </w:r>
              <w:r w:rsidRPr="00BE1BEB">
                <w:t xml:space="preserve"> годы за пределами плановых</w:t>
              </w:r>
            </w:ins>
          </w:p>
        </w:tc>
        <w:tc>
          <w:tcPr>
            <w:tcW w:w="279" w:type="pct"/>
          </w:tcPr>
          <w:p w14:paraId="03251A97" w14:textId="1A360C35" w:rsidR="00D45F66" w:rsidRPr="00964097" w:rsidRDefault="00C303B1" w:rsidP="0030486E">
            <w:pPr>
              <w:pStyle w:val="GOSTTablenorm"/>
              <w:rPr>
                <w:szCs w:val="22"/>
              </w:rPr>
            </w:pPr>
            <w:ins w:id="1826" w:author="Краснова Наталья EXP-332161" w:date="2026-03-19T17:59:00Z">
              <w:r>
                <w:rPr>
                  <w:szCs w:val="22"/>
                </w:rPr>
                <w:t>ОТР</w:t>
              </w:r>
            </w:ins>
          </w:p>
        </w:tc>
        <w:tc>
          <w:tcPr>
            <w:tcW w:w="279" w:type="pct"/>
          </w:tcPr>
          <w:p w14:paraId="20478B9C" w14:textId="7EBBBBEB" w:rsidR="00D45F66" w:rsidRPr="00964097" w:rsidRDefault="00D45F66" w:rsidP="0030486E">
            <w:pPr>
              <w:pStyle w:val="GOSTTablenorm"/>
              <w:rPr>
                <w:ins w:id="1827" w:author="Суслова Оксана Алексеевна" w:date="2026-03-10T15:38:00Z"/>
                <w:szCs w:val="22"/>
              </w:rPr>
            </w:pPr>
            <w:ins w:id="1828" w:author="Суслова Оксана Алексеевна" w:date="2026-03-10T15:41:00Z">
              <w:r w:rsidRPr="00964097">
                <w:rPr>
                  <w:szCs w:val="22"/>
                </w:rPr>
                <w:t>-</w:t>
              </w:r>
            </w:ins>
          </w:p>
        </w:tc>
        <w:tc>
          <w:tcPr>
            <w:tcW w:w="361" w:type="pct"/>
          </w:tcPr>
          <w:p w14:paraId="73C3A1D5" w14:textId="452FF16E" w:rsidR="00D45F66" w:rsidRPr="00964097" w:rsidRDefault="00D45F66" w:rsidP="0030486E">
            <w:pPr>
              <w:pStyle w:val="GOSTTablenorm"/>
              <w:rPr>
                <w:ins w:id="1829" w:author="Суслова Оксана Алексеевна" w:date="2026-03-10T15:38:00Z"/>
                <w:szCs w:val="22"/>
              </w:rPr>
            </w:pPr>
            <w:ins w:id="1830" w:author="Суслова Оксана Алексеевна" w:date="2026-03-10T15:41:00Z">
              <w:r w:rsidRPr="00964097">
                <w:rPr>
                  <w:szCs w:val="22"/>
                </w:rPr>
                <w:t>-</w:t>
              </w:r>
            </w:ins>
          </w:p>
        </w:tc>
        <w:tc>
          <w:tcPr>
            <w:tcW w:w="341" w:type="pct"/>
          </w:tcPr>
          <w:p w14:paraId="33245121" w14:textId="53730885" w:rsidR="00D45F66" w:rsidRPr="00F95315" w:rsidRDefault="00D45F66" w:rsidP="0030486E">
            <w:pPr>
              <w:pStyle w:val="GOSTTablenorm"/>
              <w:rPr>
                <w:ins w:id="1831" w:author="Суслова Оксана Алексеевна" w:date="2026-03-10T15:38:00Z"/>
              </w:rPr>
            </w:pPr>
            <w:ins w:id="1832" w:author="Суслова Оксана Алексеевна" w:date="2026-03-10T15:45:00Z">
              <w:r>
                <w:rPr>
                  <w:lang w:val="en-US"/>
                </w:rPr>
                <w:t>PA_PBS</w:t>
              </w:r>
              <w:r>
                <w:t xml:space="preserve">: </w:t>
              </w:r>
            </w:ins>
            <w:ins w:id="1833" w:author="Суслова Оксана Алексеевна" w:date="2026-03-10T15:44:00Z">
              <w:r>
                <w:t>343</w:t>
              </w:r>
            </w:ins>
          </w:p>
        </w:tc>
        <w:tc>
          <w:tcPr>
            <w:tcW w:w="301" w:type="pct"/>
          </w:tcPr>
          <w:p w14:paraId="1349366F" w14:textId="501DCEAC" w:rsidR="00D45F66" w:rsidRPr="00F95315" w:rsidRDefault="00D45F66" w:rsidP="0030486E">
            <w:pPr>
              <w:pStyle w:val="GOSTTablenorm"/>
              <w:rPr>
                <w:ins w:id="1834" w:author="Суслова Оксана Алексеевна" w:date="2026-03-10T15:38:00Z"/>
              </w:rPr>
            </w:pPr>
            <w:ins w:id="1835" w:author="Суслова Оксана Алексеевна" w:date="2026-03-10T16:02:00Z">
              <w:r w:rsidRPr="00A24993">
                <w:rPr>
                  <w:lang w:val="en-US"/>
                </w:rPr>
                <w:t>EXP</w:t>
              </w:r>
              <w:r w:rsidRPr="00A24993">
                <w:t>:</w:t>
              </w:r>
              <w:r>
                <w:t xml:space="preserve"> </w:t>
              </w:r>
            </w:ins>
            <w:ins w:id="1836" w:author="Суслова Оксана Алексеевна" w:date="2026-03-10T16:01:00Z">
              <w:r>
                <w:t>331</w:t>
              </w:r>
            </w:ins>
          </w:p>
        </w:tc>
        <w:tc>
          <w:tcPr>
            <w:tcW w:w="1107" w:type="pct"/>
          </w:tcPr>
          <w:p w14:paraId="011C3672" w14:textId="77777777" w:rsidR="00D45F66" w:rsidRDefault="00D45F66" w:rsidP="0030486E">
            <w:pPr>
              <w:pStyle w:val="GOSTTablenorm"/>
              <w:rPr>
                <w:ins w:id="1837" w:author="Суслова Оксана Алексеевна" w:date="2026-03-10T15:48:00Z"/>
              </w:rPr>
            </w:pPr>
            <w:ins w:id="1838" w:author="Суслова Оксана Алексеевна" w:date="2026-03-10T15:47:00Z">
              <w:r w:rsidRPr="00D26F44">
                <w:rPr>
                  <w:rFonts w:eastAsia="Calibri"/>
                </w:rPr>
                <w:t xml:space="preserve">Сумма поставленных на учет авансовых </w:t>
              </w:r>
              <w:r w:rsidRPr="00D26F44">
                <w:t xml:space="preserve">ДО на </w:t>
              </w:r>
              <w:r w:rsidRPr="00656013">
                <w:t>последующие</w:t>
              </w:r>
              <w:r w:rsidRPr="00BE1BEB">
                <w:t xml:space="preserve"> годы за пределами плановых</w:t>
              </w:r>
            </w:ins>
            <w:ins w:id="1839" w:author="Суслова Оксана Алексеевна" w:date="2026-03-10T15:48:00Z">
              <w:r>
                <w:t>.</w:t>
              </w:r>
            </w:ins>
          </w:p>
          <w:p w14:paraId="2DF84F42" w14:textId="77777777" w:rsidR="00D45F66" w:rsidRDefault="00D45F66" w:rsidP="0030486E">
            <w:pPr>
              <w:pStyle w:val="GOSTTablenorm"/>
              <w:rPr>
                <w:ins w:id="1840" w:author="Суслова Оксана Алексеевна" w:date="2026-03-10T15:50:00Z"/>
                <w:szCs w:val="22"/>
              </w:rPr>
            </w:pPr>
            <w:ins w:id="1841" w:author="Суслова Оксана Алексеевна" w:date="2026-03-10T15:48:00Z">
              <w:r w:rsidRPr="005E26C1">
                <w:rPr>
                  <w:szCs w:val="22"/>
                </w:rPr>
                <w:t>Расчет по сумме в валюте учета (в рублях).</w:t>
              </w:r>
            </w:ins>
          </w:p>
          <w:p w14:paraId="70FAF53B" w14:textId="77777777" w:rsidR="00D45F66" w:rsidRPr="00EB0E86" w:rsidRDefault="00D45F66" w:rsidP="0030486E">
            <w:pPr>
              <w:pStyle w:val="GOSTTablenorm"/>
              <w:rPr>
                <w:ins w:id="1842" w:author="Суслова Оксана Алексеевна" w:date="2026-03-10T15:50:00Z"/>
              </w:rPr>
            </w:pPr>
            <w:ins w:id="1843" w:author="Суслова Оксана Алексеевна" w:date="2026-03-10T15:50:00Z">
              <w:r>
                <w:t>О</w:t>
              </w:r>
              <w:r w:rsidRPr="00EB0E86">
                <w:t xml:space="preserve">борот по Кт </w:t>
              </w:r>
              <w:r w:rsidRPr="005E26C1">
                <w:rPr>
                  <w:szCs w:val="22"/>
                </w:rPr>
                <w:t>за отчетный период по показателям</w:t>
              </w:r>
              <w:r w:rsidRPr="00EB0E86">
                <w:t>:</w:t>
              </w:r>
            </w:ins>
          </w:p>
          <w:p w14:paraId="669ED569" w14:textId="4B37B6CC" w:rsidR="00D45F66" w:rsidRDefault="00D45F66" w:rsidP="0030486E">
            <w:pPr>
              <w:pStyle w:val="GOSTTableListMark1"/>
              <w:rPr>
                <w:ins w:id="1844" w:author="Суслова Оксана Алексеевна" w:date="2026-03-10T15:50:00Z"/>
                <w:rStyle w:val="GOSTTableListMark10"/>
              </w:rPr>
            </w:pPr>
            <w:ins w:id="1845" w:author="Суслова Оксана Алексеевна" w:date="2026-03-10T15:50:00Z">
              <w:r>
                <w:rPr>
                  <w:rStyle w:val="GOSTTableListMark10"/>
                </w:rPr>
                <w:t>ДО_ПБС_</w:t>
              </w:r>
            </w:ins>
            <w:ins w:id="1846" w:author="Суслова Оксана Алексеевна" w:date="2026-03-10T15:51:00Z">
              <w:r>
                <w:rPr>
                  <w:rStyle w:val="GOSTTableListMark10"/>
                </w:rPr>
                <w:t>5</w:t>
              </w:r>
            </w:ins>
            <w:ins w:id="1847" w:author="Суслова Оксана Алексеевна" w:date="2026-03-10T15:50:00Z">
              <w:r>
                <w:rPr>
                  <w:rStyle w:val="GOSTTableListMark10"/>
                </w:rPr>
                <w:t>,</w:t>
              </w:r>
            </w:ins>
          </w:p>
          <w:p w14:paraId="766E1C72" w14:textId="08AC9D2F" w:rsidR="00D45F66" w:rsidRPr="00A816CA" w:rsidRDefault="00D45F66" w:rsidP="0030486E">
            <w:pPr>
              <w:pStyle w:val="GOSTTableListMark1"/>
              <w:rPr>
                <w:ins w:id="1848" w:author="Суслова Оксана Алексеевна" w:date="2026-03-10T15:50:00Z"/>
                <w:rStyle w:val="GOSTTableListMark10"/>
                <w:rFonts w:eastAsia="Calibri"/>
              </w:rPr>
            </w:pPr>
            <w:ins w:id="1849" w:author="Суслова Оксана Алексеевна" w:date="2026-03-10T15:50:00Z">
              <w:r w:rsidRPr="001342C2">
                <w:rPr>
                  <w:rStyle w:val="GOSTTableListMark10"/>
                </w:rPr>
                <w:t>ДО_ПБС_ВАЛ_</w:t>
              </w:r>
            </w:ins>
            <w:ins w:id="1850" w:author="Суслова Оксана Алексеевна" w:date="2026-03-10T15:51:00Z">
              <w:r>
                <w:rPr>
                  <w:rStyle w:val="GOSTTableListMark10"/>
                </w:rPr>
                <w:t>5</w:t>
              </w:r>
            </w:ins>
            <w:ins w:id="1851" w:author="Суслова Оксана Алексеевна" w:date="2026-03-10T15:50:00Z">
              <w:r>
                <w:rPr>
                  <w:rStyle w:val="GOSTTableListMark10"/>
                </w:rPr>
                <w:t xml:space="preserve">, </w:t>
              </w:r>
            </w:ins>
          </w:p>
          <w:p w14:paraId="7AB9F2D3" w14:textId="61FF93F3" w:rsidR="00D45F66" w:rsidRPr="00746816" w:rsidRDefault="00D45F66" w:rsidP="0030486E">
            <w:pPr>
              <w:pStyle w:val="GOSTTablenorm"/>
              <w:rPr>
                <w:ins w:id="1852" w:author="Суслова Оксана Алексеевна" w:date="2026-03-10T15:38:00Z"/>
                <w:rFonts w:eastAsia="Calibri"/>
              </w:rPr>
            </w:pPr>
            <w:ins w:id="1853" w:author="Суслова Оксана Алексеевна" w:date="2026-03-10T15:50:00Z">
              <w:r>
                <w:rPr>
                  <w:rStyle w:val="GOSTTableListMark10"/>
                </w:rPr>
                <w:t>в которых значение аналитического признака</w:t>
              </w:r>
              <w:r w:rsidRPr="00D24605">
                <w:rPr>
                  <w:rStyle w:val="GOSTTableListMark10"/>
                </w:rPr>
                <w:t xml:space="preserve"> «</w:t>
              </w:r>
              <w:r>
                <w:t>Участник СКП</w:t>
              </w:r>
              <w:r w:rsidRPr="000010F9">
                <w:t xml:space="preserve"> (</w:t>
              </w:r>
              <w:r w:rsidRPr="001342C2">
                <w:t>УБП</w:t>
              </w:r>
              <w:r w:rsidRPr="000010F9">
                <w:t>)</w:t>
              </w:r>
              <w:r>
                <w:t>»</w:t>
              </w:r>
              <w:r w:rsidRPr="00D24605">
                <w:rPr>
                  <w:rStyle w:val="GOSTTableListMark10"/>
                </w:rPr>
                <w:t xml:space="preserve"> (</w:t>
              </w:r>
              <w:r>
                <w:rPr>
                  <w:rStyle w:val="GOSTTableListMark10"/>
                  <w:lang w:val="en-US"/>
                </w:rPr>
                <w:t>ubp</w:t>
              </w:r>
              <w:r w:rsidRPr="00D24605">
                <w:rPr>
                  <w:rStyle w:val="GOSTTableListMark10"/>
                </w:rPr>
                <w:t xml:space="preserve">) </w:t>
              </w:r>
              <w:r>
                <w:rPr>
                  <w:rStyle w:val="GOSTTableListMark10"/>
                </w:rPr>
                <w:t xml:space="preserve">соответствует значению </w:t>
              </w:r>
              <w:r w:rsidRPr="00D24605">
                <w:rPr>
                  <w:rStyle w:val="GOSTTableListMark10"/>
                </w:rPr>
                <w:t>«</w:t>
              </w:r>
              <w:r w:rsidRPr="001342C2">
                <w:t>АВАНС</w:t>
              </w:r>
              <w:r w:rsidRPr="00D24605">
                <w:rPr>
                  <w:rStyle w:val="GOSTTableListMark10"/>
                </w:rPr>
                <w:t>»</w:t>
              </w:r>
            </w:ins>
          </w:p>
        </w:tc>
        <w:tc>
          <w:tcPr>
            <w:tcW w:w="254" w:type="pct"/>
          </w:tcPr>
          <w:p w14:paraId="4AA572D3" w14:textId="6AC593A5" w:rsidR="00D45F66" w:rsidRPr="00CE3883" w:rsidRDefault="00D45F66" w:rsidP="0030486E">
            <w:pPr>
              <w:pStyle w:val="GOSTTablenorm"/>
              <w:rPr>
                <w:ins w:id="1854" w:author="Суслова Оксана Алексеевна" w:date="2026-03-10T15:38:00Z"/>
                <w:szCs w:val="22"/>
              </w:rPr>
            </w:pPr>
            <w:ins w:id="1855" w:author="Суслова Оксана Алексеевна" w:date="2026-03-10T15:40:00Z">
              <w:r w:rsidRPr="00CE3883">
                <w:rPr>
                  <w:szCs w:val="22"/>
                </w:rPr>
                <w:t>СПС</w:t>
              </w:r>
            </w:ins>
          </w:p>
        </w:tc>
        <w:tc>
          <w:tcPr>
            <w:tcW w:w="213" w:type="pct"/>
          </w:tcPr>
          <w:p w14:paraId="4832F154" w14:textId="38BE2138" w:rsidR="00D45F66" w:rsidRDefault="00D45F66" w:rsidP="0030486E">
            <w:pPr>
              <w:pStyle w:val="GOSTTablenorm"/>
              <w:rPr>
                <w:ins w:id="1856" w:author="Суслова Оксана Алексеевна" w:date="2026-03-10T15:38:00Z"/>
              </w:rPr>
            </w:pPr>
            <w:ins w:id="1857" w:author="Суслова Оксана Алексеевна" w:date="2026-03-10T15:40:00Z">
              <w:r>
                <w:t>-</w:t>
              </w:r>
            </w:ins>
          </w:p>
        </w:tc>
        <w:tc>
          <w:tcPr>
            <w:tcW w:w="256" w:type="pct"/>
          </w:tcPr>
          <w:p w14:paraId="6560F3D6" w14:textId="710D39FB" w:rsidR="00D45F66" w:rsidRDefault="00D45F66" w:rsidP="0030486E">
            <w:pPr>
              <w:pStyle w:val="GOSTTablenorm"/>
              <w:rPr>
                <w:ins w:id="1858" w:author="Суслова Оксана Алексеевна" w:date="2026-03-10T15:38:00Z"/>
              </w:rPr>
            </w:pPr>
            <w:ins w:id="1859" w:author="Суслова Оксана Алексеевна" w:date="2026-03-10T15:40:00Z">
              <w:r>
                <w:t>-</w:t>
              </w:r>
            </w:ins>
          </w:p>
        </w:tc>
        <w:tc>
          <w:tcPr>
            <w:tcW w:w="213" w:type="pct"/>
          </w:tcPr>
          <w:p w14:paraId="53774E27" w14:textId="23764DD1" w:rsidR="00D45F66" w:rsidRDefault="00D45F66" w:rsidP="0030486E">
            <w:pPr>
              <w:pStyle w:val="GOSTTablenorm"/>
              <w:rPr>
                <w:ins w:id="1860" w:author="Суслова Оксана Алексеевна" w:date="2026-03-10T15:38:00Z"/>
                <w:szCs w:val="22"/>
              </w:rPr>
            </w:pPr>
            <w:ins w:id="1861" w:author="Суслова Оксана Алексеевна" w:date="2026-03-10T15:40:00Z">
              <w:r>
                <w:rPr>
                  <w:szCs w:val="22"/>
                </w:rPr>
                <w:t>+</w:t>
              </w:r>
            </w:ins>
          </w:p>
        </w:tc>
        <w:tc>
          <w:tcPr>
            <w:tcW w:w="213" w:type="pct"/>
          </w:tcPr>
          <w:p w14:paraId="22FE2036" w14:textId="0C9419AE" w:rsidR="00D45F66" w:rsidRDefault="00D45F66" w:rsidP="0030486E">
            <w:pPr>
              <w:pStyle w:val="GOSTTablenorm"/>
              <w:rPr>
                <w:ins w:id="1862" w:author="Суслова Оксана Алексеевна" w:date="2026-03-10T15:38:00Z"/>
                <w:szCs w:val="22"/>
              </w:rPr>
            </w:pPr>
            <w:ins w:id="1863" w:author="Суслова Оксана Алексеевна" w:date="2026-03-10T15:40:00Z">
              <w:r>
                <w:rPr>
                  <w:szCs w:val="22"/>
                </w:rPr>
                <w:t>-</w:t>
              </w:r>
            </w:ins>
          </w:p>
        </w:tc>
        <w:tc>
          <w:tcPr>
            <w:tcW w:w="213" w:type="pct"/>
          </w:tcPr>
          <w:p w14:paraId="0A267CA1" w14:textId="28A9D804" w:rsidR="00D45F66" w:rsidRDefault="00D45F66" w:rsidP="0030486E">
            <w:pPr>
              <w:pStyle w:val="GOSTTablenorm"/>
              <w:rPr>
                <w:ins w:id="1864" w:author="Суслова Оксана Алексеевна" w:date="2026-03-10T15:38:00Z"/>
                <w:szCs w:val="22"/>
              </w:rPr>
            </w:pPr>
            <w:ins w:id="1865" w:author="Суслова Оксана Алексеевна" w:date="2026-03-10T15:40:00Z">
              <w:r>
                <w:rPr>
                  <w:szCs w:val="22"/>
                </w:rPr>
                <w:t>-</w:t>
              </w:r>
            </w:ins>
          </w:p>
        </w:tc>
        <w:tc>
          <w:tcPr>
            <w:tcW w:w="249" w:type="pct"/>
          </w:tcPr>
          <w:p w14:paraId="0187EB22" w14:textId="16D0E6F3" w:rsidR="00D45F66" w:rsidRDefault="00D45F66" w:rsidP="0030486E">
            <w:pPr>
              <w:pStyle w:val="GOSTTablenorm"/>
              <w:rPr>
                <w:ins w:id="1866" w:author="Суслова Оксана Алексеевна" w:date="2026-03-10T15:38:00Z"/>
                <w:szCs w:val="22"/>
              </w:rPr>
            </w:pPr>
            <w:ins w:id="1867" w:author="Суслова Оксана Алексеевна" w:date="2026-03-10T15:40:00Z">
              <w:r>
                <w:rPr>
                  <w:szCs w:val="22"/>
                </w:rPr>
                <w:t>-</w:t>
              </w:r>
            </w:ins>
          </w:p>
        </w:tc>
      </w:tr>
      <w:tr w:rsidR="00D45F66" w:rsidRPr="005E26C1" w14:paraId="1553C946" w14:textId="77777777" w:rsidTr="00D45F66">
        <w:trPr>
          <w:ins w:id="1868" w:author="Суслова Оксана_EXP-310006" w:date="2025-03-11T15:07:00Z"/>
        </w:trPr>
        <w:tc>
          <w:tcPr>
            <w:tcW w:w="125" w:type="pct"/>
          </w:tcPr>
          <w:p w14:paraId="7AAFE8F1" w14:textId="77777777" w:rsidR="00D45F66" w:rsidRPr="008E560B" w:rsidRDefault="00D45F66" w:rsidP="0030486E">
            <w:pPr>
              <w:pStyle w:val="GOSTTableNum"/>
              <w:rPr>
                <w:ins w:id="1869" w:author="Суслова Оксана_EXP-310006" w:date="2025-03-11T15:07:00Z"/>
              </w:rPr>
            </w:pPr>
          </w:p>
        </w:tc>
        <w:tc>
          <w:tcPr>
            <w:tcW w:w="596" w:type="pct"/>
          </w:tcPr>
          <w:p w14:paraId="498868C0" w14:textId="61C3B2F0" w:rsidR="00D45F66" w:rsidRPr="008E560B" w:rsidRDefault="00D45F66" w:rsidP="0030486E">
            <w:pPr>
              <w:pStyle w:val="GOSTTablenorm"/>
              <w:rPr>
                <w:ins w:id="1870" w:author="Суслова Оксана_EXP-310006" w:date="2025-03-11T15:07:00Z"/>
              </w:rPr>
            </w:pPr>
            <w:ins w:id="1871" w:author="Суслова Оксана_EXP-310006" w:date="2025-03-11T15:38:00Z">
              <w:r w:rsidRPr="008F6796">
                <w:t>Принято неавансовых ДО</w:t>
              </w:r>
            </w:ins>
            <w:ins w:id="1872" w:author="Суслова Оксана Алексеевна" w:date="2026-03-10T15:51:00Z">
              <w:r>
                <w:t xml:space="preserve"> на текущий финансовый год</w:t>
              </w:r>
            </w:ins>
          </w:p>
        </w:tc>
        <w:tc>
          <w:tcPr>
            <w:tcW w:w="279" w:type="pct"/>
          </w:tcPr>
          <w:p w14:paraId="76280EA8" w14:textId="6C963FE3" w:rsidR="00D45F66" w:rsidRPr="00964097" w:rsidRDefault="00C303B1" w:rsidP="0030486E">
            <w:pPr>
              <w:pStyle w:val="GOSTTablenorm"/>
              <w:rPr>
                <w:szCs w:val="22"/>
              </w:rPr>
            </w:pPr>
            <w:ins w:id="1873" w:author="Краснова Наталья EXP-332161" w:date="2026-03-19T17:59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112769B1" w14:textId="4179BBD7" w:rsidR="00D45F66" w:rsidRPr="00FD25D9" w:rsidRDefault="00D45F66" w:rsidP="0030486E">
            <w:pPr>
              <w:pStyle w:val="GOSTTablenorm"/>
              <w:rPr>
                <w:ins w:id="1874" w:author="Суслова Оксана_EXP-310006" w:date="2025-03-11T15:07:00Z"/>
                <w:szCs w:val="22"/>
              </w:rPr>
            </w:pPr>
            <w:ins w:id="1875" w:author="Суслова Оксана_EXP-310006" w:date="2025-03-11T15:39:00Z">
              <w:r w:rsidRPr="00964097">
                <w:rPr>
                  <w:szCs w:val="22"/>
                </w:rPr>
                <w:t>-</w:t>
              </w:r>
            </w:ins>
          </w:p>
        </w:tc>
        <w:tc>
          <w:tcPr>
            <w:tcW w:w="361" w:type="pct"/>
          </w:tcPr>
          <w:p w14:paraId="300E59E8" w14:textId="6A9C4F09" w:rsidR="00D45F66" w:rsidRPr="00F663DE" w:rsidRDefault="00D45F66" w:rsidP="0030486E">
            <w:pPr>
              <w:pStyle w:val="GOSTTablenorm"/>
              <w:rPr>
                <w:ins w:id="1876" w:author="Суслова Оксана_EXP-310006" w:date="2025-03-11T15:07:00Z"/>
              </w:rPr>
            </w:pPr>
            <w:ins w:id="1877" w:author="Суслова Оксана_EXP-310004" w:date="2025-03-13T16:56:00Z">
              <w:r w:rsidRPr="00964097">
                <w:rPr>
                  <w:szCs w:val="22"/>
                </w:rPr>
                <w:t>-</w:t>
              </w:r>
            </w:ins>
          </w:p>
        </w:tc>
        <w:tc>
          <w:tcPr>
            <w:tcW w:w="341" w:type="pct"/>
          </w:tcPr>
          <w:p w14:paraId="319BF25F" w14:textId="6441FAE4" w:rsidR="00D45F66" w:rsidRDefault="00D45F66" w:rsidP="0030486E">
            <w:pPr>
              <w:pStyle w:val="GOSTTablenorm"/>
              <w:rPr>
                <w:ins w:id="1878" w:author="Суслова Оксана_EXP-310006" w:date="2025-03-11T15:07:00Z"/>
              </w:rPr>
            </w:pPr>
            <w:ins w:id="1879" w:author="Сказецкая Наталья Камилевна" w:date="2025-04-02T18:50:00Z">
              <w:r>
                <w:rPr>
                  <w:lang w:val="en-US"/>
                </w:rPr>
                <w:t>PA_PBS</w:t>
              </w:r>
              <w:r>
                <w:t>:</w:t>
              </w:r>
              <w:r>
                <w:rPr>
                  <w:lang w:val="en-US"/>
                </w:rPr>
                <w:t xml:space="preserve"> </w:t>
              </w:r>
            </w:ins>
            <w:ins w:id="1880" w:author="Суслова Оксана_EXP-310006" w:date="2025-03-11T15:47:00Z">
              <w:r>
                <w:t>323</w:t>
              </w:r>
            </w:ins>
          </w:p>
        </w:tc>
        <w:tc>
          <w:tcPr>
            <w:tcW w:w="301" w:type="pct"/>
          </w:tcPr>
          <w:p w14:paraId="46ADFF3A" w14:textId="103C79B0" w:rsidR="00D45F66" w:rsidRPr="00F663DE" w:rsidRDefault="00D45F66" w:rsidP="0030486E">
            <w:pPr>
              <w:pStyle w:val="GOSTTablenorm"/>
              <w:rPr>
                <w:ins w:id="1881" w:author="Суслова Оксана_EXP-310006" w:date="2025-03-11T15:07:00Z"/>
              </w:rPr>
            </w:pPr>
            <w:ins w:id="1882" w:author="Суслова Оксана_EXP-310006" w:date="2025-03-11T16:36:00Z">
              <w:r w:rsidRPr="00A24993">
                <w:rPr>
                  <w:lang w:val="en-US"/>
                </w:rPr>
                <w:t>EXP</w:t>
              </w:r>
              <w:r w:rsidRPr="00A24993">
                <w:t xml:space="preserve">: </w:t>
              </w:r>
            </w:ins>
            <w:ins w:id="1883" w:author="Суслова Оксана_EXP-310006" w:date="2025-03-11T16:40:00Z">
              <w:r>
                <w:t>311</w:t>
              </w:r>
            </w:ins>
          </w:p>
        </w:tc>
        <w:tc>
          <w:tcPr>
            <w:tcW w:w="1107" w:type="pct"/>
          </w:tcPr>
          <w:p w14:paraId="6B167C06" w14:textId="31083FF9" w:rsidR="00D45F66" w:rsidRDefault="00D45F66" w:rsidP="0030486E">
            <w:pPr>
              <w:pStyle w:val="GOSTTablenorm"/>
              <w:rPr>
                <w:ins w:id="1884" w:author="Суслова Оксана_EXP-310006" w:date="2025-03-12T14:36:00Z"/>
                <w:szCs w:val="22"/>
              </w:rPr>
            </w:pPr>
            <w:ins w:id="1885" w:author="Суслова Оксана_EXP-310006" w:date="2025-03-12T14:36:00Z">
              <w:r w:rsidRPr="00746816">
                <w:rPr>
                  <w:rFonts w:eastAsia="Calibri"/>
                </w:rPr>
                <w:t xml:space="preserve">Сумма </w:t>
              </w:r>
            </w:ins>
            <w:ins w:id="1886" w:author="Краснова Наталья EXP-310006" w:date="2025-03-19T09:00:00Z">
              <w:r>
                <w:rPr>
                  <w:rFonts w:eastAsia="Calibri"/>
                </w:rPr>
                <w:t>поставленных</w:t>
              </w:r>
            </w:ins>
            <w:ins w:id="1887" w:author="Суслова Оксана_EXP-310006" w:date="2025-03-12T14:36:00Z">
              <w:r w:rsidRPr="00746816">
                <w:rPr>
                  <w:rFonts w:eastAsia="Calibri"/>
                </w:rPr>
                <w:t xml:space="preserve"> на учет</w:t>
              </w:r>
              <w:r>
                <w:rPr>
                  <w:rFonts w:eastAsia="Calibri"/>
                </w:rPr>
                <w:t xml:space="preserve"> неавансовых ДО </w:t>
              </w:r>
            </w:ins>
            <w:ins w:id="1888" w:author="Суслова Оксана Алексеевна" w:date="2026-03-10T15:55:00Z">
              <w:r>
                <w:t>на текущий финансовый год</w:t>
              </w:r>
              <w:r>
                <w:rPr>
                  <w:rFonts w:eastAsia="Calibri"/>
                </w:rPr>
                <w:t xml:space="preserve"> </w:t>
              </w:r>
            </w:ins>
            <w:ins w:id="1889" w:author="Суслова Оксана_EXP-310006" w:date="2025-03-12T14:36:00Z">
              <w:r>
                <w:rPr>
                  <w:rFonts w:eastAsia="Calibri"/>
                </w:rPr>
                <w:t>(</w:t>
              </w:r>
              <w:r w:rsidRPr="008F6796">
                <w:t xml:space="preserve">за </w:t>
              </w:r>
            </w:ins>
            <w:ins w:id="1890" w:author="Суслова Оксана_EXP-310006" w:date="2025-03-12T14:37:00Z">
              <w:r>
                <w:t>вычетом</w:t>
              </w:r>
            </w:ins>
            <w:ins w:id="1891" w:author="Суслова Оксана_EXP-310006" w:date="2025-03-12T14:36:00Z">
              <w:r w:rsidRPr="008F6796">
                <w:t xml:space="preserve"> подтвержденных</w:t>
              </w:r>
            </w:ins>
            <w:ins w:id="1892" w:author="Суслова Оксана_EXP-310006" w:date="2025-03-12T14:37:00Z">
              <w:r>
                <w:t xml:space="preserve"> ДО</w:t>
              </w:r>
            </w:ins>
            <w:ins w:id="1893" w:author="Суслова Оксана_EXP-310006" w:date="2025-03-12T14:36:00Z">
              <w:r w:rsidRPr="008F6796">
                <w:t>)</w:t>
              </w:r>
            </w:ins>
            <w:ins w:id="1894" w:author="Суслова Оксана_EXP-310006" w:date="2025-03-12T14:37:00Z">
              <w:r>
                <w:t>.</w:t>
              </w:r>
            </w:ins>
          </w:p>
          <w:p w14:paraId="0A9D59BB" w14:textId="518819A6" w:rsidR="00D45F66" w:rsidRDefault="00D45F66" w:rsidP="0030486E">
            <w:pPr>
              <w:pStyle w:val="GOSTTablenorm"/>
              <w:rPr>
                <w:ins w:id="1895" w:author="Суслова Оксана_EXP-310006" w:date="2025-03-12T14:15:00Z"/>
                <w:rFonts w:eastAsia="Calibri"/>
              </w:rPr>
            </w:pPr>
            <w:ins w:id="1896" w:author="Суслова Оксана_EXP-310006" w:date="2025-03-12T14:15:00Z">
              <w:r w:rsidRPr="005E26C1">
                <w:rPr>
                  <w:szCs w:val="22"/>
                </w:rPr>
                <w:t>Расчет по сумме в валюте учета (в рублях).</w:t>
              </w:r>
            </w:ins>
          </w:p>
          <w:p w14:paraId="15418070" w14:textId="2561E63C" w:rsidR="00D45F66" w:rsidRPr="00EB0E86" w:rsidRDefault="00D45F66" w:rsidP="0030486E">
            <w:pPr>
              <w:pStyle w:val="GOSTTablenorm"/>
              <w:rPr>
                <w:ins w:id="1897" w:author="Суслова Оксана_EXP-310006" w:date="2025-03-11T15:48:00Z"/>
              </w:rPr>
            </w:pPr>
            <w:ins w:id="1898" w:author="Суслова Оксана_EXP-310006" w:date="2025-03-12T14:21:00Z">
              <w:r>
                <w:t>О</w:t>
              </w:r>
              <w:r w:rsidRPr="00EB0E86">
                <w:t xml:space="preserve">борот по Кт </w:t>
              </w:r>
              <w:r w:rsidRPr="005E26C1">
                <w:rPr>
                  <w:szCs w:val="22"/>
                </w:rPr>
                <w:t>за отчетный период по показателям</w:t>
              </w:r>
            </w:ins>
            <w:ins w:id="1899" w:author="Суслова Оксана_EXP-310006" w:date="2025-03-11T15:48:00Z">
              <w:r w:rsidRPr="00EB0E86">
                <w:t>:</w:t>
              </w:r>
            </w:ins>
          </w:p>
          <w:p w14:paraId="0CE8F44D" w14:textId="03315021" w:rsidR="00D45F66" w:rsidRDefault="00D45F66" w:rsidP="0030486E">
            <w:pPr>
              <w:pStyle w:val="GOSTTableListMark1"/>
              <w:rPr>
                <w:ins w:id="1900" w:author="Суслова Оксана_EXP-310006" w:date="2025-03-11T15:48:00Z"/>
                <w:rStyle w:val="GOSTTableListMark10"/>
              </w:rPr>
            </w:pPr>
            <w:ins w:id="1901" w:author="Суслова Оксана_EXP-310006" w:date="2025-03-11T15:48:00Z">
              <w:r>
                <w:rPr>
                  <w:rStyle w:val="GOSTTableListMark10"/>
                </w:rPr>
                <w:t>ДО_ПБС_1</w:t>
              </w:r>
            </w:ins>
            <w:ins w:id="1902" w:author="Суслова Оксана_EXP-310006" w:date="2025-03-12T14:57:00Z">
              <w:r>
                <w:rPr>
                  <w:rStyle w:val="GOSTTableListMark10"/>
                </w:rPr>
                <w:t>,</w:t>
              </w:r>
            </w:ins>
          </w:p>
          <w:p w14:paraId="745A8AC1" w14:textId="2F78343A" w:rsidR="00D45F66" w:rsidRPr="00A816CA" w:rsidRDefault="00D45F66" w:rsidP="0030486E">
            <w:pPr>
              <w:pStyle w:val="GOSTTableListMark1"/>
              <w:rPr>
                <w:rStyle w:val="GOSTTableListMark10"/>
                <w:rFonts w:eastAsia="Calibri"/>
              </w:rPr>
            </w:pPr>
            <w:ins w:id="1903" w:author="Суслова Оксана_EXP-310006" w:date="2025-03-11T15:48:00Z">
              <w:r w:rsidRPr="001342C2">
                <w:rPr>
                  <w:rStyle w:val="GOSTTableListMark10"/>
                </w:rPr>
                <w:t>ДО_ПБС_ВАЛ_1</w:t>
              </w:r>
              <w:r>
                <w:rPr>
                  <w:rStyle w:val="GOSTTableListMark10"/>
                </w:rPr>
                <w:t xml:space="preserve">, </w:t>
              </w:r>
            </w:ins>
          </w:p>
          <w:p w14:paraId="1C25304F" w14:textId="388AA1B1" w:rsidR="00D45F66" w:rsidRDefault="00D45F66" w:rsidP="0030486E">
            <w:pPr>
              <w:pStyle w:val="GOSTTableListMark1"/>
              <w:numPr>
                <w:ilvl w:val="0"/>
                <w:numId w:val="0"/>
              </w:numPr>
              <w:ind w:left="113"/>
              <w:rPr>
                <w:ins w:id="1904" w:author="Суслова Оксана_EXP-310006" w:date="2025-03-11T15:07:00Z"/>
                <w:rFonts w:eastAsia="Calibri"/>
              </w:rPr>
            </w:pPr>
            <w:ins w:id="1905" w:author="Суслова Оксана_EXP-310006" w:date="2025-03-11T15:48:00Z">
              <w:r>
                <w:rPr>
                  <w:rStyle w:val="GOSTTableListMark10"/>
                </w:rPr>
                <w:t>в которых значение аналитического признака</w:t>
              </w:r>
              <w:r w:rsidRPr="00D24605">
                <w:rPr>
                  <w:rStyle w:val="GOSTTableListMark10"/>
                </w:rPr>
                <w:t xml:space="preserve"> «</w:t>
              </w:r>
              <w:r>
                <w:t>Участник СКП</w:t>
              </w:r>
              <w:r w:rsidRPr="008F6796">
                <w:t xml:space="preserve"> (</w:t>
              </w:r>
              <w:r w:rsidRPr="001342C2">
                <w:t>УБП</w:t>
              </w:r>
              <w:r w:rsidRPr="008F6796">
                <w:t>)</w:t>
              </w:r>
              <w:r>
                <w:t>»</w:t>
              </w:r>
              <w:r w:rsidRPr="00D24605">
                <w:rPr>
                  <w:rStyle w:val="GOSTTableListMark10"/>
                </w:rPr>
                <w:t xml:space="preserve"> (</w:t>
              </w:r>
              <w:r>
                <w:rPr>
                  <w:rStyle w:val="GOSTTableListMark10"/>
                  <w:lang w:val="en-US"/>
                </w:rPr>
                <w:t>ubp</w:t>
              </w:r>
              <w:r w:rsidRPr="00D24605">
                <w:rPr>
                  <w:rStyle w:val="GOSTTableListMark10"/>
                </w:rPr>
                <w:t xml:space="preserve">) </w:t>
              </w:r>
            </w:ins>
            <w:ins w:id="1906" w:author="Суслова Оксана_EXP-310004" w:date="2025-03-18T10:30:00Z">
              <w:r w:rsidRPr="00DD6B9E">
                <w:t xml:space="preserve">пусто или указано значение, отличное от </w:t>
              </w:r>
              <w:r w:rsidRPr="00D24605">
                <w:rPr>
                  <w:rStyle w:val="GOSTTableListMark10"/>
                </w:rPr>
                <w:t>«</w:t>
              </w:r>
              <w:r w:rsidRPr="001342C2">
                <w:t>АВАНС</w:t>
              </w:r>
              <w:r w:rsidRPr="00D24605">
                <w:rPr>
                  <w:rStyle w:val="GOSTTableListMark10"/>
                </w:rPr>
                <w:t>»</w:t>
              </w:r>
            </w:ins>
          </w:p>
        </w:tc>
        <w:tc>
          <w:tcPr>
            <w:tcW w:w="254" w:type="pct"/>
          </w:tcPr>
          <w:p w14:paraId="59BB112D" w14:textId="7F1BC857" w:rsidR="00D45F66" w:rsidRPr="00CE3883" w:rsidRDefault="00D45F66" w:rsidP="0030486E">
            <w:pPr>
              <w:pStyle w:val="GOSTTablenorm"/>
              <w:rPr>
                <w:ins w:id="1907" w:author="Суслова Оксана_EXP-310006" w:date="2025-03-11T15:07:00Z"/>
                <w:szCs w:val="22"/>
              </w:rPr>
            </w:pPr>
            <w:ins w:id="1908" w:author="Суслова Оксана_EXP-310006" w:date="2025-03-11T15:39:00Z">
              <w:r w:rsidRPr="00CE3883">
                <w:rPr>
                  <w:szCs w:val="22"/>
                </w:rPr>
                <w:t>СПС</w:t>
              </w:r>
            </w:ins>
          </w:p>
        </w:tc>
        <w:tc>
          <w:tcPr>
            <w:tcW w:w="213" w:type="pct"/>
          </w:tcPr>
          <w:p w14:paraId="788EDA50" w14:textId="67E1A0F2" w:rsidR="00D45F66" w:rsidRDefault="00D45F66" w:rsidP="0030486E">
            <w:pPr>
              <w:pStyle w:val="GOSTTablenorm"/>
              <w:rPr>
                <w:ins w:id="1909" w:author="Суслова Оксана_EXP-310006" w:date="2025-03-11T15:07:00Z"/>
              </w:rPr>
            </w:pPr>
            <w:ins w:id="1910" w:author="Суслова Оксана_EXP-310006" w:date="2025-03-11T15:39:00Z">
              <w:r>
                <w:t>-</w:t>
              </w:r>
            </w:ins>
          </w:p>
        </w:tc>
        <w:tc>
          <w:tcPr>
            <w:tcW w:w="256" w:type="pct"/>
          </w:tcPr>
          <w:p w14:paraId="1B5A2FA4" w14:textId="55E8611E" w:rsidR="00D45F66" w:rsidRDefault="00D45F66" w:rsidP="0030486E">
            <w:pPr>
              <w:pStyle w:val="GOSTTablenorm"/>
              <w:rPr>
                <w:ins w:id="1911" w:author="Суслова Оксана_EXP-310006" w:date="2025-03-11T15:07:00Z"/>
              </w:rPr>
            </w:pPr>
            <w:ins w:id="1912" w:author="Суслова Оксана_EXP-310006" w:date="2025-03-11T15:39:00Z">
              <w:r>
                <w:t>-</w:t>
              </w:r>
            </w:ins>
          </w:p>
        </w:tc>
        <w:tc>
          <w:tcPr>
            <w:tcW w:w="213" w:type="pct"/>
          </w:tcPr>
          <w:p w14:paraId="6DE274BA" w14:textId="4EE2A9BE" w:rsidR="00D45F66" w:rsidRDefault="00D45F66" w:rsidP="0030486E">
            <w:pPr>
              <w:pStyle w:val="GOSTTablenorm"/>
              <w:rPr>
                <w:ins w:id="1913" w:author="Суслова Оксана_EXP-310006" w:date="2025-03-11T15:07:00Z"/>
                <w:szCs w:val="22"/>
              </w:rPr>
            </w:pPr>
            <w:ins w:id="1914" w:author="Суслова Оксана_EXP-310006" w:date="2025-03-11T15:39:00Z">
              <w:r>
                <w:rPr>
                  <w:szCs w:val="22"/>
                </w:rPr>
                <w:t>+</w:t>
              </w:r>
            </w:ins>
          </w:p>
        </w:tc>
        <w:tc>
          <w:tcPr>
            <w:tcW w:w="213" w:type="pct"/>
          </w:tcPr>
          <w:p w14:paraId="23A4EEB8" w14:textId="6896C2CD" w:rsidR="00D45F66" w:rsidRDefault="00D45F66" w:rsidP="0030486E">
            <w:pPr>
              <w:pStyle w:val="GOSTTablenorm"/>
              <w:rPr>
                <w:ins w:id="1915" w:author="Суслова Оксана_EXP-310006" w:date="2025-03-11T15:07:00Z"/>
                <w:szCs w:val="22"/>
              </w:rPr>
            </w:pPr>
            <w:ins w:id="1916" w:author="Суслова Оксана_EXP-310006" w:date="2025-03-11T15:39:00Z">
              <w:r>
                <w:rPr>
                  <w:szCs w:val="22"/>
                </w:rPr>
                <w:t>-</w:t>
              </w:r>
            </w:ins>
          </w:p>
        </w:tc>
        <w:tc>
          <w:tcPr>
            <w:tcW w:w="213" w:type="pct"/>
          </w:tcPr>
          <w:p w14:paraId="0966D918" w14:textId="7ABC1812" w:rsidR="00D45F66" w:rsidRDefault="00D45F66" w:rsidP="0030486E">
            <w:pPr>
              <w:pStyle w:val="GOSTTablenorm"/>
              <w:rPr>
                <w:ins w:id="1917" w:author="Суслова Оксана_EXP-310006" w:date="2025-03-11T15:07:00Z"/>
                <w:szCs w:val="22"/>
              </w:rPr>
            </w:pPr>
            <w:ins w:id="1918" w:author="Суслова Оксана_EXP-310006" w:date="2025-03-11T15:39:00Z">
              <w:r>
                <w:rPr>
                  <w:szCs w:val="22"/>
                </w:rPr>
                <w:t>-</w:t>
              </w:r>
            </w:ins>
          </w:p>
        </w:tc>
        <w:tc>
          <w:tcPr>
            <w:tcW w:w="249" w:type="pct"/>
          </w:tcPr>
          <w:p w14:paraId="49A335CD" w14:textId="1CF4766F" w:rsidR="00D45F66" w:rsidRDefault="00D45F66" w:rsidP="0030486E">
            <w:pPr>
              <w:pStyle w:val="GOSTTablenorm"/>
              <w:rPr>
                <w:ins w:id="1919" w:author="Суслова Оксана_EXP-310006" w:date="2025-03-11T15:07:00Z"/>
                <w:szCs w:val="22"/>
              </w:rPr>
            </w:pPr>
            <w:ins w:id="1920" w:author="Суслова Оксана_EXP-310006" w:date="2025-03-11T15:39:00Z">
              <w:r>
                <w:rPr>
                  <w:szCs w:val="22"/>
                </w:rPr>
                <w:t>-</w:t>
              </w:r>
            </w:ins>
          </w:p>
        </w:tc>
      </w:tr>
      <w:tr w:rsidR="00D45F66" w:rsidRPr="005E26C1" w14:paraId="6FEFFC6C" w14:textId="77777777" w:rsidTr="00D45F66">
        <w:trPr>
          <w:ins w:id="1921" w:author="Суслова Оксана Алексеевна" w:date="2026-03-10T15:52:00Z"/>
        </w:trPr>
        <w:tc>
          <w:tcPr>
            <w:tcW w:w="125" w:type="pct"/>
          </w:tcPr>
          <w:p w14:paraId="3E5CF869" w14:textId="77777777" w:rsidR="00D45F66" w:rsidRPr="008E560B" w:rsidRDefault="00D45F66" w:rsidP="007925D5">
            <w:pPr>
              <w:pStyle w:val="GOSTTableNum"/>
              <w:rPr>
                <w:ins w:id="1922" w:author="Суслова Оксана Алексеевна" w:date="2026-03-10T15:52:00Z"/>
              </w:rPr>
            </w:pPr>
          </w:p>
        </w:tc>
        <w:tc>
          <w:tcPr>
            <w:tcW w:w="596" w:type="pct"/>
          </w:tcPr>
          <w:p w14:paraId="0FB2A67E" w14:textId="1FEC8E5E" w:rsidR="00D45F66" w:rsidRPr="008F6796" w:rsidRDefault="00D45F66" w:rsidP="007925D5">
            <w:pPr>
              <w:pStyle w:val="GOSTTablenorm"/>
              <w:rPr>
                <w:ins w:id="1923" w:author="Суслова Оксана Алексеевна" w:date="2026-03-10T15:52:00Z"/>
              </w:rPr>
            </w:pPr>
            <w:ins w:id="1924" w:author="Суслова Оксана Алексеевна" w:date="2026-03-10T15:52:00Z">
              <w:r w:rsidRPr="00BE1BEB">
                <w:t>Принято неавансовых ДО на первый год планового периода</w:t>
              </w:r>
            </w:ins>
          </w:p>
        </w:tc>
        <w:tc>
          <w:tcPr>
            <w:tcW w:w="279" w:type="pct"/>
          </w:tcPr>
          <w:p w14:paraId="6A461F2B" w14:textId="12D0895E" w:rsidR="00D45F66" w:rsidRPr="00964097" w:rsidRDefault="00C303B1" w:rsidP="007925D5">
            <w:pPr>
              <w:pStyle w:val="GOSTTablenorm"/>
              <w:rPr>
                <w:szCs w:val="22"/>
              </w:rPr>
            </w:pPr>
            <w:ins w:id="1925" w:author="Краснова Наталья EXP-332161" w:date="2026-03-19T17:59:00Z">
              <w:r>
                <w:rPr>
                  <w:szCs w:val="22"/>
                </w:rPr>
                <w:t>ОТР</w:t>
              </w:r>
            </w:ins>
          </w:p>
        </w:tc>
        <w:tc>
          <w:tcPr>
            <w:tcW w:w="279" w:type="pct"/>
          </w:tcPr>
          <w:p w14:paraId="53A9FB27" w14:textId="79C734EB" w:rsidR="00D45F66" w:rsidRPr="00964097" w:rsidRDefault="00D45F66" w:rsidP="007925D5">
            <w:pPr>
              <w:pStyle w:val="GOSTTablenorm"/>
              <w:rPr>
                <w:ins w:id="1926" w:author="Суслова Оксана Алексеевна" w:date="2026-03-10T15:52:00Z"/>
                <w:szCs w:val="22"/>
              </w:rPr>
            </w:pPr>
            <w:ins w:id="1927" w:author="Суслова Оксана Алексеевна" w:date="2026-03-10T15:53:00Z">
              <w:r w:rsidRPr="00964097">
                <w:rPr>
                  <w:szCs w:val="22"/>
                </w:rPr>
                <w:t>-</w:t>
              </w:r>
            </w:ins>
          </w:p>
        </w:tc>
        <w:tc>
          <w:tcPr>
            <w:tcW w:w="361" w:type="pct"/>
          </w:tcPr>
          <w:p w14:paraId="3B14D6AB" w14:textId="342E6D3A" w:rsidR="00D45F66" w:rsidRPr="00964097" w:rsidRDefault="00D45F66" w:rsidP="007925D5">
            <w:pPr>
              <w:pStyle w:val="GOSTTablenorm"/>
              <w:rPr>
                <w:ins w:id="1928" w:author="Суслова Оксана Алексеевна" w:date="2026-03-10T15:52:00Z"/>
                <w:szCs w:val="22"/>
              </w:rPr>
            </w:pPr>
            <w:ins w:id="1929" w:author="Суслова Оксана Алексеевна" w:date="2026-03-10T15:53:00Z">
              <w:r w:rsidRPr="00964097">
                <w:rPr>
                  <w:szCs w:val="22"/>
                </w:rPr>
                <w:t>-</w:t>
              </w:r>
            </w:ins>
          </w:p>
        </w:tc>
        <w:tc>
          <w:tcPr>
            <w:tcW w:w="341" w:type="pct"/>
          </w:tcPr>
          <w:p w14:paraId="297C2D3F" w14:textId="04DBB3E1" w:rsidR="00D45F66" w:rsidRPr="007C6316" w:rsidRDefault="00D45F66" w:rsidP="007925D5">
            <w:pPr>
              <w:pStyle w:val="GOSTTablenorm"/>
              <w:rPr>
                <w:ins w:id="1930" w:author="Суслова Оксана Алексеевна" w:date="2026-03-10T15:52:00Z"/>
              </w:rPr>
            </w:pPr>
            <w:ins w:id="1931" w:author="Суслова Оксана Алексеевна" w:date="2026-03-10T15:54:00Z">
              <w:r>
                <w:rPr>
                  <w:lang w:val="en-US"/>
                </w:rPr>
                <w:t>PA_PBS</w:t>
              </w:r>
              <w:r>
                <w:t xml:space="preserve">: </w:t>
              </w:r>
            </w:ins>
            <w:ins w:id="1932" w:author="Суслова Оксана Алексеевна" w:date="2026-03-10T15:53:00Z">
              <w:r>
                <w:t>344</w:t>
              </w:r>
            </w:ins>
          </w:p>
        </w:tc>
        <w:tc>
          <w:tcPr>
            <w:tcW w:w="301" w:type="pct"/>
          </w:tcPr>
          <w:p w14:paraId="1BE09C89" w14:textId="6963BBA1" w:rsidR="00D45F66" w:rsidRPr="007C6316" w:rsidRDefault="00D45F66" w:rsidP="007925D5">
            <w:pPr>
              <w:pStyle w:val="GOSTTablenorm"/>
              <w:rPr>
                <w:ins w:id="1933" w:author="Суслова Оксана Алексеевна" w:date="2026-03-10T15:52:00Z"/>
              </w:rPr>
            </w:pPr>
            <w:ins w:id="1934" w:author="Суслова Оксана Алексеевна" w:date="2026-03-10T16:03:00Z">
              <w:r w:rsidRPr="00A24993">
                <w:rPr>
                  <w:lang w:val="en-US"/>
                </w:rPr>
                <w:t>EXP</w:t>
              </w:r>
              <w:r w:rsidRPr="00A24993">
                <w:t>:</w:t>
              </w:r>
              <w:r>
                <w:t xml:space="preserve"> 332</w:t>
              </w:r>
            </w:ins>
          </w:p>
        </w:tc>
        <w:tc>
          <w:tcPr>
            <w:tcW w:w="1107" w:type="pct"/>
          </w:tcPr>
          <w:p w14:paraId="05A6E976" w14:textId="77777777" w:rsidR="00D45F66" w:rsidRDefault="00D45F66" w:rsidP="007925D5">
            <w:pPr>
              <w:pStyle w:val="GOSTTablenorm"/>
              <w:rPr>
                <w:ins w:id="1935" w:author="Суслова Оксана Алексеевна" w:date="2026-03-10T15:55:00Z"/>
              </w:rPr>
            </w:pPr>
            <w:ins w:id="1936" w:author="Суслова Оксана Алексеевна" w:date="2026-03-10T15:54:00Z">
              <w:r w:rsidRPr="007A35BE">
                <w:rPr>
                  <w:rFonts w:eastAsia="Calibri"/>
                </w:rPr>
                <w:t xml:space="preserve">Сумма поставленных на учет неавансовых </w:t>
              </w:r>
              <w:r w:rsidRPr="007A35BE">
                <w:t>ДО</w:t>
              </w:r>
              <w:r>
                <w:t xml:space="preserve"> </w:t>
              </w:r>
              <w:r w:rsidRPr="00BE1BEB">
                <w:t>на первый год планового периода</w:t>
              </w:r>
            </w:ins>
            <w:ins w:id="1937" w:author="Суслова Оксана Алексеевна" w:date="2026-03-10T15:55:00Z">
              <w:r>
                <w:t>.</w:t>
              </w:r>
            </w:ins>
          </w:p>
          <w:p w14:paraId="6CD9F339" w14:textId="77777777" w:rsidR="00D45F66" w:rsidRDefault="00D45F66" w:rsidP="007925D5">
            <w:pPr>
              <w:pStyle w:val="GOSTTablenorm"/>
              <w:rPr>
                <w:ins w:id="1938" w:author="Суслова Оксана Алексеевна" w:date="2026-03-10T15:55:00Z"/>
                <w:rFonts w:eastAsia="Calibri"/>
              </w:rPr>
            </w:pPr>
            <w:ins w:id="1939" w:author="Суслова Оксана Алексеевна" w:date="2026-03-10T15:55:00Z">
              <w:r w:rsidRPr="005E26C1">
                <w:rPr>
                  <w:szCs w:val="22"/>
                </w:rPr>
                <w:t>Расчет по сумме в валюте учета (в рублях).</w:t>
              </w:r>
            </w:ins>
          </w:p>
          <w:p w14:paraId="0054CCBE" w14:textId="77777777" w:rsidR="00D45F66" w:rsidRPr="00EB0E86" w:rsidRDefault="00D45F66" w:rsidP="007925D5">
            <w:pPr>
              <w:pStyle w:val="GOSTTablenorm"/>
              <w:rPr>
                <w:ins w:id="1940" w:author="Суслова Оксана Алексеевна" w:date="2026-03-10T15:55:00Z"/>
              </w:rPr>
            </w:pPr>
            <w:ins w:id="1941" w:author="Суслова Оксана Алексеевна" w:date="2026-03-10T15:55:00Z">
              <w:r>
                <w:lastRenderedPageBreak/>
                <w:t>О</w:t>
              </w:r>
              <w:r w:rsidRPr="00EB0E86">
                <w:t xml:space="preserve">борот по Кт </w:t>
              </w:r>
              <w:r w:rsidRPr="005E26C1">
                <w:rPr>
                  <w:szCs w:val="22"/>
                </w:rPr>
                <w:t>за отчетный период по показателям</w:t>
              </w:r>
              <w:r w:rsidRPr="00EB0E86">
                <w:t>:</w:t>
              </w:r>
            </w:ins>
          </w:p>
          <w:p w14:paraId="503F5264" w14:textId="2B53E9E2" w:rsidR="00D45F66" w:rsidRDefault="00D45F66" w:rsidP="007925D5">
            <w:pPr>
              <w:pStyle w:val="GOSTTableListMark1"/>
              <w:rPr>
                <w:ins w:id="1942" w:author="Суслова Оксана Алексеевна" w:date="2026-03-10T15:55:00Z"/>
                <w:rStyle w:val="GOSTTableListMark10"/>
              </w:rPr>
            </w:pPr>
            <w:ins w:id="1943" w:author="Суслова Оксана Алексеевна" w:date="2026-03-10T15:55:00Z">
              <w:r>
                <w:rPr>
                  <w:rStyle w:val="GOSTTableListMark10"/>
                </w:rPr>
                <w:t>ДО_ПБС_2,</w:t>
              </w:r>
            </w:ins>
          </w:p>
          <w:p w14:paraId="2848971B" w14:textId="704BE2C1" w:rsidR="00D45F66" w:rsidRPr="00A816CA" w:rsidRDefault="00D45F66" w:rsidP="007925D5">
            <w:pPr>
              <w:pStyle w:val="GOSTTableListMark1"/>
              <w:rPr>
                <w:ins w:id="1944" w:author="Суслова Оксана Алексеевна" w:date="2026-03-10T15:55:00Z"/>
                <w:rStyle w:val="GOSTTableListMark10"/>
                <w:rFonts w:eastAsia="Calibri"/>
              </w:rPr>
            </w:pPr>
            <w:ins w:id="1945" w:author="Суслова Оксана Алексеевна" w:date="2026-03-10T15:55:00Z">
              <w:r w:rsidRPr="001342C2">
                <w:rPr>
                  <w:rStyle w:val="GOSTTableListMark10"/>
                </w:rPr>
                <w:t>ДО_ПБС_ВАЛ_</w:t>
              </w:r>
              <w:r>
                <w:rPr>
                  <w:rStyle w:val="GOSTTableListMark10"/>
                </w:rPr>
                <w:t xml:space="preserve">2, </w:t>
              </w:r>
            </w:ins>
          </w:p>
          <w:p w14:paraId="12E1F4A9" w14:textId="03D9A155" w:rsidR="00D45F66" w:rsidRPr="00746816" w:rsidRDefault="00D45F66" w:rsidP="007925D5">
            <w:pPr>
              <w:pStyle w:val="GOSTTablenorm"/>
              <w:rPr>
                <w:ins w:id="1946" w:author="Суслова Оксана Алексеевна" w:date="2026-03-10T15:52:00Z"/>
                <w:rFonts w:eastAsia="Calibri"/>
              </w:rPr>
            </w:pPr>
            <w:ins w:id="1947" w:author="Суслова Оксана Алексеевна" w:date="2026-03-10T15:55:00Z">
              <w:r>
                <w:rPr>
                  <w:rStyle w:val="GOSTTableListMark10"/>
                </w:rPr>
                <w:t>в которых значение аналитического признака</w:t>
              </w:r>
              <w:r w:rsidRPr="00D24605">
                <w:rPr>
                  <w:rStyle w:val="GOSTTableListMark10"/>
                </w:rPr>
                <w:t xml:space="preserve"> «</w:t>
              </w:r>
              <w:r>
                <w:t>Участник СКП</w:t>
              </w:r>
              <w:r w:rsidRPr="008F6796">
                <w:t xml:space="preserve"> (</w:t>
              </w:r>
              <w:r w:rsidRPr="001342C2">
                <w:t>УБП</w:t>
              </w:r>
              <w:r w:rsidRPr="008F6796">
                <w:t>)</w:t>
              </w:r>
              <w:r>
                <w:t>»</w:t>
              </w:r>
              <w:r w:rsidRPr="00D24605">
                <w:rPr>
                  <w:rStyle w:val="GOSTTableListMark10"/>
                </w:rPr>
                <w:t xml:space="preserve"> (</w:t>
              </w:r>
              <w:r>
                <w:rPr>
                  <w:rStyle w:val="GOSTTableListMark10"/>
                  <w:lang w:val="en-US"/>
                </w:rPr>
                <w:t>ubp</w:t>
              </w:r>
              <w:r w:rsidRPr="00D24605">
                <w:rPr>
                  <w:rStyle w:val="GOSTTableListMark10"/>
                </w:rPr>
                <w:t xml:space="preserve">) </w:t>
              </w:r>
              <w:r w:rsidRPr="00DD6B9E">
                <w:t xml:space="preserve">пусто или указано значение, отличное от </w:t>
              </w:r>
              <w:r w:rsidRPr="00D24605">
                <w:rPr>
                  <w:rStyle w:val="GOSTTableListMark10"/>
                </w:rPr>
                <w:t>«</w:t>
              </w:r>
              <w:r w:rsidRPr="001342C2">
                <w:t>АВАНС</w:t>
              </w:r>
              <w:r w:rsidRPr="00D24605">
                <w:rPr>
                  <w:rStyle w:val="GOSTTableListMark10"/>
                </w:rPr>
                <w:t>»</w:t>
              </w:r>
            </w:ins>
          </w:p>
        </w:tc>
        <w:tc>
          <w:tcPr>
            <w:tcW w:w="254" w:type="pct"/>
          </w:tcPr>
          <w:p w14:paraId="0173B66A" w14:textId="6CD86CE9" w:rsidR="00D45F66" w:rsidRPr="00CE3883" w:rsidRDefault="00D45F66" w:rsidP="007925D5">
            <w:pPr>
              <w:pStyle w:val="GOSTTablenorm"/>
              <w:rPr>
                <w:ins w:id="1948" w:author="Суслова Оксана Алексеевна" w:date="2026-03-10T15:52:00Z"/>
                <w:szCs w:val="22"/>
              </w:rPr>
            </w:pPr>
            <w:ins w:id="1949" w:author="Суслова Оксана Алексеевна" w:date="2026-03-10T15:53:00Z">
              <w:r w:rsidRPr="00CE3883">
                <w:rPr>
                  <w:szCs w:val="22"/>
                </w:rPr>
                <w:lastRenderedPageBreak/>
                <w:t>СПС</w:t>
              </w:r>
            </w:ins>
          </w:p>
        </w:tc>
        <w:tc>
          <w:tcPr>
            <w:tcW w:w="213" w:type="pct"/>
          </w:tcPr>
          <w:p w14:paraId="4F29AAC4" w14:textId="45D70820" w:rsidR="00D45F66" w:rsidRDefault="00D45F66" w:rsidP="007925D5">
            <w:pPr>
              <w:pStyle w:val="GOSTTablenorm"/>
              <w:rPr>
                <w:ins w:id="1950" w:author="Суслова Оксана Алексеевна" w:date="2026-03-10T15:52:00Z"/>
              </w:rPr>
            </w:pPr>
            <w:ins w:id="1951" w:author="Суслова Оксана Алексеевна" w:date="2026-03-10T15:53:00Z">
              <w:r>
                <w:t>-</w:t>
              </w:r>
            </w:ins>
          </w:p>
        </w:tc>
        <w:tc>
          <w:tcPr>
            <w:tcW w:w="256" w:type="pct"/>
          </w:tcPr>
          <w:p w14:paraId="0C890C21" w14:textId="655F999A" w:rsidR="00D45F66" w:rsidRDefault="00D45F66" w:rsidP="007925D5">
            <w:pPr>
              <w:pStyle w:val="GOSTTablenorm"/>
              <w:rPr>
                <w:ins w:id="1952" w:author="Суслова Оксана Алексеевна" w:date="2026-03-10T15:52:00Z"/>
              </w:rPr>
            </w:pPr>
            <w:ins w:id="1953" w:author="Суслова Оксана Алексеевна" w:date="2026-03-10T15:53:00Z">
              <w:r>
                <w:t>-</w:t>
              </w:r>
            </w:ins>
          </w:p>
        </w:tc>
        <w:tc>
          <w:tcPr>
            <w:tcW w:w="213" w:type="pct"/>
          </w:tcPr>
          <w:p w14:paraId="00A314A6" w14:textId="1F948AF4" w:rsidR="00D45F66" w:rsidRDefault="00D45F66" w:rsidP="007925D5">
            <w:pPr>
              <w:pStyle w:val="GOSTTablenorm"/>
              <w:rPr>
                <w:ins w:id="1954" w:author="Суслова Оксана Алексеевна" w:date="2026-03-10T15:52:00Z"/>
                <w:szCs w:val="22"/>
              </w:rPr>
            </w:pPr>
            <w:ins w:id="1955" w:author="Суслова Оксана Алексеевна" w:date="2026-03-10T15:53:00Z">
              <w:r>
                <w:rPr>
                  <w:szCs w:val="22"/>
                </w:rPr>
                <w:t>+</w:t>
              </w:r>
            </w:ins>
          </w:p>
        </w:tc>
        <w:tc>
          <w:tcPr>
            <w:tcW w:w="213" w:type="pct"/>
          </w:tcPr>
          <w:p w14:paraId="0B5BE2CC" w14:textId="20A37C99" w:rsidR="00D45F66" w:rsidRDefault="00D45F66" w:rsidP="007925D5">
            <w:pPr>
              <w:pStyle w:val="GOSTTablenorm"/>
              <w:rPr>
                <w:ins w:id="1956" w:author="Суслова Оксана Алексеевна" w:date="2026-03-10T15:52:00Z"/>
                <w:szCs w:val="22"/>
              </w:rPr>
            </w:pPr>
            <w:ins w:id="1957" w:author="Суслова Оксана Алексеевна" w:date="2026-03-10T15:53:00Z">
              <w:r>
                <w:rPr>
                  <w:szCs w:val="22"/>
                </w:rPr>
                <w:t>-</w:t>
              </w:r>
            </w:ins>
          </w:p>
        </w:tc>
        <w:tc>
          <w:tcPr>
            <w:tcW w:w="213" w:type="pct"/>
          </w:tcPr>
          <w:p w14:paraId="5F187251" w14:textId="3AEFB7C6" w:rsidR="00D45F66" w:rsidRDefault="00D45F66" w:rsidP="007925D5">
            <w:pPr>
              <w:pStyle w:val="GOSTTablenorm"/>
              <w:rPr>
                <w:ins w:id="1958" w:author="Суслова Оксана Алексеевна" w:date="2026-03-10T15:52:00Z"/>
                <w:szCs w:val="22"/>
              </w:rPr>
            </w:pPr>
            <w:ins w:id="1959" w:author="Суслова Оксана Алексеевна" w:date="2026-03-10T15:53:00Z">
              <w:r>
                <w:rPr>
                  <w:szCs w:val="22"/>
                </w:rPr>
                <w:t>-</w:t>
              </w:r>
            </w:ins>
          </w:p>
        </w:tc>
        <w:tc>
          <w:tcPr>
            <w:tcW w:w="249" w:type="pct"/>
          </w:tcPr>
          <w:p w14:paraId="47E67A55" w14:textId="1969F7A1" w:rsidR="00D45F66" w:rsidRDefault="00D45F66" w:rsidP="007925D5">
            <w:pPr>
              <w:pStyle w:val="GOSTTablenorm"/>
              <w:rPr>
                <w:ins w:id="1960" w:author="Суслова Оксана Алексеевна" w:date="2026-03-10T15:52:00Z"/>
                <w:szCs w:val="22"/>
              </w:rPr>
            </w:pPr>
            <w:ins w:id="1961" w:author="Суслова Оксана Алексеевна" w:date="2026-03-10T15:53:00Z">
              <w:r>
                <w:rPr>
                  <w:szCs w:val="22"/>
                </w:rPr>
                <w:t>-</w:t>
              </w:r>
            </w:ins>
          </w:p>
        </w:tc>
      </w:tr>
      <w:tr w:rsidR="00D45F66" w:rsidRPr="005E26C1" w14:paraId="73619080" w14:textId="77777777" w:rsidTr="00D45F66">
        <w:trPr>
          <w:ins w:id="1962" w:author="Суслова Оксана Алексеевна" w:date="2026-03-10T15:52:00Z"/>
        </w:trPr>
        <w:tc>
          <w:tcPr>
            <w:tcW w:w="125" w:type="pct"/>
          </w:tcPr>
          <w:p w14:paraId="39C03955" w14:textId="77777777" w:rsidR="00D45F66" w:rsidRPr="008E560B" w:rsidRDefault="00D45F66" w:rsidP="007925D5">
            <w:pPr>
              <w:pStyle w:val="GOSTTableNum"/>
              <w:rPr>
                <w:ins w:id="1963" w:author="Суслова Оксана Алексеевна" w:date="2026-03-10T15:52:00Z"/>
              </w:rPr>
            </w:pPr>
          </w:p>
        </w:tc>
        <w:tc>
          <w:tcPr>
            <w:tcW w:w="596" w:type="pct"/>
          </w:tcPr>
          <w:p w14:paraId="1E644C9F" w14:textId="511E816B" w:rsidR="00D45F66" w:rsidRPr="008F6796" w:rsidRDefault="00D45F66" w:rsidP="007925D5">
            <w:pPr>
              <w:pStyle w:val="GOSTTablenorm"/>
              <w:rPr>
                <w:ins w:id="1964" w:author="Суслова Оксана Алексеевна" w:date="2026-03-10T15:52:00Z"/>
              </w:rPr>
            </w:pPr>
            <w:ins w:id="1965" w:author="Суслова Оксана Алексеевна" w:date="2026-03-10T15:52:00Z">
              <w:r w:rsidRPr="00BE1BEB">
                <w:t>Принято неавансовых ДО на второй год планового периода</w:t>
              </w:r>
            </w:ins>
          </w:p>
        </w:tc>
        <w:tc>
          <w:tcPr>
            <w:tcW w:w="279" w:type="pct"/>
          </w:tcPr>
          <w:p w14:paraId="281F74EB" w14:textId="531FEC97" w:rsidR="00D45F66" w:rsidRPr="00964097" w:rsidRDefault="00C303B1" w:rsidP="007925D5">
            <w:pPr>
              <w:pStyle w:val="GOSTTablenorm"/>
              <w:rPr>
                <w:szCs w:val="22"/>
              </w:rPr>
            </w:pPr>
            <w:ins w:id="1966" w:author="Краснова Наталья EXP-332161" w:date="2026-03-19T17:59:00Z">
              <w:r>
                <w:rPr>
                  <w:szCs w:val="22"/>
                </w:rPr>
                <w:t>ОТР</w:t>
              </w:r>
            </w:ins>
          </w:p>
        </w:tc>
        <w:tc>
          <w:tcPr>
            <w:tcW w:w="279" w:type="pct"/>
          </w:tcPr>
          <w:p w14:paraId="08DC21F8" w14:textId="1F26A1F2" w:rsidR="00D45F66" w:rsidRPr="00964097" w:rsidRDefault="00D45F66" w:rsidP="007925D5">
            <w:pPr>
              <w:pStyle w:val="GOSTTablenorm"/>
              <w:rPr>
                <w:ins w:id="1967" w:author="Суслова Оксана Алексеевна" w:date="2026-03-10T15:52:00Z"/>
                <w:szCs w:val="22"/>
              </w:rPr>
            </w:pPr>
            <w:ins w:id="1968" w:author="Суслова Оксана Алексеевна" w:date="2026-03-10T15:53:00Z">
              <w:r w:rsidRPr="00964097">
                <w:rPr>
                  <w:szCs w:val="22"/>
                </w:rPr>
                <w:t>-</w:t>
              </w:r>
            </w:ins>
          </w:p>
        </w:tc>
        <w:tc>
          <w:tcPr>
            <w:tcW w:w="361" w:type="pct"/>
          </w:tcPr>
          <w:p w14:paraId="000FCF09" w14:textId="348E48C9" w:rsidR="00D45F66" w:rsidRPr="00964097" w:rsidRDefault="00D45F66" w:rsidP="007925D5">
            <w:pPr>
              <w:pStyle w:val="GOSTTablenorm"/>
              <w:rPr>
                <w:ins w:id="1969" w:author="Суслова Оксана Алексеевна" w:date="2026-03-10T15:52:00Z"/>
                <w:szCs w:val="22"/>
              </w:rPr>
            </w:pPr>
            <w:ins w:id="1970" w:author="Суслова Оксана Алексеевна" w:date="2026-03-10T15:53:00Z">
              <w:r w:rsidRPr="00964097">
                <w:rPr>
                  <w:szCs w:val="22"/>
                </w:rPr>
                <w:t>-</w:t>
              </w:r>
            </w:ins>
          </w:p>
        </w:tc>
        <w:tc>
          <w:tcPr>
            <w:tcW w:w="341" w:type="pct"/>
          </w:tcPr>
          <w:p w14:paraId="798638A0" w14:textId="1332868D" w:rsidR="00D45F66" w:rsidRPr="007C6316" w:rsidRDefault="00D45F66" w:rsidP="007925D5">
            <w:pPr>
              <w:pStyle w:val="GOSTTablenorm"/>
              <w:rPr>
                <w:ins w:id="1971" w:author="Суслова Оксана Алексеевна" w:date="2026-03-10T15:52:00Z"/>
              </w:rPr>
            </w:pPr>
            <w:ins w:id="1972" w:author="Суслова Оксана Алексеевна" w:date="2026-03-10T15:54:00Z">
              <w:r>
                <w:rPr>
                  <w:lang w:val="en-US"/>
                </w:rPr>
                <w:t>PA_PBS</w:t>
              </w:r>
              <w:r>
                <w:t xml:space="preserve">: </w:t>
              </w:r>
            </w:ins>
            <w:ins w:id="1973" w:author="Суслова Оксана Алексеевна" w:date="2026-03-10T15:53:00Z">
              <w:r>
                <w:t>345</w:t>
              </w:r>
            </w:ins>
          </w:p>
        </w:tc>
        <w:tc>
          <w:tcPr>
            <w:tcW w:w="301" w:type="pct"/>
          </w:tcPr>
          <w:p w14:paraId="2D374059" w14:textId="674BFA49" w:rsidR="00D45F66" w:rsidRPr="007C6316" w:rsidRDefault="00D45F66" w:rsidP="007925D5">
            <w:pPr>
              <w:pStyle w:val="GOSTTablenorm"/>
              <w:rPr>
                <w:ins w:id="1974" w:author="Суслова Оксана Алексеевна" w:date="2026-03-10T15:52:00Z"/>
              </w:rPr>
            </w:pPr>
            <w:ins w:id="1975" w:author="Суслова Оксана Алексеевна" w:date="2026-03-10T16:03:00Z">
              <w:r w:rsidRPr="00A24993">
                <w:rPr>
                  <w:lang w:val="en-US"/>
                </w:rPr>
                <w:t>EXP</w:t>
              </w:r>
              <w:r w:rsidRPr="00A24993">
                <w:t>:</w:t>
              </w:r>
              <w:r>
                <w:t xml:space="preserve"> 333</w:t>
              </w:r>
            </w:ins>
          </w:p>
        </w:tc>
        <w:tc>
          <w:tcPr>
            <w:tcW w:w="1107" w:type="pct"/>
          </w:tcPr>
          <w:p w14:paraId="65AFAD9A" w14:textId="77777777" w:rsidR="00D45F66" w:rsidRDefault="00D45F66" w:rsidP="007925D5">
            <w:pPr>
              <w:pStyle w:val="GOSTTablenorm"/>
              <w:rPr>
                <w:ins w:id="1976" w:author="Суслова Оксана Алексеевна" w:date="2026-03-10T15:55:00Z"/>
              </w:rPr>
            </w:pPr>
            <w:ins w:id="1977" w:author="Суслова Оксана Алексеевна" w:date="2026-03-10T15:54:00Z">
              <w:r w:rsidRPr="007A35BE">
                <w:rPr>
                  <w:rFonts w:eastAsia="Calibri"/>
                </w:rPr>
                <w:t xml:space="preserve">Сумма поставленных на учет неавансовых </w:t>
              </w:r>
              <w:r w:rsidRPr="007A35BE">
                <w:t>ДО</w:t>
              </w:r>
              <w:r>
                <w:t xml:space="preserve"> </w:t>
              </w:r>
              <w:r w:rsidRPr="00BE1BEB">
                <w:t>на второй год планового периода</w:t>
              </w:r>
            </w:ins>
            <w:ins w:id="1978" w:author="Суслова Оксана Алексеевна" w:date="2026-03-10T15:55:00Z">
              <w:r>
                <w:t>.</w:t>
              </w:r>
            </w:ins>
          </w:p>
          <w:p w14:paraId="5CE1C3B2" w14:textId="77777777" w:rsidR="00D45F66" w:rsidRDefault="00D45F66" w:rsidP="007925D5">
            <w:pPr>
              <w:pStyle w:val="GOSTTablenorm"/>
              <w:rPr>
                <w:ins w:id="1979" w:author="Суслова Оксана Алексеевна" w:date="2026-03-10T15:55:00Z"/>
                <w:rFonts w:eastAsia="Calibri"/>
              </w:rPr>
            </w:pPr>
            <w:ins w:id="1980" w:author="Суслова Оксана Алексеевна" w:date="2026-03-10T15:55:00Z">
              <w:r w:rsidRPr="005E26C1">
                <w:rPr>
                  <w:szCs w:val="22"/>
                </w:rPr>
                <w:t>Расчет по сумме в валюте учета (в рублях).</w:t>
              </w:r>
            </w:ins>
          </w:p>
          <w:p w14:paraId="5C1D7960" w14:textId="77777777" w:rsidR="00D45F66" w:rsidRPr="00EB0E86" w:rsidRDefault="00D45F66" w:rsidP="007925D5">
            <w:pPr>
              <w:pStyle w:val="GOSTTablenorm"/>
              <w:rPr>
                <w:ins w:id="1981" w:author="Суслова Оксана Алексеевна" w:date="2026-03-10T15:55:00Z"/>
              </w:rPr>
            </w:pPr>
            <w:ins w:id="1982" w:author="Суслова Оксана Алексеевна" w:date="2026-03-10T15:55:00Z">
              <w:r>
                <w:t>О</w:t>
              </w:r>
              <w:r w:rsidRPr="00EB0E86">
                <w:t xml:space="preserve">борот по Кт </w:t>
              </w:r>
              <w:r w:rsidRPr="005E26C1">
                <w:rPr>
                  <w:szCs w:val="22"/>
                </w:rPr>
                <w:t>за отчетный период по показателям</w:t>
              </w:r>
              <w:r w:rsidRPr="00EB0E86">
                <w:t>:</w:t>
              </w:r>
            </w:ins>
          </w:p>
          <w:p w14:paraId="71C63F6C" w14:textId="5E4F5426" w:rsidR="00D45F66" w:rsidRDefault="00D45F66" w:rsidP="007925D5">
            <w:pPr>
              <w:pStyle w:val="GOSTTableListMark1"/>
              <w:rPr>
                <w:ins w:id="1983" w:author="Суслова Оксана Алексеевна" w:date="2026-03-10T15:55:00Z"/>
                <w:rStyle w:val="GOSTTableListMark10"/>
              </w:rPr>
            </w:pPr>
            <w:ins w:id="1984" w:author="Суслова Оксана Алексеевна" w:date="2026-03-10T15:55:00Z">
              <w:r>
                <w:rPr>
                  <w:rStyle w:val="GOSTTableListMark10"/>
                </w:rPr>
                <w:t>ДО_ПБС_3,</w:t>
              </w:r>
            </w:ins>
          </w:p>
          <w:p w14:paraId="5D7C137C" w14:textId="0087BBC2" w:rsidR="00D45F66" w:rsidRPr="00A816CA" w:rsidRDefault="00D45F66" w:rsidP="007925D5">
            <w:pPr>
              <w:pStyle w:val="GOSTTableListMark1"/>
              <w:rPr>
                <w:ins w:id="1985" w:author="Суслова Оксана Алексеевна" w:date="2026-03-10T15:55:00Z"/>
                <w:rStyle w:val="GOSTTableListMark10"/>
                <w:rFonts w:eastAsia="Calibri"/>
              </w:rPr>
            </w:pPr>
            <w:ins w:id="1986" w:author="Суслова Оксана Алексеевна" w:date="2026-03-10T15:55:00Z">
              <w:r w:rsidRPr="001342C2">
                <w:rPr>
                  <w:rStyle w:val="GOSTTableListMark10"/>
                </w:rPr>
                <w:t>ДО_ПБС_ВАЛ_</w:t>
              </w:r>
              <w:r>
                <w:rPr>
                  <w:rStyle w:val="GOSTTableListMark10"/>
                </w:rPr>
                <w:t xml:space="preserve">3, </w:t>
              </w:r>
            </w:ins>
          </w:p>
          <w:p w14:paraId="3BAC5EF0" w14:textId="7C04629F" w:rsidR="00D45F66" w:rsidRPr="00746816" w:rsidRDefault="00D45F66" w:rsidP="007925D5">
            <w:pPr>
              <w:pStyle w:val="GOSTTablenorm"/>
              <w:rPr>
                <w:ins w:id="1987" w:author="Суслова Оксана Алексеевна" w:date="2026-03-10T15:52:00Z"/>
                <w:rFonts w:eastAsia="Calibri"/>
              </w:rPr>
            </w:pPr>
            <w:ins w:id="1988" w:author="Суслова Оксана Алексеевна" w:date="2026-03-10T15:55:00Z">
              <w:r>
                <w:rPr>
                  <w:rStyle w:val="GOSTTableListMark10"/>
                </w:rPr>
                <w:t>в которых значение аналитического признака</w:t>
              </w:r>
              <w:r w:rsidRPr="00D24605">
                <w:rPr>
                  <w:rStyle w:val="GOSTTableListMark10"/>
                </w:rPr>
                <w:t xml:space="preserve"> «</w:t>
              </w:r>
              <w:r>
                <w:t>Участник СКП</w:t>
              </w:r>
              <w:r w:rsidRPr="008F6796">
                <w:t xml:space="preserve"> (</w:t>
              </w:r>
              <w:r w:rsidRPr="001342C2">
                <w:t>УБП</w:t>
              </w:r>
              <w:r w:rsidRPr="008F6796">
                <w:t>)</w:t>
              </w:r>
              <w:r>
                <w:t>»</w:t>
              </w:r>
              <w:r w:rsidRPr="00D24605">
                <w:rPr>
                  <w:rStyle w:val="GOSTTableListMark10"/>
                </w:rPr>
                <w:t xml:space="preserve"> </w:t>
              </w:r>
              <w:r w:rsidRPr="00D24605">
                <w:rPr>
                  <w:rStyle w:val="GOSTTableListMark10"/>
                </w:rPr>
                <w:lastRenderedPageBreak/>
                <w:t>(</w:t>
              </w:r>
              <w:r>
                <w:rPr>
                  <w:rStyle w:val="GOSTTableListMark10"/>
                  <w:lang w:val="en-US"/>
                </w:rPr>
                <w:t>ubp</w:t>
              </w:r>
              <w:r w:rsidRPr="00D24605">
                <w:rPr>
                  <w:rStyle w:val="GOSTTableListMark10"/>
                </w:rPr>
                <w:t xml:space="preserve">) </w:t>
              </w:r>
              <w:r w:rsidRPr="00DD6B9E">
                <w:t xml:space="preserve">пусто или указано значение, отличное от </w:t>
              </w:r>
              <w:r w:rsidRPr="00D24605">
                <w:rPr>
                  <w:rStyle w:val="GOSTTableListMark10"/>
                </w:rPr>
                <w:t>«</w:t>
              </w:r>
              <w:r w:rsidRPr="001342C2">
                <w:t>АВАНС</w:t>
              </w:r>
              <w:r w:rsidRPr="00D24605">
                <w:rPr>
                  <w:rStyle w:val="GOSTTableListMark10"/>
                </w:rPr>
                <w:t>»</w:t>
              </w:r>
            </w:ins>
          </w:p>
        </w:tc>
        <w:tc>
          <w:tcPr>
            <w:tcW w:w="254" w:type="pct"/>
          </w:tcPr>
          <w:p w14:paraId="5EC2F766" w14:textId="114DA705" w:rsidR="00D45F66" w:rsidRPr="00CE3883" w:rsidRDefault="00D45F66" w:rsidP="007925D5">
            <w:pPr>
              <w:pStyle w:val="GOSTTablenorm"/>
              <w:rPr>
                <w:ins w:id="1989" w:author="Суслова Оксана Алексеевна" w:date="2026-03-10T15:52:00Z"/>
                <w:szCs w:val="22"/>
              </w:rPr>
            </w:pPr>
            <w:ins w:id="1990" w:author="Суслова Оксана Алексеевна" w:date="2026-03-10T15:53:00Z">
              <w:r w:rsidRPr="00CE3883">
                <w:rPr>
                  <w:szCs w:val="22"/>
                </w:rPr>
                <w:lastRenderedPageBreak/>
                <w:t>СПС</w:t>
              </w:r>
            </w:ins>
          </w:p>
        </w:tc>
        <w:tc>
          <w:tcPr>
            <w:tcW w:w="213" w:type="pct"/>
          </w:tcPr>
          <w:p w14:paraId="7899F891" w14:textId="6B0D21E3" w:rsidR="00D45F66" w:rsidRDefault="00D45F66" w:rsidP="007925D5">
            <w:pPr>
              <w:pStyle w:val="GOSTTablenorm"/>
              <w:rPr>
                <w:ins w:id="1991" w:author="Суслова Оксана Алексеевна" w:date="2026-03-10T15:52:00Z"/>
              </w:rPr>
            </w:pPr>
            <w:ins w:id="1992" w:author="Суслова Оксана Алексеевна" w:date="2026-03-10T15:53:00Z">
              <w:r>
                <w:t>-</w:t>
              </w:r>
            </w:ins>
          </w:p>
        </w:tc>
        <w:tc>
          <w:tcPr>
            <w:tcW w:w="256" w:type="pct"/>
          </w:tcPr>
          <w:p w14:paraId="45E1BDD3" w14:textId="71D9EEB5" w:rsidR="00D45F66" w:rsidRDefault="00D45F66" w:rsidP="007925D5">
            <w:pPr>
              <w:pStyle w:val="GOSTTablenorm"/>
              <w:rPr>
                <w:ins w:id="1993" w:author="Суслова Оксана Алексеевна" w:date="2026-03-10T15:52:00Z"/>
              </w:rPr>
            </w:pPr>
            <w:ins w:id="1994" w:author="Суслова Оксана Алексеевна" w:date="2026-03-10T15:53:00Z">
              <w:r>
                <w:t>-</w:t>
              </w:r>
            </w:ins>
          </w:p>
        </w:tc>
        <w:tc>
          <w:tcPr>
            <w:tcW w:w="213" w:type="pct"/>
          </w:tcPr>
          <w:p w14:paraId="003C17E8" w14:textId="50A78FA9" w:rsidR="00D45F66" w:rsidRDefault="00D45F66" w:rsidP="007925D5">
            <w:pPr>
              <w:pStyle w:val="GOSTTablenorm"/>
              <w:rPr>
                <w:ins w:id="1995" w:author="Суслова Оксана Алексеевна" w:date="2026-03-10T15:52:00Z"/>
                <w:szCs w:val="22"/>
              </w:rPr>
            </w:pPr>
            <w:ins w:id="1996" w:author="Суслова Оксана Алексеевна" w:date="2026-03-10T15:53:00Z">
              <w:r>
                <w:rPr>
                  <w:szCs w:val="22"/>
                </w:rPr>
                <w:t>+</w:t>
              </w:r>
            </w:ins>
          </w:p>
        </w:tc>
        <w:tc>
          <w:tcPr>
            <w:tcW w:w="213" w:type="pct"/>
          </w:tcPr>
          <w:p w14:paraId="1C6DC100" w14:textId="473F349D" w:rsidR="00D45F66" w:rsidRDefault="00D45F66" w:rsidP="007925D5">
            <w:pPr>
              <w:pStyle w:val="GOSTTablenorm"/>
              <w:rPr>
                <w:ins w:id="1997" w:author="Суслова Оксана Алексеевна" w:date="2026-03-10T15:52:00Z"/>
                <w:szCs w:val="22"/>
              </w:rPr>
            </w:pPr>
            <w:ins w:id="1998" w:author="Суслова Оксана Алексеевна" w:date="2026-03-10T15:53:00Z">
              <w:r>
                <w:rPr>
                  <w:szCs w:val="22"/>
                </w:rPr>
                <w:t>-</w:t>
              </w:r>
            </w:ins>
          </w:p>
        </w:tc>
        <w:tc>
          <w:tcPr>
            <w:tcW w:w="213" w:type="pct"/>
          </w:tcPr>
          <w:p w14:paraId="3991ECCD" w14:textId="5ED24C4A" w:rsidR="00D45F66" w:rsidRDefault="00D45F66" w:rsidP="007925D5">
            <w:pPr>
              <w:pStyle w:val="GOSTTablenorm"/>
              <w:rPr>
                <w:ins w:id="1999" w:author="Суслова Оксана Алексеевна" w:date="2026-03-10T15:52:00Z"/>
                <w:szCs w:val="22"/>
              </w:rPr>
            </w:pPr>
            <w:ins w:id="2000" w:author="Суслова Оксана Алексеевна" w:date="2026-03-10T15:53:00Z">
              <w:r>
                <w:rPr>
                  <w:szCs w:val="22"/>
                </w:rPr>
                <w:t>-</w:t>
              </w:r>
            </w:ins>
          </w:p>
        </w:tc>
        <w:tc>
          <w:tcPr>
            <w:tcW w:w="249" w:type="pct"/>
          </w:tcPr>
          <w:p w14:paraId="2E36477F" w14:textId="44C5AA3E" w:rsidR="00D45F66" w:rsidRDefault="00D45F66" w:rsidP="007925D5">
            <w:pPr>
              <w:pStyle w:val="GOSTTablenorm"/>
              <w:rPr>
                <w:ins w:id="2001" w:author="Суслова Оксана Алексеевна" w:date="2026-03-10T15:52:00Z"/>
                <w:szCs w:val="22"/>
              </w:rPr>
            </w:pPr>
            <w:ins w:id="2002" w:author="Суслова Оксана Алексеевна" w:date="2026-03-10T15:53:00Z">
              <w:r>
                <w:rPr>
                  <w:szCs w:val="22"/>
                </w:rPr>
                <w:t>-</w:t>
              </w:r>
            </w:ins>
          </w:p>
        </w:tc>
      </w:tr>
      <w:tr w:rsidR="00D45F66" w:rsidRPr="005E26C1" w14:paraId="38A1C819" w14:textId="77777777" w:rsidTr="00D45F66">
        <w:trPr>
          <w:ins w:id="2003" w:author="Суслова Оксана Алексеевна" w:date="2026-03-10T15:52:00Z"/>
        </w:trPr>
        <w:tc>
          <w:tcPr>
            <w:tcW w:w="125" w:type="pct"/>
          </w:tcPr>
          <w:p w14:paraId="1A2F53B3" w14:textId="77777777" w:rsidR="00D45F66" w:rsidRPr="008E560B" w:rsidRDefault="00D45F66" w:rsidP="007925D5">
            <w:pPr>
              <w:pStyle w:val="GOSTTableNum"/>
              <w:rPr>
                <w:ins w:id="2004" w:author="Суслова Оксана Алексеевна" w:date="2026-03-10T15:52:00Z"/>
              </w:rPr>
            </w:pPr>
          </w:p>
        </w:tc>
        <w:tc>
          <w:tcPr>
            <w:tcW w:w="596" w:type="pct"/>
          </w:tcPr>
          <w:p w14:paraId="24AAC868" w14:textId="1A57B479" w:rsidR="00D45F66" w:rsidRPr="008F6796" w:rsidRDefault="00D45F66" w:rsidP="007925D5">
            <w:pPr>
              <w:pStyle w:val="GOSTTablenorm"/>
              <w:rPr>
                <w:ins w:id="2005" w:author="Суслова Оксана Алексеевна" w:date="2026-03-10T15:52:00Z"/>
              </w:rPr>
            </w:pPr>
            <w:ins w:id="2006" w:author="Суслова Оксана Алексеевна" w:date="2026-03-10T15:52:00Z">
              <w:r w:rsidRPr="00BE1BEB">
                <w:t>Принято неавансовых ДО на третий год планового периода</w:t>
              </w:r>
            </w:ins>
          </w:p>
        </w:tc>
        <w:tc>
          <w:tcPr>
            <w:tcW w:w="279" w:type="pct"/>
          </w:tcPr>
          <w:p w14:paraId="5DFDA89F" w14:textId="5B368B1D" w:rsidR="00D45F66" w:rsidRPr="00964097" w:rsidRDefault="00C303B1" w:rsidP="007925D5">
            <w:pPr>
              <w:pStyle w:val="GOSTTablenorm"/>
              <w:rPr>
                <w:szCs w:val="22"/>
              </w:rPr>
            </w:pPr>
            <w:ins w:id="2007" w:author="Краснова Наталья EXP-332161" w:date="2026-03-19T17:59:00Z">
              <w:r>
                <w:rPr>
                  <w:szCs w:val="22"/>
                </w:rPr>
                <w:t>ОТР</w:t>
              </w:r>
            </w:ins>
          </w:p>
        </w:tc>
        <w:tc>
          <w:tcPr>
            <w:tcW w:w="279" w:type="pct"/>
          </w:tcPr>
          <w:p w14:paraId="46D6F11B" w14:textId="59D51118" w:rsidR="00D45F66" w:rsidRPr="00964097" w:rsidRDefault="00D45F66" w:rsidP="007925D5">
            <w:pPr>
              <w:pStyle w:val="GOSTTablenorm"/>
              <w:rPr>
                <w:ins w:id="2008" w:author="Суслова Оксана Алексеевна" w:date="2026-03-10T15:52:00Z"/>
                <w:szCs w:val="22"/>
              </w:rPr>
            </w:pPr>
            <w:ins w:id="2009" w:author="Суслова Оксана Алексеевна" w:date="2026-03-10T15:53:00Z">
              <w:r w:rsidRPr="00964097">
                <w:rPr>
                  <w:szCs w:val="22"/>
                </w:rPr>
                <w:t>-</w:t>
              </w:r>
            </w:ins>
          </w:p>
        </w:tc>
        <w:tc>
          <w:tcPr>
            <w:tcW w:w="361" w:type="pct"/>
          </w:tcPr>
          <w:p w14:paraId="3EEC82E8" w14:textId="606FF57D" w:rsidR="00D45F66" w:rsidRPr="00964097" w:rsidRDefault="00D45F66" w:rsidP="007925D5">
            <w:pPr>
              <w:pStyle w:val="GOSTTablenorm"/>
              <w:rPr>
                <w:ins w:id="2010" w:author="Суслова Оксана Алексеевна" w:date="2026-03-10T15:52:00Z"/>
                <w:szCs w:val="22"/>
              </w:rPr>
            </w:pPr>
            <w:ins w:id="2011" w:author="Суслова Оксана Алексеевна" w:date="2026-03-10T15:53:00Z">
              <w:r w:rsidRPr="00964097">
                <w:rPr>
                  <w:szCs w:val="22"/>
                </w:rPr>
                <w:t>-</w:t>
              </w:r>
            </w:ins>
          </w:p>
        </w:tc>
        <w:tc>
          <w:tcPr>
            <w:tcW w:w="341" w:type="pct"/>
          </w:tcPr>
          <w:p w14:paraId="1266DFEA" w14:textId="048CD348" w:rsidR="00D45F66" w:rsidRPr="007C6316" w:rsidRDefault="00D45F66" w:rsidP="007925D5">
            <w:pPr>
              <w:pStyle w:val="GOSTTablenorm"/>
              <w:rPr>
                <w:ins w:id="2012" w:author="Суслова Оксана Алексеевна" w:date="2026-03-10T15:52:00Z"/>
              </w:rPr>
            </w:pPr>
            <w:ins w:id="2013" w:author="Суслова Оксана Алексеевна" w:date="2026-03-10T15:54:00Z">
              <w:r>
                <w:rPr>
                  <w:lang w:val="en-US"/>
                </w:rPr>
                <w:t>PA_PBS</w:t>
              </w:r>
              <w:r>
                <w:t xml:space="preserve">: </w:t>
              </w:r>
            </w:ins>
            <w:ins w:id="2014" w:author="Суслова Оксана Алексеевна" w:date="2026-03-10T15:53:00Z">
              <w:r>
                <w:t>346</w:t>
              </w:r>
            </w:ins>
          </w:p>
        </w:tc>
        <w:tc>
          <w:tcPr>
            <w:tcW w:w="301" w:type="pct"/>
          </w:tcPr>
          <w:p w14:paraId="0FA8E17D" w14:textId="5A54D981" w:rsidR="00D45F66" w:rsidRPr="007C6316" w:rsidRDefault="00D45F66" w:rsidP="007925D5">
            <w:pPr>
              <w:pStyle w:val="GOSTTablenorm"/>
              <w:rPr>
                <w:ins w:id="2015" w:author="Суслова Оксана Алексеевна" w:date="2026-03-10T15:52:00Z"/>
              </w:rPr>
            </w:pPr>
            <w:ins w:id="2016" w:author="Суслова Оксана Алексеевна" w:date="2026-03-10T16:03:00Z">
              <w:r w:rsidRPr="00A24993">
                <w:rPr>
                  <w:lang w:val="en-US"/>
                </w:rPr>
                <w:t>EXP</w:t>
              </w:r>
              <w:r w:rsidRPr="00A24993">
                <w:t>:</w:t>
              </w:r>
              <w:r>
                <w:t xml:space="preserve"> 334</w:t>
              </w:r>
            </w:ins>
          </w:p>
        </w:tc>
        <w:tc>
          <w:tcPr>
            <w:tcW w:w="1107" w:type="pct"/>
          </w:tcPr>
          <w:p w14:paraId="5C2A2487" w14:textId="77777777" w:rsidR="00D45F66" w:rsidRDefault="00D45F66" w:rsidP="007925D5">
            <w:pPr>
              <w:pStyle w:val="GOSTTablenorm"/>
              <w:rPr>
                <w:ins w:id="2017" w:author="Суслова Оксана Алексеевна" w:date="2026-03-10T15:56:00Z"/>
              </w:rPr>
            </w:pPr>
            <w:ins w:id="2018" w:author="Суслова Оксана Алексеевна" w:date="2026-03-10T15:54:00Z">
              <w:r w:rsidRPr="007A35BE">
                <w:rPr>
                  <w:rFonts w:eastAsia="Calibri"/>
                </w:rPr>
                <w:t xml:space="preserve">Сумма поставленных на учет неавансовых </w:t>
              </w:r>
              <w:r w:rsidRPr="007A35BE">
                <w:t>ДО</w:t>
              </w:r>
              <w:r>
                <w:t xml:space="preserve"> </w:t>
              </w:r>
              <w:r w:rsidRPr="00BE1BEB">
                <w:t>на третий год планового периода</w:t>
              </w:r>
            </w:ins>
            <w:ins w:id="2019" w:author="Суслова Оксана Алексеевна" w:date="2026-03-10T15:56:00Z">
              <w:r>
                <w:t>.</w:t>
              </w:r>
            </w:ins>
          </w:p>
          <w:p w14:paraId="3613DBEA" w14:textId="77777777" w:rsidR="00D45F66" w:rsidRDefault="00D45F66" w:rsidP="007925D5">
            <w:pPr>
              <w:pStyle w:val="GOSTTablenorm"/>
              <w:rPr>
                <w:ins w:id="2020" w:author="Суслова Оксана Алексеевна" w:date="2026-03-10T15:56:00Z"/>
                <w:rFonts w:eastAsia="Calibri"/>
              </w:rPr>
            </w:pPr>
            <w:ins w:id="2021" w:author="Суслова Оксана Алексеевна" w:date="2026-03-10T15:56:00Z">
              <w:r w:rsidRPr="005E26C1">
                <w:rPr>
                  <w:szCs w:val="22"/>
                </w:rPr>
                <w:t>Расчет по сумме в валюте учета (в рублях).</w:t>
              </w:r>
            </w:ins>
          </w:p>
          <w:p w14:paraId="32E877D3" w14:textId="77777777" w:rsidR="00D45F66" w:rsidRPr="00EB0E86" w:rsidRDefault="00D45F66" w:rsidP="007925D5">
            <w:pPr>
              <w:pStyle w:val="GOSTTablenorm"/>
              <w:rPr>
                <w:ins w:id="2022" w:author="Суслова Оксана Алексеевна" w:date="2026-03-10T15:56:00Z"/>
              </w:rPr>
            </w:pPr>
            <w:ins w:id="2023" w:author="Суслова Оксана Алексеевна" w:date="2026-03-10T15:56:00Z">
              <w:r>
                <w:t>О</w:t>
              </w:r>
              <w:r w:rsidRPr="00EB0E86">
                <w:t xml:space="preserve">борот по Кт </w:t>
              </w:r>
              <w:r w:rsidRPr="005E26C1">
                <w:rPr>
                  <w:szCs w:val="22"/>
                </w:rPr>
                <w:t>за отчетный период по показателям</w:t>
              </w:r>
              <w:r w:rsidRPr="00EB0E86">
                <w:t>:</w:t>
              </w:r>
            </w:ins>
          </w:p>
          <w:p w14:paraId="1B49AF00" w14:textId="15FBC6DE" w:rsidR="00D45F66" w:rsidRDefault="00D45F66" w:rsidP="007925D5">
            <w:pPr>
              <w:pStyle w:val="GOSTTableListMark1"/>
              <w:rPr>
                <w:ins w:id="2024" w:author="Суслова Оксана Алексеевна" w:date="2026-03-10T15:56:00Z"/>
                <w:rStyle w:val="GOSTTableListMark10"/>
              </w:rPr>
            </w:pPr>
            <w:ins w:id="2025" w:author="Суслова Оксана Алексеевна" w:date="2026-03-10T15:56:00Z">
              <w:r>
                <w:rPr>
                  <w:rStyle w:val="GOSTTableListMark10"/>
                </w:rPr>
                <w:t>ДО_ПБС_4,</w:t>
              </w:r>
            </w:ins>
          </w:p>
          <w:p w14:paraId="74CB4234" w14:textId="5B77C058" w:rsidR="00D45F66" w:rsidRPr="00A816CA" w:rsidRDefault="00D45F66" w:rsidP="007925D5">
            <w:pPr>
              <w:pStyle w:val="GOSTTableListMark1"/>
              <w:rPr>
                <w:ins w:id="2026" w:author="Суслова Оксана Алексеевна" w:date="2026-03-10T15:56:00Z"/>
                <w:rStyle w:val="GOSTTableListMark10"/>
                <w:rFonts w:eastAsia="Calibri"/>
              </w:rPr>
            </w:pPr>
            <w:ins w:id="2027" w:author="Суслова Оксана Алексеевна" w:date="2026-03-10T15:56:00Z">
              <w:r w:rsidRPr="001342C2">
                <w:rPr>
                  <w:rStyle w:val="GOSTTableListMark10"/>
                </w:rPr>
                <w:t>ДО_ПБС_ВАЛ_</w:t>
              </w:r>
              <w:r>
                <w:rPr>
                  <w:rStyle w:val="GOSTTableListMark10"/>
                </w:rPr>
                <w:t xml:space="preserve">4, </w:t>
              </w:r>
            </w:ins>
          </w:p>
          <w:p w14:paraId="5CDF24D7" w14:textId="34B7AF5D" w:rsidR="00D45F66" w:rsidRPr="00746816" w:rsidRDefault="00D45F66" w:rsidP="007925D5">
            <w:pPr>
              <w:pStyle w:val="GOSTTablenorm"/>
              <w:rPr>
                <w:ins w:id="2028" w:author="Суслова Оксана Алексеевна" w:date="2026-03-10T15:52:00Z"/>
                <w:rFonts w:eastAsia="Calibri"/>
              </w:rPr>
            </w:pPr>
            <w:ins w:id="2029" w:author="Суслова Оксана Алексеевна" w:date="2026-03-10T15:56:00Z">
              <w:r>
                <w:rPr>
                  <w:rStyle w:val="GOSTTableListMark10"/>
                </w:rPr>
                <w:t>в которых значение аналитического признака</w:t>
              </w:r>
              <w:r w:rsidRPr="00D24605">
                <w:rPr>
                  <w:rStyle w:val="GOSTTableListMark10"/>
                </w:rPr>
                <w:t xml:space="preserve"> «</w:t>
              </w:r>
              <w:r>
                <w:t>Участник СКП</w:t>
              </w:r>
              <w:r w:rsidRPr="008F6796">
                <w:t xml:space="preserve"> (</w:t>
              </w:r>
              <w:r w:rsidRPr="001342C2">
                <w:t>УБП</w:t>
              </w:r>
              <w:r w:rsidRPr="008F6796">
                <w:t>)</w:t>
              </w:r>
              <w:r>
                <w:t>»</w:t>
              </w:r>
              <w:r w:rsidRPr="00D24605">
                <w:rPr>
                  <w:rStyle w:val="GOSTTableListMark10"/>
                </w:rPr>
                <w:t xml:space="preserve"> (</w:t>
              </w:r>
              <w:r>
                <w:rPr>
                  <w:rStyle w:val="GOSTTableListMark10"/>
                  <w:lang w:val="en-US"/>
                </w:rPr>
                <w:t>ubp</w:t>
              </w:r>
              <w:r w:rsidRPr="00D24605">
                <w:rPr>
                  <w:rStyle w:val="GOSTTableListMark10"/>
                </w:rPr>
                <w:t xml:space="preserve">) </w:t>
              </w:r>
              <w:r w:rsidRPr="00DD6B9E">
                <w:t xml:space="preserve">пусто или указано значение, отличное от </w:t>
              </w:r>
              <w:r w:rsidRPr="00D24605">
                <w:rPr>
                  <w:rStyle w:val="GOSTTableListMark10"/>
                </w:rPr>
                <w:t>«</w:t>
              </w:r>
              <w:r w:rsidRPr="001342C2">
                <w:t>АВАНС</w:t>
              </w:r>
              <w:r w:rsidRPr="00D24605">
                <w:rPr>
                  <w:rStyle w:val="GOSTTableListMark10"/>
                </w:rPr>
                <w:t>»</w:t>
              </w:r>
            </w:ins>
          </w:p>
        </w:tc>
        <w:tc>
          <w:tcPr>
            <w:tcW w:w="254" w:type="pct"/>
          </w:tcPr>
          <w:p w14:paraId="7795414A" w14:textId="2372C175" w:rsidR="00D45F66" w:rsidRPr="00CE3883" w:rsidRDefault="00D45F66" w:rsidP="007925D5">
            <w:pPr>
              <w:pStyle w:val="GOSTTablenorm"/>
              <w:rPr>
                <w:ins w:id="2030" w:author="Суслова Оксана Алексеевна" w:date="2026-03-10T15:52:00Z"/>
                <w:szCs w:val="22"/>
              </w:rPr>
            </w:pPr>
            <w:ins w:id="2031" w:author="Суслова Оксана Алексеевна" w:date="2026-03-10T15:53:00Z">
              <w:r w:rsidRPr="00CE3883">
                <w:rPr>
                  <w:szCs w:val="22"/>
                </w:rPr>
                <w:t>СПС</w:t>
              </w:r>
            </w:ins>
          </w:p>
        </w:tc>
        <w:tc>
          <w:tcPr>
            <w:tcW w:w="213" w:type="pct"/>
          </w:tcPr>
          <w:p w14:paraId="33F6B762" w14:textId="04746366" w:rsidR="00D45F66" w:rsidRDefault="00D45F66" w:rsidP="007925D5">
            <w:pPr>
              <w:pStyle w:val="GOSTTablenorm"/>
              <w:rPr>
                <w:ins w:id="2032" w:author="Суслова Оксана Алексеевна" w:date="2026-03-10T15:52:00Z"/>
              </w:rPr>
            </w:pPr>
            <w:ins w:id="2033" w:author="Суслова Оксана Алексеевна" w:date="2026-03-10T15:53:00Z">
              <w:r>
                <w:t>-</w:t>
              </w:r>
            </w:ins>
          </w:p>
        </w:tc>
        <w:tc>
          <w:tcPr>
            <w:tcW w:w="256" w:type="pct"/>
          </w:tcPr>
          <w:p w14:paraId="1AE5FC0D" w14:textId="0015F4E2" w:rsidR="00D45F66" w:rsidRDefault="00D45F66" w:rsidP="007925D5">
            <w:pPr>
              <w:pStyle w:val="GOSTTablenorm"/>
              <w:rPr>
                <w:ins w:id="2034" w:author="Суслова Оксана Алексеевна" w:date="2026-03-10T15:52:00Z"/>
              </w:rPr>
            </w:pPr>
            <w:ins w:id="2035" w:author="Суслова Оксана Алексеевна" w:date="2026-03-10T15:53:00Z">
              <w:r>
                <w:t>-</w:t>
              </w:r>
            </w:ins>
          </w:p>
        </w:tc>
        <w:tc>
          <w:tcPr>
            <w:tcW w:w="213" w:type="pct"/>
          </w:tcPr>
          <w:p w14:paraId="04034336" w14:textId="656037C0" w:rsidR="00D45F66" w:rsidRDefault="00D45F66" w:rsidP="007925D5">
            <w:pPr>
              <w:pStyle w:val="GOSTTablenorm"/>
              <w:rPr>
                <w:ins w:id="2036" w:author="Суслова Оксана Алексеевна" w:date="2026-03-10T15:52:00Z"/>
                <w:szCs w:val="22"/>
              </w:rPr>
            </w:pPr>
            <w:ins w:id="2037" w:author="Суслова Оксана Алексеевна" w:date="2026-03-10T15:53:00Z">
              <w:r>
                <w:rPr>
                  <w:szCs w:val="22"/>
                </w:rPr>
                <w:t>+</w:t>
              </w:r>
            </w:ins>
          </w:p>
        </w:tc>
        <w:tc>
          <w:tcPr>
            <w:tcW w:w="213" w:type="pct"/>
          </w:tcPr>
          <w:p w14:paraId="0C3622D8" w14:textId="37479CB0" w:rsidR="00D45F66" w:rsidRDefault="00D45F66" w:rsidP="007925D5">
            <w:pPr>
              <w:pStyle w:val="GOSTTablenorm"/>
              <w:rPr>
                <w:ins w:id="2038" w:author="Суслова Оксана Алексеевна" w:date="2026-03-10T15:52:00Z"/>
                <w:szCs w:val="22"/>
              </w:rPr>
            </w:pPr>
            <w:ins w:id="2039" w:author="Суслова Оксана Алексеевна" w:date="2026-03-10T15:53:00Z">
              <w:r>
                <w:rPr>
                  <w:szCs w:val="22"/>
                </w:rPr>
                <w:t>-</w:t>
              </w:r>
            </w:ins>
          </w:p>
        </w:tc>
        <w:tc>
          <w:tcPr>
            <w:tcW w:w="213" w:type="pct"/>
          </w:tcPr>
          <w:p w14:paraId="13E3831A" w14:textId="5152EE8B" w:rsidR="00D45F66" w:rsidRDefault="00D45F66" w:rsidP="007925D5">
            <w:pPr>
              <w:pStyle w:val="GOSTTablenorm"/>
              <w:rPr>
                <w:ins w:id="2040" w:author="Суслова Оксана Алексеевна" w:date="2026-03-10T15:52:00Z"/>
                <w:szCs w:val="22"/>
              </w:rPr>
            </w:pPr>
            <w:ins w:id="2041" w:author="Суслова Оксана Алексеевна" w:date="2026-03-10T15:53:00Z">
              <w:r>
                <w:rPr>
                  <w:szCs w:val="22"/>
                </w:rPr>
                <w:t>-</w:t>
              </w:r>
            </w:ins>
          </w:p>
        </w:tc>
        <w:tc>
          <w:tcPr>
            <w:tcW w:w="249" w:type="pct"/>
          </w:tcPr>
          <w:p w14:paraId="1A292CA0" w14:textId="759625D5" w:rsidR="00D45F66" w:rsidRDefault="00D45F66" w:rsidP="007925D5">
            <w:pPr>
              <w:pStyle w:val="GOSTTablenorm"/>
              <w:rPr>
                <w:ins w:id="2042" w:author="Суслова Оксана Алексеевна" w:date="2026-03-10T15:52:00Z"/>
                <w:szCs w:val="22"/>
              </w:rPr>
            </w:pPr>
            <w:ins w:id="2043" w:author="Суслова Оксана Алексеевна" w:date="2026-03-10T15:53:00Z">
              <w:r>
                <w:rPr>
                  <w:szCs w:val="22"/>
                </w:rPr>
                <w:t>-</w:t>
              </w:r>
            </w:ins>
          </w:p>
        </w:tc>
      </w:tr>
      <w:tr w:rsidR="00D45F66" w:rsidRPr="005E26C1" w14:paraId="65B4DA64" w14:textId="77777777" w:rsidTr="00D45F66">
        <w:trPr>
          <w:ins w:id="2044" w:author="Суслова Оксана Алексеевна" w:date="2026-03-10T15:52:00Z"/>
        </w:trPr>
        <w:tc>
          <w:tcPr>
            <w:tcW w:w="125" w:type="pct"/>
          </w:tcPr>
          <w:p w14:paraId="409739C7" w14:textId="77777777" w:rsidR="00D45F66" w:rsidRPr="008E560B" w:rsidRDefault="00D45F66" w:rsidP="007925D5">
            <w:pPr>
              <w:pStyle w:val="GOSTTableNum"/>
              <w:rPr>
                <w:ins w:id="2045" w:author="Суслова Оксана Алексеевна" w:date="2026-03-10T15:52:00Z"/>
              </w:rPr>
            </w:pPr>
          </w:p>
        </w:tc>
        <w:tc>
          <w:tcPr>
            <w:tcW w:w="596" w:type="pct"/>
          </w:tcPr>
          <w:p w14:paraId="04906F4C" w14:textId="31B34E30" w:rsidR="00D45F66" w:rsidRPr="008F6796" w:rsidRDefault="00D45F66" w:rsidP="007925D5">
            <w:pPr>
              <w:pStyle w:val="GOSTTablenorm"/>
              <w:rPr>
                <w:ins w:id="2046" w:author="Суслова Оксана Алексеевна" w:date="2026-03-10T15:52:00Z"/>
              </w:rPr>
            </w:pPr>
            <w:ins w:id="2047" w:author="Суслова Оксана Алексеевна" w:date="2026-03-10T15:52:00Z">
              <w:r w:rsidRPr="00BE1BEB">
                <w:t xml:space="preserve">Принято неавансовых ДО на </w:t>
              </w:r>
              <w:r w:rsidRPr="00FA1F75">
                <w:t>последующие</w:t>
              </w:r>
              <w:r w:rsidRPr="00BE1BEB">
                <w:t>годы за пределами плановых</w:t>
              </w:r>
            </w:ins>
          </w:p>
        </w:tc>
        <w:tc>
          <w:tcPr>
            <w:tcW w:w="279" w:type="pct"/>
          </w:tcPr>
          <w:p w14:paraId="56BC73EC" w14:textId="39207E36" w:rsidR="00D45F66" w:rsidRPr="00964097" w:rsidRDefault="00C303B1" w:rsidP="007925D5">
            <w:pPr>
              <w:pStyle w:val="GOSTTablenorm"/>
              <w:rPr>
                <w:szCs w:val="22"/>
              </w:rPr>
            </w:pPr>
            <w:ins w:id="2048" w:author="Краснова Наталья EXP-332161" w:date="2026-03-19T17:59:00Z">
              <w:r>
                <w:rPr>
                  <w:szCs w:val="22"/>
                </w:rPr>
                <w:t>ОТР</w:t>
              </w:r>
            </w:ins>
          </w:p>
        </w:tc>
        <w:tc>
          <w:tcPr>
            <w:tcW w:w="279" w:type="pct"/>
          </w:tcPr>
          <w:p w14:paraId="340A6E95" w14:textId="673AD2F8" w:rsidR="00D45F66" w:rsidRPr="00964097" w:rsidRDefault="00D45F66" w:rsidP="007925D5">
            <w:pPr>
              <w:pStyle w:val="GOSTTablenorm"/>
              <w:rPr>
                <w:ins w:id="2049" w:author="Суслова Оксана Алексеевна" w:date="2026-03-10T15:52:00Z"/>
                <w:szCs w:val="22"/>
              </w:rPr>
            </w:pPr>
            <w:ins w:id="2050" w:author="Суслова Оксана Алексеевна" w:date="2026-03-10T15:53:00Z">
              <w:r w:rsidRPr="00964097">
                <w:rPr>
                  <w:szCs w:val="22"/>
                </w:rPr>
                <w:t>-</w:t>
              </w:r>
            </w:ins>
          </w:p>
        </w:tc>
        <w:tc>
          <w:tcPr>
            <w:tcW w:w="361" w:type="pct"/>
          </w:tcPr>
          <w:p w14:paraId="0F4117E8" w14:textId="5577ED3E" w:rsidR="00D45F66" w:rsidRPr="00964097" w:rsidRDefault="00D45F66" w:rsidP="007925D5">
            <w:pPr>
              <w:pStyle w:val="GOSTTablenorm"/>
              <w:rPr>
                <w:ins w:id="2051" w:author="Суслова Оксана Алексеевна" w:date="2026-03-10T15:52:00Z"/>
                <w:szCs w:val="22"/>
              </w:rPr>
            </w:pPr>
            <w:ins w:id="2052" w:author="Суслова Оксана Алексеевна" w:date="2026-03-10T15:53:00Z">
              <w:r w:rsidRPr="00964097">
                <w:rPr>
                  <w:szCs w:val="22"/>
                </w:rPr>
                <w:t>-</w:t>
              </w:r>
            </w:ins>
          </w:p>
        </w:tc>
        <w:tc>
          <w:tcPr>
            <w:tcW w:w="341" w:type="pct"/>
          </w:tcPr>
          <w:p w14:paraId="4F3EE796" w14:textId="00F765F3" w:rsidR="00D45F66" w:rsidRPr="007C6316" w:rsidRDefault="00D45F66" w:rsidP="007925D5">
            <w:pPr>
              <w:pStyle w:val="GOSTTablenorm"/>
              <w:rPr>
                <w:ins w:id="2053" w:author="Суслова Оксана Алексеевна" w:date="2026-03-10T15:52:00Z"/>
              </w:rPr>
            </w:pPr>
            <w:ins w:id="2054" w:author="Суслова Оксана Алексеевна" w:date="2026-03-10T15:54:00Z">
              <w:r>
                <w:rPr>
                  <w:lang w:val="en-US"/>
                </w:rPr>
                <w:t>PA_PBS</w:t>
              </w:r>
              <w:r>
                <w:t xml:space="preserve">: </w:t>
              </w:r>
            </w:ins>
            <w:ins w:id="2055" w:author="Суслова Оксана Алексеевна" w:date="2026-03-10T15:53:00Z">
              <w:r>
                <w:t>347</w:t>
              </w:r>
            </w:ins>
          </w:p>
        </w:tc>
        <w:tc>
          <w:tcPr>
            <w:tcW w:w="301" w:type="pct"/>
          </w:tcPr>
          <w:p w14:paraId="3B474A32" w14:textId="7CB0FF5F" w:rsidR="00D45F66" w:rsidRPr="007C6316" w:rsidRDefault="00D45F66" w:rsidP="007925D5">
            <w:pPr>
              <w:pStyle w:val="GOSTTablenorm"/>
              <w:rPr>
                <w:ins w:id="2056" w:author="Суслова Оксана Алексеевна" w:date="2026-03-10T15:52:00Z"/>
              </w:rPr>
            </w:pPr>
            <w:ins w:id="2057" w:author="Суслова Оксана Алексеевна" w:date="2026-03-10T16:03:00Z">
              <w:r w:rsidRPr="00A24993">
                <w:rPr>
                  <w:lang w:val="en-US"/>
                </w:rPr>
                <w:t>EXP</w:t>
              </w:r>
              <w:r w:rsidRPr="00A24993">
                <w:t>:</w:t>
              </w:r>
              <w:r>
                <w:t xml:space="preserve"> 335</w:t>
              </w:r>
            </w:ins>
          </w:p>
        </w:tc>
        <w:tc>
          <w:tcPr>
            <w:tcW w:w="1107" w:type="pct"/>
          </w:tcPr>
          <w:p w14:paraId="7E6FDC3B" w14:textId="77777777" w:rsidR="00D45F66" w:rsidRDefault="00D45F66" w:rsidP="007925D5">
            <w:pPr>
              <w:pStyle w:val="GOSTTablenorm"/>
              <w:rPr>
                <w:ins w:id="2058" w:author="Суслова Оксана Алексеевна" w:date="2026-03-10T15:56:00Z"/>
              </w:rPr>
            </w:pPr>
            <w:ins w:id="2059" w:author="Суслова Оксана Алексеевна" w:date="2026-03-10T15:54:00Z">
              <w:r w:rsidRPr="007A35BE">
                <w:rPr>
                  <w:rFonts w:eastAsia="Calibri"/>
                </w:rPr>
                <w:t xml:space="preserve">Сумма поставленных на учет неавансовых </w:t>
              </w:r>
              <w:r w:rsidRPr="007A35BE">
                <w:t>ДО</w:t>
              </w:r>
              <w:r>
                <w:t xml:space="preserve"> </w:t>
              </w:r>
              <w:r w:rsidRPr="00BE1BEB">
                <w:t xml:space="preserve">на </w:t>
              </w:r>
              <w:r w:rsidRPr="00FA1F75">
                <w:t>последующие</w:t>
              </w:r>
              <w:r w:rsidRPr="00BE1BEB">
                <w:t xml:space="preserve"> годы за пределами плановых</w:t>
              </w:r>
            </w:ins>
            <w:ins w:id="2060" w:author="Суслова Оксана Алексеевна" w:date="2026-03-10T15:56:00Z">
              <w:r>
                <w:t>.</w:t>
              </w:r>
            </w:ins>
          </w:p>
          <w:p w14:paraId="5AD76063" w14:textId="77777777" w:rsidR="00D45F66" w:rsidRDefault="00D45F66" w:rsidP="007925D5">
            <w:pPr>
              <w:pStyle w:val="GOSTTablenorm"/>
              <w:rPr>
                <w:ins w:id="2061" w:author="Суслова Оксана Алексеевна" w:date="2026-03-10T15:56:00Z"/>
                <w:rFonts w:eastAsia="Calibri"/>
              </w:rPr>
            </w:pPr>
            <w:ins w:id="2062" w:author="Суслова Оксана Алексеевна" w:date="2026-03-10T15:56:00Z">
              <w:r w:rsidRPr="005E26C1">
                <w:rPr>
                  <w:szCs w:val="22"/>
                </w:rPr>
                <w:t>Расчет по сумме в валюте учета (в рублях).</w:t>
              </w:r>
            </w:ins>
          </w:p>
          <w:p w14:paraId="13998FCF" w14:textId="77777777" w:rsidR="00D45F66" w:rsidRPr="00EB0E86" w:rsidRDefault="00D45F66" w:rsidP="007925D5">
            <w:pPr>
              <w:pStyle w:val="GOSTTablenorm"/>
              <w:rPr>
                <w:ins w:id="2063" w:author="Суслова Оксана Алексеевна" w:date="2026-03-10T15:56:00Z"/>
              </w:rPr>
            </w:pPr>
            <w:ins w:id="2064" w:author="Суслова Оксана Алексеевна" w:date="2026-03-10T15:56:00Z">
              <w:r>
                <w:lastRenderedPageBreak/>
                <w:t>О</w:t>
              </w:r>
              <w:r w:rsidRPr="00EB0E86">
                <w:t xml:space="preserve">борот по Кт </w:t>
              </w:r>
              <w:r w:rsidRPr="005E26C1">
                <w:rPr>
                  <w:szCs w:val="22"/>
                </w:rPr>
                <w:t>за отчетный период по показателям</w:t>
              </w:r>
              <w:r w:rsidRPr="00EB0E86">
                <w:t>:</w:t>
              </w:r>
            </w:ins>
          </w:p>
          <w:p w14:paraId="052EAEFA" w14:textId="206C0BF0" w:rsidR="00D45F66" w:rsidRDefault="00D45F66" w:rsidP="007925D5">
            <w:pPr>
              <w:pStyle w:val="GOSTTableListMark1"/>
              <w:rPr>
                <w:ins w:id="2065" w:author="Суслова Оксана Алексеевна" w:date="2026-03-10T15:56:00Z"/>
                <w:rStyle w:val="GOSTTableListMark10"/>
              </w:rPr>
            </w:pPr>
            <w:ins w:id="2066" w:author="Суслова Оксана Алексеевна" w:date="2026-03-10T15:56:00Z">
              <w:r>
                <w:rPr>
                  <w:rStyle w:val="GOSTTableListMark10"/>
                </w:rPr>
                <w:t>ДО_ПБС_5,</w:t>
              </w:r>
            </w:ins>
          </w:p>
          <w:p w14:paraId="6AFB57D4" w14:textId="234D9A2B" w:rsidR="00D45F66" w:rsidRPr="00A816CA" w:rsidRDefault="00D45F66" w:rsidP="007925D5">
            <w:pPr>
              <w:pStyle w:val="GOSTTableListMark1"/>
              <w:rPr>
                <w:ins w:id="2067" w:author="Суслова Оксана Алексеевна" w:date="2026-03-10T15:56:00Z"/>
                <w:rStyle w:val="GOSTTableListMark10"/>
                <w:rFonts w:eastAsia="Calibri"/>
              </w:rPr>
            </w:pPr>
            <w:ins w:id="2068" w:author="Суслова Оксана Алексеевна" w:date="2026-03-10T15:56:00Z">
              <w:r w:rsidRPr="001342C2">
                <w:rPr>
                  <w:rStyle w:val="GOSTTableListMark10"/>
                </w:rPr>
                <w:t>ДО_ПБС_ВАЛ_</w:t>
              </w:r>
              <w:r>
                <w:rPr>
                  <w:rStyle w:val="GOSTTableListMark10"/>
                </w:rPr>
                <w:t xml:space="preserve">5, </w:t>
              </w:r>
            </w:ins>
          </w:p>
          <w:p w14:paraId="38F63ECD" w14:textId="476543E5" w:rsidR="00D45F66" w:rsidRPr="00746816" w:rsidRDefault="00D45F66" w:rsidP="007925D5">
            <w:pPr>
              <w:pStyle w:val="GOSTTablenorm"/>
              <w:rPr>
                <w:ins w:id="2069" w:author="Суслова Оксана Алексеевна" w:date="2026-03-10T15:52:00Z"/>
                <w:rFonts w:eastAsia="Calibri"/>
              </w:rPr>
            </w:pPr>
            <w:ins w:id="2070" w:author="Суслова Оксана Алексеевна" w:date="2026-03-10T15:56:00Z">
              <w:r>
                <w:rPr>
                  <w:rStyle w:val="GOSTTableListMark10"/>
                </w:rPr>
                <w:t>в которых значение аналитического признака</w:t>
              </w:r>
              <w:r w:rsidRPr="00D24605">
                <w:rPr>
                  <w:rStyle w:val="GOSTTableListMark10"/>
                </w:rPr>
                <w:t xml:space="preserve"> «</w:t>
              </w:r>
              <w:r>
                <w:t>Участник СКП</w:t>
              </w:r>
              <w:r w:rsidRPr="008F6796">
                <w:t xml:space="preserve"> (</w:t>
              </w:r>
              <w:r w:rsidRPr="001342C2">
                <w:t>УБП</w:t>
              </w:r>
              <w:r w:rsidRPr="008F6796">
                <w:t>)</w:t>
              </w:r>
              <w:r>
                <w:t>»</w:t>
              </w:r>
              <w:r w:rsidRPr="00D24605">
                <w:rPr>
                  <w:rStyle w:val="GOSTTableListMark10"/>
                </w:rPr>
                <w:t xml:space="preserve"> (</w:t>
              </w:r>
              <w:r>
                <w:rPr>
                  <w:rStyle w:val="GOSTTableListMark10"/>
                  <w:lang w:val="en-US"/>
                </w:rPr>
                <w:t>ubp</w:t>
              </w:r>
              <w:r w:rsidRPr="00D24605">
                <w:rPr>
                  <w:rStyle w:val="GOSTTableListMark10"/>
                </w:rPr>
                <w:t xml:space="preserve">) </w:t>
              </w:r>
              <w:r w:rsidRPr="00DD6B9E">
                <w:t xml:space="preserve">пусто или указано значение, отличное от </w:t>
              </w:r>
              <w:r w:rsidRPr="00D24605">
                <w:rPr>
                  <w:rStyle w:val="GOSTTableListMark10"/>
                </w:rPr>
                <w:t>«</w:t>
              </w:r>
              <w:r w:rsidRPr="001342C2">
                <w:t>АВАНС</w:t>
              </w:r>
              <w:r w:rsidRPr="00D24605">
                <w:rPr>
                  <w:rStyle w:val="GOSTTableListMark10"/>
                </w:rPr>
                <w:t>»</w:t>
              </w:r>
            </w:ins>
          </w:p>
        </w:tc>
        <w:tc>
          <w:tcPr>
            <w:tcW w:w="254" w:type="pct"/>
          </w:tcPr>
          <w:p w14:paraId="59D401C2" w14:textId="1C364654" w:rsidR="00D45F66" w:rsidRPr="00CE3883" w:rsidRDefault="00D45F66" w:rsidP="007925D5">
            <w:pPr>
              <w:pStyle w:val="GOSTTablenorm"/>
              <w:rPr>
                <w:ins w:id="2071" w:author="Суслова Оксана Алексеевна" w:date="2026-03-10T15:52:00Z"/>
                <w:szCs w:val="22"/>
              </w:rPr>
            </w:pPr>
            <w:ins w:id="2072" w:author="Суслова Оксана Алексеевна" w:date="2026-03-10T15:53:00Z">
              <w:r w:rsidRPr="00CE3883">
                <w:rPr>
                  <w:szCs w:val="22"/>
                </w:rPr>
                <w:lastRenderedPageBreak/>
                <w:t>СПС</w:t>
              </w:r>
            </w:ins>
          </w:p>
        </w:tc>
        <w:tc>
          <w:tcPr>
            <w:tcW w:w="213" w:type="pct"/>
          </w:tcPr>
          <w:p w14:paraId="35544DAA" w14:textId="6934D85C" w:rsidR="00D45F66" w:rsidRDefault="00D45F66" w:rsidP="007925D5">
            <w:pPr>
              <w:pStyle w:val="GOSTTablenorm"/>
              <w:rPr>
                <w:ins w:id="2073" w:author="Суслова Оксана Алексеевна" w:date="2026-03-10T15:52:00Z"/>
              </w:rPr>
            </w:pPr>
            <w:ins w:id="2074" w:author="Суслова Оксана Алексеевна" w:date="2026-03-10T15:53:00Z">
              <w:r>
                <w:t>-</w:t>
              </w:r>
            </w:ins>
          </w:p>
        </w:tc>
        <w:tc>
          <w:tcPr>
            <w:tcW w:w="256" w:type="pct"/>
          </w:tcPr>
          <w:p w14:paraId="7E343298" w14:textId="2B5D2514" w:rsidR="00D45F66" w:rsidRDefault="00D45F66" w:rsidP="007925D5">
            <w:pPr>
              <w:pStyle w:val="GOSTTablenorm"/>
              <w:rPr>
                <w:ins w:id="2075" w:author="Суслова Оксана Алексеевна" w:date="2026-03-10T15:52:00Z"/>
              </w:rPr>
            </w:pPr>
            <w:ins w:id="2076" w:author="Суслова Оксана Алексеевна" w:date="2026-03-10T15:53:00Z">
              <w:r>
                <w:t>-</w:t>
              </w:r>
            </w:ins>
          </w:p>
        </w:tc>
        <w:tc>
          <w:tcPr>
            <w:tcW w:w="213" w:type="pct"/>
          </w:tcPr>
          <w:p w14:paraId="3385E822" w14:textId="2F643A12" w:rsidR="00D45F66" w:rsidRDefault="00D45F66" w:rsidP="007925D5">
            <w:pPr>
              <w:pStyle w:val="GOSTTablenorm"/>
              <w:rPr>
                <w:ins w:id="2077" w:author="Суслова Оксана Алексеевна" w:date="2026-03-10T15:52:00Z"/>
                <w:szCs w:val="22"/>
              </w:rPr>
            </w:pPr>
            <w:ins w:id="2078" w:author="Суслова Оксана Алексеевна" w:date="2026-03-10T15:53:00Z">
              <w:r>
                <w:rPr>
                  <w:szCs w:val="22"/>
                </w:rPr>
                <w:t>+</w:t>
              </w:r>
            </w:ins>
          </w:p>
        </w:tc>
        <w:tc>
          <w:tcPr>
            <w:tcW w:w="213" w:type="pct"/>
          </w:tcPr>
          <w:p w14:paraId="33271E05" w14:textId="33149B28" w:rsidR="00D45F66" w:rsidRDefault="00D45F66" w:rsidP="007925D5">
            <w:pPr>
              <w:pStyle w:val="GOSTTablenorm"/>
              <w:rPr>
                <w:ins w:id="2079" w:author="Суслова Оксана Алексеевна" w:date="2026-03-10T15:52:00Z"/>
                <w:szCs w:val="22"/>
              </w:rPr>
            </w:pPr>
            <w:ins w:id="2080" w:author="Суслова Оксана Алексеевна" w:date="2026-03-10T15:53:00Z">
              <w:r>
                <w:rPr>
                  <w:szCs w:val="22"/>
                </w:rPr>
                <w:t>-</w:t>
              </w:r>
            </w:ins>
          </w:p>
        </w:tc>
        <w:tc>
          <w:tcPr>
            <w:tcW w:w="213" w:type="pct"/>
          </w:tcPr>
          <w:p w14:paraId="7EB76C18" w14:textId="38912679" w:rsidR="00D45F66" w:rsidRDefault="00D45F66" w:rsidP="007925D5">
            <w:pPr>
              <w:pStyle w:val="GOSTTablenorm"/>
              <w:rPr>
                <w:ins w:id="2081" w:author="Суслова Оксана Алексеевна" w:date="2026-03-10T15:52:00Z"/>
                <w:szCs w:val="22"/>
              </w:rPr>
            </w:pPr>
            <w:ins w:id="2082" w:author="Суслова Оксана Алексеевна" w:date="2026-03-10T15:53:00Z">
              <w:r>
                <w:rPr>
                  <w:szCs w:val="22"/>
                </w:rPr>
                <w:t>-</w:t>
              </w:r>
            </w:ins>
          </w:p>
        </w:tc>
        <w:tc>
          <w:tcPr>
            <w:tcW w:w="249" w:type="pct"/>
          </w:tcPr>
          <w:p w14:paraId="5DBAE375" w14:textId="337DBABD" w:rsidR="00D45F66" w:rsidRDefault="00D45F66" w:rsidP="007925D5">
            <w:pPr>
              <w:pStyle w:val="GOSTTablenorm"/>
              <w:rPr>
                <w:ins w:id="2083" w:author="Суслова Оксана Алексеевна" w:date="2026-03-10T15:52:00Z"/>
                <w:szCs w:val="22"/>
              </w:rPr>
            </w:pPr>
            <w:ins w:id="2084" w:author="Суслова Оксана Алексеевна" w:date="2026-03-10T15:53:00Z">
              <w:r>
                <w:rPr>
                  <w:szCs w:val="22"/>
                </w:rPr>
                <w:t>-</w:t>
              </w:r>
            </w:ins>
          </w:p>
        </w:tc>
      </w:tr>
      <w:tr w:rsidR="00D45F66" w:rsidRPr="005E26C1" w14:paraId="13786D26" w14:textId="77777777" w:rsidTr="00D45F66">
        <w:trPr>
          <w:ins w:id="2085" w:author="Суслова Оксана_EXP-310006" w:date="2025-03-11T15:07:00Z"/>
        </w:trPr>
        <w:tc>
          <w:tcPr>
            <w:tcW w:w="125" w:type="pct"/>
          </w:tcPr>
          <w:p w14:paraId="2D6E597F" w14:textId="77777777" w:rsidR="00D45F66" w:rsidRPr="008E560B" w:rsidRDefault="00D45F66" w:rsidP="007925D5">
            <w:pPr>
              <w:pStyle w:val="GOSTTableNum"/>
              <w:rPr>
                <w:ins w:id="2086" w:author="Суслова Оксана_EXP-310006" w:date="2025-03-11T15:07:00Z"/>
              </w:rPr>
            </w:pPr>
          </w:p>
        </w:tc>
        <w:tc>
          <w:tcPr>
            <w:tcW w:w="596" w:type="pct"/>
          </w:tcPr>
          <w:p w14:paraId="7D6C309A" w14:textId="46CFAF7A" w:rsidR="00D45F66" w:rsidRPr="008E560B" w:rsidRDefault="00D45F66" w:rsidP="007925D5">
            <w:pPr>
              <w:pStyle w:val="GOSTTablenorm"/>
              <w:rPr>
                <w:ins w:id="2087" w:author="Суслова Оксана_EXP-310006" w:date="2025-03-11T15:07:00Z"/>
              </w:rPr>
            </w:pPr>
            <w:ins w:id="2088" w:author="Суслова Оксана_EXP-310006" w:date="2025-03-11T15:38:00Z">
              <w:r w:rsidRPr="001342C2">
                <w:t>Исполнено ДО всего</w:t>
              </w:r>
            </w:ins>
          </w:p>
        </w:tc>
        <w:tc>
          <w:tcPr>
            <w:tcW w:w="279" w:type="pct"/>
          </w:tcPr>
          <w:p w14:paraId="2AFBE718" w14:textId="11AD04FA" w:rsidR="00D45F66" w:rsidRPr="00AE7971" w:rsidRDefault="00C303B1" w:rsidP="007925D5">
            <w:pPr>
              <w:pStyle w:val="GOSTTablenorm"/>
              <w:rPr>
                <w:szCs w:val="22"/>
              </w:rPr>
            </w:pPr>
            <w:ins w:id="2089" w:author="Краснова Наталья EXP-332161" w:date="2026-03-19T17:59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3A91917C" w14:textId="16B7F9EE" w:rsidR="00D45F66" w:rsidRPr="00FD25D9" w:rsidRDefault="00D45F66" w:rsidP="007925D5">
            <w:pPr>
              <w:pStyle w:val="GOSTTablenorm"/>
              <w:rPr>
                <w:ins w:id="2090" w:author="Суслова Оксана_EXP-310006" w:date="2025-03-11T15:07:00Z"/>
                <w:szCs w:val="22"/>
              </w:rPr>
            </w:pPr>
            <w:ins w:id="2091" w:author="Суслова Оксана_EXP-310006" w:date="2025-03-11T15:39:00Z">
              <w:r w:rsidRPr="00AE7971">
                <w:rPr>
                  <w:szCs w:val="22"/>
                </w:rPr>
                <w:t>-</w:t>
              </w:r>
            </w:ins>
          </w:p>
        </w:tc>
        <w:tc>
          <w:tcPr>
            <w:tcW w:w="361" w:type="pct"/>
          </w:tcPr>
          <w:p w14:paraId="7D872087" w14:textId="3C32DAC4" w:rsidR="00D45F66" w:rsidRDefault="00D45F66" w:rsidP="007925D5">
            <w:pPr>
              <w:pStyle w:val="GOSTTablenorm"/>
              <w:rPr>
                <w:ins w:id="2092" w:author="Суслова Оксана_EXP-310006" w:date="2025-03-11T15:07:00Z"/>
                <w:lang w:val="en-US"/>
              </w:rPr>
            </w:pPr>
            <w:ins w:id="2093" w:author="Суслова Оксана_EXP-310004" w:date="2025-03-13T16:56:00Z">
              <w:r w:rsidRPr="009564C8">
                <w:rPr>
                  <w:szCs w:val="22"/>
                </w:rPr>
                <w:t>-</w:t>
              </w:r>
            </w:ins>
          </w:p>
        </w:tc>
        <w:tc>
          <w:tcPr>
            <w:tcW w:w="341" w:type="pct"/>
          </w:tcPr>
          <w:p w14:paraId="3FCD4B39" w14:textId="77777777" w:rsidR="00D45F66" w:rsidRDefault="00D45F66" w:rsidP="007925D5">
            <w:pPr>
              <w:pStyle w:val="GOSTTablenorm"/>
              <w:rPr>
                <w:ins w:id="2094" w:author="Сказецкая Наталья Камилевна" w:date="2025-04-02T18:51:00Z"/>
              </w:rPr>
            </w:pPr>
            <w:ins w:id="2095" w:author="Сказецкая Наталья Камилевна" w:date="2025-04-02T18:51:00Z">
              <w:r>
                <w:rPr>
                  <w:lang w:val="en-US"/>
                </w:rPr>
                <w:t>PA_PBS</w:t>
              </w:r>
              <w:r>
                <w:t>:</w:t>
              </w:r>
            </w:ins>
          </w:p>
          <w:p w14:paraId="43F7DD1E" w14:textId="700E1997" w:rsidR="00D45F66" w:rsidRDefault="00D45F66" w:rsidP="007925D5">
            <w:pPr>
              <w:pStyle w:val="GOSTTablenorm"/>
              <w:rPr>
                <w:ins w:id="2096" w:author="Суслова Оксана_EXP-310006" w:date="2025-03-11T15:07:00Z"/>
              </w:rPr>
            </w:pPr>
            <w:ins w:id="2097" w:author="Суслова Оксана_EXP-310006" w:date="2025-03-11T15:47:00Z">
              <w:r>
                <w:t>324</w:t>
              </w:r>
            </w:ins>
          </w:p>
        </w:tc>
        <w:tc>
          <w:tcPr>
            <w:tcW w:w="301" w:type="pct"/>
          </w:tcPr>
          <w:p w14:paraId="16EAAE54" w14:textId="6FB74A46" w:rsidR="00D45F66" w:rsidRPr="000850E7" w:rsidRDefault="00D45F66" w:rsidP="007925D5">
            <w:pPr>
              <w:pStyle w:val="GOSTTablenorm"/>
              <w:rPr>
                <w:ins w:id="2098" w:author="Суслова Оксана_EXP-310006" w:date="2025-03-11T15:07:00Z"/>
                <w:lang w:val="en-US"/>
              </w:rPr>
            </w:pPr>
            <w:ins w:id="2099" w:author="Суслова Оксана_EXP-310006" w:date="2025-03-11T16:36:00Z">
              <w:r w:rsidRPr="00A24993">
                <w:rPr>
                  <w:lang w:val="en-US"/>
                </w:rPr>
                <w:t>EXP</w:t>
              </w:r>
              <w:r w:rsidRPr="00A24993">
                <w:t xml:space="preserve">: </w:t>
              </w:r>
            </w:ins>
            <w:ins w:id="2100" w:author="Суслова Оксана_EXP-310006" w:date="2025-03-11T16:40:00Z">
              <w:r>
                <w:t>312</w:t>
              </w:r>
            </w:ins>
          </w:p>
        </w:tc>
        <w:tc>
          <w:tcPr>
            <w:tcW w:w="1107" w:type="pct"/>
          </w:tcPr>
          <w:p w14:paraId="5A88EB8D" w14:textId="06B19C33" w:rsidR="00D45F66" w:rsidRDefault="00D45F66" w:rsidP="007925D5">
            <w:pPr>
              <w:pStyle w:val="GOSTTablenorm"/>
              <w:rPr>
                <w:ins w:id="2101" w:author="Суслова Оксана_EXP-310006" w:date="2025-03-12T14:44:00Z"/>
                <w:szCs w:val="22"/>
              </w:rPr>
            </w:pPr>
            <w:ins w:id="2102" w:author="Суслова Оксана_EXP-310006" w:date="2025-03-12T14:44:00Z">
              <w:r w:rsidRPr="00746816">
                <w:rPr>
                  <w:rFonts w:eastAsia="Calibri"/>
                </w:rPr>
                <w:t>Сумма</w:t>
              </w:r>
              <w:r>
                <w:rPr>
                  <w:rFonts w:eastAsia="Calibri"/>
                </w:rPr>
                <w:t xml:space="preserve"> исполненных</w:t>
              </w:r>
              <w:r w:rsidRPr="00746816">
                <w:rPr>
                  <w:rFonts w:eastAsia="Calibri"/>
                </w:rPr>
                <w:t xml:space="preserve"> </w:t>
              </w:r>
            </w:ins>
            <w:ins w:id="2103" w:author="Краснова Наталья EXP-310006" w:date="2025-03-19T09:02:00Z">
              <w:r>
                <w:rPr>
                  <w:rFonts w:eastAsia="Calibri"/>
                </w:rPr>
                <w:t>ДО (</w:t>
              </w:r>
            </w:ins>
            <w:ins w:id="2104" w:author="Суслова Оксана_EXP-310006" w:date="2025-03-12T14:44:00Z">
              <w:r>
                <w:rPr>
                  <w:rFonts w:eastAsia="Calibri"/>
                </w:rPr>
                <w:t>авансовых</w:t>
              </w:r>
            </w:ins>
            <w:ins w:id="2105" w:author="Краснова Наталья EXP-310006" w:date="2025-03-19T09:03:00Z">
              <w:r>
                <w:rPr>
                  <w:rFonts w:eastAsia="Calibri"/>
                </w:rPr>
                <w:t>,</w:t>
              </w:r>
            </w:ins>
            <w:ins w:id="2106" w:author="Суслова Оксана_EXP-310006" w:date="2025-03-12T14:44:00Z">
              <w:del w:id="2107" w:author="Краснова Наталья EXP-310006" w:date="2025-03-19T09:03:00Z">
                <w:r w:rsidDel="00F663DE">
                  <w:rPr>
                    <w:rFonts w:eastAsia="Calibri"/>
                  </w:rPr>
                  <w:delText xml:space="preserve"> </w:delText>
                </w:r>
              </w:del>
              <w:r>
                <w:rPr>
                  <w:rFonts w:eastAsia="Calibri"/>
                </w:rPr>
                <w:t>неавансовых</w:t>
              </w:r>
            </w:ins>
            <w:ins w:id="2108" w:author="Краснова Наталья EXP-310006" w:date="2025-03-19T09:03:00Z">
              <w:r>
                <w:rPr>
                  <w:rFonts w:eastAsia="Calibri"/>
                </w:rPr>
                <w:t>)</w:t>
              </w:r>
            </w:ins>
            <w:ins w:id="2109" w:author="Суслова Оксана_EXP-310006" w:date="2025-03-12T14:45:00Z">
              <w:r>
                <w:rPr>
                  <w:rFonts w:eastAsia="Calibri"/>
                </w:rPr>
                <w:t>.</w:t>
              </w:r>
            </w:ins>
          </w:p>
          <w:p w14:paraId="6D4CD06A" w14:textId="36E46DEA" w:rsidR="00D45F66" w:rsidRDefault="00D45F66" w:rsidP="007925D5">
            <w:pPr>
              <w:pStyle w:val="GOSTTablenorm"/>
              <w:rPr>
                <w:ins w:id="2110" w:author="Суслова Оксана_EXP-310006" w:date="2025-03-12T14:15:00Z"/>
                <w:rFonts w:eastAsia="Calibri"/>
              </w:rPr>
            </w:pPr>
            <w:ins w:id="2111" w:author="Суслова Оксана_EXP-310006" w:date="2025-03-12T14:15:00Z">
              <w:r w:rsidRPr="005E26C1">
                <w:rPr>
                  <w:szCs w:val="22"/>
                </w:rPr>
                <w:t>Расчет по сумме в валюте учета (в рублях).</w:t>
              </w:r>
            </w:ins>
          </w:p>
          <w:p w14:paraId="442E8B9B" w14:textId="54BDFB85" w:rsidR="00D45F66" w:rsidRDefault="00D45F66" w:rsidP="007925D5">
            <w:pPr>
              <w:pStyle w:val="GOSTTablenorm"/>
              <w:rPr>
                <w:ins w:id="2112" w:author="Суслова Оксана_EXP-310006" w:date="2025-03-11T15:07:00Z"/>
                <w:rFonts w:eastAsia="Calibri"/>
              </w:rPr>
            </w:pPr>
            <w:ins w:id="2113" w:author="Суслова Оксана_EXP-310006" w:date="2025-03-12T14:21:00Z">
              <w:r>
                <w:t>О</w:t>
              </w:r>
              <w:r w:rsidRPr="00EB0E86">
                <w:t xml:space="preserve">борот по Кт </w:t>
              </w:r>
              <w:r w:rsidRPr="005E26C1">
                <w:rPr>
                  <w:szCs w:val="22"/>
                </w:rPr>
                <w:t>з</w:t>
              </w:r>
              <w:r>
                <w:rPr>
                  <w:szCs w:val="22"/>
                </w:rPr>
                <w:t xml:space="preserve">а отчетный период по показателю </w:t>
              </w:r>
            </w:ins>
            <w:ins w:id="2114" w:author="Суслова Оксана_EXP-310006" w:date="2025-03-11T15:48:00Z">
              <w:r w:rsidRPr="001342C2">
                <w:t>ДО_ОПЛ_1</w:t>
              </w:r>
            </w:ins>
          </w:p>
        </w:tc>
        <w:tc>
          <w:tcPr>
            <w:tcW w:w="254" w:type="pct"/>
          </w:tcPr>
          <w:p w14:paraId="48AE90E6" w14:textId="1A1BEBAE" w:rsidR="00D45F66" w:rsidRPr="00CE3883" w:rsidRDefault="00D45F66" w:rsidP="007925D5">
            <w:pPr>
              <w:pStyle w:val="GOSTTablenorm"/>
              <w:rPr>
                <w:ins w:id="2115" w:author="Суслова Оксана_EXP-310006" w:date="2025-03-11T15:07:00Z"/>
                <w:szCs w:val="22"/>
              </w:rPr>
            </w:pPr>
            <w:ins w:id="2116" w:author="Суслова Оксана_EXP-310006" w:date="2025-03-11T15:39:00Z">
              <w:r w:rsidRPr="00CE3883">
                <w:rPr>
                  <w:szCs w:val="22"/>
                </w:rPr>
                <w:t>СПС</w:t>
              </w:r>
            </w:ins>
          </w:p>
        </w:tc>
        <w:tc>
          <w:tcPr>
            <w:tcW w:w="213" w:type="pct"/>
          </w:tcPr>
          <w:p w14:paraId="6BF9AE5B" w14:textId="3C2D2FCD" w:rsidR="00D45F66" w:rsidRDefault="00D45F66" w:rsidP="007925D5">
            <w:pPr>
              <w:pStyle w:val="GOSTTablenorm"/>
              <w:rPr>
                <w:ins w:id="2117" w:author="Суслова Оксана_EXP-310006" w:date="2025-03-11T15:07:00Z"/>
              </w:rPr>
            </w:pPr>
            <w:ins w:id="2118" w:author="Суслова Оксана_EXP-310006" w:date="2025-03-11T15:39:00Z">
              <w:r>
                <w:t>-</w:t>
              </w:r>
            </w:ins>
          </w:p>
        </w:tc>
        <w:tc>
          <w:tcPr>
            <w:tcW w:w="256" w:type="pct"/>
          </w:tcPr>
          <w:p w14:paraId="64A2BAFD" w14:textId="2C8FB127" w:rsidR="00D45F66" w:rsidRDefault="00D45F66" w:rsidP="007925D5">
            <w:pPr>
              <w:pStyle w:val="GOSTTablenorm"/>
              <w:rPr>
                <w:ins w:id="2119" w:author="Суслова Оксана_EXP-310006" w:date="2025-03-11T15:07:00Z"/>
              </w:rPr>
            </w:pPr>
            <w:ins w:id="2120" w:author="Суслова Оксана_EXP-310006" w:date="2025-03-11T15:39:00Z">
              <w:r>
                <w:t>-</w:t>
              </w:r>
            </w:ins>
          </w:p>
        </w:tc>
        <w:tc>
          <w:tcPr>
            <w:tcW w:w="213" w:type="pct"/>
          </w:tcPr>
          <w:p w14:paraId="51EC6555" w14:textId="1F8BEB4E" w:rsidR="00D45F66" w:rsidRDefault="00D45F66" w:rsidP="007925D5">
            <w:pPr>
              <w:pStyle w:val="GOSTTablenorm"/>
              <w:rPr>
                <w:ins w:id="2121" w:author="Суслова Оксана_EXP-310006" w:date="2025-03-11T15:07:00Z"/>
                <w:szCs w:val="22"/>
              </w:rPr>
            </w:pPr>
            <w:ins w:id="2122" w:author="Суслова Оксана_EXP-310006" w:date="2025-03-11T15:39:00Z">
              <w:r>
                <w:rPr>
                  <w:szCs w:val="22"/>
                </w:rPr>
                <w:t>+</w:t>
              </w:r>
            </w:ins>
          </w:p>
        </w:tc>
        <w:tc>
          <w:tcPr>
            <w:tcW w:w="213" w:type="pct"/>
          </w:tcPr>
          <w:p w14:paraId="74F85D85" w14:textId="55CEC369" w:rsidR="00D45F66" w:rsidRDefault="00D45F66" w:rsidP="007925D5">
            <w:pPr>
              <w:pStyle w:val="GOSTTablenorm"/>
              <w:rPr>
                <w:ins w:id="2123" w:author="Суслова Оксана_EXP-310006" w:date="2025-03-11T15:07:00Z"/>
                <w:szCs w:val="22"/>
              </w:rPr>
            </w:pPr>
            <w:ins w:id="2124" w:author="Суслова Оксана_EXP-310006" w:date="2025-03-11T15:39:00Z">
              <w:r>
                <w:rPr>
                  <w:szCs w:val="22"/>
                </w:rPr>
                <w:t>-</w:t>
              </w:r>
            </w:ins>
          </w:p>
        </w:tc>
        <w:tc>
          <w:tcPr>
            <w:tcW w:w="213" w:type="pct"/>
          </w:tcPr>
          <w:p w14:paraId="7728A9E1" w14:textId="782B7632" w:rsidR="00D45F66" w:rsidRDefault="00D45F66" w:rsidP="007925D5">
            <w:pPr>
              <w:pStyle w:val="GOSTTablenorm"/>
              <w:rPr>
                <w:ins w:id="2125" w:author="Суслова Оксана_EXP-310006" w:date="2025-03-11T15:07:00Z"/>
                <w:szCs w:val="22"/>
              </w:rPr>
            </w:pPr>
            <w:ins w:id="2126" w:author="Суслова Оксана_EXP-310006" w:date="2025-03-11T15:39:00Z">
              <w:r>
                <w:rPr>
                  <w:szCs w:val="22"/>
                </w:rPr>
                <w:t>-</w:t>
              </w:r>
            </w:ins>
          </w:p>
        </w:tc>
        <w:tc>
          <w:tcPr>
            <w:tcW w:w="249" w:type="pct"/>
          </w:tcPr>
          <w:p w14:paraId="6E0A1299" w14:textId="36626150" w:rsidR="00D45F66" w:rsidRDefault="00D45F66" w:rsidP="007925D5">
            <w:pPr>
              <w:pStyle w:val="GOSTTablenorm"/>
              <w:rPr>
                <w:ins w:id="2127" w:author="Суслова Оксана_EXP-310006" w:date="2025-03-11T15:07:00Z"/>
                <w:szCs w:val="22"/>
              </w:rPr>
            </w:pPr>
            <w:ins w:id="2128" w:author="Суслова Оксана_EXP-310006" w:date="2025-03-11T15:39:00Z">
              <w:r>
                <w:rPr>
                  <w:szCs w:val="22"/>
                </w:rPr>
                <w:t>-</w:t>
              </w:r>
            </w:ins>
          </w:p>
        </w:tc>
      </w:tr>
      <w:tr w:rsidR="00D45F66" w:rsidRPr="005E26C1" w14:paraId="623CE0CB" w14:textId="77777777" w:rsidTr="00D45F66">
        <w:trPr>
          <w:ins w:id="2129" w:author="Суслова Оксана_EXP-310006" w:date="2025-03-11T15:07:00Z"/>
        </w:trPr>
        <w:tc>
          <w:tcPr>
            <w:tcW w:w="125" w:type="pct"/>
          </w:tcPr>
          <w:p w14:paraId="378B48B4" w14:textId="77777777" w:rsidR="00D45F66" w:rsidRPr="008E560B" w:rsidRDefault="00D45F66" w:rsidP="007925D5">
            <w:pPr>
              <w:pStyle w:val="GOSTTableNum"/>
              <w:rPr>
                <w:ins w:id="2130" w:author="Суслова Оксана_EXP-310006" w:date="2025-03-11T15:07:00Z"/>
              </w:rPr>
            </w:pPr>
          </w:p>
        </w:tc>
        <w:tc>
          <w:tcPr>
            <w:tcW w:w="596" w:type="pct"/>
          </w:tcPr>
          <w:p w14:paraId="7570E293" w14:textId="288BC426" w:rsidR="00D45F66" w:rsidRPr="008E560B" w:rsidRDefault="00D45F66" w:rsidP="007925D5">
            <w:pPr>
              <w:pStyle w:val="GOSTTablenorm"/>
              <w:rPr>
                <w:ins w:id="2131" w:author="Суслова Оксана_EXP-310006" w:date="2025-03-11T15:07:00Z"/>
              </w:rPr>
            </w:pPr>
            <w:ins w:id="2132" w:author="Суслова Оксана_EXP-310006" w:date="2025-03-11T15:38:00Z">
              <w:r w:rsidRPr="001342C2">
                <w:t>Исполнено авансовых ДО</w:t>
              </w:r>
            </w:ins>
          </w:p>
        </w:tc>
        <w:tc>
          <w:tcPr>
            <w:tcW w:w="279" w:type="pct"/>
          </w:tcPr>
          <w:p w14:paraId="71559FE6" w14:textId="5FBA7A2D" w:rsidR="00D45F66" w:rsidRPr="00AE7971" w:rsidRDefault="00C303B1" w:rsidP="007925D5">
            <w:pPr>
              <w:pStyle w:val="GOSTTablenorm"/>
              <w:rPr>
                <w:szCs w:val="22"/>
              </w:rPr>
            </w:pPr>
            <w:ins w:id="2133" w:author="Краснова Наталья EXP-332161" w:date="2026-03-19T17:59:00Z">
              <w:r>
                <w:rPr>
                  <w:szCs w:val="22"/>
                </w:rPr>
                <w:t>БП</w:t>
              </w:r>
            </w:ins>
            <w:ins w:id="2134" w:author="Краснова Наталья EXP-332161" w:date="2026-03-19T18:00:00Z">
              <w:r>
                <w:rPr>
                  <w:szCs w:val="22"/>
                </w:rPr>
                <w:t>С</w:t>
              </w:r>
            </w:ins>
          </w:p>
        </w:tc>
        <w:tc>
          <w:tcPr>
            <w:tcW w:w="279" w:type="pct"/>
          </w:tcPr>
          <w:p w14:paraId="06B122A8" w14:textId="1CDD5013" w:rsidR="00D45F66" w:rsidRPr="00FD25D9" w:rsidRDefault="00D45F66" w:rsidP="007925D5">
            <w:pPr>
              <w:pStyle w:val="GOSTTablenorm"/>
              <w:rPr>
                <w:ins w:id="2135" w:author="Суслова Оксана_EXP-310006" w:date="2025-03-11T15:07:00Z"/>
                <w:szCs w:val="22"/>
              </w:rPr>
            </w:pPr>
            <w:ins w:id="2136" w:author="Суслова Оксана_EXP-310006" w:date="2025-03-11T15:39:00Z">
              <w:r w:rsidRPr="00AE7971">
                <w:rPr>
                  <w:szCs w:val="22"/>
                </w:rPr>
                <w:t>-</w:t>
              </w:r>
            </w:ins>
          </w:p>
        </w:tc>
        <w:tc>
          <w:tcPr>
            <w:tcW w:w="361" w:type="pct"/>
          </w:tcPr>
          <w:p w14:paraId="548B473E" w14:textId="05FF52C5" w:rsidR="00D45F66" w:rsidRDefault="00D45F66" w:rsidP="007925D5">
            <w:pPr>
              <w:pStyle w:val="GOSTTablenorm"/>
              <w:rPr>
                <w:ins w:id="2137" w:author="Суслова Оксана_EXP-310006" w:date="2025-03-11T15:07:00Z"/>
                <w:lang w:val="en-US"/>
              </w:rPr>
            </w:pPr>
            <w:ins w:id="2138" w:author="Суслова Оксана_EXP-310004" w:date="2025-03-13T16:56:00Z">
              <w:r w:rsidRPr="009564C8">
                <w:rPr>
                  <w:szCs w:val="22"/>
                </w:rPr>
                <w:t>-</w:t>
              </w:r>
            </w:ins>
          </w:p>
        </w:tc>
        <w:tc>
          <w:tcPr>
            <w:tcW w:w="341" w:type="pct"/>
          </w:tcPr>
          <w:p w14:paraId="42F5C30A" w14:textId="77777777" w:rsidR="00D45F66" w:rsidRDefault="00D45F66" w:rsidP="007925D5">
            <w:pPr>
              <w:pStyle w:val="GOSTTablenorm"/>
              <w:rPr>
                <w:ins w:id="2139" w:author="Сказецкая Наталья Камилевна" w:date="2025-04-02T18:51:00Z"/>
              </w:rPr>
            </w:pPr>
            <w:ins w:id="2140" w:author="Сказецкая Наталья Камилевна" w:date="2025-04-02T18:51:00Z">
              <w:r>
                <w:rPr>
                  <w:lang w:val="en-US"/>
                </w:rPr>
                <w:t>PA_PBS</w:t>
              </w:r>
              <w:r>
                <w:t>:</w:t>
              </w:r>
            </w:ins>
          </w:p>
          <w:p w14:paraId="7E3908E9" w14:textId="67F8B3F5" w:rsidR="00D45F66" w:rsidRDefault="00D45F66" w:rsidP="007925D5">
            <w:pPr>
              <w:pStyle w:val="GOSTTablenorm"/>
              <w:rPr>
                <w:ins w:id="2141" w:author="Суслова Оксана_EXP-310006" w:date="2025-03-11T15:07:00Z"/>
              </w:rPr>
            </w:pPr>
            <w:ins w:id="2142" w:author="Суслова Оксана_EXP-310006" w:date="2025-03-11T15:47:00Z">
              <w:r>
                <w:t>325</w:t>
              </w:r>
            </w:ins>
          </w:p>
        </w:tc>
        <w:tc>
          <w:tcPr>
            <w:tcW w:w="301" w:type="pct"/>
          </w:tcPr>
          <w:p w14:paraId="6D17C85B" w14:textId="2C0BEF84" w:rsidR="00D45F66" w:rsidRPr="000850E7" w:rsidRDefault="00D45F66" w:rsidP="007925D5">
            <w:pPr>
              <w:pStyle w:val="GOSTTablenorm"/>
              <w:rPr>
                <w:ins w:id="2143" w:author="Суслова Оксана_EXP-310006" w:date="2025-03-11T15:07:00Z"/>
                <w:lang w:val="en-US"/>
              </w:rPr>
            </w:pPr>
            <w:ins w:id="2144" w:author="Суслова Оксана_EXP-310006" w:date="2025-03-11T16:36:00Z">
              <w:r w:rsidRPr="00A24993">
                <w:rPr>
                  <w:lang w:val="en-US"/>
                </w:rPr>
                <w:t>EXP</w:t>
              </w:r>
              <w:r w:rsidRPr="00A24993">
                <w:t xml:space="preserve">: </w:t>
              </w:r>
            </w:ins>
            <w:ins w:id="2145" w:author="Суслова Оксана_EXP-310006" w:date="2025-03-11T16:40:00Z">
              <w:r>
                <w:t>313</w:t>
              </w:r>
            </w:ins>
          </w:p>
        </w:tc>
        <w:tc>
          <w:tcPr>
            <w:tcW w:w="1107" w:type="pct"/>
          </w:tcPr>
          <w:p w14:paraId="440C4B84" w14:textId="5290B747" w:rsidR="00D45F66" w:rsidRDefault="00D45F66" w:rsidP="007925D5">
            <w:pPr>
              <w:pStyle w:val="GOSTTablenorm"/>
              <w:rPr>
                <w:ins w:id="2146" w:author="Суслова Оксана_EXP-310006" w:date="2025-03-12T14:37:00Z"/>
                <w:szCs w:val="22"/>
              </w:rPr>
            </w:pPr>
            <w:ins w:id="2147" w:author="Суслова Оксана_EXP-310006" w:date="2025-03-12T14:45:00Z">
              <w:r w:rsidRPr="00746816" w:rsidDel="00AD43A6">
                <w:rPr>
                  <w:rFonts w:eastAsia="Calibri"/>
                </w:rPr>
                <w:t xml:space="preserve">Сумма </w:t>
              </w:r>
              <w:r>
                <w:rPr>
                  <w:rFonts w:eastAsia="Calibri"/>
                </w:rPr>
                <w:t>исполненных</w:t>
              </w:r>
              <w:r w:rsidRPr="00746816">
                <w:rPr>
                  <w:rFonts w:eastAsia="Calibri"/>
                </w:rPr>
                <w:t xml:space="preserve"> </w:t>
              </w:r>
            </w:ins>
            <w:ins w:id="2148" w:author="Краснова Наталья EXP-310006" w:date="2025-03-19T09:04:00Z">
              <w:r>
                <w:rPr>
                  <w:rFonts w:eastAsia="Calibri"/>
                </w:rPr>
                <w:t xml:space="preserve">авансовых </w:t>
              </w:r>
            </w:ins>
            <w:ins w:id="2149" w:author="Суслова Оксана_EXP-310006" w:date="2025-03-12T14:45:00Z">
              <w:r>
                <w:rPr>
                  <w:rFonts w:eastAsia="Calibri"/>
                </w:rPr>
                <w:t>ДО</w:t>
              </w:r>
            </w:ins>
            <w:ins w:id="2150" w:author="Суслова Оксана_EXP-310006" w:date="2025-03-12T14:38:00Z">
              <w:r>
                <w:rPr>
                  <w:rFonts w:eastAsia="Calibri"/>
                </w:rPr>
                <w:t>.</w:t>
              </w:r>
            </w:ins>
          </w:p>
          <w:p w14:paraId="74598A23" w14:textId="2A1562A4" w:rsidR="00D45F66" w:rsidRDefault="00D45F66" w:rsidP="007925D5">
            <w:pPr>
              <w:pStyle w:val="GOSTTablenorm"/>
              <w:rPr>
                <w:ins w:id="2151" w:author="Суслова Оксана_EXP-310006" w:date="2025-03-12T14:15:00Z"/>
                <w:rFonts w:eastAsia="Calibri"/>
              </w:rPr>
            </w:pPr>
            <w:ins w:id="2152" w:author="Суслова Оксана_EXP-310006" w:date="2025-03-12T14:15:00Z">
              <w:r w:rsidRPr="005E26C1">
                <w:rPr>
                  <w:szCs w:val="22"/>
                </w:rPr>
                <w:t>Расчет по сумме в валюте учета (в рублях).</w:t>
              </w:r>
            </w:ins>
          </w:p>
          <w:p w14:paraId="26B9FBDA" w14:textId="77777777" w:rsidR="00D45F66" w:rsidRDefault="00D45F66" w:rsidP="007925D5">
            <w:pPr>
              <w:pStyle w:val="GOSTTablenorm"/>
              <w:rPr>
                <w:ins w:id="2153" w:author="Суслова Оксана_EXP-310006" w:date="2025-03-13T09:56:00Z"/>
                <w:szCs w:val="22"/>
              </w:rPr>
            </w:pPr>
            <w:ins w:id="2154" w:author="Суслова Оксана_EXP-310006" w:date="2025-03-12T14:22:00Z">
              <w:r>
                <w:t xml:space="preserve">Оборот по </w:t>
              </w:r>
            </w:ins>
            <w:ins w:id="2155" w:author="Суслова Оксана_EXP-310006" w:date="2025-03-13T09:55:00Z">
              <w:r>
                <w:t>Д</w:t>
              </w:r>
            </w:ins>
            <w:ins w:id="2156" w:author="Суслова Оксана_EXP-310006" w:date="2025-03-12T14:22:00Z">
              <w:r w:rsidRPr="00EB0E86">
                <w:t xml:space="preserve">т </w:t>
              </w:r>
              <w:r w:rsidRPr="005E26C1">
                <w:rPr>
                  <w:szCs w:val="22"/>
                </w:rPr>
                <w:t>з</w:t>
              </w:r>
              <w:r>
                <w:rPr>
                  <w:szCs w:val="22"/>
                </w:rPr>
                <w:t>а отчетный период по показателям</w:t>
              </w:r>
            </w:ins>
            <w:ins w:id="2157" w:author="Суслова Оксана_EXP-310006" w:date="2025-03-13T09:56:00Z">
              <w:r>
                <w:rPr>
                  <w:szCs w:val="22"/>
                </w:rPr>
                <w:t>:</w:t>
              </w:r>
            </w:ins>
          </w:p>
          <w:p w14:paraId="694A5DB7" w14:textId="77777777" w:rsidR="00D45F66" w:rsidRDefault="00D45F66" w:rsidP="007925D5">
            <w:pPr>
              <w:pStyle w:val="GOSTTableListMark1"/>
              <w:rPr>
                <w:ins w:id="2158" w:author="Суслова Оксана_EXP-310006" w:date="2025-03-13T09:56:00Z"/>
              </w:rPr>
            </w:pPr>
            <w:ins w:id="2159" w:author="Суслова Оксана_EXP-310006" w:date="2025-03-11T15:48:00Z">
              <w:r w:rsidRPr="001342C2">
                <w:t>ДО_</w:t>
              </w:r>
            </w:ins>
            <w:ins w:id="2160" w:author="Суслова Оксана_EXP-310006" w:date="2025-03-13T09:56:00Z">
              <w:r>
                <w:t>ПБС</w:t>
              </w:r>
            </w:ins>
            <w:ins w:id="2161" w:author="Суслова Оксана_EXP-310006" w:date="2025-03-11T15:48:00Z">
              <w:r w:rsidRPr="001342C2">
                <w:t>_1</w:t>
              </w:r>
              <w:r>
                <w:t>,</w:t>
              </w:r>
            </w:ins>
          </w:p>
          <w:p w14:paraId="66C41163" w14:textId="77777777" w:rsidR="00D45F66" w:rsidRPr="00F530AC" w:rsidRDefault="00D45F66" w:rsidP="007925D5">
            <w:pPr>
              <w:pStyle w:val="GOSTTableListMark1"/>
              <w:rPr>
                <w:rFonts w:eastAsia="Calibri"/>
              </w:rPr>
            </w:pPr>
            <w:ins w:id="2162" w:author="Суслова Оксана_EXP-310006" w:date="2025-03-13T09:56:00Z">
              <w:r>
                <w:lastRenderedPageBreak/>
                <w:t>ДО_ПБС_ВАЛ_1,</w:t>
              </w:r>
            </w:ins>
            <w:ins w:id="2163" w:author="Суслова Оксана_EXP-310006" w:date="2025-03-11T15:48:00Z">
              <w:r>
                <w:t xml:space="preserve"> </w:t>
              </w:r>
            </w:ins>
          </w:p>
          <w:p w14:paraId="446E32AF" w14:textId="48B10D95" w:rsidR="00D45F66" w:rsidRDefault="00D45F66" w:rsidP="007925D5">
            <w:pPr>
              <w:pStyle w:val="GOSTTableListMark1"/>
              <w:numPr>
                <w:ilvl w:val="0"/>
                <w:numId w:val="0"/>
              </w:numPr>
              <w:ind w:left="113"/>
              <w:rPr>
                <w:ins w:id="2164" w:author="Суслова Оксана_EXP-310006" w:date="2025-03-11T15:07:00Z"/>
                <w:rFonts w:eastAsia="Calibri"/>
              </w:rPr>
            </w:pPr>
            <w:ins w:id="2165" w:author="Суслова Оксана_EXP-310006" w:date="2025-03-11T15:48:00Z">
              <w:r>
                <w:rPr>
                  <w:rStyle w:val="GOSTTableListMark10"/>
                </w:rPr>
                <w:t>в котор</w:t>
              </w:r>
            </w:ins>
            <w:ins w:id="2166" w:author="Суслова Оксана_EXP-310006" w:date="2025-03-13T09:56:00Z">
              <w:r>
                <w:rPr>
                  <w:rStyle w:val="GOSTTableListMark10"/>
                </w:rPr>
                <w:t>ых</w:t>
              </w:r>
            </w:ins>
            <w:ins w:id="2167" w:author="Суслова Оксана_EXP-310006" w:date="2025-03-11T15:48:00Z">
              <w:r>
                <w:rPr>
                  <w:rStyle w:val="GOSTTableListMark10"/>
                </w:rPr>
                <w:t xml:space="preserve"> значение аналитического признака</w:t>
              </w:r>
              <w:r w:rsidRPr="00D24605">
                <w:rPr>
                  <w:rStyle w:val="GOSTTableListMark10"/>
                </w:rPr>
                <w:t xml:space="preserve"> «</w:t>
              </w:r>
              <w:r>
                <w:t>Участник СКП</w:t>
              </w:r>
              <w:r w:rsidRPr="008F6796">
                <w:t xml:space="preserve"> (</w:t>
              </w:r>
              <w:r w:rsidRPr="001342C2">
                <w:t>УБП</w:t>
              </w:r>
              <w:r w:rsidRPr="008F6796">
                <w:t>)</w:t>
              </w:r>
              <w:r>
                <w:t>»</w:t>
              </w:r>
              <w:r w:rsidRPr="00D24605">
                <w:rPr>
                  <w:rStyle w:val="GOSTTableListMark10"/>
                </w:rPr>
                <w:t xml:space="preserve"> (</w:t>
              </w:r>
              <w:r>
                <w:rPr>
                  <w:rStyle w:val="GOSTTableListMark10"/>
                  <w:lang w:val="en-US"/>
                </w:rPr>
                <w:t>ubp</w:t>
              </w:r>
              <w:r w:rsidRPr="00D24605">
                <w:rPr>
                  <w:rStyle w:val="GOSTTableListMark10"/>
                </w:rPr>
                <w:t xml:space="preserve">) </w:t>
              </w:r>
              <w:r>
                <w:rPr>
                  <w:rStyle w:val="GOSTTableListMark10"/>
                </w:rPr>
                <w:t xml:space="preserve">соответствует значению </w:t>
              </w:r>
              <w:r w:rsidRPr="00D24605">
                <w:rPr>
                  <w:rStyle w:val="GOSTTableListMark10"/>
                </w:rPr>
                <w:t>«</w:t>
              </w:r>
              <w:r w:rsidRPr="001342C2">
                <w:t>АВАНС</w:t>
              </w:r>
              <w:r w:rsidRPr="00D24605">
                <w:rPr>
                  <w:rStyle w:val="GOSTTableListMark10"/>
                </w:rPr>
                <w:t>»</w:t>
              </w:r>
            </w:ins>
          </w:p>
        </w:tc>
        <w:tc>
          <w:tcPr>
            <w:tcW w:w="254" w:type="pct"/>
          </w:tcPr>
          <w:p w14:paraId="529B4581" w14:textId="773C0B5B" w:rsidR="00D45F66" w:rsidRPr="00CE3883" w:rsidRDefault="00D45F66" w:rsidP="007925D5">
            <w:pPr>
              <w:pStyle w:val="GOSTTablenorm"/>
              <w:rPr>
                <w:ins w:id="2168" w:author="Суслова Оксана_EXP-310006" w:date="2025-03-11T15:07:00Z"/>
                <w:szCs w:val="22"/>
              </w:rPr>
            </w:pPr>
            <w:ins w:id="2169" w:author="Суслова Оксана_EXP-310006" w:date="2025-03-11T15:39:00Z">
              <w:r w:rsidRPr="00CE3883">
                <w:rPr>
                  <w:szCs w:val="22"/>
                </w:rPr>
                <w:lastRenderedPageBreak/>
                <w:t>СПС</w:t>
              </w:r>
            </w:ins>
          </w:p>
        </w:tc>
        <w:tc>
          <w:tcPr>
            <w:tcW w:w="213" w:type="pct"/>
          </w:tcPr>
          <w:p w14:paraId="29C64F37" w14:textId="558CA555" w:rsidR="00D45F66" w:rsidRDefault="00D45F66" w:rsidP="007925D5">
            <w:pPr>
              <w:pStyle w:val="GOSTTablenorm"/>
              <w:rPr>
                <w:ins w:id="2170" w:author="Суслова Оксана_EXP-310006" w:date="2025-03-11T15:07:00Z"/>
              </w:rPr>
            </w:pPr>
            <w:ins w:id="2171" w:author="Суслова Оксана_EXP-310006" w:date="2025-03-11T15:39:00Z">
              <w:r>
                <w:t>-</w:t>
              </w:r>
            </w:ins>
          </w:p>
        </w:tc>
        <w:tc>
          <w:tcPr>
            <w:tcW w:w="256" w:type="pct"/>
          </w:tcPr>
          <w:p w14:paraId="37D9B34B" w14:textId="0FAF90B6" w:rsidR="00D45F66" w:rsidRDefault="00D45F66" w:rsidP="007925D5">
            <w:pPr>
              <w:pStyle w:val="GOSTTablenorm"/>
              <w:rPr>
                <w:ins w:id="2172" w:author="Суслова Оксана_EXP-310006" w:date="2025-03-11T15:07:00Z"/>
              </w:rPr>
            </w:pPr>
            <w:ins w:id="2173" w:author="Суслова Оксана_EXP-310006" w:date="2025-03-11T15:39:00Z">
              <w:r>
                <w:t>-</w:t>
              </w:r>
            </w:ins>
          </w:p>
        </w:tc>
        <w:tc>
          <w:tcPr>
            <w:tcW w:w="213" w:type="pct"/>
          </w:tcPr>
          <w:p w14:paraId="35C01492" w14:textId="5D4F5FFF" w:rsidR="00D45F66" w:rsidRDefault="00D45F66" w:rsidP="007925D5">
            <w:pPr>
              <w:pStyle w:val="GOSTTablenorm"/>
              <w:rPr>
                <w:ins w:id="2174" w:author="Суслова Оксана_EXP-310006" w:date="2025-03-11T15:07:00Z"/>
                <w:szCs w:val="22"/>
              </w:rPr>
            </w:pPr>
            <w:ins w:id="2175" w:author="Суслова Оксана_EXP-310006" w:date="2025-03-11T15:39:00Z">
              <w:r>
                <w:rPr>
                  <w:szCs w:val="22"/>
                </w:rPr>
                <w:t>+</w:t>
              </w:r>
            </w:ins>
          </w:p>
        </w:tc>
        <w:tc>
          <w:tcPr>
            <w:tcW w:w="213" w:type="pct"/>
          </w:tcPr>
          <w:p w14:paraId="24E1F417" w14:textId="49229739" w:rsidR="00D45F66" w:rsidRDefault="00D45F66" w:rsidP="007925D5">
            <w:pPr>
              <w:pStyle w:val="GOSTTablenorm"/>
              <w:rPr>
                <w:ins w:id="2176" w:author="Суслова Оксана_EXP-310006" w:date="2025-03-11T15:07:00Z"/>
                <w:szCs w:val="22"/>
              </w:rPr>
            </w:pPr>
            <w:ins w:id="2177" w:author="Суслова Оксана_EXP-310006" w:date="2025-03-11T15:39:00Z">
              <w:r>
                <w:rPr>
                  <w:szCs w:val="22"/>
                </w:rPr>
                <w:t>-</w:t>
              </w:r>
            </w:ins>
          </w:p>
        </w:tc>
        <w:tc>
          <w:tcPr>
            <w:tcW w:w="213" w:type="pct"/>
          </w:tcPr>
          <w:p w14:paraId="0B5DE209" w14:textId="4F103A86" w:rsidR="00D45F66" w:rsidRDefault="00D45F66" w:rsidP="007925D5">
            <w:pPr>
              <w:pStyle w:val="GOSTTablenorm"/>
              <w:rPr>
                <w:ins w:id="2178" w:author="Суслова Оксана_EXP-310006" w:date="2025-03-11T15:07:00Z"/>
                <w:szCs w:val="22"/>
              </w:rPr>
            </w:pPr>
            <w:ins w:id="2179" w:author="Суслова Оксана_EXP-310006" w:date="2025-03-11T15:39:00Z">
              <w:r>
                <w:rPr>
                  <w:szCs w:val="22"/>
                </w:rPr>
                <w:t>-</w:t>
              </w:r>
            </w:ins>
          </w:p>
        </w:tc>
        <w:tc>
          <w:tcPr>
            <w:tcW w:w="249" w:type="pct"/>
          </w:tcPr>
          <w:p w14:paraId="2BB53848" w14:textId="3CA21832" w:rsidR="00D45F66" w:rsidRDefault="00D45F66" w:rsidP="007925D5">
            <w:pPr>
              <w:pStyle w:val="GOSTTablenorm"/>
              <w:rPr>
                <w:ins w:id="2180" w:author="Суслова Оксана_EXP-310006" w:date="2025-03-11T15:07:00Z"/>
                <w:szCs w:val="22"/>
              </w:rPr>
            </w:pPr>
            <w:ins w:id="2181" w:author="Суслова Оксана_EXP-310006" w:date="2025-03-11T15:39:00Z">
              <w:r>
                <w:rPr>
                  <w:szCs w:val="22"/>
                </w:rPr>
                <w:t>-</w:t>
              </w:r>
            </w:ins>
          </w:p>
        </w:tc>
      </w:tr>
      <w:tr w:rsidR="00C303B1" w:rsidRPr="005E26C1" w14:paraId="78C4B2D7" w14:textId="77777777" w:rsidTr="00D45F66">
        <w:trPr>
          <w:ins w:id="2182" w:author="Суслова Оксана_EXP-310006" w:date="2025-03-11T15:06:00Z"/>
        </w:trPr>
        <w:tc>
          <w:tcPr>
            <w:tcW w:w="125" w:type="pct"/>
          </w:tcPr>
          <w:p w14:paraId="362E6CB9" w14:textId="77777777" w:rsidR="00C303B1" w:rsidRPr="008E560B" w:rsidRDefault="00C303B1" w:rsidP="00C303B1">
            <w:pPr>
              <w:pStyle w:val="GOSTTableNum"/>
              <w:rPr>
                <w:ins w:id="2183" w:author="Суслова Оксана_EXP-310006" w:date="2025-03-11T15:06:00Z"/>
              </w:rPr>
            </w:pPr>
          </w:p>
        </w:tc>
        <w:tc>
          <w:tcPr>
            <w:tcW w:w="596" w:type="pct"/>
          </w:tcPr>
          <w:p w14:paraId="2E0DBCC4" w14:textId="14F09DB4" w:rsidR="00C303B1" w:rsidRPr="00836A95" w:rsidRDefault="00C303B1" w:rsidP="00C303B1">
            <w:pPr>
              <w:pStyle w:val="GOSTTablenorm"/>
              <w:rPr>
                <w:ins w:id="2184" w:author="Суслова Оксана_EXP-310006" w:date="2025-03-11T15:06:00Z"/>
              </w:rPr>
            </w:pPr>
            <w:ins w:id="2185" w:author="Суслова Оксана_EXP-310006" w:date="2025-03-11T15:38:00Z">
              <w:r w:rsidRPr="00836A95">
                <w:t>Исполнено неавансовых ДО</w:t>
              </w:r>
            </w:ins>
          </w:p>
        </w:tc>
        <w:tc>
          <w:tcPr>
            <w:tcW w:w="279" w:type="pct"/>
          </w:tcPr>
          <w:p w14:paraId="56CC62F8" w14:textId="79ACD726" w:rsidR="00C303B1" w:rsidRPr="00836A95" w:rsidRDefault="00C303B1" w:rsidP="00C303B1">
            <w:pPr>
              <w:pStyle w:val="GOSTTablenorm"/>
              <w:rPr>
                <w:szCs w:val="22"/>
              </w:rPr>
            </w:pPr>
            <w:ins w:id="2186" w:author="Краснова Наталья EXP-332161" w:date="2026-03-19T18:00:00Z">
              <w:r w:rsidRPr="00215A65"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600F7096" w14:textId="7CE420D4" w:rsidR="00C303B1" w:rsidRPr="00836A95" w:rsidRDefault="00C303B1" w:rsidP="00C303B1">
            <w:pPr>
              <w:pStyle w:val="GOSTTablenorm"/>
              <w:rPr>
                <w:ins w:id="2187" w:author="Суслова Оксана_EXP-310006" w:date="2025-03-11T15:06:00Z"/>
                <w:szCs w:val="22"/>
              </w:rPr>
            </w:pPr>
            <w:ins w:id="2188" w:author="Суслова Оксана_EXP-310006" w:date="2025-03-11T15:39:00Z">
              <w:r w:rsidRPr="00836A95">
                <w:rPr>
                  <w:szCs w:val="22"/>
                </w:rPr>
                <w:t>-</w:t>
              </w:r>
            </w:ins>
          </w:p>
        </w:tc>
        <w:tc>
          <w:tcPr>
            <w:tcW w:w="361" w:type="pct"/>
          </w:tcPr>
          <w:p w14:paraId="4B5F0BF9" w14:textId="24DAD6EB" w:rsidR="00C303B1" w:rsidRPr="00836A95" w:rsidRDefault="00C303B1" w:rsidP="00C303B1">
            <w:pPr>
              <w:pStyle w:val="GOSTTablenorm"/>
              <w:rPr>
                <w:ins w:id="2189" w:author="Суслова Оксана_EXP-310006" w:date="2025-03-11T15:06:00Z"/>
                <w:lang w:val="en-US"/>
              </w:rPr>
            </w:pPr>
            <w:ins w:id="2190" w:author="Суслова Оксана_EXP-310004" w:date="2025-03-13T16:56:00Z">
              <w:r w:rsidRPr="003A687A">
                <w:rPr>
                  <w:szCs w:val="22"/>
                </w:rPr>
                <w:t>-</w:t>
              </w:r>
            </w:ins>
          </w:p>
        </w:tc>
        <w:tc>
          <w:tcPr>
            <w:tcW w:w="341" w:type="pct"/>
          </w:tcPr>
          <w:p w14:paraId="0B33DB71" w14:textId="77777777" w:rsidR="00C303B1" w:rsidRDefault="00C303B1" w:rsidP="00C303B1">
            <w:pPr>
              <w:pStyle w:val="GOSTTablenorm"/>
              <w:rPr>
                <w:ins w:id="2191" w:author="Сказецкая Наталья Камилевна" w:date="2025-04-02T18:51:00Z"/>
              </w:rPr>
            </w:pPr>
            <w:ins w:id="2192" w:author="Сказецкая Наталья Камилевна" w:date="2025-04-02T18:51:00Z">
              <w:r>
                <w:rPr>
                  <w:lang w:val="en-US"/>
                </w:rPr>
                <w:t>PA_PBS</w:t>
              </w:r>
              <w:r>
                <w:t>:</w:t>
              </w:r>
            </w:ins>
          </w:p>
          <w:p w14:paraId="185B355D" w14:textId="4B1CB2D1" w:rsidR="00C303B1" w:rsidRPr="00836A95" w:rsidRDefault="00C303B1" w:rsidP="00C303B1">
            <w:pPr>
              <w:pStyle w:val="GOSTTablenorm"/>
              <w:rPr>
                <w:ins w:id="2193" w:author="Суслова Оксана_EXP-310006" w:date="2025-03-11T15:06:00Z"/>
              </w:rPr>
            </w:pPr>
            <w:ins w:id="2194" w:author="Суслова Оксана_EXP-310006" w:date="2025-03-11T15:47:00Z">
              <w:r w:rsidRPr="00836A95">
                <w:t>326</w:t>
              </w:r>
            </w:ins>
          </w:p>
        </w:tc>
        <w:tc>
          <w:tcPr>
            <w:tcW w:w="301" w:type="pct"/>
          </w:tcPr>
          <w:p w14:paraId="7E1AE575" w14:textId="0216D46F" w:rsidR="00C303B1" w:rsidRPr="00836A95" w:rsidRDefault="00C303B1" w:rsidP="00C303B1">
            <w:pPr>
              <w:pStyle w:val="GOSTTablenorm"/>
              <w:rPr>
                <w:ins w:id="2195" w:author="Суслова Оксана_EXP-310006" w:date="2025-03-11T15:06:00Z"/>
                <w:lang w:val="en-US"/>
              </w:rPr>
            </w:pPr>
            <w:ins w:id="2196" w:author="Суслова Оксана_EXP-310006" w:date="2025-03-11T16:36:00Z">
              <w:r w:rsidRPr="00836A95">
                <w:rPr>
                  <w:lang w:val="en-US"/>
                </w:rPr>
                <w:t>EXP</w:t>
              </w:r>
              <w:r w:rsidRPr="00836A95">
                <w:t xml:space="preserve">: </w:t>
              </w:r>
            </w:ins>
            <w:ins w:id="2197" w:author="Суслова Оксана_EXP-310006" w:date="2025-03-11T16:40:00Z">
              <w:r w:rsidRPr="00836A95">
                <w:t>314</w:t>
              </w:r>
            </w:ins>
          </w:p>
        </w:tc>
        <w:tc>
          <w:tcPr>
            <w:tcW w:w="1107" w:type="pct"/>
          </w:tcPr>
          <w:p w14:paraId="11638705" w14:textId="61F51B58" w:rsidR="00C303B1" w:rsidRPr="00836A95" w:rsidRDefault="00C303B1" w:rsidP="00C303B1">
            <w:pPr>
              <w:pStyle w:val="GOSTTablenorm"/>
              <w:rPr>
                <w:ins w:id="2198" w:author="Суслова Оксана_EXP-310006" w:date="2025-03-12T14:38:00Z"/>
                <w:szCs w:val="22"/>
              </w:rPr>
            </w:pPr>
            <w:ins w:id="2199" w:author="Суслова Оксана_EXP-310006" w:date="2025-03-12T14:46:00Z">
              <w:r w:rsidRPr="00836A95">
                <w:rPr>
                  <w:rFonts w:eastAsia="Calibri"/>
                </w:rPr>
                <w:t xml:space="preserve">Сумма исполненных </w:t>
              </w:r>
            </w:ins>
            <w:ins w:id="2200" w:author="Краснова Наталья EXP-310006" w:date="2025-03-19T09:05:00Z">
              <w:r>
                <w:rPr>
                  <w:rFonts w:eastAsia="Calibri"/>
                </w:rPr>
                <w:t>не</w:t>
              </w:r>
            </w:ins>
            <w:ins w:id="2201" w:author="Суслова Оксана_EXP-310006" w:date="2025-03-12T14:46:00Z">
              <w:r w:rsidRPr="00836A95">
                <w:rPr>
                  <w:rFonts w:eastAsia="Calibri"/>
                </w:rPr>
                <w:t>авансовых ДО</w:t>
              </w:r>
            </w:ins>
            <w:ins w:id="2202" w:author="Суслова Оксана_EXP-310006" w:date="2025-03-12T14:38:00Z">
              <w:r w:rsidRPr="00836A95">
                <w:rPr>
                  <w:rFonts w:eastAsia="Calibri"/>
                </w:rPr>
                <w:t>.</w:t>
              </w:r>
            </w:ins>
          </w:p>
          <w:p w14:paraId="11760639" w14:textId="77D9679C" w:rsidR="00C303B1" w:rsidRPr="00836A95" w:rsidRDefault="00C303B1" w:rsidP="00C303B1">
            <w:pPr>
              <w:pStyle w:val="GOSTTablenorm"/>
              <w:rPr>
                <w:ins w:id="2203" w:author="Суслова Оксана_EXP-310006" w:date="2025-03-12T14:15:00Z"/>
                <w:rFonts w:eastAsia="Calibri"/>
              </w:rPr>
            </w:pPr>
            <w:ins w:id="2204" w:author="Суслова Оксана_EXP-310006" w:date="2025-03-12T14:15:00Z">
              <w:r w:rsidRPr="00836A95">
                <w:rPr>
                  <w:szCs w:val="22"/>
                </w:rPr>
                <w:t>Расчет по сумме в валюте учета (в рублях).</w:t>
              </w:r>
            </w:ins>
          </w:p>
          <w:p w14:paraId="768F79F0" w14:textId="77777777" w:rsidR="00C303B1" w:rsidRDefault="00C303B1" w:rsidP="00C303B1">
            <w:pPr>
              <w:pStyle w:val="GOSTTablenorm"/>
              <w:rPr>
                <w:ins w:id="2205" w:author="Суслова Оксана_EXP-310006" w:date="2025-03-13T09:57:00Z"/>
                <w:szCs w:val="22"/>
              </w:rPr>
            </w:pPr>
            <w:ins w:id="2206" w:author="Суслова Оксана_EXP-310006" w:date="2025-03-12T14:22:00Z">
              <w:r w:rsidRPr="00836A95">
                <w:t xml:space="preserve">Оборот по </w:t>
              </w:r>
            </w:ins>
            <w:ins w:id="2207" w:author="Суслова Оксана_EXP-310006" w:date="2025-03-13T09:57:00Z">
              <w:r>
                <w:t>Д</w:t>
              </w:r>
            </w:ins>
            <w:ins w:id="2208" w:author="Суслова Оксана_EXP-310006" w:date="2025-03-12T14:22:00Z">
              <w:r w:rsidRPr="00836A95">
                <w:t xml:space="preserve">т </w:t>
              </w:r>
              <w:r w:rsidRPr="00836A95">
                <w:rPr>
                  <w:szCs w:val="22"/>
                </w:rPr>
                <w:t>за отчетный период по показател</w:t>
              </w:r>
            </w:ins>
            <w:ins w:id="2209" w:author="Суслова Оксана_EXP-310006" w:date="2025-03-13T09:57:00Z">
              <w:r>
                <w:rPr>
                  <w:szCs w:val="22"/>
                </w:rPr>
                <w:t>ям:</w:t>
              </w:r>
            </w:ins>
          </w:p>
          <w:p w14:paraId="7A2A55A2" w14:textId="77777777" w:rsidR="00C303B1" w:rsidRDefault="00C303B1" w:rsidP="00C303B1">
            <w:pPr>
              <w:pStyle w:val="GOSTTableListMark1"/>
              <w:rPr>
                <w:ins w:id="2210" w:author="Суслова Оксана_EXP-310006" w:date="2025-03-13T09:57:00Z"/>
              </w:rPr>
            </w:pPr>
            <w:ins w:id="2211" w:author="Суслова Оксана_EXP-310006" w:date="2025-03-11T15:48:00Z">
              <w:r w:rsidRPr="00836A95">
                <w:t>ДО_</w:t>
              </w:r>
            </w:ins>
            <w:ins w:id="2212" w:author="Суслова Оксана_EXP-310006" w:date="2025-03-13T09:57:00Z">
              <w:r>
                <w:t>ПБС</w:t>
              </w:r>
            </w:ins>
            <w:ins w:id="2213" w:author="Суслова Оксана_EXP-310006" w:date="2025-03-11T15:48:00Z">
              <w:r w:rsidRPr="00836A95">
                <w:t>_1,</w:t>
              </w:r>
            </w:ins>
          </w:p>
          <w:p w14:paraId="2D0C6C94" w14:textId="77777777" w:rsidR="00C303B1" w:rsidRPr="00F530AC" w:rsidRDefault="00C303B1" w:rsidP="00C303B1">
            <w:pPr>
              <w:pStyle w:val="GOSTTableListMark1"/>
              <w:rPr>
                <w:rFonts w:eastAsia="Calibri"/>
              </w:rPr>
            </w:pPr>
            <w:ins w:id="2214" w:author="Суслова Оксана_EXP-310006" w:date="2025-03-13T09:57:00Z">
              <w:r>
                <w:t>ДО_ПБС_ВАЛ_1,</w:t>
              </w:r>
            </w:ins>
            <w:ins w:id="2215" w:author="Суслова Оксана_EXP-310006" w:date="2025-03-11T15:48:00Z">
              <w:r w:rsidRPr="00836A95">
                <w:t xml:space="preserve"> </w:t>
              </w:r>
            </w:ins>
          </w:p>
          <w:p w14:paraId="68E1ADF1" w14:textId="4F147985" w:rsidR="00C303B1" w:rsidRPr="00836A95" w:rsidRDefault="00C303B1" w:rsidP="00C303B1">
            <w:pPr>
              <w:pStyle w:val="GOSTTableListMark1"/>
              <w:numPr>
                <w:ilvl w:val="0"/>
                <w:numId w:val="0"/>
              </w:numPr>
              <w:ind w:left="113"/>
              <w:rPr>
                <w:ins w:id="2216" w:author="Суслова Оксана_EXP-310006" w:date="2025-03-11T15:06:00Z"/>
                <w:rFonts w:eastAsia="Calibri"/>
              </w:rPr>
            </w:pPr>
            <w:ins w:id="2217" w:author="Суслова Оксана_EXP-310006" w:date="2025-03-11T15:48:00Z">
              <w:r w:rsidRPr="00836A95">
                <w:rPr>
                  <w:rStyle w:val="GOSTTableListMark10"/>
                </w:rPr>
                <w:t>в котор</w:t>
              </w:r>
            </w:ins>
            <w:ins w:id="2218" w:author="Суслова Оксана_EXP-310006" w:date="2025-03-13T09:57:00Z">
              <w:r>
                <w:rPr>
                  <w:rStyle w:val="GOSTTableListMark10"/>
                </w:rPr>
                <w:t>ых</w:t>
              </w:r>
            </w:ins>
            <w:ins w:id="2219" w:author="Суслова Оксана_EXP-310006" w:date="2025-03-11T15:48:00Z">
              <w:r w:rsidRPr="00836A95">
                <w:rPr>
                  <w:rStyle w:val="GOSTTableListMark10"/>
                </w:rPr>
                <w:t xml:space="preserve"> значение аналитического признака «</w:t>
              </w:r>
              <w:r w:rsidRPr="00836A95">
                <w:t>Участник СКП (УБП)»</w:t>
              </w:r>
              <w:r w:rsidRPr="00836A95">
                <w:rPr>
                  <w:rStyle w:val="GOSTTableListMark10"/>
                </w:rPr>
                <w:t xml:space="preserve"> (</w:t>
              </w:r>
              <w:r w:rsidRPr="00836A95">
                <w:rPr>
                  <w:rStyle w:val="GOSTTableListMark10"/>
                  <w:lang w:val="en-US"/>
                </w:rPr>
                <w:t>ubp</w:t>
              </w:r>
              <w:r w:rsidRPr="00836A95">
                <w:rPr>
                  <w:rStyle w:val="GOSTTableListMark10"/>
                </w:rPr>
                <w:t xml:space="preserve">) </w:t>
              </w:r>
            </w:ins>
            <w:ins w:id="2220" w:author="Суслова Оксана_EXP-310004" w:date="2025-03-13T17:00:00Z">
              <w:r w:rsidRPr="00DD6B9E">
                <w:t xml:space="preserve">пусто или указано значение, отличное от </w:t>
              </w:r>
              <w:r w:rsidRPr="00D24605">
                <w:rPr>
                  <w:rStyle w:val="GOSTTableListMark10"/>
                </w:rPr>
                <w:t>«</w:t>
              </w:r>
              <w:r w:rsidRPr="001342C2">
                <w:t>АВАНС</w:t>
              </w:r>
              <w:r w:rsidRPr="00D24605">
                <w:rPr>
                  <w:rStyle w:val="GOSTTableListMark10"/>
                </w:rPr>
                <w:t>»</w:t>
              </w:r>
            </w:ins>
          </w:p>
        </w:tc>
        <w:tc>
          <w:tcPr>
            <w:tcW w:w="254" w:type="pct"/>
          </w:tcPr>
          <w:p w14:paraId="34DADAE1" w14:textId="3187171F" w:rsidR="00C303B1" w:rsidRPr="00CE3883" w:rsidRDefault="00C303B1" w:rsidP="00C303B1">
            <w:pPr>
              <w:pStyle w:val="GOSTTablenorm"/>
              <w:rPr>
                <w:ins w:id="2221" w:author="Суслова Оксана_EXP-310006" w:date="2025-03-11T15:06:00Z"/>
                <w:szCs w:val="22"/>
              </w:rPr>
            </w:pPr>
            <w:ins w:id="2222" w:author="Суслова Оксана_EXP-310006" w:date="2025-03-11T15:39:00Z">
              <w:r w:rsidRPr="00CE3883">
                <w:rPr>
                  <w:szCs w:val="22"/>
                </w:rPr>
                <w:t>СПС</w:t>
              </w:r>
            </w:ins>
          </w:p>
        </w:tc>
        <w:tc>
          <w:tcPr>
            <w:tcW w:w="213" w:type="pct"/>
          </w:tcPr>
          <w:p w14:paraId="4B0BCBE5" w14:textId="268EDBC0" w:rsidR="00C303B1" w:rsidRDefault="00C303B1" w:rsidP="00C303B1">
            <w:pPr>
              <w:pStyle w:val="GOSTTablenorm"/>
              <w:rPr>
                <w:ins w:id="2223" w:author="Суслова Оксана_EXP-310006" w:date="2025-03-11T15:06:00Z"/>
              </w:rPr>
            </w:pPr>
            <w:ins w:id="2224" w:author="Суслова Оксана_EXP-310006" w:date="2025-03-11T15:39:00Z">
              <w:r>
                <w:t>-</w:t>
              </w:r>
            </w:ins>
          </w:p>
        </w:tc>
        <w:tc>
          <w:tcPr>
            <w:tcW w:w="256" w:type="pct"/>
          </w:tcPr>
          <w:p w14:paraId="1E99E816" w14:textId="51912645" w:rsidR="00C303B1" w:rsidRDefault="00C303B1" w:rsidP="00C303B1">
            <w:pPr>
              <w:pStyle w:val="GOSTTablenorm"/>
              <w:rPr>
                <w:ins w:id="2225" w:author="Суслова Оксана_EXP-310006" w:date="2025-03-11T15:06:00Z"/>
              </w:rPr>
            </w:pPr>
            <w:ins w:id="2226" w:author="Суслова Оксана_EXP-310006" w:date="2025-03-11T15:39:00Z">
              <w:r>
                <w:t>-</w:t>
              </w:r>
            </w:ins>
          </w:p>
        </w:tc>
        <w:tc>
          <w:tcPr>
            <w:tcW w:w="213" w:type="pct"/>
          </w:tcPr>
          <w:p w14:paraId="116949F2" w14:textId="487616E2" w:rsidR="00C303B1" w:rsidRDefault="00C303B1" w:rsidP="00C303B1">
            <w:pPr>
              <w:pStyle w:val="GOSTTablenorm"/>
              <w:rPr>
                <w:ins w:id="2227" w:author="Суслова Оксана_EXP-310006" w:date="2025-03-11T15:06:00Z"/>
                <w:szCs w:val="22"/>
              </w:rPr>
            </w:pPr>
            <w:ins w:id="2228" w:author="Суслова Оксана_EXP-310006" w:date="2025-03-11T15:39:00Z">
              <w:r>
                <w:rPr>
                  <w:szCs w:val="22"/>
                </w:rPr>
                <w:t>+</w:t>
              </w:r>
            </w:ins>
          </w:p>
        </w:tc>
        <w:tc>
          <w:tcPr>
            <w:tcW w:w="213" w:type="pct"/>
          </w:tcPr>
          <w:p w14:paraId="0F467400" w14:textId="7558B291" w:rsidR="00C303B1" w:rsidRDefault="00C303B1" w:rsidP="00C303B1">
            <w:pPr>
              <w:pStyle w:val="GOSTTablenorm"/>
              <w:rPr>
                <w:ins w:id="2229" w:author="Суслова Оксана_EXP-310006" w:date="2025-03-11T15:06:00Z"/>
                <w:szCs w:val="22"/>
              </w:rPr>
            </w:pPr>
            <w:ins w:id="2230" w:author="Суслова Оксана_EXP-310006" w:date="2025-03-11T15:39:00Z">
              <w:r>
                <w:rPr>
                  <w:szCs w:val="22"/>
                </w:rPr>
                <w:t>-</w:t>
              </w:r>
            </w:ins>
          </w:p>
        </w:tc>
        <w:tc>
          <w:tcPr>
            <w:tcW w:w="213" w:type="pct"/>
          </w:tcPr>
          <w:p w14:paraId="1CDCE87D" w14:textId="66C7560A" w:rsidR="00C303B1" w:rsidRDefault="00C303B1" w:rsidP="00C303B1">
            <w:pPr>
              <w:pStyle w:val="GOSTTablenorm"/>
              <w:rPr>
                <w:ins w:id="2231" w:author="Суслова Оксана_EXP-310006" w:date="2025-03-11T15:06:00Z"/>
                <w:szCs w:val="22"/>
              </w:rPr>
            </w:pPr>
            <w:ins w:id="2232" w:author="Суслова Оксана_EXP-310006" w:date="2025-03-11T15:39:00Z">
              <w:r>
                <w:rPr>
                  <w:szCs w:val="22"/>
                </w:rPr>
                <w:t>-</w:t>
              </w:r>
            </w:ins>
          </w:p>
        </w:tc>
        <w:tc>
          <w:tcPr>
            <w:tcW w:w="249" w:type="pct"/>
          </w:tcPr>
          <w:p w14:paraId="61CFB7A2" w14:textId="083CB718" w:rsidR="00C303B1" w:rsidRDefault="00C303B1" w:rsidP="00C303B1">
            <w:pPr>
              <w:pStyle w:val="GOSTTablenorm"/>
              <w:rPr>
                <w:ins w:id="2233" w:author="Суслова Оксана_EXP-310006" w:date="2025-03-11T15:06:00Z"/>
                <w:szCs w:val="22"/>
              </w:rPr>
            </w:pPr>
            <w:ins w:id="2234" w:author="Суслова Оксана_EXP-310006" w:date="2025-03-11T15:39:00Z">
              <w:r>
                <w:rPr>
                  <w:szCs w:val="22"/>
                </w:rPr>
                <w:t>-</w:t>
              </w:r>
            </w:ins>
          </w:p>
        </w:tc>
      </w:tr>
      <w:tr w:rsidR="00C303B1" w:rsidRPr="005E26C1" w14:paraId="7F354B86" w14:textId="77777777" w:rsidTr="00D45F66">
        <w:trPr>
          <w:ins w:id="2235" w:author="Суслова Оксана_EXP-310006" w:date="2025-03-11T15:07:00Z"/>
        </w:trPr>
        <w:tc>
          <w:tcPr>
            <w:tcW w:w="125" w:type="pct"/>
          </w:tcPr>
          <w:p w14:paraId="0CC9914B" w14:textId="77777777" w:rsidR="00C303B1" w:rsidRPr="008E560B" w:rsidRDefault="00C303B1" w:rsidP="00C303B1">
            <w:pPr>
              <w:pStyle w:val="GOSTTableNum"/>
              <w:rPr>
                <w:ins w:id="2236" w:author="Суслова Оксана_EXP-310006" w:date="2025-03-11T15:07:00Z"/>
              </w:rPr>
            </w:pPr>
          </w:p>
        </w:tc>
        <w:tc>
          <w:tcPr>
            <w:tcW w:w="596" w:type="pct"/>
          </w:tcPr>
          <w:p w14:paraId="2BD7A870" w14:textId="6DDEC932" w:rsidR="00C303B1" w:rsidRPr="00836A95" w:rsidRDefault="00C303B1" w:rsidP="00C303B1">
            <w:pPr>
              <w:pStyle w:val="GOSTTablenorm"/>
              <w:rPr>
                <w:ins w:id="2237" w:author="Суслова Оксана_EXP-310006" w:date="2025-03-11T15:07:00Z"/>
              </w:rPr>
            </w:pPr>
            <w:ins w:id="2238" w:author="Суслова Оксана_EXP-310006" w:date="2025-03-11T15:38:00Z">
              <w:r w:rsidRPr="00836A95">
                <w:t>Не исполнено ДО всего</w:t>
              </w:r>
            </w:ins>
          </w:p>
        </w:tc>
        <w:tc>
          <w:tcPr>
            <w:tcW w:w="279" w:type="pct"/>
          </w:tcPr>
          <w:p w14:paraId="1394D4FF" w14:textId="76C6BB9F" w:rsidR="00C303B1" w:rsidRPr="00836A95" w:rsidRDefault="00C303B1" w:rsidP="00C303B1">
            <w:pPr>
              <w:pStyle w:val="GOSTTablenorm"/>
              <w:rPr>
                <w:szCs w:val="22"/>
              </w:rPr>
            </w:pPr>
            <w:ins w:id="2239" w:author="Краснова Наталья EXP-332161" w:date="2026-03-19T18:00:00Z">
              <w:r w:rsidRPr="00215A65"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0B65A164" w14:textId="79FDAAF8" w:rsidR="00C303B1" w:rsidRPr="00836A95" w:rsidRDefault="00C303B1" w:rsidP="00C303B1">
            <w:pPr>
              <w:pStyle w:val="GOSTTablenorm"/>
              <w:rPr>
                <w:ins w:id="2240" w:author="Суслова Оксана_EXP-310006" w:date="2025-03-11T15:07:00Z"/>
                <w:szCs w:val="22"/>
              </w:rPr>
            </w:pPr>
            <w:ins w:id="2241" w:author="Суслова Оксана_EXP-310006" w:date="2025-03-11T15:39:00Z">
              <w:r w:rsidRPr="00836A95">
                <w:rPr>
                  <w:szCs w:val="22"/>
                </w:rPr>
                <w:t>-</w:t>
              </w:r>
            </w:ins>
          </w:p>
        </w:tc>
        <w:tc>
          <w:tcPr>
            <w:tcW w:w="361" w:type="pct"/>
          </w:tcPr>
          <w:p w14:paraId="54ED1E7E" w14:textId="7A73B6A1" w:rsidR="00C303B1" w:rsidRPr="00836A95" w:rsidRDefault="00C303B1" w:rsidP="00C303B1">
            <w:pPr>
              <w:pStyle w:val="GOSTTablenorm"/>
              <w:rPr>
                <w:ins w:id="2242" w:author="Суслова Оксана_EXP-310006" w:date="2025-03-11T15:07:00Z"/>
                <w:lang w:val="en-US"/>
              </w:rPr>
            </w:pPr>
            <w:ins w:id="2243" w:author="Суслова Оксана_EXP-310004" w:date="2025-03-13T16:56:00Z">
              <w:r w:rsidRPr="003A687A">
                <w:rPr>
                  <w:szCs w:val="22"/>
                </w:rPr>
                <w:t>-</w:t>
              </w:r>
            </w:ins>
          </w:p>
        </w:tc>
        <w:tc>
          <w:tcPr>
            <w:tcW w:w="341" w:type="pct"/>
          </w:tcPr>
          <w:p w14:paraId="1FD12C8B" w14:textId="77777777" w:rsidR="00C303B1" w:rsidRDefault="00C303B1" w:rsidP="00C303B1">
            <w:pPr>
              <w:pStyle w:val="GOSTTablenorm"/>
              <w:rPr>
                <w:ins w:id="2244" w:author="Сказецкая Наталья Камилевна" w:date="2025-04-02T18:51:00Z"/>
              </w:rPr>
            </w:pPr>
            <w:ins w:id="2245" w:author="Сказецкая Наталья Камилевна" w:date="2025-04-02T18:51:00Z">
              <w:r>
                <w:rPr>
                  <w:lang w:val="en-US"/>
                </w:rPr>
                <w:t>PA_PBS</w:t>
              </w:r>
              <w:r>
                <w:t>:</w:t>
              </w:r>
            </w:ins>
          </w:p>
          <w:p w14:paraId="27B7A536" w14:textId="2704DC96" w:rsidR="00C303B1" w:rsidRPr="00836A95" w:rsidRDefault="00C303B1" w:rsidP="00C303B1">
            <w:pPr>
              <w:pStyle w:val="GOSTTablenorm"/>
              <w:rPr>
                <w:ins w:id="2246" w:author="Суслова Оксана_EXP-310006" w:date="2025-03-11T15:07:00Z"/>
              </w:rPr>
            </w:pPr>
            <w:ins w:id="2247" w:author="Суслова Оксана_EXP-310006" w:date="2025-03-11T15:47:00Z">
              <w:r w:rsidRPr="00836A95">
                <w:t>327</w:t>
              </w:r>
            </w:ins>
          </w:p>
        </w:tc>
        <w:tc>
          <w:tcPr>
            <w:tcW w:w="301" w:type="pct"/>
          </w:tcPr>
          <w:p w14:paraId="4B49CF80" w14:textId="789D0DC2" w:rsidR="00C303B1" w:rsidRPr="00836A95" w:rsidRDefault="00C303B1" w:rsidP="00C303B1">
            <w:pPr>
              <w:pStyle w:val="GOSTTablenorm"/>
              <w:rPr>
                <w:ins w:id="2248" w:author="Суслова Оксана_EXP-310006" w:date="2025-03-11T15:07:00Z"/>
                <w:lang w:val="en-US"/>
              </w:rPr>
            </w:pPr>
            <w:ins w:id="2249" w:author="Суслова Оксана_EXP-310006" w:date="2025-03-11T16:36:00Z">
              <w:r w:rsidRPr="00836A95">
                <w:rPr>
                  <w:lang w:val="en-US"/>
                </w:rPr>
                <w:t>EXP</w:t>
              </w:r>
              <w:r w:rsidRPr="00836A95">
                <w:t xml:space="preserve">: </w:t>
              </w:r>
            </w:ins>
            <w:ins w:id="2250" w:author="Суслова Оксана_EXP-310006" w:date="2025-03-11T16:40:00Z">
              <w:r w:rsidRPr="00836A95">
                <w:t>315</w:t>
              </w:r>
            </w:ins>
          </w:p>
        </w:tc>
        <w:tc>
          <w:tcPr>
            <w:tcW w:w="1107" w:type="pct"/>
          </w:tcPr>
          <w:p w14:paraId="7F7B016B" w14:textId="5737AF36" w:rsidR="00C303B1" w:rsidRPr="00836A95" w:rsidRDefault="00C303B1" w:rsidP="00C303B1">
            <w:pPr>
              <w:pStyle w:val="GOSTTablenorm"/>
              <w:rPr>
                <w:ins w:id="2251" w:author="Суслова Оксана_EXP-310006" w:date="2025-03-12T14:39:00Z"/>
                <w:szCs w:val="22"/>
              </w:rPr>
            </w:pPr>
            <w:ins w:id="2252" w:author="Суслова Оксана_EXP-310006" w:date="2025-03-12T14:39:00Z">
              <w:r w:rsidRPr="00836A95">
                <w:rPr>
                  <w:rFonts w:eastAsia="Calibri"/>
                </w:rPr>
                <w:t xml:space="preserve">Сумма </w:t>
              </w:r>
            </w:ins>
            <w:ins w:id="2253" w:author="Краснова Наталья EXP-310006" w:date="2025-03-19T09:07:00Z">
              <w:r>
                <w:rPr>
                  <w:rFonts w:eastAsia="Calibri"/>
                </w:rPr>
                <w:t>неисполненных ДО (авансовых, неавансовых)</w:t>
              </w:r>
            </w:ins>
            <w:ins w:id="2254" w:author="Суслова Оксана_EXP-310006" w:date="2025-03-12T14:40:00Z">
              <w:r w:rsidRPr="00836A95">
                <w:rPr>
                  <w:rFonts w:eastAsia="Calibri"/>
                </w:rPr>
                <w:t>.</w:t>
              </w:r>
            </w:ins>
          </w:p>
          <w:p w14:paraId="6A68C0A2" w14:textId="4FB2F585" w:rsidR="00C303B1" w:rsidRPr="00836A95" w:rsidRDefault="00C303B1" w:rsidP="00C303B1">
            <w:pPr>
              <w:pStyle w:val="GOSTTablenorm"/>
              <w:rPr>
                <w:ins w:id="2255" w:author="Суслова Оксана_EXP-310006" w:date="2025-03-12T14:15:00Z"/>
              </w:rPr>
            </w:pPr>
            <w:ins w:id="2256" w:author="Суслова Оксана_EXP-310006" w:date="2025-03-12T14:15:00Z">
              <w:r w:rsidRPr="00836A95">
                <w:rPr>
                  <w:szCs w:val="22"/>
                </w:rPr>
                <w:lastRenderedPageBreak/>
                <w:t>Расчет по сумме в валюте учета (в рублях).</w:t>
              </w:r>
            </w:ins>
          </w:p>
          <w:p w14:paraId="4A4021E1" w14:textId="38882975" w:rsidR="00C303B1" w:rsidRPr="00836A95" w:rsidRDefault="00C303B1" w:rsidP="00C303B1">
            <w:pPr>
              <w:pStyle w:val="GOSTTablenorm"/>
              <w:rPr>
                <w:ins w:id="2257" w:author="Суслова Оксана_EXP-310006" w:date="2025-03-12T14:28:00Z"/>
              </w:rPr>
            </w:pPr>
            <w:ins w:id="2258" w:author="Суслова Оксана_EXP-310006" w:date="2025-03-12T14:28:00Z">
              <w:r w:rsidRPr="00836A95">
                <w:t xml:space="preserve">Баланс (Остаток по Кт = Оборот по Кт минус Оборот по Дт) на конец отчетного периода по показателям: </w:t>
              </w:r>
            </w:ins>
          </w:p>
          <w:p w14:paraId="6BC18743" w14:textId="15DBAFEC" w:rsidR="00C303B1" w:rsidRPr="00836A95" w:rsidRDefault="00C303B1" w:rsidP="00C303B1">
            <w:pPr>
              <w:pStyle w:val="GOSTTableListMark1"/>
              <w:rPr>
                <w:ins w:id="2259" w:author="Суслова Оксана_EXP-310006" w:date="2025-03-11T15:48:00Z"/>
                <w:rStyle w:val="GOSTTableListMark10"/>
              </w:rPr>
            </w:pPr>
            <w:ins w:id="2260" w:author="Суслова Оксана_EXP-310006" w:date="2025-03-11T15:48:00Z">
              <w:r w:rsidRPr="00836A95">
                <w:rPr>
                  <w:rStyle w:val="GOSTTableListMark10"/>
                </w:rPr>
                <w:t>ДО_ПБС_1</w:t>
              </w:r>
            </w:ins>
            <w:ins w:id="2261" w:author="Суслова Оксана_EXP-310006" w:date="2025-03-12T14:57:00Z">
              <w:r w:rsidRPr="00836A95">
                <w:rPr>
                  <w:rStyle w:val="GOSTTableListMark10"/>
                </w:rPr>
                <w:t>,</w:t>
              </w:r>
            </w:ins>
          </w:p>
          <w:p w14:paraId="69AA34E5" w14:textId="74DF615B" w:rsidR="00C303B1" w:rsidRPr="00836A95" w:rsidRDefault="00C303B1" w:rsidP="00C303B1">
            <w:pPr>
              <w:pStyle w:val="GOSTTableListMark1"/>
              <w:rPr>
                <w:ins w:id="2262" w:author="Суслова Оксана_EXP-310006" w:date="2025-03-11T15:07:00Z"/>
                <w:rFonts w:eastAsia="Calibri"/>
              </w:rPr>
            </w:pPr>
            <w:ins w:id="2263" w:author="Суслова Оксана_EXP-310006" w:date="2025-03-11T15:48:00Z">
              <w:r w:rsidRPr="00836A95">
                <w:rPr>
                  <w:rStyle w:val="GOSTTableListMark10"/>
                </w:rPr>
                <w:t>ДО_ПБС_ВАЛ_1</w:t>
              </w:r>
            </w:ins>
          </w:p>
        </w:tc>
        <w:tc>
          <w:tcPr>
            <w:tcW w:w="254" w:type="pct"/>
          </w:tcPr>
          <w:p w14:paraId="41BC1566" w14:textId="1C48D80E" w:rsidR="00C303B1" w:rsidRPr="00CE3883" w:rsidRDefault="00C303B1" w:rsidP="00C303B1">
            <w:pPr>
              <w:pStyle w:val="GOSTTablenorm"/>
              <w:rPr>
                <w:ins w:id="2264" w:author="Суслова Оксана_EXP-310006" w:date="2025-03-11T15:07:00Z"/>
                <w:szCs w:val="22"/>
              </w:rPr>
            </w:pPr>
            <w:ins w:id="2265" w:author="Суслова Оксана_EXP-310006" w:date="2025-03-11T15:39:00Z">
              <w:r w:rsidRPr="00CE3883">
                <w:rPr>
                  <w:szCs w:val="22"/>
                </w:rPr>
                <w:lastRenderedPageBreak/>
                <w:t>СПС</w:t>
              </w:r>
            </w:ins>
          </w:p>
        </w:tc>
        <w:tc>
          <w:tcPr>
            <w:tcW w:w="213" w:type="pct"/>
          </w:tcPr>
          <w:p w14:paraId="678DCC95" w14:textId="31955DBD" w:rsidR="00C303B1" w:rsidRDefault="00C303B1" w:rsidP="00C303B1">
            <w:pPr>
              <w:pStyle w:val="GOSTTablenorm"/>
              <w:rPr>
                <w:ins w:id="2266" w:author="Суслова Оксана_EXP-310006" w:date="2025-03-11T15:07:00Z"/>
              </w:rPr>
            </w:pPr>
            <w:ins w:id="2267" w:author="Суслова Оксана_EXP-310006" w:date="2025-03-11T15:39:00Z">
              <w:r>
                <w:t>-</w:t>
              </w:r>
            </w:ins>
          </w:p>
        </w:tc>
        <w:tc>
          <w:tcPr>
            <w:tcW w:w="256" w:type="pct"/>
          </w:tcPr>
          <w:p w14:paraId="45EE6ADD" w14:textId="4A39EE88" w:rsidR="00C303B1" w:rsidRDefault="00C303B1" w:rsidP="00C303B1">
            <w:pPr>
              <w:pStyle w:val="GOSTTablenorm"/>
              <w:rPr>
                <w:ins w:id="2268" w:author="Суслова Оксана_EXP-310006" w:date="2025-03-11T15:07:00Z"/>
              </w:rPr>
            </w:pPr>
            <w:ins w:id="2269" w:author="Суслова Оксана_EXP-310006" w:date="2025-03-11T15:39:00Z">
              <w:r>
                <w:t>-</w:t>
              </w:r>
            </w:ins>
          </w:p>
        </w:tc>
        <w:tc>
          <w:tcPr>
            <w:tcW w:w="213" w:type="pct"/>
          </w:tcPr>
          <w:p w14:paraId="668667FD" w14:textId="2B80AD33" w:rsidR="00C303B1" w:rsidRDefault="00C303B1" w:rsidP="00C303B1">
            <w:pPr>
              <w:pStyle w:val="GOSTTablenorm"/>
              <w:rPr>
                <w:ins w:id="2270" w:author="Суслова Оксана_EXP-310006" w:date="2025-03-11T15:07:00Z"/>
                <w:szCs w:val="22"/>
              </w:rPr>
            </w:pPr>
            <w:ins w:id="2271" w:author="Суслова Оксана_EXP-310006" w:date="2025-03-11T15:39:00Z">
              <w:r>
                <w:rPr>
                  <w:szCs w:val="22"/>
                </w:rPr>
                <w:t>+</w:t>
              </w:r>
            </w:ins>
          </w:p>
        </w:tc>
        <w:tc>
          <w:tcPr>
            <w:tcW w:w="213" w:type="pct"/>
          </w:tcPr>
          <w:p w14:paraId="4D504E98" w14:textId="0281568C" w:rsidR="00C303B1" w:rsidRDefault="00C303B1" w:rsidP="00C303B1">
            <w:pPr>
              <w:pStyle w:val="GOSTTablenorm"/>
              <w:rPr>
                <w:ins w:id="2272" w:author="Суслова Оксана_EXP-310006" w:date="2025-03-11T15:07:00Z"/>
                <w:szCs w:val="22"/>
              </w:rPr>
            </w:pPr>
            <w:ins w:id="2273" w:author="Суслова Оксана_EXP-310006" w:date="2025-03-11T15:39:00Z">
              <w:r>
                <w:rPr>
                  <w:szCs w:val="22"/>
                </w:rPr>
                <w:t>-</w:t>
              </w:r>
            </w:ins>
          </w:p>
        </w:tc>
        <w:tc>
          <w:tcPr>
            <w:tcW w:w="213" w:type="pct"/>
          </w:tcPr>
          <w:p w14:paraId="1CE3F676" w14:textId="36E1E43E" w:rsidR="00C303B1" w:rsidRDefault="00C303B1" w:rsidP="00C303B1">
            <w:pPr>
              <w:pStyle w:val="GOSTTablenorm"/>
              <w:rPr>
                <w:ins w:id="2274" w:author="Суслова Оксана_EXP-310006" w:date="2025-03-11T15:07:00Z"/>
                <w:szCs w:val="22"/>
              </w:rPr>
            </w:pPr>
            <w:ins w:id="2275" w:author="Суслова Оксана_EXP-310006" w:date="2025-03-11T15:39:00Z">
              <w:r>
                <w:rPr>
                  <w:szCs w:val="22"/>
                </w:rPr>
                <w:t>-</w:t>
              </w:r>
            </w:ins>
          </w:p>
        </w:tc>
        <w:tc>
          <w:tcPr>
            <w:tcW w:w="249" w:type="pct"/>
          </w:tcPr>
          <w:p w14:paraId="7072CD27" w14:textId="12FDFEE3" w:rsidR="00C303B1" w:rsidRDefault="00C303B1" w:rsidP="00C303B1">
            <w:pPr>
              <w:pStyle w:val="GOSTTablenorm"/>
              <w:rPr>
                <w:ins w:id="2276" w:author="Суслова Оксана_EXP-310006" w:date="2025-03-11T15:07:00Z"/>
                <w:szCs w:val="22"/>
              </w:rPr>
            </w:pPr>
            <w:ins w:id="2277" w:author="Суслова Оксана_EXP-310006" w:date="2025-03-11T15:39:00Z">
              <w:r>
                <w:rPr>
                  <w:szCs w:val="22"/>
                </w:rPr>
                <w:t>-</w:t>
              </w:r>
            </w:ins>
          </w:p>
        </w:tc>
      </w:tr>
      <w:tr w:rsidR="00D45F66" w:rsidRPr="005E26C1" w14:paraId="67C574C5" w14:textId="77777777" w:rsidTr="00D45F66">
        <w:trPr>
          <w:ins w:id="2278" w:author="Суслова Оксана_EXP-310006" w:date="2025-03-11T15:07:00Z"/>
        </w:trPr>
        <w:tc>
          <w:tcPr>
            <w:tcW w:w="125" w:type="pct"/>
          </w:tcPr>
          <w:p w14:paraId="1CD3845C" w14:textId="1960952C" w:rsidR="00D45F66" w:rsidRPr="008E560B" w:rsidRDefault="00D45F66" w:rsidP="007925D5">
            <w:pPr>
              <w:pStyle w:val="GOSTTableNum"/>
              <w:rPr>
                <w:ins w:id="2279" w:author="Суслова Оксана_EXP-310006" w:date="2025-03-11T15:07:00Z"/>
              </w:rPr>
            </w:pPr>
          </w:p>
        </w:tc>
        <w:tc>
          <w:tcPr>
            <w:tcW w:w="596" w:type="pct"/>
          </w:tcPr>
          <w:p w14:paraId="79898DD1" w14:textId="16D975F5" w:rsidR="00D45F66" w:rsidRPr="00836A95" w:rsidRDefault="00D45F66" w:rsidP="007925D5">
            <w:pPr>
              <w:pStyle w:val="GOSTTablenorm"/>
              <w:rPr>
                <w:ins w:id="2280" w:author="Суслова Оксана_EXP-310006" w:date="2025-03-11T15:07:00Z"/>
              </w:rPr>
            </w:pPr>
            <w:ins w:id="2281" w:author="Суслова Оксана_EXP-310006" w:date="2025-03-11T15:38:00Z">
              <w:r w:rsidRPr="00836A95">
                <w:t>Не исполнено авансовых ДО</w:t>
              </w:r>
            </w:ins>
          </w:p>
        </w:tc>
        <w:tc>
          <w:tcPr>
            <w:tcW w:w="279" w:type="pct"/>
          </w:tcPr>
          <w:p w14:paraId="795F8C8C" w14:textId="0ABA887F" w:rsidR="00D45F66" w:rsidRPr="00836A95" w:rsidRDefault="00C303B1" w:rsidP="007925D5">
            <w:pPr>
              <w:pStyle w:val="GOSTTablenorm"/>
              <w:rPr>
                <w:szCs w:val="22"/>
              </w:rPr>
            </w:pPr>
            <w:ins w:id="2282" w:author="Краснова Наталья EXP-332161" w:date="2026-03-19T18:00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2D12874F" w14:textId="4FBBF980" w:rsidR="00D45F66" w:rsidRPr="00836A95" w:rsidRDefault="00D45F66" w:rsidP="007925D5">
            <w:pPr>
              <w:pStyle w:val="GOSTTablenorm"/>
              <w:rPr>
                <w:ins w:id="2283" w:author="Суслова Оксана_EXP-310006" w:date="2025-03-11T15:07:00Z"/>
                <w:szCs w:val="22"/>
              </w:rPr>
            </w:pPr>
            <w:ins w:id="2284" w:author="Суслова Оксана_EXP-310006" w:date="2025-03-11T15:39:00Z">
              <w:r w:rsidRPr="00836A95">
                <w:rPr>
                  <w:szCs w:val="22"/>
                </w:rPr>
                <w:t>-</w:t>
              </w:r>
            </w:ins>
          </w:p>
        </w:tc>
        <w:tc>
          <w:tcPr>
            <w:tcW w:w="361" w:type="pct"/>
          </w:tcPr>
          <w:p w14:paraId="3ADDA942" w14:textId="353B5965" w:rsidR="00D45F66" w:rsidRPr="00836A95" w:rsidRDefault="00D45F66" w:rsidP="007925D5">
            <w:pPr>
              <w:pStyle w:val="GOSTTablenorm"/>
              <w:rPr>
                <w:ins w:id="2285" w:author="Суслова Оксана_EXP-310006" w:date="2025-03-11T15:07:00Z"/>
                <w:lang w:val="en-US"/>
              </w:rPr>
            </w:pPr>
            <w:ins w:id="2286" w:author="Суслова Оксана_EXP-310004" w:date="2025-03-13T16:56:00Z">
              <w:r w:rsidRPr="00122177">
                <w:rPr>
                  <w:szCs w:val="22"/>
                </w:rPr>
                <w:t>-</w:t>
              </w:r>
            </w:ins>
          </w:p>
        </w:tc>
        <w:tc>
          <w:tcPr>
            <w:tcW w:w="341" w:type="pct"/>
          </w:tcPr>
          <w:p w14:paraId="3FEBCCCA" w14:textId="77777777" w:rsidR="00D45F66" w:rsidRDefault="00D45F66" w:rsidP="007925D5">
            <w:pPr>
              <w:pStyle w:val="GOSTTablenorm"/>
              <w:rPr>
                <w:ins w:id="2287" w:author="Сказецкая Наталья Камилевна" w:date="2025-04-02T18:51:00Z"/>
              </w:rPr>
            </w:pPr>
            <w:ins w:id="2288" w:author="Сказецкая Наталья Камилевна" w:date="2025-04-02T18:51:00Z">
              <w:r>
                <w:rPr>
                  <w:lang w:val="en-US"/>
                </w:rPr>
                <w:t>PA_PBS</w:t>
              </w:r>
              <w:r>
                <w:t>:</w:t>
              </w:r>
            </w:ins>
          </w:p>
          <w:p w14:paraId="64B30E5C" w14:textId="008F261C" w:rsidR="00D45F66" w:rsidRPr="00836A95" w:rsidRDefault="00D45F66" w:rsidP="007925D5">
            <w:pPr>
              <w:pStyle w:val="GOSTTablenorm"/>
              <w:rPr>
                <w:ins w:id="2289" w:author="Суслова Оксана_EXP-310006" w:date="2025-03-11T15:07:00Z"/>
              </w:rPr>
            </w:pPr>
            <w:ins w:id="2290" w:author="Суслова Оксана_EXP-310006" w:date="2025-03-11T15:47:00Z">
              <w:r w:rsidRPr="00836A95">
                <w:t>328</w:t>
              </w:r>
            </w:ins>
          </w:p>
        </w:tc>
        <w:tc>
          <w:tcPr>
            <w:tcW w:w="301" w:type="pct"/>
          </w:tcPr>
          <w:p w14:paraId="443AC0E7" w14:textId="0F713611" w:rsidR="00D45F66" w:rsidRPr="00836A95" w:rsidRDefault="00D45F66" w:rsidP="007925D5">
            <w:pPr>
              <w:pStyle w:val="GOSTTablenorm"/>
              <w:rPr>
                <w:ins w:id="2291" w:author="Суслова Оксана_EXP-310006" w:date="2025-03-11T15:07:00Z"/>
                <w:lang w:val="en-US"/>
              </w:rPr>
            </w:pPr>
            <w:ins w:id="2292" w:author="Суслова Оксана_EXP-310006" w:date="2025-03-11T16:36:00Z">
              <w:r w:rsidRPr="00836A95">
                <w:rPr>
                  <w:lang w:val="en-US"/>
                </w:rPr>
                <w:t>EXP</w:t>
              </w:r>
              <w:r w:rsidRPr="00836A95">
                <w:t xml:space="preserve">: </w:t>
              </w:r>
            </w:ins>
            <w:ins w:id="2293" w:author="Суслова Оксана_EXP-310006" w:date="2025-03-11T16:40:00Z">
              <w:r w:rsidRPr="00836A95">
                <w:t>316</w:t>
              </w:r>
            </w:ins>
          </w:p>
        </w:tc>
        <w:tc>
          <w:tcPr>
            <w:tcW w:w="1107" w:type="pct"/>
          </w:tcPr>
          <w:p w14:paraId="67EEE736" w14:textId="4D63F8DD" w:rsidR="00D45F66" w:rsidRPr="00836A95" w:rsidRDefault="00D45F66" w:rsidP="007925D5">
            <w:pPr>
              <w:pStyle w:val="GOSTTablenorm"/>
              <w:rPr>
                <w:ins w:id="2294" w:author="Суслова Оксана_EXP-310006" w:date="2025-03-12T14:48:00Z"/>
                <w:szCs w:val="22"/>
              </w:rPr>
            </w:pPr>
            <w:ins w:id="2295" w:author="Суслова Оксана_EXP-310006" w:date="2025-03-12T14:48:00Z">
              <w:r w:rsidRPr="00836A95">
                <w:rPr>
                  <w:rFonts w:eastAsia="Calibri"/>
                </w:rPr>
                <w:t xml:space="preserve">Сумма </w:t>
              </w:r>
            </w:ins>
            <w:ins w:id="2296" w:author="Краснова Наталья EXP-310006" w:date="2025-03-19T09:09:00Z">
              <w:r>
                <w:rPr>
                  <w:rFonts w:eastAsia="Calibri"/>
                </w:rPr>
                <w:t>неисполненных</w:t>
              </w:r>
              <w:r w:rsidRPr="00836A95" w:rsidDel="005C5AB2">
                <w:rPr>
                  <w:rFonts w:eastAsia="Calibri"/>
                </w:rPr>
                <w:t xml:space="preserve"> </w:t>
              </w:r>
              <w:r>
                <w:rPr>
                  <w:rFonts w:eastAsia="Calibri"/>
                </w:rPr>
                <w:t xml:space="preserve">авансовых </w:t>
              </w:r>
            </w:ins>
            <w:ins w:id="2297" w:author="Суслова Оксана_EXP-310006" w:date="2025-03-12T14:48:00Z">
              <w:r w:rsidRPr="00836A95">
                <w:rPr>
                  <w:rFonts w:eastAsia="Calibri"/>
                </w:rPr>
                <w:t>ДО</w:t>
              </w:r>
            </w:ins>
            <w:ins w:id="2298" w:author="Суслова Оксана_EXP-310006" w:date="2025-03-12T14:49:00Z">
              <w:r w:rsidRPr="00836A95">
                <w:rPr>
                  <w:rFonts w:eastAsia="Calibri"/>
                </w:rPr>
                <w:t>.</w:t>
              </w:r>
            </w:ins>
          </w:p>
          <w:p w14:paraId="1F81D406" w14:textId="4B79038C" w:rsidR="00D45F66" w:rsidRPr="00836A95" w:rsidRDefault="00D45F66" w:rsidP="007925D5">
            <w:pPr>
              <w:pStyle w:val="GOSTTablenorm"/>
              <w:rPr>
                <w:ins w:id="2299" w:author="Суслова Оксана_EXP-310006" w:date="2025-03-12T14:15:00Z"/>
              </w:rPr>
            </w:pPr>
            <w:ins w:id="2300" w:author="Суслова Оксана_EXP-310006" w:date="2025-03-12T14:15:00Z">
              <w:r w:rsidRPr="00836A95">
                <w:rPr>
                  <w:szCs w:val="22"/>
                </w:rPr>
                <w:t>Расчет по сумме в валюте учета (в рублях).</w:t>
              </w:r>
            </w:ins>
          </w:p>
          <w:p w14:paraId="126F291C" w14:textId="0644BC86" w:rsidR="00D45F66" w:rsidRPr="00836A95" w:rsidRDefault="00D45F66" w:rsidP="007925D5">
            <w:pPr>
              <w:pStyle w:val="GOSTTablenorm"/>
              <w:rPr>
                <w:ins w:id="2301" w:author="Суслова Оксана_EXP-310006" w:date="2025-03-11T15:48:00Z"/>
              </w:rPr>
            </w:pPr>
            <w:ins w:id="2302" w:author="Суслова Оксана_EXP-310006" w:date="2025-03-12T14:29:00Z">
              <w:r w:rsidRPr="00836A95">
                <w:t>Баланс (Остаток по Кт = Оборот по Кт минус Оборот по Дт) на конец отчетного периода по показателям:</w:t>
              </w:r>
            </w:ins>
          </w:p>
          <w:p w14:paraId="4D88E1BA" w14:textId="27F8B17A" w:rsidR="00D45F66" w:rsidRPr="00836A95" w:rsidRDefault="00D45F66" w:rsidP="007925D5">
            <w:pPr>
              <w:pStyle w:val="GOSTTableListMark1"/>
              <w:rPr>
                <w:ins w:id="2303" w:author="Суслова Оксана_EXP-310006" w:date="2025-03-11T15:48:00Z"/>
                <w:rStyle w:val="GOSTTableListMark10"/>
              </w:rPr>
            </w:pPr>
            <w:ins w:id="2304" w:author="Суслова Оксана_EXP-310006" w:date="2025-03-11T15:48:00Z">
              <w:r w:rsidRPr="00836A95">
                <w:rPr>
                  <w:rStyle w:val="GOSTTableListMark10"/>
                </w:rPr>
                <w:t>ДО_ПБС_1</w:t>
              </w:r>
            </w:ins>
            <w:ins w:id="2305" w:author="Суслова Оксана_EXP-310006" w:date="2025-03-12T14:57:00Z">
              <w:r w:rsidRPr="00836A95">
                <w:rPr>
                  <w:rStyle w:val="GOSTTableListMark10"/>
                </w:rPr>
                <w:t>,</w:t>
              </w:r>
            </w:ins>
          </w:p>
          <w:p w14:paraId="6458412F" w14:textId="77777777" w:rsidR="00D45F66" w:rsidRPr="00443EBD" w:rsidRDefault="00D45F66" w:rsidP="007925D5">
            <w:pPr>
              <w:pStyle w:val="GOSTTableListMark1"/>
              <w:rPr>
                <w:rStyle w:val="GOSTTableListMark10"/>
                <w:rFonts w:eastAsia="Calibri"/>
              </w:rPr>
            </w:pPr>
            <w:ins w:id="2306" w:author="Суслова Оксана_EXP-310006" w:date="2025-03-11T15:48:00Z">
              <w:r w:rsidRPr="00836A95">
                <w:rPr>
                  <w:rStyle w:val="GOSTTableListMark10"/>
                </w:rPr>
                <w:t xml:space="preserve">ДО_ПБС_ВАЛ_1, </w:t>
              </w:r>
            </w:ins>
          </w:p>
          <w:p w14:paraId="1D0743D3" w14:textId="116A5A9C" w:rsidR="00D45F66" w:rsidRPr="00836A95" w:rsidRDefault="00D45F66" w:rsidP="007925D5">
            <w:pPr>
              <w:pStyle w:val="GOSTTableListMark1"/>
              <w:numPr>
                <w:ilvl w:val="0"/>
                <w:numId w:val="0"/>
              </w:numPr>
              <w:ind w:left="113"/>
              <w:rPr>
                <w:ins w:id="2307" w:author="Суслова Оксана_EXP-310006" w:date="2025-03-11T15:07:00Z"/>
                <w:rFonts w:eastAsia="Calibri"/>
              </w:rPr>
            </w:pPr>
            <w:ins w:id="2308" w:author="Суслова Оксана_EXP-310006" w:date="2025-03-11T15:48:00Z">
              <w:r w:rsidRPr="00836A95">
                <w:rPr>
                  <w:rStyle w:val="GOSTTableListMark10"/>
                </w:rPr>
                <w:t>в которых значение аналитического признака «</w:t>
              </w:r>
              <w:r w:rsidRPr="00836A95">
                <w:t>Участник СКП (УБП)»</w:t>
              </w:r>
              <w:r w:rsidRPr="00836A95">
                <w:rPr>
                  <w:rStyle w:val="GOSTTableListMark10"/>
                </w:rPr>
                <w:t xml:space="preserve"> (</w:t>
              </w:r>
              <w:r w:rsidRPr="00836A95">
                <w:rPr>
                  <w:rStyle w:val="GOSTTableListMark10"/>
                  <w:lang w:val="en-US"/>
                </w:rPr>
                <w:t>ubp</w:t>
              </w:r>
              <w:r w:rsidRPr="00836A95">
                <w:rPr>
                  <w:rStyle w:val="GOSTTableListMark10"/>
                </w:rPr>
                <w:t>) соответствует значению «</w:t>
              </w:r>
              <w:r w:rsidRPr="00836A95">
                <w:t>АВАНС</w:t>
              </w:r>
              <w:r w:rsidRPr="00836A95">
                <w:rPr>
                  <w:rStyle w:val="GOSTTableListMark10"/>
                </w:rPr>
                <w:t>»</w:t>
              </w:r>
            </w:ins>
          </w:p>
        </w:tc>
        <w:tc>
          <w:tcPr>
            <w:tcW w:w="254" w:type="pct"/>
          </w:tcPr>
          <w:p w14:paraId="3AC1AA54" w14:textId="35280536" w:rsidR="00D45F66" w:rsidRPr="00CE3883" w:rsidRDefault="00D45F66" w:rsidP="007925D5">
            <w:pPr>
              <w:pStyle w:val="GOSTTablenorm"/>
              <w:rPr>
                <w:ins w:id="2309" w:author="Суслова Оксана_EXP-310006" w:date="2025-03-11T15:07:00Z"/>
                <w:szCs w:val="22"/>
              </w:rPr>
            </w:pPr>
            <w:ins w:id="2310" w:author="Суслова Оксана_EXP-310006" w:date="2025-03-11T15:39:00Z">
              <w:r w:rsidRPr="00CE3883">
                <w:rPr>
                  <w:szCs w:val="22"/>
                </w:rPr>
                <w:t>СПС</w:t>
              </w:r>
            </w:ins>
          </w:p>
        </w:tc>
        <w:tc>
          <w:tcPr>
            <w:tcW w:w="213" w:type="pct"/>
          </w:tcPr>
          <w:p w14:paraId="32B02698" w14:textId="5B5CABAD" w:rsidR="00D45F66" w:rsidRDefault="00D45F66" w:rsidP="007925D5">
            <w:pPr>
              <w:pStyle w:val="GOSTTablenorm"/>
              <w:rPr>
                <w:ins w:id="2311" w:author="Суслова Оксана_EXP-310006" w:date="2025-03-11T15:07:00Z"/>
              </w:rPr>
            </w:pPr>
            <w:ins w:id="2312" w:author="Суслова Оксана_EXP-310006" w:date="2025-03-11T15:39:00Z">
              <w:r>
                <w:t>-</w:t>
              </w:r>
            </w:ins>
          </w:p>
        </w:tc>
        <w:tc>
          <w:tcPr>
            <w:tcW w:w="256" w:type="pct"/>
          </w:tcPr>
          <w:p w14:paraId="2AC55309" w14:textId="0D32FB7F" w:rsidR="00D45F66" w:rsidRDefault="00D45F66" w:rsidP="007925D5">
            <w:pPr>
              <w:pStyle w:val="GOSTTablenorm"/>
              <w:rPr>
                <w:ins w:id="2313" w:author="Суслова Оксана_EXP-310006" w:date="2025-03-11T15:07:00Z"/>
              </w:rPr>
            </w:pPr>
            <w:ins w:id="2314" w:author="Суслова Оксана_EXP-310006" w:date="2025-03-11T15:39:00Z">
              <w:r>
                <w:t>-</w:t>
              </w:r>
            </w:ins>
          </w:p>
        </w:tc>
        <w:tc>
          <w:tcPr>
            <w:tcW w:w="213" w:type="pct"/>
          </w:tcPr>
          <w:p w14:paraId="6F0F547D" w14:textId="77E6DCF9" w:rsidR="00D45F66" w:rsidRDefault="00D45F66" w:rsidP="007925D5">
            <w:pPr>
              <w:pStyle w:val="GOSTTablenorm"/>
              <w:rPr>
                <w:ins w:id="2315" w:author="Суслова Оксана_EXP-310006" w:date="2025-03-11T15:07:00Z"/>
                <w:szCs w:val="22"/>
              </w:rPr>
            </w:pPr>
            <w:ins w:id="2316" w:author="Суслова Оксана_EXP-310006" w:date="2025-03-11T15:39:00Z">
              <w:r>
                <w:rPr>
                  <w:szCs w:val="22"/>
                </w:rPr>
                <w:t>+</w:t>
              </w:r>
            </w:ins>
          </w:p>
        </w:tc>
        <w:tc>
          <w:tcPr>
            <w:tcW w:w="213" w:type="pct"/>
          </w:tcPr>
          <w:p w14:paraId="3A291F8B" w14:textId="6EB8323E" w:rsidR="00D45F66" w:rsidRDefault="00D45F66" w:rsidP="007925D5">
            <w:pPr>
              <w:pStyle w:val="GOSTTablenorm"/>
              <w:rPr>
                <w:ins w:id="2317" w:author="Суслова Оксана_EXP-310006" w:date="2025-03-11T15:07:00Z"/>
                <w:szCs w:val="22"/>
              </w:rPr>
            </w:pPr>
            <w:ins w:id="2318" w:author="Суслова Оксана_EXP-310006" w:date="2025-03-11T15:39:00Z">
              <w:r>
                <w:rPr>
                  <w:szCs w:val="22"/>
                </w:rPr>
                <w:t>-</w:t>
              </w:r>
            </w:ins>
          </w:p>
        </w:tc>
        <w:tc>
          <w:tcPr>
            <w:tcW w:w="213" w:type="pct"/>
          </w:tcPr>
          <w:p w14:paraId="56ABF322" w14:textId="2B6C630B" w:rsidR="00D45F66" w:rsidRDefault="00D45F66" w:rsidP="007925D5">
            <w:pPr>
              <w:pStyle w:val="GOSTTablenorm"/>
              <w:rPr>
                <w:ins w:id="2319" w:author="Суслова Оксана_EXP-310006" w:date="2025-03-11T15:07:00Z"/>
                <w:szCs w:val="22"/>
              </w:rPr>
            </w:pPr>
            <w:ins w:id="2320" w:author="Суслова Оксана_EXP-310006" w:date="2025-03-11T15:39:00Z">
              <w:r>
                <w:rPr>
                  <w:szCs w:val="22"/>
                </w:rPr>
                <w:t>-</w:t>
              </w:r>
            </w:ins>
          </w:p>
        </w:tc>
        <w:tc>
          <w:tcPr>
            <w:tcW w:w="249" w:type="pct"/>
          </w:tcPr>
          <w:p w14:paraId="1D9B3ED0" w14:textId="782073D6" w:rsidR="00D45F66" w:rsidRDefault="00D45F66" w:rsidP="007925D5">
            <w:pPr>
              <w:pStyle w:val="GOSTTablenorm"/>
              <w:rPr>
                <w:ins w:id="2321" w:author="Суслова Оксана_EXP-310006" w:date="2025-03-11T15:07:00Z"/>
                <w:szCs w:val="22"/>
              </w:rPr>
            </w:pPr>
            <w:ins w:id="2322" w:author="Суслова Оксана_EXP-310006" w:date="2025-03-11T15:39:00Z">
              <w:r>
                <w:rPr>
                  <w:szCs w:val="22"/>
                </w:rPr>
                <w:t>-</w:t>
              </w:r>
            </w:ins>
          </w:p>
        </w:tc>
      </w:tr>
      <w:tr w:rsidR="00C303B1" w:rsidRPr="005E26C1" w14:paraId="4D98E963" w14:textId="77777777" w:rsidTr="00D45F66">
        <w:trPr>
          <w:ins w:id="2323" w:author="Суслова Оксана_EXP-310006" w:date="2025-03-11T15:07:00Z"/>
        </w:trPr>
        <w:tc>
          <w:tcPr>
            <w:tcW w:w="125" w:type="pct"/>
          </w:tcPr>
          <w:p w14:paraId="6322D3A6" w14:textId="77777777" w:rsidR="00C303B1" w:rsidRPr="008E560B" w:rsidRDefault="00C303B1" w:rsidP="00C303B1">
            <w:pPr>
              <w:pStyle w:val="GOSTTableNum"/>
              <w:rPr>
                <w:ins w:id="2324" w:author="Суслова Оксана_EXP-310006" w:date="2025-03-11T15:07:00Z"/>
              </w:rPr>
            </w:pPr>
          </w:p>
        </w:tc>
        <w:tc>
          <w:tcPr>
            <w:tcW w:w="596" w:type="pct"/>
          </w:tcPr>
          <w:p w14:paraId="4A1E6B7C" w14:textId="2F8EF5F9" w:rsidR="00C303B1" w:rsidRPr="008E560B" w:rsidRDefault="00C303B1" w:rsidP="00C303B1">
            <w:pPr>
              <w:pStyle w:val="GOSTTablenorm"/>
              <w:rPr>
                <w:ins w:id="2325" w:author="Суслова Оксана_EXP-310006" w:date="2025-03-11T15:07:00Z"/>
              </w:rPr>
            </w:pPr>
            <w:ins w:id="2326" w:author="Суслова Оксана_EXP-310006" w:date="2025-03-11T15:38:00Z">
              <w:r w:rsidRPr="00836A95">
                <w:t>Не исполнено неавансовых ДО</w:t>
              </w:r>
            </w:ins>
          </w:p>
        </w:tc>
        <w:tc>
          <w:tcPr>
            <w:tcW w:w="279" w:type="pct"/>
          </w:tcPr>
          <w:p w14:paraId="4A162910" w14:textId="20B7F4C8" w:rsidR="00C303B1" w:rsidRPr="00AE7971" w:rsidRDefault="00C303B1" w:rsidP="00C303B1">
            <w:pPr>
              <w:pStyle w:val="GOSTTablenorm"/>
              <w:rPr>
                <w:szCs w:val="22"/>
              </w:rPr>
            </w:pPr>
            <w:ins w:id="2327" w:author="Краснова Наталья EXP-332161" w:date="2026-03-19T18:00:00Z">
              <w:r w:rsidRPr="00CB1BE8"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0C0E4845" w14:textId="619FCA06" w:rsidR="00C303B1" w:rsidRPr="00FD25D9" w:rsidRDefault="00C303B1" w:rsidP="00C303B1">
            <w:pPr>
              <w:pStyle w:val="GOSTTablenorm"/>
              <w:rPr>
                <w:ins w:id="2328" w:author="Суслова Оксана_EXP-310006" w:date="2025-03-11T15:07:00Z"/>
                <w:szCs w:val="22"/>
              </w:rPr>
            </w:pPr>
            <w:ins w:id="2329" w:author="Суслова Оксана_EXP-310006" w:date="2025-03-11T15:39:00Z">
              <w:r w:rsidRPr="00AE7971">
                <w:rPr>
                  <w:szCs w:val="22"/>
                </w:rPr>
                <w:t>-</w:t>
              </w:r>
            </w:ins>
          </w:p>
        </w:tc>
        <w:tc>
          <w:tcPr>
            <w:tcW w:w="361" w:type="pct"/>
          </w:tcPr>
          <w:p w14:paraId="1AF738D7" w14:textId="40E14039" w:rsidR="00C303B1" w:rsidRDefault="00C303B1" w:rsidP="00C303B1">
            <w:pPr>
              <w:pStyle w:val="GOSTTablenorm"/>
              <w:rPr>
                <w:ins w:id="2330" w:author="Суслова Оксана_EXP-310006" w:date="2025-03-11T15:07:00Z"/>
                <w:lang w:val="en-US"/>
              </w:rPr>
            </w:pPr>
            <w:ins w:id="2331" w:author="Суслова Оксана_EXP-310004" w:date="2025-03-13T16:56:00Z">
              <w:r w:rsidRPr="00122177">
                <w:rPr>
                  <w:szCs w:val="22"/>
                </w:rPr>
                <w:t>-</w:t>
              </w:r>
            </w:ins>
          </w:p>
        </w:tc>
        <w:tc>
          <w:tcPr>
            <w:tcW w:w="341" w:type="pct"/>
          </w:tcPr>
          <w:p w14:paraId="64CF4A0C" w14:textId="77777777" w:rsidR="00C303B1" w:rsidRDefault="00C303B1" w:rsidP="00C303B1">
            <w:pPr>
              <w:pStyle w:val="GOSTTablenorm"/>
              <w:rPr>
                <w:ins w:id="2332" w:author="Сказецкая Наталья Камилевна" w:date="2025-04-02T18:51:00Z"/>
              </w:rPr>
            </w:pPr>
            <w:ins w:id="2333" w:author="Сказецкая Наталья Камилевна" w:date="2025-04-02T18:51:00Z">
              <w:r>
                <w:rPr>
                  <w:lang w:val="en-US"/>
                </w:rPr>
                <w:t>PA_PBS</w:t>
              </w:r>
              <w:r>
                <w:t>:</w:t>
              </w:r>
            </w:ins>
          </w:p>
          <w:p w14:paraId="194C454F" w14:textId="0EB5BBD1" w:rsidR="00C303B1" w:rsidRDefault="00C303B1" w:rsidP="00C303B1">
            <w:pPr>
              <w:pStyle w:val="GOSTTablenorm"/>
              <w:rPr>
                <w:ins w:id="2334" w:author="Суслова Оксана_EXP-310006" w:date="2025-03-11T15:07:00Z"/>
              </w:rPr>
            </w:pPr>
            <w:ins w:id="2335" w:author="Суслова Оксана_EXP-310006" w:date="2025-03-11T15:47:00Z">
              <w:r>
                <w:t>329</w:t>
              </w:r>
            </w:ins>
          </w:p>
        </w:tc>
        <w:tc>
          <w:tcPr>
            <w:tcW w:w="301" w:type="pct"/>
          </w:tcPr>
          <w:p w14:paraId="1E0B99D4" w14:textId="32FEB381" w:rsidR="00C303B1" w:rsidRPr="000850E7" w:rsidRDefault="00C303B1" w:rsidP="00C303B1">
            <w:pPr>
              <w:pStyle w:val="GOSTTablenorm"/>
              <w:rPr>
                <w:ins w:id="2336" w:author="Суслова Оксана_EXP-310006" w:date="2025-03-11T15:07:00Z"/>
                <w:lang w:val="en-US"/>
              </w:rPr>
            </w:pPr>
            <w:ins w:id="2337" w:author="Суслова Оксана_EXP-310006" w:date="2025-03-11T16:36:00Z">
              <w:r w:rsidRPr="00A24993">
                <w:rPr>
                  <w:lang w:val="en-US"/>
                </w:rPr>
                <w:t>EXP</w:t>
              </w:r>
              <w:r w:rsidRPr="00A24993">
                <w:t xml:space="preserve">: </w:t>
              </w:r>
            </w:ins>
            <w:ins w:id="2338" w:author="Суслова Оксана_EXP-310006" w:date="2025-03-11T16:40:00Z">
              <w:r>
                <w:t>317</w:t>
              </w:r>
            </w:ins>
          </w:p>
        </w:tc>
        <w:tc>
          <w:tcPr>
            <w:tcW w:w="1107" w:type="pct"/>
          </w:tcPr>
          <w:p w14:paraId="12045BEC" w14:textId="51972566" w:rsidR="00C303B1" w:rsidRDefault="00C303B1" w:rsidP="00C303B1">
            <w:pPr>
              <w:pStyle w:val="GOSTTablenorm"/>
              <w:rPr>
                <w:ins w:id="2339" w:author="Суслова Оксана_EXP-310006" w:date="2025-03-12T14:53:00Z"/>
                <w:szCs w:val="22"/>
              </w:rPr>
            </w:pPr>
            <w:ins w:id="2340" w:author="Суслова Оксана_EXP-310006" w:date="2025-03-12T14:53:00Z">
              <w:r>
                <w:rPr>
                  <w:rFonts w:eastAsia="Calibri"/>
                </w:rPr>
                <w:t xml:space="preserve">Сумма </w:t>
              </w:r>
            </w:ins>
            <w:ins w:id="2341" w:author="Краснова Наталья EXP-310006" w:date="2025-03-19T09:10:00Z">
              <w:r>
                <w:rPr>
                  <w:rFonts w:eastAsia="Calibri"/>
                </w:rPr>
                <w:t>неисполненных</w:t>
              </w:r>
            </w:ins>
            <w:ins w:id="2342" w:author="Суслова Оксана_EXP-310006" w:date="2025-03-12T14:53:00Z">
              <w:r>
                <w:rPr>
                  <w:rFonts w:eastAsia="Calibri"/>
                </w:rPr>
                <w:t xml:space="preserve"> неавансовых ДО.</w:t>
              </w:r>
            </w:ins>
          </w:p>
          <w:p w14:paraId="7C89F789" w14:textId="53EA2F44" w:rsidR="00C303B1" w:rsidRDefault="00C303B1" w:rsidP="00C303B1">
            <w:pPr>
              <w:pStyle w:val="GOSTTablenorm"/>
              <w:rPr>
                <w:ins w:id="2343" w:author="Суслова Оксана_EXP-310006" w:date="2025-03-12T14:15:00Z"/>
              </w:rPr>
            </w:pPr>
            <w:ins w:id="2344" w:author="Суслова Оксана_EXP-310006" w:date="2025-03-12T14:15:00Z">
              <w:r w:rsidRPr="005E26C1">
                <w:rPr>
                  <w:szCs w:val="22"/>
                </w:rPr>
                <w:t>Расчет по сумме в валюте учета (в рублях).</w:t>
              </w:r>
            </w:ins>
          </w:p>
          <w:p w14:paraId="50699D89" w14:textId="43E95C99" w:rsidR="00C303B1" w:rsidRPr="00FD144A" w:rsidRDefault="00C303B1" w:rsidP="00C303B1">
            <w:pPr>
              <w:pStyle w:val="GOSTTablenorm"/>
              <w:rPr>
                <w:ins w:id="2345" w:author="Суслова Оксана_EXP-310006" w:date="2025-03-11T15:48:00Z"/>
              </w:rPr>
            </w:pPr>
            <w:ins w:id="2346" w:author="Суслова Оксана_EXP-310006" w:date="2025-03-12T14:29:00Z">
              <w:r>
                <w:t>Баланс (Остаток по Кт = Оборот по Кт минус Оборот по Дт) на конец отчетного периода по показателям:</w:t>
              </w:r>
            </w:ins>
          </w:p>
          <w:p w14:paraId="7ECD5F4A" w14:textId="0ABD5D68" w:rsidR="00C303B1" w:rsidRPr="00FD144A" w:rsidRDefault="00C303B1" w:rsidP="00C303B1">
            <w:pPr>
              <w:pStyle w:val="GOSTTableListMark1"/>
              <w:rPr>
                <w:ins w:id="2347" w:author="Суслова Оксана_EXP-310006" w:date="2025-03-11T15:48:00Z"/>
                <w:rStyle w:val="GOSTTableListMark10"/>
              </w:rPr>
            </w:pPr>
            <w:ins w:id="2348" w:author="Суслова Оксана_EXP-310006" w:date="2025-03-11T15:48:00Z">
              <w:r w:rsidRPr="00FD144A">
                <w:rPr>
                  <w:rStyle w:val="GOSTTableListMark10"/>
                </w:rPr>
                <w:t>ДО_ПБС_1</w:t>
              </w:r>
            </w:ins>
            <w:ins w:id="2349" w:author="Суслова Оксана_EXP-310006" w:date="2025-03-12T14:57:00Z">
              <w:r>
                <w:rPr>
                  <w:rStyle w:val="GOSTTableListMark10"/>
                </w:rPr>
                <w:t>,</w:t>
              </w:r>
            </w:ins>
          </w:p>
          <w:p w14:paraId="16B608E6" w14:textId="77777777" w:rsidR="00C303B1" w:rsidRPr="00443EBD" w:rsidRDefault="00C303B1" w:rsidP="00C303B1">
            <w:pPr>
              <w:pStyle w:val="GOSTTableListMark1"/>
              <w:rPr>
                <w:rStyle w:val="GOSTTableListMark10"/>
                <w:rFonts w:eastAsia="Calibri"/>
              </w:rPr>
            </w:pPr>
            <w:ins w:id="2350" w:author="Суслова Оксана_EXP-310006" w:date="2025-03-11T15:48:00Z">
              <w:r w:rsidRPr="00FD144A">
                <w:rPr>
                  <w:rStyle w:val="GOSTTableListMark10"/>
                </w:rPr>
                <w:t>ДО_ПБС_ВАЛ_1</w:t>
              </w:r>
              <w:r>
                <w:rPr>
                  <w:rStyle w:val="GOSTTableListMark10"/>
                </w:rPr>
                <w:t xml:space="preserve">, </w:t>
              </w:r>
            </w:ins>
          </w:p>
          <w:p w14:paraId="3E192159" w14:textId="2D64605F" w:rsidR="00C303B1" w:rsidRDefault="00C303B1" w:rsidP="00C303B1">
            <w:pPr>
              <w:pStyle w:val="GOSTTableListMark1"/>
              <w:numPr>
                <w:ilvl w:val="0"/>
                <w:numId w:val="0"/>
              </w:numPr>
              <w:ind w:left="113"/>
              <w:rPr>
                <w:ins w:id="2351" w:author="Суслова Оксана_EXP-310006" w:date="2025-03-11T15:07:00Z"/>
                <w:rFonts w:eastAsia="Calibri"/>
              </w:rPr>
            </w:pPr>
            <w:ins w:id="2352" w:author="Суслова Оксана_EXP-310006" w:date="2025-03-11T15:48:00Z">
              <w:r>
                <w:rPr>
                  <w:rStyle w:val="GOSTTableListMark10"/>
                </w:rPr>
                <w:t>в которых значение аналитического признака</w:t>
              </w:r>
              <w:r w:rsidRPr="00D24605">
                <w:rPr>
                  <w:rStyle w:val="GOSTTableListMark10"/>
                </w:rPr>
                <w:t xml:space="preserve"> «</w:t>
              </w:r>
              <w:r>
                <w:t>Участник СКП</w:t>
              </w:r>
              <w:r w:rsidRPr="008F6796">
                <w:t xml:space="preserve"> (</w:t>
              </w:r>
              <w:r w:rsidRPr="001342C2">
                <w:t>УБП</w:t>
              </w:r>
              <w:r w:rsidRPr="008F6796">
                <w:t>)</w:t>
              </w:r>
              <w:r>
                <w:t>»</w:t>
              </w:r>
              <w:r w:rsidRPr="00D24605">
                <w:rPr>
                  <w:rStyle w:val="GOSTTableListMark10"/>
                </w:rPr>
                <w:t xml:space="preserve"> (</w:t>
              </w:r>
              <w:r>
                <w:rPr>
                  <w:rStyle w:val="GOSTTableListMark10"/>
                  <w:lang w:val="en-US"/>
                </w:rPr>
                <w:t>ubp</w:t>
              </w:r>
              <w:r w:rsidRPr="00D24605">
                <w:rPr>
                  <w:rStyle w:val="GOSTTableListMark10"/>
                </w:rPr>
                <w:t xml:space="preserve">) </w:t>
              </w:r>
            </w:ins>
            <w:ins w:id="2353" w:author="Суслова Оксана_EXP-310004" w:date="2025-03-13T17:01:00Z">
              <w:r w:rsidRPr="00DD6B9E">
                <w:t xml:space="preserve">пусто или указано значение, отличное от </w:t>
              </w:r>
              <w:r w:rsidRPr="00D24605">
                <w:rPr>
                  <w:rStyle w:val="GOSTTableListMark10"/>
                </w:rPr>
                <w:t>«</w:t>
              </w:r>
              <w:r w:rsidRPr="001342C2">
                <w:t>АВАНС</w:t>
              </w:r>
              <w:r w:rsidRPr="00D24605">
                <w:rPr>
                  <w:rStyle w:val="GOSTTableListMark10"/>
                </w:rPr>
                <w:t>»</w:t>
              </w:r>
            </w:ins>
          </w:p>
        </w:tc>
        <w:tc>
          <w:tcPr>
            <w:tcW w:w="254" w:type="pct"/>
          </w:tcPr>
          <w:p w14:paraId="65212A2C" w14:textId="1008C697" w:rsidR="00C303B1" w:rsidRPr="00CE3883" w:rsidRDefault="00C303B1" w:rsidP="00C303B1">
            <w:pPr>
              <w:pStyle w:val="GOSTTablenorm"/>
              <w:rPr>
                <w:ins w:id="2354" w:author="Суслова Оксана_EXP-310006" w:date="2025-03-11T15:07:00Z"/>
                <w:szCs w:val="22"/>
              </w:rPr>
            </w:pPr>
            <w:ins w:id="2355" w:author="Суслова Оксана_EXP-310006" w:date="2025-03-11T15:39:00Z">
              <w:r w:rsidRPr="00CE3883">
                <w:rPr>
                  <w:szCs w:val="22"/>
                </w:rPr>
                <w:t>СПС</w:t>
              </w:r>
            </w:ins>
          </w:p>
        </w:tc>
        <w:tc>
          <w:tcPr>
            <w:tcW w:w="213" w:type="pct"/>
          </w:tcPr>
          <w:p w14:paraId="445BC7D4" w14:textId="3BB74D6C" w:rsidR="00C303B1" w:rsidRDefault="00C303B1" w:rsidP="00C303B1">
            <w:pPr>
              <w:pStyle w:val="GOSTTablenorm"/>
              <w:rPr>
                <w:ins w:id="2356" w:author="Суслова Оксана_EXP-310006" w:date="2025-03-11T15:07:00Z"/>
              </w:rPr>
            </w:pPr>
            <w:ins w:id="2357" w:author="Суслова Оксана_EXP-310006" w:date="2025-03-11T15:39:00Z">
              <w:r>
                <w:t>-</w:t>
              </w:r>
            </w:ins>
          </w:p>
        </w:tc>
        <w:tc>
          <w:tcPr>
            <w:tcW w:w="256" w:type="pct"/>
          </w:tcPr>
          <w:p w14:paraId="100DF4CC" w14:textId="0221F56A" w:rsidR="00C303B1" w:rsidRDefault="00C303B1" w:rsidP="00C303B1">
            <w:pPr>
              <w:pStyle w:val="GOSTTablenorm"/>
              <w:rPr>
                <w:ins w:id="2358" w:author="Суслова Оксана_EXP-310006" w:date="2025-03-11T15:07:00Z"/>
              </w:rPr>
            </w:pPr>
            <w:ins w:id="2359" w:author="Суслова Оксана_EXP-310006" w:date="2025-03-11T15:39:00Z">
              <w:r>
                <w:t>-</w:t>
              </w:r>
            </w:ins>
          </w:p>
        </w:tc>
        <w:tc>
          <w:tcPr>
            <w:tcW w:w="213" w:type="pct"/>
          </w:tcPr>
          <w:p w14:paraId="0274F55A" w14:textId="6BD09A6E" w:rsidR="00C303B1" w:rsidRDefault="00C303B1" w:rsidP="00C303B1">
            <w:pPr>
              <w:pStyle w:val="GOSTTablenorm"/>
              <w:rPr>
                <w:ins w:id="2360" w:author="Суслова Оксана_EXP-310006" w:date="2025-03-11T15:07:00Z"/>
                <w:szCs w:val="22"/>
              </w:rPr>
            </w:pPr>
            <w:ins w:id="2361" w:author="Суслова Оксана_EXP-310006" w:date="2025-03-11T15:39:00Z">
              <w:r>
                <w:rPr>
                  <w:szCs w:val="22"/>
                </w:rPr>
                <w:t>+</w:t>
              </w:r>
            </w:ins>
          </w:p>
        </w:tc>
        <w:tc>
          <w:tcPr>
            <w:tcW w:w="213" w:type="pct"/>
          </w:tcPr>
          <w:p w14:paraId="5BF53CDC" w14:textId="3CC14D46" w:rsidR="00C303B1" w:rsidRDefault="00C303B1" w:rsidP="00C303B1">
            <w:pPr>
              <w:pStyle w:val="GOSTTablenorm"/>
              <w:rPr>
                <w:ins w:id="2362" w:author="Суслова Оксана_EXP-310006" w:date="2025-03-11T15:07:00Z"/>
                <w:szCs w:val="22"/>
              </w:rPr>
            </w:pPr>
            <w:ins w:id="2363" w:author="Суслова Оксана_EXP-310006" w:date="2025-03-11T15:39:00Z">
              <w:r>
                <w:rPr>
                  <w:szCs w:val="22"/>
                </w:rPr>
                <w:t>-</w:t>
              </w:r>
            </w:ins>
          </w:p>
        </w:tc>
        <w:tc>
          <w:tcPr>
            <w:tcW w:w="213" w:type="pct"/>
          </w:tcPr>
          <w:p w14:paraId="6A2CA27B" w14:textId="5EBE42C8" w:rsidR="00C303B1" w:rsidRDefault="00C303B1" w:rsidP="00C303B1">
            <w:pPr>
              <w:pStyle w:val="GOSTTablenorm"/>
              <w:rPr>
                <w:ins w:id="2364" w:author="Суслова Оксана_EXP-310006" w:date="2025-03-11T15:07:00Z"/>
                <w:szCs w:val="22"/>
              </w:rPr>
            </w:pPr>
            <w:ins w:id="2365" w:author="Суслова Оксана_EXP-310006" w:date="2025-03-11T15:39:00Z">
              <w:r>
                <w:rPr>
                  <w:szCs w:val="22"/>
                </w:rPr>
                <w:t>-</w:t>
              </w:r>
            </w:ins>
          </w:p>
        </w:tc>
        <w:tc>
          <w:tcPr>
            <w:tcW w:w="249" w:type="pct"/>
          </w:tcPr>
          <w:p w14:paraId="4D62425E" w14:textId="4414D004" w:rsidR="00C303B1" w:rsidRDefault="00C303B1" w:rsidP="00C303B1">
            <w:pPr>
              <w:pStyle w:val="GOSTTablenorm"/>
              <w:rPr>
                <w:ins w:id="2366" w:author="Суслова Оксана_EXP-310006" w:date="2025-03-11T15:07:00Z"/>
                <w:szCs w:val="22"/>
              </w:rPr>
            </w:pPr>
            <w:ins w:id="2367" w:author="Суслова Оксана_EXP-310006" w:date="2025-03-11T15:39:00Z">
              <w:r>
                <w:rPr>
                  <w:szCs w:val="22"/>
                </w:rPr>
                <w:t>-</w:t>
              </w:r>
            </w:ins>
          </w:p>
        </w:tc>
      </w:tr>
      <w:tr w:rsidR="00C303B1" w:rsidRPr="005E26C1" w14:paraId="563F6D6B" w14:textId="77777777" w:rsidTr="00D45F66">
        <w:trPr>
          <w:ins w:id="2368" w:author="Суслова Оксана_EXP-310006" w:date="2025-03-11T15:06:00Z"/>
        </w:trPr>
        <w:tc>
          <w:tcPr>
            <w:tcW w:w="125" w:type="pct"/>
          </w:tcPr>
          <w:p w14:paraId="54D0B9F4" w14:textId="77777777" w:rsidR="00C303B1" w:rsidRPr="008E560B" w:rsidRDefault="00C303B1" w:rsidP="00C303B1">
            <w:pPr>
              <w:pStyle w:val="GOSTTableNum"/>
              <w:rPr>
                <w:ins w:id="2369" w:author="Суслова Оксана_EXP-310006" w:date="2025-03-11T15:06:00Z"/>
              </w:rPr>
            </w:pPr>
          </w:p>
        </w:tc>
        <w:tc>
          <w:tcPr>
            <w:tcW w:w="596" w:type="pct"/>
          </w:tcPr>
          <w:p w14:paraId="667A9EA7" w14:textId="1A7F0D41" w:rsidR="00C303B1" w:rsidRPr="008E560B" w:rsidRDefault="00C303B1" w:rsidP="00C303B1">
            <w:pPr>
              <w:pStyle w:val="GOSTTablenorm"/>
              <w:rPr>
                <w:ins w:id="2370" w:author="Суслова Оксана_EXP-310006" w:date="2025-03-11T15:06:00Z"/>
              </w:rPr>
            </w:pPr>
            <w:ins w:id="2371" w:author="Суслова Оксана_EXP-310006" w:date="2025-03-11T15:38:00Z">
              <w:r w:rsidRPr="001342C2">
                <w:t>Авансовые ДО, по которым наступил срок подтверждения</w:t>
              </w:r>
            </w:ins>
          </w:p>
        </w:tc>
        <w:tc>
          <w:tcPr>
            <w:tcW w:w="279" w:type="pct"/>
          </w:tcPr>
          <w:p w14:paraId="50E8D585" w14:textId="4C3654D1" w:rsidR="00C303B1" w:rsidRPr="00AE7971" w:rsidRDefault="00C303B1" w:rsidP="00C303B1">
            <w:pPr>
              <w:pStyle w:val="GOSTTablenorm"/>
              <w:rPr>
                <w:szCs w:val="22"/>
              </w:rPr>
            </w:pPr>
            <w:ins w:id="2372" w:author="Краснова Наталья EXP-332161" w:date="2026-03-19T18:00:00Z">
              <w:r w:rsidRPr="00CB1BE8"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092564C8" w14:textId="4F321F55" w:rsidR="00C303B1" w:rsidRPr="00FD25D9" w:rsidRDefault="00C303B1" w:rsidP="00C303B1">
            <w:pPr>
              <w:pStyle w:val="GOSTTablenorm"/>
              <w:rPr>
                <w:ins w:id="2373" w:author="Суслова Оксана_EXP-310006" w:date="2025-03-11T15:06:00Z"/>
                <w:szCs w:val="22"/>
              </w:rPr>
            </w:pPr>
            <w:ins w:id="2374" w:author="Суслова Оксана_EXP-310006" w:date="2025-03-11T15:39:00Z">
              <w:r w:rsidRPr="00AE7971">
                <w:rPr>
                  <w:szCs w:val="22"/>
                </w:rPr>
                <w:t>-</w:t>
              </w:r>
            </w:ins>
          </w:p>
        </w:tc>
        <w:tc>
          <w:tcPr>
            <w:tcW w:w="361" w:type="pct"/>
          </w:tcPr>
          <w:p w14:paraId="7A9806A6" w14:textId="1C699DF4" w:rsidR="00C303B1" w:rsidRPr="005C5AB2" w:rsidRDefault="00C303B1" w:rsidP="00C303B1">
            <w:pPr>
              <w:pStyle w:val="GOSTTablenorm"/>
              <w:rPr>
                <w:ins w:id="2375" w:author="Суслова Оксана_EXP-310006" w:date="2025-03-11T15:06:00Z"/>
              </w:rPr>
            </w:pPr>
            <w:ins w:id="2376" w:author="Суслова Оксана_EXP-310004" w:date="2025-03-13T16:56:00Z">
              <w:r w:rsidRPr="00964097">
                <w:rPr>
                  <w:szCs w:val="22"/>
                </w:rPr>
                <w:t>-</w:t>
              </w:r>
            </w:ins>
          </w:p>
        </w:tc>
        <w:tc>
          <w:tcPr>
            <w:tcW w:w="341" w:type="pct"/>
          </w:tcPr>
          <w:p w14:paraId="4EEABF86" w14:textId="77777777" w:rsidR="00C303B1" w:rsidRDefault="00C303B1" w:rsidP="00C303B1">
            <w:pPr>
              <w:pStyle w:val="GOSTTablenorm"/>
              <w:rPr>
                <w:ins w:id="2377" w:author="Сказецкая Наталья Камилевна" w:date="2025-04-02T18:51:00Z"/>
              </w:rPr>
            </w:pPr>
            <w:ins w:id="2378" w:author="Сказецкая Наталья Камилевна" w:date="2025-04-02T18:51:00Z">
              <w:r>
                <w:rPr>
                  <w:lang w:val="en-US"/>
                </w:rPr>
                <w:t>PA_PBS</w:t>
              </w:r>
              <w:r>
                <w:t>:</w:t>
              </w:r>
            </w:ins>
          </w:p>
          <w:p w14:paraId="3543FEC6" w14:textId="6CF30AE1" w:rsidR="00C303B1" w:rsidRDefault="00C303B1" w:rsidP="00C303B1">
            <w:pPr>
              <w:pStyle w:val="GOSTTablenorm"/>
              <w:rPr>
                <w:ins w:id="2379" w:author="Суслова Оксана_EXP-310006" w:date="2025-03-11T15:06:00Z"/>
              </w:rPr>
            </w:pPr>
            <w:ins w:id="2380" w:author="Суслова Оксана_EXP-310006" w:date="2025-03-11T15:47:00Z">
              <w:r>
                <w:t>330</w:t>
              </w:r>
            </w:ins>
          </w:p>
        </w:tc>
        <w:tc>
          <w:tcPr>
            <w:tcW w:w="301" w:type="pct"/>
          </w:tcPr>
          <w:p w14:paraId="0C91BE23" w14:textId="5AE58D8E" w:rsidR="00C303B1" w:rsidRPr="005C5AB2" w:rsidRDefault="00C303B1" w:rsidP="00C303B1">
            <w:pPr>
              <w:pStyle w:val="GOSTTablenorm"/>
              <w:rPr>
                <w:ins w:id="2381" w:author="Суслова Оксана_EXP-310006" w:date="2025-03-11T15:06:00Z"/>
              </w:rPr>
            </w:pPr>
            <w:ins w:id="2382" w:author="Суслова Оксана_EXP-310006" w:date="2025-03-11T16:36:00Z">
              <w:r w:rsidRPr="00A24993">
                <w:rPr>
                  <w:lang w:val="en-US"/>
                </w:rPr>
                <w:t>EXP</w:t>
              </w:r>
              <w:r w:rsidRPr="00A24993">
                <w:t xml:space="preserve">: </w:t>
              </w:r>
            </w:ins>
            <w:ins w:id="2383" w:author="Суслова Оксана_EXP-310006" w:date="2025-03-11T16:41:00Z">
              <w:r>
                <w:t>318</w:t>
              </w:r>
            </w:ins>
          </w:p>
        </w:tc>
        <w:tc>
          <w:tcPr>
            <w:tcW w:w="1107" w:type="pct"/>
          </w:tcPr>
          <w:p w14:paraId="1CCCCE7A" w14:textId="110856FE" w:rsidR="00C303B1" w:rsidRDefault="00C303B1" w:rsidP="00C303B1">
            <w:pPr>
              <w:pStyle w:val="GOSTTablenorm"/>
              <w:rPr>
                <w:ins w:id="2384" w:author="Суслова Оксана_EXP-310006" w:date="2025-03-12T14:55:00Z"/>
                <w:szCs w:val="22"/>
              </w:rPr>
            </w:pPr>
            <w:ins w:id="2385" w:author="Суслова Оксана_EXP-310006" w:date="2025-03-12T14:55:00Z">
              <w:r>
                <w:rPr>
                  <w:rFonts w:eastAsia="Calibri"/>
                </w:rPr>
                <w:t>Сумма авансовых ДО, по которым наступил срок подтверждения.</w:t>
              </w:r>
            </w:ins>
          </w:p>
          <w:p w14:paraId="5A241E24" w14:textId="36A52E22" w:rsidR="00C303B1" w:rsidRDefault="00C303B1" w:rsidP="00C303B1">
            <w:pPr>
              <w:pStyle w:val="GOSTTablenorm"/>
              <w:rPr>
                <w:ins w:id="2386" w:author="Суслова Оксана_EXP-310006" w:date="2025-03-12T14:15:00Z"/>
              </w:rPr>
            </w:pPr>
            <w:ins w:id="2387" w:author="Суслова Оксана_EXP-310006" w:date="2025-03-12T14:15:00Z">
              <w:r w:rsidRPr="005E26C1">
                <w:rPr>
                  <w:szCs w:val="22"/>
                </w:rPr>
                <w:t>Расчет по сумме в валюте учета (в рублях).</w:t>
              </w:r>
            </w:ins>
          </w:p>
          <w:p w14:paraId="17ADF7F2" w14:textId="4A400932" w:rsidR="00C303B1" w:rsidRDefault="00C303B1" w:rsidP="00C303B1">
            <w:pPr>
              <w:pStyle w:val="GOSTTablenorm"/>
              <w:rPr>
                <w:ins w:id="2388" w:author="Суслова Оксана_EXP-310006" w:date="2025-03-11T15:48:00Z"/>
              </w:rPr>
            </w:pPr>
            <w:ins w:id="2389" w:author="Суслова Оксана_EXP-310006" w:date="2025-03-12T14:29:00Z">
              <w:r>
                <w:t>Баланс (Остаток по Кт = Оборот по Кт минус Оборот по Дт) на конец отчетного периода по показателям:</w:t>
              </w:r>
            </w:ins>
          </w:p>
          <w:p w14:paraId="080DC1E7" w14:textId="1DB50838" w:rsidR="00C303B1" w:rsidRDefault="00C303B1" w:rsidP="00C303B1">
            <w:pPr>
              <w:pStyle w:val="GOSTTableListMark1"/>
              <w:rPr>
                <w:ins w:id="2390" w:author="Суслова Оксана_EXP-310006" w:date="2025-03-11T15:48:00Z"/>
              </w:rPr>
            </w:pPr>
            <w:ins w:id="2391" w:author="Суслова Оксана_EXP-310006" w:date="2025-03-11T15:48:00Z">
              <w:r>
                <w:lastRenderedPageBreak/>
                <w:t>ДО_ПБС_СРОК</w:t>
              </w:r>
            </w:ins>
            <w:ins w:id="2392" w:author="Суслова Оксана_EXP-310006" w:date="2025-03-12T14:57:00Z">
              <w:r>
                <w:t>,</w:t>
              </w:r>
            </w:ins>
          </w:p>
          <w:p w14:paraId="50AE71EF" w14:textId="77777777" w:rsidR="00C303B1" w:rsidRPr="00443EBD" w:rsidRDefault="00C303B1" w:rsidP="00C303B1">
            <w:pPr>
              <w:pStyle w:val="GOSTTableListMark1"/>
              <w:rPr>
                <w:rFonts w:eastAsia="Calibri"/>
              </w:rPr>
            </w:pPr>
            <w:ins w:id="2393" w:author="Суслова Оксана_EXP-310006" w:date="2025-03-11T15:48:00Z">
              <w:r>
                <w:t xml:space="preserve">ДО_ПБС_СРОК_ВАЛ, </w:t>
              </w:r>
            </w:ins>
          </w:p>
          <w:p w14:paraId="4E37EDC6" w14:textId="7A54F928" w:rsidR="00C303B1" w:rsidRDefault="00C303B1" w:rsidP="00C303B1">
            <w:pPr>
              <w:pStyle w:val="GOSTTableListMark1"/>
              <w:numPr>
                <w:ilvl w:val="0"/>
                <w:numId w:val="0"/>
              </w:numPr>
              <w:ind w:left="113"/>
              <w:rPr>
                <w:ins w:id="2394" w:author="Суслова Оксана_EXP-310006" w:date="2025-03-11T15:06:00Z"/>
                <w:rFonts w:eastAsia="Calibri"/>
              </w:rPr>
            </w:pPr>
            <w:ins w:id="2395" w:author="Суслова Оксана_EXP-310006" w:date="2025-03-11T15:48:00Z">
              <w:r>
                <w:t xml:space="preserve">в которых </w:t>
              </w:r>
            </w:ins>
            <w:ins w:id="2396" w:author="Краснова Наталья EXP-310006" w:date="2025-03-19T09:15:00Z">
              <w:r>
                <w:t xml:space="preserve">в </w:t>
              </w:r>
            </w:ins>
            <w:ins w:id="2397" w:author="Суслова Оксана_EXP-310006" w:date="2025-03-11T15:48:00Z">
              <w:r w:rsidRPr="001342C2">
                <w:t>аналитическо</w:t>
              </w:r>
            </w:ins>
            <w:ins w:id="2398" w:author="Краснова Наталья EXP-310006" w:date="2025-03-19T09:15:00Z">
              <w:r>
                <w:t>м</w:t>
              </w:r>
            </w:ins>
            <w:ins w:id="2399" w:author="Суслова Оксана_EXP-310006" w:date="2025-03-11T15:48:00Z">
              <w:r w:rsidRPr="001342C2">
                <w:t xml:space="preserve"> признак</w:t>
              </w:r>
            </w:ins>
            <w:ins w:id="2400" w:author="Краснова Наталья EXP-310006" w:date="2025-03-19T09:16:00Z">
              <w:r>
                <w:t>е</w:t>
              </w:r>
            </w:ins>
            <w:ins w:id="2401" w:author="Суслова Оксана_EXP-310006" w:date="2025-03-11T15:48:00Z">
              <w:r w:rsidRPr="001342C2">
                <w:t xml:space="preserve"> </w:t>
              </w:r>
              <w:r>
                <w:t>«Плановая дата»</w:t>
              </w:r>
            </w:ins>
            <w:ins w:id="2402" w:author="Краснова Наталья EXP-310006" w:date="2025-04-28T09:50:00Z">
              <w:r>
                <w:rPr>
                  <w:rStyle w:val="af4"/>
                </w:rPr>
                <w:footnoteReference w:id="7"/>
              </w:r>
            </w:ins>
            <w:ins w:id="2404" w:author="Суслова Оксана_EXP-310006" w:date="2025-03-11T15:48:00Z">
              <w:r w:rsidRPr="006E0E8E">
                <w:t xml:space="preserve"> (</w:t>
              </w:r>
              <w:r>
                <w:t>plan</w:t>
              </w:r>
              <w:r>
                <w:rPr>
                  <w:lang w:val="en-US"/>
                </w:rPr>
                <w:t>Date</w:t>
              </w:r>
              <w:r w:rsidRPr="006E0E8E">
                <w:t>)</w:t>
              </w:r>
              <w:r>
                <w:t xml:space="preserve"> </w:t>
              </w:r>
              <w:r w:rsidRPr="001342C2">
                <w:t>указана дата, меньше или равно даты окончания отчетного периода</w:t>
              </w:r>
            </w:ins>
            <w:ins w:id="2405" w:author="Суслова Оксана_EXP-310004" w:date="2025-03-18T10:57:00Z">
              <w:r>
                <w:t xml:space="preserve"> (</w:t>
              </w:r>
              <w:r>
                <w:rPr>
                  <w:lang w:val="en-US"/>
                </w:rPr>
                <w:t>EndRepDate</w:t>
              </w:r>
              <w:r>
                <w:t>)</w:t>
              </w:r>
            </w:ins>
          </w:p>
        </w:tc>
        <w:tc>
          <w:tcPr>
            <w:tcW w:w="254" w:type="pct"/>
          </w:tcPr>
          <w:p w14:paraId="52A9B373" w14:textId="6D7D0FBA" w:rsidR="00C303B1" w:rsidRPr="00CE3883" w:rsidRDefault="00C303B1" w:rsidP="00C303B1">
            <w:pPr>
              <w:pStyle w:val="GOSTTablenorm"/>
              <w:rPr>
                <w:ins w:id="2406" w:author="Суслова Оксана_EXP-310006" w:date="2025-03-11T15:06:00Z"/>
                <w:szCs w:val="22"/>
              </w:rPr>
            </w:pPr>
            <w:ins w:id="2407" w:author="Суслова Оксана_EXP-310006" w:date="2025-03-11T15:39:00Z">
              <w:r w:rsidRPr="00CE3883">
                <w:rPr>
                  <w:szCs w:val="22"/>
                </w:rPr>
                <w:lastRenderedPageBreak/>
                <w:t>СПС</w:t>
              </w:r>
            </w:ins>
          </w:p>
        </w:tc>
        <w:tc>
          <w:tcPr>
            <w:tcW w:w="213" w:type="pct"/>
          </w:tcPr>
          <w:p w14:paraId="5356198B" w14:textId="71D15072" w:rsidR="00C303B1" w:rsidRDefault="00C303B1" w:rsidP="00C303B1">
            <w:pPr>
              <w:pStyle w:val="GOSTTablenorm"/>
              <w:rPr>
                <w:ins w:id="2408" w:author="Суслова Оксана_EXP-310006" w:date="2025-03-11T15:06:00Z"/>
              </w:rPr>
            </w:pPr>
            <w:ins w:id="2409" w:author="Суслова Оксана_EXP-310006" w:date="2025-03-11T15:39:00Z">
              <w:r>
                <w:t>-</w:t>
              </w:r>
            </w:ins>
          </w:p>
        </w:tc>
        <w:tc>
          <w:tcPr>
            <w:tcW w:w="256" w:type="pct"/>
          </w:tcPr>
          <w:p w14:paraId="291ED060" w14:textId="06082B9D" w:rsidR="00C303B1" w:rsidRDefault="00C303B1" w:rsidP="00C303B1">
            <w:pPr>
              <w:pStyle w:val="GOSTTablenorm"/>
              <w:rPr>
                <w:ins w:id="2410" w:author="Суслова Оксана_EXP-310006" w:date="2025-03-11T15:06:00Z"/>
              </w:rPr>
            </w:pPr>
            <w:ins w:id="2411" w:author="Суслова Оксана_EXP-310006" w:date="2025-03-11T15:39:00Z">
              <w:r>
                <w:t>-</w:t>
              </w:r>
            </w:ins>
          </w:p>
        </w:tc>
        <w:tc>
          <w:tcPr>
            <w:tcW w:w="213" w:type="pct"/>
          </w:tcPr>
          <w:p w14:paraId="1E2CB56A" w14:textId="027DE5CE" w:rsidR="00C303B1" w:rsidRDefault="00C303B1" w:rsidP="00C303B1">
            <w:pPr>
              <w:pStyle w:val="GOSTTablenorm"/>
              <w:rPr>
                <w:ins w:id="2412" w:author="Суслова Оксана_EXP-310006" w:date="2025-03-11T15:06:00Z"/>
                <w:szCs w:val="22"/>
              </w:rPr>
            </w:pPr>
            <w:ins w:id="2413" w:author="Суслова Оксана_EXP-310006" w:date="2025-03-11T15:39:00Z">
              <w:r>
                <w:rPr>
                  <w:szCs w:val="22"/>
                </w:rPr>
                <w:t>+</w:t>
              </w:r>
            </w:ins>
          </w:p>
        </w:tc>
        <w:tc>
          <w:tcPr>
            <w:tcW w:w="213" w:type="pct"/>
          </w:tcPr>
          <w:p w14:paraId="34386260" w14:textId="32E5B30E" w:rsidR="00C303B1" w:rsidRDefault="00C303B1" w:rsidP="00C303B1">
            <w:pPr>
              <w:pStyle w:val="GOSTTablenorm"/>
              <w:rPr>
                <w:ins w:id="2414" w:author="Суслова Оксана_EXP-310006" w:date="2025-03-11T15:06:00Z"/>
                <w:szCs w:val="22"/>
              </w:rPr>
            </w:pPr>
            <w:ins w:id="2415" w:author="Суслова Оксана_EXP-310006" w:date="2025-03-11T15:39:00Z">
              <w:r>
                <w:rPr>
                  <w:szCs w:val="22"/>
                </w:rPr>
                <w:t>-</w:t>
              </w:r>
            </w:ins>
          </w:p>
        </w:tc>
        <w:tc>
          <w:tcPr>
            <w:tcW w:w="213" w:type="pct"/>
          </w:tcPr>
          <w:p w14:paraId="7222BF8F" w14:textId="3112E1CD" w:rsidR="00C303B1" w:rsidRDefault="00C303B1" w:rsidP="00C303B1">
            <w:pPr>
              <w:pStyle w:val="GOSTTablenorm"/>
              <w:rPr>
                <w:ins w:id="2416" w:author="Суслова Оксана_EXP-310006" w:date="2025-03-11T15:06:00Z"/>
                <w:szCs w:val="22"/>
              </w:rPr>
            </w:pPr>
            <w:ins w:id="2417" w:author="Суслова Оксана_EXP-310006" w:date="2025-03-11T15:39:00Z">
              <w:r>
                <w:rPr>
                  <w:szCs w:val="22"/>
                </w:rPr>
                <w:t>-</w:t>
              </w:r>
            </w:ins>
          </w:p>
        </w:tc>
        <w:tc>
          <w:tcPr>
            <w:tcW w:w="249" w:type="pct"/>
          </w:tcPr>
          <w:p w14:paraId="3A1BC41D" w14:textId="3C6D4B6A" w:rsidR="00C303B1" w:rsidRDefault="00C303B1" w:rsidP="00C303B1">
            <w:pPr>
              <w:pStyle w:val="GOSTTablenorm"/>
              <w:rPr>
                <w:ins w:id="2418" w:author="Суслова Оксана_EXP-310006" w:date="2025-03-11T15:06:00Z"/>
                <w:szCs w:val="22"/>
              </w:rPr>
            </w:pPr>
            <w:ins w:id="2419" w:author="Суслова Оксана_EXP-310006" w:date="2025-03-11T15:39:00Z">
              <w:r>
                <w:rPr>
                  <w:szCs w:val="22"/>
                </w:rPr>
                <w:t>-</w:t>
              </w:r>
            </w:ins>
          </w:p>
        </w:tc>
      </w:tr>
      <w:tr w:rsidR="00D45F66" w:rsidRPr="005E26C1" w14:paraId="71C69B1E" w14:textId="77777777" w:rsidTr="00D45F66">
        <w:trPr>
          <w:ins w:id="2420" w:author="Суслова Оксана_EXP-310006" w:date="2025-03-11T15:06:00Z"/>
        </w:trPr>
        <w:tc>
          <w:tcPr>
            <w:tcW w:w="125" w:type="pct"/>
          </w:tcPr>
          <w:p w14:paraId="25180D61" w14:textId="77777777" w:rsidR="00D45F66" w:rsidRPr="008E560B" w:rsidRDefault="00D45F66" w:rsidP="007925D5">
            <w:pPr>
              <w:pStyle w:val="GOSTTableNum"/>
              <w:rPr>
                <w:ins w:id="2421" w:author="Суслова Оксана_EXP-310006" w:date="2025-03-11T15:06:00Z"/>
              </w:rPr>
            </w:pPr>
          </w:p>
        </w:tc>
        <w:tc>
          <w:tcPr>
            <w:tcW w:w="596" w:type="pct"/>
          </w:tcPr>
          <w:p w14:paraId="26C61616" w14:textId="172C2825" w:rsidR="00D45F66" w:rsidRPr="008E560B" w:rsidRDefault="00D45F66" w:rsidP="007925D5">
            <w:pPr>
              <w:pStyle w:val="GOSTTablenorm"/>
              <w:rPr>
                <w:ins w:id="2422" w:author="Суслова Оксана_EXP-310006" w:date="2025-03-11T15:06:00Z"/>
              </w:rPr>
            </w:pPr>
            <w:ins w:id="2423" w:author="Суслова Оксана_EXP-310006" w:date="2025-03-11T15:38:00Z">
              <w:r w:rsidRPr="001342C2">
                <w:t>Авансовые ДО подтвержденные</w:t>
              </w:r>
            </w:ins>
          </w:p>
        </w:tc>
        <w:tc>
          <w:tcPr>
            <w:tcW w:w="279" w:type="pct"/>
          </w:tcPr>
          <w:p w14:paraId="2E452C78" w14:textId="2C66ABF4" w:rsidR="00D45F66" w:rsidRPr="003645E0" w:rsidRDefault="00C303B1" w:rsidP="007925D5">
            <w:pPr>
              <w:pStyle w:val="GOSTTablenorm"/>
              <w:rPr>
                <w:szCs w:val="22"/>
              </w:rPr>
            </w:pPr>
            <w:ins w:id="2424" w:author="Краснова Наталья EXP-332161" w:date="2026-03-19T18:00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184A0749" w14:textId="0F5440C3" w:rsidR="00D45F66" w:rsidRPr="00FD25D9" w:rsidRDefault="00D45F66" w:rsidP="007925D5">
            <w:pPr>
              <w:pStyle w:val="GOSTTablenorm"/>
              <w:rPr>
                <w:ins w:id="2425" w:author="Суслова Оксана_EXP-310006" w:date="2025-03-11T15:06:00Z"/>
                <w:szCs w:val="22"/>
              </w:rPr>
            </w:pPr>
            <w:ins w:id="2426" w:author="Суслова Оксана_EXP-310006" w:date="2025-03-11T15:39:00Z">
              <w:r w:rsidRPr="003645E0">
                <w:rPr>
                  <w:szCs w:val="22"/>
                </w:rPr>
                <w:t>-</w:t>
              </w:r>
            </w:ins>
          </w:p>
        </w:tc>
        <w:tc>
          <w:tcPr>
            <w:tcW w:w="361" w:type="pct"/>
          </w:tcPr>
          <w:p w14:paraId="6B064552" w14:textId="1ADD6BEA" w:rsidR="00D45F66" w:rsidRDefault="00D45F66" w:rsidP="007925D5">
            <w:pPr>
              <w:pStyle w:val="GOSTTablenorm"/>
              <w:rPr>
                <w:ins w:id="2427" w:author="Суслова Оксана_EXP-310006" w:date="2025-03-11T15:06:00Z"/>
                <w:lang w:val="en-US"/>
              </w:rPr>
            </w:pPr>
            <w:ins w:id="2428" w:author="Суслова Оксана_EXP-310004" w:date="2025-03-13T16:56:00Z">
              <w:r w:rsidRPr="00964097">
                <w:rPr>
                  <w:szCs w:val="22"/>
                </w:rPr>
                <w:t>-</w:t>
              </w:r>
            </w:ins>
          </w:p>
        </w:tc>
        <w:tc>
          <w:tcPr>
            <w:tcW w:w="341" w:type="pct"/>
          </w:tcPr>
          <w:p w14:paraId="24A0C91F" w14:textId="77777777" w:rsidR="00D45F66" w:rsidRDefault="00D45F66" w:rsidP="007925D5">
            <w:pPr>
              <w:pStyle w:val="GOSTTablenorm"/>
              <w:rPr>
                <w:ins w:id="2429" w:author="Сказецкая Наталья Камилевна" w:date="2025-04-02T18:51:00Z"/>
              </w:rPr>
            </w:pPr>
            <w:ins w:id="2430" w:author="Сказецкая Наталья Камилевна" w:date="2025-04-02T18:51:00Z">
              <w:r>
                <w:rPr>
                  <w:lang w:val="en-US"/>
                </w:rPr>
                <w:t>PA_PBS</w:t>
              </w:r>
              <w:r>
                <w:t>:</w:t>
              </w:r>
            </w:ins>
          </w:p>
          <w:p w14:paraId="6A9E57C4" w14:textId="42F549CB" w:rsidR="00D45F66" w:rsidRDefault="00D45F66" w:rsidP="007925D5">
            <w:pPr>
              <w:pStyle w:val="GOSTTablenorm"/>
              <w:rPr>
                <w:ins w:id="2431" w:author="Суслова Оксана_EXP-310006" w:date="2025-03-11T15:06:00Z"/>
              </w:rPr>
            </w:pPr>
            <w:ins w:id="2432" w:author="Суслова Оксана_EXP-310006" w:date="2025-03-11T15:47:00Z">
              <w:r>
                <w:t>331</w:t>
              </w:r>
            </w:ins>
          </w:p>
        </w:tc>
        <w:tc>
          <w:tcPr>
            <w:tcW w:w="301" w:type="pct"/>
          </w:tcPr>
          <w:p w14:paraId="5799F981" w14:textId="7431F62F" w:rsidR="00D45F66" w:rsidRPr="000850E7" w:rsidRDefault="00D45F66" w:rsidP="007925D5">
            <w:pPr>
              <w:pStyle w:val="GOSTTablenorm"/>
              <w:rPr>
                <w:ins w:id="2433" w:author="Суслова Оксана_EXP-310006" w:date="2025-03-11T15:06:00Z"/>
                <w:lang w:val="en-US"/>
              </w:rPr>
            </w:pPr>
            <w:ins w:id="2434" w:author="Суслова Оксана_EXP-310006" w:date="2025-03-11T16:36:00Z">
              <w:r w:rsidRPr="00A24993">
                <w:rPr>
                  <w:lang w:val="en-US"/>
                </w:rPr>
                <w:t>EXP</w:t>
              </w:r>
              <w:r w:rsidRPr="00A24993">
                <w:t>:</w:t>
              </w:r>
            </w:ins>
            <w:ins w:id="2435" w:author="Суслова Оксана_EXP-310006" w:date="2025-03-11T16:41:00Z">
              <w:r>
                <w:t xml:space="preserve"> 319</w:t>
              </w:r>
            </w:ins>
          </w:p>
        </w:tc>
        <w:tc>
          <w:tcPr>
            <w:tcW w:w="1107" w:type="pct"/>
          </w:tcPr>
          <w:p w14:paraId="6EB61C50" w14:textId="695B6325" w:rsidR="00D45F66" w:rsidRDefault="00D45F66" w:rsidP="007925D5">
            <w:pPr>
              <w:pStyle w:val="GOSTTablenorm"/>
              <w:rPr>
                <w:ins w:id="2436" w:author="Суслова Оксана_EXP-310006" w:date="2025-03-12T14:55:00Z"/>
                <w:szCs w:val="22"/>
              </w:rPr>
            </w:pPr>
            <w:ins w:id="2437" w:author="Суслова Оксана_EXP-310006" w:date="2025-03-12T14:55:00Z">
              <w:r>
                <w:rPr>
                  <w:rFonts w:eastAsia="Calibri"/>
                </w:rPr>
                <w:t xml:space="preserve">Сумма </w:t>
              </w:r>
            </w:ins>
            <w:ins w:id="2438" w:author="Сказецкая Наталья Камилевна" w:date="2025-04-02T19:08:00Z">
              <w:r>
                <w:rPr>
                  <w:rFonts w:eastAsia="Calibri"/>
                </w:rPr>
                <w:t xml:space="preserve">подтвержденных </w:t>
              </w:r>
            </w:ins>
            <w:ins w:id="2439" w:author="Суслова Оксана_EXP-310006" w:date="2025-03-12T14:55:00Z">
              <w:r>
                <w:rPr>
                  <w:rFonts w:eastAsia="Calibri"/>
                </w:rPr>
                <w:t>авансовых ДО</w:t>
              </w:r>
              <w:del w:id="2440" w:author="Сказецкая Наталья Камилевна" w:date="2025-04-02T19:08:00Z">
                <w:r w:rsidDel="00443EBD">
                  <w:rPr>
                    <w:rFonts w:eastAsia="Calibri"/>
                  </w:rPr>
                  <w:delText xml:space="preserve"> подтвержденны</w:delText>
                </w:r>
              </w:del>
            </w:ins>
            <w:ins w:id="2441" w:author="Краснова Наталья EXP-310006" w:date="2025-03-19T09:16:00Z">
              <w:del w:id="2442" w:author="Сказецкая Наталья Камилевна" w:date="2025-04-02T19:08:00Z">
                <w:r w:rsidDel="00443EBD">
                  <w:rPr>
                    <w:rFonts w:eastAsia="Calibri"/>
                  </w:rPr>
                  <w:delText>х</w:delText>
                </w:r>
              </w:del>
            </w:ins>
            <w:ins w:id="2443" w:author="Суслова Оксана_EXP-310006" w:date="2025-03-12T14:55:00Z">
              <w:r>
                <w:rPr>
                  <w:rFonts w:eastAsia="Calibri"/>
                </w:rPr>
                <w:t>.</w:t>
              </w:r>
            </w:ins>
          </w:p>
          <w:p w14:paraId="79E7AD22" w14:textId="47E9E8F0" w:rsidR="00D45F66" w:rsidRDefault="00D45F66" w:rsidP="007925D5">
            <w:pPr>
              <w:pStyle w:val="GOSTTablenorm"/>
              <w:rPr>
                <w:ins w:id="2444" w:author="Суслова Оксана_EXP-310006" w:date="2025-03-12T14:15:00Z"/>
                <w:rFonts w:eastAsia="Calibri"/>
              </w:rPr>
            </w:pPr>
            <w:ins w:id="2445" w:author="Суслова Оксана_EXP-310006" w:date="2025-03-12T14:15:00Z">
              <w:r w:rsidRPr="005E26C1">
                <w:rPr>
                  <w:szCs w:val="22"/>
                </w:rPr>
                <w:t>Расчет по сумме в валюте учета (в рублях).</w:t>
              </w:r>
            </w:ins>
          </w:p>
          <w:p w14:paraId="7CD510C1" w14:textId="751596F1" w:rsidR="00D45F66" w:rsidRDefault="00D45F66" w:rsidP="007925D5">
            <w:pPr>
              <w:pStyle w:val="GOSTTablenorm"/>
              <w:rPr>
                <w:ins w:id="2446" w:author="Суслова Оксана_EXP-310006" w:date="2025-03-11T15:48:00Z"/>
              </w:rPr>
            </w:pPr>
            <w:ins w:id="2447" w:author="Суслова Оксана_EXP-310006" w:date="2025-03-12T14:22:00Z">
              <w:r>
                <w:t>О</w:t>
              </w:r>
              <w:r w:rsidRPr="00EB0E86">
                <w:t xml:space="preserve">борот по Кт </w:t>
              </w:r>
              <w:r w:rsidRPr="005E26C1">
                <w:rPr>
                  <w:szCs w:val="22"/>
                </w:rPr>
                <w:t>за отчетный период по показателям</w:t>
              </w:r>
            </w:ins>
            <w:ins w:id="2448" w:author="Суслова Оксана_EXP-310006" w:date="2025-03-11T15:48:00Z">
              <w:r>
                <w:t>:</w:t>
              </w:r>
            </w:ins>
          </w:p>
          <w:p w14:paraId="14F0B187" w14:textId="450910FA" w:rsidR="00D45F66" w:rsidRPr="00FD144A" w:rsidRDefault="00D45F66" w:rsidP="007925D5">
            <w:pPr>
              <w:pStyle w:val="GOSTTableListMark1"/>
              <w:rPr>
                <w:ins w:id="2449" w:author="Суслова Оксана_EXP-310006" w:date="2025-03-11T15:48:00Z"/>
                <w:rStyle w:val="GOSTTableListMark10"/>
              </w:rPr>
            </w:pPr>
            <w:ins w:id="2450" w:author="Суслова Оксана_EXP-310006" w:date="2025-03-11T15:48:00Z">
              <w:r w:rsidRPr="00FD144A">
                <w:rPr>
                  <w:rStyle w:val="GOSTTableListMark10"/>
                </w:rPr>
                <w:t>ДО_ПБС_1</w:t>
              </w:r>
            </w:ins>
            <w:ins w:id="2451" w:author="Суслова Оксана_EXP-310006" w:date="2025-03-12T14:57:00Z">
              <w:r>
                <w:rPr>
                  <w:rStyle w:val="GOSTTableListMark10"/>
                </w:rPr>
                <w:t>,</w:t>
              </w:r>
            </w:ins>
          </w:p>
          <w:p w14:paraId="23780AEB" w14:textId="77777777" w:rsidR="00D45F66" w:rsidRDefault="00D45F66" w:rsidP="007925D5">
            <w:pPr>
              <w:pStyle w:val="GOSTTableListMark1"/>
              <w:rPr>
                <w:rStyle w:val="GOSTTableListMark10"/>
              </w:rPr>
            </w:pPr>
            <w:ins w:id="2452" w:author="Суслова Оксана_EXP-310006" w:date="2025-03-11T15:48:00Z">
              <w:r w:rsidRPr="00FD144A">
                <w:rPr>
                  <w:rStyle w:val="GOSTTableListMark10"/>
                </w:rPr>
                <w:t>ДО_ПБС_ВАЛ_1</w:t>
              </w:r>
              <w:r>
                <w:rPr>
                  <w:rStyle w:val="GOSTTableListMark10"/>
                </w:rPr>
                <w:t xml:space="preserve">, </w:t>
              </w:r>
            </w:ins>
          </w:p>
          <w:p w14:paraId="70D753CB" w14:textId="160A220E" w:rsidR="00D45F66" w:rsidRDefault="00D45F66" w:rsidP="007925D5">
            <w:pPr>
              <w:pStyle w:val="GOSTTableListMark1"/>
              <w:numPr>
                <w:ilvl w:val="0"/>
                <w:numId w:val="0"/>
              </w:numPr>
              <w:ind w:left="113"/>
              <w:rPr>
                <w:ins w:id="2453" w:author="Суслова Оксана_EXP-310006" w:date="2025-03-11T15:48:00Z"/>
                <w:rStyle w:val="GOSTTableListMark10"/>
              </w:rPr>
            </w:pPr>
            <w:ins w:id="2454" w:author="Суслова Оксана_EXP-310006" w:date="2025-03-11T15:48:00Z">
              <w:r>
                <w:rPr>
                  <w:rStyle w:val="GOSTTableListMark10"/>
                </w:rPr>
                <w:t>в которых значение аналитического признака</w:t>
              </w:r>
              <w:r w:rsidRPr="00D24605">
                <w:rPr>
                  <w:rStyle w:val="GOSTTableListMark10"/>
                </w:rPr>
                <w:t xml:space="preserve"> «</w:t>
              </w:r>
              <w:r>
                <w:t>Участник СКП</w:t>
              </w:r>
              <w:r w:rsidRPr="008F6796">
                <w:t xml:space="preserve"> (</w:t>
              </w:r>
              <w:r w:rsidRPr="001342C2">
                <w:t>УБП</w:t>
              </w:r>
              <w:r w:rsidRPr="008F6796">
                <w:t>)</w:t>
              </w:r>
              <w:r>
                <w:t>»</w:t>
              </w:r>
              <w:r w:rsidRPr="00D24605">
                <w:rPr>
                  <w:rStyle w:val="GOSTTableListMark10"/>
                </w:rPr>
                <w:t xml:space="preserve"> (</w:t>
              </w:r>
              <w:r>
                <w:rPr>
                  <w:rStyle w:val="GOSTTableListMark10"/>
                  <w:lang w:val="en-US"/>
                </w:rPr>
                <w:t>ubp</w:t>
              </w:r>
              <w:r w:rsidRPr="00D24605">
                <w:rPr>
                  <w:rStyle w:val="GOSTTableListMark10"/>
                </w:rPr>
                <w:t xml:space="preserve">) </w:t>
              </w:r>
              <w:r>
                <w:rPr>
                  <w:rStyle w:val="GOSTTableListMark10"/>
                </w:rPr>
                <w:t xml:space="preserve">соответствует значению </w:t>
              </w:r>
              <w:r w:rsidRPr="00D24605">
                <w:rPr>
                  <w:rStyle w:val="GOSTTableListMark10"/>
                </w:rPr>
                <w:t>«</w:t>
              </w:r>
              <w:r>
                <w:t>ЗАЧЕТ</w:t>
              </w:r>
              <w:r w:rsidRPr="00D24605">
                <w:rPr>
                  <w:rStyle w:val="GOSTTableListMark10"/>
                </w:rPr>
                <w:t>»</w:t>
              </w:r>
              <w:r>
                <w:rPr>
                  <w:rStyle w:val="GOSTTableListMark10"/>
                </w:rPr>
                <w:t>.</w:t>
              </w:r>
            </w:ins>
          </w:p>
          <w:p w14:paraId="4905BB01" w14:textId="0FB68517" w:rsidR="00D45F66" w:rsidRDefault="00D45F66" w:rsidP="007925D5">
            <w:pPr>
              <w:pStyle w:val="GOSTTablenorm"/>
              <w:rPr>
                <w:ins w:id="2455" w:author="Суслова Оксана_EXP-310006" w:date="2025-03-11T15:06:00Z"/>
                <w:rFonts w:eastAsia="Calibri"/>
              </w:rPr>
            </w:pPr>
            <w:ins w:id="2456" w:author="Суслова Оксана_EXP-310006" w:date="2025-03-11T15:48:00Z">
              <w:r w:rsidRPr="001342C2">
                <w:lastRenderedPageBreak/>
                <w:t>Сумма отражается с обратным знаком</w:t>
              </w:r>
            </w:ins>
          </w:p>
        </w:tc>
        <w:tc>
          <w:tcPr>
            <w:tcW w:w="254" w:type="pct"/>
          </w:tcPr>
          <w:p w14:paraId="7BE3F9D7" w14:textId="18678AEF" w:rsidR="00D45F66" w:rsidRPr="00CE3883" w:rsidRDefault="00D45F66" w:rsidP="007925D5">
            <w:pPr>
              <w:pStyle w:val="GOSTTablenorm"/>
              <w:rPr>
                <w:ins w:id="2457" w:author="Суслова Оксана_EXP-310006" w:date="2025-03-11T15:06:00Z"/>
                <w:szCs w:val="22"/>
              </w:rPr>
            </w:pPr>
            <w:ins w:id="2458" w:author="Суслова Оксана_EXP-310006" w:date="2025-03-11T15:40:00Z">
              <w:r w:rsidRPr="00CE3883">
                <w:rPr>
                  <w:szCs w:val="22"/>
                </w:rPr>
                <w:lastRenderedPageBreak/>
                <w:t>СПС</w:t>
              </w:r>
            </w:ins>
          </w:p>
        </w:tc>
        <w:tc>
          <w:tcPr>
            <w:tcW w:w="213" w:type="pct"/>
          </w:tcPr>
          <w:p w14:paraId="73F49D32" w14:textId="5749BF06" w:rsidR="00D45F66" w:rsidRDefault="00D45F66" w:rsidP="007925D5">
            <w:pPr>
              <w:pStyle w:val="GOSTTablenorm"/>
              <w:rPr>
                <w:ins w:id="2459" w:author="Суслова Оксана_EXP-310006" w:date="2025-03-11T15:06:00Z"/>
              </w:rPr>
            </w:pPr>
            <w:ins w:id="2460" w:author="Суслова Оксана_EXP-310006" w:date="2025-03-11T15:40:00Z">
              <w:r>
                <w:t>-</w:t>
              </w:r>
            </w:ins>
          </w:p>
        </w:tc>
        <w:tc>
          <w:tcPr>
            <w:tcW w:w="256" w:type="pct"/>
          </w:tcPr>
          <w:p w14:paraId="0A3F7D2E" w14:textId="43323EF8" w:rsidR="00D45F66" w:rsidRDefault="00D45F66" w:rsidP="007925D5">
            <w:pPr>
              <w:pStyle w:val="GOSTTablenorm"/>
              <w:rPr>
                <w:ins w:id="2461" w:author="Суслова Оксана_EXP-310006" w:date="2025-03-11T15:06:00Z"/>
              </w:rPr>
            </w:pPr>
            <w:ins w:id="2462" w:author="Суслова Оксана_EXP-310006" w:date="2025-03-11T15:40:00Z">
              <w:r>
                <w:t>-</w:t>
              </w:r>
            </w:ins>
          </w:p>
        </w:tc>
        <w:tc>
          <w:tcPr>
            <w:tcW w:w="213" w:type="pct"/>
          </w:tcPr>
          <w:p w14:paraId="40B2047C" w14:textId="79A6783F" w:rsidR="00D45F66" w:rsidRDefault="00D45F66" w:rsidP="007925D5">
            <w:pPr>
              <w:pStyle w:val="GOSTTablenorm"/>
              <w:rPr>
                <w:ins w:id="2463" w:author="Суслова Оксана_EXP-310006" w:date="2025-03-11T15:06:00Z"/>
                <w:szCs w:val="22"/>
              </w:rPr>
            </w:pPr>
            <w:ins w:id="2464" w:author="Суслова Оксана_EXP-310006" w:date="2025-03-11T15:40:00Z">
              <w:r>
                <w:rPr>
                  <w:szCs w:val="22"/>
                </w:rPr>
                <w:t>+</w:t>
              </w:r>
            </w:ins>
          </w:p>
        </w:tc>
        <w:tc>
          <w:tcPr>
            <w:tcW w:w="213" w:type="pct"/>
          </w:tcPr>
          <w:p w14:paraId="0862DA6C" w14:textId="02600605" w:rsidR="00D45F66" w:rsidRDefault="00D45F66" w:rsidP="007925D5">
            <w:pPr>
              <w:pStyle w:val="GOSTTablenorm"/>
              <w:rPr>
                <w:ins w:id="2465" w:author="Суслова Оксана_EXP-310006" w:date="2025-03-11T15:06:00Z"/>
                <w:szCs w:val="22"/>
              </w:rPr>
            </w:pPr>
            <w:ins w:id="2466" w:author="Суслова Оксана_EXP-310006" w:date="2025-03-11T15:40:00Z">
              <w:r>
                <w:rPr>
                  <w:szCs w:val="22"/>
                </w:rPr>
                <w:t>-</w:t>
              </w:r>
            </w:ins>
          </w:p>
        </w:tc>
        <w:tc>
          <w:tcPr>
            <w:tcW w:w="213" w:type="pct"/>
          </w:tcPr>
          <w:p w14:paraId="53621EC0" w14:textId="38D3AE7B" w:rsidR="00D45F66" w:rsidRDefault="00D45F66" w:rsidP="007925D5">
            <w:pPr>
              <w:pStyle w:val="GOSTTablenorm"/>
              <w:rPr>
                <w:ins w:id="2467" w:author="Суслова Оксана_EXP-310006" w:date="2025-03-11T15:06:00Z"/>
                <w:szCs w:val="22"/>
              </w:rPr>
            </w:pPr>
            <w:ins w:id="2468" w:author="Суслова Оксана_EXP-310006" w:date="2025-03-11T15:40:00Z">
              <w:r>
                <w:rPr>
                  <w:szCs w:val="22"/>
                </w:rPr>
                <w:t>-</w:t>
              </w:r>
            </w:ins>
          </w:p>
        </w:tc>
        <w:tc>
          <w:tcPr>
            <w:tcW w:w="249" w:type="pct"/>
          </w:tcPr>
          <w:p w14:paraId="76428A75" w14:textId="2BD97529" w:rsidR="00D45F66" w:rsidRDefault="00D45F66" w:rsidP="007925D5">
            <w:pPr>
              <w:pStyle w:val="GOSTTablenorm"/>
              <w:rPr>
                <w:ins w:id="2469" w:author="Суслова Оксана_EXP-310006" w:date="2025-03-11T15:06:00Z"/>
                <w:szCs w:val="22"/>
              </w:rPr>
            </w:pPr>
            <w:ins w:id="2470" w:author="Суслова Оксана_EXP-310006" w:date="2025-03-11T15:40:00Z">
              <w:r>
                <w:rPr>
                  <w:szCs w:val="22"/>
                </w:rPr>
                <w:t>-</w:t>
              </w:r>
            </w:ins>
          </w:p>
        </w:tc>
      </w:tr>
      <w:tr w:rsidR="00D45F66" w:rsidRPr="005E26C1" w14:paraId="7A08588C" w14:textId="77777777" w:rsidTr="00D45F66">
        <w:trPr>
          <w:ins w:id="2471" w:author="Суслова Оксана_EXP-310006" w:date="2025-03-11T15:06:00Z"/>
        </w:trPr>
        <w:tc>
          <w:tcPr>
            <w:tcW w:w="125" w:type="pct"/>
          </w:tcPr>
          <w:p w14:paraId="37847B9F" w14:textId="77777777" w:rsidR="00D45F66" w:rsidRPr="008E560B" w:rsidRDefault="00D45F66" w:rsidP="007925D5">
            <w:pPr>
              <w:pStyle w:val="GOSTTableNum"/>
              <w:rPr>
                <w:ins w:id="2472" w:author="Суслова Оксана_EXP-310006" w:date="2025-03-11T15:06:00Z"/>
              </w:rPr>
            </w:pPr>
          </w:p>
        </w:tc>
        <w:tc>
          <w:tcPr>
            <w:tcW w:w="596" w:type="pct"/>
          </w:tcPr>
          <w:p w14:paraId="7087504F" w14:textId="140CC965" w:rsidR="00D45F66" w:rsidRPr="008E560B" w:rsidRDefault="00D45F66" w:rsidP="007925D5">
            <w:pPr>
              <w:pStyle w:val="GOSTTablenorm"/>
              <w:rPr>
                <w:ins w:id="2473" w:author="Суслова Оксана_EXP-310006" w:date="2025-03-11T15:06:00Z"/>
              </w:rPr>
            </w:pPr>
            <w:ins w:id="2474" w:author="Суслова Оксана_EXP-310006" w:date="2025-03-11T15:38:00Z">
              <w:r w:rsidRPr="001342C2">
                <w:t>Авансовые ДО неподтвержденные всего</w:t>
              </w:r>
            </w:ins>
          </w:p>
        </w:tc>
        <w:tc>
          <w:tcPr>
            <w:tcW w:w="279" w:type="pct"/>
          </w:tcPr>
          <w:p w14:paraId="3DD7F941" w14:textId="1A27B32C" w:rsidR="00D45F66" w:rsidRPr="003645E0" w:rsidRDefault="00C303B1" w:rsidP="007925D5">
            <w:pPr>
              <w:pStyle w:val="GOSTTablenorm"/>
              <w:rPr>
                <w:szCs w:val="22"/>
              </w:rPr>
            </w:pPr>
            <w:ins w:id="2475" w:author="Краснова Наталья EXP-332161" w:date="2026-03-19T18:00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1220E6D4" w14:textId="2EC7B0D7" w:rsidR="00D45F66" w:rsidRPr="00FD25D9" w:rsidRDefault="00D45F66" w:rsidP="007925D5">
            <w:pPr>
              <w:pStyle w:val="GOSTTablenorm"/>
              <w:rPr>
                <w:ins w:id="2476" w:author="Суслова Оксана_EXP-310006" w:date="2025-03-11T15:06:00Z"/>
                <w:szCs w:val="22"/>
              </w:rPr>
            </w:pPr>
            <w:ins w:id="2477" w:author="Суслова Оксана_EXP-310006" w:date="2025-03-11T15:39:00Z">
              <w:r w:rsidRPr="003645E0">
                <w:rPr>
                  <w:szCs w:val="22"/>
                </w:rPr>
                <w:t>-</w:t>
              </w:r>
            </w:ins>
          </w:p>
        </w:tc>
        <w:tc>
          <w:tcPr>
            <w:tcW w:w="361" w:type="pct"/>
          </w:tcPr>
          <w:p w14:paraId="13441DDF" w14:textId="3B81B46B" w:rsidR="00D45F66" w:rsidRDefault="00D45F66" w:rsidP="007925D5">
            <w:pPr>
              <w:pStyle w:val="GOSTTablenorm"/>
              <w:rPr>
                <w:ins w:id="2478" w:author="Суслова Оксана_EXP-310006" w:date="2025-03-11T15:06:00Z"/>
                <w:lang w:val="en-US"/>
              </w:rPr>
            </w:pPr>
            <w:ins w:id="2479" w:author="Суслова Оксана_EXP-310004" w:date="2025-03-13T16:56:00Z">
              <w:r w:rsidRPr="00964097">
                <w:rPr>
                  <w:szCs w:val="22"/>
                </w:rPr>
                <w:t>-</w:t>
              </w:r>
            </w:ins>
          </w:p>
        </w:tc>
        <w:tc>
          <w:tcPr>
            <w:tcW w:w="341" w:type="pct"/>
          </w:tcPr>
          <w:p w14:paraId="6C43CD3F" w14:textId="77777777" w:rsidR="00D45F66" w:rsidRDefault="00D45F66" w:rsidP="007925D5">
            <w:pPr>
              <w:pStyle w:val="GOSTTablenorm"/>
              <w:rPr>
                <w:ins w:id="2480" w:author="Сказецкая Наталья Камилевна" w:date="2025-04-02T18:51:00Z"/>
              </w:rPr>
            </w:pPr>
            <w:ins w:id="2481" w:author="Сказецкая Наталья Камилевна" w:date="2025-04-02T18:51:00Z">
              <w:r>
                <w:rPr>
                  <w:lang w:val="en-US"/>
                </w:rPr>
                <w:t>PA_PBS</w:t>
              </w:r>
              <w:r>
                <w:t>:</w:t>
              </w:r>
            </w:ins>
          </w:p>
          <w:p w14:paraId="373AB919" w14:textId="571CD021" w:rsidR="00D45F66" w:rsidRDefault="00D45F66" w:rsidP="007925D5">
            <w:pPr>
              <w:pStyle w:val="GOSTTablenorm"/>
              <w:rPr>
                <w:ins w:id="2482" w:author="Суслова Оксана_EXP-310006" w:date="2025-03-11T15:06:00Z"/>
              </w:rPr>
            </w:pPr>
            <w:ins w:id="2483" w:author="Суслова Оксана_EXP-310006" w:date="2025-03-11T15:47:00Z">
              <w:r>
                <w:t>332</w:t>
              </w:r>
            </w:ins>
          </w:p>
        </w:tc>
        <w:tc>
          <w:tcPr>
            <w:tcW w:w="301" w:type="pct"/>
          </w:tcPr>
          <w:p w14:paraId="62DBB9B0" w14:textId="1401AD4C" w:rsidR="00D45F66" w:rsidRPr="000850E7" w:rsidRDefault="00D45F66" w:rsidP="007925D5">
            <w:pPr>
              <w:pStyle w:val="GOSTTablenorm"/>
              <w:rPr>
                <w:ins w:id="2484" w:author="Суслова Оксана_EXP-310006" w:date="2025-03-11T15:06:00Z"/>
                <w:lang w:val="en-US"/>
              </w:rPr>
            </w:pPr>
            <w:ins w:id="2485" w:author="Суслова Оксана_EXP-310006" w:date="2025-03-11T16:36:00Z">
              <w:r w:rsidRPr="00A24993">
                <w:rPr>
                  <w:lang w:val="en-US"/>
                </w:rPr>
                <w:t>EXP</w:t>
              </w:r>
              <w:r w:rsidRPr="00A24993">
                <w:t xml:space="preserve">: </w:t>
              </w:r>
            </w:ins>
            <w:ins w:id="2486" w:author="Суслова Оксана_EXP-310006" w:date="2025-03-11T16:41:00Z">
              <w:r>
                <w:t>320</w:t>
              </w:r>
            </w:ins>
          </w:p>
        </w:tc>
        <w:tc>
          <w:tcPr>
            <w:tcW w:w="1107" w:type="pct"/>
          </w:tcPr>
          <w:p w14:paraId="4CF7E850" w14:textId="684626D4" w:rsidR="00D45F66" w:rsidRDefault="00D45F66" w:rsidP="007925D5">
            <w:pPr>
              <w:pStyle w:val="GOSTTablenorm"/>
              <w:rPr>
                <w:ins w:id="2487" w:author="Суслова Оксана_EXP-310006" w:date="2025-03-12T14:56:00Z"/>
                <w:szCs w:val="22"/>
              </w:rPr>
            </w:pPr>
            <w:ins w:id="2488" w:author="Суслова Оксана_EXP-310006" w:date="2025-03-12T14:56:00Z">
              <w:r>
                <w:rPr>
                  <w:rFonts w:eastAsia="Calibri"/>
                </w:rPr>
                <w:t xml:space="preserve">Сумма </w:t>
              </w:r>
            </w:ins>
            <w:ins w:id="2489" w:author="Сказецкая Наталья Камилевна" w:date="2025-04-02T19:08:00Z">
              <w:r>
                <w:rPr>
                  <w:rFonts w:eastAsia="Calibri"/>
                </w:rPr>
                <w:t xml:space="preserve">неподтвержденных </w:t>
              </w:r>
            </w:ins>
            <w:ins w:id="2490" w:author="Суслова Оксана_EXP-310006" w:date="2025-03-12T14:56:00Z">
              <w:r>
                <w:rPr>
                  <w:rFonts w:eastAsia="Calibri"/>
                </w:rPr>
                <w:t>авансовых ДО</w:t>
              </w:r>
            </w:ins>
            <w:ins w:id="2491" w:author="Сказецкая Наталья Камилевна" w:date="2025-04-02T19:29:00Z">
              <w:r>
                <w:rPr>
                  <w:rFonts w:eastAsia="Calibri"/>
                </w:rPr>
                <w:t xml:space="preserve"> (сумма дебиторской задолженности по авансовым ДО)</w:t>
              </w:r>
            </w:ins>
            <w:ins w:id="2492" w:author="Суслова Оксана_EXP-310006" w:date="2025-03-12T14:56:00Z">
              <w:del w:id="2493" w:author="Сказецкая Наталья Камилевна" w:date="2025-04-02T19:08:00Z">
                <w:r w:rsidDel="00443EBD">
                  <w:rPr>
                    <w:rFonts w:eastAsia="Calibri"/>
                  </w:rPr>
                  <w:delText xml:space="preserve"> неподтвержденных</w:delText>
                </w:r>
              </w:del>
              <w:r>
                <w:rPr>
                  <w:rFonts w:eastAsia="Calibri"/>
                </w:rPr>
                <w:t>.</w:t>
              </w:r>
            </w:ins>
          </w:p>
          <w:p w14:paraId="739A1521" w14:textId="792979F0" w:rsidR="00D45F66" w:rsidRDefault="00D45F66" w:rsidP="007925D5">
            <w:pPr>
              <w:pStyle w:val="GOSTTablenorm"/>
              <w:rPr>
                <w:ins w:id="2494" w:author="Суслова Оксана_EXP-310006" w:date="2025-03-12T14:16:00Z"/>
              </w:rPr>
            </w:pPr>
            <w:ins w:id="2495" w:author="Суслова Оксана_EXP-310006" w:date="2025-03-12T14:16:00Z">
              <w:r w:rsidRPr="005E26C1">
                <w:rPr>
                  <w:szCs w:val="22"/>
                </w:rPr>
                <w:t>Расчет по сумме в валюте учета (в рублях).</w:t>
              </w:r>
            </w:ins>
          </w:p>
          <w:p w14:paraId="681C7E06" w14:textId="28F3C531" w:rsidR="00D45F66" w:rsidRDefault="00D45F66" w:rsidP="007925D5">
            <w:pPr>
              <w:pStyle w:val="GOSTTablenorm"/>
              <w:rPr>
                <w:ins w:id="2496" w:author="Суслова Оксана_EXP-310006" w:date="2025-03-11T15:48:00Z"/>
              </w:rPr>
            </w:pPr>
            <w:ins w:id="2497" w:author="Суслова Оксана_EXP-310006" w:date="2025-03-12T14:29:00Z">
              <w:r>
                <w:t>Баланс (Остаток по Кт = Оборот по Кт минус Оборот по Дт) на конец отчетного периода по показателям:</w:t>
              </w:r>
            </w:ins>
          </w:p>
          <w:p w14:paraId="281B8EA3" w14:textId="07DD2F59" w:rsidR="00D45F66" w:rsidRDefault="00D45F66" w:rsidP="007925D5">
            <w:pPr>
              <w:pStyle w:val="GOSTTableListMark1"/>
              <w:rPr>
                <w:ins w:id="2498" w:author="Суслова Оксана_EXP-310006" w:date="2025-03-11T15:48:00Z"/>
                <w:rStyle w:val="GOSTTableListMark10"/>
              </w:rPr>
            </w:pPr>
            <w:ins w:id="2499" w:author="Суслова Оксана_EXP-310006" w:date="2025-03-11T15:48:00Z">
              <w:r w:rsidRPr="00AF211D">
                <w:rPr>
                  <w:rStyle w:val="GOSTTableListMark10"/>
                </w:rPr>
                <w:t>ДО_КЗАЧ_ПРШ</w:t>
              </w:r>
            </w:ins>
            <w:ins w:id="2500" w:author="Суслова Оксана_EXP-310006" w:date="2025-03-12T14:57:00Z">
              <w:r>
                <w:rPr>
                  <w:rStyle w:val="GOSTTableListMark10"/>
                </w:rPr>
                <w:t>,</w:t>
              </w:r>
            </w:ins>
          </w:p>
          <w:p w14:paraId="443BD09E" w14:textId="39D6F4F0" w:rsidR="00D45F66" w:rsidRDefault="00D45F66" w:rsidP="007925D5">
            <w:pPr>
              <w:pStyle w:val="GOSTTableListMark1"/>
              <w:rPr>
                <w:ins w:id="2501" w:author="Сказецкая Наталья Камилевна" w:date="2025-04-02T19:12:00Z"/>
                <w:rStyle w:val="GOSTTableListMark10"/>
              </w:rPr>
            </w:pPr>
            <w:ins w:id="2502" w:author="Суслова Оксана_EXP-310006" w:date="2025-03-11T15:48:00Z">
              <w:r w:rsidRPr="00AF211D">
                <w:rPr>
                  <w:rStyle w:val="GOSTTableListMark10"/>
                </w:rPr>
                <w:t>ДО_КЗАЧ_ПРШ</w:t>
              </w:r>
              <w:r>
                <w:rPr>
                  <w:rStyle w:val="GOSTTableListMark10"/>
                </w:rPr>
                <w:t>_ВАЛ</w:t>
              </w:r>
            </w:ins>
          </w:p>
          <w:p w14:paraId="45BF093A" w14:textId="77777777" w:rsidR="00D45F66" w:rsidRDefault="00D45F66" w:rsidP="007925D5">
            <w:pPr>
              <w:pStyle w:val="GOSTTablenorm"/>
              <w:rPr>
                <w:ins w:id="2503" w:author="Суслова Оксана_EXP-310006" w:date="2025-03-11T15:48:00Z"/>
                <w:rStyle w:val="GOSTTableListMark10"/>
              </w:rPr>
            </w:pPr>
            <w:ins w:id="2504" w:author="Суслова Оксана_EXP-310006" w:date="2025-03-11T15:48:00Z">
              <w:r>
                <w:rPr>
                  <w:rStyle w:val="GOSTTableListMark10"/>
                </w:rPr>
                <w:t>плюс</w:t>
              </w:r>
            </w:ins>
          </w:p>
          <w:p w14:paraId="3C3EE803" w14:textId="77777777" w:rsidR="00D45F66" w:rsidRDefault="00D45F66" w:rsidP="007925D5">
            <w:pPr>
              <w:pStyle w:val="GOSTTablenorm"/>
              <w:rPr>
                <w:ins w:id="2505" w:author="Суслова Оксана_EXP-310006" w:date="2025-03-13T09:58:00Z"/>
              </w:rPr>
            </w:pPr>
            <w:ins w:id="2506" w:author="Суслова Оксана_EXP-310006" w:date="2025-03-11T15:48:00Z">
              <w:r>
                <w:rPr>
                  <w:rFonts w:eastAsia="Calibri"/>
                </w:rPr>
                <w:t xml:space="preserve">Оборот по </w:t>
              </w:r>
            </w:ins>
            <w:ins w:id="2507" w:author="Суслова Оксана_EXP-310006" w:date="2025-03-13T09:58:00Z">
              <w:r>
                <w:rPr>
                  <w:rFonts w:eastAsia="Calibri"/>
                </w:rPr>
                <w:t>Д</w:t>
              </w:r>
            </w:ins>
            <w:ins w:id="2508" w:author="Суслова Оксана_EXP-310006" w:date="2025-03-11T15:48:00Z">
              <w:r>
                <w:rPr>
                  <w:rFonts w:eastAsia="Calibri"/>
                </w:rPr>
                <w:t xml:space="preserve">т </w:t>
              </w:r>
            </w:ins>
            <w:ins w:id="2509" w:author="Суслова Оксана_EXP-310006" w:date="2025-03-12T14:32:00Z">
              <w:r w:rsidRPr="00734A68">
                <w:t>за отчетный период по показател</w:t>
              </w:r>
            </w:ins>
            <w:ins w:id="2510" w:author="Суслова Оксана_EXP-310006" w:date="2025-03-13T09:58:00Z">
              <w:r>
                <w:t>ям:</w:t>
              </w:r>
            </w:ins>
          </w:p>
          <w:p w14:paraId="3B4275A7" w14:textId="77777777" w:rsidR="00D45F66" w:rsidRDefault="00D45F66" w:rsidP="007925D5">
            <w:pPr>
              <w:pStyle w:val="GOSTTableListMark1"/>
              <w:rPr>
                <w:ins w:id="2511" w:author="Суслова Оксана_EXP-310006" w:date="2025-03-13T09:58:00Z"/>
              </w:rPr>
            </w:pPr>
            <w:ins w:id="2512" w:author="Суслова Оксана_EXP-310006" w:date="2025-03-11T15:48:00Z">
              <w:r w:rsidRPr="001342C2">
                <w:t>ДО_</w:t>
              </w:r>
            </w:ins>
            <w:ins w:id="2513" w:author="Суслова Оксана_EXP-310006" w:date="2025-03-13T09:58:00Z">
              <w:r>
                <w:t>ПБС</w:t>
              </w:r>
            </w:ins>
            <w:ins w:id="2514" w:author="Суслова Оксана_EXP-310006" w:date="2025-03-11T15:48:00Z">
              <w:r w:rsidRPr="001342C2">
                <w:t>_1</w:t>
              </w:r>
            </w:ins>
            <w:ins w:id="2515" w:author="Суслова Оксана_EXP-310006" w:date="2025-03-13T09:58:00Z">
              <w:r>
                <w:t>,</w:t>
              </w:r>
            </w:ins>
          </w:p>
          <w:p w14:paraId="37DA85BA" w14:textId="15B9A8B8" w:rsidR="00D45F66" w:rsidRDefault="00D45F66" w:rsidP="007925D5">
            <w:pPr>
              <w:pStyle w:val="GOSTTableListMark1"/>
              <w:rPr>
                <w:ins w:id="2516" w:author="Сказецкая Наталья Камилевна" w:date="2025-04-02T19:10:00Z"/>
              </w:rPr>
            </w:pPr>
            <w:ins w:id="2517" w:author="Суслова Оксана_EXP-310006" w:date="2025-03-13T09:58:00Z">
              <w:r>
                <w:t>ДО_ПБС_ВАЛ_1,</w:t>
              </w:r>
            </w:ins>
            <w:ins w:id="2518" w:author="Суслова Оксана_EXP-310006" w:date="2025-03-11T15:48:00Z">
              <w:r>
                <w:t xml:space="preserve"> </w:t>
              </w:r>
            </w:ins>
          </w:p>
          <w:p w14:paraId="4CD1C904" w14:textId="5BFD5A66" w:rsidR="00D45F66" w:rsidRDefault="00D45F66" w:rsidP="007925D5">
            <w:pPr>
              <w:pStyle w:val="GOSTTableListMark1"/>
              <w:numPr>
                <w:ilvl w:val="0"/>
                <w:numId w:val="0"/>
              </w:numPr>
              <w:ind w:left="113"/>
              <w:rPr>
                <w:ins w:id="2519" w:author="Сказецкая Наталья Камилевна" w:date="2025-04-02T19:13:00Z"/>
                <w:rStyle w:val="GOSTTableListMark10"/>
              </w:rPr>
            </w:pPr>
            <w:ins w:id="2520" w:author="Суслова Оксана_EXP-310006" w:date="2025-03-11T15:48:00Z">
              <w:r>
                <w:rPr>
                  <w:rStyle w:val="GOSTTableListMark10"/>
                </w:rPr>
                <w:t>в которых значение аналитического признака</w:t>
              </w:r>
              <w:r w:rsidRPr="00D24605">
                <w:rPr>
                  <w:rStyle w:val="GOSTTableListMark10"/>
                </w:rPr>
                <w:t xml:space="preserve"> «</w:t>
              </w:r>
              <w:r>
                <w:t>Участник СКП</w:t>
              </w:r>
              <w:r w:rsidRPr="008F6796">
                <w:t xml:space="preserve"> (</w:t>
              </w:r>
              <w:r w:rsidRPr="001342C2">
                <w:t>УБП</w:t>
              </w:r>
              <w:r w:rsidRPr="008F6796">
                <w:t>)</w:t>
              </w:r>
              <w:r>
                <w:t>»</w:t>
              </w:r>
              <w:r w:rsidRPr="00D24605">
                <w:rPr>
                  <w:rStyle w:val="GOSTTableListMark10"/>
                </w:rPr>
                <w:t xml:space="preserve"> </w:t>
              </w:r>
              <w:r w:rsidRPr="00D24605">
                <w:rPr>
                  <w:rStyle w:val="GOSTTableListMark10"/>
                </w:rPr>
                <w:lastRenderedPageBreak/>
                <w:t>(</w:t>
              </w:r>
              <w:r>
                <w:rPr>
                  <w:rStyle w:val="GOSTTableListMark10"/>
                  <w:lang w:val="en-US"/>
                </w:rPr>
                <w:t>ubp</w:t>
              </w:r>
              <w:r w:rsidRPr="00D24605">
                <w:rPr>
                  <w:rStyle w:val="GOSTTableListMark10"/>
                </w:rPr>
                <w:t xml:space="preserve">) </w:t>
              </w:r>
              <w:r>
                <w:rPr>
                  <w:rStyle w:val="GOSTTableListMark10"/>
                </w:rPr>
                <w:t xml:space="preserve">соответствует значению </w:t>
              </w:r>
              <w:r w:rsidRPr="00D24605">
                <w:rPr>
                  <w:rStyle w:val="GOSTTableListMark10"/>
                </w:rPr>
                <w:t>«</w:t>
              </w:r>
              <w:r w:rsidRPr="001342C2">
                <w:t>АВАНС</w:t>
              </w:r>
              <w:r w:rsidRPr="00D24605">
                <w:rPr>
                  <w:rStyle w:val="GOSTTableListMark10"/>
                </w:rPr>
                <w:t>»</w:t>
              </w:r>
            </w:ins>
          </w:p>
          <w:p w14:paraId="27197B37" w14:textId="77777777" w:rsidR="00D45F66" w:rsidRDefault="00D45F66" w:rsidP="007925D5">
            <w:pPr>
              <w:pStyle w:val="GOSTTablenorm"/>
              <w:rPr>
                <w:ins w:id="2521" w:author="Суслова Оксана_EXP-310006" w:date="2025-03-11T15:48:00Z"/>
                <w:rFonts w:eastAsia="Calibri"/>
              </w:rPr>
            </w:pPr>
            <w:ins w:id="2522" w:author="Суслова Оксана_EXP-310006" w:date="2025-03-11T15:48:00Z">
              <w:r>
                <w:rPr>
                  <w:rFonts w:eastAsia="Calibri"/>
                </w:rPr>
                <w:t>плюс</w:t>
              </w:r>
            </w:ins>
          </w:p>
          <w:p w14:paraId="1798C1E1" w14:textId="32079A6F" w:rsidR="00D45F66" w:rsidRDefault="00D45F66" w:rsidP="007925D5">
            <w:pPr>
              <w:pStyle w:val="GOSTTablenorm"/>
              <w:rPr>
                <w:ins w:id="2523" w:author="Суслова Оксана_EXP-310006" w:date="2025-03-11T15:48:00Z"/>
                <w:rFonts w:eastAsia="Calibri"/>
              </w:rPr>
            </w:pPr>
            <w:ins w:id="2524" w:author="Суслова Оксана_EXP-310006" w:date="2025-03-11T15:48:00Z">
              <w:r>
                <w:rPr>
                  <w:rFonts w:eastAsia="Calibri"/>
                </w:rPr>
                <w:t xml:space="preserve">оборот по Кт </w:t>
              </w:r>
            </w:ins>
            <w:ins w:id="2525" w:author="Суслова Оксана_EXP-310006" w:date="2025-03-12T14:32:00Z">
              <w:r w:rsidRPr="00734A68">
                <w:rPr>
                  <w:rFonts w:eastAsia="Calibri"/>
                </w:rPr>
                <w:t>за отчетный период по показател</w:t>
              </w:r>
            </w:ins>
            <w:ins w:id="2526" w:author="Краснова Наталья EXP-310006" w:date="2025-03-19T09:22:00Z">
              <w:r>
                <w:rPr>
                  <w:rFonts w:eastAsia="Calibri"/>
                </w:rPr>
                <w:t>ям</w:t>
              </w:r>
            </w:ins>
            <w:ins w:id="2527" w:author="Суслова Оксана_EXP-310006" w:date="2025-03-11T15:48:00Z">
              <w:r>
                <w:rPr>
                  <w:rFonts w:eastAsia="Calibri"/>
                </w:rPr>
                <w:t>:</w:t>
              </w:r>
            </w:ins>
          </w:p>
          <w:p w14:paraId="5A52807F" w14:textId="4B6E2BB8" w:rsidR="00D45F66" w:rsidRPr="00FD144A" w:rsidRDefault="00D45F66" w:rsidP="007925D5">
            <w:pPr>
              <w:pStyle w:val="GOSTTableListMark1"/>
              <w:rPr>
                <w:ins w:id="2528" w:author="Суслова Оксана_EXP-310006" w:date="2025-03-11T15:48:00Z"/>
                <w:rStyle w:val="GOSTTableListMark10"/>
              </w:rPr>
            </w:pPr>
            <w:ins w:id="2529" w:author="Суслова Оксана_EXP-310006" w:date="2025-03-11T15:48:00Z">
              <w:r w:rsidRPr="00FD144A">
                <w:rPr>
                  <w:rStyle w:val="GOSTTableListMark10"/>
                </w:rPr>
                <w:t>ДО_ПБС_1</w:t>
              </w:r>
            </w:ins>
            <w:ins w:id="2530" w:author="Суслова Оксана_EXP-310006" w:date="2025-03-12T14:58:00Z">
              <w:r>
                <w:rPr>
                  <w:rStyle w:val="GOSTTableListMark10"/>
                </w:rPr>
                <w:t>,</w:t>
              </w:r>
            </w:ins>
          </w:p>
          <w:p w14:paraId="5128AA64" w14:textId="3F129010" w:rsidR="00D45F66" w:rsidRPr="00443EBD" w:rsidRDefault="00D45F66" w:rsidP="007925D5">
            <w:pPr>
              <w:pStyle w:val="GOSTTableListMark1"/>
              <w:rPr>
                <w:rStyle w:val="GOSTTableListMark10"/>
                <w:rFonts w:eastAsia="Calibri"/>
              </w:rPr>
            </w:pPr>
            <w:ins w:id="2531" w:author="Суслова Оксана_EXP-310006" w:date="2025-03-11T15:48:00Z">
              <w:r w:rsidRPr="00FD144A">
                <w:rPr>
                  <w:rStyle w:val="GOSTTableListMark10"/>
                </w:rPr>
                <w:t>ДО_ПБС_ВАЛ_1</w:t>
              </w:r>
              <w:r>
                <w:rPr>
                  <w:rStyle w:val="GOSTTableListMark10"/>
                </w:rPr>
                <w:t xml:space="preserve">, </w:t>
              </w:r>
            </w:ins>
          </w:p>
          <w:p w14:paraId="764660C5" w14:textId="77777777" w:rsidR="00D45F66" w:rsidRDefault="00D45F66" w:rsidP="007925D5">
            <w:pPr>
              <w:pStyle w:val="GOSTTableListMark1"/>
              <w:numPr>
                <w:ilvl w:val="0"/>
                <w:numId w:val="0"/>
              </w:numPr>
              <w:ind w:left="113"/>
              <w:rPr>
                <w:ins w:id="2532" w:author="Сказецкая Наталья Камилевна" w:date="2025-04-02T19:16:00Z"/>
                <w:rStyle w:val="GOSTTableListMark10"/>
              </w:rPr>
            </w:pPr>
            <w:ins w:id="2533" w:author="Суслова Оксана_EXP-310006" w:date="2025-03-11T15:48:00Z">
              <w:r>
                <w:rPr>
                  <w:rStyle w:val="GOSTTableListMark10"/>
                </w:rPr>
                <w:t>в которых значение аналитического признака</w:t>
              </w:r>
              <w:r w:rsidRPr="00D24605">
                <w:rPr>
                  <w:rStyle w:val="GOSTTableListMark10"/>
                </w:rPr>
                <w:t xml:space="preserve"> «</w:t>
              </w:r>
              <w:r>
                <w:t>Участник СКП</w:t>
              </w:r>
              <w:r w:rsidRPr="008F6796">
                <w:t xml:space="preserve"> (</w:t>
              </w:r>
              <w:r w:rsidRPr="001342C2">
                <w:t>УБП</w:t>
              </w:r>
              <w:r w:rsidRPr="008F6796">
                <w:t>)</w:t>
              </w:r>
              <w:r>
                <w:t>»</w:t>
              </w:r>
              <w:r w:rsidRPr="00D24605">
                <w:rPr>
                  <w:rStyle w:val="GOSTTableListMark10"/>
                </w:rPr>
                <w:t xml:space="preserve"> (</w:t>
              </w:r>
              <w:r>
                <w:rPr>
                  <w:rStyle w:val="GOSTTableListMark10"/>
                  <w:lang w:val="en-US"/>
                </w:rPr>
                <w:t>ubp</w:t>
              </w:r>
              <w:r w:rsidRPr="00D24605">
                <w:rPr>
                  <w:rStyle w:val="GOSTTableListMark10"/>
                </w:rPr>
                <w:t xml:space="preserve">) </w:t>
              </w:r>
              <w:r>
                <w:rPr>
                  <w:rStyle w:val="GOSTTableListMark10"/>
                </w:rPr>
                <w:t xml:space="preserve">соответствует значению </w:t>
              </w:r>
              <w:r w:rsidRPr="00D24605">
                <w:rPr>
                  <w:rStyle w:val="GOSTTableListMark10"/>
                </w:rPr>
                <w:t>«</w:t>
              </w:r>
              <w:r>
                <w:t>ЗАЧЕТ</w:t>
              </w:r>
              <w:r w:rsidRPr="00D24605">
                <w:rPr>
                  <w:rStyle w:val="GOSTTableListMark10"/>
                </w:rPr>
                <w:t>»</w:t>
              </w:r>
            </w:ins>
            <w:ins w:id="2534" w:author="Сказецкая Наталья Камилевна" w:date="2025-04-02T19:12:00Z">
              <w:r>
                <w:rPr>
                  <w:rStyle w:val="GOSTTableListMark10"/>
                </w:rPr>
                <w:t>.</w:t>
              </w:r>
            </w:ins>
          </w:p>
          <w:p w14:paraId="226F8B54" w14:textId="37FF6BC8" w:rsidR="00D45F66" w:rsidRPr="00AE575E" w:rsidRDefault="00D45F66" w:rsidP="007925D5">
            <w:pPr>
              <w:pStyle w:val="GOSTTablenorm"/>
              <w:rPr>
                <w:ins w:id="2535" w:author="Суслова Оксана_EXP-310006" w:date="2025-03-11T15:06:00Z"/>
              </w:rPr>
            </w:pPr>
            <w:ins w:id="2536" w:author="Сказецкая Наталья Камилевна" w:date="2025-04-02T19:16:00Z">
              <w:r>
                <w:rPr>
                  <w:rStyle w:val="GOSTTableListMark10"/>
                </w:rPr>
                <w:t>Расчет по кодам идентификаторов</w:t>
              </w:r>
            </w:ins>
            <w:r>
              <w:rPr>
                <w:rStyle w:val="GOSTTableListMark10"/>
              </w:rPr>
              <w:t xml:space="preserve"> </w:t>
            </w:r>
            <w:ins w:id="2537" w:author="Сказецкая Наталья Камилевна" w:date="2025-04-02T18:51:00Z">
              <w:r>
                <w:rPr>
                  <w:lang w:val="en-US"/>
                </w:rPr>
                <w:t>PA</w:t>
              </w:r>
              <w:r w:rsidRPr="00AE575E">
                <w:t>_</w:t>
              </w:r>
              <w:r>
                <w:rPr>
                  <w:lang w:val="en-US"/>
                </w:rPr>
                <w:t>PBS</w:t>
              </w:r>
            </w:ins>
            <w:ins w:id="2538" w:author="Сказецкая Наталья Камилевна" w:date="2025-04-02T19:37:00Z">
              <w:r>
                <w:t>/</w:t>
              </w:r>
            </w:ins>
            <w:ins w:id="2539" w:author="Сказецкая Наталья Камилевна" w:date="2025-04-02T19:38:00Z">
              <w:r w:rsidRPr="00261106">
                <w:t xml:space="preserve"> </w:t>
              </w:r>
              <w:r w:rsidRPr="00A24993">
                <w:rPr>
                  <w:lang w:val="en-US"/>
                </w:rPr>
                <w:t>EXP</w:t>
              </w:r>
            </w:ins>
            <w:ins w:id="2540" w:author="Сказецкая Наталья Камилевна" w:date="2025-04-02T19:58:00Z">
              <w:r>
                <w:t xml:space="preserve">: </w:t>
              </w:r>
            </w:ins>
            <w:ins w:id="2541" w:author="Сказецкая Наталья Камилевна" w:date="2025-04-02T19:16:00Z">
              <w:r>
                <w:t>(</w:t>
              </w:r>
            </w:ins>
            <w:ins w:id="2542" w:author="Сказецкая Наталья Камилевна" w:date="2025-04-02T19:37:00Z">
              <w:r>
                <w:t>«</w:t>
              </w:r>
              <w:r w:rsidRPr="006D1A6E">
                <w:t xml:space="preserve">Остаток на начало года </w:t>
              </w:r>
              <w:r>
                <w:t>неподтвержденных авансовых ДО» (</w:t>
              </w:r>
            </w:ins>
            <w:ins w:id="2543" w:author="Сказецкая Наталья Камилевна" w:date="2025-04-02T19:16:00Z">
              <w:r>
                <w:rPr>
                  <w:rStyle w:val="GOSTTableListMark10"/>
                </w:rPr>
                <w:t>333</w:t>
              </w:r>
            </w:ins>
            <w:ins w:id="2544" w:author="Сказецкая Наталья Камилевна" w:date="2025-04-02T19:37:00Z">
              <w:r>
                <w:rPr>
                  <w:rStyle w:val="GOSTTableListMark10"/>
                </w:rPr>
                <w:t>/321</w:t>
              </w:r>
            </w:ins>
            <w:ins w:id="2545" w:author="Сказецкая Наталья Камилевна" w:date="2025-04-02T19:38:00Z">
              <w:r>
                <w:rPr>
                  <w:rStyle w:val="GOSTTableListMark10"/>
                </w:rPr>
                <w:t>)</w:t>
              </w:r>
            </w:ins>
            <w:ins w:id="2546" w:author="Сказецкая Наталья Камилевна" w:date="2025-04-02T19:16:00Z">
              <w:r>
                <w:rPr>
                  <w:rStyle w:val="GOSTTableListMark10"/>
                </w:rPr>
                <w:t xml:space="preserve"> </w:t>
              </w:r>
            </w:ins>
            <w:ins w:id="2547" w:author="Сказецкая Наталья Камилевна" w:date="2025-04-02T19:39:00Z">
              <w:r>
                <w:rPr>
                  <w:rStyle w:val="GOSTTableListMark10"/>
                </w:rPr>
                <w:t>минус</w:t>
              </w:r>
            </w:ins>
            <w:ins w:id="2548" w:author="Сказецкая Наталья Камилевна" w:date="2025-04-02T19:16:00Z">
              <w:r>
                <w:rPr>
                  <w:rStyle w:val="GOSTTableListMark10"/>
                </w:rPr>
                <w:t xml:space="preserve"> </w:t>
              </w:r>
            </w:ins>
            <w:ins w:id="2549" w:author="Сказецкая Наталья Камилевна" w:date="2025-04-02T19:38:00Z">
              <w:r>
                <w:t>«</w:t>
              </w:r>
              <w:r w:rsidRPr="006D1A6E">
                <w:t>Возврат дебиторской задолженности прошлых лет по авансовым ДО</w:t>
              </w:r>
              <w:r>
                <w:t>» (</w:t>
              </w:r>
              <w:r w:rsidRPr="00CD73DF">
                <w:t>334/322</w:t>
              </w:r>
              <w:r>
                <w:t xml:space="preserve">) </w:t>
              </w:r>
            </w:ins>
            <w:ins w:id="2550" w:author="Сказецкая Наталья Камилевна" w:date="2025-04-02T19:39:00Z">
              <w:r>
                <w:rPr>
                  <w:rStyle w:val="GOSTTableListMark10"/>
                </w:rPr>
                <w:t>плюс</w:t>
              </w:r>
            </w:ins>
            <w:ins w:id="2551" w:author="Сказецкая Наталья Камилевна" w:date="2025-04-02T19:16:00Z">
              <w:r>
                <w:rPr>
                  <w:rStyle w:val="GOSTTableListMark10"/>
                </w:rPr>
                <w:t xml:space="preserve"> </w:t>
              </w:r>
            </w:ins>
            <w:ins w:id="2552" w:author="Сказецкая Наталья Камилевна" w:date="2025-04-02T19:39:00Z">
              <w:r>
                <w:t>«</w:t>
              </w:r>
              <w:r w:rsidRPr="006D1A6E">
                <w:t>Исполнено авансовых ДО</w:t>
              </w:r>
              <w:r>
                <w:t>» (</w:t>
              </w:r>
              <w:r w:rsidRPr="00CD73DF">
                <w:t>325/313</w:t>
              </w:r>
              <w:r>
                <w:t>)</w:t>
              </w:r>
            </w:ins>
            <w:ins w:id="2553" w:author="Сказецкая Наталья Камилевна" w:date="2025-04-02T19:16:00Z">
              <w:r>
                <w:rPr>
                  <w:rStyle w:val="GOSTTableListMark10"/>
                </w:rPr>
                <w:t xml:space="preserve">) </w:t>
              </w:r>
            </w:ins>
            <w:ins w:id="2554" w:author="Сказецкая Наталья Камилевна" w:date="2025-04-02T19:39:00Z">
              <w:r>
                <w:rPr>
                  <w:rStyle w:val="GOSTTableListMark10"/>
                </w:rPr>
                <w:t>минус</w:t>
              </w:r>
            </w:ins>
            <w:ins w:id="2555" w:author="Сказецкая Наталья Камилевна" w:date="2025-04-02T19:16:00Z">
              <w:r>
                <w:rPr>
                  <w:rStyle w:val="GOSTTableListMark10"/>
                </w:rPr>
                <w:t xml:space="preserve"> </w:t>
              </w:r>
            </w:ins>
            <w:ins w:id="2556" w:author="Сказецкая Наталья Камилевна" w:date="2025-04-02T19:40:00Z">
              <w:r>
                <w:rPr>
                  <w:rStyle w:val="GOSTTableListMark10"/>
                </w:rPr>
                <w:t>«</w:t>
              </w:r>
              <w:r w:rsidRPr="001342C2">
                <w:t>Авансовые ДО подтвержденные</w:t>
              </w:r>
              <w:r>
                <w:t>»</w:t>
              </w:r>
              <w:r>
                <w:rPr>
                  <w:rStyle w:val="GOSTTableListMark10"/>
                </w:rPr>
                <w:t xml:space="preserve"> (</w:t>
              </w:r>
            </w:ins>
            <w:ins w:id="2557" w:author="Сказецкая Наталья Камилевна" w:date="2025-04-02T19:17:00Z">
              <w:r>
                <w:rPr>
                  <w:rStyle w:val="GOSTTableListMark10"/>
                </w:rPr>
                <w:t>331</w:t>
              </w:r>
            </w:ins>
            <w:ins w:id="2558" w:author="Сказецкая Наталья Камилевна" w:date="2025-04-02T19:40:00Z">
              <w:r>
                <w:rPr>
                  <w:rStyle w:val="GOSTTableListMark10"/>
                </w:rPr>
                <w:t>/319)</w:t>
              </w:r>
            </w:ins>
          </w:p>
        </w:tc>
        <w:tc>
          <w:tcPr>
            <w:tcW w:w="254" w:type="pct"/>
          </w:tcPr>
          <w:p w14:paraId="2C40C8B1" w14:textId="50707385" w:rsidR="00D45F66" w:rsidRPr="00CE3883" w:rsidRDefault="00D45F66" w:rsidP="007925D5">
            <w:pPr>
              <w:pStyle w:val="GOSTTablenorm"/>
              <w:rPr>
                <w:ins w:id="2559" w:author="Суслова Оксана_EXP-310006" w:date="2025-03-11T15:06:00Z"/>
                <w:szCs w:val="22"/>
              </w:rPr>
            </w:pPr>
            <w:ins w:id="2560" w:author="Суслова Оксана_EXP-310006" w:date="2025-03-11T15:40:00Z">
              <w:r w:rsidRPr="00CE3883">
                <w:rPr>
                  <w:szCs w:val="22"/>
                </w:rPr>
                <w:lastRenderedPageBreak/>
                <w:t>СПС</w:t>
              </w:r>
            </w:ins>
          </w:p>
        </w:tc>
        <w:tc>
          <w:tcPr>
            <w:tcW w:w="213" w:type="pct"/>
          </w:tcPr>
          <w:p w14:paraId="4C600A76" w14:textId="050C960E" w:rsidR="00D45F66" w:rsidRDefault="00D45F66" w:rsidP="007925D5">
            <w:pPr>
              <w:pStyle w:val="GOSTTablenorm"/>
              <w:rPr>
                <w:ins w:id="2561" w:author="Суслова Оксана_EXP-310006" w:date="2025-03-11T15:06:00Z"/>
              </w:rPr>
            </w:pPr>
            <w:ins w:id="2562" w:author="Суслова Оксана_EXP-310006" w:date="2025-03-11T15:40:00Z">
              <w:r>
                <w:t>-</w:t>
              </w:r>
            </w:ins>
          </w:p>
        </w:tc>
        <w:tc>
          <w:tcPr>
            <w:tcW w:w="256" w:type="pct"/>
          </w:tcPr>
          <w:p w14:paraId="1B7E3ABE" w14:textId="4EE5374E" w:rsidR="00D45F66" w:rsidRDefault="00D45F66" w:rsidP="007925D5">
            <w:pPr>
              <w:pStyle w:val="GOSTTablenorm"/>
              <w:rPr>
                <w:ins w:id="2563" w:author="Суслова Оксана_EXP-310006" w:date="2025-03-11T15:06:00Z"/>
              </w:rPr>
            </w:pPr>
            <w:ins w:id="2564" w:author="Суслова Оксана_EXP-310006" w:date="2025-03-11T15:40:00Z">
              <w:r>
                <w:t>-</w:t>
              </w:r>
            </w:ins>
          </w:p>
        </w:tc>
        <w:tc>
          <w:tcPr>
            <w:tcW w:w="213" w:type="pct"/>
          </w:tcPr>
          <w:p w14:paraId="54A057C0" w14:textId="4A878939" w:rsidR="00D45F66" w:rsidRDefault="00D45F66" w:rsidP="007925D5">
            <w:pPr>
              <w:pStyle w:val="GOSTTablenorm"/>
              <w:rPr>
                <w:ins w:id="2565" w:author="Суслова Оксана_EXP-310006" w:date="2025-03-11T15:06:00Z"/>
                <w:szCs w:val="22"/>
              </w:rPr>
            </w:pPr>
            <w:ins w:id="2566" w:author="Суслова Оксана_EXP-310006" w:date="2025-03-11T15:40:00Z">
              <w:r>
                <w:rPr>
                  <w:szCs w:val="22"/>
                </w:rPr>
                <w:t>+</w:t>
              </w:r>
            </w:ins>
          </w:p>
        </w:tc>
        <w:tc>
          <w:tcPr>
            <w:tcW w:w="213" w:type="pct"/>
          </w:tcPr>
          <w:p w14:paraId="26533A97" w14:textId="4CA81A09" w:rsidR="00D45F66" w:rsidRDefault="00D45F66" w:rsidP="007925D5">
            <w:pPr>
              <w:pStyle w:val="GOSTTablenorm"/>
              <w:rPr>
                <w:ins w:id="2567" w:author="Суслова Оксана_EXP-310006" w:date="2025-03-11T15:06:00Z"/>
                <w:szCs w:val="22"/>
              </w:rPr>
            </w:pPr>
            <w:ins w:id="2568" w:author="Суслова Оксана_EXP-310006" w:date="2025-03-11T15:40:00Z">
              <w:r>
                <w:rPr>
                  <w:szCs w:val="22"/>
                </w:rPr>
                <w:t>-</w:t>
              </w:r>
            </w:ins>
          </w:p>
        </w:tc>
        <w:tc>
          <w:tcPr>
            <w:tcW w:w="213" w:type="pct"/>
          </w:tcPr>
          <w:p w14:paraId="61FB8487" w14:textId="67FBAC4D" w:rsidR="00D45F66" w:rsidRDefault="00D45F66" w:rsidP="007925D5">
            <w:pPr>
              <w:pStyle w:val="GOSTTablenorm"/>
              <w:rPr>
                <w:ins w:id="2569" w:author="Суслова Оксана_EXP-310006" w:date="2025-03-11T15:06:00Z"/>
                <w:szCs w:val="22"/>
              </w:rPr>
            </w:pPr>
            <w:ins w:id="2570" w:author="Суслова Оксана_EXP-310006" w:date="2025-03-11T15:40:00Z">
              <w:r>
                <w:rPr>
                  <w:szCs w:val="22"/>
                </w:rPr>
                <w:t>-</w:t>
              </w:r>
            </w:ins>
          </w:p>
        </w:tc>
        <w:tc>
          <w:tcPr>
            <w:tcW w:w="249" w:type="pct"/>
          </w:tcPr>
          <w:p w14:paraId="09180870" w14:textId="3D0DE86E" w:rsidR="00D45F66" w:rsidRDefault="00D45F66" w:rsidP="007925D5">
            <w:pPr>
              <w:pStyle w:val="GOSTTablenorm"/>
              <w:rPr>
                <w:ins w:id="2571" w:author="Суслова Оксана_EXP-310006" w:date="2025-03-11T15:06:00Z"/>
                <w:szCs w:val="22"/>
              </w:rPr>
            </w:pPr>
            <w:ins w:id="2572" w:author="Суслова Оксана_EXP-310006" w:date="2025-03-11T15:40:00Z">
              <w:r>
                <w:rPr>
                  <w:szCs w:val="22"/>
                </w:rPr>
                <w:t>-</w:t>
              </w:r>
            </w:ins>
          </w:p>
        </w:tc>
      </w:tr>
      <w:tr w:rsidR="00C303B1" w:rsidRPr="005E26C1" w14:paraId="6C6CBE8C" w14:textId="77777777" w:rsidTr="00D45F66">
        <w:trPr>
          <w:ins w:id="2573" w:author="Суслова Оксана_EXP-310006" w:date="2025-03-11T15:38:00Z"/>
        </w:trPr>
        <w:tc>
          <w:tcPr>
            <w:tcW w:w="125" w:type="pct"/>
          </w:tcPr>
          <w:p w14:paraId="54E2187D" w14:textId="7FA8695F" w:rsidR="00C303B1" w:rsidRPr="008E560B" w:rsidRDefault="00C303B1" w:rsidP="00C303B1">
            <w:pPr>
              <w:pStyle w:val="GOSTTableNum"/>
              <w:rPr>
                <w:ins w:id="2574" w:author="Суслова Оксана_EXP-310006" w:date="2025-03-11T15:38:00Z"/>
              </w:rPr>
            </w:pPr>
          </w:p>
        </w:tc>
        <w:tc>
          <w:tcPr>
            <w:tcW w:w="596" w:type="pct"/>
          </w:tcPr>
          <w:p w14:paraId="00D268FA" w14:textId="4996D2C6" w:rsidR="00C303B1" w:rsidRPr="008E560B" w:rsidRDefault="00C303B1" w:rsidP="00C303B1">
            <w:pPr>
              <w:pStyle w:val="GOSTTablenorm"/>
              <w:rPr>
                <w:ins w:id="2575" w:author="Суслова Оксана_EXP-310006" w:date="2025-03-11T15:38:00Z"/>
              </w:rPr>
            </w:pPr>
            <w:ins w:id="2576" w:author="Суслова Оксана_EXP-310006" w:date="2025-03-11T15:38:00Z">
              <w:r>
                <w:t xml:space="preserve">Из них: Остаток на начало года </w:t>
              </w:r>
              <w:r w:rsidRPr="001342C2">
                <w:t>неподтвержденных авансовых ДО</w:t>
              </w:r>
            </w:ins>
          </w:p>
        </w:tc>
        <w:tc>
          <w:tcPr>
            <w:tcW w:w="279" w:type="pct"/>
          </w:tcPr>
          <w:p w14:paraId="1383C291" w14:textId="15D81989" w:rsidR="00C303B1" w:rsidRPr="003645E0" w:rsidRDefault="00C303B1" w:rsidP="00C303B1">
            <w:pPr>
              <w:pStyle w:val="GOSTTablenorm"/>
              <w:rPr>
                <w:szCs w:val="22"/>
              </w:rPr>
            </w:pPr>
            <w:ins w:id="2577" w:author="Краснова Наталья EXP-332161" w:date="2026-03-19T18:00:00Z">
              <w:r w:rsidRPr="004713FC"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2311F213" w14:textId="21820197" w:rsidR="00C303B1" w:rsidRPr="00FD25D9" w:rsidRDefault="00C303B1" w:rsidP="00C303B1">
            <w:pPr>
              <w:pStyle w:val="GOSTTablenorm"/>
              <w:rPr>
                <w:ins w:id="2578" w:author="Суслова Оксана_EXP-310006" w:date="2025-03-11T15:38:00Z"/>
                <w:szCs w:val="22"/>
              </w:rPr>
            </w:pPr>
            <w:ins w:id="2579" w:author="Суслова Оксана_EXP-310006" w:date="2025-03-11T15:39:00Z">
              <w:r w:rsidRPr="003645E0">
                <w:rPr>
                  <w:szCs w:val="22"/>
                </w:rPr>
                <w:t>-</w:t>
              </w:r>
            </w:ins>
          </w:p>
        </w:tc>
        <w:tc>
          <w:tcPr>
            <w:tcW w:w="361" w:type="pct"/>
          </w:tcPr>
          <w:p w14:paraId="02807FAD" w14:textId="1B2E1723" w:rsidR="00C303B1" w:rsidRPr="009E2209" w:rsidRDefault="00C303B1" w:rsidP="00C303B1">
            <w:pPr>
              <w:pStyle w:val="GOSTTablenorm"/>
              <w:rPr>
                <w:ins w:id="2580" w:author="Суслова Оксана_EXP-310006" w:date="2025-03-11T15:38:00Z"/>
              </w:rPr>
            </w:pPr>
            <w:ins w:id="2581" w:author="Суслова Оксана_EXP-310004" w:date="2025-03-13T16:56:00Z">
              <w:r w:rsidRPr="00000572">
                <w:rPr>
                  <w:szCs w:val="22"/>
                </w:rPr>
                <w:t>-</w:t>
              </w:r>
            </w:ins>
          </w:p>
        </w:tc>
        <w:tc>
          <w:tcPr>
            <w:tcW w:w="341" w:type="pct"/>
          </w:tcPr>
          <w:p w14:paraId="711AAC79" w14:textId="77777777" w:rsidR="00C303B1" w:rsidRDefault="00C303B1" w:rsidP="00C303B1">
            <w:pPr>
              <w:pStyle w:val="GOSTTablenorm"/>
              <w:rPr>
                <w:ins w:id="2582" w:author="Сказецкая Наталья Камилевна" w:date="2025-04-02T18:51:00Z"/>
              </w:rPr>
            </w:pPr>
            <w:ins w:id="2583" w:author="Сказецкая Наталья Камилевна" w:date="2025-04-02T18:51:00Z">
              <w:r>
                <w:rPr>
                  <w:lang w:val="en-US"/>
                </w:rPr>
                <w:t>PA_PBS</w:t>
              </w:r>
              <w:r>
                <w:t>:</w:t>
              </w:r>
            </w:ins>
          </w:p>
          <w:p w14:paraId="16AEB461" w14:textId="07696499" w:rsidR="00C303B1" w:rsidRDefault="00C303B1" w:rsidP="00C303B1">
            <w:pPr>
              <w:pStyle w:val="GOSTTablenorm"/>
              <w:rPr>
                <w:ins w:id="2584" w:author="Суслова Оксана_EXP-310006" w:date="2025-03-11T15:38:00Z"/>
              </w:rPr>
            </w:pPr>
            <w:ins w:id="2585" w:author="Суслова Оксана_EXP-310006" w:date="2025-03-11T15:47:00Z">
              <w:r>
                <w:t>333</w:t>
              </w:r>
            </w:ins>
          </w:p>
        </w:tc>
        <w:tc>
          <w:tcPr>
            <w:tcW w:w="301" w:type="pct"/>
          </w:tcPr>
          <w:p w14:paraId="474AA2A0" w14:textId="0CEADAA8" w:rsidR="00C303B1" w:rsidRPr="009E2209" w:rsidRDefault="00C303B1" w:rsidP="00C303B1">
            <w:pPr>
              <w:pStyle w:val="GOSTTablenorm"/>
              <w:rPr>
                <w:ins w:id="2586" w:author="Суслова Оксана_EXP-310006" w:date="2025-03-11T15:38:00Z"/>
              </w:rPr>
            </w:pPr>
            <w:ins w:id="2587" w:author="Суслова Оксана_EXP-310006" w:date="2025-03-11T16:36:00Z">
              <w:r w:rsidRPr="00A24993">
                <w:rPr>
                  <w:lang w:val="en-US"/>
                </w:rPr>
                <w:t>EXP</w:t>
              </w:r>
              <w:r w:rsidRPr="00A24993">
                <w:t xml:space="preserve">: </w:t>
              </w:r>
            </w:ins>
            <w:ins w:id="2588" w:author="Суслова Оксана_EXP-310006" w:date="2025-03-11T16:41:00Z">
              <w:r>
                <w:t>321</w:t>
              </w:r>
            </w:ins>
          </w:p>
        </w:tc>
        <w:tc>
          <w:tcPr>
            <w:tcW w:w="1107" w:type="pct"/>
          </w:tcPr>
          <w:p w14:paraId="6A799E6F" w14:textId="25E57530" w:rsidR="00C303B1" w:rsidRDefault="00C303B1" w:rsidP="00C303B1">
            <w:pPr>
              <w:pStyle w:val="GOSTTablenorm"/>
              <w:rPr>
                <w:ins w:id="2589" w:author="Суслова Оксана_EXP-310006" w:date="2025-03-12T14:56:00Z"/>
                <w:szCs w:val="22"/>
              </w:rPr>
            </w:pPr>
            <w:ins w:id="2590" w:author="Суслова Оксана_EXP-310006" w:date="2025-03-12T14:56:00Z">
              <w:r>
                <w:t>Остаток на начало года неподтвержденных</w:t>
              </w:r>
              <w:r w:rsidRPr="001342C2">
                <w:t xml:space="preserve"> </w:t>
              </w:r>
            </w:ins>
            <w:ins w:id="2591" w:author="Краснова Наталья EXP-310006" w:date="2025-03-19T09:23:00Z">
              <w:r>
                <w:t>авансовых ДО</w:t>
              </w:r>
            </w:ins>
            <w:ins w:id="2592" w:author="Суслова Оксана_EXP-310006" w:date="2025-03-12T14:57:00Z">
              <w:r>
                <w:t>.</w:t>
              </w:r>
            </w:ins>
          </w:p>
          <w:p w14:paraId="4737DC35" w14:textId="4507A602" w:rsidR="00C303B1" w:rsidRDefault="00C303B1" w:rsidP="00C303B1">
            <w:pPr>
              <w:pStyle w:val="GOSTTablenorm"/>
              <w:rPr>
                <w:ins w:id="2593" w:author="Суслова Оксана_EXP-310006" w:date="2025-03-12T14:16:00Z"/>
                <w:rFonts w:eastAsia="Calibri"/>
              </w:rPr>
            </w:pPr>
            <w:ins w:id="2594" w:author="Суслова Оксана_EXP-310006" w:date="2025-03-12T14:16:00Z">
              <w:r w:rsidRPr="005E26C1">
                <w:rPr>
                  <w:szCs w:val="22"/>
                </w:rPr>
                <w:t>Расчет по сумме в валюте учета (в рублях).</w:t>
              </w:r>
            </w:ins>
          </w:p>
          <w:p w14:paraId="04E68053" w14:textId="31F9A508" w:rsidR="00C303B1" w:rsidRDefault="00C303B1" w:rsidP="00C303B1">
            <w:pPr>
              <w:pStyle w:val="GOSTTablenorm"/>
              <w:rPr>
                <w:ins w:id="2595" w:author="Суслова Оксана_EXP-310006" w:date="2025-03-11T15:48:00Z"/>
              </w:rPr>
            </w:pPr>
            <w:ins w:id="2596" w:author="Суслова Оксана_EXP-310006" w:date="2025-03-11T15:48:00Z">
              <w:r w:rsidRPr="008F6796">
                <w:rPr>
                  <w:rFonts w:eastAsia="Calibri"/>
                </w:rPr>
                <w:t>О</w:t>
              </w:r>
              <w:r w:rsidRPr="008F6796">
                <w:t>тражается оборот по Кт</w:t>
              </w:r>
            </w:ins>
            <w:ins w:id="2597" w:author="Краснова Наталья EXP-310006" w:date="2025-03-19T09:24:00Z">
              <w:r>
                <w:t xml:space="preserve"> </w:t>
              </w:r>
              <w:r w:rsidRPr="005E26C1">
                <w:rPr>
                  <w:szCs w:val="22"/>
                </w:rPr>
                <w:t>за отчетный период</w:t>
              </w:r>
            </w:ins>
            <w:ins w:id="2598" w:author="Суслова Оксана_EXP-310006" w:date="2025-03-11T15:48:00Z">
              <w:r>
                <w:t xml:space="preserve"> по показателям:</w:t>
              </w:r>
            </w:ins>
          </w:p>
          <w:p w14:paraId="19D597CB" w14:textId="5C900922" w:rsidR="00C303B1" w:rsidRDefault="00C303B1" w:rsidP="00C303B1">
            <w:pPr>
              <w:pStyle w:val="GOSTTableListMark1"/>
              <w:rPr>
                <w:ins w:id="2599" w:author="Суслова Оксана_EXP-310006" w:date="2025-03-11T15:48:00Z"/>
                <w:rStyle w:val="GOSTTableListMark10"/>
              </w:rPr>
            </w:pPr>
            <w:ins w:id="2600" w:author="Суслова Оксана_EXP-310006" w:date="2025-03-11T15:48:00Z">
              <w:r w:rsidRPr="00AF211D">
                <w:rPr>
                  <w:rStyle w:val="GOSTTableListMark10"/>
                </w:rPr>
                <w:t>ДО_КЗАЧ_ПРШ</w:t>
              </w:r>
            </w:ins>
            <w:ins w:id="2601" w:author="Суслова Оксана_EXP-310006" w:date="2025-03-12T14:58:00Z">
              <w:r>
                <w:rPr>
                  <w:rStyle w:val="GOSTTableListMark10"/>
                </w:rPr>
                <w:t>,</w:t>
              </w:r>
            </w:ins>
          </w:p>
          <w:p w14:paraId="154DC1DC" w14:textId="322CFD98" w:rsidR="00C303B1" w:rsidRDefault="00C303B1" w:rsidP="00C303B1">
            <w:pPr>
              <w:pStyle w:val="GOSTTableListMark1"/>
              <w:rPr>
                <w:ins w:id="2602" w:author="Суслова Оксана_EXP-310006" w:date="2025-03-11T15:38:00Z"/>
                <w:rFonts w:eastAsia="Calibri"/>
              </w:rPr>
            </w:pPr>
            <w:ins w:id="2603" w:author="Суслова Оксана_EXP-310006" w:date="2025-03-11T15:48:00Z">
              <w:r w:rsidRPr="00AF211D">
                <w:rPr>
                  <w:rStyle w:val="GOSTTableListMark10"/>
                </w:rPr>
                <w:t>ДО_КЗАЧ_ПРШ</w:t>
              </w:r>
              <w:r>
                <w:rPr>
                  <w:rStyle w:val="GOSTTableListMark10"/>
                </w:rPr>
                <w:t>_ВАЛ</w:t>
              </w:r>
            </w:ins>
          </w:p>
        </w:tc>
        <w:tc>
          <w:tcPr>
            <w:tcW w:w="254" w:type="pct"/>
          </w:tcPr>
          <w:p w14:paraId="6312DC1A" w14:textId="599A915C" w:rsidR="00C303B1" w:rsidRPr="00CE3883" w:rsidRDefault="00C303B1" w:rsidP="00C303B1">
            <w:pPr>
              <w:pStyle w:val="GOSTTablenorm"/>
              <w:rPr>
                <w:ins w:id="2604" w:author="Суслова Оксана_EXP-310006" w:date="2025-03-11T15:38:00Z"/>
                <w:szCs w:val="22"/>
              </w:rPr>
            </w:pPr>
            <w:ins w:id="2605" w:author="Суслова Оксана_EXP-310006" w:date="2025-03-11T15:40:00Z">
              <w:r w:rsidRPr="00CE3883">
                <w:rPr>
                  <w:szCs w:val="22"/>
                </w:rPr>
                <w:t>СПС</w:t>
              </w:r>
            </w:ins>
          </w:p>
        </w:tc>
        <w:tc>
          <w:tcPr>
            <w:tcW w:w="213" w:type="pct"/>
          </w:tcPr>
          <w:p w14:paraId="6592C0B6" w14:textId="19C7689E" w:rsidR="00C303B1" w:rsidRDefault="00C303B1" w:rsidP="00C303B1">
            <w:pPr>
              <w:pStyle w:val="GOSTTablenorm"/>
              <w:rPr>
                <w:ins w:id="2606" w:author="Суслова Оксана_EXP-310006" w:date="2025-03-11T15:38:00Z"/>
              </w:rPr>
            </w:pPr>
            <w:ins w:id="2607" w:author="Суслова Оксана_EXP-310006" w:date="2025-03-11T15:40:00Z">
              <w:r>
                <w:t>-</w:t>
              </w:r>
            </w:ins>
          </w:p>
        </w:tc>
        <w:tc>
          <w:tcPr>
            <w:tcW w:w="256" w:type="pct"/>
          </w:tcPr>
          <w:p w14:paraId="49F7FC34" w14:textId="120521FC" w:rsidR="00C303B1" w:rsidRDefault="00C303B1" w:rsidP="00C303B1">
            <w:pPr>
              <w:pStyle w:val="GOSTTablenorm"/>
              <w:rPr>
                <w:ins w:id="2608" w:author="Суслова Оксана_EXP-310006" w:date="2025-03-11T15:38:00Z"/>
              </w:rPr>
            </w:pPr>
            <w:ins w:id="2609" w:author="Суслова Оксана_EXP-310006" w:date="2025-03-11T15:40:00Z">
              <w:r>
                <w:t>-</w:t>
              </w:r>
            </w:ins>
          </w:p>
        </w:tc>
        <w:tc>
          <w:tcPr>
            <w:tcW w:w="213" w:type="pct"/>
          </w:tcPr>
          <w:p w14:paraId="49933AEB" w14:textId="69F576F1" w:rsidR="00C303B1" w:rsidRDefault="00C303B1" w:rsidP="00C303B1">
            <w:pPr>
              <w:pStyle w:val="GOSTTablenorm"/>
              <w:rPr>
                <w:ins w:id="2610" w:author="Суслова Оксана_EXP-310006" w:date="2025-03-11T15:38:00Z"/>
                <w:szCs w:val="22"/>
              </w:rPr>
            </w:pPr>
            <w:ins w:id="2611" w:author="Суслова Оксана_EXP-310006" w:date="2025-03-11T15:40:00Z">
              <w:r>
                <w:rPr>
                  <w:szCs w:val="22"/>
                </w:rPr>
                <w:t>+</w:t>
              </w:r>
            </w:ins>
          </w:p>
        </w:tc>
        <w:tc>
          <w:tcPr>
            <w:tcW w:w="213" w:type="pct"/>
          </w:tcPr>
          <w:p w14:paraId="30483605" w14:textId="08E0F6D0" w:rsidR="00C303B1" w:rsidRDefault="00C303B1" w:rsidP="00C303B1">
            <w:pPr>
              <w:pStyle w:val="GOSTTablenorm"/>
              <w:rPr>
                <w:ins w:id="2612" w:author="Суслова Оксана_EXP-310006" w:date="2025-03-11T15:38:00Z"/>
                <w:szCs w:val="22"/>
              </w:rPr>
            </w:pPr>
            <w:ins w:id="2613" w:author="Суслова Оксана_EXP-310006" w:date="2025-03-11T15:40:00Z">
              <w:r>
                <w:rPr>
                  <w:szCs w:val="22"/>
                </w:rPr>
                <w:t>-</w:t>
              </w:r>
            </w:ins>
          </w:p>
        </w:tc>
        <w:tc>
          <w:tcPr>
            <w:tcW w:w="213" w:type="pct"/>
          </w:tcPr>
          <w:p w14:paraId="5D4D1FD4" w14:textId="39693552" w:rsidR="00C303B1" w:rsidRDefault="00C303B1" w:rsidP="00C303B1">
            <w:pPr>
              <w:pStyle w:val="GOSTTablenorm"/>
              <w:rPr>
                <w:ins w:id="2614" w:author="Суслова Оксана_EXP-310006" w:date="2025-03-11T15:38:00Z"/>
                <w:szCs w:val="22"/>
              </w:rPr>
            </w:pPr>
            <w:ins w:id="2615" w:author="Суслова Оксана_EXP-310006" w:date="2025-03-11T15:40:00Z">
              <w:r>
                <w:rPr>
                  <w:szCs w:val="22"/>
                </w:rPr>
                <w:t>-</w:t>
              </w:r>
            </w:ins>
          </w:p>
        </w:tc>
        <w:tc>
          <w:tcPr>
            <w:tcW w:w="249" w:type="pct"/>
          </w:tcPr>
          <w:p w14:paraId="72CAE2D3" w14:textId="142F67A1" w:rsidR="00C303B1" w:rsidRDefault="00C303B1" w:rsidP="00C303B1">
            <w:pPr>
              <w:pStyle w:val="GOSTTablenorm"/>
              <w:rPr>
                <w:ins w:id="2616" w:author="Суслова Оксана_EXP-310006" w:date="2025-03-11T15:38:00Z"/>
                <w:szCs w:val="22"/>
              </w:rPr>
            </w:pPr>
            <w:ins w:id="2617" w:author="Суслова Оксана_EXP-310006" w:date="2025-03-11T15:40:00Z">
              <w:r>
                <w:rPr>
                  <w:szCs w:val="22"/>
                </w:rPr>
                <w:t>-</w:t>
              </w:r>
            </w:ins>
          </w:p>
        </w:tc>
      </w:tr>
      <w:tr w:rsidR="00C303B1" w:rsidRPr="005E26C1" w14:paraId="2D37B1FE" w14:textId="77777777" w:rsidTr="00D45F66">
        <w:trPr>
          <w:ins w:id="2618" w:author="Суслова Оксана_EXP-310006" w:date="2025-03-11T15:06:00Z"/>
        </w:trPr>
        <w:tc>
          <w:tcPr>
            <w:tcW w:w="125" w:type="pct"/>
          </w:tcPr>
          <w:p w14:paraId="7D5388BA" w14:textId="77777777" w:rsidR="00C303B1" w:rsidRPr="008E560B" w:rsidRDefault="00C303B1" w:rsidP="00C303B1">
            <w:pPr>
              <w:pStyle w:val="GOSTTableNum"/>
              <w:rPr>
                <w:ins w:id="2619" w:author="Суслова Оксана_EXP-310006" w:date="2025-03-11T15:06:00Z"/>
              </w:rPr>
            </w:pPr>
          </w:p>
        </w:tc>
        <w:tc>
          <w:tcPr>
            <w:tcW w:w="596" w:type="pct"/>
          </w:tcPr>
          <w:p w14:paraId="08B13C63" w14:textId="3A20E0C7" w:rsidR="00C303B1" w:rsidRPr="008E560B" w:rsidRDefault="00C303B1" w:rsidP="00C303B1">
            <w:pPr>
              <w:pStyle w:val="GOSTTablenorm"/>
              <w:rPr>
                <w:ins w:id="2620" w:author="Суслова Оксана_EXP-310006" w:date="2025-03-11T15:06:00Z"/>
              </w:rPr>
            </w:pPr>
            <w:ins w:id="2621" w:author="Суслова Оксана_EXP-310006" w:date="2025-03-11T15:38:00Z">
              <w:r>
                <w:t>Из них: Возврат дебиторской задолженности прошлых лет по авансовым ДО</w:t>
              </w:r>
            </w:ins>
          </w:p>
        </w:tc>
        <w:tc>
          <w:tcPr>
            <w:tcW w:w="279" w:type="pct"/>
          </w:tcPr>
          <w:p w14:paraId="6CD4AC76" w14:textId="1E585F3C" w:rsidR="00C303B1" w:rsidRPr="003645E0" w:rsidRDefault="00C303B1" w:rsidP="00C303B1">
            <w:pPr>
              <w:pStyle w:val="GOSTTablenorm"/>
              <w:rPr>
                <w:szCs w:val="22"/>
              </w:rPr>
            </w:pPr>
            <w:ins w:id="2622" w:author="Краснова Наталья EXP-332161" w:date="2026-03-19T18:00:00Z">
              <w:r w:rsidRPr="004713FC"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12665C56" w14:textId="40CBFDCE" w:rsidR="00C303B1" w:rsidRPr="00FD25D9" w:rsidRDefault="00C303B1" w:rsidP="00C303B1">
            <w:pPr>
              <w:pStyle w:val="GOSTTablenorm"/>
              <w:rPr>
                <w:ins w:id="2623" w:author="Суслова Оксана_EXP-310006" w:date="2025-03-11T15:06:00Z"/>
                <w:szCs w:val="22"/>
              </w:rPr>
            </w:pPr>
            <w:ins w:id="2624" w:author="Суслова Оксана_EXP-310006" w:date="2025-03-11T15:39:00Z">
              <w:r w:rsidRPr="003645E0">
                <w:rPr>
                  <w:szCs w:val="22"/>
                </w:rPr>
                <w:t>-</w:t>
              </w:r>
            </w:ins>
          </w:p>
        </w:tc>
        <w:tc>
          <w:tcPr>
            <w:tcW w:w="361" w:type="pct"/>
          </w:tcPr>
          <w:p w14:paraId="7BF115D2" w14:textId="523A5847" w:rsidR="00C303B1" w:rsidRPr="00977B52" w:rsidRDefault="00C303B1" w:rsidP="00C303B1">
            <w:pPr>
              <w:pStyle w:val="GOSTTablenorm"/>
              <w:rPr>
                <w:ins w:id="2625" w:author="Суслова Оксана_EXP-310006" w:date="2025-03-11T15:06:00Z"/>
              </w:rPr>
            </w:pPr>
            <w:ins w:id="2626" w:author="Суслова Оксана_EXP-310004" w:date="2025-03-13T16:56:00Z">
              <w:r w:rsidRPr="00000572">
                <w:rPr>
                  <w:szCs w:val="22"/>
                </w:rPr>
                <w:t>-</w:t>
              </w:r>
            </w:ins>
          </w:p>
        </w:tc>
        <w:tc>
          <w:tcPr>
            <w:tcW w:w="341" w:type="pct"/>
          </w:tcPr>
          <w:p w14:paraId="5C8EB61C" w14:textId="77777777" w:rsidR="00C303B1" w:rsidRDefault="00C303B1" w:rsidP="00C303B1">
            <w:pPr>
              <w:pStyle w:val="GOSTTablenorm"/>
              <w:rPr>
                <w:ins w:id="2627" w:author="Сказецкая Наталья Камилевна" w:date="2025-04-02T18:51:00Z"/>
              </w:rPr>
            </w:pPr>
            <w:ins w:id="2628" w:author="Сказецкая Наталья Камилевна" w:date="2025-04-02T18:51:00Z">
              <w:r>
                <w:rPr>
                  <w:lang w:val="en-US"/>
                </w:rPr>
                <w:t>PA_PBS</w:t>
              </w:r>
              <w:r>
                <w:t>:</w:t>
              </w:r>
            </w:ins>
          </w:p>
          <w:p w14:paraId="6ADF1D89" w14:textId="7144F68E" w:rsidR="00C303B1" w:rsidRDefault="00C303B1" w:rsidP="00C303B1">
            <w:pPr>
              <w:pStyle w:val="GOSTTablenorm"/>
              <w:rPr>
                <w:ins w:id="2629" w:author="Суслова Оксана_EXP-310006" w:date="2025-03-11T15:06:00Z"/>
              </w:rPr>
            </w:pPr>
            <w:ins w:id="2630" w:author="Суслова Оксана_EXP-310006" w:date="2025-03-11T15:47:00Z">
              <w:r>
                <w:t>334</w:t>
              </w:r>
            </w:ins>
          </w:p>
        </w:tc>
        <w:tc>
          <w:tcPr>
            <w:tcW w:w="301" w:type="pct"/>
          </w:tcPr>
          <w:p w14:paraId="0C7D018A" w14:textId="459C29D6" w:rsidR="00C303B1" w:rsidRPr="00977B52" w:rsidRDefault="00C303B1" w:rsidP="00C303B1">
            <w:pPr>
              <w:pStyle w:val="GOSTTablenorm"/>
              <w:rPr>
                <w:ins w:id="2631" w:author="Суслова Оксана_EXP-310006" w:date="2025-03-11T15:06:00Z"/>
              </w:rPr>
            </w:pPr>
            <w:ins w:id="2632" w:author="Суслова Оксана_EXP-310006" w:date="2025-03-11T16:36:00Z">
              <w:r w:rsidRPr="00A24993">
                <w:rPr>
                  <w:lang w:val="en-US"/>
                </w:rPr>
                <w:t>EXP</w:t>
              </w:r>
              <w:r w:rsidRPr="00A24993">
                <w:t xml:space="preserve">: </w:t>
              </w:r>
            </w:ins>
            <w:ins w:id="2633" w:author="Суслова Оксана_EXP-310006" w:date="2025-03-11T16:41:00Z">
              <w:r>
                <w:t>322</w:t>
              </w:r>
            </w:ins>
          </w:p>
        </w:tc>
        <w:tc>
          <w:tcPr>
            <w:tcW w:w="1107" w:type="pct"/>
          </w:tcPr>
          <w:p w14:paraId="7AA4A705" w14:textId="6C8BD715" w:rsidR="00C303B1" w:rsidRDefault="00C303B1" w:rsidP="00C303B1">
            <w:pPr>
              <w:pStyle w:val="GOSTTablenorm"/>
              <w:rPr>
                <w:ins w:id="2634" w:author="Суслова Оксана_EXP-310006" w:date="2025-03-12T14:59:00Z"/>
                <w:szCs w:val="22"/>
              </w:rPr>
            </w:pPr>
            <w:ins w:id="2635" w:author="Суслова Оксана_EXP-310006" w:date="2025-03-12T14:59:00Z">
              <w:r>
                <w:rPr>
                  <w:rFonts w:eastAsia="Calibri"/>
                </w:rPr>
                <w:t xml:space="preserve">Сумма возврата </w:t>
              </w:r>
              <w:r>
                <w:t>дебиторской задолженности прошлых лет по авансовым ДО.</w:t>
              </w:r>
            </w:ins>
          </w:p>
          <w:p w14:paraId="517882E0" w14:textId="1741B7A6" w:rsidR="00C303B1" w:rsidRDefault="00C303B1" w:rsidP="00C303B1">
            <w:pPr>
              <w:pStyle w:val="GOSTTablenorm"/>
              <w:rPr>
                <w:ins w:id="2636" w:author="Суслова Оксана_EXP-310006" w:date="2025-03-12T14:16:00Z"/>
                <w:rFonts w:eastAsia="Calibri"/>
              </w:rPr>
            </w:pPr>
            <w:ins w:id="2637" w:author="Суслова Оксана_EXP-310006" w:date="2025-03-12T14:16:00Z">
              <w:r w:rsidRPr="005E26C1">
                <w:rPr>
                  <w:szCs w:val="22"/>
                </w:rPr>
                <w:t>Расчет по сумме в валюте учета (в рублях).</w:t>
              </w:r>
            </w:ins>
          </w:p>
          <w:p w14:paraId="03098890" w14:textId="50E14081" w:rsidR="00C303B1" w:rsidRDefault="00C303B1" w:rsidP="00C303B1">
            <w:pPr>
              <w:pStyle w:val="GOSTTablenorm"/>
              <w:rPr>
                <w:ins w:id="2638" w:author="Суслова Оксана_EXP-310006" w:date="2025-03-11T15:48:00Z"/>
              </w:rPr>
            </w:pPr>
            <w:ins w:id="2639" w:author="Суслова Оксана_EXP-310006" w:date="2025-03-12T14:23:00Z">
              <w:r>
                <w:t>О</w:t>
              </w:r>
              <w:r w:rsidRPr="00EB0E86">
                <w:t xml:space="preserve">борот по </w:t>
              </w:r>
              <w:r>
                <w:t>Д</w:t>
              </w:r>
              <w:r w:rsidRPr="00EB0E86">
                <w:t xml:space="preserve">т </w:t>
              </w:r>
              <w:r w:rsidRPr="005E26C1">
                <w:rPr>
                  <w:szCs w:val="22"/>
                </w:rPr>
                <w:t>за отчетный период по показателям</w:t>
              </w:r>
            </w:ins>
            <w:ins w:id="2640" w:author="Суслова Оксана_EXP-310006" w:date="2025-03-11T15:48:00Z">
              <w:r>
                <w:t>:</w:t>
              </w:r>
            </w:ins>
          </w:p>
          <w:p w14:paraId="1FC8B5B6" w14:textId="1CBB4EA5" w:rsidR="00C303B1" w:rsidRDefault="00C303B1" w:rsidP="00C303B1">
            <w:pPr>
              <w:pStyle w:val="GOSTTableListMark1"/>
              <w:rPr>
                <w:ins w:id="2641" w:author="Суслова Оксана_EXP-310006" w:date="2025-03-11T15:48:00Z"/>
                <w:rStyle w:val="GOSTTableListMark10"/>
              </w:rPr>
            </w:pPr>
            <w:ins w:id="2642" w:author="Суслова Оксана_EXP-310006" w:date="2025-03-11T15:48:00Z">
              <w:r w:rsidRPr="00AF211D">
                <w:rPr>
                  <w:rStyle w:val="GOSTTableListMark10"/>
                </w:rPr>
                <w:t>ДО_КЗАЧ_ПРШ</w:t>
              </w:r>
            </w:ins>
            <w:ins w:id="2643" w:author="Суслова Оксана_EXP-310006" w:date="2025-03-12T14:58:00Z">
              <w:r>
                <w:rPr>
                  <w:rStyle w:val="GOSTTableListMark10"/>
                </w:rPr>
                <w:t>,</w:t>
              </w:r>
            </w:ins>
          </w:p>
          <w:p w14:paraId="32B0CCD9" w14:textId="71EFBFD6" w:rsidR="00C303B1" w:rsidRDefault="00C303B1" w:rsidP="00C303B1">
            <w:pPr>
              <w:pStyle w:val="GOSTTableListMark1"/>
              <w:rPr>
                <w:ins w:id="2644" w:author="Суслова Оксана_EXP-310006" w:date="2025-03-11T15:06:00Z"/>
                <w:rFonts w:eastAsia="Calibri"/>
              </w:rPr>
            </w:pPr>
            <w:ins w:id="2645" w:author="Суслова Оксана_EXP-310006" w:date="2025-03-11T15:48:00Z">
              <w:r w:rsidRPr="00AF211D">
                <w:rPr>
                  <w:rStyle w:val="GOSTTableListMark10"/>
                </w:rPr>
                <w:t>ДО_КЗАЧ_ПРШ</w:t>
              </w:r>
              <w:r>
                <w:rPr>
                  <w:rStyle w:val="GOSTTableListMark10"/>
                </w:rPr>
                <w:t>_ВАЛ</w:t>
              </w:r>
            </w:ins>
          </w:p>
        </w:tc>
        <w:tc>
          <w:tcPr>
            <w:tcW w:w="254" w:type="pct"/>
          </w:tcPr>
          <w:p w14:paraId="43AF5FC6" w14:textId="79A740FC" w:rsidR="00C303B1" w:rsidRPr="00CE3883" w:rsidRDefault="00C303B1" w:rsidP="00C303B1">
            <w:pPr>
              <w:pStyle w:val="GOSTTablenorm"/>
              <w:rPr>
                <w:ins w:id="2646" w:author="Суслова Оксана_EXP-310006" w:date="2025-03-11T15:06:00Z"/>
                <w:szCs w:val="22"/>
              </w:rPr>
            </w:pPr>
            <w:ins w:id="2647" w:author="Суслова Оксана_EXP-310006" w:date="2025-03-11T15:40:00Z">
              <w:r w:rsidRPr="00CE3883">
                <w:rPr>
                  <w:szCs w:val="22"/>
                </w:rPr>
                <w:t>СПС</w:t>
              </w:r>
            </w:ins>
          </w:p>
        </w:tc>
        <w:tc>
          <w:tcPr>
            <w:tcW w:w="213" w:type="pct"/>
          </w:tcPr>
          <w:p w14:paraId="39F9F896" w14:textId="2074F7EA" w:rsidR="00C303B1" w:rsidRDefault="00C303B1" w:rsidP="00C303B1">
            <w:pPr>
              <w:pStyle w:val="GOSTTablenorm"/>
              <w:rPr>
                <w:ins w:id="2648" w:author="Суслова Оксана_EXP-310006" w:date="2025-03-11T15:06:00Z"/>
              </w:rPr>
            </w:pPr>
            <w:ins w:id="2649" w:author="Суслова Оксана_EXP-310006" w:date="2025-03-11T15:40:00Z">
              <w:r>
                <w:t>-</w:t>
              </w:r>
            </w:ins>
          </w:p>
        </w:tc>
        <w:tc>
          <w:tcPr>
            <w:tcW w:w="256" w:type="pct"/>
          </w:tcPr>
          <w:p w14:paraId="45C25B2C" w14:textId="425782EE" w:rsidR="00C303B1" w:rsidRDefault="00C303B1" w:rsidP="00C303B1">
            <w:pPr>
              <w:pStyle w:val="GOSTTablenorm"/>
              <w:rPr>
                <w:ins w:id="2650" w:author="Суслова Оксана_EXP-310006" w:date="2025-03-11T15:06:00Z"/>
              </w:rPr>
            </w:pPr>
            <w:ins w:id="2651" w:author="Суслова Оксана_EXP-310006" w:date="2025-03-11T15:40:00Z">
              <w:r>
                <w:t>-</w:t>
              </w:r>
            </w:ins>
          </w:p>
        </w:tc>
        <w:tc>
          <w:tcPr>
            <w:tcW w:w="213" w:type="pct"/>
          </w:tcPr>
          <w:p w14:paraId="4C30882A" w14:textId="3246C3C5" w:rsidR="00C303B1" w:rsidRDefault="00C303B1" w:rsidP="00C303B1">
            <w:pPr>
              <w:pStyle w:val="GOSTTablenorm"/>
              <w:rPr>
                <w:ins w:id="2652" w:author="Суслова Оксана_EXP-310006" w:date="2025-03-11T15:06:00Z"/>
                <w:szCs w:val="22"/>
              </w:rPr>
            </w:pPr>
            <w:ins w:id="2653" w:author="Суслова Оксана_EXP-310006" w:date="2025-03-11T15:40:00Z">
              <w:r>
                <w:rPr>
                  <w:szCs w:val="22"/>
                </w:rPr>
                <w:t>+</w:t>
              </w:r>
            </w:ins>
          </w:p>
        </w:tc>
        <w:tc>
          <w:tcPr>
            <w:tcW w:w="213" w:type="pct"/>
          </w:tcPr>
          <w:p w14:paraId="7CE4A3A6" w14:textId="5FD13834" w:rsidR="00C303B1" w:rsidRDefault="00C303B1" w:rsidP="00C303B1">
            <w:pPr>
              <w:pStyle w:val="GOSTTablenorm"/>
              <w:rPr>
                <w:ins w:id="2654" w:author="Суслова Оксана_EXP-310006" w:date="2025-03-11T15:06:00Z"/>
                <w:szCs w:val="22"/>
              </w:rPr>
            </w:pPr>
            <w:ins w:id="2655" w:author="Суслова Оксана_EXP-310006" w:date="2025-03-11T15:40:00Z">
              <w:r>
                <w:rPr>
                  <w:szCs w:val="22"/>
                </w:rPr>
                <w:t>-</w:t>
              </w:r>
            </w:ins>
          </w:p>
        </w:tc>
        <w:tc>
          <w:tcPr>
            <w:tcW w:w="213" w:type="pct"/>
          </w:tcPr>
          <w:p w14:paraId="6A6702D3" w14:textId="78660259" w:rsidR="00C303B1" w:rsidRDefault="00C303B1" w:rsidP="00C303B1">
            <w:pPr>
              <w:pStyle w:val="GOSTTablenorm"/>
              <w:rPr>
                <w:ins w:id="2656" w:author="Суслова Оксана_EXP-310006" w:date="2025-03-11T15:06:00Z"/>
                <w:szCs w:val="22"/>
              </w:rPr>
            </w:pPr>
            <w:ins w:id="2657" w:author="Суслова Оксана_EXP-310006" w:date="2025-03-11T15:40:00Z">
              <w:r>
                <w:rPr>
                  <w:szCs w:val="22"/>
                </w:rPr>
                <w:t>-</w:t>
              </w:r>
            </w:ins>
          </w:p>
        </w:tc>
        <w:tc>
          <w:tcPr>
            <w:tcW w:w="249" w:type="pct"/>
          </w:tcPr>
          <w:p w14:paraId="0CE44BAC" w14:textId="7C74F9E7" w:rsidR="00C303B1" w:rsidRDefault="00C303B1" w:rsidP="00C303B1">
            <w:pPr>
              <w:pStyle w:val="GOSTTablenorm"/>
              <w:rPr>
                <w:ins w:id="2658" w:author="Суслова Оксана_EXP-310006" w:date="2025-03-11T15:06:00Z"/>
                <w:szCs w:val="22"/>
              </w:rPr>
            </w:pPr>
            <w:ins w:id="2659" w:author="Суслова Оксана_EXP-310006" w:date="2025-03-11T15:40:00Z">
              <w:r>
                <w:rPr>
                  <w:szCs w:val="22"/>
                </w:rPr>
                <w:t>-</w:t>
              </w:r>
            </w:ins>
          </w:p>
        </w:tc>
      </w:tr>
      <w:tr w:rsidR="00D45F66" w:rsidRPr="005E26C1" w14:paraId="06D666B6" w14:textId="77777777" w:rsidTr="00D45F66">
        <w:trPr>
          <w:ins w:id="2660" w:author="Суслова Оксана_EXP-310006" w:date="2025-03-11T15:38:00Z"/>
        </w:trPr>
        <w:tc>
          <w:tcPr>
            <w:tcW w:w="125" w:type="pct"/>
          </w:tcPr>
          <w:p w14:paraId="02339A11" w14:textId="77777777" w:rsidR="00D45F66" w:rsidRPr="008E560B" w:rsidRDefault="00D45F66" w:rsidP="007925D5">
            <w:pPr>
              <w:pStyle w:val="GOSTTableNum"/>
              <w:rPr>
                <w:ins w:id="2661" w:author="Суслова Оксана_EXP-310006" w:date="2025-03-11T15:38:00Z"/>
              </w:rPr>
            </w:pPr>
          </w:p>
        </w:tc>
        <w:tc>
          <w:tcPr>
            <w:tcW w:w="596" w:type="pct"/>
          </w:tcPr>
          <w:p w14:paraId="10AA3F4B" w14:textId="1A5C0CE2" w:rsidR="00D45F66" w:rsidRPr="008E560B" w:rsidRDefault="00D45F66" w:rsidP="007925D5">
            <w:pPr>
              <w:pStyle w:val="GOSTTablenorm"/>
              <w:rPr>
                <w:ins w:id="2662" w:author="Суслова Оксана_EXP-310006" w:date="2025-03-11T15:38:00Z"/>
              </w:rPr>
            </w:pPr>
            <w:ins w:id="2663" w:author="Суслова Оксана_EXP-310006" w:date="2025-03-11T15:38:00Z">
              <w:r>
                <w:t xml:space="preserve">Из них: Авансовые </w:t>
              </w:r>
              <w:r w:rsidRPr="001342C2">
                <w:t>ДО неподтвержденные просроченные</w:t>
              </w:r>
            </w:ins>
          </w:p>
        </w:tc>
        <w:tc>
          <w:tcPr>
            <w:tcW w:w="279" w:type="pct"/>
          </w:tcPr>
          <w:p w14:paraId="4CD2C71C" w14:textId="170366AC" w:rsidR="00D45F66" w:rsidRPr="003645E0" w:rsidRDefault="00C303B1" w:rsidP="007925D5">
            <w:pPr>
              <w:pStyle w:val="GOSTTablenorm"/>
              <w:rPr>
                <w:szCs w:val="22"/>
              </w:rPr>
            </w:pPr>
            <w:ins w:id="2664" w:author="Краснова Наталья EXP-332161" w:date="2026-03-19T18:00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6E4ACDCD" w14:textId="35E928E6" w:rsidR="00D45F66" w:rsidRPr="00FD25D9" w:rsidRDefault="00D45F66" w:rsidP="007925D5">
            <w:pPr>
              <w:pStyle w:val="GOSTTablenorm"/>
              <w:rPr>
                <w:ins w:id="2665" w:author="Суслова Оксана_EXP-310006" w:date="2025-03-11T15:38:00Z"/>
                <w:szCs w:val="22"/>
              </w:rPr>
            </w:pPr>
            <w:ins w:id="2666" w:author="Суслова Оксана_EXP-310006" w:date="2025-03-11T15:39:00Z">
              <w:r w:rsidRPr="003645E0">
                <w:rPr>
                  <w:szCs w:val="22"/>
                </w:rPr>
                <w:t>-</w:t>
              </w:r>
            </w:ins>
          </w:p>
        </w:tc>
        <w:tc>
          <w:tcPr>
            <w:tcW w:w="361" w:type="pct"/>
          </w:tcPr>
          <w:p w14:paraId="46C63319" w14:textId="23598F56" w:rsidR="00D45F66" w:rsidRPr="00977B52" w:rsidRDefault="00D45F66" w:rsidP="007925D5">
            <w:pPr>
              <w:pStyle w:val="GOSTTablenorm"/>
              <w:rPr>
                <w:ins w:id="2667" w:author="Суслова Оксана_EXP-310006" w:date="2025-03-11T15:38:00Z"/>
              </w:rPr>
            </w:pPr>
            <w:ins w:id="2668" w:author="Суслова Оксана_EXP-310004" w:date="2025-03-13T16:56:00Z">
              <w:r w:rsidRPr="00964097">
                <w:rPr>
                  <w:szCs w:val="22"/>
                </w:rPr>
                <w:t>-</w:t>
              </w:r>
            </w:ins>
          </w:p>
        </w:tc>
        <w:tc>
          <w:tcPr>
            <w:tcW w:w="341" w:type="pct"/>
          </w:tcPr>
          <w:p w14:paraId="18E062CA" w14:textId="77777777" w:rsidR="00D45F66" w:rsidRDefault="00D45F66" w:rsidP="007925D5">
            <w:pPr>
              <w:pStyle w:val="GOSTTablenorm"/>
              <w:rPr>
                <w:ins w:id="2669" w:author="Сказецкая Наталья Камилевна" w:date="2025-04-02T20:01:00Z"/>
              </w:rPr>
            </w:pPr>
            <w:ins w:id="2670" w:author="Сказецкая Наталья Камилевна" w:date="2025-04-02T20:01:00Z">
              <w:r>
                <w:rPr>
                  <w:lang w:val="en-US"/>
                </w:rPr>
                <w:t>PA_PBS</w:t>
              </w:r>
              <w:r>
                <w:t>:</w:t>
              </w:r>
            </w:ins>
          </w:p>
          <w:p w14:paraId="3CA32936" w14:textId="7DB38F88" w:rsidR="00D45F66" w:rsidRDefault="00D45F66" w:rsidP="007925D5">
            <w:pPr>
              <w:pStyle w:val="GOSTTablenorm"/>
              <w:rPr>
                <w:ins w:id="2671" w:author="Суслова Оксана_EXP-310006" w:date="2025-03-11T15:38:00Z"/>
              </w:rPr>
            </w:pPr>
            <w:ins w:id="2672" w:author="Суслова Оксана_EXP-310006" w:date="2025-03-11T15:47:00Z">
              <w:r>
                <w:t>335</w:t>
              </w:r>
            </w:ins>
          </w:p>
        </w:tc>
        <w:tc>
          <w:tcPr>
            <w:tcW w:w="301" w:type="pct"/>
          </w:tcPr>
          <w:p w14:paraId="5A70E25E" w14:textId="2F03CC9F" w:rsidR="00D45F66" w:rsidRPr="00977B52" w:rsidRDefault="00D45F66" w:rsidP="007925D5">
            <w:pPr>
              <w:pStyle w:val="GOSTTablenorm"/>
              <w:rPr>
                <w:ins w:id="2673" w:author="Суслова Оксана_EXP-310006" w:date="2025-03-11T15:38:00Z"/>
              </w:rPr>
            </w:pPr>
            <w:ins w:id="2674" w:author="Суслова Оксана_EXP-310006" w:date="2025-03-11T16:36:00Z">
              <w:r w:rsidRPr="00A24993">
                <w:rPr>
                  <w:lang w:val="en-US"/>
                </w:rPr>
                <w:t>EXP</w:t>
              </w:r>
              <w:r w:rsidRPr="00A24993">
                <w:t xml:space="preserve">: </w:t>
              </w:r>
            </w:ins>
            <w:ins w:id="2675" w:author="Суслова Оксана_EXP-310006" w:date="2025-03-11T16:41:00Z">
              <w:r>
                <w:t>323</w:t>
              </w:r>
            </w:ins>
          </w:p>
        </w:tc>
        <w:tc>
          <w:tcPr>
            <w:tcW w:w="1107" w:type="pct"/>
          </w:tcPr>
          <w:p w14:paraId="06DA2202" w14:textId="614FFA28" w:rsidR="00D45F66" w:rsidRDefault="00D45F66" w:rsidP="007925D5">
            <w:pPr>
              <w:pStyle w:val="GOSTTablenorm"/>
              <w:rPr>
                <w:ins w:id="2676" w:author="Суслова Оксана_EXP-310004" w:date="2025-03-13T17:10:00Z"/>
                <w:szCs w:val="22"/>
              </w:rPr>
            </w:pPr>
            <w:ins w:id="2677" w:author="Суслова Оксана_EXP-310004" w:date="2025-03-13T17:10:00Z">
              <w:r>
                <w:rPr>
                  <w:szCs w:val="22"/>
                </w:rPr>
                <w:t xml:space="preserve">Сумма </w:t>
              </w:r>
            </w:ins>
            <w:ins w:id="2678" w:author="Сказецкая Наталья Камилевна" w:date="2025-04-02T19:30:00Z">
              <w:r>
                <w:rPr>
                  <w:szCs w:val="22"/>
                </w:rPr>
                <w:t xml:space="preserve">неподтвержденных </w:t>
              </w:r>
            </w:ins>
            <w:ins w:id="2679" w:author="Суслова Оксана_EXP-310004" w:date="2025-03-13T17:10:00Z">
              <w:r>
                <w:rPr>
                  <w:szCs w:val="22"/>
                </w:rPr>
                <w:t>авансовых ДО</w:t>
              </w:r>
            </w:ins>
            <w:ins w:id="2680" w:author="Сказецкая Наталья Камилевна" w:date="2025-04-02T19:30:00Z">
              <w:r>
                <w:rPr>
                  <w:szCs w:val="22"/>
                </w:rPr>
                <w:t>, по которым превышен срок подтверждения</w:t>
              </w:r>
            </w:ins>
            <w:ins w:id="2681" w:author="Сказецкая Наталья Камилевна" w:date="2025-04-02T19:34:00Z">
              <w:r>
                <w:rPr>
                  <w:szCs w:val="22"/>
                </w:rPr>
                <w:t xml:space="preserve"> (сумма просроченной дебиторской задолженности по авансовым ДО)</w:t>
              </w:r>
            </w:ins>
            <w:ins w:id="2682" w:author="Суслова Оксана_EXP-310004" w:date="2025-03-13T17:10:00Z">
              <w:del w:id="2683" w:author="Сказецкая Наталья Камилевна" w:date="2025-04-02T19:30:00Z">
                <w:r w:rsidDel="007C724B">
                  <w:rPr>
                    <w:szCs w:val="22"/>
                  </w:rPr>
                  <w:delText xml:space="preserve"> </w:delText>
                </w:r>
                <w:r w:rsidRPr="001342C2" w:rsidDel="007C724B">
                  <w:delText>неподтвержденные просроченные</w:delText>
                </w:r>
              </w:del>
            </w:ins>
            <w:ins w:id="2684" w:author="Краснова Наталья EXP-310006" w:date="2025-03-19T09:33:00Z">
              <w:del w:id="2685" w:author="Сказецкая Наталья Камилевна" w:date="2025-04-02T19:30:00Z">
                <w:r w:rsidDel="007C724B">
                  <w:delText>х</w:delText>
                </w:r>
              </w:del>
            </w:ins>
            <w:ins w:id="2686" w:author="Суслова Оксана_EXP-310004" w:date="2025-03-13T17:10:00Z">
              <w:r>
                <w:t>.</w:t>
              </w:r>
            </w:ins>
          </w:p>
          <w:p w14:paraId="036A52B5" w14:textId="77777777" w:rsidR="00D45F66" w:rsidRDefault="00D45F66" w:rsidP="007925D5">
            <w:pPr>
              <w:pStyle w:val="GOSTTablenorm"/>
              <w:rPr>
                <w:ins w:id="2687" w:author="Суслова Оксана_EXP-310006" w:date="2025-03-12T15:01:00Z"/>
                <w:szCs w:val="22"/>
              </w:rPr>
            </w:pPr>
            <w:ins w:id="2688" w:author="Суслова Оксана_EXP-310006" w:date="2025-03-12T14:16:00Z">
              <w:r w:rsidRPr="005E26C1">
                <w:rPr>
                  <w:szCs w:val="22"/>
                </w:rPr>
                <w:t>Расчет по сумме в валюте учета (в рублях).</w:t>
              </w:r>
            </w:ins>
          </w:p>
          <w:p w14:paraId="67D6519E" w14:textId="77777777" w:rsidR="00D45F66" w:rsidRPr="00AF305E" w:rsidRDefault="00D45F66" w:rsidP="007925D5">
            <w:pPr>
              <w:pStyle w:val="GOSTTablenorm"/>
              <w:rPr>
                <w:ins w:id="2689" w:author="Краснова Наталья EXP-322391" w:date="2025-07-03T10:59:00Z"/>
                <w:szCs w:val="22"/>
              </w:rPr>
            </w:pPr>
            <w:ins w:id="2690" w:author="Краснова Наталья EXP-322391" w:date="2025-07-03T10:59:00Z">
              <w:r w:rsidRPr="00AF305E">
                <w:rPr>
                  <w:szCs w:val="22"/>
                </w:rPr>
                <w:t>ВАЖНО! Оценить наличие/отсутствие просрочки возможно только в пределах конкретного ДО по конкретной комбинации КБК, ОКС/КМИ, КЦ. </w:t>
              </w:r>
            </w:ins>
          </w:p>
          <w:p w14:paraId="24060B9E" w14:textId="77777777" w:rsidR="00D45F66" w:rsidRPr="00AF305E" w:rsidRDefault="00D45F66" w:rsidP="007925D5">
            <w:pPr>
              <w:pStyle w:val="GOSTTablenorm"/>
              <w:rPr>
                <w:ins w:id="2691" w:author="Краснова Наталья EXP-322391" w:date="2025-07-03T10:59:00Z"/>
                <w:szCs w:val="22"/>
              </w:rPr>
            </w:pPr>
            <w:ins w:id="2692" w:author="Краснова Наталья EXP-322391" w:date="2025-07-03T10:59:00Z">
              <w:r w:rsidRPr="00AF305E">
                <w:rPr>
                  <w:szCs w:val="22"/>
                </w:rPr>
                <w:t xml:space="preserve">Поэтому для правильного расчета </w:t>
              </w:r>
              <w:r>
                <w:rPr>
                  <w:szCs w:val="22"/>
                </w:rPr>
                <w:t>показателя</w:t>
              </w:r>
              <w:r w:rsidRPr="00AF305E">
                <w:rPr>
                  <w:szCs w:val="22"/>
                </w:rPr>
                <w:t xml:space="preserve"> необходимо:</w:t>
              </w:r>
            </w:ins>
          </w:p>
          <w:p w14:paraId="16F8717C" w14:textId="77777777" w:rsidR="00D45F66" w:rsidRPr="00AF305E" w:rsidRDefault="00D45F66" w:rsidP="007925D5">
            <w:pPr>
              <w:pStyle w:val="GOSTTablenorm"/>
              <w:rPr>
                <w:ins w:id="2693" w:author="Краснова Наталья EXP-322391" w:date="2025-07-03T10:59:00Z"/>
                <w:szCs w:val="22"/>
              </w:rPr>
            </w:pPr>
            <w:ins w:id="2694" w:author="Краснова Наталья EXP-322391" w:date="2025-07-03T10:59:00Z">
              <w:r w:rsidRPr="00AF305E">
                <w:rPr>
                  <w:b/>
                  <w:szCs w:val="22"/>
                </w:rPr>
                <w:t>Шаг 1</w:t>
              </w:r>
              <w:r w:rsidRPr="00AF305E">
                <w:rPr>
                  <w:szCs w:val="22"/>
                </w:rPr>
                <w:t>. Выполнить расчет детальных строк с агрегацией по комбинации ТОФК+ЛС+КБК+ОКС/КМИ+КЦ+Номер ДО дополнительный (номер авансового ДО) по описанным ниже алгоритмам.</w:t>
              </w:r>
            </w:ins>
          </w:p>
          <w:p w14:paraId="32253C09" w14:textId="2CD05074" w:rsidR="00D45F66" w:rsidRDefault="00D45F66" w:rsidP="007925D5">
            <w:pPr>
              <w:pStyle w:val="GOSTTablenorm"/>
              <w:rPr>
                <w:ins w:id="2695" w:author="Краснова Наталья EXP-322391" w:date="2025-07-03T10:59:00Z"/>
                <w:szCs w:val="22"/>
              </w:rPr>
            </w:pPr>
            <w:ins w:id="2696" w:author="Краснова Наталья EXP-322391" w:date="2025-07-03T10:59:00Z">
              <w:r w:rsidRPr="00AF305E">
                <w:rPr>
                  <w:b/>
                  <w:szCs w:val="22"/>
                </w:rPr>
                <w:lastRenderedPageBreak/>
                <w:t>Шаг 2.</w:t>
              </w:r>
              <w:r w:rsidRPr="00AF305E">
                <w:rPr>
                  <w:szCs w:val="22"/>
                </w:rPr>
                <w:t xml:space="preserve"> Строки с агрегацией, более крупной, чем указанная в </w:t>
              </w:r>
              <w:r>
                <w:rPr>
                  <w:szCs w:val="22"/>
                </w:rPr>
                <w:t xml:space="preserve">шаге </w:t>
              </w:r>
              <w:r w:rsidRPr="00AF305E">
                <w:rPr>
                  <w:szCs w:val="22"/>
                </w:rPr>
                <w:t>1, (например, в разрезе КБК, в разрезе КБК+ОКС, в разрезе</w:t>
              </w:r>
              <w:r>
                <w:rPr>
                  <w:szCs w:val="22"/>
                </w:rPr>
                <w:t xml:space="preserve"> </w:t>
              </w:r>
              <w:r w:rsidRPr="00AF305E">
                <w:rPr>
                  <w:szCs w:val="22"/>
                </w:rPr>
                <w:t>ТОФК+ЛС+КБК+ОКС/КМИ+КЦ) рассчитывать, как арифметич</w:t>
              </w:r>
              <w:r>
                <w:rPr>
                  <w:szCs w:val="22"/>
                </w:rPr>
                <w:t>ескую сумму детальных строк из шага 1</w:t>
              </w:r>
              <w:r w:rsidRPr="00AF305E">
                <w:rPr>
                  <w:szCs w:val="22"/>
                </w:rPr>
                <w:t xml:space="preserve">, а не по формулам. Причина: при любом укрупнении агрегации неверно срабатывает условие выбора формулы, и сумма </w:t>
              </w:r>
              <w:r>
                <w:rPr>
                  <w:szCs w:val="22"/>
                </w:rPr>
                <w:t>показателя «</w:t>
              </w:r>
              <w:r>
                <w:t xml:space="preserve">Из них: Авансовые </w:t>
              </w:r>
              <w:r w:rsidRPr="001342C2">
                <w:t>ДО неподтвержденные просроченные</w:t>
              </w:r>
              <w:r>
                <w:t>»</w:t>
              </w:r>
              <w:r w:rsidRPr="00AF305E">
                <w:rPr>
                  <w:szCs w:val="22"/>
                </w:rPr>
                <w:t xml:space="preserve"> искажается</w:t>
              </w:r>
              <w:r>
                <w:rPr>
                  <w:szCs w:val="22"/>
                </w:rPr>
                <w:t>.</w:t>
              </w:r>
            </w:ins>
          </w:p>
          <w:p w14:paraId="4EAB3F51" w14:textId="77777777" w:rsidR="00D45F66" w:rsidRDefault="00D45F66" w:rsidP="007925D5">
            <w:pPr>
              <w:pStyle w:val="GOSTTablenorm"/>
              <w:rPr>
                <w:ins w:id="2697" w:author="Краснова Наталья EXP-322391" w:date="2025-07-03T10:59:00Z"/>
              </w:rPr>
            </w:pPr>
          </w:p>
          <w:p w14:paraId="7E50D1F5" w14:textId="0F079D2B" w:rsidR="00D45F66" w:rsidRDefault="00D45F66" w:rsidP="007925D5">
            <w:pPr>
              <w:pStyle w:val="GOSTTablenorm"/>
              <w:rPr>
                <w:ins w:id="2698" w:author="Суслова Оксана_EXP-310006" w:date="2025-03-13T10:03:00Z"/>
              </w:rPr>
            </w:pPr>
            <w:ins w:id="2699" w:author="Суслова Оксана_EXP-310006" w:date="2025-03-13T10:03:00Z">
              <w:r w:rsidRPr="004375FF">
                <w:t>Если</w:t>
              </w:r>
            </w:ins>
            <w:ins w:id="2700" w:author="Суслова Оксана_EXP-310006" w:date="2025-03-13T10:13:00Z">
              <w:r>
                <w:t xml:space="preserve"> сумма</w:t>
              </w:r>
            </w:ins>
            <w:ins w:id="2701" w:author="Суслова Оксана_EXP-310006" w:date="2025-03-13T10:03:00Z">
              <w:r w:rsidRPr="004375FF">
                <w:t xml:space="preserve"> 0,00 &lt; (</w:t>
              </w:r>
            </w:ins>
            <w:ins w:id="2702" w:author="Суслова Оксана_EXP-310004" w:date="2025-03-13T17:10:00Z">
              <w:r>
                <w:t>«</w:t>
              </w:r>
            </w:ins>
            <w:ins w:id="2703" w:author="Суслова Оксана_EXP-310006" w:date="2025-03-13T10:15:00Z">
              <w:r w:rsidRPr="006D1A6E">
                <w:t xml:space="preserve">Остаток на начало года </w:t>
              </w:r>
              <w:r>
                <w:t>неподтвержденных авансовых ДО</w:t>
              </w:r>
            </w:ins>
            <w:ins w:id="2704" w:author="Суслова Оксана_EXP-310004" w:date="2025-03-13T17:10:00Z">
              <w:r>
                <w:t>»</w:t>
              </w:r>
            </w:ins>
            <w:ins w:id="2705" w:author="Суслова Оксана_EXP-310004" w:date="2025-03-13T17:18:00Z">
              <w:r>
                <w:t xml:space="preserve"> (</w:t>
              </w:r>
              <w:r w:rsidRPr="00CD73DF">
                <w:t>333/321</w:t>
              </w:r>
              <w:r>
                <w:t>)</w:t>
              </w:r>
            </w:ins>
            <w:ins w:id="2706" w:author="Суслова Оксана_EXP-310006" w:date="2025-03-13T10:15:00Z">
              <w:r>
                <w:t xml:space="preserve"> минус</w:t>
              </w:r>
              <w:r w:rsidRPr="006D1A6E">
                <w:t xml:space="preserve"> </w:t>
              </w:r>
            </w:ins>
            <w:ins w:id="2707" w:author="Суслова Оксана_EXP-310004" w:date="2025-03-13T17:11:00Z">
              <w:r>
                <w:t>«</w:t>
              </w:r>
            </w:ins>
            <w:ins w:id="2708" w:author="Суслова Оксана_EXP-310006" w:date="2025-03-13T10:15:00Z">
              <w:r w:rsidRPr="006D1A6E">
                <w:t>Возврат дебиторской задолженности прошлых лет по авансовым ДО</w:t>
              </w:r>
            </w:ins>
            <w:ins w:id="2709" w:author="Суслова Оксана_EXP-310004" w:date="2025-03-13T17:11:00Z">
              <w:r>
                <w:t>»</w:t>
              </w:r>
            </w:ins>
            <w:ins w:id="2710" w:author="Суслова Оксана_EXP-310004" w:date="2025-03-13T17:20:00Z">
              <w:r>
                <w:t xml:space="preserve"> (</w:t>
              </w:r>
              <w:r w:rsidRPr="00CD73DF">
                <w:t>334/322</w:t>
              </w:r>
              <w:r>
                <w:t>)</w:t>
              </w:r>
            </w:ins>
            <w:ins w:id="2711" w:author="Суслова Оксана_EXP-310006" w:date="2025-03-13T10:15:00Z">
              <w:r w:rsidRPr="006D1A6E">
                <w:t xml:space="preserve"> </w:t>
              </w:r>
              <w:r>
                <w:t>плюс</w:t>
              </w:r>
              <w:r w:rsidRPr="006D1A6E">
                <w:t xml:space="preserve"> </w:t>
              </w:r>
            </w:ins>
            <w:ins w:id="2712" w:author="Суслова Оксана_EXP-310004" w:date="2025-03-13T17:11:00Z">
              <w:r>
                <w:t>«</w:t>
              </w:r>
            </w:ins>
            <w:ins w:id="2713" w:author="Суслова Оксана_EXP-310006" w:date="2025-03-13T10:15:00Z">
              <w:r w:rsidRPr="006D1A6E">
                <w:t>Исполнено авансовых ДО</w:t>
              </w:r>
            </w:ins>
            <w:ins w:id="2714" w:author="Суслова Оксана_EXP-310004" w:date="2025-03-13T17:11:00Z">
              <w:r>
                <w:t>»</w:t>
              </w:r>
            </w:ins>
            <w:ins w:id="2715" w:author="Суслова Оксана_EXP-310004" w:date="2025-03-13T17:24:00Z">
              <w:r>
                <w:t xml:space="preserve"> (</w:t>
              </w:r>
              <w:r w:rsidRPr="00CD73DF">
                <w:t>325/313</w:t>
              </w:r>
              <w:r>
                <w:t>)</w:t>
              </w:r>
            </w:ins>
            <w:ins w:id="2716" w:author="Суслова Оксана_EXP-310006" w:date="2025-03-13T10:03:00Z">
              <w:r w:rsidRPr="004375FF">
                <w:t xml:space="preserve">) &lt; </w:t>
              </w:r>
            </w:ins>
            <w:ins w:id="2717" w:author="Суслова Оксана_EXP-310004" w:date="2025-03-13T17:11:00Z">
              <w:r>
                <w:t>«</w:t>
              </w:r>
            </w:ins>
            <w:ins w:id="2718" w:author="Суслова Оксана_EXP-310006" w:date="2025-03-13T10:15:00Z">
              <w:r w:rsidRPr="006D1A6E">
                <w:t xml:space="preserve">Авансовые </w:t>
              </w:r>
              <w:r w:rsidRPr="006D1A6E">
                <w:lastRenderedPageBreak/>
                <w:t>ДО, по которым наступил срок подтверждения</w:t>
              </w:r>
            </w:ins>
            <w:ins w:id="2719" w:author="Суслова Оксана_EXP-310004" w:date="2025-03-13T17:11:00Z">
              <w:r>
                <w:t>»</w:t>
              </w:r>
            </w:ins>
            <w:ins w:id="2720" w:author="Суслова Оксана_EXP-310004" w:date="2025-03-13T17:25:00Z">
              <w:r>
                <w:t xml:space="preserve"> (</w:t>
              </w:r>
              <w:r w:rsidRPr="00CD73DF">
                <w:t>330/318</w:t>
              </w:r>
              <w:r>
                <w:t>)</w:t>
              </w:r>
            </w:ins>
            <w:ins w:id="2721" w:author="Суслова Оксана_EXP-310006" w:date="2025-03-13T10:03:00Z">
              <w:r w:rsidRPr="004375FF">
                <w:t>, то расчет по формуле:</w:t>
              </w:r>
            </w:ins>
          </w:p>
          <w:p w14:paraId="3D200F64" w14:textId="7D939165" w:rsidR="00D45F66" w:rsidRDefault="00D45F66" w:rsidP="007925D5">
            <w:pPr>
              <w:pStyle w:val="GOSTTablenorm"/>
              <w:rPr>
                <w:ins w:id="2722" w:author="Суслова Оксана_EXP-310006" w:date="2025-03-12T15:00:00Z"/>
              </w:rPr>
            </w:pPr>
            <w:ins w:id="2723" w:author="Суслова Оксана_EXP-310006" w:date="2025-03-12T15:12:00Z">
              <w:r>
                <w:t>Баланс (Остаток по Кт = Оборот по Кт минус Оборот по Дт) на конец отчетного периода по показателям:</w:t>
              </w:r>
            </w:ins>
          </w:p>
          <w:p w14:paraId="11FB3EE8" w14:textId="5A969872" w:rsidR="00D45F66" w:rsidRDefault="00D45F66" w:rsidP="007925D5">
            <w:pPr>
              <w:pStyle w:val="GOSTTableListMark1"/>
              <w:rPr>
                <w:ins w:id="2724" w:author="Суслова Оксана_EXP-310006" w:date="2025-03-12T15:00:00Z"/>
                <w:rStyle w:val="GOSTTableListMark10"/>
              </w:rPr>
            </w:pPr>
            <w:ins w:id="2725" w:author="Суслова Оксана_EXP-310006" w:date="2025-03-12T15:00:00Z">
              <w:r w:rsidRPr="00AF211D">
                <w:rPr>
                  <w:rStyle w:val="GOSTTableListMark10"/>
                </w:rPr>
                <w:t>ДО_КЗАЧ_ПРШ</w:t>
              </w:r>
            </w:ins>
            <w:ins w:id="2726" w:author="Суслова Оксана_EXP-310006" w:date="2025-03-12T15:11:00Z">
              <w:r>
                <w:rPr>
                  <w:rStyle w:val="GOSTTableListMark10"/>
                </w:rPr>
                <w:t>,</w:t>
              </w:r>
            </w:ins>
          </w:p>
          <w:p w14:paraId="6EA8FA02" w14:textId="77777777" w:rsidR="00D45F66" w:rsidRDefault="00D45F66" w:rsidP="007925D5">
            <w:pPr>
              <w:pStyle w:val="GOSTTableListMark1"/>
              <w:rPr>
                <w:ins w:id="2727" w:author="Суслова Оксана_EXP-310006" w:date="2025-03-12T15:00:00Z"/>
                <w:rStyle w:val="GOSTTableListMark10"/>
              </w:rPr>
            </w:pPr>
            <w:ins w:id="2728" w:author="Суслова Оксана_EXP-310006" w:date="2025-03-12T15:00:00Z">
              <w:r w:rsidRPr="00AF211D">
                <w:rPr>
                  <w:rStyle w:val="GOSTTableListMark10"/>
                </w:rPr>
                <w:t>ДО_КЗАЧ_ПРШ</w:t>
              </w:r>
              <w:r>
                <w:rPr>
                  <w:rStyle w:val="GOSTTableListMark10"/>
                </w:rPr>
                <w:t>_ВАЛ</w:t>
              </w:r>
            </w:ins>
          </w:p>
          <w:p w14:paraId="638C139D" w14:textId="5E8D4420" w:rsidR="00D45F66" w:rsidRDefault="00D45F66" w:rsidP="007925D5">
            <w:pPr>
              <w:pStyle w:val="GOSTTablenorm"/>
              <w:rPr>
                <w:ins w:id="2729" w:author="Суслова Оксана_EXP-310006" w:date="2025-03-12T15:00:00Z"/>
                <w:rStyle w:val="GOSTTableListMark10"/>
              </w:rPr>
            </w:pPr>
            <w:ins w:id="2730" w:author="Краснова Наталья EXP-310006" w:date="2025-03-19T09:36:00Z">
              <w:r>
                <w:rPr>
                  <w:rStyle w:val="GOSTTableListMark10"/>
                </w:rPr>
                <w:t>п</w:t>
              </w:r>
            </w:ins>
            <w:ins w:id="2731" w:author="Суслова Оксана_EXP-310006" w:date="2025-03-12T15:00:00Z">
              <w:r>
                <w:rPr>
                  <w:rStyle w:val="GOSTTableListMark10"/>
                </w:rPr>
                <w:t>люс</w:t>
              </w:r>
            </w:ins>
          </w:p>
          <w:p w14:paraId="7143E4AF" w14:textId="77777777" w:rsidR="00D45F66" w:rsidRDefault="00D45F66" w:rsidP="007925D5">
            <w:pPr>
              <w:pStyle w:val="GOSTTablenorm"/>
              <w:rPr>
                <w:ins w:id="2732" w:author="Суслова Оксана_EXP-310006" w:date="2025-03-13T10:01:00Z"/>
                <w:szCs w:val="22"/>
              </w:rPr>
            </w:pPr>
            <w:ins w:id="2733" w:author="Суслова Оксана_EXP-310006" w:date="2025-03-12T15:00:00Z">
              <w:r>
                <w:rPr>
                  <w:rFonts w:eastAsia="Calibri"/>
                </w:rPr>
                <w:t xml:space="preserve">оборот по </w:t>
              </w:r>
            </w:ins>
            <w:ins w:id="2734" w:author="Суслова Оксана_EXP-310006" w:date="2025-03-13T10:01:00Z">
              <w:r>
                <w:rPr>
                  <w:rFonts w:eastAsia="Calibri"/>
                </w:rPr>
                <w:t>Д</w:t>
              </w:r>
            </w:ins>
            <w:ins w:id="2735" w:author="Суслова Оксана_EXP-310006" w:date="2025-03-12T15:00:00Z">
              <w:r>
                <w:rPr>
                  <w:rFonts w:eastAsia="Calibri"/>
                </w:rPr>
                <w:t xml:space="preserve">т </w:t>
              </w:r>
            </w:ins>
            <w:ins w:id="2736" w:author="Суслова Оксана_EXP-310006" w:date="2025-03-12T15:04:00Z">
              <w:r w:rsidRPr="005E26C1">
                <w:rPr>
                  <w:szCs w:val="22"/>
                </w:rPr>
                <w:t>з</w:t>
              </w:r>
              <w:r>
                <w:rPr>
                  <w:szCs w:val="22"/>
                </w:rPr>
                <w:t>а отчетный период по показателям</w:t>
              </w:r>
            </w:ins>
            <w:ins w:id="2737" w:author="Суслова Оксана_EXP-310006" w:date="2025-03-13T10:01:00Z">
              <w:r>
                <w:rPr>
                  <w:szCs w:val="22"/>
                </w:rPr>
                <w:t>:</w:t>
              </w:r>
            </w:ins>
          </w:p>
          <w:p w14:paraId="431D372A" w14:textId="1AF00397" w:rsidR="00D45F66" w:rsidRDefault="00D45F66" w:rsidP="007925D5">
            <w:pPr>
              <w:pStyle w:val="GOSTTableListMark1"/>
              <w:rPr>
                <w:ins w:id="2738" w:author="Суслова Оксана_EXP-310006" w:date="2025-03-13T10:01:00Z"/>
                <w:rStyle w:val="GOSTTableListMark10"/>
              </w:rPr>
            </w:pPr>
            <w:ins w:id="2739" w:author="Суслова Оксана_EXP-310006" w:date="2025-03-12T15:00:00Z">
              <w:r w:rsidRPr="00FD144A">
                <w:rPr>
                  <w:rStyle w:val="GOSTTableListMark10"/>
                </w:rPr>
                <w:t>ДО_</w:t>
              </w:r>
            </w:ins>
            <w:ins w:id="2740" w:author="Суслова Оксана_EXP-310006" w:date="2025-03-13T10:01:00Z">
              <w:r>
                <w:rPr>
                  <w:rStyle w:val="GOSTTableListMark10"/>
                </w:rPr>
                <w:t>ПБС</w:t>
              </w:r>
            </w:ins>
            <w:ins w:id="2741" w:author="Суслова Оксана_EXP-310006" w:date="2025-03-12T15:00:00Z">
              <w:r w:rsidRPr="00FD144A">
                <w:rPr>
                  <w:rStyle w:val="GOSTTableListMark10"/>
                </w:rPr>
                <w:t>_1</w:t>
              </w:r>
              <w:r>
                <w:rPr>
                  <w:rStyle w:val="GOSTTableListMark10"/>
                </w:rPr>
                <w:t>,</w:t>
              </w:r>
            </w:ins>
          </w:p>
          <w:p w14:paraId="63E1C945" w14:textId="3108A141" w:rsidR="00D45F66" w:rsidRDefault="00D45F66" w:rsidP="007925D5">
            <w:pPr>
              <w:pStyle w:val="GOSTTableListMark1"/>
              <w:rPr>
                <w:rStyle w:val="GOSTTableListMark10"/>
              </w:rPr>
            </w:pPr>
            <w:ins w:id="2742" w:author="Суслова Оксана_EXP-310006" w:date="2025-03-13T10:01:00Z">
              <w:r>
                <w:rPr>
                  <w:rStyle w:val="GOSTTableListMark10"/>
                </w:rPr>
                <w:t>ДО_ПБС</w:t>
              </w:r>
            </w:ins>
            <w:ins w:id="2743" w:author="Суслова Оксана_EXP-310006" w:date="2025-03-13T10:02:00Z">
              <w:r>
                <w:rPr>
                  <w:rStyle w:val="GOSTTableListMark10"/>
                </w:rPr>
                <w:t>_ВАЛ_1,</w:t>
              </w:r>
            </w:ins>
            <w:ins w:id="2744" w:author="Суслова Оксана_EXP-310006" w:date="2025-03-12T15:00:00Z">
              <w:r>
                <w:rPr>
                  <w:rStyle w:val="GOSTTableListMark10"/>
                </w:rPr>
                <w:t xml:space="preserve"> </w:t>
              </w:r>
            </w:ins>
          </w:p>
          <w:p w14:paraId="1FB81641" w14:textId="4B831807" w:rsidR="00D45F66" w:rsidRDefault="00D45F66" w:rsidP="007925D5">
            <w:pPr>
              <w:pStyle w:val="GOSTTableListMark1"/>
              <w:numPr>
                <w:ilvl w:val="0"/>
                <w:numId w:val="0"/>
              </w:numPr>
              <w:ind w:left="113"/>
              <w:rPr>
                <w:ins w:id="2745" w:author="Суслова Оксана_EXP-310006" w:date="2025-03-12T15:00:00Z"/>
                <w:rStyle w:val="GOSTTableListMark10"/>
              </w:rPr>
            </w:pPr>
            <w:ins w:id="2746" w:author="Суслова Оксана_EXP-310006" w:date="2025-03-12T15:00:00Z">
              <w:r>
                <w:rPr>
                  <w:rStyle w:val="GOSTTableListMark10"/>
                </w:rPr>
                <w:t>в которых значение аналитического признака</w:t>
              </w:r>
              <w:r w:rsidRPr="00D24605">
                <w:rPr>
                  <w:rStyle w:val="GOSTTableListMark10"/>
                </w:rPr>
                <w:t xml:space="preserve"> «</w:t>
              </w:r>
              <w:r>
                <w:t>Участник СКП</w:t>
              </w:r>
              <w:r w:rsidRPr="008F6796">
                <w:t xml:space="preserve"> (</w:t>
              </w:r>
              <w:r w:rsidRPr="001342C2">
                <w:t>УБП</w:t>
              </w:r>
              <w:r w:rsidRPr="008F6796">
                <w:t>)</w:t>
              </w:r>
              <w:r>
                <w:t>»</w:t>
              </w:r>
              <w:r w:rsidRPr="00D24605">
                <w:rPr>
                  <w:rStyle w:val="GOSTTableListMark10"/>
                </w:rPr>
                <w:t xml:space="preserve"> (</w:t>
              </w:r>
              <w:r>
                <w:rPr>
                  <w:rStyle w:val="GOSTTableListMark10"/>
                  <w:lang w:val="en-US"/>
                </w:rPr>
                <w:t>ubp</w:t>
              </w:r>
              <w:r w:rsidRPr="00D24605">
                <w:rPr>
                  <w:rStyle w:val="GOSTTableListMark10"/>
                </w:rPr>
                <w:t xml:space="preserve">) </w:t>
              </w:r>
              <w:r>
                <w:rPr>
                  <w:rStyle w:val="GOSTTableListMark10"/>
                </w:rPr>
                <w:t xml:space="preserve">соответствует значению </w:t>
              </w:r>
              <w:r w:rsidRPr="00D24605">
                <w:rPr>
                  <w:rStyle w:val="GOSTTableListMark10"/>
                </w:rPr>
                <w:t>«</w:t>
              </w:r>
              <w:r w:rsidRPr="001342C2">
                <w:t>АВАНС</w:t>
              </w:r>
              <w:r w:rsidRPr="00D24605">
                <w:rPr>
                  <w:rStyle w:val="GOSTTableListMark10"/>
                </w:rPr>
                <w:t>»</w:t>
              </w:r>
            </w:ins>
          </w:p>
          <w:p w14:paraId="743A77A1" w14:textId="175E7BEE" w:rsidR="00D45F66" w:rsidRDefault="00D45F66" w:rsidP="007925D5">
            <w:pPr>
              <w:pStyle w:val="GOSTTablenorm"/>
              <w:rPr>
                <w:ins w:id="2747" w:author="Суслова Оксана_EXP-310006" w:date="2025-03-12T15:00:00Z"/>
                <w:rStyle w:val="GOSTTableListMark10"/>
              </w:rPr>
            </w:pPr>
            <w:ins w:id="2748" w:author="Краснова Наталья EXP-310006" w:date="2025-03-19T09:36:00Z">
              <w:r>
                <w:rPr>
                  <w:rStyle w:val="GOSTTableListMark10"/>
                </w:rPr>
                <w:t>п</w:t>
              </w:r>
            </w:ins>
            <w:ins w:id="2749" w:author="Суслова Оксана_EXP-310006" w:date="2025-03-12T15:00:00Z">
              <w:r>
                <w:rPr>
                  <w:rStyle w:val="GOSTTableListMark10"/>
                </w:rPr>
                <w:t>люс</w:t>
              </w:r>
            </w:ins>
          </w:p>
          <w:p w14:paraId="020C484A" w14:textId="3CE73D14" w:rsidR="00D45F66" w:rsidRDefault="00D45F66" w:rsidP="007925D5">
            <w:pPr>
              <w:pStyle w:val="GOSTTablenorm"/>
              <w:rPr>
                <w:ins w:id="2750" w:author="Суслова Оксана_EXP-310006" w:date="2025-03-12T15:00:00Z"/>
              </w:rPr>
            </w:pPr>
            <w:ins w:id="2751" w:author="Суслова Оксана_EXP-310006" w:date="2025-03-12T15:00:00Z">
              <w:r w:rsidRPr="008F6796">
                <w:t>оборот по Кт</w:t>
              </w:r>
              <w:r>
                <w:t xml:space="preserve"> </w:t>
              </w:r>
            </w:ins>
            <w:ins w:id="2752" w:author="Суслова Оксана_EXP-310006" w:date="2025-03-12T15:11:00Z">
              <w:r w:rsidRPr="005E26C1">
                <w:rPr>
                  <w:szCs w:val="22"/>
                </w:rPr>
                <w:t>за отчетный период по показателям</w:t>
              </w:r>
            </w:ins>
            <w:ins w:id="2753" w:author="Суслова Оксана_EXP-310006" w:date="2025-03-12T15:00:00Z">
              <w:r>
                <w:t>:</w:t>
              </w:r>
            </w:ins>
          </w:p>
          <w:p w14:paraId="2C3DE878" w14:textId="77777777" w:rsidR="00D45F66" w:rsidRPr="00FD144A" w:rsidRDefault="00D45F66" w:rsidP="007925D5">
            <w:pPr>
              <w:pStyle w:val="GOSTTableListMark1"/>
              <w:rPr>
                <w:ins w:id="2754" w:author="Суслова Оксана_EXP-310006" w:date="2025-03-12T15:00:00Z"/>
                <w:rStyle w:val="GOSTTableListMark10"/>
              </w:rPr>
            </w:pPr>
            <w:ins w:id="2755" w:author="Суслова Оксана_EXP-310006" w:date="2025-03-12T15:00:00Z">
              <w:r w:rsidRPr="00FD144A">
                <w:rPr>
                  <w:rStyle w:val="GOSTTableListMark10"/>
                </w:rPr>
                <w:t>ДО_ПБС_1</w:t>
              </w:r>
            </w:ins>
          </w:p>
          <w:p w14:paraId="698ED626" w14:textId="77777777" w:rsidR="00D45F66" w:rsidRDefault="00D45F66" w:rsidP="007925D5">
            <w:pPr>
              <w:pStyle w:val="GOSTTableListMark1"/>
              <w:rPr>
                <w:rStyle w:val="GOSTTableListMark10"/>
              </w:rPr>
            </w:pPr>
            <w:ins w:id="2756" w:author="Суслова Оксана_EXP-310006" w:date="2025-03-12T15:00:00Z">
              <w:r w:rsidRPr="00FD144A">
                <w:rPr>
                  <w:rStyle w:val="GOSTTableListMark10"/>
                </w:rPr>
                <w:lastRenderedPageBreak/>
                <w:t>ДО_ПБС_ВАЛ_1</w:t>
              </w:r>
              <w:r>
                <w:rPr>
                  <w:rStyle w:val="GOSTTableListMark10"/>
                </w:rPr>
                <w:t xml:space="preserve">, </w:t>
              </w:r>
            </w:ins>
          </w:p>
          <w:p w14:paraId="20F39ECE" w14:textId="0E88E701" w:rsidR="00D45F66" w:rsidRDefault="00D45F66" w:rsidP="007925D5">
            <w:pPr>
              <w:pStyle w:val="GOSTTableListMark1"/>
              <w:numPr>
                <w:ilvl w:val="0"/>
                <w:numId w:val="0"/>
              </w:numPr>
              <w:ind w:left="113"/>
              <w:rPr>
                <w:ins w:id="2757" w:author="Сказецкая Наталья Камилевна" w:date="2025-04-02T19:47:00Z"/>
                <w:rStyle w:val="GOSTTableListMark10"/>
              </w:rPr>
            </w:pPr>
            <w:ins w:id="2758" w:author="Суслова Оксана_EXP-310006" w:date="2025-03-12T15:00:00Z">
              <w:r>
                <w:rPr>
                  <w:rStyle w:val="GOSTTableListMark10"/>
                </w:rPr>
                <w:t>в которых значение аналитического признака</w:t>
              </w:r>
              <w:r w:rsidRPr="00D24605">
                <w:rPr>
                  <w:rStyle w:val="GOSTTableListMark10"/>
                </w:rPr>
                <w:t xml:space="preserve"> «</w:t>
              </w:r>
              <w:r>
                <w:t>Участник СКП</w:t>
              </w:r>
              <w:r w:rsidRPr="008F6796">
                <w:t xml:space="preserve"> (</w:t>
              </w:r>
              <w:r w:rsidRPr="001342C2">
                <w:t>УБП</w:t>
              </w:r>
              <w:r w:rsidRPr="008F6796">
                <w:t>)</w:t>
              </w:r>
              <w:r>
                <w:t>»</w:t>
              </w:r>
              <w:r w:rsidRPr="00D24605">
                <w:rPr>
                  <w:rStyle w:val="GOSTTableListMark10"/>
                </w:rPr>
                <w:t xml:space="preserve"> (</w:t>
              </w:r>
              <w:r>
                <w:rPr>
                  <w:rStyle w:val="GOSTTableListMark10"/>
                  <w:lang w:val="en-US"/>
                </w:rPr>
                <w:t>ubp</w:t>
              </w:r>
              <w:r w:rsidRPr="00D24605">
                <w:rPr>
                  <w:rStyle w:val="GOSTTableListMark10"/>
                </w:rPr>
                <w:t xml:space="preserve">) </w:t>
              </w:r>
              <w:r>
                <w:rPr>
                  <w:rStyle w:val="GOSTTableListMark10"/>
                </w:rPr>
                <w:t xml:space="preserve">соответствует значению </w:t>
              </w:r>
              <w:r w:rsidRPr="00D24605">
                <w:rPr>
                  <w:rStyle w:val="GOSTTableListMark10"/>
                </w:rPr>
                <w:t>«</w:t>
              </w:r>
              <w:r>
                <w:t>ЗАЧЕТ</w:t>
              </w:r>
              <w:r w:rsidRPr="00D24605">
                <w:rPr>
                  <w:rStyle w:val="GOSTTableListMark10"/>
                </w:rPr>
                <w:t>»</w:t>
              </w:r>
            </w:ins>
            <w:ins w:id="2759" w:author="Сказецкая Наталья Камилевна" w:date="2025-04-02T19:47:00Z">
              <w:r>
                <w:rPr>
                  <w:rStyle w:val="GOSTTableListMark10"/>
                </w:rPr>
                <w:t>,</w:t>
              </w:r>
            </w:ins>
          </w:p>
          <w:p w14:paraId="3512CC8F" w14:textId="42EE0656" w:rsidR="00D45F66" w:rsidRDefault="00D45F66" w:rsidP="007925D5">
            <w:pPr>
              <w:pStyle w:val="GOSTTableListMark1"/>
              <w:numPr>
                <w:ilvl w:val="0"/>
                <w:numId w:val="0"/>
              </w:numPr>
              <w:ind w:left="113"/>
              <w:rPr>
                <w:ins w:id="2760" w:author="Суслова Оксана_EXP-310006" w:date="2025-03-12T15:07:00Z"/>
                <w:rStyle w:val="GOSTTableListMark10"/>
              </w:rPr>
            </w:pPr>
            <w:ins w:id="2761" w:author="Сказецкая Наталья Камилевна" w:date="2025-04-02T19:47:00Z">
              <w:r>
                <w:rPr>
                  <w:rStyle w:val="GOSTTableListMark10"/>
                </w:rPr>
                <w:t xml:space="preserve">т.е. равно </w:t>
              </w:r>
            </w:ins>
            <w:ins w:id="2762" w:author="Сказецкая Наталья Камилевна" w:date="2025-04-02T19:48:00Z">
              <w:r>
                <w:rPr>
                  <w:rStyle w:val="GOSTTableListMark10"/>
                </w:rPr>
                <w:t>«</w:t>
              </w:r>
              <w:r w:rsidRPr="001342C2">
                <w:t>Авансовые ДО неподтвержденные всего</w:t>
              </w:r>
              <w:r>
                <w:t>» (332/320).</w:t>
              </w:r>
            </w:ins>
          </w:p>
          <w:p w14:paraId="4EBFCEEB" w14:textId="77777777" w:rsidR="00D45F66" w:rsidRDefault="00D45F66" w:rsidP="007925D5">
            <w:pPr>
              <w:pStyle w:val="GOSTTablenorm"/>
              <w:rPr>
                <w:ins w:id="2763" w:author="Суслова Оксана_EXP-310006" w:date="2025-03-12T15:07:00Z"/>
                <w:rStyle w:val="GOSTTableListMark10"/>
              </w:rPr>
            </w:pPr>
          </w:p>
          <w:p w14:paraId="3CFBC4E1" w14:textId="496D52CE" w:rsidR="00D45F66" w:rsidRDefault="00D45F66" w:rsidP="007925D5">
            <w:pPr>
              <w:pStyle w:val="GOSTTablenorm"/>
              <w:suppressAutoHyphens/>
              <w:rPr>
                <w:ins w:id="2764" w:author="Суслова Оксана_EXP-310006" w:date="2025-03-13T10:04:00Z"/>
              </w:rPr>
            </w:pPr>
            <w:ins w:id="2765" w:author="Суслова Оксана_EXP-310006" w:date="2025-03-13T10:04:00Z">
              <w:r w:rsidRPr="004375FF">
                <w:t>Если (</w:t>
              </w:r>
            </w:ins>
            <w:ins w:id="2766" w:author="Суслова Оксана_EXP-310004" w:date="2025-03-13T17:11:00Z">
              <w:r>
                <w:t>«</w:t>
              </w:r>
            </w:ins>
            <w:ins w:id="2767" w:author="Суслова Оксана_EXP-310006" w:date="2025-03-13T10:15:00Z">
              <w:r w:rsidRPr="006D1A6E">
                <w:t xml:space="preserve">Остаток на начало года </w:t>
              </w:r>
              <w:r>
                <w:t>неподтвержденных авансовых ДО</w:t>
              </w:r>
            </w:ins>
            <w:ins w:id="2768" w:author="Суслова Оксана_EXP-310004" w:date="2025-03-13T17:11:00Z">
              <w:r>
                <w:t>»</w:t>
              </w:r>
            </w:ins>
            <w:ins w:id="2769" w:author="Суслова Оксана_EXP-310004" w:date="2025-03-13T17:19:00Z">
              <w:r>
                <w:t xml:space="preserve"> (</w:t>
              </w:r>
              <w:r w:rsidRPr="00CD73DF">
                <w:t>333/321</w:t>
              </w:r>
              <w:r>
                <w:t xml:space="preserve">) </w:t>
              </w:r>
            </w:ins>
            <w:ins w:id="2770" w:author="Суслова Оксана_EXP-310006" w:date="2025-03-13T10:15:00Z">
              <w:r>
                <w:t>минус</w:t>
              </w:r>
              <w:r w:rsidRPr="006D1A6E">
                <w:t xml:space="preserve"> </w:t>
              </w:r>
            </w:ins>
            <w:ins w:id="2771" w:author="Суслова Оксана_EXP-310004" w:date="2025-03-13T17:11:00Z">
              <w:r>
                <w:t>«</w:t>
              </w:r>
            </w:ins>
            <w:ins w:id="2772" w:author="Суслова Оксана_EXP-310006" w:date="2025-03-13T10:15:00Z">
              <w:r w:rsidRPr="006D1A6E">
                <w:t>Возврат дебиторской задолженности прошлых лет по авансовым ДО</w:t>
              </w:r>
            </w:ins>
            <w:ins w:id="2773" w:author="Суслова Оксана_EXP-310004" w:date="2025-03-13T17:11:00Z">
              <w:r>
                <w:t>»</w:t>
              </w:r>
            </w:ins>
            <w:ins w:id="2774" w:author="Суслова Оксана_EXP-310004" w:date="2025-03-13T17:21:00Z">
              <w:r>
                <w:t xml:space="preserve"> </w:t>
              </w:r>
              <w:r w:rsidRPr="00CD73DF">
                <w:t>334/322</w:t>
              </w:r>
            </w:ins>
            <w:ins w:id="2775" w:author="Суслова Оксана_EXP-310006" w:date="2025-03-13T10:15:00Z">
              <w:r w:rsidRPr="006D1A6E">
                <w:t xml:space="preserve"> </w:t>
              </w:r>
              <w:r>
                <w:t>плюс</w:t>
              </w:r>
              <w:r w:rsidRPr="006D1A6E">
                <w:t xml:space="preserve"> </w:t>
              </w:r>
            </w:ins>
            <w:ins w:id="2776" w:author="Суслова Оксана_EXP-310004" w:date="2025-03-13T17:11:00Z">
              <w:r>
                <w:t>«</w:t>
              </w:r>
            </w:ins>
            <w:ins w:id="2777" w:author="Суслова Оксана_EXP-310006" w:date="2025-03-13T10:15:00Z">
              <w:r w:rsidRPr="006D1A6E">
                <w:t>Исполнено авансовых ДО</w:t>
              </w:r>
            </w:ins>
            <w:ins w:id="2778" w:author="Суслова Оксана_EXP-310004" w:date="2025-03-13T17:11:00Z">
              <w:r>
                <w:t>»</w:t>
              </w:r>
            </w:ins>
            <w:ins w:id="2779" w:author="Суслова Оксана_EXP-310004" w:date="2025-03-13T17:24:00Z">
              <w:r>
                <w:t xml:space="preserve"> (</w:t>
              </w:r>
              <w:r w:rsidRPr="00CD73DF">
                <w:t>325/313</w:t>
              </w:r>
              <w:r>
                <w:t>)</w:t>
              </w:r>
            </w:ins>
            <w:ins w:id="2780" w:author="Суслова Оксана_EXP-310006" w:date="2025-03-13T10:04:00Z">
              <w:r w:rsidRPr="004375FF">
                <w:t xml:space="preserve">) &gt; = </w:t>
              </w:r>
            </w:ins>
            <w:ins w:id="2781" w:author="Суслова Оксана_EXP-310004" w:date="2025-03-13T17:11:00Z">
              <w:r>
                <w:t>«</w:t>
              </w:r>
            </w:ins>
            <w:ins w:id="2782" w:author="Суслова Оксана_EXP-310006" w:date="2025-03-13T10:16:00Z">
              <w:r w:rsidRPr="006D1A6E">
                <w:t>Авансовые ДО, по которым наступил срок подтверждения</w:t>
              </w:r>
            </w:ins>
            <w:ins w:id="2783" w:author="Суслова Оксана_EXP-310004" w:date="2025-03-13T17:11:00Z">
              <w:r>
                <w:t>»</w:t>
              </w:r>
            </w:ins>
            <w:ins w:id="2784" w:author="Суслова Оксана_EXP-310004" w:date="2025-03-13T17:25:00Z">
              <w:r>
                <w:t xml:space="preserve"> (</w:t>
              </w:r>
              <w:r w:rsidRPr="00CD73DF">
                <w:t>330/318</w:t>
              </w:r>
              <w:r>
                <w:t>)</w:t>
              </w:r>
            </w:ins>
            <w:ins w:id="2785" w:author="Суслова Оксана_EXP-310006" w:date="2025-03-13T10:04:00Z">
              <w:r w:rsidRPr="004375FF">
                <w:t xml:space="preserve"> &gt; 0,00, то расчет по формуле:</w:t>
              </w:r>
            </w:ins>
          </w:p>
          <w:p w14:paraId="7018C8FF" w14:textId="21BCC342" w:rsidR="00D45F66" w:rsidRDefault="00D45F66" w:rsidP="007925D5">
            <w:pPr>
              <w:pStyle w:val="GOSTTablenorm"/>
              <w:suppressAutoHyphens/>
              <w:rPr>
                <w:ins w:id="2786" w:author="Суслова Оксана_EXP-310006" w:date="2025-03-12T15:07:00Z"/>
              </w:rPr>
            </w:pPr>
            <w:ins w:id="2787" w:author="Суслова Оксана_EXP-310006" w:date="2025-03-12T15:13:00Z">
              <w:r>
                <w:t>Баланс (Остаток по Кт = Оборот по Кт минус Оборот по Дт) на конец отчетного периода по показателям:</w:t>
              </w:r>
            </w:ins>
          </w:p>
          <w:p w14:paraId="01E3D5DA" w14:textId="5E63448C" w:rsidR="00D45F66" w:rsidRPr="000A769D" w:rsidRDefault="00D45F66" w:rsidP="007925D5">
            <w:pPr>
              <w:pStyle w:val="GOSTTableListMark1"/>
              <w:numPr>
                <w:ilvl w:val="0"/>
                <w:numId w:val="1"/>
              </w:numPr>
              <w:suppressAutoHyphens/>
              <w:rPr>
                <w:ins w:id="2788" w:author="Суслова Оксана_EXP-310006" w:date="2025-03-12T15:07:00Z"/>
                <w:rStyle w:val="GOSTTableListMark10"/>
              </w:rPr>
            </w:pPr>
            <w:ins w:id="2789" w:author="Суслова Оксана_EXP-310006" w:date="2025-03-12T15:07:00Z">
              <w:r w:rsidRPr="000A769D">
                <w:rPr>
                  <w:rStyle w:val="GOSTTableListMark10"/>
                </w:rPr>
                <w:lastRenderedPageBreak/>
                <w:t>ДО_ПБС_СРОК</w:t>
              </w:r>
            </w:ins>
            <w:ins w:id="2790" w:author="Суслова Оксана_EXP-310006" w:date="2025-03-12T15:11:00Z">
              <w:r>
                <w:rPr>
                  <w:rStyle w:val="GOSTTableListMark10"/>
                </w:rPr>
                <w:t>,</w:t>
              </w:r>
            </w:ins>
          </w:p>
          <w:p w14:paraId="1C8FBF60" w14:textId="77777777" w:rsidR="00D45F66" w:rsidRPr="000A769D" w:rsidRDefault="00D45F66" w:rsidP="007925D5">
            <w:pPr>
              <w:pStyle w:val="GOSTTableListMark1"/>
              <w:numPr>
                <w:ilvl w:val="0"/>
                <w:numId w:val="1"/>
              </w:numPr>
              <w:suppressAutoHyphens/>
              <w:rPr>
                <w:ins w:id="2791" w:author="Суслова Оксана_EXP-310006" w:date="2025-03-12T15:07:00Z"/>
                <w:rStyle w:val="GOSTTableListMark10"/>
              </w:rPr>
            </w:pPr>
            <w:ins w:id="2792" w:author="Суслова Оксана_EXP-310006" w:date="2025-03-12T15:07:00Z">
              <w:r w:rsidRPr="000A769D">
                <w:rPr>
                  <w:rStyle w:val="GOSTTableListMark10"/>
                </w:rPr>
                <w:t>ДО_ПБС_СРОК_ВАЛ,</w:t>
              </w:r>
            </w:ins>
          </w:p>
          <w:p w14:paraId="51AD7BAD" w14:textId="6BBF574F" w:rsidR="00D45F66" w:rsidRDefault="00D45F66" w:rsidP="007925D5">
            <w:pPr>
              <w:pStyle w:val="GOSTTablenorm"/>
              <w:suppressAutoHyphens/>
              <w:rPr>
                <w:ins w:id="2793" w:author="Суслова Оксана_EXP-310006" w:date="2025-03-12T15:07:00Z"/>
              </w:rPr>
            </w:pPr>
            <w:ins w:id="2794" w:author="Краснова Наталья EXP-310006" w:date="2025-03-19T09:46:00Z">
              <w:r>
                <w:t>в которых</w:t>
              </w:r>
            </w:ins>
            <w:ins w:id="2795" w:author="Суслова Оксана_EXP-310006" w:date="2025-03-12T15:07:00Z">
              <w:r w:rsidRPr="001342C2">
                <w:t xml:space="preserve"> в аналитическом признаке </w:t>
              </w:r>
              <w:r>
                <w:t>«Плановая дата»</w:t>
              </w:r>
              <w:r w:rsidRPr="00E171B7">
                <w:t xml:space="preserve"> (planDate)</w:t>
              </w:r>
              <w:r w:rsidRPr="001342C2" w:rsidDel="00AC4388">
                <w:t xml:space="preserve"> </w:t>
              </w:r>
              <w:r w:rsidRPr="001342C2">
                <w:t>указана дата, меньше или равно даты окончания отчетного периода</w:t>
              </w:r>
            </w:ins>
            <w:ins w:id="2796" w:author="Краснова Наталья EXP-310006" w:date="2025-03-19T09:39:00Z">
              <w:r>
                <w:t xml:space="preserve"> (</w:t>
              </w:r>
              <w:r>
                <w:rPr>
                  <w:lang w:val="en-US"/>
                </w:rPr>
                <w:t>EndRepDate</w:t>
              </w:r>
              <w:r>
                <w:t>)</w:t>
              </w:r>
            </w:ins>
            <w:ins w:id="2797" w:author="Суслова Оксана_EXP-310006" w:date="2025-03-12T15:07:00Z">
              <w:r w:rsidRPr="001342C2">
                <w:br/>
                <w:t>плюс</w:t>
              </w:r>
              <w:r w:rsidRPr="001342C2">
                <w:br/>
                <w:t xml:space="preserve">Оборот по Кт </w:t>
              </w:r>
            </w:ins>
            <w:ins w:id="2798" w:author="Суслова Оксана_EXP-310006" w:date="2025-03-12T15:12:00Z">
              <w:r w:rsidRPr="005E26C1">
                <w:rPr>
                  <w:szCs w:val="22"/>
                </w:rPr>
                <w:t>за отчетный период по показателям</w:t>
              </w:r>
            </w:ins>
            <w:ins w:id="2799" w:author="Суслова Оксана_EXP-310006" w:date="2025-03-12T15:07:00Z">
              <w:r>
                <w:t>:</w:t>
              </w:r>
            </w:ins>
          </w:p>
          <w:p w14:paraId="076E765D" w14:textId="77777777" w:rsidR="00D45F66" w:rsidRPr="000A769D" w:rsidRDefault="00D45F66" w:rsidP="007925D5">
            <w:pPr>
              <w:pStyle w:val="GOSTTableListMark1"/>
              <w:numPr>
                <w:ilvl w:val="0"/>
                <w:numId w:val="1"/>
              </w:numPr>
              <w:suppressAutoHyphens/>
              <w:rPr>
                <w:ins w:id="2800" w:author="Суслова Оксана_EXP-310006" w:date="2025-03-12T15:07:00Z"/>
                <w:rStyle w:val="GOSTTableListMark10"/>
              </w:rPr>
            </w:pPr>
            <w:ins w:id="2801" w:author="Суслова Оксана_EXP-310006" w:date="2025-03-12T15:07:00Z">
              <w:r w:rsidRPr="000A769D">
                <w:rPr>
                  <w:rStyle w:val="GOSTTableListMark10"/>
                </w:rPr>
                <w:t>ДО_ПБС_1,</w:t>
              </w:r>
            </w:ins>
          </w:p>
          <w:p w14:paraId="33BF9172" w14:textId="77777777" w:rsidR="00D45F66" w:rsidRPr="000A769D" w:rsidRDefault="00D45F66" w:rsidP="007925D5">
            <w:pPr>
              <w:pStyle w:val="GOSTTableListMark1"/>
              <w:numPr>
                <w:ilvl w:val="0"/>
                <w:numId w:val="1"/>
              </w:numPr>
              <w:suppressAutoHyphens/>
              <w:rPr>
                <w:ins w:id="2802" w:author="Суслова Оксана_EXP-310006" w:date="2025-03-12T15:07:00Z"/>
                <w:rStyle w:val="GOSTTableListMark10"/>
              </w:rPr>
            </w:pPr>
            <w:ins w:id="2803" w:author="Суслова Оксана_EXP-310006" w:date="2025-03-12T15:07:00Z">
              <w:r w:rsidRPr="000A769D">
                <w:rPr>
                  <w:rStyle w:val="GOSTTableListMark10"/>
                </w:rPr>
                <w:t>ДО_ПБС_ВАЛ_1,</w:t>
              </w:r>
            </w:ins>
          </w:p>
          <w:p w14:paraId="006BF459" w14:textId="77777777" w:rsidR="00D45F66" w:rsidRDefault="00D45F66" w:rsidP="007925D5">
            <w:pPr>
              <w:pStyle w:val="GOSTTablenorm"/>
              <w:rPr>
                <w:ins w:id="2804" w:author="Сказецкая Наталья Камилевна" w:date="2025-04-02T19:55:00Z"/>
              </w:rPr>
            </w:pPr>
            <w:ins w:id="2805" w:author="Краснова Наталья EXP-310006" w:date="2025-03-19T09:47:00Z">
              <w:r>
                <w:t>в которых значение</w:t>
              </w:r>
            </w:ins>
            <w:ins w:id="2806" w:author="Суслова Оксана_EXP-310006" w:date="2025-03-12T15:07:00Z">
              <w:r w:rsidRPr="001342C2">
                <w:t xml:space="preserve"> аналитическо</w:t>
              </w:r>
            </w:ins>
            <w:ins w:id="2807" w:author="Краснова Наталья EXP-310006" w:date="2025-03-19T09:47:00Z">
              <w:r>
                <w:t>го</w:t>
              </w:r>
            </w:ins>
            <w:ins w:id="2808" w:author="Суслова Оксана_EXP-310006" w:date="2025-03-12T15:07:00Z">
              <w:r w:rsidRPr="001342C2">
                <w:t xml:space="preserve"> признак</w:t>
              </w:r>
            </w:ins>
            <w:ins w:id="2809" w:author="Краснова Наталья EXP-310006" w:date="2025-03-19T09:47:00Z">
              <w:r>
                <w:t>а</w:t>
              </w:r>
            </w:ins>
            <w:ins w:id="2810" w:author="Суслова Оксана_EXP-310006" w:date="2025-03-12T15:07:00Z">
              <w:r w:rsidRPr="001342C2">
                <w:t xml:space="preserve"> </w:t>
              </w:r>
            </w:ins>
            <w:ins w:id="2811" w:author="Краснова Наталья EXP-310006" w:date="2025-03-19T09:39:00Z">
              <w:r>
                <w:t>«</w:t>
              </w:r>
            </w:ins>
            <w:ins w:id="2812" w:author="Суслова Оксана_EXP-310006" w:date="2025-03-12T15:07:00Z">
              <w:r w:rsidRPr="001342C2">
                <w:t>Участник СКП-УБП</w:t>
              </w:r>
            </w:ins>
            <w:ins w:id="2813" w:author="Краснова Наталья EXP-310006" w:date="2025-03-19T09:39:00Z">
              <w:r>
                <w:t>»</w:t>
              </w:r>
            </w:ins>
            <w:ins w:id="2814" w:author="Суслова Оксана_EXP-310006" w:date="2025-03-12T15:07:00Z">
              <w:r w:rsidRPr="001342C2">
                <w:t xml:space="preserve"> </w:t>
              </w:r>
            </w:ins>
            <w:ins w:id="2815" w:author="Сказецкая Наталья Камилевна" w:date="2025-04-02T19:53:00Z">
              <w:r>
                <w:t>(</w:t>
              </w:r>
            </w:ins>
            <w:ins w:id="2816" w:author="Сказецкая Наталья Камилевна" w:date="2025-04-02T19:54:00Z">
              <w:r>
                <w:rPr>
                  <w:lang w:val="en-US"/>
                </w:rPr>
                <w:t>ubp</w:t>
              </w:r>
              <w:r>
                <w:t xml:space="preserve">) </w:t>
              </w:r>
            </w:ins>
            <w:ins w:id="2817" w:author="Краснова Наталья EXP-310006" w:date="2025-03-19T09:48:00Z">
              <w:r>
                <w:t xml:space="preserve">соответствует </w:t>
              </w:r>
            </w:ins>
            <w:ins w:id="2818" w:author="Суслова Оксана_EXP-310006" w:date="2025-03-12T15:07:00Z">
              <w:r>
                <w:t>значени</w:t>
              </w:r>
            </w:ins>
            <w:ins w:id="2819" w:author="Краснова Наталья EXP-310006" w:date="2025-03-19T09:48:00Z">
              <w:r>
                <w:t>ю</w:t>
              </w:r>
            </w:ins>
            <w:ins w:id="2820" w:author="Суслова Оксана_EXP-310006" w:date="2025-03-12T15:07:00Z">
              <w:r>
                <w:t xml:space="preserve"> </w:t>
              </w:r>
            </w:ins>
            <w:ins w:id="2821" w:author="Краснова Наталья EXP-310006" w:date="2025-03-19T09:48:00Z">
              <w:r>
                <w:t>«</w:t>
              </w:r>
            </w:ins>
            <w:ins w:id="2822" w:author="Суслова Оксана_EXP-310006" w:date="2025-03-12T15:07:00Z">
              <w:r>
                <w:t>ЗАЧЕТ</w:t>
              </w:r>
            </w:ins>
            <w:ins w:id="2823" w:author="Краснова Наталья EXP-310006" w:date="2025-03-19T09:48:00Z">
              <w:r>
                <w:t>»</w:t>
              </w:r>
            </w:ins>
            <w:ins w:id="2824" w:author="Сказецкая Наталья Камилевна" w:date="2025-04-02T19:55:00Z">
              <w:r>
                <w:t xml:space="preserve">, </w:t>
              </w:r>
            </w:ins>
          </w:p>
          <w:p w14:paraId="41FCDBFE" w14:textId="77777777" w:rsidR="00D45F66" w:rsidRDefault="00D45F66" w:rsidP="007925D5">
            <w:pPr>
              <w:pStyle w:val="GOSTTablenorm"/>
              <w:rPr>
                <w:ins w:id="2825" w:author="Суслова Оксана_EXP-318321" w:date="2025-05-14T11:51:00Z"/>
              </w:rPr>
            </w:pPr>
            <w:ins w:id="2826" w:author="Сказецкая Наталья Камилевна" w:date="2025-04-02T19:55:00Z">
              <w:r>
                <w:t>т.е. равно «</w:t>
              </w:r>
              <w:r w:rsidRPr="001342C2">
                <w:t>Авансовые ДО, по которым наступил срок подтверждения</w:t>
              </w:r>
              <w:r>
                <w:t>» (</w:t>
              </w:r>
              <w:r w:rsidRPr="00CD73DF">
                <w:t>330/318</w:t>
              </w:r>
              <w:r>
                <w:t>)</w:t>
              </w:r>
            </w:ins>
            <w:ins w:id="2827" w:author="Сказецкая Наталья Камилевна" w:date="2025-04-02T19:56:00Z">
              <w:r>
                <w:t xml:space="preserve"> минус «</w:t>
              </w:r>
              <w:r w:rsidRPr="001342C2">
                <w:t>Авансовые ДО подтвержденные</w:t>
              </w:r>
              <w:r>
                <w:t>» (331/319)</w:t>
              </w:r>
            </w:ins>
            <w:ins w:id="2828" w:author="Суслова Оксана_EXP-318321" w:date="2025-05-14T11:51:00Z">
              <w:r>
                <w:t>.</w:t>
              </w:r>
            </w:ins>
          </w:p>
          <w:p w14:paraId="37A9239D" w14:textId="74B634F6" w:rsidR="00D45F66" w:rsidRDefault="00D45F66" w:rsidP="007925D5">
            <w:pPr>
              <w:pStyle w:val="GOSTTablenorm"/>
              <w:rPr>
                <w:ins w:id="2829" w:author="Суслова Оксана_EXP-310006" w:date="2025-03-11T15:38:00Z"/>
                <w:rFonts w:eastAsia="Calibri"/>
              </w:rPr>
            </w:pPr>
            <w:ins w:id="2830" w:author="Суслова Оксана_EXP-318321" w:date="2025-05-14T11:51:00Z">
              <w:r>
                <w:lastRenderedPageBreak/>
                <w:t>Если ни одно из условий не выполняется, то заполняется значением 0,00</w:t>
              </w:r>
            </w:ins>
          </w:p>
        </w:tc>
        <w:tc>
          <w:tcPr>
            <w:tcW w:w="254" w:type="pct"/>
          </w:tcPr>
          <w:p w14:paraId="6EC8145A" w14:textId="2EA41093" w:rsidR="00D45F66" w:rsidRPr="00CE3883" w:rsidRDefault="00D45F66" w:rsidP="007925D5">
            <w:pPr>
              <w:pStyle w:val="GOSTTablenorm"/>
              <w:rPr>
                <w:ins w:id="2831" w:author="Суслова Оксана_EXP-310006" w:date="2025-03-11T15:38:00Z"/>
                <w:szCs w:val="22"/>
              </w:rPr>
            </w:pPr>
            <w:ins w:id="2832" w:author="Суслова Оксана_EXP-310006" w:date="2025-03-11T15:40:00Z">
              <w:r w:rsidRPr="00CE3883">
                <w:rPr>
                  <w:szCs w:val="22"/>
                </w:rPr>
                <w:lastRenderedPageBreak/>
                <w:t>СПС</w:t>
              </w:r>
            </w:ins>
          </w:p>
        </w:tc>
        <w:tc>
          <w:tcPr>
            <w:tcW w:w="213" w:type="pct"/>
          </w:tcPr>
          <w:p w14:paraId="0CC1A421" w14:textId="671CA267" w:rsidR="00D45F66" w:rsidRDefault="00D45F66" w:rsidP="007925D5">
            <w:pPr>
              <w:pStyle w:val="GOSTTablenorm"/>
              <w:rPr>
                <w:ins w:id="2833" w:author="Суслова Оксана_EXP-310006" w:date="2025-03-11T15:38:00Z"/>
              </w:rPr>
            </w:pPr>
            <w:ins w:id="2834" w:author="Суслова Оксана_EXP-310006" w:date="2025-03-11T15:40:00Z">
              <w:r>
                <w:t>-</w:t>
              </w:r>
            </w:ins>
          </w:p>
        </w:tc>
        <w:tc>
          <w:tcPr>
            <w:tcW w:w="256" w:type="pct"/>
          </w:tcPr>
          <w:p w14:paraId="7BC23AF6" w14:textId="508F42CD" w:rsidR="00D45F66" w:rsidRDefault="00D45F66" w:rsidP="007925D5">
            <w:pPr>
              <w:pStyle w:val="GOSTTablenorm"/>
              <w:rPr>
                <w:ins w:id="2835" w:author="Суслова Оксана_EXP-310006" w:date="2025-03-11T15:38:00Z"/>
              </w:rPr>
            </w:pPr>
            <w:ins w:id="2836" w:author="Суслова Оксана_EXP-310006" w:date="2025-03-11T15:40:00Z">
              <w:r>
                <w:t>-</w:t>
              </w:r>
            </w:ins>
          </w:p>
        </w:tc>
        <w:tc>
          <w:tcPr>
            <w:tcW w:w="213" w:type="pct"/>
          </w:tcPr>
          <w:p w14:paraId="655CD950" w14:textId="23029634" w:rsidR="00D45F66" w:rsidRDefault="00D45F66" w:rsidP="007925D5">
            <w:pPr>
              <w:pStyle w:val="GOSTTablenorm"/>
              <w:rPr>
                <w:ins w:id="2837" w:author="Суслова Оксана_EXP-310006" w:date="2025-03-11T15:38:00Z"/>
                <w:szCs w:val="22"/>
              </w:rPr>
            </w:pPr>
            <w:ins w:id="2838" w:author="Суслова Оксана_EXP-310006" w:date="2025-03-11T15:40:00Z">
              <w:r>
                <w:rPr>
                  <w:szCs w:val="22"/>
                </w:rPr>
                <w:t>+</w:t>
              </w:r>
            </w:ins>
          </w:p>
        </w:tc>
        <w:tc>
          <w:tcPr>
            <w:tcW w:w="213" w:type="pct"/>
          </w:tcPr>
          <w:p w14:paraId="3609CC45" w14:textId="354919AA" w:rsidR="00D45F66" w:rsidRDefault="00D45F66" w:rsidP="007925D5">
            <w:pPr>
              <w:pStyle w:val="GOSTTablenorm"/>
              <w:rPr>
                <w:ins w:id="2839" w:author="Суслова Оксана_EXP-310006" w:date="2025-03-11T15:38:00Z"/>
                <w:szCs w:val="22"/>
              </w:rPr>
            </w:pPr>
            <w:ins w:id="2840" w:author="Суслова Оксана_EXP-310006" w:date="2025-03-11T15:40:00Z">
              <w:r>
                <w:rPr>
                  <w:szCs w:val="22"/>
                </w:rPr>
                <w:t>-</w:t>
              </w:r>
            </w:ins>
          </w:p>
        </w:tc>
        <w:tc>
          <w:tcPr>
            <w:tcW w:w="213" w:type="pct"/>
          </w:tcPr>
          <w:p w14:paraId="30EE56B9" w14:textId="506A6141" w:rsidR="00D45F66" w:rsidRDefault="00D45F66" w:rsidP="007925D5">
            <w:pPr>
              <w:pStyle w:val="GOSTTablenorm"/>
              <w:rPr>
                <w:ins w:id="2841" w:author="Суслова Оксана_EXP-310006" w:date="2025-03-11T15:38:00Z"/>
                <w:szCs w:val="22"/>
              </w:rPr>
            </w:pPr>
            <w:ins w:id="2842" w:author="Суслова Оксана_EXP-310006" w:date="2025-03-11T15:40:00Z">
              <w:r>
                <w:rPr>
                  <w:szCs w:val="22"/>
                </w:rPr>
                <w:t>-</w:t>
              </w:r>
            </w:ins>
          </w:p>
        </w:tc>
        <w:tc>
          <w:tcPr>
            <w:tcW w:w="249" w:type="pct"/>
          </w:tcPr>
          <w:p w14:paraId="4281C103" w14:textId="1C21D3EE" w:rsidR="00D45F66" w:rsidRDefault="00D45F66" w:rsidP="007925D5">
            <w:pPr>
              <w:pStyle w:val="GOSTTablenorm"/>
              <w:rPr>
                <w:ins w:id="2843" w:author="Суслова Оксана_EXP-310006" w:date="2025-03-11T15:38:00Z"/>
                <w:szCs w:val="22"/>
              </w:rPr>
            </w:pPr>
            <w:ins w:id="2844" w:author="Суслова Оксана_EXP-310006" w:date="2025-03-11T15:40:00Z">
              <w:r>
                <w:rPr>
                  <w:szCs w:val="22"/>
                </w:rPr>
                <w:t>-</w:t>
              </w:r>
            </w:ins>
          </w:p>
        </w:tc>
      </w:tr>
      <w:tr w:rsidR="00C303B1" w:rsidRPr="005E26C1" w14:paraId="237BCA85" w14:textId="77777777" w:rsidTr="00D45F66">
        <w:tc>
          <w:tcPr>
            <w:tcW w:w="125" w:type="pct"/>
          </w:tcPr>
          <w:p w14:paraId="1614C408" w14:textId="1C90803C" w:rsidR="00C303B1" w:rsidRPr="003D2CB2" w:rsidRDefault="00C303B1" w:rsidP="00C303B1">
            <w:pPr>
              <w:pStyle w:val="GOSTTableNum"/>
            </w:pPr>
          </w:p>
        </w:tc>
        <w:tc>
          <w:tcPr>
            <w:tcW w:w="596" w:type="pct"/>
          </w:tcPr>
          <w:p w14:paraId="698343EC" w14:textId="7DFC2271" w:rsidR="00C303B1" w:rsidRPr="003D2CB2" w:rsidRDefault="00C303B1" w:rsidP="00C303B1">
            <w:pPr>
              <w:pStyle w:val="GOSTTablenorm"/>
              <w:rPr>
                <w:szCs w:val="22"/>
              </w:rPr>
            </w:pPr>
            <w:r w:rsidRPr="003D2CB2">
              <w:t>Из них поступления с учетом возвратов по КС 3100</w:t>
            </w:r>
          </w:p>
        </w:tc>
        <w:tc>
          <w:tcPr>
            <w:tcW w:w="279" w:type="pct"/>
          </w:tcPr>
          <w:p w14:paraId="621EE0DA" w14:textId="67BAF45F" w:rsidR="00C303B1" w:rsidRPr="00FD25D9" w:rsidRDefault="00C303B1" w:rsidP="00C303B1">
            <w:pPr>
              <w:pStyle w:val="GOSTTablenorm"/>
              <w:rPr>
                <w:szCs w:val="22"/>
              </w:rPr>
            </w:pPr>
            <w:ins w:id="2845" w:author="Краснова Наталья EXP-332161" w:date="2026-03-19T18:00:00Z">
              <w:r w:rsidRPr="004842F7"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7E6A8CC4" w14:textId="4D2D68EB" w:rsidR="00C303B1" w:rsidRDefault="00C303B1" w:rsidP="00C303B1">
            <w:pPr>
              <w:pStyle w:val="GOSTTablenorm"/>
              <w:rPr>
                <w:szCs w:val="22"/>
              </w:rPr>
            </w:pPr>
            <w:r w:rsidRPr="00FD25D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031EF3F" w14:textId="1BAAB18F" w:rsidR="00C303B1" w:rsidRPr="003D2CB2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6BD195C4" w14:textId="6802D854" w:rsidR="00C303B1" w:rsidRPr="003D2CB2" w:rsidRDefault="00C303B1" w:rsidP="00C303B1">
            <w:pPr>
              <w:pStyle w:val="GOSTTablenorm"/>
              <w:rPr>
                <w:szCs w:val="22"/>
              </w:rPr>
            </w:pPr>
            <w:r w:rsidRPr="003D2CB2">
              <w:rPr>
                <w:szCs w:val="22"/>
              </w:rPr>
              <w:t>287</w:t>
            </w:r>
          </w:p>
        </w:tc>
        <w:tc>
          <w:tcPr>
            <w:tcW w:w="301" w:type="pct"/>
          </w:tcPr>
          <w:p w14:paraId="626B62A8" w14:textId="095D1CF7" w:rsidR="00C303B1" w:rsidRPr="003D2CB2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SRC</w:t>
            </w:r>
            <w:r>
              <w:rPr>
                <w:szCs w:val="22"/>
              </w:rPr>
              <w:t>: 89</w:t>
            </w:r>
          </w:p>
        </w:tc>
        <w:tc>
          <w:tcPr>
            <w:tcW w:w="1107" w:type="pct"/>
          </w:tcPr>
          <w:p w14:paraId="74CB533C" w14:textId="6AA738D2" w:rsidR="00C303B1" w:rsidRDefault="00C303B1" w:rsidP="00C303B1">
            <w:pPr>
              <w:pStyle w:val="GOSTTablenorm"/>
              <w:rPr>
                <w:szCs w:val="22"/>
              </w:rPr>
            </w:pPr>
            <w:r w:rsidRPr="003D2CB2">
              <w:rPr>
                <w:szCs w:val="22"/>
              </w:rPr>
              <w:t xml:space="preserve">Сумма по поступлениям и возврату поступлений, проведенных через казначейский счет </w:t>
            </w:r>
            <w:r>
              <w:rPr>
                <w:szCs w:val="22"/>
              </w:rPr>
              <w:t>03100% «</w:t>
            </w:r>
            <w:r w:rsidRPr="003D2CB2">
              <w:rPr>
                <w:szCs w:val="22"/>
              </w:rPr>
              <w:t>для осуществления и отражения операций по учету и распределению пос</w:t>
            </w:r>
            <w:r>
              <w:rPr>
                <w:szCs w:val="22"/>
              </w:rPr>
              <w:t>туплений».</w:t>
            </w:r>
          </w:p>
          <w:p w14:paraId="265DE10D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4CB4BAF2" w14:textId="156E0BCA" w:rsidR="00C303B1" w:rsidRPr="003D2CB2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Баланс (Остаток по Кт = Оборот по Кт минус Оборот по Дт) на конец</w:t>
            </w:r>
            <w:r>
              <w:rPr>
                <w:szCs w:val="22"/>
              </w:rPr>
              <w:t xml:space="preserve"> отчетного периода по показателю ПОСТ_РАСПР_Н</w:t>
            </w:r>
          </w:p>
        </w:tc>
        <w:tc>
          <w:tcPr>
            <w:tcW w:w="254" w:type="pct"/>
          </w:tcPr>
          <w:p w14:paraId="4C74AFAD" w14:textId="0E8CE9DB" w:rsidR="00C303B1" w:rsidRPr="003D2CB2" w:rsidRDefault="00C303B1" w:rsidP="00C303B1">
            <w:pPr>
              <w:pStyle w:val="GOSTTablenorm"/>
              <w:rPr>
                <w:szCs w:val="22"/>
              </w:rPr>
            </w:pPr>
            <w:r w:rsidRPr="003D2CB2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338470EA" w14:textId="751BF900" w:rsidR="00C303B1" w:rsidRPr="003D2CB2" w:rsidRDefault="00C303B1" w:rsidP="00C303B1">
            <w:pPr>
              <w:pStyle w:val="GOSTTablenorm"/>
              <w:rPr>
                <w:szCs w:val="22"/>
              </w:rPr>
            </w:pPr>
            <w:r w:rsidRPr="003D2CB2">
              <w:rPr>
                <w:szCs w:val="22"/>
              </w:rPr>
              <w:t>-</w:t>
            </w:r>
          </w:p>
        </w:tc>
        <w:tc>
          <w:tcPr>
            <w:tcW w:w="256" w:type="pct"/>
          </w:tcPr>
          <w:p w14:paraId="7AEC9E84" w14:textId="4D2C756D" w:rsidR="00C303B1" w:rsidRPr="003D2CB2" w:rsidRDefault="00C303B1" w:rsidP="00C303B1">
            <w:pPr>
              <w:pStyle w:val="GOSTTablenorm"/>
              <w:rPr>
                <w:szCs w:val="22"/>
              </w:rPr>
            </w:pPr>
            <w:r w:rsidRPr="003D2CB2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628A222A" w14:textId="3DA1BD53" w:rsidR="00C303B1" w:rsidRPr="003D2CB2" w:rsidRDefault="00C303B1" w:rsidP="00C303B1">
            <w:pPr>
              <w:pStyle w:val="GOSTTablenorm"/>
              <w:rPr>
                <w:szCs w:val="22"/>
              </w:rPr>
            </w:pPr>
            <w:r w:rsidRPr="003D2CB2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684D9AF8" w14:textId="00E8F41F" w:rsidR="00C303B1" w:rsidRPr="003D2CB2" w:rsidRDefault="00C303B1" w:rsidP="00C303B1">
            <w:pPr>
              <w:pStyle w:val="GOSTTablenorm"/>
              <w:rPr>
                <w:szCs w:val="22"/>
              </w:rPr>
            </w:pPr>
            <w:r w:rsidRPr="003D2CB2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043F03A6" w14:textId="03E9EA02" w:rsidR="00C303B1" w:rsidRPr="003D2CB2" w:rsidRDefault="00C303B1" w:rsidP="00C303B1">
            <w:pPr>
              <w:pStyle w:val="GOSTTablenorm"/>
              <w:rPr>
                <w:szCs w:val="22"/>
              </w:rPr>
            </w:pPr>
            <w:r w:rsidRPr="003D2CB2">
              <w:rPr>
                <w:szCs w:val="22"/>
              </w:rPr>
              <w:t>+</w:t>
            </w:r>
          </w:p>
        </w:tc>
        <w:tc>
          <w:tcPr>
            <w:tcW w:w="249" w:type="pct"/>
          </w:tcPr>
          <w:p w14:paraId="007BABD5" w14:textId="3FC310AA" w:rsidR="00C303B1" w:rsidRPr="003D2CB2" w:rsidRDefault="00C303B1" w:rsidP="00C303B1">
            <w:pPr>
              <w:pStyle w:val="GOSTTablenorm"/>
              <w:rPr>
                <w:szCs w:val="22"/>
              </w:rPr>
            </w:pPr>
            <w:r w:rsidRPr="003D2CB2">
              <w:rPr>
                <w:szCs w:val="22"/>
              </w:rPr>
              <w:t>-</w:t>
            </w:r>
          </w:p>
        </w:tc>
      </w:tr>
      <w:tr w:rsidR="00C303B1" w:rsidRPr="005E26C1" w14:paraId="46663758" w14:textId="77777777" w:rsidTr="00D45F66">
        <w:tc>
          <w:tcPr>
            <w:tcW w:w="125" w:type="pct"/>
          </w:tcPr>
          <w:p w14:paraId="6A3EE5E1" w14:textId="77777777" w:rsidR="00C303B1" w:rsidRPr="003D2CB2" w:rsidRDefault="00C303B1" w:rsidP="00C303B1">
            <w:pPr>
              <w:pStyle w:val="GOSTTableNum"/>
            </w:pPr>
          </w:p>
        </w:tc>
        <w:tc>
          <w:tcPr>
            <w:tcW w:w="596" w:type="pct"/>
          </w:tcPr>
          <w:p w14:paraId="1C11D13E" w14:textId="4CC24B0D" w:rsidR="00C303B1" w:rsidRPr="003D2CB2" w:rsidRDefault="00C303B1" w:rsidP="00C303B1">
            <w:pPr>
              <w:pStyle w:val="GOSTTablenorm"/>
              <w:rPr>
                <w:szCs w:val="22"/>
              </w:rPr>
            </w:pPr>
            <w:r w:rsidRPr="003D2CB2">
              <w:t>Из них поступления на КС 3100</w:t>
            </w:r>
          </w:p>
        </w:tc>
        <w:tc>
          <w:tcPr>
            <w:tcW w:w="279" w:type="pct"/>
          </w:tcPr>
          <w:p w14:paraId="33C2271F" w14:textId="0A3DD27B" w:rsidR="00C303B1" w:rsidRPr="00FD25D9" w:rsidRDefault="00C303B1" w:rsidP="00C303B1">
            <w:pPr>
              <w:pStyle w:val="GOSTTablenorm"/>
              <w:rPr>
                <w:szCs w:val="22"/>
              </w:rPr>
            </w:pPr>
            <w:ins w:id="2846" w:author="Краснова Наталья EXP-332161" w:date="2026-03-19T18:00:00Z">
              <w:r w:rsidRPr="004842F7"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24A43F40" w14:textId="55A4F119" w:rsidR="00C303B1" w:rsidRDefault="00C303B1" w:rsidP="00C303B1">
            <w:pPr>
              <w:pStyle w:val="GOSTTablenorm"/>
              <w:rPr>
                <w:szCs w:val="22"/>
              </w:rPr>
            </w:pPr>
            <w:r w:rsidRPr="00FD25D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69C23943" w14:textId="58A748E4" w:rsidR="00C303B1" w:rsidRPr="003D2CB2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7294F1D1" w14:textId="26B430D6" w:rsidR="00C303B1" w:rsidRPr="003D2CB2" w:rsidRDefault="00C303B1" w:rsidP="00C303B1">
            <w:pPr>
              <w:pStyle w:val="GOSTTablenorm"/>
              <w:rPr>
                <w:szCs w:val="22"/>
              </w:rPr>
            </w:pPr>
            <w:r w:rsidRPr="003D2CB2">
              <w:rPr>
                <w:szCs w:val="22"/>
              </w:rPr>
              <w:t>288</w:t>
            </w:r>
          </w:p>
        </w:tc>
        <w:tc>
          <w:tcPr>
            <w:tcW w:w="301" w:type="pct"/>
          </w:tcPr>
          <w:p w14:paraId="570DC4E7" w14:textId="0828F23A" w:rsidR="00C303B1" w:rsidRPr="003D2CB2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SRC</w:t>
            </w:r>
            <w:r>
              <w:rPr>
                <w:szCs w:val="22"/>
              </w:rPr>
              <w:t>: 90</w:t>
            </w:r>
          </w:p>
        </w:tc>
        <w:tc>
          <w:tcPr>
            <w:tcW w:w="1107" w:type="pct"/>
          </w:tcPr>
          <w:p w14:paraId="2D3E2F94" w14:textId="0FD8CE9E" w:rsidR="00C303B1" w:rsidRPr="00C45713" w:rsidRDefault="00C303B1" w:rsidP="00C303B1">
            <w:pPr>
              <w:pStyle w:val="GOSTTablenorm"/>
              <w:rPr>
                <w:szCs w:val="22"/>
              </w:rPr>
            </w:pPr>
            <w:r w:rsidRPr="00C45713">
              <w:rPr>
                <w:szCs w:val="22"/>
              </w:rPr>
              <w:t xml:space="preserve">Сумма поступлений, проведенных через казначейский счет </w:t>
            </w:r>
            <w:r>
              <w:rPr>
                <w:szCs w:val="22"/>
              </w:rPr>
              <w:t>03100%</w:t>
            </w:r>
            <w:r w:rsidRPr="00C45713">
              <w:rPr>
                <w:szCs w:val="22"/>
              </w:rPr>
              <w:t xml:space="preserve"> «для осуществления и отражения операций по учету и распределению поступлений».</w:t>
            </w:r>
          </w:p>
          <w:p w14:paraId="12A43CEE" w14:textId="77777777" w:rsidR="00C303B1" w:rsidRPr="00C45713" w:rsidRDefault="00C303B1" w:rsidP="00C303B1">
            <w:pPr>
              <w:pStyle w:val="GOSTTablenorm"/>
              <w:rPr>
                <w:szCs w:val="22"/>
              </w:rPr>
            </w:pPr>
            <w:r w:rsidRPr="00C45713">
              <w:rPr>
                <w:szCs w:val="22"/>
              </w:rPr>
              <w:lastRenderedPageBreak/>
              <w:t>Расчет по сумме в валюте учета (в рублях).</w:t>
            </w:r>
          </w:p>
          <w:p w14:paraId="4647B400" w14:textId="5D5905BE" w:rsidR="00C303B1" w:rsidRPr="00C45713" w:rsidRDefault="00C303B1" w:rsidP="00C303B1">
            <w:pPr>
              <w:pStyle w:val="GOSTTablenorm"/>
              <w:rPr>
                <w:szCs w:val="22"/>
              </w:rPr>
            </w:pPr>
            <w:r w:rsidRPr="00C45713">
              <w:rPr>
                <w:szCs w:val="22"/>
              </w:rPr>
              <w:t xml:space="preserve">Оборот по Кт за отчетный период по показателю </w:t>
            </w:r>
            <w:r w:rsidRPr="00C45713">
              <w:rPr>
                <w:szCs w:val="16"/>
              </w:rPr>
              <w:t>ПОСТ_РАСПР_Н</w:t>
            </w:r>
          </w:p>
        </w:tc>
        <w:tc>
          <w:tcPr>
            <w:tcW w:w="254" w:type="pct"/>
          </w:tcPr>
          <w:p w14:paraId="47D134EC" w14:textId="4EF42324" w:rsidR="00C303B1" w:rsidRPr="003D2CB2" w:rsidRDefault="00C303B1" w:rsidP="00C303B1">
            <w:pPr>
              <w:pStyle w:val="GOSTTablenorm"/>
              <w:rPr>
                <w:szCs w:val="22"/>
              </w:rPr>
            </w:pPr>
            <w:r w:rsidRPr="003D2CB2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3FE8222B" w14:textId="3C9A8C4E" w:rsidR="00C303B1" w:rsidRPr="003D2CB2" w:rsidRDefault="00C303B1" w:rsidP="00C303B1">
            <w:pPr>
              <w:pStyle w:val="GOSTTablenorm"/>
              <w:rPr>
                <w:szCs w:val="22"/>
              </w:rPr>
            </w:pPr>
            <w:r w:rsidRPr="003D2CB2">
              <w:rPr>
                <w:szCs w:val="22"/>
              </w:rPr>
              <w:t>-</w:t>
            </w:r>
          </w:p>
        </w:tc>
        <w:tc>
          <w:tcPr>
            <w:tcW w:w="256" w:type="pct"/>
          </w:tcPr>
          <w:p w14:paraId="47739CB2" w14:textId="10056834" w:rsidR="00C303B1" w:rsidRPr="003D2CB2" w:rsidRDefault="00C303B1" w:rsidP="00C303B1">
            <w:pPr>
              <w:pStyle w:val="GOSTTablenorm"/>
              <w:rPr>
                <w:szCs w:val="22"/>
              </w:rPr>
            </w:pPr>
            <w:r w:rsidRPr="003D2CB2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394F20AC" w14:textId="3A7B3A87" w:rsidR="00C303B1" w:rsidRPr="003D2CB2" w:rsidRDefault="00C303B1" w:rsidP="00C303B1">
            <w:pPr>
              <w:pStyle w:val="GOSTTablenorm"/>
              <w:rPr>
                <w:szCs w:val="22"/>
              </w:rPr>
            </w:pPr>
            <w:r w:rsidRPr="003D2CB2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2BA52F51" w14:textId="24812A41" w:rsidR="00C303B1" w:rsidRPr="003D2CB2" w:rsidRDefault="00C303B1" w:rsidP="00C303B1">
            <w:pPr>
              <w:pStyle w:val="GOSTTablenorm"/>
              <w:rPr>
                <w:szCs w:val="22"/>
              </w:rPr>
            </w:pPr>
            <w:r w:rsidRPr="003D2CB2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7B14FF2E" w14:textId="0A3ED7F5" w:rsidR="00C303B1" w:rsidRPr="003D2CB2" w:rsidRDefault="00C303B1" w:rsidP="00C303B1">
            <w:pPr>
              <w:pStyle w:val="GOSTTablenorm"/>
              <w:rPr>
                <w:szCs w:val="22"/>
              </w:rPr>
            </w:pPr>
            <w:r w:rsidRPr="003D2CB2">
              <w:rPr>
                <w:szCs w:val="22"/>
              </w:rPr>
              <w:t>+</w:t>
            </w:r>
          </w:p>
        </w:tc>
        <w:tc>
          <w:tcPr>
            <w:tcW w:w="249" w:type="pct"/>
          </w:tcPr>
          <w:p w14:paraId="6F8E6FDC" w14:textId="27EF8B67" w:rsidR="00C303B1" w:rsidRPr="003D2CB2" w:rsidRDefault="00C303B1" w:rsidP="00C303B1">
            <w:pPr>
              <w:pStyle w:val="GOSTTablenorm"/>
              <w:rPr>
                <w:szCs w:val="22"/>
              </w:rPr>
            </w:pPr>
            <w:r w:rsidRPr="003D2CB2">
              <w:rPr>
                <w:szCs w:val="22"/>
              </w:rPr>
              <w:t>-</w:t>
            </w:r>
          </w:p>
        </w:tc>
      </w:tr>
      <w:tr w:rsidR="00C303B1" w:rsidRPr="005E26C1" w14:paraId="25E8BB88" w14:textId="77777777" w:rsidTr="00D45F66">
        <w:tc>
          <w:tcPr>
            <w:tcW w:w="125" w:type="pct"/>
          </w:tcPr>
          <w:p w14:paraId="1BA746B0" w14:textId="77777777" w:rsidR="00C303B1" w:rsidRPr="003D2CB2" w:rsidRDefault="00C303B1" w:rsidP="00C303B1">
            <w:pPr>
              <w:pStyle w:val="GOSTTableNum"/>
            </w:pPr>
          </w:p>
        </w:tc>
        <w:tc>
          <w:tcPr>
            <w:tcW w:w="596" w:type="pct"/>
          </w:tcPr>
          <w:p w14:paraId="2E4DCE26" w14:textId="54C61141" w:rsidR="00C303B1" w:rsidRPr="003D2CB2" w:rsidRDefault="00C303B1" w:rsidP="00C303B1">
            <w:pPr>
              <w:pStyle w:val="GOSTTablenorm"/>
              <w:rPr>
                <w:szCs w:val="22"/>
              </w:rPr>
            </w:pPr>
            <w:r w:rsidRPr="003D2CB2">
              <w:t>Из них возврат поступлений с КС 3100</w:t>
            </w:r>
          </w:p>
        </w:tc>
        <w:tc>
          <w:tcPr>
            <w:tcW w:w="279" w:type="pct"/>
          </w:tcPr>
          <w:p w14:paraId="1ABE2D6D" w14:textId="47F994D1" w:rsidR="00C303B1" w:rsidRPr="00FD25D9" w:rsidRDefault="00C303B1" w:rsidP="00C303B1">
            <w:pPr>
              <w:pStyle w:val="GOSTTablenorm"/>
              <w:rPr>
                <w:szCs w:val="22"/>
              </w:rPr>
            </w:pPr>
            <w:ins w:id="2847" w:author="Краснова Наталья EXP-332161" w:date="2026-03-19T18:00:00Z">
              <w:r w:rsidRPr="00B46D4A"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4E817305" w14:textId="3A639E56" w:rsidR="00C303B1" w:rsidRDefault="00C303B1" w:rsidP="00C303B1">
            <w:pPr>
              <w:pStyle w:val="GOSTTablenorm"/>
              <w:rPr>
                <w:szCs w:val="22"/>
              </w:rPr>
            </w:pPr>
            <w:r w:rsidRPr="00FD25D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503D03F0" w14:textId="4C1B4DB8" w:rsidR="00C303B1" w:rsidRPr="003D2CB2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79EA422C" w14:textId="5B1BB008" w:rsidR="00C303B1" w:rsidRPr="003D2CB2" w:rsidRDefault="00C303B1" w:rsidP="00C303B1">
            <w:pPr>
              <w:pStyle w:val="GOSTTablenorm"/>
              <w:rPr>
                <w:szCs w:val="22"/>
              </w:rPr>
            </w:pPr>
            <w:r w:rsidRPr="003D2CB2">
              <w:rPr>
                <w:szCs w:val="22"/>
              </w:rPr>
              <w:t>289</w:t>
            </w:r>
          </w:p>
        </w:tc>
        <w:tc>
          <w:tcPr>
            <w:tcW w:w="301" w:type="pct"/>
          </w:tcPr>
          <w:p w14:paraId="2AF97EEF" w14:textId="5E593EF5" w:rsidR="00C303B1" w:rsidRPr="003D2CB2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SRC</w:t>
            </w:r>
            <w:r>
              <w:rPr>
                <w:szCs w:val="22"/>
              </w:rPr>
              <w:t>: 91</w:t>
            </w:r>
          </w:p>
        </w:tc>
        <w:tc>
          <w:tcPr>
            <w:tcW w:w="1107" w:type="pct"/>
          </w:tcPr>
          <w:p w14:paraId="3FAC1118" w14:textId="462B0BCD" w:rsidR="00C303B1" w:rsidRPr="00C45713" w:rsidRDefault="00C303B1" w:rsidP="00C303B1">
            <w:pPr>
              <w:pStyle w:val="GOSTTablenorm"/>
              <w:rPr>
                <w:szCs w:val="22"/>
              </w:rPr>
            </w:pPr>
            <w:r w:rsidRPr="00C45713">
              <w:rPr>
                <w:szCs w:val="22"/>
              </w:rPr>
              <w:t xml:space="preserve">Сумма возвратов, проведенных через казначейский счет </w:t>
            </w:r>
            <w:r>
              <w:rPr>
                <w:szCs w:val="22"/>
              </w:rPr>
              <w:t>03100%</w:t>
            </w:r>
            <w:r w:rsidRPr="00C45713">
              <w:rPr>
                <w:szCs w:val="22"/>
              </w:rPr>
              <w:t xml:space="preserve"> «для осуществления и отражения операций по учету и распределению поступлений».</w:t>
            </w:r>
          </w:p>
          <w:p w14:paraId="46FF7ABD" w14:textId="77777777" w:rsidR="00C303B1" w:rsidRPr="00C45713" w:rsidRDefault="00C303B1" w:rsidP="00C303B1">
            <w:pPr>
              <w:pStyle w:val="GOSTTablenorm"/>
              <w:rPr>
                <w:szCs w:val="22"/>
              </w:rPr>
            </w:pPr>
            <w:r w:rsidRPr="00C45713">
              <w:rPr>
                <w:szCs w:val="22"/>
              </w:rPr>
              <w:t>Расчет по сумме в валюте учета (в рублях).</w:t>
            </w:r>
          </w:p>
          <w:p w14:paraId="40874E7F" w14:textId="57103B47" w:rsidR="00C303B1" w:rsidRPr="00C45713" w:rsidRDefault="00C303B1" w:rsidP="00C303B1">
            <w:pPr>
              <w:pStyle w:val="GOSTTablenorm"/>
              <w:rPr>
                <w:szCs w:val="22"/>
              </w:rPr>
            </w:pPr>
            <w:r w:rsidRPr="00C45713">
              <w:rPr>
                <w:szCs w:val="22"/>
              </w:rPr>
              <w:t xml:space="preserve">Оборот по Дт за отчетный период по показателю </w:t>
            </w:r>
            <w:r w:rsidRPr="00C45713">
              <w:rPr>
                <w:szCs w:val="16"/>
              </w:rPr>
              <w:t>ПОСТ_РАСПР_Н</w:t>
            </w:r>
          </w:p>
        </w:tc>
        <w:tc>
          <w:tcPr>
            <w:tcW w:w="254" w:type="pct"/>
          </w:tcPr>
          <w:p w14:paraId="21DB3668" w14:textId="06F4F8D8" w:rsidR="00C303B1" w:rsidRPr="003D2CB2" w:rsidRDefault="00C303B1" w:rsidP="00C303B1">
            <w:pPr>
              <w:pStyle w:val="GOSTTablenorm"/>
              <w:rPr>
                <w:szCs w:val="22"/>
              </w:rPr>
            </w:pPr>
            <w:r w:rsidRPr="003D2CB2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71C2E635" w14:textId="2BC3A724" w:rsidR="00C303B1" w:rsidRPr="003D2CB2" w:rsidRDefault="00C303B1" w:rsidP="00C303B1">
            <w:pPr>
              <w:pStyle w:val="GOSTTablenorm"/>
              <w:rPr>
                <w:szCs w:val="22"/>
              </w:rPr>
            </w:pPr>
            <w:r w:rsidRPr="003D2CB2">
              <w:rPr>
                <w:szCs w:val="22"/>
              </w:rPr>
              <w:t>-</w:t>
            </w:r>
          </w:p>
        </w:tc>
        <w:tc>
          <w:tcPr>
            <w:tcW w:w="256" w:type="pct"/>
          </w:tcPr>
          <w:p w14:paraId="5D066275" w14:textId="0BEFD6D0" w:rsidR="00C303B1" w:rsidRPr="003D2CB2" w:rsidRDefault="00C303B1" w:rsidP="00C303B1">
            <w:pPr>
              <w:pStyle w:val="GOSTTablenorm"/>
              <w:rPr>
                <w:szCs w:val="22"/>
              </w:rPr>
            </w:pPr>
            <w:r w:rsidRPr="003D2CB2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58FC0F39" w14:textId="0B10AF06" w:rsidR="00C303B1" w:rsidRPr="003D2CB2" w:rsidRDefault="00C303B1" w:rsidP="00C303B1">
            <w:pPr>
              <w:pStyle w:val="GOSTTablenorm"/>
              <w:rPr>
                <w:szCs w:val="22"/>
              </w:rPr>
            </w:pPr>
            <w:r w:rsidRPr="003D2CB2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58E0ED0D" w14:textId="1A173B45" w:rsidR="00C303B1" w:rsidRPr="003D2CB2" w:rsidRDefault="00C303B1" w:rsidP="00C303B1">
            <w:pPr>
              <w:pStyle w:val="GOSTTablenorm"/>
              <w:rPr>
                <w:szCs w:val="22"/>
              </w:rPr>
            </w:pPr>
            <w:r w:rsidRPr="003D2CB2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47F2E26A" w14:textId="0849817D" w:rsidR="00C303B1" w:rsidRPr="003D2CB2" w:rsidRDefault="00C303B1" w:rsidP="00C303B1">
            <w:pPr>
              <w:pStyle w:val="GOSTTablenorm"/>
              <w:rPr>
                <w:szCs w:val="22"/>
              </w:rPr>
            </w:pPr>
            <w:r w:rsidRPr="003D2CB2">
              <w:rPr>
                <w:szCs w:val="22"/>
              </w:rPr>
              <w:t>+</w:t>
            </w:r>
          </w:p>
        </w:tc>
        <w:tc>
          <w:tcPr>
            <w:tcW w:w="249" w:type="pct"/>
          </w:tcPr>
          <w:p w14:paraId="4BE4DC6A" w14:textId="06F94D77" w:rsidR="00C303B1" w:rsidRPr="003D2CB2" w:rsidRDefault="00C303B1" w:rsidP="00C303B1">
            <w:pPr>
              <w:pStyle w:val="GOSTTablenorm"/>
              <w:rPr>
                <w:szCs w:val="22"/>
              </w:rPr>
            </w:pPr>
            <w:r w:rsidRPr="003D2CB2">
              <w:rPr>
                <w:szCs w:val="22"/>
              </w:rPr>
              <w:t>-</w:t>
            </w:r>
          </w:p>
        </w:tc>
      </w:tr>
      <w:tr w:rsidR="00C303B1" w:rsidRPr="005E26C1" w14:paraId="2BB8A328" w14:textId="77777777" w:rsidTr="00D45F66">
        <w:tc>
          <w:tcPr>
            <w:tcW w:w="125" w:type="pct"/>
          </w:tcPr>
          <w:p w14:paraId="368315E5" w14:textId="77777777" w:rsidR="00C303B1" w:rsidRPr="001D7F7A" w:rsidRDefault="00C303B1" w:rsidP="00C303B1">
            <w:pPr>
              <w:pStyle w:val="GOSTTableNum"/>
            </w:pPr>
          </w:p>
        </w:tc>
        <w:tc>
          <w:tcPr>
            <w:tcW w:w="596" w:type="pct"/>
          </w:tcPr>
          <w:p w14:paraId="6BCC7B3C" w14:textId="4D90DB28" w:rsidR="00C303B1" w:rsidRPr="00437881" w:rsidRDefault="00C303B1" w:rsidP="00C303B1">
            <w:pPr>
              <w:pStyle w:val="GOSTTablenorm"/>
              <w:rPr>
                <w:highlight w:val="green"/>
              </w:rPr>
            </w:pPr>
            <w:r w:rsidRPr="001D7F7A">
              <w:t>Кассовые выплаты с учетом восстановления (в рублевом эквиваленте валюты)</w:t>
            </w:r>
          </w:p>
        </w:tc>
        <w:tc>
          <w:tcPr>
            <w:tcW w:w="279" w:type="pct"/>
          </w:tcPr>
          <w:p w14:paraId="3CA4AE46" w14:textId="4CCEF0E3" w:rsidR="00C303B1" w:rsidRPr="00FD25D9" w:rsidRDefault="00C303B1" w:rsidP="00C303B1">
            <w:pPr>
              <w:pStyle w:val="GOSTTablenorm"/>
              <w:rPr>
                <w:szCs w:val="22"/>
              </w:rPr>
            </w:pPr>
            <w:ins w:id="2848" w:author="Краснова Наталья EXP-332161" w:date="2026-03-19T18:00:00Z">
              <w:r w:rsidRPr="00B46D4A"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770636D0" w14:textId="0CE15C75" w:rsidR="00C303B1" w:rsidRDefault="00C303B1" w:rsidP="00C303B1">
            <w:pPr>
              <w:pStyle w:val="GOSTTablenorm"/>
              <w:rPr>
                <w:szCs w:val="22"/>
              </w:rPr>
            </w:pPr>
            <w:r w:rsidRPr="00FD25D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438B759" w14:textId="5726653A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1EA0A12A" w14:textId="4FCCF0A5" w:rsidR="00C303B1" w:rsidRPr="00437881" w:rsidRDefault="00C303B1" w:rsidP="00C303B1">
            <w:pPr>
              <w:pStyle w:val="GOSTTablenorm"/>
              <w:rPr>
                <w:szCs w:val="22"/>
                <w:highlight w:val="green"/>
              </w:rPr>
            </w:pPr>
            <w:r>
              <w:rPr>
                <w:szCs w:val="22"/>
              </w:rPr>
              <w:t>284</w:t>
            </w:r>
          </w:p>
        </w:tc>
        <w:tc>
          <w:tcPr>
            <w:tcW w:w="301" w:type="pct"/>
          </w:tcPr>
          <w:p w14:paraId="13537F2F" w14:textId="0218D067" w:rsidR="00C303B1" w:rsidRPr="00D604C8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286</w:t>
            </w:r>
          </w:p>
        </w:tc>
        <w:tc>
          <w:tcPr>
            <w:tcW w:w="1107" w:type="pct"/>
          </w:tcPr>
          <w:p w14:paraId="63B71C54" w14:textId="5906A185" w:rsidR="00C303B1" w:rsidRDefault="00C303B1" w:rsidP="00C303B1">
            <w:pPr>
              <w:pStyle w:val="GOSTTablenorm"/>
            </w:pPr>
            <w:r w:rsidRPr="001D7F7A">
              <w:t>Сумма в</w:t>
            </w:r>
            <w:r>
              <w:t>ыплат</w:t>
            </w:r>
            <w:r w:rsidRPr="001D7F7A">
              <w:t xml:space="preserve"> средств с ЛС текущего финансового года с учетом восстановления кассового расхода по валютным операциям</w:t>
            </w:r>
            <w:r>
              <w:t>.</w:t>
            </w:r>
          </w:p>
          <w:p w14:paraId="54F02958" w14:textId="7D3758D3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 xml:space="preserve">Расчет по сумме в </w:t>
            </w:r>
            <w:r w:rsidRPr="009D2245">
              <w:rPr>
                <w:szCs w:val="22"/>
              </w:rPr>
              <w:t xml:space="preserve">валюте учета (в рублях) по записям учета, в которых </w:t>
            </w:r>
            <w:r w:rsidRPr="009D2245">
              <w:rPr>
                <w:szCs w:val="22"/>
              </w:rPr>
              <w:lastRenderedPageBreak/>
              <w:t xml:space="preserve">значение </w:t>
            </w:r>
            <w:r>
              <w:rPr>
                <w:szCs w:val="22"/>
              </w:rPr>
              <w:t xml:space="preserve">кода валюты операции </w:t>
            </w:r>
            <w:r>
              <w:t>отлично от</w:t>
            </w:r>
            <w:r w:rsidRPr="009D2245">
              <w:t xml:space="preserve"> «643»</w:t>
            </w:r>
            <w:r w:rsidRPr="009D2245">
              <w:rPr>
                <w:szCs w:val="22"/>
              </w:rPr>
              <w:t>.</w:t>
            </w:r>
          </w:p>
          <w:p w14:paraId="18A5399D" w14:textId="65D68732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Баланс (Остаток по Дт = Оборот по Дт минус Оборот по Кт) на конец отчетного периода по показателям</w:t>
            </w:r>
            <w:r>
              <w:rPr>
                <w:szCs w:val="22"/>
              </w:rPr>
              <w:t>:</w:t>
            </w:r>
          </w:p>
          <w:p w14:paraId="7C986E99" w14:textId="349C6A3F" w:rsidR="00C303B1" w:rsidRDefault="00C303B1" w:rsidP="00C303B1">
            <w:pPr>
              <w:pStyle w:val="GOSTTableListMark1"/>
            </w:pPr>
            <w:r>
              <w:t>ВЫБЫТИЯ_КУ,</w:t>
            </w:r>
          </w:p>
          <w:p w14:paraId="0542E706" w14:textId="4872F11B" w:rsidR="00C303B1" w:rsidRPr="005E26C1" w:rsidRDefault="00C303B1" w:rsidP="00C303B1">
            <w:pPr>
              <w:pStyle w:val="GOSTTableListMark1"/>
            </w:pPr>
            <w:r>
              <w:t>ВЫБЫТИЯ_ВН</w:t>
            </w:r>
          </w:p>
        </w:tc>
        <w:tc>
          <w:tcPr>
            <w:tcW w:w="254" w:type="pct"/>
          </w:tcPr>
          <w:p w14:paraId="72A58673" w14:textId="1B66D4CF" w:rsidR="00C303B1" w:rsidRDefault="00C303B1" w:rsidP="00C303B1">
            <w:pPr>
              <w:pStyle w:val="GOSTTablenorm"/>
              <w:rPr>
                <w:szCs w:val="22"/>
              </w:rPr>
            </w:pPr>
            <w:r w:rsidRPr="00F0714E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5323EF99" w14:textId="5110289D" w:rsidR="00C303B1" w:rsidRPr="00437881" w:rsidRDefault="00C303B1" w:rsidP="00C303B1">
            <w:pPr>
              <w:pStyle w:val="GOSTTablenorm"/>
              <w:rPr>
                <w:szCs w:val="22"/>
                <w:highlight w:val="green"/>
              </w:rPr>
            </w:pPr>
            <w:r w:rsidRPr="001D7F7A">
              <w:t>-</w:t>
            </w:r>
          </w:p>
        </w:tc>
        <w:tc>
          <w:tcPr>
            <w:tcW w:w="256" w:type="pct"/>
          </w:tcPr>
          <w:p w14:paraId="24ABAA4F" w14:textId="73F2EF17" w:rsidR="00C303B1" w:rsidRPr="00437881" w:rsidRDefault="00C303B1" w:rsidP="00C303B1">
            <w:pPr>
              <w:pStyle w:val="GOSTTablenorm"/>
              <w:rPr>
                <w:szCs w:val="22"/>
                <w:highlight w:val="green"/>
              </w:rPr>
            </w:pPr>
            <w:r w:rsidRPr="001D7F7A">
              <w:t>-</w:t>
            </w:r>
          </w:p>
        </w:tc>
        <w:tc>
          <w:tcPr>
            <w:tcW w:w="213" w:type="pct"/>
          </w:tcPr>
          <w:p w14:paraId="68B1577D" w14:textId="49CB4050" w:rsidR="00C303B1" w:rsidRPr="00437881" w:rsidRDefault="00C303B1" w:rsidP="00C303B1">
            <w:pPr>
              <w:pStyle w:val="GOSTTablenorm"/>
              <w:rPr>
                <w:szCs w:val="22"/>
                <w:highlight w:val="green"/>
              </w:rPr>
            </w:pPr>
            <w:r w:rsidRPr="001D7F7A">
              <w:t>-</w:t>
            </w:r>
          </w:p>
        </w:tc>
        <w:tc>
          <w:tcPr>
            <w:tcW w:w="213" w:type="pct"/>
          </w:tcPr>
          <w:p w14:paraId="7676387D" w14:textId="156F19C0" w:rsidR="00C303B1" w:rsidRPr="00437881" w:rsidRDefault="00C303B1" w:rsidP="00C303B1">
            <w:pPr>
              <w:pStyle w:val="GOSTTablenorm"/>
              <w:rPr>
                <w:szCs w:val="22"/>
                <w:highlight w:val="green"/>
              </w:rPr>
            </w:pPr>
            <w:r w:rsidRPr="001D7F7A">
              <w:t>-</w:t>
            </w:r>
          </w:p>
        </w:tc>
        <w:tc>
          <w:tcPr>
            <w:tcW w:w="213" w:type="pct"/>
          </w:tcPr>
          <w:p w14:paraId="30620AB3" w14:textId="623BA8AC" w:rsidR="00C303B1" w:rsidRPr="00437881" w:rsidRDefault="00C303B1" w:rsidP="00C303B1">
            <w:pPr>
              <w:pStyle w:val="GOSTTablenorm"/>
              <w:rPr>
                <w:szCs w:val="22"/>
                <w:highlight w:val="green"/>
              </w:rPr>
            </w:pPr>
            <w:r w:rsidRPr="001D7F7A">
              <w:t>-</w:t>
            </w:r>
          </w:p>
        </w:tc>
        <w:tc>
          <w:tcPr>
            <w:tcW w:w="249" w:type="pct"/>
          </w:tcPr>
          <w:p w14:paraId="3C412F19" w14:textId="25C2CB18" w:rsidR="00C303B1" w:rsidRPr="00437881" w:rsidRDefault="00C303B1" w:rsidP="00C303B1">
            <w:pPr>
              <w:pStyle w:val="GOSTTablenorm"/>
              <w:rPr>
                <w:szCs w:val="22"/>
                <w:highlight w:val="green"/>
              </w:rPr>
            </w:pPr>
            <w:r w:rsidRPr="001D7F7A">
              <w:rPr>
                <w:szCs w:val="22"/>
              </w:rPr>
              <w:t>+</w:t>
            </w:r>
          </w:p>
        </w:tc>
      </w:tr>
      <w:tr w:rsidR="00D45F66" w:rsidRPr="005E26C1" w14:paraId="53629943" w14:textId="77777777" w:rsidTr="00D45F66">
        <w:tc>
          <w:tcPr>
            <w:tcW w:w="125" w:type="pct"/>
          </w:tcPr>
          <w:p w14:paraId="361C8D53" w14:textId="77777777" w:rsidR="00D45F66" w:rsidRPr="001D7F7A" w:rsidRDefault="00D45F66" w:rsidP="007925D5">
            <w:pPr>
              <w:pStyle w:val="GOSTTableNum"/>
            </w:pPr>
          </w:p>
        </w:tc>
        <w:tc>
          <w:tcPr>
            <w:tcW w:w="596" w:type="pct"/>
          </w:tcPr>
          <w:p w14:paraId="129CECCB" w14:textId="493460A0" w:rsidR="00D45F66" w:rsidRPr="00437881" w:rsidRDefault="00D45F66" w:rsidP="007925D5">
            <w:pPr>
              <w:pStyle w:val="GOSTTablenorm"/>
              <w:rPr>
                <w:highlight w:val="green"/>
              </w:rPr>
            </w:pPr>
            <w:r w:rsidRPr="001D7F7A">
              <w:t>Кассовые выплаты (в рублевом эквиваленте валюты)</w:t>
            </w:r>
          </w:p>
        </w:tc>
        <w:tc>
          <w:tcPr>
            <w:tcW w:w="279" w:type="pct"/>
          </w:tcPr>
          <w:p w14:paraId="6D807EC3" w14:textId="4C4CF463" w:rsidR="00D45F66" w:rsidRPr="00FD25D9" w:rsidRDefault="00C303B1" w:rsidP="007925D5">
            <w:pPr>
              <w:pStyle w:val="GOSTTablenorm"/>
              <w:rPr>
                <w:szCs w:val="22"/>
              </w:rPr>
            </w:pPr>
            <w:ins w:id="2849" w:author="Краснова Наталья EXP-332161" w:date="2026-03-19T18:00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59177B66" w14:textId="14BE8EFF" w:rsidR="00D45F66" w:rsidRDefault="00D45F66" w:rsidP="007925D5">
            <w:pPr>
              <w:pStyle w:val="GOSTTablenorm"/>
              <w:rPr>
                <w:szCs w:val="22"/>
              </w:rPr>
            </w:pPr>
            <w:r w:rsidRPr="00FD25D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0780430F" w14:textId="4471B41C" w:rsidR="00D45F66" w:rsidRDefault="00D45F66" w:rsidP="007925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2934D12F" w14:textId="0EDE76CD" w:rsidR="00D45F66" w:rsidRPr="00437881" w:rsidRDefault="00D45F66" w:rsidP="007925D5">
            <w:pPr>
              <w:pStyle w:val="GOSTTablenorm"/>
              <w:rPr>
                <w:szCs w:val="22"/>
                <w:highlight w:val="green"/>
              </w:rPr>
            </w:pPr>
            <w:r>
              <w:rPr>
                <w:szCs w:val="22"/>
              </w:rPr>
              <w:t>285</w:t>
            </w:r>
          </w:p>
        </w:tc>
        <w:tc>
          <w:tcPr>
            <w:tcW w:w="301" w:type="pct"/>
          </w:tcPr>
          <w:p w14:paraId="6A49BCB5" w14:textId="5F078488" w:rsidR="00D45F66" w:rsidRPr="005E26C1" w:rsidRDefault="00D45F66" w:rsidP="007925D5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287</w:t>
            </w:r>
          </w:p>
        </w:tc>
        <w:tc>
          <w:tcPr>
            <w:tcW w:w="1107" w:type="pct"/>
          </w:tcPr>
          <w:p w14:paraId="231D1B87" w14:textId="77777777" w:rsidR="00D45F66" w:rsidRDefault="00D45F66" w:rsidP="007925D5">
            <w:pPr>
              <w:pStyle w:val="GOSTTablenorm"/>
            </w:pPr>
            <w:r w:rsidRPr="001D7F7A">
              <w:t xml:space="preserve">Сумма </w:t>
            </w:r>
            <w:r>
              <w:t>выплат</w:t>
            </w:r>
            <w:r w:rsidRPr="001D7F7A">
              <w:t xml:space="preserve"> средств с ЛС текущего финансового года по валютным операциям</w:t>
            </w:r>
            <w:r>
              <w:t>.</w:t>
            </w:r>
          </w:p>
          <w:p w14:paraId="31062986" w14:textId="4867E6FF" w:rsidR="00D45F66" w:rsidRDefault="00D45F66" w:rsidP="007925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 xml:space="preserve"> по записям учета, </w:t>
            </w:r>
            <w:r w:rsidRPr="009D2245">
              <w:rPr>
                <w:szCs w:val="22"/>
              </w:rPr>
              <w:t xml:space="preserve">в которых значение </w:t>
            </w:r>
            <w:r>
              <w:rPr>
                <w:szCs w:val="22"/>
              </w:rPr>
              <w:t xml:space="preserve">кода валюты операции </w:t>
            </w:r>
            <w:r>
              <w:t>отлично от</w:t>
            </w:r>
            <w:r w:rsidRPr="009D2245">
              <w:t xml:space="preserve"> «643»</w:t>
            </w:r>
            <w:r w:rsidRPr="009D2245">
              <w:rPr>
                <w:szCs w:val="22"/>
              </w:rPr>
              <w:t>.</w:t>
            </w:r>
          </w:p>
          <w:p w14:paraId="5D5C87F1" w14:textId="12EC6D83" w:rsidR="00D45F66" w:rsidRPr="005E26C1" w:rsidRDefault="00D45F66" w:rsidP="007925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Оборот по Дт за отчетный период по показателям:</w:t>
            </w:r>
          </w:p>
          <w:p w14:paraId="3B8EA1A6" w14:textId="77777777" w:rsidR="00D45F66" w:rsidRPr="0055312D" w:rsidRDefault="00D45F66" w:rsidP="007925D5">
            <w:pPr>
              <w:pStyle w:val="GOSTTableListMark1"/>
              <w:numPr>
                <w:ilvl w:val="0"/>
                <w:numId w:val="6"/>
              </w:numPr>
            </w:pPr>
            <w:r w:rsidRPr="0055312D">
              <w:t>ВЫБЫТИЯ_КУ,</w:t>
            </w:r>
          </w:p>
          <w:p w14:paraId="29D95448" w14:textId="7E73CD0F" w:rsidR="00D45F66" w:rsidRPr="005E26C1" w:rsidRDefault="00D45F66" w:rsidP="007925D5">
            <w:pPr>
              <w:pStyle w:val="GOSTTableListMark1"/>
            </w:pPr>
            <w:r w:rsidRPr="002B15ED">
              <w:t>ВЫБЫТИЯ_ВН</w:t>
            </w:r>
          </w:p>
        </w:tc>
        <w:tc>
          <w:tcPr>
            <w:tcW w:w="254" w:type="pct"/>
          </w:tcPr>
          <w:p w14:paraId="1183108C" w14:textId="52FECE5B" w:rsidR="00D45F66" w:rsidRDefault="00D45F66" w:rsidP="007925D5">
            <w:pPr>
              <w:pStyle w:val="GOSTTablenorm"/>
              <w:rPr>
                <w:szCs w:val="22"/>
              </w:rPr>
            </w:pPr>
            <w:r w:rsidRPr="00F0714E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6C1E7BC9" w14:textId="728EE959" w:rsidR="00D45F66" w:rsidRPr="00437881" w:rsidRDefault="00D45F66" w:rsidP="007925D5">
            <w:pPr>
              <w:pStyle w:val="GOSTTablenorm"/>
              <w:rPr>
                <w:szCs w:val="22"/>
                <w:highlight w:val="green"/>
              </w:rPr>
            </w:pPr>
            <w:r w:rsidRPr="001D7F7A">
              <w:t>-</w:t>
            </w:r>
          </w:p>
        </w:tc>
        <w:tc>
          <w:tcPr>
            <w:tcW w:w="256" w:type="pct"/>
          </w:tcPr>
          <w:p w14:paraId="687FBF4F" w14:textId="6F9AEE0B" w:rsidR="00D45F66" w:rsidRPr="00437881" w:rsidRDefault="00D45F66" w:rsidP="007925D5">
            <w:pPr>
              <w:pStyle w:val="GOSTTablenorm"/>
              <w:rPr>
                <w:szCs w:val="22"/>
                <w:highlight w:val="green"/>
              </w:rPr>
            </w:pPr>
            <w:r w:rsidRPr="001D7F7A">
              <w:t>-</w:t>
            </w:r>
          </w:p>
        </w:tc>
        <w:tc>
          <w:tcPr>
            <w:tcW w:w="213" w:type="pct"/>
          </w:tcPr>
          <w:p w14:paraId="07DB2C1E" w14:textId="25AB1FCC" w:rsidR="00D45F66" w:rsidRPr="00437881" w:rsidRDefault="00D45F66" w:rsidP="007925D5">
            <w:pPr>
              <w:pStyle w:val="GOSTTablenorm"/>
              <w:rPr>
                <w:szCs w:val="22"/>
                <w:highlight w:val="green"/>
              </w:rPr>
            </w:pPr>
            <w:r w:rsidRPr="001D7F7A">
              <w:t>-</w:t>
            </w:r>
          </w:p>
        </w:tc>
        <w:tc>
          <w:tcPr>
            <w:tcW w:w="213" w:type="pct"/>
          </w:tcPr>
          <w:p w14:paraId="7E383C62" w14:textId="30EF9C11" w:rsidR="00D45F66" w:rsidRPr="00437881" w:rsidRDefault="00D45F66" w:rsidP="007925D5">
            <w:pPr>
              <w:pStyle w:val="GOSTTablenorm"/>
              <w:rPr>
                <w:szCs w:val="22"/>
                <w:highlight w:val="green"/>
              </w:rPr>
            </w:pPr>
            <w:r w:rsidRPr="001D7F7A">
              <w:t>-</w:t>
            </w:r>
          </w:p>
        </w:tc>
        <w:tc>
          <w:tcPr>
            <w:tcW w:w="213" w:type="pct"/>
          </w:tcPr>
          <w:p w14:paraId="4E71725D" w14:textId="73431289" w:rsidR="00D45F66" w:rsidRPr="00437881" w:rsidRDefault="00D45F66" w:rsidP="007925D5">
            <w:pPr>
              <w:pStyle w:val="GOSTTablenorm"/>
              <w:rPr>
                <w:szCs w:val="22"/>
                <w:highlight w:val="green"/>
              </w:rPr>
            </w:pPr>
            <w:r w:rsidRPr="001D7F7A">
              <w:t>-</w:t>
            </w:r>
          </w:p>
        </w:tc>
        <w:tc>
          <w:tcPr>
            <w:tcW w:w="249" w:type="pct"/>
          </w:tcPr>
          <w:p w14:paraId="713D2FE0" w14:textId="6F2B1438" w:rsidR="00D45F66" w:rsidRPr="00437881" w:rsidRDefault="00D45F66" w:rsidP="007925D5">
            <w:pPr>
              <w:pStyle w:val="GOSTTablenorm"/>
              <w:rPr>
                <w:szCs w:val="22"/>
                <w:highlight w:val="green"/>
              </w:rPr>
            </w:pPr>
            <w:r w:rsidRPr="001D7F7A">
              <w:rPr>
                <w:szCs w:val="22"/>
              </w:rPr>
              <w:t>+</w:t>
            </w:r>
          </w:p>
        </w:tc>
      </w:tr>
      <w:tr w:rsidR="00C303B1" w:rsidRPr="005E26C1" w14:paraId="39F722FB" w14:textId="77777777" w:rsidTr="00D45F66">
        <w:tc>
          <w:tcPr>
            <w:tcW w:w="125" w:type="pct"/>
          </w:tcPr>
          <w:p w14:paraId="78A21199" w14:textId="77777777" w:rsidR="00C303B1" w:rsidRPr="001D7F7A" w:rsidRDefault="00C303B1" w:rsidP="00C303B1">
            <w:pPr>
              <w:pStyle w:val="GOSTTableNum"/>
            </w:pPr>
          </w:p>
        </w:tc>
        <w:tc>
          <w:tcPr>
            <w:tcW w:w="596" w:type="pct"/>
          </w:tcPr>
          <w:p w14:paraId="46585C06" w14:textId="10C1057E" w:rsidR="00C303B1" w:rsidRPr="00437881" w:rsidRDefault="00C303B1" w:rsidP="00C303B1">
            <w:pPr>
              <w:pStyle w:val="GOSTTablenorm"/>
              <w:rPr>
                <w:highlight w:val="green"/>
              </w:rPr>
            </w:pPr>
            <w:r w:rsidRPr="001D7F7A">
              <w:t>Восстановление кассовых выплат (в рублевом эквиваленте валюты)</w:t>
            </w:r>
          </w:p>
        </w:tc>
        <w:tc>
          <w:tcPr>
            <w:tcW w:w="279" w:type="pct"/>
          </w:tcPr>
          <w:p w14:paraId="13FE1A9D" w14:textId="515ECF23" w:rsidR="00C303B1" w:rsidRPr="00FD25D9" w:rsidRDefault="00C303B1" w:rsidP="00C303B1">
            <w:pPr>
              <w:pStyle w:val="GOSTTablenorm"/>
              <w:rPr>
                <w:szCs w:val="22"/>
              </w:rPr>
            </w:pPr>
            <w:ins w:id="2850" w:author="Краснова Наталья EXP-332161" w:date="2026-03-19T18:00:00Z">
              <w:r w:rsidRPr="00384AED"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31F9959C" w14:textId="758BEC88" w:rsidR="00C303B1" w:rsidRDefault="00C303B1" w:rsidP="00C303B1">
            <w:pPr>
              <w:pStyle w:val="GOSTTablenorm"/>
              <w:rPr>
                <w:szCs w:val="22"/>
              </w:rPr>
            </w:pPr>
            <w:r w:rsidRPr="00FD25D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A25F5BA" w14:textId="74E5E11A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46CF2C3E" w14:textId="5E994CD8" w:rsidR="00C303B1" w:rsidRPr="00437881" w:rsidRDefault="00C303B1" w:rsidP="00C303B1">
            <w:pPr>
              <w:pStyle w:val="GOSTTablenorm"/>
              <w:rPr>
                <w:szCs w:val="22"/>
                <w:highlight w:val="green"/>
              </w:rPr>
            </w:pPr>
            <w:r>
              <w:rPr>
                <w:szCs w:val="22"/>
              </w:rPr>
              <w:t>286</w:t>
            </w:r>
          </w:p>
        </w:tc>
        <w:tc>
          <w:tcPr>
            <w:tcW w:w="301" w:type="pct"/>
          </w:tcPr>
          <w:p w14:paraId="14E12D1A" w14:textId="423E0D97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288</w:t>
            </w:r>
          </w:p>
        </w:tc>
        <w:tc>
          <w:tcPr>
            <w:tcW w:w="1107" w:type="pct"/>
          </w:tcPr>
          <w:p w14:paraId="4E1B9514" w14:textId="77777777" w:rsidR="00C303B1" w:rsidRDefault="00C303B1" w:rsidP="00C303B1">
            <w:pPr>
              <w:pStyle w:val="GOSTTablenorm"/>
            </w:pPr>
            <w:r w:rsidRPr="001D7F7A">
              <w:t xml:space="preserve">Сумма восстановления </w:t>
            </w:r>
            <w:r>
              <w:t>выплат</w:t>
            </w:r>
            <w:r w:rsidRPr="001D7F7A">
              <w:t xml:space="preserve"> в текущем финансовом году по валютным операциям</w:t>
            </w:r>
            <w:r>
              <w:t>.</w:t>
            </w:r>
          </w:p>
          <w:p w14:paraId="4B8666A5" w14:textId="05D1D8A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 xml:space="preserve"> по записям учета</w:t>
            </w:r>
            <w:r w:rsidRPr="009D2245">
              <w:rPr>
                <w:szCs w:val="22"/>
              </w:rPr>
              <w:t xml:space="preserve">, в которых значение </w:t>
            </w:r>
            <w:r>
              <w:rPr>
                <w:szCs w:val="22"/>
              </w:rPr>
              <w:t xml:space="preserve">кода валюты операции </w:t>
            </w:r>
            <w:r>
              <w:t>отлично от</w:t>
            </w:r>
            <w:r w:rsidRPr="009D2245">
              <w:t xml:space="preserve"> «643»</w:t>
            </w:r>
            <w:r w:rsidRPr="009D2245">
              <w:rPr>
                <w:szCs w:val="22"/>
              </w:rPr>
              <w:t>.</w:t>
            </w:r>
          </w:p>
          <w:p w14:paraId="7E1CAFDD" w14:textId="381869F9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 xml:space="preserve">Оборот по </w:t>
            </w:r>
            <w:r>
              <w:rPr>
                <w:szCs w:val="22"/>
              </w:rPr>
              <w:t>К</w:t>
            </w:r>
            <w:r w:rsidRPr="005E26C1">
              <w:rPr>
                <w:szCs w:val="22"/>
              </w:rPr>
              <w:t>т за отчетный период по показателям:</w:t>
            </w:r>
          </w:p>
          <w:p w14:paraId="1924CD4B" w14:textId="77777777" w:rsidR="00C303B1" w:rsidRDefault="00C303B1" w:rsidP="00C303B1">
            <w:pPr>
              <w:pStyle w:val="GOSTTableListMark1"/>
              <w:numPr>
                <w:ilvl w:val="0"/>
                <w:numId w:val="6"/>
              </w:numPr>
              <w:tabs>
                <w:tab w:val="num" w:pos="369"/>
              </w:tabs>
              <w:ind w:left="369"/>
              <w:rPr>
                <w:szCs w:val="22"/>
              </w:rPr>
            </w:pPr>
            <w:r w:rsidRPr="005E26C1">
              <w:rPr>
                <w:szCs w:val="22"/>
              </w:rPr>
              <w:t>ВЫБЫТИЯ_КУ</w:t>
            </w:r>
            <w:r>
              <w:rPr>
                <w:szCs w:val="22"/>
              </w:rPr>
              <w:t>,</w:t>
            </w:r>
          </w:p>
          <w:p w14:paraId="1D8C0B79" w14:textId="49714304" w:rsidR="00C303B1" w:rsidRPr="005E26C1" w:rsidRDefault="00C303B1" w:rsidP="00C303B1">
            <w:pPr>
              <w:pStyle w:val="GOSTTableListMark1"/>
              <w:numPr>
                <w:ilvl w:val="0"/>
                <w:numId w:val="6"/>
              </w:numPr>
              <w:tabs>
                <w:tab w:val="num" w:pos="369"/>
              </w:tabs>
              <w:ind w:left="369"/>
              <w:rPr>
                <w:szCs w:val="22"/>
              </w:rPr>
            </w:pPr>
            <w:r w:rsidRPr="005E26C1">
              <w:rPr>
                <w:szCs w:val="22"/>
              </w:rPr>
              <w:t>ВЫБЫТИЯ_ВН</w:t>
            </w:r>
          </w:p>
        </w:tc>
        <w:tc>
          <w:tcPr>
            <w:tcW w:w="254" w:type="pct"/>
          </w:tcPr>
          <w:p w14:paraId="20A0F04F" w14:textId="143F6C00" w:rsidR="00C303B1" w:rsidRDefault="00C303B1" w:rsidP="00C303B1">
            <w:pPr>
              <w:pStyle w:val="GOSTTablenorm"/>
              <w:rPr>
                <w:szCs w:val="22"/>
              </w:rPr>
            </w:pPr>
            <w:r w:rsidRPr="00F0714E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592FC7E3" w14:textId="6C95F20A" w:rsidR="00C303B1" w:rsidRPr="00437881" w:rsidRDefault="00C303B1" w:rsidP="00C303B1">
            <w:pPr>
              <w:pStyle w:val="GOSTTablenorm"/>
              <w:rPr>
                <w:szCs w:val="22"/>
                <w:highlight w:val="green"/>
              </w:rPr>
            </w:pPr>
            <w:r w:rsidRPr="001D7F7A">
              <w:t>-</w:t>
            </w:r>
          </w:p>
        </w:tc>
        <w:tc>
          <w:tcPr>
            <w:tcW w:w="256" w:type="pct"/>
          </w:tcPr>
          <w:p w14:paraId="19142A5B" w14:textId="4F736B09" w:rsidR="00C303B1" w:rsidRPr="00437881" w:rsidRDefault="00C303B1" w:rsidP="00C303B1">
            <w:pPr>
              <w:pStyle w:val="GOSTTablenorm"/>
              <w:rPr>
                <w:szCs w:val="22"/>
                <w:highlight w:val="green"/>
              </w:rPr>
            </w:pPr>
            <w:r w:rsidRPr="001D7F7A">
              <w:t>-</w:t>
            </w:r>
          </w:p>
        </w:tc>
        <w:tc>
          <w:tcPr>
            <w:tcW w:w="213" w:type="pct"/>
          </w:tcPr>
          <w:p w14:paraId="35A9A533" w14:textId="19DE066C" w:rsidR="00C303B1" w:rsidRPr="00437881" w:rsidRDefault="00C303B1" w:rsidP="00C303B1">
            <w:pPr>
              <w:pStyle w:val="GOSTTablenorm"/>
              <w:rPr>
                <w:szCs w:val="22"/>
                <w:highlight w:val="green"/>
              </w:rPr>
            </w:pPr>
            <w:r w:rsidRPr="001D7F7A">
              <w:t>-</w:t>
            </w:r>
          </w:p>
        </w:tc>
        <w:tc>
          <w:tcPr>
            <w:tcW w:w="213" w:type="pct"/>
          </w:tcPr>
          <w:p w14:paraId="48335B96" w14:textId="75A92204" w:rsidR="00C303B1" w:rsidRPr="00437881" w:rsidRDefault="00C303B1" w:rsidP="00C303B1">
            <w:pPr>
              <w:pStyle w:val="GOSTTablenorm"/>
              <w:rPr>
                <w:szCs w:val="22"/>
                <w:highlight w:val="green"/>
              </w:rPr>
            </w:pPr>
            <w:r w:rsidRPr="001D7F7A">
              <w:t>-</w:t>
            </w:r>
          </w:p>
        </w:tc>
        <w:tc>
          <w:tcPr>
            <w:tcW w:w="213" w:type="pct"/>
          </w:tcPr>
          <w:p w14:paraId="754D5CF6" w14:textId="748AE9E9" w:rsidR="00C303B1" w:rsidRPr="00437881" w:rsidRDefault="00C303B1" w:rsidP="00C303B1">
            <w:pPr>
              <w:pStyle w:val="GOSTTablenorm"/>
              <w:rPr>
                <w:szCs w:val="22"/>
                <w:highlight w:val="green"/>
              </w:rPr>
            </w:pPr>
            <w:r w:rsidRPr="001D7F7A">
              <w:t>-</w:t>
            </w:r>
          </w:p>
        </w:tc>
        <w:tc>
          <w:tcPr>
            <w:tcW w:w="249" w:type="pct"/>
          </w:tcPr>
          <w:p w14:paraId="33F4308B" w14:textId="103C9698" w:rsidR="00C303B1" w:rsidRPr="00437881" w:rsidRDefault="00C303B1" w:rsidP="00C303B1">
            <w:pPr>
              <w:pStyle w:val="GOSTTablenorm"/>
              <w:rPr>
                <w:szCs w:val="22"/>
                <w:highlight w:val="green"/>
              </w:rPr>
            </w:pPr>
            <w:r w:rsidRPr="001D7F7A">
              <w:rPr>
                <w:szCs w:val="22"/>
              </w:rPr>
              <w:t>+</w:t>
            </w:r>
          </w:p>
        </w:tc>
      </w:tr>
      <w:tr w:rsidR="00C303B1" w:rsidRPr="005E26C1" w14:paraId="5F12EEF4" w14:textId="77777777" w:rsidTr="00D45F66">
        <w:tc>
          <w:tcPr>
            <w:tcW w:w="125" w:type="pct"/>
          </w:tcPr>
          <w:p w14:paraId="55B7593E" w14:textId="77777777" w:rsidR="00C303B1" w:rsidRDefault="00C303B1" w:rsidP="00C303B1">
            <w:pPr>
              <w:pStyle w:val="GOSTTableNum"/>
            </w:pPr>
          </w:p>
        </w:tc>
        <w:tc>
          <w:tcPr>
            <w:tcW w:w="596" w:type="pct"/>
          </w:tcPr>
          <w:p w14:paraId="74011CBD" w14:textId="57FC6845" w:rsidR="00C303B1" w:rsidRPr="00437881" w:rsidRDefault="00C303B1" w:rsidP="00C303B1">
            <w:pPr>
              <w:pStyle w:val="GOSTTablenorm"/>
              <w:rPr>
                <w:highlight w:val="green"/>
              </w:rPr>
            </w:pPr>
            <w:r>
              <w:t>Выдано КОО</w:t>
            </w:r>
          </w:p>
        </w:tc>
        <w:tc>
          <w:tcPr>
            <w:tcW w:w="279" w:type="pct"/>
          </w:tcPr>
          <w:p w14:paraId="0C9C4C9B" w14:textId="3D3D5512" w:rsidR="00C303B1" w:rsidRPr="00FD25D9" w:rsidRDefault="00C303B1" w:rsidP="00C303B1">
            <w:pPr>
              <w:pStyle w:val="GOSTTablenorm"/>
              <w:rPr>
                <w:szCs w:val="22"/>
              </w:rPr>
            </w:pPr>
            <w:ins w:id="2851" w:author="Краснова Наталья EXP-332161" w:date="2026-03-19T18:00:00Z">
              <w:r w:rsidRPr="00384AED"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03EAB61C" w14:textId="164FC098" w:rsidR="00C303B1" w:rsidRDefault="00C303B1" w:rsidP="00C303B1">
            <w:pPr>
              <w:pStyle w:val="GOSTTablenorm"/>
              <w:rPr>
                <w:szCs w:val="22"/>
              </w:rPr>
            </w:pPr>
            <w:r w:rsidRPr="00FD25D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BE40D22" w14:textId="4EED628E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69B88049" w14:textId="5D50B2B1" w:rsidR="00C303B1" w:rsidRPr="00437881" w:rsidRDefault="00C303B1" w:rsidP="00C303B1">
            <w:pPr>
              <w:pStyle w:val="GOSTTablenorm"/>
              <w:rPr>
                <w:szCs w:val="22"/>
                <w:highlight w:val="green"/>
              </w:rPr>
            </w:pPr>
            <w:r>
              <w:rPr>
                <w:szCs w:val="22"/>
              </w:rPr>
              <w:t>56</w:t>
            </w:r>
          </w:p>
        </w:tc>
        <w:tc>
          <w:tcPr>
            <w:tcW w:w="301" w:type="pct"/>
          </w:tcPr>
          <w:p w14:paraId="661E53A6" w14:textId="0AEE4E1A" w:rsidR="00C303B1" w:rsidRPr="00B94D27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257</w:t>
            </w:r>
          </w:p>
        </w:tc>
        <w:tc>
          <w:tcPr>
            <w:tcW w:w="1107" w:type="pct"/>
          </w:tcPr>
          <w:p w14:paraId="22FD9DE2" w14:textId="77777777" w:rsidR="00C303B1" w:rsidRDefault="00C303B1" w:rsidP="00C303B1">
            <w:pPr>
              <w:pStyle w:val="GOSTTablenorm"/>
            </w:pPr>
            <w:r>
              <w:t>Сумма выданных КОО с начала года.</w:t>
            </w:r>
          </w:p>
          <w:p w14:paraId="0003A541" w14:textId="77777777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347BED0F" w14:textId="3F2763F1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Оборот по Кт з</w:t>
            </w:r>
            <w:r>
              <w:rPr>
                <w:szCs w:val="22"/>
              </w:rPr>
              <w:t xml:space="preserve">а отчетный период по показателю </w:t>
            </w:r>
            <w:r w:rsidRPr="0022799A">
              <w:t>АКР_1</w:t>
            </w:r>
          </w:p>
        </w:tc>
        <w:tc>
          <w:tcPr>
            <w:tcW w:w="254" w:type="pct"/>
          </w:tcPr>
          <w:p w14:paraId="1142258E" w14:textId="601F07E7" w:rsidR="00C303B1" w:rsidRDefault="00C303B1" w:rsidP="00C303B1">
            <w:pPr>
              <w:pStyle w:val="GOSTTablenorm"/>
              <w:rPr>
                <w:szCs w:val="22"/>
              </w:rPr>
            </w:pPr>
            <w:r w:rsidRPr="00F0714E">
              <w:rPr>
                <w:szCs w:val="22"/>
              </w:rPr>
              <w:t>СПС</w:t>
            </w:r>
          </w:p>
        </w:tc>
        <w:tc>
          <w:tcPr>
            <w:tcW w:w="213" w:type="pct"/>
          </w:tcPr>
          <w:p w14:paraId="31A7688B" w14:textId="5A4C04AE" w:rsidR="00C303B1" w:rsidRPr="00437881" w:rsidRDefault="00C303B1" w:rsidP="00C303B1">
            <w:pPr>
              <w:pStyle w:val="GOSTTablenorm"/>
              <w:rPr>
                <w:szCs w:val="22"/>
                <w:highlight w:val="green"/>
              </w:rPr>
            </w:pPr>
            <w:r>
              <w:t>-</w:t>
            </w:r>
          </w:p>
        </w:tc>
        <w:tc>
          <w:tcPr>
            <w:tcW w:w="256" w:type="pct"/>
          </w:tcPr>
          <w:p w14:paraId="7E62598F" w14:textId="315C7C7A" w:rsidR="00C303B1" w:rsidRPr="00437881" w:rsidRDefault="00C303B1" w:rsidP="00C303B1">
            <w:pPr>
              <w:pStyle w:val="GOSTTablenorm"/>
              <w:rPr>
                <w:szCs w:val="22"/>
                <w:highlight w:val="green"/>
              </w:rPr>
            </w:pPr>
            <w:r>
              <w:t>-</w:t>
            </w:r>
          </w:p>
        </w:tc>
        <w:tc>
          <w:tcPr>
            <w:tcW w:w="213" w:type="pct"/>
          </w:tcPr>
          <w:p w14:paraId="1E12C494" w14:textId="44201210" w:rsidR="00C303B1" w:rsidRPr="00437881" w:rsidRDefault="00C303B1" w:rsidP="00C303B1">
            <w:pPr>
              <w:pStyle w:val="GOSTTablenorm"/>
              <w:rPr>
                <w:szCs w:val="22"/>
                <w:highlight w:val="green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510C1E88" w14:textId="1D61BD11" w:rsidR="00C303B1" w:rsidRPr="00437881" w:rsidRDefault="00C303B1" w:rsidP="00C303B1">
            <w:pPr>
              <w:pStyle w:val="GOSTTablenorm"/>
              <w:rPr>
                <w:szCs w:val="22"/>
                <w:highlight w:val="green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58FC2D28" w14:textId="499EF311" w:rsidR="00C303B1" w:rsidRPr="00437881" w:rsidRDefault="00C303B1" w:rsidP="00C303B1">
            <w:pPr>
              <w:pStyle w:val="GOSTTablenorm"/>
              <w:rPr>
                <w:szCs w:val="22"/>
                <w:highlight w:val="green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5D5D4AFF" w14:textId="71DFAE5C" w:rsidR="00C303B1" w:rsidRPr="00437881" w:rsidRDefault="00C303B1" w:rsidP="00C303B1">
            <w:pPr>
              <w:pStyle w:val="GOSTTablenorm"/>
              <w:rPr>
                <w:szCs w:val="22"/>
                <w:highlight w:val="green"/>
              </w:rPr>
            </w:pPr>
            <w:r>
              <w:rPr>
                <w:szCs w:val="22"/>
              </w:rPr>
              <w:t>-</w:t>
            </w:r>
          </w:p>
        </w:tc>
      </w:tr>
      <w:tr w:rsidR="00C303B1" w:rsidRPr="005E26C1" w14:paraId="488088CF" w14:textId="77777777" w:rsidTr="00D45F66">
        <w:tc>
          <w:tcPr>
            <w:tcW w:w="125" w:type="pct"/>
          </w:tcPr>
          <w:p w14:paraId="4E275F70" w14:textId="77777777" w:rsidR="00C303B1" w:rsidRDefault="00C303B1" w:rsidP="00C303B1">
            <w:pPr>
              <w:pStyle w:val="GOSTTableNum"/>
            </w:pPr>
          </w:p>
        </w:tc>
        <w:tc>
          <w:tcPr>
            <w:tcW w:w="596" w:type="pct"/>
          </w:tcPr>
          <w:p w14:paraId="19DBCB50" w14:textId="0939136F" w:rsidR="00C303B1" w:rsidRPr="00437881" w:rsidRDefault="00C303B1" w:rsidP="00C303B1">
            <w:pPr>
              <w:pStyle w:val="GOSTTablenorm"/>
              <w:rPr>
                <w:highlight w:val="green"/>
              </w:rPr>
            </w:pPr>
            <w:r>
              <w:t>Исполнено КОО</w:t>
            </w:r>
          </w:p>
        </w:tc>
        <w:tc>
          <w:tcPr>
            <w:tcW w:w="279" w:type="pct"/>
          </w:tcPr>
          <w:p w14:paraId="4C5EE880" w14:textId="74F567D5" w:rsidR="00C303B1" w:rsidRPr="00FD25D9" w:rsidRDefault="00C303B1" w:rsidP="00C303B1">
            <w:pPr>
              <w:pStyle w:val="GOSTTablenorm"/>
              <w:rPr>
                <w:szCs w:val="22"/>
              </w:rPr>
            </w:pPr>
            <w:ins w:id="2852" w:author="Краснова Наталья EXP-332161" w:date="2026-03-19T18:00:00Z">
              <w:r w:rsidRPr="00384AED"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174CD039" w14:textId="6333916D" w:rsidR="00C303B1" w:rsidRDefault="00C303B1" w:rsidP="00C303B1">
            <w:pPr>
              <w:pStyle w:val="GOSTTablenorm"/>
              <w:rPr>
                <w:szCs w:val="22"/>
              </w:rPr>
            </w:pPr>
            <w:r w:rsidRPr="00FD25D9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7739A2EA" w14:textId="5E58FF73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20136FD7" w14:textId="76D8D393" w:rsidR="00C303B1" w:rsidRPr="00437881" w:rsidRDefault="00C303B1" w:rsidP="00C303B1">
            <w:pPr>
              <w:pStyle w:val="GOSTTablenorm"/>
              <w:rPr>
                <w:szCs w:val="22"/>
                <w:highlight w:val="green"/>
              </w:rPr>
            </w:pPr>
            <w:r>
              <w:rPr>
                <w:szCs w:val="22"/>
              </w:rPr>
              <w:t>58</w:t>
            </w:r>
          </w:p>
        </w:tc>
        <w:tc>
          <w:tcPr>
            <w:tcW w:w="301" w:type="pct"/>
          </w:tcPr>
          <w:p w14:paraId="24B6524A" w14:textId="3386654E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258</w:t>
            </w:r>
          </w:p>
        </w:tc>
        <w:tc>
          <w:tcPr>
            <w:tcW w:w="1107" w:type="pct"/>
          </w:tcPr>
          <w:p w14:paraId="57510A79" w14:textId="2DEACE5F" w:rsidR="00C303B1" w:rsidRDefault="00C303B1" w:rsidP="00C303B1">
            <w:pPr>
              <w:pStyle w:val="GOSTTablenorm"/>
            </w:pPr>
            <w:r>
              <w:t>Сумма исполненных КОО.</w:t>
            </w:r>
          </w:p>
          <w:p w14:paraId="23FBE516" w14:textId="60F1E572" w:rsidR="00C303B1" w:rsidRDefault="00C303B1" w:rsidP="00C303B1">
            <w:pPr>
              <w:pStyle w:val="GOSTTablenorm"/>
            </w:pPr>
            <w:r w:rsidRPr="005E26C1">
              <w:rPr>
                <w:szCs w:val="22"/>
              </w:rPr>
              <w:t>Расчет по сумме в валюте учета (в рублях)</w:t>
            </w:r>
            <w:r>
              <w:rPr>
                <w:szCs w:val="22"/>
              </w:rPr>
              <w:t>.</w:t>
            </w:r>
          </w:p>
          <w:p w14:paraId="017FA9CB" w14:textId="720D85C4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lastRenderedPageBreak/>
              <w:t>Баланс (Остаток по Дт = Оборот по Дт минус Оборот по Кт) на конец отчетного периода по показател</w:t>
            </w:r>
            <w:r>
              <w:rPr>
                <w:szCs w:val="22"/>
              </w:rPr>
              <w:t xml:space="preserve">ю </w:t>
            </w:r>
            <w:r w:rsidRPr="0022799A">
              <w:t>АКР_ИСП</w:t>
            </w:r>
          </w:p>
        </w:tc>
        <w:tc>
          <w:tcPr>
            <w:tcW w:w="254" w:type="pct"/>
          </w:tcPr>
          <w:p w14:paraId="19A17A1C" w14:textId="217F02D6" w:rsidR="00C303B1" w:rsidRDefault="00C303B1" w:rsidP="00C303B1">
            <w:pPr>
              <w:pStyle w:val="GOSTTablenorm"/>
              <w:rPr>
                <w:szCs w:val="22"/>
              </w:rPr>
            </w:pPr>
            <w:r w:rsidRPr="00F0714E">
              <w:rPr>
                <w:szCs w:val="22"/>
              </w:rPr>
              <w:lastRenderedPageBreak/>
              <w:t>СПС</w:t>
            </w:r>
          </w:p>
        </w:tc>
        <w:tc>
          <w:tcPr>
            <w:tcW w:w="213" w:type="pct"/>
          </w:tcPr>
          <w:p w14:paraId="62D641D6" w14:textId="2D3101CC" w:rsidR="00C303B1" w:rsidRPr="00437881" w:rsidRDefault="00C303B1" w:rsidP="00C303B1">
            <w:pPr>
              <w:pStyle w:val="GOSTTablenorm"/>
              <w:rPr>
                <w:szCs w:val="22"/>
                <w:highlight w:val="green"/>
              </w:rPr>
            </w:pPr>
            <w:r>
              <w:t>-</w:t>
            </w:r>
          </w:p>
        </w:tc>
        <w:tc>
          <w:tcPr>
            <w:tcW w:w="256" w:type="pct"/>
          </w:tcPr>
          <w:p w14:paraId="50A8A6E4" w14:textId="4C1ECB0C" w:rsidR="00C303B1" w:rsidRPr="00437881" w:rsidRDefault="00C303B1" w:rsidP="00C303B1">
            <w:pPr>
              <w:pStyle w:val="GOSTTablenorm"/>
              <w:rPr>
                <w:szCs w:val="22"/>
                <w:highlight w:val="green"/>
              </w:rPr>
            </w:pPr>
            <w:r>
              <w:t>-</w:t>
            </w:r>
          </w:p>
        </w:tc>
        <w:tc>
          <w:tcPr>
            <w:tcW w:w="213" w:type="pct"/>
          </w:tcPr>
          <w:p w14:paraId="71174973" w14:textId="54606054" w:rsidR="00C303B1" w:rsidRPr="00437881" w:rsidRDefault="00C303B1" w:rsidP="00C303B1">
            <w:pPr>
              <w:pStyle w:val="GOSTTablenorm"/>
              <w:rPr>
                <w:szCs w:val="22"/>
                <w:highlight w:val="green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2569ABB4" w14:textId="105C4F9C" w:rsidR="00C303B1" w:rsidRPr="00437881" w:rsidRDefault="00C303B1" w:rsidP="00C303B1">
            <w:pPr>
              <w:pStyle w:val="GOSTTablenorm"/>
              <w:rPr>
                <w:szCs w:val="22"/>
                <w:highlight w:val="green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61ECD3A8" w14:textId="4066C606" w:rsidR="00C303B1" w:rsidRPr="00437881" w:rsidRDefault="00C303B1" w:rsidP="00C303B1">
            <w:pPr>
              <w:pStyle w:val="GOSTTablenorm"/>
              <w:rPr>
                <w:szCs w:val="22"/>
                <w:highlight w:val="green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5580C7DF" w14:textId="41C7B06B" w:rsidR="00C303B1" w:rsidRPr="00437881" w:rsidRDefault="00C303B1" w:rsidP="00C303B1">
            <w:pPr>
              <w:pStyle w:val="GOSTTablenorm"/>
              <w:rPr>
                <w:szCs w:val="22"/>
                <w:highlight w:val="green"/>
              </w:rPr>
            </w:pPr>
            <w:r>
              <w:rPr>
                <w:szCs w:val="22"/>
              </w:rPr>
              <w:t>-</w:t>
            </w:r>
          </w:p>
        </w:tc>
      </w:tr>
      <w:tr w:rsidR="00C303B1" w:rsidRPr="005E26C1" w14:paraId="7134BFF0" w14:textId="77777777" w:rsidTr="00D45F66">
        <w:tc>
          <w:tcPr>
            <w:tcW w:w="125" w:type="pct"/>
          </w:tcPr>
          <w:p w14:paraId="73182172" w14:textId="77777777" w:rsidR="00C303B1" w:rsidRPr="00112ABB" w:rsidRDefault="00C303B1" w:rsidP="00C303B1">
            <w:pPr>
              <w:pStyle w:val="GOSTTableNum"/>
            </w:pPr>
          </w:p>
        </w:tc>
        <w:tc>
          <w:tcPr>
            <w:tcW w:w="596" w:type="pct"/>
          </w:tcPr>
          <w:p w14:paraId="0670578F" w14:textId="6DAB402B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112ABB">
              <w:t>Поступления источников доп. финансирования</w:t>
            </w:r>
          </w:p>
        </w:tc>
        <w:tc>
          <w:tcPr>
            <w:tcW w:w="279" w:type="pct"/>
          </w:tcPr>
          <w:p w14:paraId="56E6E935" w14:textId="2AD47BAD" w:rsidR="00C303B1" w:rsidRPr="000A5B23" w:rsidRDefault="00C303B1" w:rsidP="00C303B1">
            <w:pPr>
              <w:pStyle w:val="GOSTTablenorm"/>
              <w:rPr>
                <w:szCs w:val="22"/>
              </w:rPr>
            </w:pPr>
            <w:ins w:id="2853" w:author="Краснова Наталья EXP-332161" w:date="2026-03-19T18:00:00Z">
              <w:r w:rsidRPr="00040420"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5EE79AEC" w14:textId="700A5189" w:rsidR="00C303B1" w:rsidRDefault="00C303B1" w:rsidP="00C303B1">
            <w:pPr>
              <w:pStyle w:val="GOSTTablenorm"/>
              <w:rPr>
                <w:szCs w:val="22"/>
              </w:rPr>
            </w:pPr>
            <w:r w:rsidRPr="000A5B23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C1E94A4" w14:textId="5C08F68E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1EDBBC6D" w14:textId="544026D5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157</w:t>
            </w:r>
          </w:p>
        </w:tc>
        <w:tc>
          <w:tcPr>
            <w:tcW w:w="301" w:type="pct"/>
          </w:tcPr>
          <w:p w14:paraId="6ED87344" w14:textId="29E86DC7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261</w:t>
            </w:r>
          </w:p>
        </w:tc>
        <w:tc>
          <w:tcPr>
            <w:tcW w:w="1107" w:type="pct"/>
          </w:tcPr>
          <w:p w14:paraId="00CAF776" w14:textId="77777777" w:rsidR="00C303B1" w:rsidRDefault="00C303B1" w:rsidP="00C303B1">
            <w:pPr>
              <w:pStyle w:val="GOSTTablenorm"/>
            </w:pPr>
            <w:r>
              <w:t>Сумма поступлений средств за счет источников дополнительного бюджетного финансирования текущего финансового года.</w:t>
            </w:r>
          </w:p>
          <w:p w14:paraId="058411CF" w14:textId="7C353B0F" w:rsidR="00C303B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768B1E49" w14:textId="4379B24A" w:rsidR="00C303B1" w:rsidRDefault="00C303B1" w:rsidP="00C303B1">
            <w:pPr>
              <w:pStyle w:val="GOSTTablenorm"/>
            </w:pPr>
            <w:r>
              <w:t>О</w:t>
            </w:r>
            <w:r w:rsidRPr="00891A39">
              <w:t xml:space="preserve">борот по </w:t>
            </w:r>
            <w:r>
              <w:t xml:space="preserve">Кт </w:t>
            </w:r>
            <w:r w:rsidRPr="005E26C1">
              <w:rPr>
                <w:szCs w:val="22"/>
              </w:rPr>
              <w:t xml:space="preserve">за отчетный период </w:t>
            </w:r>
            <w:r>
              <w:t xml:space="preserve">по показателю </w:t>
            </w:r>
            <w:r w:rsidRPr="00891A39">
              <w:t>ПОСТ</w:t>
            </w:r>
            <w:r>
              <w:t>_</w:t>
            </w:r>
            <w:r w:rsidRPr="00891A39">
              <w:t>АРЕН</w:t>
            </w:r>
          </w:p>
          <w:p w14:paraId="77F63EDD" w14:textId="46437112" w:rsidR="00C303B1" w:rsidRDefault="00C303B1" w:rsidP="00C303B1">
            <w:pPr>
              <w:pStyle w:val="GOSTTablenorm"/>
              <w:rPr>
                <w:szCs w:val="22"/>
              </w:rPr>
            </w:pPr>
            <w:r w:rsidRPr="00E170A9">
              <w:rPr>
                <w:szCs w:val="22"/>
              </w:rPr>
              <w:t>плюс</w:t>
            </w:r>
            <w:r>
              <w:rPr>
                <w:szCs w:val="22"/>
              </w:rPr>
              <w:t xml:space="preserve"> </w:t>
            </w:r>
          </w:p>
          <w:p w14:paraId="285D4360" w14:textId="1331E41A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Оборот по К</w:t>
            </w:r>
            <w:r w:rsidRPr="005E26C1">
              <w:rPr>
                <w:szCs w:val="22"/>
              </w:rPr>
              <w:t xml:space="preserve">т </w:t>
            </w:r>
            <w:r>
              <w:rPr>
                <w:szCs w:val="22"/>
              </w:rPr>
              <w:t>счета 03100</w:t>
            </w:r>
            <w:r w:rsidRPr="001C5C6E">
              <w:rPr>
                <w:szCs w:val="22"/>
              </w:rPr>
              <w:t>%</w:t>
            </w:r>
            <w:r>
              <w:rPr>
                <w:szCs w:val="22"/>
              </w:rPr>
              <w:t xml:space="preserve"> </w:t>
            </w:r>
            <w:r w:rsidRPr="005E26C1">
              <w:rPr>
                <w:szCs w:val="22"/>
              </w:rPr>
              <w:t>за отчетный период</w:t>
            </w:r>
            <w:r>
              <w:rPr>
                <w:szCs w:val="22"/>
              </w:rPr>
              <w:t>.</w:t>
            </w:r>
          </w:p>
          <w:p w14:paraId="5CD49D03" w14:textId="1501F074" w:rsidR="00C303B1" w:rsidRDefault="00C303B1" w:rsidP="00C303B1">
            <w:pPr>
              <w:pStyle w:val="GOSTTablenorm"/>
            </w:pPr>
            <w:r>
              <w:t xml:space="preserve">Если ТОФК, в котором обслуживается ЛС, не переведен в ПУД ЭБ, то запрос направляется в </w:t>
            </w:r>
            <w:r>
              <w:rPr>
                <w:lang w:val="en-US"/>
              </w:rPr>
              <w:t>SVAP</w:t>
            </w:r>
            <w:r w:rsidRPr="002719AA">
              <w:t xml:space="preserve"> </w:t>
            </w:r>
            <w:r>
              <w:t>ПУР ФБ (СПС).</w:t>
            </w:r>
          </w:p>
          <w:p w14:paraId="36ABDE8F" w14:textId="611A0CA5" w:rsidR="00C303B1" w:rsidRPr="00E170A9" w:rsidRDefault="00C303B1" w:rsidP="00C303B1">
            <w:pPr>
              <w:pStyle w:val="GOSTTablenorm"/>
            </w:pPr>
            <w:r>
              <w:lastRenderedPageBreak/>
              <w:t xml:space="preserve">Если ТОФК, в котором обслуживается ЛС, переведен в ПУД ЭБ, то запрос направляется в </w:t>
            </w:r>
            <w:r>
              <w:rPr>
                <w:lang w:val="en-US"/>
              </w:rPr>
              <w:t>SVAP</w:t>
            </w:r>
            <w:r w:rsidRPr="002719AA">
              <w:t xml:space="preserve"> </w:t>
            </w:r>
            <w:r>
              <w:t>ПУД ФБ (НПС)</w:t>
            </w:r>
          </w:p>
        </w:tc>
        <w:tc>
          <w:tcPr>
            <w:tcW w:w="254" w:type="pct"/>
          </w:tcPr>
          <w:p w14:paraId="79B1F21D" w14:textId="77777777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lastRenderedPageBreak/>
              <w:t>СПС/</w:t>
            </w:r>
          </w:p>
          <w:p w14:paraId="7A85E74D" w14:textId="554A9EB1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НПС</w:t>
            </w:r>
          </w:p>
        </w:tc>
        <w:tc>
          <w:tcPr>
            <w:tcW w:w="213" w:type="pct"/>
          </w:tcPr>
          <w:p w14:paraId="7E075D45" w14:textId="755B9989" w:rsidR="00C303B1" w:rsidRDefault="00C303B1" w:rsidP="00C303B1">
            <w:pPr>
              <w:pStyle w:val="GOSTTablenorm"/>
              <w:rPr>
                <w:szCs w:val="22"/>
              </w:rPr>
            </w:pPr>
            <w:r w:rsidRPr="00EE00C8">
              <w:rPr>
                <w:szCs w:val="22"/>
              </w:rPr>
              <w:t>-</w:t>
            </w:r>
          </w:p>
        </w:tc>
        <w:tc>
          <w:tcPr>
            <w:tcW w:w="256" w:type="pct"/>
          </w:tcPr>
          <w:p w14:paraId="7B921A45" w14:textId="561E1D1F" w:rsidR="00C303B1" w:rsidRDefault="00C303B1" w:rsidP="00C303B1">
            <w:pPr>
              <w:pStyle w:val="GOSTTablenorm"/>
              <w:rPr>
                <w:szCs w:val="22"/>
              </w:rPr>
            </w:pPr>
            <w:r w:rsidRPr="00EE00C8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2F06D329" w14:textId="183BD1B0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33DF9CBE" w14:textId="77777777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248CFE7D" w14:textId="1AB04A9D" w:rsidR="00C303B1" w:rsidRDefault="00C303B1" w:rsidP="00C303B1">
            <w:pPr>
              <w:pStyle w:val="GOSTTablenorm"/>
              <w:rPr>
                <w:szCs w:val="22"/>
              </w:rPr>
            </w:pPr>
            <w:r w:rsidRPr="00E81287"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500BD69A" w14:textId="782B1AC9" w:rsidR="00C303B1" w:rsidRDefault="00C303B1" w:rsidP="00C303B1">
            <w:pPr>
              <w:pStyle w:val="GOSTTablenorm"/>
              <w:rPr>
                <w:szCs w:val="22"/>
              </w:rPr>
            </w:pPr>
            <w:r w:rsidRPr="00E81287">
              <w:rPr>
                <w:szCs w:val="22"/>
              </w:rPr>
              <w:t>-</w:t>
            </w:r>
          </w:p>
        </w:tc>
      </w:tr>
      <w:tr w:rsidR="00C303B1" w:rsidRPr="005E26C1" w14:paraId="38581C53" w14:textId="77777777" w:rsidTr="00D45F66">
        <w:tc>
          <w:tcPr>
            <w:tcW w:w="125" w:type="pct"/>
          </w:tcPr>
          <w:p w14:paraId="38C7116C" w14:textId="77777777" w:rsidR="00C303B1" w:rsidRPr="00112ABB" w:rsidRDefault="00C303B1" w:rsidP="00C303B1">
            <w:pPr>
              <w:pStyle w:val="GOSTTableNum"/>
            </w:pPr>
          </w:p>
        </w:tc>
        <w:tc>
          <w:tcPr>
            <w:tcW w:w="596" w:type="pct"/>
          </w:tcPr>
          <w:p w14:paraId="0FB44CE8" w14:textId="5DC9B053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112ABB">
              <w:t>Возврат поступлений источников доп. финансирования</w:t>
            </w:r>
          </w:p>
        </w:tc>
        <w:tc>
          <w:tcPr>
            <w:tcW w:w="279" w:type="pct"/>
          </w:tcPr>
          <w:p w14:paraId="15A4884A" w14:textId="34996521" w:rsidR="00C303B1" w:rsidRPr="000A5B23" w:rsidRDefault="00C303B1" w:rsidP="00C303B1">
            <w:pPr>
              <w:pStyle w:val="GOSTTablenorm"/>
              <w:rPr>
                <w:szCs w:val="22"/>
              </w:rPr>
            </w:pPr>
            <w:ins w:id="2854" w:author="Краснова Наталья EXP-332161" w:date="2026-03-19T18:00:00Z">
              <w:r w:rsidRPr="00040420"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0CEFE055" w14:textId="738D7A94" w:rsidR="00C303B1" w:rsidRDefault="00C303B1" w:rsidP="00C303B1">
            <w:pPr>
              <w:pStyle w:val="GOSTTablenorm"/>
              <w:rPr>
                <w:szCs w:val="22"/>
              </w:rPr>
            </w:pPr>
            <w:r w:rsidRPr="000A5B23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3A8857C4" w14:textId="762F3ACE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12F7175B" w14:textId="7C393A8E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158</w:t>
            </w:r>
          </w:p>
        </w:tc>
        <w:tc>
          <w:tcPr>
            <w:tcW w:w="301" w:type="pct"/>
          </w:tcPr>
          <w:p w14:paraId="2C47C4F1" w14:textId="2CD54D41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262</w:t>
            </w:r>
          </w:p>
        </w:tc>
        <w:tc>
          <w:tcPr>
            <w:tcW w:w="1107" w:type="pct"/>
          </w:tcPr>
          <w:p w14:paraId="585B24F2" w14:textId="77777777" w:rsidR="00C303B1" w:rsidRDefault="00C303B1" w:rsidP="00C303B1">
            <w:pPr>
              <w:pStyle w:val="GOSTTablenorm"/>
            </w:pPr>
            <w:r>
              <w:t>Сумма возвратов поступлений за счет источников дополнительного бюджетного финансирования в текущем финансовом году.</w:t>
            </w:r>
          </w:p>
          <w:p w14:paraId="3BA5381F" w14:textId="77777777" w:rsidR="00C303B1" w:rsidRPr="005E26C1" w:rsidRDefault="00C303B1" w:rsidP="00C303B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3C37D9FA" w14:textId="10B62E3C" w:rsidR="00C303B1" w:rsidRDefault="00C303B1" w:rsidP="00C303B1">
            <w:pPr>
              <w:pStyle w:val="GOSTTablenorm"/>
            </w:pPr>
            <w:r>
              <w:t>О</w:t>
            </w:r>
            <w:r w:rsidRPr="00891A39">
              <w:t xml:space="preserve">борот по </w:t>
            </w:r>
            <w:r>
              <w:t xml:space="preserve">Дт </w:t>
            </w:r>
            <w:r w:rsidRPr="005E26C1">
              <w:rPr>
                <w:szCs w:val="22"/>
              </w:rPr>
              <w:t xml:space="preserve">за отчетный период </w:t>
            </w:r>
            <w:r>
              <w:t xml:space="preserve">по показателю </w:t>
            </w:r>
            <w:r w:rsidRPr="00891A39">
              <w:t>ПОСТ_АРЕН</w:t>
            </w:r>
          </w:p>
          <w:p w14:paraId="01B7A574" w14:textId="4CCEFFCB" w:rsidR="00C303B1" w:rsidRDefault="00C303B1" w:rsidP="00C303B1">
            <w:pPr>
              <w:pStyle w:val="GOSTTablenorm"/>
              <w:rPr>
                <w:szCs w:val="22"/>
              </w:rPr>
            </w:pPr>
            <w:r>
              <w:t>плюс</w:t>
            </w:r>
          </w:p>
          <w:p w14:paraId="01323CB9" w14:textId="06644360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Оборот по Д</w:t>
            </w:r>
            <w:r w:rsidRPr="005E26C1">
              <w:rPr>
                <w:szCs w:val="22"/>
              </w:rPr>
              <w:t xml:space="preserve">т </w:t>
            </w:r>
            <w:r>
              <w:rPr>
                <w:szCs w:val="22"/>
              </w:rPr>
              <w:t>счета 03100</w:t>
            </w:r>
            <w:r w:rsidRPr="001C5C6E">
              <w:rPr>
                <w:szCs w:val="22"/>
              </w:rPr>
              <w:t>%</w:t>
            </w:r>
            <w:r>
              <w:rPr>
                <w:szCs w:val="22"/>
              </w:rPr>
              <w:t xml:space="preserve"> </w:t>
            </w:r>
            <w:r w:rsidRPr="005E26C1">
              <w:rPr>
                <w:szCs w:val="22"/>
              </w:rPr>
              <w:t>за отчетный период</w:t>
            </w:r>
            <w:r>
              <w:rPr>
                <w:szCs w:val="22"/>
              </w:rPr>
              <w:t>.</w:t>
            </w:r>
          </w:p>
          <w:p w14:paraId="26B0640D" w14:textId="7C44A92D" w:rsidR="00C303B1" w:rsidRDefault="00C303B1" w:rsidP="00C303B1">
            <w:pPr>
              <w:pStyle w:val="GOSTTablenorm"/>
            </w:pPr>
            <w:r>
              <w:t xml:space="preserve">Если ТОФК, в котором обслуживается ЛС, не переведен в ПУД ЭБ, то запрос направляется в </w:t>
            </w:r>
            <w:r>
              <w:rPr>
                <w:lang w:val="en-US"/>
              </w:rPr>
              <w:t>SVAP</w:t>
            </w:r>
            <w:r w:rsidRPr="002719AA">
              <w:t xml:space="preserve"> </w:t>
            </w:r>
            <w:r>
              <w:t>ПУР ФБ (СПС).</w:t>
            </w:r>
          </w:p>
          <w:p w14:paraId="4C66DFCB" w14:textId="30E29088" w:rsidR="00C303B1" w:rsidRPr="00E170A9" w:rsidRDefault="00C303B1" w:rsidP="00C303B1">
            <w:pPr>
              <w:pStyle w:val="GOSTTablenorm"/>
            </w:pPr>
            <w:r>
              <w:lastRenderedPageBreak/>
              <w:t xml:space="preserve">Если ТОФК, в котором обслуживается ЛС, переведен в ПУД ЭБ, то запрос направляется в </w:t>
            </w:r>
            <w:r>
              <w:rPr>
                <w:lang w:val="en-US"/>
              </w:rPr>
              <w:t>SVAP</w:t>
            </w:r>
            <w:r w:rsidRPr="002719AA">
              <w:t xml:space="preserve"> </w:t>
            </w:r>
            <w:r>
              <w:t>ПУД ФБ (НПС)</w:t>
            </w:r>
          </w:p>
        </w:tc>
        <w:tc>
          <w:tcPr>
            <w:tcW w:w="254" w:type="pct"/>
          </w:tcPr>
          <w:p w14:paraId="793FE56F" w14:textId="77777777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lastRenderedPageBreak/>
              <w:t>СПС/</w:t>
            </w:r>
          </w:p>
          <w:p w14:paraId="21A4431E" w14:textId="10CF3C10" w:rsidR="00C303B1" w:rsidRDefault="00C303B1" w:rsidP="00C303B1">
            <w:pPr>
              <w:pStyle w:val="GOSTTablenorm"/>
              <w:rPr>
                <w:szCs w:val="22"/>
              </w:rPr>
            </w:pPr>
            <w:r w:rsidRPr="0070788C">
              <w:rPr>
                <w:szCs w:val="22"/>
              </w:rPr>
              <w:t>НПС</w:t>
            </w:r>
          </w:p>
        </w:tc>
        <w:tc>
          <w:tcPr>
            <w:tcW w:w="213" w:type="pct"/>
          </w:tcPr>
          <w:p w14:paraId="35AF9D9B" w14:textId="47248072" w:rsidR="00C303B1" w:rsidRDefault="00C303B1" w:rsidP="00C303B1">
            <w:pPr>
              <w:pStyle w:val="GOSTTablenorm"/>
              <w:rPr>
                <w:szCs w:val="22"/>
              </w:rPr>
            </w:pPr>
            <w:r w:rsidRPr="00AA04FE">
              <w:rPr>
                <w:szCs w:val="22"/>
              </w:rPr>
              <w:t>-</w:t>
            </w:r>
          </w:p>
        </w:tc>
        <w:tc>
          <w:tcPr>
            <w:tcW w:w="256" w:type="pct"/>
          </w:tcPr>
          <w:p w14:paraId="2D3E16A1" w14:textId="5E607E3D" w:rsidR="00C303B1" w:rsidRDefault="00C303B1" w:rsidP="00C303B1">
            <w:pPr>
              <w:pStyle w:val="GOSTTablenorm"/>
              <w:rPr>
                <w:szCs w:val="22"/>
              </w:rPr>
            </w:pPr>
            <w:r w:rsidRPr="00AA04FE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41F6F7BA" w14:textId="2E539FB2" w:rsidR="00C303B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3A8A8139" w14:textId="77777777" w:rsidR="00C303B1" w:rsidRPr="005E26C1" w:rsidRDefault="00C303B1" w:rsidP="00C303B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6E8C3BB3" w14:textId="177DD11A" w:rsidR="00C303B1" w:rsidRDefault="00C303B1" w:rsidP="00C303B1">
            <w:pPr>
              <w:pStyle w:val="GOSTTablenorm"/>
              <w:rPr>
                <w:szCs w:val="22"/>
              </w:rPr>
            </w:pPr>
            <w:r w:rsidRPr="000C01A5"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14DB339F" w14:textId="50CB8BD7" w:rsidR="00C303B1" w:rsidRDefault="00C303B1" w:rsidP="00C303B1">
            <w:pPr>
              <w:pStyle w:val="GOSTTablenorm"/>
              <w:rPr>
                <w:szCs w:val="22"/>
              </w:rPr>
            </w:pPr>
            <w:r w:rsidRPr="000C01A5">
              <w:rPr>
                <w:szCs w:val="22"/>
              </w:rPr>
              <w:t>-</w:t>
            </w:r>
          </w:p>
        </w:tc>
      </w:tr>
      <w:tr w:rsidR="00D45F66" w:rsidRPr="005E26C1" w14:paraId="56A2BA30" w14:textId="77777777" w:rsidTr="00D45F66">
        <w:tc>
          <w:tcPr>
            <w:tcW w:w="125" w:type="pct"/>
          </w:tcPr>
          <w:p w14:paraId="7F104578" w14:textId="77777777" w:rsidR="00D45F66" w:rsidRPr="00112ABB" w:rsidRDefault="00D45F66" w:rsidP="007925D5">
            <w:pPr>
              <w:pStyle w:val="GOSTTableNum"/>
            </w:pPr>
          </w:p>
        </w:tc>
        <w:tc>
          <w:tcPr>
            <w:tcW w:w="596" w:type="pct"/>
          </w:tcPr>
          <w:p w14:paraId="27437385" w14:textId="1D7E3FFD" w:rsidR="00D45F66" w:rsidRPr="005E26C1" w:rsidRDefault="00D45F66" w:rsidP="007925D5">
            <w:pPr>
              <w:pStyle w:val="GOSTTablenorm"/>
              <w:rPr>
                <w:szCs w:val="22"/>
              </w:rPr>
            </w:pPr>
            <w:r w:rsidRPr="00112ABB">
              <w:t>Остаток средств по источникам доп. финансирования</w:t>
            </w:r>
          </w:p>
        </w:tc>
        <w:tc>
          <w:tcPr>
            <w:tcW w:w="279" w:type="pct"/>
          </w:tcPr>
          <w:p w14:paraId="690CC832" w14:textId="0ED07075" w:rsidR="00D45F66" w:rsidRPr="000A5B23" w:rsidRDefault="00C303B1" w:rsidP="007925D5">
            <w:pPr>
              <w:pStyle w:val="GOSTTablenorm"/>
              <w:rPr>
                <w:szCs w:val="22"/>
              </w:rPr>
            </w:pPr>
            <w:ins w:id="2855" w:author="Краснова Наталья EXP-332161" w:date="2026-03-19T18:00:00Z">
              <w:r>
                <w:rPr>
                  <w:szCs w:val="22"/>
                </w:rPr>
                <w:t>БПС</w:t>
              </w:r>
            </w:ins>
          </w:p>
        </w:tc>
        <w:tc>
          <w:tcPr>
            <w:tcW w:w="279" w:type="pct"/>
          </w:tcPr>
          <w:p w14:paraId="1C4CF21C" w14:textId="640D308F" w:rsidR="00D45F66" w:rsidRDefault="00D45F66" w:rsidP="007925D5">
            <w:pPr>
              <w:pStyle w:val="GOSTTablenorm"/>
              <w:rPr>
                <w:szCs w:val="22"/>
              </w:rPr>
            </w:pPr>
            <w:r w:rsidRPr="000A5B23">
              <w:rPr>
                <w:szCs w:val="22"/>
              </w:rPr>
              <w:t>-</w:t>
            </w:r>
          </w:p>
        </w:tc>
        <w:tc>
          <w:tcPr>
            <w:tcW w:w="361" w:type="pct"/>
          </w:tcPr>
          <w:p w14:paraId="4376036D" w14:textId="697DDB24" w:rsidR="00D45F66" w:rsidRDefault="00D45F66" w:rsidP="007925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  <w:tc>
          <w:tcPr>
            <w:tcW w:w="341" w:type="pct"/>
          </w:tcPr>
          <w:p w14:paraId="61B38736" w14:textId="1B9BCF8D" w:rsidR="00D45F66" w:rsidRPr="005E26C1" w:rsidRDefault="00D45F66" w:rsidP="007925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156</w:t>
            </w:r>
          </w:p>
        </w:tc>
        <w:tc>
          <w:tcPr>
            <w:tcW w:w="301" w:type="pct"/>
          </w:tcPr>
          <w:p w14:paraId="0A30A2E0" w14:textId="003EC0BB" w:rsidR="00D45F66" w:rsidRPr="00185846" w:rsidRDefault="00D45F66" w:rsidP="007925D5">
            <w:pPr>
              <w:pStyle w:val="GOSTTablenorm"/>
            </w:pPr>
            <w:r>
              <w:rPr>
                <w:szCs w:val="22"/>
                <w:lang w:val="en-US"/>
              </w:rPr>
              <w:t>EXP</w:t>
            </w:r>
            <w:r>
              <w:rPr>
                <w:szCs w:val="22"/>
              </w:rPr>
              <w:t>: 260</w:t>
            </w:r>
          </w:p>
        </w:tc>
        <w:tc>
          <w:tcPr>
            <w:tcW w:w="1107" w:type="pct"/>
          </w:tcPr>
          <w:p w14:paraId="06E511E4" w14:textId="77777777" w:rsidR="00D45F66" w:rsidRDefault="00D45F66" w:rsidP="007925D5">
            <w:pPr>
              <w:pStyle w:val="GOSTTablenorm"/>
            </w:pPr>
            <w:r>
              <w:t>Сумма остатка средств на ЛС за счет источников дополнительного бюджетного финансирования.</w:t>
            </w:r>
          </w:p>
          <w:p w14:paraId="1CEC193E" w14:textId="0A6FA31C" w:rsidR="00D45F66" w:rsidRDefault="00D45F66" w:rsidP="007925D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1CF55FD0" w14:textId="7D9BA36F" w:rsidR="00D45F66" w:rsidRDefault="00D45F66" w:rsidP="007925D5">
            <w:pPr>
              <w:pStyle w:val="GOSTTablenorm"/>
            </w:pPr>
            <w:r>
              <w:rPr>
                <w:szCs w:val="22"/>
              </w:rPr>
              <w:t>Баланс (Остаток по Кт = Оборот по Кт минус Оборот по Д</w:t>
            </w:r>
            <w:r w:rsidRPr="005E26C1">
              <w:rPr>
                <w:szCs w:val="22"/>
              </w:rPr>
              <w:t>т) на конец отчетного периода по показател</w:t>
            </w:r>
            <w:r>
              <w:rPr>
                <w:szCs w:val="22"/>
              </w:rPr>
              <w:t xml:space="preserve">ю </w:t>
            </w:r>
            <w:r>
              <w:t>ПОСТ</w:t>
            </w:r>
            <w:r w:rsidRPr="001D096B">
              <w:t>_</w:t>
            </w:r>
            <w:r>
              <w:t>АРЕН</w:t>
            </w:r>
          </w:p>
          <w:p w14:paraId="3A335EDA" w14:textId="5E1B606B" w:rsidR="00D45F66" w:rsidRDefault="00D45F66" w:rsidP="007925D5">
            <w:pPr>
              <w:pStyle w:val="GOSTTablenorm"/>
              <w:rPr>
                <w:szCs w:val="22"/>
              </w:rPr>
            </w:pPr>
            <w:r>
              <w:t>плюс</w:t>
            </w:r>
          </w:p>
          <w:p w14:paraId="3E410919" w14:textId="5E711FC9" w:rsidR="00D45F66" w:rsidRDefault="00D45F66" w:rsidP="007925D5">
            <w:pPr>
              <w:pStyle w:val="GOSTTablenorm"/>
            </w:pPr>
            <w:r w:rsidRPr="005E26C1">
              <w:rPr>
                <w:szCs w:val="22"/>
              </w:rPr>
              <w:t xml:space="preserve">Баланс </w:t>
            </w:r>
            <w:r>
              <w:rPr>
                <w:szCs w:val="22"/>
              </w:rPr>
              <w:t>счета 03100</w:t>
            </w:r>
            <w:r w:rsidRPr="001C5C6E">
              <w:rPr>
                <w:szCs w:val="22"/>
              </w:rPr>
              <w:t>%</w:t>
            </w:r>
            <w:r w:rsidRPr="005E26C1">
              <w:rPr>
                <w:szCs w:val="22"/>
              </w:rPr>
              <w:t xml:space="preserve"> (Остаток по Кт = Оборот по Кт минус Оборот по Дт) на конец отчетного периода</w:t>
            </w:r>
            <w:r>
              <w:rPr>
                <w:szCs w:val="22"/>
              </w:rPr>
              <w:t>.</w:t>
            </w:r>
          </w:p>
          <w:p w14:paraId="298C708A" w14:textId="77777777" w:rsidR="00D45F66" w:rsidRDefault="00D45F66" w:rsidP="007925D5">
            <w:pPr>
              <w:pStyle w:val="GOSTTablenorm"/>
            </w:pPr>
            <w:r>
              <w:t xml:space="preserve">Если ТОФК, в котором обслуживается ЛС, не переведен в ПУД ЭБ, то </w:t>
            </w:r>
            <w:r>
              <w:lastRenderedPageBreak/>
              <w:t xml:space="preserve">запрос направляется в </w:t>
            </w:r>
            <w:r>
              <w:rPr>
                <w:lang w:val="en-US"/>
              </w:rPr>
              <w:t>SVAP</w:t>
            </w:r>
            <w:r w:rsidRPr="002719AA">
              <w:t xml:space="preserve"> </w:t>
            </w:r>
            <w:r>
              <w:t>ПУР ФБ (СПС).</w:t>
            </w:r>
          </w:p>
          <w:p w14:paraId="289128F4" w14:textId="2ED819B5" w:rsidR="00D45F66" w:rsidRPr="000256A7" w:rsidRDefault="00D45F66" w:rsidP="007925D5">
            <w:pPr>
              <w:pStyle w:val="GOSTTablenorm"/>
            </w:pPr>
            <w:r>
              <w:t xml:space="preserve">Если ТОФК, в котором обслуживается ЛС, переведен в ПУД ЭБ, то запрос направляется в </w:t>
            </w:r>
            <w:r>
              <w:rPr>
                <w:lang w:val="en-US"/>
              </w:rPr>
              <w:t>SVAP</w:t>
            </w:r>
            <w:r w:rsidRPr="002719AA">
              <w:t xml:space="preserve"> </w:t>
            </w:r>
            <w:r>
              <w:t>ПУД ФБ (НПС)</w:t>
            </w:r>
          </w:p>
        </w:tc>
        <w:tc>
          <w:tcPr>
            <w:tcW w:w="254" w:type="pct"/>
          </w:tcPr>
          <w:p w14:paraId="551DD504" w14:textId="77777777" w:rsidR="00D45F66" w:rsidRDefault="00D45F66" w:rsidP="007925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lastRenderedPageBreak/>
              <w:t>СПС/</w:t>
            </w:r>
          </w:p>
          <w:p w14:paraId="63DCF2C7" w14:textId="321B1C6A" w:rsidR="00D45F66" w:rsidRDefault="00D45F66" w:rsidP="007925D5">
            <w:pPr>
              <w:pStyle w:val="GOSTTablenorm"/>
              <w:rPr>
                <w:szCs w:val="22"/>
              </w:rPr>
            </w:pPr>
            <w:r w:rsidRPr="0070788C">
              <w:rPr>
                <w:szCs w:val="22"/>
              </w:rPr>
              <w:t>НПС</w:t>
            </w:r>
          </w:p>
        </w:tc>
        <w:tc>
          <w:tcPr>
            <w:tcW w:w="213" w:type="pct"/>
          </w:tcPr>
          <w:p w14:paraId="2E5AA9D7" w14:textId="0CBA5BCF" w:rsidR="00D45F66" w:rsidRDefault="00D45F66" w:rsidP="007925D5">
            <w:pPr>
              <w:pStyle w:val="GOSTTablenorm"/>
              <w:rPr>
                <w:szCs w:val="22"/>
              </w:rPr>
            </w:pPr>
            <w:r w:rsidRPr="004D52CD">
              <w:rPr>
                <w:szCs w:val="22"/>
              </w:rPr>
              <w:t>-</w:t>
            </w:r>
          </w:p>
        </w:tc>
        <w:tc>
          <w:tcPr>
            <w:tcW w:w="256" w:type="pct"/>
          </w:tcPr>
          <w:p w14:paraId="67326602" w14:textId="6460C786" w:rsidR="00D45F66" w:rsidRDefault="00D45F66" w:rsidP="007925D5">
            <w:pPr>
              <w:pStyle w:val="GOSTTablenorm"/>
              <w:rPr>
                <w:szCs w:val="22"/>
              </w:rPr>
            </w:pPr>
            <w:r w:rsidRPr="004D52CD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138050D1" w14:textId="5F38E5ED" w:rsidR="00D45F66" w:rsidRDefault="00D45F66" w:rsidP="007925D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+</w:t>
            </w:r>
          </w:p>
        </w:tc>
        <w:tc>
          <w:tcPr>
            <w:tcW w:w="213" w:type="pct"/>
          </w:tcPr>
          <w:p w14:paraId="3CA91F98" w14:textId="7A8F1F11" w:rsidR="00D45F66" w:rsidRPr="005E26C1" w:rsidRDefault="00D45F66" w:rsidP="007925D5">
            <w:pPr>
              <w:pStyle w:val="GOSTTablenorm"/>
              <w:rPr>
                <w:szCs w:val="22"/>
              </w:rPr>
            </w:pPr>
            <w:r w:rsidRPr="004D52CD">
              <w:rPr>
                <w:szCs w:val="22"/>
              </w:rPr>
              <w:t>-</w:t>
            </w:r>
          </w:p>
        </w:tc>
        <w:tc>
          <w:tcPr>
            <w:tcW w:w="213" w:type="pct"/>
          </w:tcPr>
          <w:p w14:paraId="3F2DD080" w14:textId="4186E81C" w:rsidR="00D45F66" w:rsidRDefault="00D45F66" w:rsidP="007925D5">
            <w:pPr>
              <w:pStyle w:val="GOSTTablenorm"/>
              <w:rPr>
                <w:szCs w:val="22"/>
              </w:rPr>
            </w:pPr>
            <w:r w:rsidRPr="004D52CD">
              <w:rPr>
                <w:szCs w:val="22"/>
              </w:rPr>
              <w:t>-</w:t>
            </w:r>
          </w:p>
        </w:tc>
        <w:tc>
          <w:tcPr>
            <w:tcW w:w="249" w:type="pct"/>
          </w:tcPr>
          <w:p w14:paraId="5BA4A6E0" w14:textId="6F834EFD" w:rsidR="00D45F66" w:rsidRDefault="00D45F66" w:rsidP="007925D5">
            <w:pPr>
              <w:pStyle w:val="GOSTTablenorm"/>
              <w:rPr>
                <w:szCs w:val="22"/>
              </w:rPr>
            </w:pPr>
            <w:r w:rsidRPr="004D52CD">
              <w:rPr>
                <w:szCs w:val="22"/>
              </w:rPr>
              <w:t>-</w:t>
            </w:r>
          </w:p>
        </w:tc>
      </w:tr>
    </w:tbl>
    <w:p w14:paraId="33F1BCC2" w14:textId="34D7CB5B" w:rsidR="00104D57" w:rsidRPr="00104D57" w:rsidRDefault="00104D57" w:rsidP="00104D57">
      <w:pPr>
        <w:pStyle w:val="affe"/>
        <w:keepNext/>
        <w:suppressAutoHyphens/>
        <w:rPr>
          <w:rFonts w:ascii="Times New Roman" w:hAnsi="Times New Roman" w:cs="Times New Roman"/>
        </w:rPr>
      </w:pPr>
      <w:r w:rsidRPr="00104D57">
        <w:rPr>
          <w:rFonts w:ascii="Times New Roman" w:hAnsi="Times New Roman" w:cs="Times New Roman"/>
        </w:rPr>
        <w:lastRenderedPageBreak/>
        <w:t>Перечень показателей состояния лицевых счетов по операциям участников казначейского сопровождения и получателей средств из бюджета</w:t>
      </w:r>
      <w:r w:rsidR="00925DE7">
        <w:rPr>
          <w:rFonts w:ascii="Times New Roman" w:hAnsi="Times New Roman" w:cs="Times New Roman"/>
        </w:rPr>
        <w:t xml:space="preserve"> </w:t>
      </w:r>
      <w:r w:rsidR="00925DE7" w:rsidRPr="00925DE7">
        <w:rPr>
          <w:rFonts w:ascii="Times New Roman" w:hAnsi="Times New Roman" w:cs="Times New Roman"/>
        </w:rPr>
        <w:t>федерального уровня</w:t>
      </w:r>
    </w:p>
    <w:p w14:paraId="6AE9111C" w14:textId="442CF2BE" w:rsidR="005456C6" w:rsidRDefault="0005437A" w:rsidP="00104D57">
      <w:pPr>
        <w:pStyle w:val="GOSTNameTable"/>
      </w:pPr>
      <w:fldSimple w:instr=" SEQ Таблица \* ARABIC ">
        <w:bookmarkStart w:id="2856" w:name="_Ref17715937"/>
        <w:bookmarkStart w:id="2857" w:name="_Toc185341154"/>
        <w:r w:rsidR="005C791B">
          <w:t>7</w:t>
        </w:r>
        <w:bookmarkEnd w:id="2856"/>
      </w:fldSimple>
      <w:r w:rsidR="005C791B" w:rsidRPr="005B0B23">
        <w:t xml:space="preserve">. </w:t>
      </w:r>
      <w:r w:rsidR="005C791B" w:rsidRPr="00E34164">
        <w:t>Перечень показателей состояния лицевых счетов по операциям участников</w:t>
      </w:r>
      <w:bookmarkEnd w:id="2857"/>
      <w:r w:rsidR="005C791B" w:rsidRPr="005C791B">
        <w:t xml:space="preserve"> </w:t>
      </w:r>
      <w:r w:rsidR="00F73791">
        <w:t xml:space="preserve">казначейского сопровождения </w:t>
      </w:r>
      <w:r w:rsidR="00154300">
        <w:t xml:space="preserve">и получателей средств из бюджета </w:t>
      </w:r>
      <w:r w:rsidR="00B515F7">
        <w:t xml:space="preserve">федерального уровня </w:t>
      </w:r>
      <w:r w:rsidR="00126C9E">
        <w:t xml:space="preserve">по НПС </w:t>
      </w:r>
    </w:p>
    <w:tbl>
      <w:tblPr>
        <w:tblStyle w:val="GOSTTable"/>
        <w:tblpPr w:leftFromText="180" w:rightFromText="180" w:vertAnchor="text" w:tblpY="1"/>
        <w:tblOverlap w:val="never"/>
        <w:tblW w:w="5000" w:type="pct"/>
        <w:tblLayout w:type="fixed"/>
        <w:tblLook w:val="0760" w:firstRow="1" w:lastRow="1" w:firstColumn="0" w:lastColumn="1" w:noHBand="1" w:noVBand="1"/>
      </w:tblPr>
      <w:tblGrid>
        <w:gridCol w:w="378"/>
        <w:gridCol w:w="1987"/>
        <w:gridCol w:w="979"/>
        <w:gridCol w:w="979"/>
        <w:gridCol w:w="982"/>
        <w:gridCol w:w="5662"/>
        <w:gridCol w:w="703"/>
        <w:gridCol w:w="706"/>
        <w:gridCol w:w="3318"/>
      </w:tblGrid>
      <w:tr w:rsidR="00CF5F0A" w:rsidRPr="005E26C1" w14:paraId="343B50BC" w14:textId="77777777" w:rsidTr="00733F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9"/>
        </w:trPr>
        <w:tc>
          <w:tcPr>
            <w:tcW w:w="753" w:type="pct"/>
            <w:gridSpan w:val="2"/>
            <w:vMerge w:val="restart"/>
          </w:tcPr>
          <w:p w14:paraId="6023DB03" w14:textId="77777777" w:rsidR="00CF5F0A" w:rsidRPr="005E26C1" w:rsidRDefault="00CF5F0A" w:rsidP="00104D57">
            <w:pPr>
              <w:pStyle w:val="GOSTTableHead"/>
              <w:rPr>
                <w:szCs w:val="22"/>
              </w:rPr>
            </w:pPr>
            <w:r w:rsidRPr="005E26C1">
              <w:rPr>
                <w:szCs w:val="22"/>
              </w:rPr>
              <w:t>Наименование</w:t>
            </w:r>
          </w:p>
        </w:tc>
        <w:tc>
          <w:tcPr>
            <w:tcW w:w="937" w:type="pct"/>
            <w:gridSpan w:val="3"/>
          </w:tcPr>
          <w:p w14:paraId="5A95DAA7" w14:textId="4113811C" w:rsidR="00CF5F0A" w:rsidRPr="005E26C1" w:rsidRDefault="00CF5F0A" w:rsidP="00104D57">
            <w:pPr>
              <w:pStyle w:val="GOSTTableHead"/>
              <w:rPr>
                <w:szCs w:val="22"/>
              </w:rPr>
            </w:pPr>
            <w:r w:rsidRPr="009A77F1">
              <w:rPr>
                <w:szCs w:val="22"/>
              </w:rPr>
              <w:t>Код (идентификатор)</w:t>
            </w:r>
          </w:p>
        </w:tc>
        <w:tc>
          <w:tcPr>
            <w:tcW w:w="1804" w:type="pct"/>
            <w:vMerge w:val="restart"/>
          </w:tcPr>
          <w:p w14:paraId="3168FEF0" w14:textId="3B169FA7" w:rsidR="00CF5F0A" w:rsidRDefault="00CF5F0A" w:rsidP="00104D57">
            <w:pPr>
              <w:pStyle w:val="GOSTTableHead"/>
              <w:rPr>
                <w:szCs w:val="22"/>
              </w:rPr>
            </w:pPr>
            <w:r w:rsidRPr="005E26C1">
              <w:rPr>
                <w:szCs w:val="22"/>
              </w:rPr>
              <w:t>Алгоритм расчета</w:t>
            </w:r>
          </w:p>
        </w:tc>
        <w:tc>
          <w:tcPr>
            <w:tcW w:w="449" w:type="pct"/>
            <w:gridSpan w:val="2"/>
            <w:vMerge w:val="restart"/>
          </w:tcPr>
          <w:p w14:paraId="3A353949" w14:textId="40DE0772" w:rsidR="00CF5F0A" w:rsidRDefault="00CF5F0A" w:rsidP="00104D57">
            <w:pPr>
              <w:pStyle w:val="GOSTTableHead"/>
              <w:rPr>
                <w:szCs w:val="22"/>
              </w:rPr>
            </w:pPr>
            <w:r>
              <w:rPr>
                <w:szCs w:val="22"/>
              </w:rPr>
              <w:t>Применение</w:t>
            </w:r>
          </w:p>
        </w:tc>
        <w:tc>
          <w:tcPr>
            <w:tcW w:w="1057" w:type="pct"/>
            <w:vMerge w:val="restart"/>
          </w:tcPr>
          <w:p w14:paraId="02C1E89B" w14:textId="4E2D4823" w:rsidR="00CF5F0A" w:rsidRPr="005E26C1" w:rsidRDefault="00CF5F0A" w:rsidP="00104D57">
            <w:pPr>
              <w:pStyle w:val="GOSTTableHead"/>
              <w:rPr>
                <w:szCs w:val="22"/>
              </w:rPr>
            </w:pPr>
            <w:r>
              <w:rPr>
                <w:szCs w:val="22"/>
              </w:rPr>
              <w:t>Примечание</w:t>
            </w:r>
          </w:p>
        </w:tc>
      </w:tr>
      <w:tr w:rsidR="00CF5F0A" w:rsidRPr="005E26C1" w14:paraId="075F2FC7" w14:textId="77777777" w:rsidTr="00733F61">
        <w:trPr>
          <w:trHeight w:val="238"/>
        </w:trPr>
        <w:tc>
          <w:tcPr>
            <w:tcW w:w="753" w:type="pct"/>
            <w:gridSpan w:val="2"/>
            <w:vMerge/>
          </w:tcPr>
          <w:p w14:paraId="6294FDEF" w14:textId="77777777" w:rsidR="00CF5F0A" w:rsidRPr="005E26C1" w:rsidRDefault="00CF5F0A">
            <w:pPr>
              <w:pStyle w:val="GOSTTableHead"/>
              <w:rPr>
                <w:szCs w:val="22"/>
              </w:rPr>
            </w:pPr>
          </w:p>
        </w:tc>
        <w:tc>
          <w:tcPr>
            <w:tcW w:w="937" w:type="pct"/>
            <w:gridSpan w:val="3"/>
            <w:shd w:val="clear" w:color="auto" w:fill="E2E2E2"/>
          </w:tcPr>
          <w:p w14:paraId="5E802AAB" w14:textId="7B9F4E76" w:rsidR="00CF5F0A" w:rsidRPr="005E26C1" w:rsidRDefault="00CF5F0A">
            <w:pPr>
              <w:pStyle w:val="GOSTTableHead"/>
              <w:rPr>
                <w:szCs w:val="22"/>
              </w:rPr>
            </w:pPr>
            <w:r>
              <w:rPr>
                <w:szCs w:val="22"/>
              </w:rPr>
              <w:t>запрос</w:t>
            </w:r>
            <w:r w:rsidRPr="005E26C1">
              <w:rPr>
                <w:szCs w:val="22"/>
              </w:rPr>
              <w:t xml:space="preserve"> </w:t>
            </w:r>
            <w:r w:rsidRPr="005E26C1">
              <w:rPr>
                <w:szCs w:val="22"/>
                <w:lang w:val="en-US"/>
              </w:rPr>
              <w:t>CONS</w:t>
            </w:r>
          </w:p>
        </w:tc>
        <w:tc>
          <w:tcPr>
            <w:tcW w:w="1804" w:type="pct"/>
            <w:vMerge/>
          </w:tcPr>
          <w:p w14:paraId="077B2A9F" w14:textId="77777777" w:rsidR="00CF5F0A" w:rsidRDefault="00CF5F0A">
            <w:pPr>
              <w:pStyle w:val="GOSTTableHead"/>
              <w:rPr>
                <w:szCs w:val="22"/>
              </w:rPr>
            </w:pPr>
          </w:p>
        </w:tc>
        <w:tc>
          <w:tcPr>
            <w:tcW w:w="449" w:type="pct"/>
            <w:gridSpan w:val="2"/>
            <w:vMerge/>
          </w:tcPr>
          <w:p w14:paraId="0190F2FA" w14:textId="77777777" w:rsidR="00CF5F0A" w:rsidRDefault="00CF5F0A">
            <w:pPr>
              <w:pStyle w:val="GOSTTableHead"/>
              <w:rPr>
                <w:szCs w:val="22"/>
              </w:rPr>
            </w:pPr>
          </w:p>
        </w:tc>
        <w:tc>
          <w:tcPr>
            <w:tcW w:w="1057" w:type="pct"/>
            <w:vMerge/>
          </w:tcPr>
          <w:p w14:paraId="58E3BA16" w14:textId="26E385CE" w:rsidR="00CF5F0A" w:rsidRDefault="00CF5F0A">
            <w:pPr>
              <w:pStyle w:val="GOSTTableHead"/>
              <w:rPr>
                <w:szCs w:val="22"/>
              </w:rPr>
            </w:pPr>
          </w:p>
        </w:tc>
      </w:tr>
      <w:tr w:rsidR="00623F06" w14:paraId="3C4F23BD" w14:textId="77777777" w:rsidTr="00733F61">
        <w:trPr>
          <w:trHeight w:val="442"/>
        </w:trPr>
        <w:tc>
          <w:tcPr>
            <w:tcW w:w="753" w:type="pct"/>
            <w:gridSpan w:val="2"/>
            <w:vMerge/>
          </w:tcPr>
          <w:p w14:paraId="69B89D1D" w14:textId="77777777" w:rsidR="00CF5F0A" w:rsidRPr="005E26C1" w:rsidRDefault="00CF5F0A">
            <w:pPr>
              <w:ind w:firstLine="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2" w:type="pct"/>
            <w:shd w:val="clear" w:color="auto" w:fill="E2E2E2"/>
            <w:hideMark/>
          </w:tcPr>
          <w:p w14:paraId="0F88F7B4" w14:textId="6F9600E0" w:rsidR="00CF5F0A" w:rsidRPr="00F50F71" w:rsidRDefault="00CF5F0A">
            <w:pPr>
              <w:pStyle w:val="GOSTTableHead"/>
              <w:rPr>
                <w:szCs w:val="22"/>
              </w:rPr>
            </w:pPr>
            <w:r>
              <w:rPr>
                <w:szCs w:val="22"/>
              </w:rPr>
              <w:t>вид отчета PA_</w:t>
            </w:r>
            <w:r w:rsidRPr="00F50F71">
              <w:rPr>
                <w:szCs w:val="22"/>
              </w:rPr>
              <w:t>UKS</w:t>
            </w:r>
          </w:p>
        </w:tc>
        <w:tc>
          <w:tcPr>
            <w:tcW w:w="312" w:type="pct"/>
            <w:shd w:val="clear" w:color="auto" w:fill="E2E2E2"/>
          </w:tcPr>
          <w:p w14:paraId="3C3D988A" w14:textId="7700BC4D" w:rsidR="00CF5F0A" w:rsidRDefault="00CF5F0A">
            <w:pPr>
              <w:pStyle w:val="GOSTTableHead"/>
              <w:rPr>
                <w:szCs w:val="22"/>
              </w:rPr>
            </w:pPr>
            <w:r>
              <w:rPr>
                <w:szCs w:val="22"/>
              </w:rPr>
              <w:t xml:space="preserve">вид отчета </w:t>
            </w:r>
            <w:r>
              <w:rPr>
                <w:szCs w:val="22"/>
                <w:lang w:val="en-US"/>
              </w:rPr>
              <w:t>PA</w:t>
            </w:r>
            <w:r w:rsidRPr="00FB5A1F">
              <w:rPr>
                <w:szCs w:val="22"/>
              </w:rPr>
              <w:t>_</w:t>
            </w:r>
            <w:r>
              <w:rPr>
                <w:szCs w:val="22"/>
                <w:lang w:val="en-US"/>
              </w:rPr>
              <w:t>PSB</w:t>
            </w:r>
          </w:p>
        </w:tc>
        <w:tc>
          <w:tcPr>
            <w:tcW w:w="313" w:type="pct"/>
            <w:shd w:val="clear" w:color="auto" w:fill="E2E2E2"/>
            <w:hideMark/>
          </w:tcPr>
          <w:p w14:paraId="49513786" w14:textId="34F5775F" w:rsidR="00CF5F0A" w:rsidRDefault="00CF5F0A">
            <w:pPr>
              <w:pStyle w:val="GOSTTableHead"/>
              <w:rPr>
                <w:szCs w:val="22"/>
              </w:rPr>
            </w:pPr>
            <w:r>
              <w:rPr>
                <w:szCs w:val="22"/>
              </w:rPr>
              <w:t xml:space="preserve">вид отчета </w:t>
            </w:r>
          </w:p>
          <w:p w14:paraId="1493603A" w14:textId="68FE301E" w:rsidR="00CF5F0A" w:rsidRPr="005E26C1" w:rsidRDefault="00CF5F0A">
            <w:pPr>
              <w:pStyle w:val="GOSTTableHead"/>
              <w:rPr>
                <w:szCs w:val="22"/>
              </w:rPr>
            </w:pPr>
            <w:r w:rsidRPr="00F50F71">
              <w:rPr>
                <w:szCs w:val="22"/>
              </w:rPr>
              <w:t>UKS</w:t>
            </w:r>
          </w:p>
        </w:tc>
        <w:tc>
          <w:tcPr>
            <w:tcW w:w="1804" w:type="pct"/>
            <w:vMerge/>
            <w:shd w:val="clear" w:color="auto" w:fill="D9D9D9" w:themeFill="background1" w:themeFillShade="D9"/>
          </w:tcPr>
          <w:p w14:paraId="073D7949" w14:textId="77777777" w:rsidR="00CF5F0A" w:rsidRPr="005E26C1" w:rsidRDefault="00CF5F0A">
            <w:pPr>
              <w:pStyle w:val="GOSTTableHead"/>
              <w:rPr>
                <w:szCs w:val="22"/>
              </w:rPr>
            </w:pPr>
          </w:p>
        </w:tc>
        <w:tc>
          <w:tcPr>
            <w:tcW w:w="224" w:type="pct"/>
            <w:shd w:val="clear" w:color="auto" w:fill="D9D9D9" w:themeFill="background1" w:themeFillShade="D9"/>
          </w:tcPr>
          <w:p w14:paraId="29CF20C7" w14:textId="0A7CE513" w:rsidR="00CF5F0A" w:rsidRPr="005E26C1" w:rsidRDefault="00CF5F0A">
            <w:pPr>
              <w:pStyle w:val="GOSTTableHead"/>
              <w:rPr>
                <w:szCs w:val="22"/>
              </w:rPr>
            </w:pPr>
            <w:r>
              <w:rPr>
                <w:szCs w:val="22"/>
              </w:rPr>
              <w:t>л/с с кодом 71</w:t>
            </w:r>
          </w:p>
        </w:tc>
        <w:tc>
          <w:tcPr>
            <w:tcW w:w="225" w:type="pct"/>
            <w:shd w:val="clear" w:color="auto" w:fill="D9D9D9" w:themeFill="background1" w:themeFillShade="D9"/>
          </w:tcPr>
          <w:p w14:paraId="389589D6" w14:textId="61D9C2D9" w:rsidR="00CF5F0A" w:rsidRPr="005E26C1" w:rsidRDefault="00CF5F0A" w:rsidP="004E613D">
            <w:pPr>
              <w:pStyle w:val="GOSTTableHead"/>
              <w:rPr>
                <w:szCs w:val="22"/>
              </w:rPr>
            </w:pPr>
            <w:r>
              <w:rPr>
                <w:szCs w:val="22"/>
              </w:rPr>
              <w:t>л/с с кодом 41</w:t>
            </w:r>
          </w:p>
        </w:tc>
        <w:tc>
          <w:tcPr>
            <w:tcW w:w="1057" w:type="pct"/>
            <w:vMerge/>
            <w:shd w:val="clear" w:color="auto" w:fill="D9D9D9" w:themeFill="background1" w:themeFillShade="D9"/>
          </w:tcPr>
          <w:p w14:paraId="35D3CF55" w14:textId="30C60AB5" w:rsidR="00CF5F0A" w:rsidRPr="005E26C1" w:rsidRDefault="00CF5F0A">
            <w:pPr>
              <w:pStyle w:val="GOSTTableHead"/>
              <w:rPr>
                <w:szCs w:val="22"/>
              </w:rPr>
            </w:pPr>
          </w:p>
        </w:tc>
      </w:tr>
      <w:tr w:rsidR="00E1671A" w:rsidRPr="00F11F2D" w14:paraId="6F169724" w14:textId="77777777" w:rsidTr="00E1671A">
        <w:trPr>
          <w:trHeight w:val="248"/>
        </w:trPr>
        <w:tc>
          <w:tcPr>
            <w:tcW w:w="5000" w:type="pct"/>
            <w:gridSpan w:val="9"/>
          </w:tcPr>
          <w:p w14:paraId="1262B06A" w14:textId="50467E9A" w:rsidR="00E1671A" w:rsidRDefault="00E1671A" w:rsidP="00CF5F0A">
            <w:pPr>
              <w:pStyle w:val="GOSTTablenorm"/>
            </w:pPr>
            <w:r>
              <w:rPr>
                <w:szCs w:val="22"/>
              </w:rPr>
              <w:t>Поступления и выплаты (фактические)</w:t>
            </w:r>
          </w:p>
        </w:tc>
      </w:tr>
      <w:tr w:rsidR="00925DE7" w:rsidRPr="00F11F2D" w14:paraId="7E4DCABD" w14:textId="77777777" w:rsidTr="00733F61">
        <w:trPr>
          <w:trHeight w:val="1854"/>
        </w:trPr>
        <w:tc>
          <w:tcPr>
            <w:tcW w:w="120" w:type="pct"/>
          </w:tcPr>
          <w:p w14:paraId="431AD530" w14:textId="77777777" w:rsidR="00925DE7" w:rsidRPr="005E26C1" w:rsidRDefault="00925DE7" w:rsidP="00A65944">
            <w:pPr>
              <w:pStyle w:val="GOSTTableNum"/>
              <w:numPr>
                <w:ilvl w:val="0"/>
                <w:numId w:val="32"/>
              </w:numPr>
            </w:pPr>
          </w:p>
        </w:tc>
        <w:tc>
          <w:tcPr>
            <w:tcW w:w="633" w:type="pct"/>
            <w:hideMark/>
          </w:tcPr>
          <w:p w14:paraId="77716FDF" w14:textId="13F7E59A" w:rsidR="00925DE7" w:rsidRPr="005E26C1" w:rsidRDefault="00925DE7" w:rsidP="00A65944">
            <w:pPr>
              <w:pStyle w:val="GOSTTablenorm"/>
              <w:rPr>
                <w:szCs w:val="22"/>
              </w:rPr>
            </w:pPr>
            <w:commentRangeStart w:id="2858"/>
            <w:r w:rsidRPr="005E26C1">
              <w:rPr>
                <w:szCs w:val="22"/>
              </w:rPr>
              <w:t>Поступления</w:t>
            </w:r>
            <w:r>
              <w:rPr>
                <w:szCs w:val="22"/>
              </w:rPr>
              <w:t xml:space="preserve"> (УКС)</w:t>
            </w:r>
            <w:commentRangeEnd w:id="2858"/>
            <w:r w:rsidR="002D0837" w:rsidRPr="005E26C1">
              <w:rPr>
                <w:rStyle w:val="affa"/>
                <w:sz w:val="22"/>
                <w:szCs w:val="22"/>
              </w:rPr>
              <w:commentReference w:id="2858"/>
            </w:r>
          </w:p>
        </w:tc>
        <w:tc>
          <w:tcPr>
            <w:tcW w:w="312" w:type="pct"/>
            <w:hideMark/>
          </w:tcPr>
          <w:p w14:paraId="023E8A37" w14:textId="77777777" w:rsidR="00925DE7" w:rsidRPr="005E26C1" w:rsidRDefault="00925DE7" w:rsidP="00A65944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136</w:t>
            </w:r>
          </w:p>
          <w:p w14:paraId="78D59A75" w14:textId="51A1CE5A" w:rsidR="00925DE7" w:rsidRPr="005E26C1" w:rsidRDefault="00925DE7" w:rsidP="00A65944">
            <w:pPr>
              <w:pStyle w:val="GOSTTablenorm"/>
              <w:rPr>
                <w:szCs w:val="22"/>
              </w:rPr>
            </w:pPr>
          </w:p>
        </w:tc>
        <w:tc>
          <w:tcPr>
            <w:tcW w:w="312" w:type="pct"/>
          </w:tcPr>
          <w:p w14:paraId="1F5A557C" w14:textId="574AC4DA" w:rsidR="00925DE7" w:rsidRPr="00C727D3" w:rsidRDefault="00925DE7" w:rsidP="00A65944">
            <w:pPr>
              <w:pStyle w:val="GOSTTablenorm"/>
            </w:pPr>
            <w:r>
              <w:t>–</w:t>
            </w:r>
          </w:p>
        </w:tc>
        <w:tc>
          <w:tcPr>
            <w:tcW w:w="313" w:type="pct"/>
            <w:hideMark/>
          </w:tcPr>
          <w:p w14:paraId="716A7CD1" w14:textId="0BFF2715" w:rsidR="00925DE7" w:rsidRPr="005E26C1" w:rsidRDefault="00925DE7" w:rsidP="00A65944">
            <w:pPr>
              <w:pStyle w:val="GOSTTablenorm"/>
              <w:rPr>
                <w:szCs w:val="22"/>
              </w:rPr>
            </w:pPr>
            <w:r w:rsidRPr="00C727D3">
              <w:t>3</w:t>
            </w:r>
          </w:p>
          <w:p w14:paraId="35937B28" w14:textId="6267A897" w:rsidR="00925DE7" w:rsidRPr="005E26C1" w:rsidRDefault="00925DE7" w:rsidP="00A65944">
            <w:pPr>
              <w:pStyle w:val="GOSTTablenorm"/>
              <w:rPr>
                <w:szCs w:val="22"/>
              </w:rPr>
            </w:pPr>
          </w:p>
        </w:tc>
        <w:tc>
          <w:tcPr>
            <w:tcW w:w="1804" w:type="pct"/>
          </w:tcPr>
          <w:p w14:paraId="003C9405" w14:textId="5BBD4514" w:rsidR="00925DE7" w:rsidRPr="005E26C1" w:rsidRDefault="00925DE7" w:rsidP="00A65944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 xml:space="preserve">Сумма поступлений средств на ЛС </w:t>
            </w:r>
            <w:r>
              <w:rPr>
                <w:szCs w:val="22"/>
              </w:rPr>
              <w:t xml:space="preserve">УКС </w:t>
            </w:r>
            <w:r w:rsidRPr="005E26C1">
              <w:rPr>
                <w:szCs w:val="22"/>
              </w:rPr>
              <w:t>текущего финансового года.</w:t>
            </w:r>
          </w:p>
          <w:p w14:paraId="2F073FC3" w14:textId="77777777" w:rsidR="00925DE7" w:rsidRPr="005E26C1" w:rsidRDefault="00925DE7" w:rsidP="00A65944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4425DB4E" w14:textId="6B54DDA1" w:rsidR="00925DE7" w:rsidRPr="005E26C1" w:rsidRDefault="00925DE7" w:rsidP="00A65944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 xml:space="preserve">Оборот по Кт за отчетный период по </w:t>
            </w:r>
            <w:r>
              <w:rPr>
                <w:szCs w:val="22"/>
              </w:rPr>
              <w:t>счетам, где</w:t>
            </w:r>
            <w:r w:rsidRPr="005E26C1">
              <w:rPr>
                <w:szCs w:val="22"/>
              </w:rPr>
              <w:t>:</w:t>
            </w:r>
          </w:p>
          <w:p w14:paraId="7B5B21CA" w14:textId="0A00ADAB" w:rsidR="00925DE7" w:rsidRDefault="00925DE7" w:rsidP="00DA6435">
            <w:pPr>
              <w:pStyle w:val="GOSTTableListMark1"/>
            </w:pPr>
            <w:r w:rsidRPr="00896B8D">
              <w:t>значение АП «Код счета казначейского учета</w:t>
            </w:r>
            <w:r>
              <w:t xml:space="preserve"> </w:t>
            </w:r>
            <w:r w:rsidRPr="00DA6435">
              <w:t>(номер ЗС)</w:t>
            </w:r>
            <w:r w:rsidRPr="00896B8D">
              <w:t>» (</w:t>
            </w:r>
            <w:r>
              <w:t>account) равно значению «03215» или «03225» или</w:t>
            </w:r>
            <w:r w:rsidRPr="00896B8D">
              <w:t xml:space="preserve"> «03235»</w:t>
            </w:r>
            <w:r>
              <w:t>;</w:t>
            </w:r>
          </w:p>
          <w:p w14:paraId="630A66D1" w14:textId="12CF55F4" w:rsidR="00925DE7" w:rsidRDefault="00925DE7" w:rsidP="0023405E">
            <w:pPr>
              <w:pStyle w:val="GOSTTableListMark1"/>
            </w:pPr>
            <w:r>
              <w:t>значение АП «</w:t>
            </w:r>
            <w:r w:rsidRPr="004834D0">
              <w:t>Тип кода классификации операций при КС</w:t>
            </w:r>
            <w:r>
              <w:t>»  (</w:t>
            </w:r>
            <w:r w:rsidRPr="0023405E">
              <w:t>targetFundsCodeType</w:t>
            </w:r>
            <w:r>
              <w:t xml:space="preserve">) равно </w:t>
            </w:r>
            <w:r w:rsidRPr="00FC47DA">
              <w:t>«20» – Доход</w:t>
            </w:r>
            <w:r>
              <w:t>ы;</w:t>
            </w:r>
          </w:p>
          <w:p w14:paraId="4BD99439" w14:textId="5036CB9F" w:rsidR="00925DE7" w:rsidRPr="00FB5A1F" w:rsidDel="00FB5A1F" w:rsidRDefault="00925DE7" w:rsidP="00817253">
            <w:pPr>
              <w:pStyle w:val="GOSTTableListMark1"/>
            </w:pPr>
            <w:r>
              <w:t>значение АП «</w:t>
            </w:r>
            <w:r w:rsidRPr="00342B81">
              <w:t>Заключительные обороты</w:t>
            </w:r>
            <w:r>
              <w:t>» (</w:t>
            </w:r>
            <w:r w:rsidRPr="000C6FF4">
              <w:t>pzo</w:t>
            </w:r>
            <w:r>
              <w:t>) не заполнено (пусто, имеет значение «</w:t>
            </w:r>
            <w:r>
              <w:rPr>
                <w:lang w:val="en-US"/>
              </w:rPr>
              <w:t>NULL</w:t>
            </w:r>
            <w:r>
              <w:t>» или «-»</w:t>
            </w:r>
            <w:r w:rsidRPr="00DA6435">
              <w:t xml:space="preserve"> (</w:t>
            </w:r>
            <w:r>
              <w:t>прочерк))</w:t>
            </w:r>
          </w:p>
        </w:tc>
        <w:tc>
          <w:tcPr>
            <w:tcW w:w="224" w:type="pct"/>
          </w:tcPr>
          <w:p w14:paraId="6CA56E2B" w14:textId="0C323A65" w:rsidR="00925DE7" w:rsidRDefault="00925DE7" w:rsidP="00A65944">
            <w:pPr>
              <w:pStyle w:val="GOSTTablenorm"/>
            </w:pPr>
            <w:r>
              <w:t>+</w:t>
            </w:r>
          </w:p>
        </w:tc>
        <w:tc>
          <w:tcPr>
            <w:tcW w:w="225" w:type="pct"/>
          </w:tcPr>
          <w:p w14:paraId="301C2351" w14:textId="610188D2" w:rsidR="00925DE7" w:rsidRDefault="00925DE7" w:rsidP="00A65944">
            <w:pPr>
              <w:pStyle w:val="GOSTTablenorm"/>
            </w:pPr>
            <w:r>
              <w:t>–</w:t>
            </w:r>
          </w:p>
        </w:tc>
        <w:tc>
          <w:tcPr>
            <w:tcW w:w="1057" w:type="pct"/>
          </w:tcPr>
          <w:p w14:paraId="3A6DAA9D" w14:textId="5BD5B20A" w:rsidR="00925DE7" w:rsidRPr="005E26C1" w:rsidRDefault="00925DE7" w:rsidP="00A65944">
            <w:pPr>
              <w:pStyle w:val="GOSTTablenorm"/>
              <w:rPr>
                <w:szCs w:val="22"/>
              </w:rPr>
            </w:pPr>
            <w:r>
              <w:t>–</w:t>
            </w:r>
          </w:p>
        </w:tc>
      </w:tr>
      <w:tr w:rsidR="00623F06" w14:paraId="6B391BBC" w14:textId="77777777" w:rsidTr="00733F61">
        <w:trPr>
          <w:trHeight w:val="1854"/>
        </w:trPr>
        <w:tc>
          <w:tcPr>
            <w:tcW w:w="120" w:type="pct"/>
          </w:tcPr>
          <w:p w14:paraId="7EE494C8" w14:textId="77777777" w:rsidR="00623F06" w:rsidRPr="005E26C1" w:rsidRDefault="00623F06" w:rsidP="001549FC">
            <w:pPr>
              <w:pStyle w:val="GOSTTableNum"/>
            </w:pPr>
          </w:p>
        </w:tc>
        <w:tc>
          <w:tcPr>
            <w:tcW w:w="633" w:type="pct"/>
          </w:tcPr>
          <w:p w14:paraId="222CAE06" w14:textId="4CDA231D" w:rsidR="00623F06" w:rsidRDefault="00623F06" w:rsidP="001549FC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Поступления</w:t>
            </w:r>
            <w:r>
              <w:rPr>
                <w:szCs w:val="22"/>
              </w:rPr>
              <w:t xml:space="preserve"> (ПСБ)</w:t>
            </w:r>
          </w:p>
        </w:tc>
        <w:tc>
          <w:tcPr>
            <w:tcW w:w="312" w:type="pct"/>
          </w:tcPr>
          <w:p w14:paraId="271CEF47" w14:textId="4CA201C2" w:rsidR="00623F06" w:rsidRDefault="00623F06" w:rsidP="001549FC">
            <w:pPr>
              <w:pStyle w:val="GOSTTablenorm"/>
              <w:rPr>
                <w:szCs w:val="22"/>
              </w:rPr>
            </w:pPr>
            <w:r>
              <w:t>–</w:t>
            </w:r>
          </w:p>
        </w:tc>
        <w:tc>
          <w:tcPr>
            <w:tcW w:w="312" w:type="pct"/>
          </w:tcPr>
          <w:p w14:paraId="1C143B21" w14:textId="2E3A2E6B" w:rsidR="00623F06" w:rsidRDefault="00623F06" w:rsidP="001549FC">
            <w:pPr>
              <w:pStyle w:val="GOSTTablenorm"/>
            </w:pPr>
            <w:r>
              <w:t>136</w:t>
            </w:r>
          </w:p>
        </w:tc>
        <w:tc>
          <w:tcPr>
            <w:tcW w:w="313" w:type="pct"/>
          </w:tcPr>
          <w:p w14:paraId="4F2D2DA4" w14:textId="600A2E60" w:rsidR="00623F06" w:rsidRDefault="00623F06" w:rsidP="001549FC">
            <w:pPr>
              <w:pStyle w:val="GOSTTablenorm"/>
            </w:pPr>
            <w:r>
              <w:t>–</w:t>
            </w:r>
          </w:p>
        </w:tc>
        <w:tc>
          <w:tcPr>
            <w:tcW w:w="1804" w:type="pct"/>
          </w:tcPr>
          <w:p w14:paraId="0CFF5377" w14:textId="2BAC9BEA" w:rsidR="00623F06" w:rsidRPr="005E26C1" w:rsidRDefault="00623F06" w:rsidP="00623F06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 xml:space="preserve">Сумма поступлений средств на ЛС </w:t>
            </w:r>
            <w:r w:rsidR="00925DE7">
              <w:rPr>
                <w:szCs w:val="22"/>
              </w:rPr>
              <w:t xml:space="preserve">ПСБ </w:t>
            </w:r>
            <w:r w:rsidRPr="005E26C1">
              <w:rPr>
                <w:szCs w:val="22"/>
              </w:rPr>
              <w:t>текущего финансового года.</w:t>
            </w:r>
          </w:p>
          <w:p w14:paraId="3A31A884" w14:textId="77777777" w:rsidR="00623F06" w:rsidRPr="005E26C1" w:rsidRDefault="00623F06" w:rsidP="00623F06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7E0E7903" w14:textId="77777777" w:rsidR="00623F06" w:rsidRDefault="00623F06" w:rsidP="00623F06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Оборот по Кт за отчетный период по</w:t>
            </w:r>
            <w:r>
              <w:rPr>
                <w:szCs w:val="22"/>
              </w:rPr>
              <w:t xml:space="preserve"> счетам, где</w:t>
            </w:r>
            <w:r w:rsidRPr="00925DE7">
              <w:rPr>
                <w:szCs w:val="22"/>
              </w:rPr>
              <w:t>:</w:t>
            </w:r>
          </w:p>
          <w:p w14:paraId="4C41DE02" w14:textId="77777777" w:rsidR="00623F06" w:rsidRDefault="00623F06" w:rsidP="00623F06">
            <w:pPr>
              <w:pStyle w:val="GOSTTableListMark1"/>
              <w:numPr>
                <w:ilvl w:val="0"/>
                <w:numId w:val="1"/>
              </w:numPr>
            </w:pPr>
            <w:r w:rsidRPr="00896B8D">
              <w:t>значение АП «Код счета казначейского учета</w:t>
            </w:r>
            <w:r>
              <w:t xml:space="preserve"> </w:t>
            </w:r>
            <w:r w:rsidRPr="00DA6435">
              <w:t>(номер ЗС)</w:t>
            </w:r>
            <w:r w:rsidRPr="00896B8D">
              <w:t>» (</w:t>
            </w:r>
            <w:r>
              <w:t>account) равно значению «03216»;</w:t>
            </w:r>
            <w:r w:rsidRPr="00D24849">
              <w:t xml:space="preserve"> </w:t>
            </w:r>
          </w:p>
          <w:p w14:paraId="133CBF74" w14:textId="7CE1D8D7" w:rsidR="00623F06" w:rsidRPr="00623F06" w:rsidRDefault="00623F06" w:rsidP="00623F06">
            <w:pPr>
              <w:pStyle w:val="GOSTTableListMark1"/>
              <w:numPr>
                <w:ilvl w:val="0"/>
                <w:numId w:val="1"/>
              </w:numPr>
              <w:rPr>
                <w:szCs w:val="22"/>
              </w:rPr>
            </w:pPr>
            <w:r>
              <w:t>значение АП «</w:t>
            </w:r>
            <w:r w:rsidRPr="00342B81">
              <w:t>Заключительные обороты</w:t>
            </w:r>
            <w:r>
              <w:t>» (</w:t>
            </w:r>
            <w:r w:rsidRPr="000C6FF4">
              <w:t>pzo</w:t>
            </w:r>
            <w:r>
              <w:t>) не заполнено (пусто, имеет значение «</w:t>
            </w:r>
            <w:r w:rsidRPr="00D24849">
              <w:t>NULL</w:t>
            </w:r>
            <w:r>
              <w:t>» или «-»</w:t>
            </w:r>
            <w:r w:rsidRPr="00DA6435">
              <w:t xml:space="preserve"> (</w:t>
            </w:r>
            <w:r>
              <w:t>прочерк))</w:t>
            </w:r>
          </w:p>
        </w:tc>
        <w:tc>
          <w:tcPr>
            <w:tcW w:w="224" w:type="pct"/>
          </w:tcPr>
          <w:p w14:paraId="1C897493" w14:textId="22FD8A6D" w:rsidR="00623F06" w:rsidRDefault="00623F06" w:rsidP="001549FC">
            <w:pPr>
              <w:pStyle w:val="GOSTTablenorm"/>
            </w:pPr>
            <w:r>
              <w:t>–</w:t>
            </w:r>
          </w:p>
        </w:tc>
        <w:tc>
          <w:tcPr>
            <w:tcW w:w="225" w:type="pct"/>
          </w:tcPr>
          <w:p w14:paraId="6049DE0D" w14:textId="010CA849" w:rsidR="00623F06" w:rsidRDefault="00623F06" w:rsidP="001549FC">
            <w:pPr>
              <w:pStyle w:val="GOSTTablenorm"/>
            </w:pPr>
            <w:r>
              <w:t>+</w:t>
            </w:r>
          </w:p>
        </w:tc>
        <w:tc>
          <w:tcPr>
            <w:tcW w:w="1057" w:type="pct"/>
          </w:tcPr>
          <w:p w14:paraId="0CD890D6" w14:textId="62AAB79E" w:rsidR="00623F06" w:rsidRDefault="00623F06" w:rsidP="001549FC">
            <w:pPr>
              <w:pStyle w:val="GOSTTablenorm"/>
            </w:pPr>
            <w:r>
              <w:t>–</w:t>
            </w:r>
          </w:p>
        </w:tc>
      </w:tr>
      <w:tr w:rsidR="00CF5F0A" w14:paraId="14D4D432" w14:textId="77777777" w:rsidTr="00733F61">
        <w:trPr>
          <w:trHeight w:val="1854"/>
        </w:trPr>
        <w:tc>
          <w:tcPr>
            <w:tcW w:w="120" w:type="pct"/>
          </w:tcPr>
          <w:p w14:paraId="32B21DDE" w14:textId="77777777" w:rsidR="00CF5F0A" w:rsidRPr="005E26C1" w:rsidRDefault="00CF5F0A" w:rsidP="001549FC">
            <w:pPr>
              <w:pStyle w:val="GOSTTableNum"/>
            </w:pPr>
          </w:p>
        </w:tc>
        <w:tc>
          <w:tcPr>
            <w:tcW w:w="633" w:type="pct"/>
          </w:tcPr>
          <w:p w14:paraId="76309DD2" w14:textId="37FB12E6" w:rsidR="00CF5F0A" w:rsidRPr="005E26C1" w:rsidRDefault="00CF5F0A" w:rsidP="001549FC">
            <w:pPr>
              <w:pStyle w:val="GOSTTablenorm"/>
              <w:rPr>
                <w:szCs w:val="22"/>
              </w:rPr>
            </w:pPr>
            <w:commentRangeStart w:id="2859"/>
            <w:r>
              <w:rPr>
                <w:szCs w:val="22"/>
              </w:rPr>
              <w:t>Возврат поступлений</w:t>
            </w:r>
            <w:commentRangeEnd w:id="2859"/>
            <w:r w:rsidR="003450A6">
              <w:rPr>
                <w:rStyle w:val="affa"/>
                <w:sz w:val="22"/>
                <w:szCs w:val="22"/>
              </w:rPr>
              <w:commentReference w:id="2859"/>
            </w:r>
            <w:r w:rsidR="00F612DE">
              <w:rPr>
                <w:szCs w:val="22"/>
              </w:rPr>
              <w:t xml:space="preserve"> (УКС)</w:t>
            </w:r>
          </w:p>
        </w:tc>
        <w:tc>
          <w:tcPr>
            <w:tcW w:w="312" w:type="pct"/>
          </w:tcPr>
          <w:p w14:paraId="668F9EC1" w14:textId="0E8B8229" w:rsidR="00CF5F0A" w:rsidRPr="005E26C1" w:rsidRDefault="00CF5F0A" w:rsidP="001549FC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137</w:t>
            </w:r>
          </w:p>
        </w:tc>
        <w:tc>
          <w:tcPr>
            <w:tcW w:w="312" w:type="pct"/>
          </w:tcPr>
          <w:p w14:paraId="53CD6BFF" w14:textId="65BC2A1E" w:rsidR="00CF5F0A" w:rsidRDefault="00CF5F0A" w:rsidP="001549FC">
            <w:pPr>
              <w:pStyle w:val="GOSTTablenorm"/>
            </w:pPr>
            <w:r>
              <w:t>–</w:t>
            </w:r>
          </w:p>
        </w:tc>
        <w:tc>
          <w:tcPr>
            <w:tcW w:w="313" w:type="pct"/>
          </w:tcPr>
          <w:p w14:paraId="2ECA3A0A" w14:textId="3DAA06F3" w:rsidR="00CF5F0A" w:rsidRPr="005E26C1" w:rsidRDefault="00CF5F0A" w:rsidP="001549FC">
            <w:pPr>
              <w:pStyle w:val="GOSTTablenorm"/>
              <w:rPr>
                <w:szCs w:val="22"/>
              </w:rPr>
            </w:pPr>
            <w:r>
              <w:t>4</w:t>
            </w:r>
          </w:p>
        </w:tc>
        <w:tc>
          <w:tcPr>
            <w:tcW w:w="1804" w:type="pct"/>
          </w:tcPr>
          <w:p w14:paraId="6E7CC271" w14:textId="505C3EDA" w:rsidR="00CF5F0A" w:rsidRPr="005E26C1" w:rsidRDefault="00CF5F0A" w:rsidP="001549FC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 xml:space="preserve">Сумма </w:t>
            </w:r>
            <w:r>
              <w:rPr>
                <w:szCs w:val="22"/>
              </w:rPr>
              <w:t xml:space="preserve">возврата </w:t>
            </w:r>
            <w:r w:rsidRPr="005E26C1">
              <w:rPr>
                <w:szCs w:val="22"/>
              </w:rPr>
              <w:t xml:space="preserve">поступлений </w:t>
            </w:r>
            <w:r w:rsidR="00F612DE">
              <w:rPr>
                <w:szCs w:val="22"/>
              </w:rPr>
              <w:t xml:space="preserve">с ЛС УКС </w:t>
            </w:r>
            <w:r>
              <w:rPr>
                <w:szCs w:val="22"/>
              </w:rPr>
              <w:t>текущего финансового года</w:t>
            </w:r>
            <w:r w:rsidRPr="005E26C1">
              <w:rPr>
                <w:szCs w:val="22"/>
              </w:rPr>
              <w:t>.</w:t>
            </w:r>
          </w:p>
          <w:p w14:paraId="433C4D74" w14:textId="77777777" w:rsidR="00CF5F0A" w:rsidRPr="005E26C1" w:rsidRDefault="00CF5F0A" w:rsidP="001549FC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7B744443" w14:textId="4B2A7B92" w:rsidR="00CF5F0A" w:rsidRDefault="00CF5F0A" w:rsidP="001549FC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 xml:space="preserve">Оборот по </w:t>
            </w:r>
            <w:r>
              <w:rPr>
                <w:szCs w:val="22"/>
              </w:rPr>
              <w:t>Д</w:t>
            </w:r>
            <w:r w:rsidRPr="005E26C1">
              <w:rPr>
                <w:szCs w:val="22"/>
              </w:rPr>
              <w:t xml:space="preserve">т за отчетный период по </w:t>
            </w:r>
            <w:r>
              <w:rPr>
                <w:szCs w:val="22"/>
              </w:rPr>
              <w:t xml:space="preserve"> счетам, где:</w:t>
            </w:r>
          </w:p>
          <w:p w14:paraId="366BB879" w14:textId="75E09A2C" w:rsidR="00CF5F0A" w:rsidRDefault="00CF5F0A" w:rsidP="001549FC">
            <w:pPr>
              <w:pStyle w:val="GOSTTableListMark1"/>
            </w:pPr>
            <w:r w:rsidRPr="005E26C1">
              <w:rPr>
                <w:szCs w:val="22"/>
              </w:rPr>
              <w:t xml:space="preserve"> </w:t>
            </w:r>
            <w:r w:rsidRPr="00896B8D">
              <w:t>значение АП «Код счета казначейского учета</w:t>
            </w:r>
            <w:r>
              <w:t xml:space="preserve"> </w:t>
            </w:r>
            <w:r w:rsidRPr="00DA6435">
              <w:t>(номер ЗС)</w:t>
            </w:r>
            <w:r w:rsidRPr="00896B8D">
              <w:t>» (</w:t>
            </w:r>
            <w:r>
              <w:t>account) равно значению «03215» или «03225» или</w:t>
            </w:r>
            <w:r w:rsidRPr="00896B8D">
              <w:t xml:space="preserve"> «03235»</w:t>
            </w:r>
            <w:r>
              <w:t>;</w:t>
            </w:r>
          </w:p>
          <w:p w14:paraId="149B5932" w14:textId="4454A3A7" w:rsidR="00CF5F0A" w:rsidRDefault="00CF5F0A" w:rsidP="001549FC">
            <w:pPr>
              <w:pStyle w:val="GOSTTableListMark1"/>
            </w:pPr>
            <w:r>
              <w:t>значение АП «</w:t>
            </w:r>
            <w:r w:rsidRPr="004834D0">
              <w:t>Тип кода классификации операций при КС</w:t>
            </w:r>
            <w:r>
              <w:t>» (</w:t>
            </w:r>
            <w:r w:rsidRPr="0023405E">
              <w:t>targetFundsCodeType</w:t>
            </w:r>
            <w:r>
              <w:t xml:space="preserve">) равно </w:t>
            </w:r>
            <w:r w:rsidRPr="00FC47DA">
              <w:t>«20» – Доход</w:t>
            </w:r>
            <w:r>
              <w:t>ы;</w:t>
            </w:r>
          </w:p>
          <w:p w14:paraId="3DE6315B" w14:textId="508ED772" w:rsidR="00CF5F0A" w:rsidRDefault="00CF5F0A" w:rsidP="001549FC">
            <w:pPr>
              <w:pStyle w:val="GOSTTableListMark1"/>
            </w:pPr>
            <w:r>
              <w:t>значение АП «</w:t>
            </w:r>
            <w:r w:rsidRPr="00342B81">
              <w:t>Заключительные обороты</w:t>
            </w:r>
            <w:r>
              <w:t>» (</w:t>
            </w:r>
            <w:r w:rsidRPr="000C6FF4">
              <w:t>pzo</w:t>
            </w:r>
            <w:r>
              <w:t>) не заполнено (пусто, имеет значение «</w:t>
            </w:r>
            <w:r>
              <w:rPr>
                <w:lang w:val="en-US"/>
              </w:rPr>
              <w:t>NULL</w:t>
            </w:r>
            <w:r>
              <w:t>» или «-»</w:t>
            </w:r>
            <w:r w:rsidRPr="00DA6435">
              <w:t xml:space="preserve"> (</w:t>
            </w:r>
            <w:r>
              <w:t>прочерк))</w:t>
            </w:r>
          </w:p>
        </w:tc>
        <w:tc>
          <w:tcPr>
            <w:tcW w:w="224" w:type="pct"/>
          </w:tcPr>
          <w:p w14:paraId="05FEC529" w14:textId="0729B75E" w:rsidR="00CF5F0A" w:rsidRDefault="00CF5F0A" w:rsidP="001549FC">
            <w:pPr>
              <w:pStyle w:val="GOSTTablenorm"/>
            </w:pPr>
            <w:r>
              <w:t>+</w:t>
            </w:r>
          </w:p>
        </w:tc>
        <w:tc>
          <w:tcPr>
            <w:tcW w:w="225" w:type="pct"/>
          </w:tcPr>
          <w:p w14:paraId="313E5F4F" w14:textId="000E10C5" w:rsidR="00CF5F0A" w:rsidRDefault="00CF5F0A" w:rsidP="001549FC">
            <w:pPr>
              <w:pStyle w:val="GOSTTablenorm"/>
            </w:pPr>
            <w:r>
              <w:t>–</w:t>
            </w:r>
          </w:p>
        </w:tc>
        <w:tc>
          <w:tcPr>
            <w:tcW w:w="1057" w:type="pct"/>
          </w:tcPr>
          <w:p w14:paraId="5FC5F6E5" w14:textId="2BDBFB24" w:rsidR="00CF5F0A" w:rsidRDefault="00CF5F0A" w:rsidP="001549FC">
            <w:pPr>
              <w:pStyle w:val="GOSTTablenorm"/>
              <w:rPr>
                <w:szCs w:val="22"/>
              </w:rPr>
            </w:pPr>
            <w:r>
              <w:t>–</w:t>
            </w:r>
          </w:p>
        </w:tc>
      </w:tr>
      <w:tr w:rsidR="00CF5F0A" w14:paraId="5820CEA1" w14:textId="77777777" w:rsidTr="00733F61">
        <w:tc>
          <w:tcPr>
            <w:tcW w:w="120" w:type="pct"/>
          </w:tcPr>
          <w:p w14:paraId="4F683494" w14:textId="77777777" w:rsidR="00CF5F0A" w:rsidRPr="008A7F76" w:rsidRDefault="00CF5F0A" w:rsidP="001549FC">
            <w:pPr>
              <w:pStyle w:val="GOSTTableNum"/>
            </w:pPr>
          </w:p>
        </w:tc>
        <w:tc>
          <w:tcPr>
            <w:tcW w:w="633" w:type="pct"/>
          </w:tcPr>
          <w:p w14:paraId="6BB60261" w14:textId="1AED0C76" w:rsidR="00CF5F0A" w:rsidRPr="005E26C1" w:rsidRDefault="00CF5F0A" w:rsidP="001549FC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Поступления с учетом возвратов (УКС)</w:t>
            </w:r>
          </w:p>
        </w:tc>
        <w:tc>
          <w:tcPr>
            <w:tcW w:w="312" w:type="pct"/>
          </w:tcPr>
          <w:p w14:paraId="7031EB02" w14:textId="1A9AD175" w:rsidR="00CF5F0A" w:rsidRPr="005E26C1" w:rsidRDefault="00CF5F0A" w:rsidP="001549FC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40</w:t>
            </w:r>
          </w:p>
        </w:tc>
        <w:tc>
          <w:tcPr>
            <w:tcW w:w="312" w:type="pct"/>
          </w:tcPr>
          <w:p w14:paraId="5D592A34" w14:textId="03F9AC6D" w:rsidR="00CF5F0A" w:rsidRDefault="00CF5F0A" w:rsidP="001549FC">
            <w:pPr>
              <w:pStyle w:val="GOSTTablenorm"/>
            </w:pPr>
            <w:r>
              <w:t>–</w:t>
            </w:r>
          </w:p>
        </w:tc>
        <w:tc>
          <w:tcPr>
            <w:tcW w:w="313" w:type="pct"/>
          </w:tcPr>
          <w:p w14:paraId="46119959" w14:textId="35244FC8" w:rsidR="00CF5F0A" w:rsidRPr="005E26C1" w:rsidRDefault="00CF5F0A" w:rsidP="001549FC">
            <w:pPr>
              <w:pStyle w:val="GOSTTablenorm"/>
              <w:rPr>
                <w:szCs w:val="22"/>
              </w:rPr>
            </w:pPr>
            <w:r>
              <w:t>2</w:t>
            </w:r>
          </w:p>
        </w:tc>
        <w:tc>
          <w:tcPr>
            <w:tcW w:w="1804" w:type="pct"/>
          </w:tcPr>
          <w:p w14:paraId="1689C39A" w14:textId="5F1AC351" w:rsidR="00CF5F0A" w:rsidRPr="005E26C1" w:rsidRDefault="00CF5F0A" w:rsidP="001549FC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 xml:space="preserve">Сумма поступлений средств на ЛС </w:t>
            </w:r>
            <w:r>
              <w:rPr>
                <w:szCs w:val="22"/>
              </w:rPr>
              <w:t xml:space="preserve">УКС </w:t>
            </w:r>
            <w:r w:rsidRPr="005E26C1">
              <w:rPr>
                <w:szCs w:val="22"/>
              </w:rPr>
              <w:t>текущего финансового года с учетом возвратов.</w:t>
            </w:r>
          </w:p>
          <w:p w14:paraId="3E21A82A" w14:textId="77777777" w:rsidR="00CF5F0A" w:rsidRPr="005E26C1" w:rsidRDefault="00CF5F0A" w:rsidP="001549FC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2C3D1618" w14:textId="77777777" w:rsidR="00CF5F0A" w:rsidRDefault="00CF5F0A" w:rsidP="001549FC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Баланс (Остаток по Кт = Оборот по Кт минус Оборот по Дт) на конец отчетного периода по показателям:</w:t>
            </w:r>
          </w:p>
          <w:p w14:paraId="105B2B09" w14:textId="075FF470" w:rsidR="00CF5F0A" w:rsidRDefault="00CF5F0A" w:rsidP="001549FC">
            <w:pPr>
              <w:pStyle w:val="GOSTTableListMark1"/>
            </w:pPr>
            <w:r w:rsidRPr="00896B8D">
              <w:t>значение АП «Код счета казначейского учета</w:t>
            </w:r>
            <w:r>
              <w:t xml:space="preserve"> </w:t>
            </w:r>
            <w:r w:rsidRPr="00DA6435">
              <w:t>(номер ЗС)</w:t>
            </w:r>
            <w:r w:rsidRPr="00896B8D">
              <w:t>» (</w:t>
            </w:r>
            <w:r>
              <w:t>account) равно значению «03215» или «03225» или</w:t>
            </w:r>
            <w:r w:rsidRPr="00896B8D">
              <w:t xml:space="preserve"> «03235»</w:t>
            </w:r>
            <w:r>
              <w:t>;</w:t>
            </w:r>
          </w:p>
          <w:p w14:paraId="7D2D34A4" w14:textId="70FC8F2E" w:rsidR="00CF5F0A" w:rsidRDefault="00CF5F0A" w:rsidP="001549FC">
            <w:pPr>
              <w:pStyle w:val="GOSTTableListMark1"/>
            </w:pPr>
            <w:r>
              <w:t>значение АП «</w:t>
            </w:r>
            <w:r w:rsidRPr="004834D0">
              <w:t>Тип кода классификации операций при КС</w:t>
            </w:r>
            <w:r>
              <w:t>» (</w:t>
            </w:r>
            <w:r w:rsidRPr="0023405E">
              <w:t>targetFundsCodeType</w:t>
            </w:r>
            <w:r>
              <w:t xml:space="preserve">) равно </w:t>
            </w:r>
            <w:r w:rsidRPr="00FC47DA">
              <w:t>«20» – Доход</w:t>
            </w:r>
            <w:r>
              <w:t>ы;</w:t>
            </w:r>
          </w:p>
          <w:p w14:paraId="7BD25D3A" w14:textId="777B66AA" w:rsidR="00CF5F0A" w:rsidRDefault="00CF5F0A" w:rsidP="001549FC">
            <w:pPr>
              <w:pStyle w:val="GOSTTableListMark1"/>
            </w:pPr>
            <w:r>
              <w:lastRenderedPageBreak/>
              <w:t>значение АП «</w:t>
            </w:r>
            <w:r w:rsidRPr="00342B81">
              <w:t>Заключительные обороты</w:t>
            </w:r>
            <w:r>
              <w:t>» (</w:t>
            </w:r>
            <w:r w:rsidRPr="000C6FF4">
              <w:t>pzo</w:t>
            </w:r>
            <w:r>
              <w:t>) не заполнено (пусто, имеет значение «</w:t>
            </w:r>
            <w:r>
              <w:rPr>
                <w:lang w:val="en-US"/>
              </w:rPr>
              <w:t>NULL</w:t>
            </w:r>
            <w:r>
              <w:t>» или «-»</w:t>
            </w:r>
            <w:r w:rsidRPr="00DA6435">
              <w:t xml:space="preserve"> (</w:t>
            </w:r>
            <w:r>
              <w:t>прочерк))</w:t>
            </w:r>
          </w:p>
        </w:tc>
        <w:tc>
          <w:tcPr>
            <w:tcW w:w="224" w:type="pct"/>
          </w:tcPr>
          <w:p w14:paraId="05380AC8" w14:textId="5B01084C" w:rsidR="00CF5F0A" w:rsidRDefault="00CF5F0A" w:rsidP="001549FC">
            <w:pPr>
              <w:pStyle w:val="GOSTTablenorm"/>
            </w:pPr>
            <w:ins w:id="2860" w:author="Сказецкая Наталья Камилевна" w:date="2025-09-12T20:25:00Z">
              <w:r>
                <w:lastRenderedPageBreak/>
                <w:t>+</w:t>
              </w:r>
            </w:ins>
          </w:p>
        </w:tc>
        <w:tc>
          <w:tcPr>
            <w:tcW w:w="225" w:type="pct"/>
          </w:tcPr>
          <w:p w14:paraId="30B1B0B5" w14:textId="7DC92B62" w:rsidR="00CF5F0A" w:rsidRDefault="00CF5F0A" w:rsidP="001549FC">
            <w:pPr>
              <w:pStyle w:val="GOSTTablenorm"/>
            </w:pPr>
            <w:ins w:id="2861" w:author="Лавыгина Анна Александровна" w:date="2025-09-22T23:47:00Z">
              <w:r>
                <w:t>–</w:t>
              </w:r>
            </w:ins>
            <w:ins w:id="2862" w:author="Сказецкая Наталья Камилевна" w:date="2025-09-12T20:25:00Z">
              <w:del w:id="2863" w:author="Лавыгина Анна Александровна" w:date="2025-09-22T23:47:00Z">
                <w:r w:rsidDel="00461B0B">
                  <w:delText>-</w:delText>
                </w:r>
              </w:del>
            </w:ins>
          </w:p>
        </w:tc>
        <w:tc>
          <w:tcPr>
            <w:tcW w:w="1057" w:type="pct"/>
          </w:tcPr>
          <w:p w14:paraId="6351CEC8" w14:textId="40DB1B43" w:rsidR="00CF5F0A" w:rsidRPr="005E26C1" w:rsidRDefault="00CF5F0A" w:rsidP="001549FC">
            <w:pPr>
              <w:pStyle w:val="GOSTTablenorm"/>
              <w:rPr>
                <w:szCs w:val="22"/>
              </w:rPr>
            </w:pPr>
            <w:r>
              <w:t>–</w:t>
            </w:r>
          </w:p>
        </w:tc>
      </w:tr>
      <w:tr w:rsidR="00F612DE" w14:paraId="63F63E57" w14:textId="77777777" w:rsidTr="00733F61">
        <w:tc>
          <w:tcPr>
            <w:tcW w:w="120" w:type="pct"/>
          </w:tcPr>
          <w:p w14:paraId="4DD69D69" w14:textId="5ECDA8F2" w:rsidR="00F612DE" w:rsidRPr="008A7F76" w:rsidRDefault="00F612DE" w:rsidP="001549FC">
            <w:pPr>
              <w:pStyle w:val="GOSTTableNum"/>
            </w:pPr>
          </w:p>
        </w:tc>
        <w:tc>
          <w:tcPr>
            <w:tcW w:w="633" w:type="pct"/>
          </w:tcPr>
          <w:p w14:paraId="3D61928C" w14:textId="560F4201" w:rsidR="00F612DE" w:rsidRPr="005E26C1" w:rsidRDefault="00F612DE" w:rsidP="001549FC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Выплаты (УКС)</w:t>
            </w:r>
          </w:p>
        </w:tc>
        <w:tc>
          <w:tcPr>
            <w:tcW w:w="312" w:type="pct"/>
          </w:tcPr>
          <w:p w14:paraId="633FD0AF" w14:textId="23975B06" w:rsidR="00F612DE" w:rsidRPr="005E26C1" w:rsidRDefault="00F612DE" w:rsidP="001549FC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134</w:t>
            </w:r>
          </w:p>
        </w:tc>
        <w:tc>
          <w:tcPr>
            <w:tcW w:w="312" w:type="pct"/>
          </w:tcPr>
          <w:p w14:paraId="778B7F86" w14:textId="06571407" w:rsidR="00F612DE" w:rsidRDefault="00F612DE" w:rsidP="001549FC">
            <w:pPr>
              <w:pStyle w:val="GOSTTablenorm"/>
              <w:rPr>
                <w:szCs w:val="22"/>
              </w:rPr>
            </w:pPr>
            <w:r>
              <w:t>–</w:t>
            </w:r>
          </w:p>
        </w:tc>
        <w:tc>
          <w:tcPr>
            <w:tcW w:w="313" w:type="pct"/>
          </w:tcPr>
          <w:p w14:paraId="038234DE" w14:textId="4B6A84EF" w:rsidR="00F612DE" w:rsidRPr="005E26C1" w:rsidRDefault="00F612DE" w:rsidP="001549FC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1804" w:type="pct"/>
          </w:tcPr>
          <w:p w14:paraId="0146035A" w14:textId="50E1F0DD" w:rsidR="00F612DE" w:rsidRPr="005E26C1" w:rsidRDefault="00F612DE" w:rsidP="00F612D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 xml:space="preserve">Сумма </w:t>
            </w:r>
            <w:r>
              <w:rPr>
                <w:szCs w:val="22"/>
              </w:rPr>
              <w:t>выплат</w:t>
            </w:r>
            <w:r w:rsidRPr="005E26C1">
              <w:rPr>
                <w:szCs w:val="22"/>
              </w:rPr>
              <w:t xml:space="preserve"> средств </w:t>
            </w:r>
            <w:r>
              <w:rPr>
                <w:szCs w:val="22"/>
              </w:rPr>
              <w:t xml:space="preserve">с ЛС УКС </w:t>
            </w:r>
            <w:r w:rsidRPr="005E26C1">
              <w:rPr>
                <w:szCs w:val="22"/>
              </w:rPr>
              <w:t>текущего финансового года.</w:t>
            </w:r>
          </w:p>
          <w:p w14:paraId="56798C4E" w14:textId="29E996AC" w:rsidR="00F612DE" w:rsidRPr="005E26C1" w:rsidRDefault="00F612DE" w:rsidP="001549FC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323D02A1" w14:textId="5E517246" w:rsidR="00F612DE" w:rsidRDefault="00F612DE" w:rsidP="001549FC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 xml:space="preserve">Оборот по Дт за отчетный период по </w:t>
            </w:r>
            <w:r>
              <w:rPr>
                <w:szCs w:val="22"/>
              </w:rPr>
              <w:t>счетам, где</w:t>
            </w:r>
            <w:r w:rsidRPr="005E26C1">
              <w:rPr>
                <w:szCs w:val="22"/>
              </w:rPr>
              <w:t>:</w:t>
            </w:r>
          </w:p>
          <w:p w14:paraId="1C61BB0F" w14:textId="4663FF72" w:rsidR="00F612DE" w:rsidRDefault="00F612DE" w:rsidP="001549FC">
            <w:pPr>
              <w:pStyle w:val="GOSTTableListMark1"/>
            </w:pPr>
            <w:r w:rsidRPr="00896B8D">
              <w:t>значение АП «Код счета казначейского учета</w:t>
            </w:r>
            <w:r>
              <w:t xml:space="preserve"> </w:t>
            </w:r>
            <w:r w:rsidRPr="00DA6435">
              <w:t>(номер ЗС)</w:t>
            </w:r>
            <w:r w:rsidRPr="00896B8D">
              <w:t>» (</w:t>
            </w:r>
            <w:r>
              <w:t>account) равно значению «03215» или «03225» или</w:t>
            </w:r>
            <w:r w:rsidRPr="00896B8D">
              <w:t xml:space="preserve"> «03235»</w:t>
            </w:r>
            <w:r>
              <w:t>;</w:t>
            </w:r>
          </w:p>
          <w:p w14:paraId="46E79554" w14:textId="560B90FB" w:rsidR="00F612DE" w:rsidRDefault="00F612DE" w:rsidP="001549FC">
            <w:pPr>
              <w:pStyle w:val="GOSTTableListMark1"/>
            </w:pPr>
            <w:r>
              <w:t>значение АП «</w:t>
            </w:r>
            <w:r w:rsidRPr="004834D0">
              <w:t>Тип кода классификации операций при КС</w:t>
            </w:r>
            <w:r>
              <w:t>» (</w:t>
            </w:r>
            <w:r w:rsidRPr="0023405E">
              <w:t>targetFundsCodeType</w:t>
            </w:r>
            <w:r>
              <w:t>) равно «10» – Рас</w:t>
            </w:r>
            <w:r w:rsidRPr="00FC47DA">
              <w:t>ход</w:t>
            </w:r>
            <w:r>
              <w:t>ы;</w:t>
            </w:r>
          </w:p>
          <w:p w14:paraId="10E805A6" w14:textId="3E25E719" w:rsidR="00F612DE" w:rsidRPr="003D328F" w:rsidRDefault="00F612DE" w:rsidP="001549FC">
            <w:pPr>
              <w:pStyle w:val="GOSTTableListMark1"/>
            </w:pPr>
            <w:r>
              <w:t>значение АП «</w:t>
            </w:r>
            <w:r w:rsidRPr="00C444F5">
              <w:t>Заключительные обороты</w:t>
            </w:r>
            <w:r>
              <w:t>» (</w:t>
            </w:r>
            <w:r w:rsidRPr="00C444F5">
              <w:t>pzo</w:t>
            </w:r>
            <w:r>
              <w:t>) не заполнено (пусто, имеет значение «</w:t>
            </w:r>
            <w:r>
              <w:rPr>
                <w:lang w:val="en-US"/>
              </w:rPr>
              <w:t>NULL</w:t>
            </w:r>
            <w:r>
              <w:t>» или «-»</w:t>
            </w:r>
            <w:r w:rsidRPr="00DA6435">
              <w:t xml:space="preserve"> (</w:t>
            </w:r>
            <w:r>
              <w:t>прочерк))</w:t>
            </w:r>
          </w:p>
        </w:tc>
        <w:tc>
          <w:tcPr>
            <w:tcW w:w="224" w:type="pct"/>
          </w:tcPr>
          <w:p w14:paraId="452E42DF" w14:textId="1E711F35" w:rsidR="00F612DE" w:rsidRPr="003D328F" w:rsidRDefault="00F612DE" w:rsidP="001549FC">
            <w:pPr>
              <w:pStyle w:val="GOSTTablenorm"/>
            </w:pPr>
            <w:r>
              <w:t>+</w:t>
            </w:r>
          </w:p>
        </w:tc>
        <w:tc>
          <w:tcPr>
            <w:tcW w:w="225" w:type="pct"/>
          </w:tcPr>
          <w:p w14:paraId="52835613" w14:textId="72BCA0A1" w:rsidR="00F612DE" w:rsidRPr="003D328F" w:rsidRDefault="00F612DE" w:rsidP="001549FC">
            <w:pPr>
              <w:pStyle w:val="GOSTTablenorm"/>
            </w:pPr>
            <w:r>
              <w:t>–</w:t>
            </w:r>
          </w:p>
        </w:tc>
        <w:tc>
          <w:tcPr>
            <w:tcW w:w="1057" w:type="pct"/>
          </w:tcPr>
          <w:p w14:paraId="7A75D1D4" w14:textId="07B554D0" w:rsidR="00F612DE" w:rsidRPr="005E26C1" w:rsidRDefault="00F612DE" w:rsidP="001549FC">
            <w:pPr>
              <w:pStyle w:val="GOSTTablenorm"/>
              <w:rPr>
                <w:szCs w:val="22"/>
              </w:rPr>
            </w:pPr>
            <w:r w:rsidRPr="003D328F">
              <w:t>–</w:t>
            </w:r>
          </w:p>
        </w:tc>
      </w:tr>
      <w:tr w:rsidR="009B2D55" w14:paraId="6D1DFA5B" w14:textId="77777777" w:rsidTr="00733F61">
        <w:tc>
          <w:tcPr>
            <w:tcW w:w="120" w:type="pct"/>
          </w:tcPr>
          <w:p w14:paraId="50000F80" w14:textId="77777777" w:rsidR="009B2D55" w:rsidRPr="008A7F76" w:rsidRDefault="009B2D55" w:rsidP="009B2D55">
            <w:pPr>
              <w:pStyle w:val="GOSTTableNum"/>
            </w:pPr>
          </w:p>
        </w:tc>
        <w:tc>
          <w:tcPr>
            <w:tcW w:w="633" w:type="pct"/>
          </w:tcPr>
          <w:p w14:paraId="2D5F73D9" w14:textId="117BBF80" w:rsidR="009B2D55" w:rsidRPr="00131E85" w:rsidRDefault="009B2D55" w:rsidP="009B2D55">
            <w:pPr>
              <w:pStyle w:val="GOSTTablenorm"/>
            </w:pPr>
            <w:r>
              <w:rPr>
                <w:szCs w:val="22"/>
              </w:rPr>
              <w:t>Выплаты (ПСБ)</w:t>
            </w:r>
          </w:p>
        </w:tc>
        <w:tc>
          <w:tcPr>
            <w:tcW w:w="312" w:type="pct"/>
          </w:tcPr>
          <w:p w14:paraId="41EC1736" w14:textId="33B51730" w:rsidR="009B2D55" w:rsidRDefault="009B2D55" w:rsidP="009B2D55">
            <w:pPr>
              <w:pStyle w:val="GOSTTablenorm"/>
              <w:rPr>
                <w:szCs w:val="22"/>
              </w:rPr>
            </w:pPr>
            <w:r>
              <w:t>–</w:t>
            </w:r>
          </w:p>
        </w:tc>
        <w:tc>
          <w:tcPr>
            <w:tcW w:w="312" w:type="pct"/>
          </w:tcPr>
          <w:p w14:paraId="1943421E" w14:textId="5E924892" w:rsidR="009B2D55" w:rsidRDefault="009B2D55" w:rsidP="009B2D55">
            <w:pPr>
              <w:pStyle w:val="GOSTTablenorm"/>
            </w:pPr>
            <w:r>
              <w:t>134</w:t>
            </w:r>
          </w:p>
        </w:tc>
        <w:tc>
          <w:tcPr>
            <w:tcW w:w="313" w:type="pct"/>
          </w:tcPr>
          <w:p w14:paraId="444C4806" w14:textId="5C90A178" w:rsidR="009B2D55" w:rsidRDefault="009B2D55" w:rsidP="009B2D55">
            <w:pPr>
              <w:pStyle w:val="GOSTTablenorm"/>
              <w:rPr>
                <w:szCs w:val="22"/>
              </w:rPr>
            </w:pPr>
            <w:r>
              <w:t>–</w:t>
            </w:r>
          </w:p>
        </w:tc>
        <w:tc>
          <w:tcPr>
            <w:tcW w:w="1804" w:type="pct"/>
          </w:tcPr>
          <w:p w14:paraId="3ABEA9FB" w14:textId="36A5A328" w:rsidR="00F612DE" w:rsidRPr="005E26C1" w:rsidRDefault="009B2D55" w:rsidP="00F612D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 xml:space="preserve">Сумма </w:t>
            </w:r>
            <w:r>
              <w:rPr>
                <w:szCs w:val="22"/>
              </w:rPr>
              <w:t>выплат средств с</w:t>
            </w:r>
            <w:r w:rsidRPr="005E26C1">
              <w:rPr>
                <w:szCs w:val="22"/>
              </w:rPr>
              <w:t xml:space="preserve"> ЛС </w:t>
            </w:r>
            <w:r w:rsidR="00F612DE">
              <w:rPr>
                <w:szCs w:val="22"/>
              </w:rPr>
              <w:t>ПСБ</w:t>
            </w:r>
            <w:r w:rsidR="00F612DE" w:rsidRPr="005E26C1">
              <w:rPr>
                <w:szCs w:val="22"/>
              </w:rPr>
              <w:t xml:space="preserve"> текущего финансового года.</w:t>
            </w:r>
          </w:p>
          <w:p w14:paraId="1BD603F3" w14:textId="41DC47E3" w:rsidR="009B2D55" w:rsidRPr="005E26C1" w:rsidRDefault="009B2D55" w:rsidP="009B2D5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7C62320D" w14:textId="526165D6" w:rsidR="009B2D55" w:rsidRDefault="00A02915" w:rsidP="009B2D5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Оборот по Д</w:t>
            </w:r>
            <w:r w:rsidR="009B2D55" w:rsidRPr="005E26C1">
              <w:rPr>
                <w:szCs w:val="22"/>
              </w:rPr>
              <w:t>т за отчетный период по</w:t>
            </w:r>
            <w:r w:rsidR="009B2D55">
              <w:rPr>
                <w:szCs w:val="22"/>
              </w:rPr>
              <w:t xml:space="preserve"> счетам, где</w:t>
            </w:r>
            <w:r w:rsidR="009B2D55" w:rsidRPr="005E348E">
              <w:rPr>
                <w:szCs w:val="22"/>
              </w:rPr>
              <w:t>:</w:t>
            </w:r>
          </w:p>
          <w:p w14:paraId="0BB1EC10" w14:textId="77777777" w:rsidR="009B2D55" w:rsidRPr="009B2D55" w:rsidRDefault="009B2D55" w:rsidP="009B2D55">
            <w:pPr>
              <w:pStyle w:val="GOSTTableListMark1"/>
              <w:numPr>
                <w:ilvl w:val="0"/>
                <w:numId w:val="1"/>
              </w:numPr>
              <w:rPr>
                <w:szCs w:val="22"/>
              </w:rPr>
            </w:pPr>
            <w:r w:rsidRPr="00896B8D">
              <w:t>значение АП «Код счета казначейского учета</w:t>
            </w:r>
            <w:r>
              <w:t xml:space="preserve"> </w:t>
            </w:r>
            <w:r w:rsidRPr="00DA6435">
              <w:t>(номер ЗС)</w:t>
            </w:r>
            <w:r w:rsidRPr="00896B8D">
              <w:t>» (</w:t>
            </w:r>
            <w:r>
              <w:t>account) равно значению «03216»;</w:t>
            </w:r>
          </w:p>
          <w:p w14:paraId="3D73E0D3" w14:textId="00B3C5A5" w:rsidR="009B2D55" w:rsidRPr="005E26C1" w:rsidRDefault="009B2D55" w:rsidP="009B2D55">
            <w:pPr>
              <w:pStyle w:val="GOSTTableListMark1"/>
              <w:numPr>
                <w:ilvl w:val="0"/>
                <w:numId w:val="1"/>
              </w:numPr>
              <w:rPr>
                <w:szCs w:val="22"/>
              </w:rPr>
            </w:pPr>
            <w:r>
              <w:t>значение АП «</w:t>
            </w:r>
            <w:r w:rsidRPr="00342B81">
              <w:t>Заключительные обороты</w:t>
            </w:r>
            <w:r>
              <w:t>» (</w:t>
            </w:r>
            <w:r w:rsidRPr="000C6FF4">
              <w:t>pzo</w:t>
            </w:r>
            <w:r>
              <w:t>) не заполнено (пусто, имеет значение «</w:t>
            </w:r>
            <w:r w:rsidRPr="00D24849">
              <w:t>NULL</w:t>
            </w:r>
            <w:r>
              <w:t>» или «-»</w:t>
            </w:r>
            <w:r w:rsidRPr="00DA6435">
              <w:t xml:space="preserve"> (</w:t>
            </w:r>
            <w:r>
              <w:t>прочерк))</w:t>
            </w:r>
          </w:p>
        </w:tc>
        <w:tc>
          <w:tcPr>
            <w:tcW w:w="224" w:type="pct"/>
          </w:tcPr>
          <w:p w14:paraId="2184E5E8" w14:textId="0DAC83D1" w:rsidR="009B2D55" w:rsidRDefault="009B2D55" w:rsidP="009B2D55">
            <w:pPr>
              <w:pStyle w:val="GOSTTablenorm"/>
            </w:pPr>
            <w:r>
              <w:t>–</w:t>
            </w:r>
          </w:p>
        </w:tc>
        <w:tc>
          <w:tcPr>
            <w:tcW w:w="225" w:type="pct"/>
          </w:tcPr>
          <w:p w14:paraId="0274B44D" w14:textId="2E4991C3" w:rsidR="009B2D55" w:rsidRDefault="009B2D55" w:rsidP="009B2D55">
            <w:pPr>
              <w:pStyle w:val="GOSTTablenorm"/>
            </w:pPr>
            <w:r>
              <w:t>+</w:t>
            </w:r>
          </w:p>
        </w:tc>
        <w:tc>
          <w:tcPr>
            <w:tcW w:w="1057" w:type="pct"/>
          </w:tcPr>
          <w:p w14:paraId="5235983B" w14:textId="5769BF74" w:rsidR="009B2D55" w:rsidRPr="003D328F" w:rsidRDefault="009B2D55" w:rsidP="009B2D55">
            <w:pPr>
              <w:pStyle w:val="GOSTTablenorm"/>
            </w:pPr>
            <w:r>
              <w:t>–</w:t>
            </w:r>
          </w:p>
        </w:tc>
      </w:tr>
      <w:tr w:rsidR="009B2D55" w14:paraId="4ACE7EF3" w14:textId="77777777" w:rsidTr="00733F61">
        <w:tc>
          <w:tcPr>
            <w:tcW w:w="120" w:type="pct"/>
          </w:tcPr>
          <w:p w14:paraId="2C778496" w14:textId="77777777" w:rsidR="009B2D55" w:rsidRPr="008A7F76" w:rsidRDefault="009B2D55" w:rsidP="009B2D55">
            <w:pPr>
              <w:pStyle w:val="GOSTTableNum"/>
            </w:pPr>
          </w:p>
        </w:tc>
        <w:tc>
          <w:tcPr>
            <w:tcW w:w="633" w:type="pct"/>
          </w:tcPr>
          <w:p w14:paraId="0026468A" w14:textId="4345B115" w:rsidR="009B2D55" w:rsidRPr="005E26C1" w:rsidRDefault="009B2D55" w:rsidP="009B2D55">
            <w:pPr>
              <w:pStyle w:val="GOSTTablenorm"/>
              <w:rPr>
                <w:szCs w:val="22"/>
              </w:rPr>
            </w:pPr>
            <w:r w:rsidRPr="00131E85">
              <w:t xml:space="preserve">Восстановление </w:t>
            </w:r>
            <w:r>
              <w:t xml:space="preserve">ранее произведенных </w:t>
            </w:r>
            <w:r w:rsidRPr="00131E85">
              <w:t>выплат</w:t>
            </w:r>
            <w:r w:rsidR="00F612DE">
              <w:t xml:space="preserve"> (УКС)</w:t>
            </w:r>
          </w:p>
        </w:tc>
        <w:tc>
          <w:tcPr>
            <w:tcW w:w="312" w:type="pct"/>
          </w:tcPr>
          <w:p w14:paraId="576CB9A7" w14:textId="3412BAB3" w:rsidR="009B2D55" w:rsidRPr="005E26C1" w:rsidRDefault="009B2D55" w:rsidP="009B2D5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135</w:t>
            </w:r>
          </w:p>
        </w:tc>
        <w:tc>
          <w:tcPr>
            <w:tcW w:w="312" w:type="pct"/>
          </w:tcPr>
          <w:p w14:paraId="791B8EC8" w14:textId="7D998423" w:rsidR="009B2D55" w:rsidRDefault="009B2D55" w:rsidP="009B2D55">
            <w:pPr>
              <w:pStyle w:val="GOSTTablenorm"/>
              <w:rPr>
                <w:szCs w:val="22"/>
              </w:rPr>
            </w:pPr>
            <w:r>
              <w:t>–</w:t>
            </w:r>
          </w:p>
        </w:tc>
        <w:tc>
          <w:tcPr>
            <w:tcW w:w="313" w:type="pct"/>
          </w:tcPr>
          <w:p w14:paraId="0A5696C9" w14:textId="62F3047A" w:rsidR="009B2D55" w:rsidRPr="005E26C1" w:rsidRDefault="009B2D55" w:rsidP="009B2D5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1804" w:type="pct"/>
          </w:tcPr>
          <w:p w14:paraId="787763C8" w14:textId="1FD74E7C" w:rsidR="00F612DE" w:rsidRPr="005E26C1" w:rsidRDefault="009B2D55" w:rsidP="00F612DE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 xml:space="preserve">Сумма восстановления </w:t>
            </w:r>
            <w:r>
              <w:rPr>
                <w:szCs w:val="22"/>
              </w:rPr>
              <w:t>выплат</w:t>
            </w:r>
            <w:r w:rsidRPr="005E26C1">
              <w:rPr>
                <w:szCs w:val="22"/>
              </w:rPr>
              <w:t xml:space="preserve"> </w:t>
            </w:r>
            <w:r w:rsidR="00F612DE">
              <w:rPr>
                <w:szCs w:val="22"/>
              </w:rPr>
              <w:t>на ЛС УКС</w:t>
            </w:r>
            <w:r w:rsidR="00F612DE" w:rsidRPr="005E26C1">
              <w:rPr>
                <w:szCs w:val="22"/>
              </w:rPr>
              <w:t xml:space="preserve"> текущего финансового года.</w:t>
            </w:r>
          </w:p>
          <w:p w14:paraId="6A07A152" w14:textId="4D98C2D6" w:rsidR="009B2D55" w:rsidRPr="005E26C1" w:rsidRDefault="009B2D55" w:rsidP="009B2D5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31678185" w14:textId="46807EE1" w:rsidR="009B2D55" w:rsidRDefault="009B2D55" w:rsidP="009B2D5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 xml:space="preserve">Оборот по Кт за отчетный период по </w:t>
            </w:r>
            <w:r>
              <w:rPr>
                <w:szCs w:val="22"/>
              </w:rPr>
              <w:t>счетам, где</w:t>
            </w:r>
            <w:r w:rsidRPr="005E26C1">
              <w:rPr>
                <w:szCs w:val="22"/>
              </w:rPr>
              <w:t>:</w:t>
            </w:r>
          </w:p>
          <w:p w14:paraId="08738AA7" w14:textId="3E4E091E" w:rsidR="009B2D55" w:rsidRDefault="009B2D55" w:rsidP="009B2D55">
            <w:pPr>
              <w:pStyle w:val="GOSTTableListMark1"/>
            </w:pPr>
            <w:r w:rsidRPr="00896B8D">
              <w:t>значение АП «Код счета казначейского учета</w:t>
            </w:r>
            <w:r>
              <w:t xml:space="preserve"> </w:t>
            </w:r>
            <w:r w:rsidRPr="00DA6435">
              <w:t>(номер ЗС)</w:t>
            </w:r>
            <w:r w:rsidRPr="00896B8D">
              <w:t>» (</w:t>
            </w:r>
            <w:r>
              <w:t>account) равно значению «03215» или «03225», или</w:t>
            </w:r>
            <w:r w:rsidRPr="00896B8D">
              <w:t xml:space="preserve"> «03235»</w:t>
            </w:r>
            <w:r>
              <w:t>;</w:t>
            </w:r>
          </w:p>
          <w:p w14:paraId="433825FE" w14:textId="01707B28" w:rsidR="009B2D55" w:rsidRDefault="009B2D55" w:rsidP="009B2D55">
            <w:pPr>
              <w:pStyle w:val="GOSTTableListMark1"/>
            </w:pPr>
            <w:r>
              <w:lastRenderedPageBreak/>
              <w:t>значение АП «</w:t>
            </w:r>
            <w:r w:rsidRPr="004834D0">
              <w:t>Тип кода классификации операций при КС</w:t>
            </w:r>
            <w:r>
              <w:t>» (</w:t>
            </w:r>
            <w:r w:rsidRPr="0023405E">
              <w:t>targetFundsCodeType</w:t>
            </w:r>
            <w:r>
              <w:t>) равно «10» – Рас</w:t>
            </w:r>
            <w:r w:rsidRPr="00FC47DA">
              <w:t>ход</w:t>
            </w:r>
            <w:r>
              <w:t>ы;</w:t>
            </w:r>
          </w:p>
          <w:p w14:paraId="5B295FAD" w14:textId="78242393" w:rsidR="009B2D55" w:rsidRPr="003D328F" w:rsidRDefault="009B2D55" w:rsidP="009B2D55">
            <w:pPr>
              <w:pStyle w:val="GOSTTableListMark1"/>
            </w:pPr>
            <w:r>
              <w:t>значение АП «</w:t>
            </w:r>
            <w:r w:rsidRPr="00342B81">
              <w:t>Заключительные обороты</w:t>
            </w:r>
            <w:r>
              <w:t>» (</w:t>
            </w:r>
            <w:r w:rsidRPr="000C6FF4">
              <w:t>pzo</w:t>
            </w:r>
            <w:r>
              <w:t>) не заполнено (пусто, имеет значение «</w:t>
            </w:r>
            <w:r>
              <w:rPr>
                <w:lang w:val="en-US"/>
              </w:rPr>
              <w:t>NULL</w:t>
            </w:r>
            <w:r>
              <w:t>» или «-»</w:t>
            </w:r>
            <w:r w:rsidRPr="00DA6435">
              <w:t xml:space="preserve"> (</w:t>
            </w:r>
            <w:r>
              <w:t>прочерк))</w:t>
            </w:r>
          </w:p>
        </w:tc>
        <w:tc>
          <w:tcPr>
            <w:tcW w:w="224" w:type="pct"/>
          </w:tcPr>
          <w:p w14:paraId="2E6C1AF7" w14:textId="6227D4DD" w:rsidR="009B2D55" w:rsidRPr="003D328F" w:rsidRDefault="009B2D55" w:rsidP="009B2D55">
            <w:pPr>
              <w:pStyle w:val="GOSTTablenorm"/>
            </w:pPr>
            <w:r>
              <w:lastRenderedPageBreak/>
              <w:t>+</w:t>
            </w:r>
          </w:p>
        </w:tc>
        <w:tc>
          <w:tcPr>
            <w:tcW w:w="225" w:type="pct"/>
          </w:tcPr>
          <w:p w14:paraId="35FFA507" w14:textId="14E7488B" w:rsidR="009B2D55" w:rsidRPr="003D328F" w:rsidRDefault="009B2D55" w:rsidP="009B2D55">
            <w:pPr>
              <w:pStyle w:val="GOSTTablenorm"/>
            </w:pPr>
            <w:r>
              <w:t>–</w:t>
            </w:r>
          </w:p>
        </w:tc>
        <w:tc>
          <w:tcPr>
            <w:tcW w:w="1057" w:type="pct"/>
          </w:tcPr>
          <w:p w14:paraId="47EA8873" w14:textId="76C9C7B7" w:rsidR="009B2D55" w:rsidRPr="005E26C1" w:rsidRDefault="009B2D55" w:rsidP="009B2D55">
            <w:pPr>
              <w:pStyle w:val="GOSTTablenorm"/>
              <w:rPr>
                <w:szCs w:val="22"/>
              </w:rPr>
            </w:pPr>
            <w:r w:rsidRPr="003D328F">
              <w:t>–</w:t>
            </w:r>
          </w:p>
        </w:tc>
      </w:tr>
      <w:tr w:rsidR="009B2D55" w14:paraId="6E00C718" w14:textId="77777777" w:rsidTr="00733F61">
        <w:tc>
          <w:tcPr>
            <w:tcW w:w="120" w:type="pct"/>
          </w:tcPr>
          <w:p w14:paraId="6EE90B77" w14:textId="77777777" w:rsidR="009B2D55" w:rsidRPr="008A7F76" w:rsidRDefault="009B2D55" w:rsidP="009B2D55">
            <w:pPr>
              <w:pStyle w:val="GOSTTableNum"/>
            </w:pPr>
          </w:p>
        </w:tc>
        <w:tc>
          <w:tcPr>
            <w:tcW w:w="633" w:type="pct"/>
          </w:tcPr>
          <w:p w14:paraId="7D69C73E" w14:textId="7C8E5D9C" w:rsidR="009B2D55" w:rsidRPr="005E26C1" w:rsidRDefault="009B2D55" w:rsidP="009B2D55">
            <w:pPr>
              <w:pStyle w:val="GOSTTablenorm"/>
              <w:rPr>
                <w:szCs w:val="22"/>
              </w:rPr>
            </w:pPr>
            <w:r>
              <w:t xml:space="preserve">Выплаты </w:t>
            </w:r>
            <w:r w:rsidRPr="00131E85">
              <w:t>с учетом восстановлений</w:t>
            </w:r>
            <w:r>
              <w:t xml:space="preserve"> (УКС)</w:t>
            </w:r>
          </w:p>
        </w:tc>
        <w:tc>
          <w:tcPr>
            <w:tcW w:w="312" w:type="pct"/>
          </w:tcPr>
          <w:p w14:paraId="5E0D8ED5" w14:textId="12A866D1" w:rsidR="009B2D55" w:rsidRPr="005E26C1" w:rsidRDefault="009B2D55" w:rsidP="009B2D5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41</w:t>
            </w:r>
          </w:p>
        </w:tc>
        <w:tc>
          <w:tcPr>
            <w:tcW w:w="312" w:type="pct"/>
          </w:tcPr>
          <w:p w14:paraId="37272CE1" w14:textId="2A67C41B" w:rsidR="009B2D55" w:rsidRDefault="009B2D55" w:rsidP="009B2D55">
            <w:pPr>
              <w:pStyle w:val="GOSTTablenorm"/>
              <w:rPr>
                <w:szCs w:val="22"/>
              </w:rPr>
            </w:pPr>
            <w:r>
              <w:t>–</w:t>
            </w:r>
          </w:p>
        </w:tc>
        <w:tc>
          <w:tcPr>
            <w:tcW w:w="313" w:type="pct"/>
          </w:tcPr>
          <w:p w14:paraId="6C843FD7" w14:textId="2D07DF5C" w:rsidR="009B2D55" w:rsidRPr="005E26C1" w:rsidRDefault="009B2D55" w:rsidP="009B2D5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1804" w:type="pct"/>
          </w:tcPr>
          <w:p w14:paraId="082E6218" w14:textId="09576712" w:rsidR="009B2D55" w:rsidRPr="005E26C1" w:rsidRDefault="009B2D55" w:rsidP="009B2D5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 xml:space="preserve">Сумма </w:t>
            </w:r>
            <w:r>
              <w:rPr>
                <w:szCs w:val="22"/>
              </w:rPr>
              <w:t>выплат</w:t>
            </w:r>
            <w:r w:rsidRPr="005E26C1">
              <w:rPr>
                <w:szCs w:val="22"/>
              </w:rPr>
              <w:t xml:space="preserve"> средств с ЛС </w:t>
            </w:r>
            <w:r w:rsidR="00F612DE">
              <w:rPr>
                <w:szCs w:val="22"/>
              </w:rPr>
              <w:t xml:space="preserve">УКС </w:t>
            </w:r>
            <w:r w:rsidRPr="005E26C1">
              <w:rPr>
                <w:szCs w:val="22"/>
              </w:rPr>
              <w:t xml:space="preserve">текущего финансового года с учетом восстановления </w:t>
            </w:r>
            <w:r>
              <w:rPr>
                <w:szCs w:val="22"/>
              </w:rPr>
              <w:t>выплат</w:t>
            </w:r>
            <w:r w:rsidRPr="005E26C1">
              <w:rPr>
                <w:szCs w:val="22"/>
              </w:rPr>
              <w:t>.</w:t>
            </w:r>
          </w:p>
          <w:p w14:paraId="7675E96A" w14:textId="77777777" w:rsidR="009B2D55" w:rsidRPr="005E26C1" w:rsidRDefault="009B2D55" w:rsidP="009B2D5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671EEAE6" w14:textId="5901BAE3" w:rsidR="009B2D55" w:rsidRDefault="009B2D55" w:rsidP="009B2D5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Баланс (</w:t>
            </w:r>
            <w:commentRangeStart w:id="2864"/>
            <w:r w:rsidRPr="005E26C1">
              <w:rPr>
                <w:szCs w:val="22"/>
              </w:rPr>
              <w:t xml:space="preserve">Остаток по </w:t>
            </w:r>
            <w:r>
              <w:rPr>
                <w:szCs w:val="22"/>
              </w:rPr>
              <w:t>К</w:t>
            </w:r>
            <w:r w:rsidRPr="005E26C1">
              <w:rPr>
                <w:szCs w:val="22"/>
              </w:rPr>
              <w:t xml:space="preserve">т </w:t>
            </w:r>
            <w:commentRangeEnd w:id="2864"/>
            <w:r w:rsidRPr="005E26C1">
              <w:rPr>
                <w:rStyle w:val="affa"/>
                <w:sz w:val="22"/>
                <w:szCs w:val="22"/>
              </w:rPr>
              <w:commentReference w:id="2864"/>
            </w:r>
            <w:r w:rsidRPr="005E26C1">
              <w:rPr>
                <w:szCs w:val="22"/>
              </w:rPr>
              <w:t xml:space="preserve">= Оборот по </w:t>
            </w:r>
            <w:r>
              <w:rPr>
                <w:szCs w:val="22"/>
              </w:rPr>
              <w:t>К</w:t>
            </w:r>
            <w:r w:rsidRPr="005E26C1">
              <w:rPr>
                <w:szCs w:val="22"/>
              </w:rPr>
              <w:t xml:space="preserve">т минус Оборот по </w:t>
            </w:r>
            <w:r>
              <w:rPr>
                <w:szCs w:val="22"/>
              </w:rPr>
              <w:t>Д</w:t>
            </w:r>
            <w:r w:rsidRPr="005E26C1">
              <w:rPr>
                <w:szCs w:val="22"/>
              </w:rPr>
              <w:t xml:space="preserve">т) на конец отчетного периода по </w:t>
            </w:r>
            <w:r>
              <w:rPr>
                <w:szCs w:val="22"/>
              </w:rPr>
              <w:t>счетам, где:</w:t>
            </w:r>
          </w:p>
          <w:p w14:paraId="55477AA9" w14:textId="2943F493" w:rsidR="009B2D55" w:rsidRDefault="009B2D55" w:rsidP="009B2D55">
            <w:pPr>
              <w:pStyle w:val="GOSTTableListMark1"/>
            </w:pPr>
            <w:r w:rsidRPr="00896B8D">
              <w:t>значение АП «Код счета казначейского учета</w:t>
            </w:r>
            <w:r>
              <w:t xml:space="preserve"> </w:t>
            </w:r>
            <w:r w:rsidRPr="00DA6435">
              <w:t>(номер ЗС)</w:t>
            </w:r>
            <w:r w:rsidRPr="00896B8D">
              <w:t>» (</w:t>
            </w:r>
            <w:r>
              <w:t>account) равно значению «03215» или «03225», или</w:t>
            </w:r>
            <w:r w:rsidRPr="00896B8D">
              <w:t xml:space="preserve"> «03235»</w:t>
            </w:r>
            <w:r>
              <w:t>;</w:t>
            </w:r>
          </w:p>
          <w:p w14:paraId="724428CF" w14:textId="3F76A451" w:rsidR="009B2D55" w:rsidRDefault="009B2D55" w:rsidP="009B2D55">
            <w:pPr>
              <w:pStyle w:val="GOSTTableListMark1"/>
            </w:pPr>
            <w:r>
              <w:t>значение АП «</w:t>
            </w:r>
            <w:r w:rsidRPr="004834D0">
              <w:t>Тип кода классификации операций при КС</w:t>
            </w:r>
            <w:r>
              <w:t>» (</w:t>
            </w:r>
            <w:r w:rsidRPr="0023405E">
              <w:t>targetFundsCodeType</w:t>
            </w:r>
            <w:r>
              <w:t>)  равно «10» – Рас</w:t>
            </w:r>
            <w:r w:rsidRPr="00FC47DA">
              <w:t>ход</w:t>
            </w:r>
            <w:r>
              <w:t>ы;</w:t>
            </w:r>
          </w:p>
          <w:p w14:paraId="3DBA393B" w14:textId="31560926" w:rsidR="009B2D55" w:rsidRDefault="009B2D55" w:rsidP="009B2D55">
            <w:pPr>
              <w:pStyle w:val="GOSTTableListMark1"/>
            </w:pPr>
            <w:r>
              <w:t>значение АП «</w:t>
            </w:r>
            <w:r w:rsidRPr="00342B81">
              <w:t>Заключительные обороты</w:t>
            </w:r>
            <w:r>
              <w:t>» (</w:t>
            </w:r>
            <w:r w:rsidRPr="000C6FF4">
              <w:t>pzo</w:t>
            </w:r>
            <w:r>
              <w:t>) не заполнено (пусто, имеет значение «</w:t>
            </w:r>
            <w:r>
              <w:rPr>
                <w:lang w:val="en-US"/>
              </w:rPr>
              <w:t>NULL</w:t>
            </w:r>
            <w:r>
              <w:t>» или «-»</w:t>
            </w:r>
            <w:r w:rsidRPr="00DA6435">
              <w:t xml:space="preserve"> (</w:t>
            </w:r>
            <w:r>
              <w:t>прочерк)).</w:t>
            </w:r>
          </w:p>
          <w:p w14:paraId="3C4AB390" w14:textId="7D3E9F6A" w:rsidR="009B2D55" w:rsidRPr="003D328F" w:rsidRDefault="009B2D55" w:rsidP="009B2D55">
            <w:pPr>
              <w:pStyle w:val="GOSTTablenorm"/>
            </w:pPr>
            <w:r>
              <w:t>Знак суммы изменяется на противоположный (результат расчета умножается на коэффициент «-1»)</w:t>
            </w:r>
          </w:p>
        </w:tc>
        <w:tc>
          <w:tcPr>
            <w:tcW w:w="224" w:type="pct"/>
          </w:tcPr>
          <w:p w14:paraId="0A2C10B5" w14:textId="1A011C2B" w:rsidR="009B2D55" w:rsidRPr="003D328F" w:rsidRDefault="009B2D55" w:rsidP="009B2D55">
            <w:pPr>
              <w:pStyle w:val="GOSTTablenorm"/>
            </w:pPr>
            <w:r>
              <w:t>+</w:t>
            </w:r>
          </w:p>
        </w:tc>
        <w:tc>
          <w:tcPr>
            <w:tcW w:w="225" w:type="pct"/>
          </w:tcPr>
          <w:p w14:paraId="3A51B93E" w14:textId="08728924" w:rsidR="009B2D55" w:rsidRPr="003D328F" w:rsidRDefault="009B2D55" w:rsidP="009B2D55">
            <w:pPr>
              <w:pStyle w:val="GOSTTablenorm"/>
            </w:pPr>
            <w:r>
              <w:t>–</w:t>
            </w:r>
          </w:p>
        </w:tc>
        <w:tc>
          <w:tcPr>
            <w:tcW w:w="1057" w:type="pct"/>
          </w:tcPr>
          <w:p w14:paraId="06684BE2" w14:textId="2B6AC69A" w:rsidR="009B2D55" w:rsidRPr="005E26C1" w:rsidRDefault="009B2D55" w:rsidP="009B2D55">
            <w:pPr>
              <w:pStyle w:val="GOSTTablenorm"/>
              <w:rPr>
                <w:szCs w:val="22"/>
              </w:rPr>
            </w:pPr>
            <w:r w:rsidRPr="003D328F">
              <w:t>–</w:t>
            </w:r>
          </w:p>
        </w:tc>
      </w:tr>
      <w:tr w:rsidR="00E1671A" w14:paraId="4C733756" w14:textId="77777777" w:rsidTr="00E1671A">
        <w:tc>
          <w:tcPr>
            <w:tcW w:w="5000" w:type="pct"/>
            <w:gridSpan w:val="9"/>
          </w:tcPr>
          <w:p w14:paraId="0E7C2A66" w14:textId="592F671E" w:rsidR="00E1671A" w:rsidRPr="003D328F" w:rsidRDefault="00E1671A" w:rsidP="009B2D55">
            <w:pPr>
              <w:pStyle w:val="GOSTTablenorm"/>
            </w:pPr>
            <w:r>
              <w:rPr>
                <w:szCs w:val="22"/>
              </w:rPr>
              <w:t>Остатки средств</w:t>
            </w:r>
          </w:p>
        </w:tc>
      </w:tr>
      <w:tr w:rsidR="009B2D55" w14:paraId="43349FC3" w14:textId="77777777" w:rsidTr="00733F61">
        <w:tc>
          <w:tcPr>
            <w:tcW w:w="120" w:type="pct"/>
          </w:tcPr>
          <w:p w14:paraId="03BF14A1" w14:textId="77777777" w:rsidR="009B2D55" w:rsidRPr="008A7F76" w:rsidRDefault="009B2D55" w:rsidP="009B2D55">
            <w:pPr>
              <w:pStyle w:val="GOSTTableNum"/>
            </w:pPr>
          </w:p>
        </w:tc>
        <w:tc>
          <w:tcPr>
            <w:tcW w:w="633" w:type="pct"/>
          </w:tcPr>
          <w:p w14:paraId="54871F02" w14:textId="5030E8AE" w:rsidR="009B2D55" w:rsidRPr="005E26C1" w:rsidRDefault="009B2D55" w:rsidP="009B2D5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Остаток, всего (УКС)</w:t>
            </w:r>
          </w:p>
        </w:tc>
        <w:tc>
          <w:tcPr>
            <w:tcW w:w="312" w:type="pct"/>
          </w:tcPr>
          <w:p w14:paraId="5EBD643E" w14:textId="461A482E" w:rsidR="009B2D55" w:rsidRPr="005E26C1" w:rsidRDefault="009B2D55" w:rsidP="009B2D5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54</w:t>
            </w:r>
          </w:p>
        </w:tc>
        <w:tc>
          <w:tcPr>
            <w:tcW w:w="312" w:type="pct"/>
          </w:tcPr>
          <w:p w14:paraId="5CC445B1" w14:textId="32EF06D1" w:rsidR="009B2D55" w:rsidRDefault="009B2D55" w:rsidP="009B2D55">
            <w:pPr>
              <w:pStyle w:val="GOSTTablenorm"/>
              <w:rPr>
                <w:szCs w:val="22"/>
              </w:rPr>
            </w:pPr>
            <w:r w:rsidRPr="003D328F">
              <w:t>–</w:t>
            </w:r>
          </w:p>
        </w:tc>
        <w:tc>
          <w:tcPr>
            <w:tcW w:w="313" w:type="pct"/>
          </w:tcPr>
          <w:p w14:paraId="12241E7D" w14:textId="030F570E" w:rsidR="009B2D55" w:rsidRPr="005E26C1" w:rsidRDefault="009B2D55" w:rsidP="009B2D5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1804" w:type="pct"/>
          </w:tcPr>
          <w:p w14:paraId="2DDF9DEB" w14:textId="47F023F9" w:rsidR="009B2D55" w:rsidRDefault="009B2D55" w:rsidP="009B2D5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Сумма остатка средств на</w:t>
            </w:r>
            <w:r>
              <w:rPr>
                <w:szCs w:val="22"/>
              </w:rPr>
              <w:t xml:space="preserve"> ЛС УКС на конец отчетного периода.</w:t>
            </w:r>
          </w:p>
          <w:p w14:paraId="76BA17CF" w14:textId="77777777" w:rsidR="009B2D55" w:rsidRPr="005E26C1" w:rsidRDefault="009B2D55" w:rsidP="009B2D5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5C305F6D" w14:textId="77777777" w:rsidR="009B2D55" w:rsidRPr="005E26C1" w:rsidRDefault="009B2D55" w:rsidP="009B2D5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Вычисляется по формуле:</w:t>
            </w:r>
          </w:p>
          <w:p w14:paraId="46C9C2EC" w14:textId="21EF0AE6" w:rsidR="009B2D55" w:rsidRDefault="009B2D55" w:rsidP="009B2D55">
            <w:pPr>
              <w:pStyle w:val="GOSTTablenorm"/>
              <w:rPr>
                <w:szCs w:val="22"/>
              </w:rPr>
            </w:pPr>
            <w:commentRangeStart w:id="2865"/>
            <w:commentRangeStart w:id="2866"/>
            <w:r w:rsidRPr="005E26C1">
              <w:rPr>
                <w:szCs w:val="22"/>
              </w:rPr>
              <w:t>Баланс</w:t>
            </w:r>
            <w:commentRangeEnd w:id="2865"/>
            <w:r w:rsidRPr="005E26C1">
              <w:rPr>
                <w:rStyle w:val="affa"/>
                <w:sz w:val="22"/>
                <w:szCs w:val="22"/>
              </w:rPr>
              <w:commentReference w:id="2865"/>
            </w:r>
            <w:commentRangeEnd w:id="2866"/>
            <w:r w:rsidR="00C36EEF" w:rsidRPr="005E26C1">
              <w:rPr>
                <w:rStyle w:val="affa"/>
                <w:sz w:val="22"/>
                <w:szCs w:val="22"/>
              </w:rPr>
              <w:commentReference w:id="2866"/>
            </w:r>
            <w:r w:rsidRPr="005E26C1">
              <w:rPr>
                <w:szCs w:val="22"/>
              </w:rPr>
              <w:t xml:space="preserve"> (Остаток по Кт = Оборот по Кт минус Оборот по Дт) на конец отче</w:t>
            </w:r>
            <w:r>
              <w:rPr>
                <w:szCs w:val="22"/>
              </w:rPr>
              <w:t>тного периода по счетам, где:</w:t>
            </w:r>
          </w:p>
          <w:p w14:paraId="4D3676E0" w14:textId="6DC6C7E4" w:rsidR="009B2D55" w:rsidRPr="003D328F" w:rsidRDefault="009B2D55" w:rsidP="009B2D55">
            <w:pPr>
              <w:pStyle w:val="GOSTTablenorm"/>
              <w:numPr>
                <w:ilvl w:val="0"/>
                <w:numId w:val="36"/>
              </w:numPr>
            </w:pPr>
            <w:r>
              <w:t xml:space="preserve">значение АП «Код счета казначейского учета </w:t>
            </w:r>
            <w:r w:rsidRPr="00DA6435">
              <w:t>(номер ЗС)</w:t>
            </w:r>
            <w:r>
              <w:t xml:space="preserve">» </w:t>
            </w:r>
            <w:r w:rsidRPr="00AC6818">
              <w:t>(account)</w:t>
            </w:r>
            <w:r>
              <w:t xml:space="preserve"> равно значению «03215» или «03225», или «03235».</w:t>
            </w:r>
          </w:p>
        </w:tc>
        <w:tc>
          <w:tcPr>
            <w:tcW w:w="224" w:type="pct"/>
          </w:tcPr>
          <w:p w14:paraId="74D5FA8D" w14:textId="3AB14E5B" w:rsidR="009B2D55" w:rsidRPr="003D328F" w:rsidRDefault="009B2D55" w:rsidP="009B2D55">
            <w:pPr>
              <w:pStyle w:val="GOSTTablenorm"/>
            </w:pPr>
            <w:r>
              <w:t>+</w:t>
            </w:r>
          </w:p>
        </w:tc>
        <w:tc>
          <w:tcPr>
            <w:tcW w:w="225" w:type="pct"/>
          </w:tcPr>
          <w:p w14:paraId="7BD52EEC" w14:textId="185D71CF" w:rsidR="009B2D55" w:rsidRPr="003D328F" w:rsidRDefault="009B2D55" w:rsidP="009B2D55">
            <w:pPr>
              <w:pStyle w:val="GOSTTablenorm"/>
            </w:pPr>
            <w:r>
              <w:t>–</w:t>
            </w:r>
          </w:p>
        </w:tc>
        <w:tc>
          <w:tcPr>
            <w:tcW w:w="1057" w:type="pct"/>
          </w:tcPr>
          <w:p w14:paraId="6A7519E0" w14:textId="2282F211" w:rsidR="009B2D55" w:rsidRPr="005E26C1" w:rsidRDefault="009B2D55" w:rsidP="009B2D55">
            <w:pPr>
              <w:pStyle w:val="GOSTTablenorm"/>
              <w:rPr>
                <w:szCs w:val="22"/>
              </w:rPr>
            </w:pPr>
            <w:r w:rsidRPr="003D328F">
              <w:t>–</w:t>
            </w:r>
          </w:p>
        </w:tc>
      </w:tr>
      <w:tr w:rsidR="009B2D55" w14:paraId="41B26086" w14:textId="77777777" w:rsidTr="00733F61">
        <w:tc>
          <w:tcPr>
            <w:tcW w:w="120" w:type="pct"/>
          </w:tcPr>
          <w:p w14:paraId="38610F33" w14:textId="77777777" w:rsidR="009B2D55" w:rsidRPr="008A7F76" w:rsidRDefault="009B2D55" w:rsidP="009B2D55">
            <w:pPr>
              <w:pStyle w:val="GOSTTableNum"/>
            </w:pPr>
          </w:p>
        </w:tc>
        <w:tc>
          <w:tcPr>
            <w:tcW w:w="633" w:type="pct"/>
          </w:tcPr>
          <w:p w14:paraId="7E90D976" w14:textId="72A40FD3" w:rsidR="009B2D55" w:rsidRDefault="009B2D55" w:rsidP="009B2D5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Остаток, всего (ПСБ)</w:t>
            </w:r>
          </w:p>
        </w:tc>
        <w:tc>
          <w:tcPr>
            <w:tcW w:w="312" w:type="pct"/>
          </w:tcPr>
          <w:p w14:paraId="15F37E14" w14:textId="66ABFE5C" w:rsidR="009B2D55" w:rsidRDefault="009B2D55" w:rsidP="009B2D55">
            <w:pPr>
              <w:pStyle w:val="GOSTTablenorm"/>
              <w:rPr>
                <w:szCs w:val="22"/>
              </w:rPr>
            </w:pPr>
            <w:r>
              <w:t>–</w:t>
            </w:r>
          </w:p>
        </w:tc>
        <w:tc>
          <w:tcPr>
            <w:tcW w:w="312" w:type="pct"/>
          </w:tcPr>
          <w:p w14:paraId="393882A2" w14:textId="4E44EC83" w:rsidR="009B2D55" w:rsidRPr="00154300" w:rsidRDefault="009B2D55" w:rsidP="009B2D55">
            <w:pPr>
              <w:pStyle w:val="GOSTTablenorm"/>
              <w:rPr>
                <w:lang w:val="en-US"/>
              </w:rPr>
            </w:pPr>
            <w:r>
              <w:rPr>
                <w:lang w:val="en-US"/>
              </w:rPr>
              <w:t>54</w:t>
            </w:r>
          </w:p>
        </w:tc>
        <w:tc>
          <w:tcPr>
            <w:tcW w:w="313" w:type="pct"/>
          </w:tcPr>
          <w:p w14:paraId="47F851A0" w14:textId="4208B3E8" w:rsidR="009B2D55" w:rsidRDefault="009B2D55" w:rsidP="009B2D55">
            <w:pPr>
              <w:pStyle w:val="GOSTTablenorm"/>
              <w:rPr>
                <w:szCs w:val="22"/>
              </w:rPr>
            </w:pPr>
            <w:r>
              <w:t>–</w:t>
            </w:r>
          </w:p>
        </w:tc>
        <w:tc>
          <w:tcPr>
            <w:tcW w:w="1804" w:type="pct"/>
          </w:tcPr>
          <w:p w14:paraId="0B354159" w14:textId="08642DA6" w:rsidR="009B2D55" w:rsidRDefault="009B2D55" w:rsidP="009B2D5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Сумма остатка средств на</w:t>
            </w:r>
            <w:r>
              <w:rPr>
                <w:szCs w:val="22"/>
              </w:rPr>
              <w:t xml:space="preserve"> ЛС ПСБ на конец отчетного периода.</w:t>
            </w:r>
          </w:p>
          <w:p w14:paraId="1518A324" w14:textId="77777777" w:rsidR="009B2D55" w:rsidRPr="005E26C1" w:rsidRDefault="009B2D55" w:rsidP="009B2D5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6D374B35" w14:textId="77777777" w:rsidR="009B2D55" w:rsidRPr="005E26C1" w:rsidRDefault="009B2D55" w:rsidP="009B2D5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Вычисляется по формуле:</w:t>
            </w:r>
          </w:p>
          <w:p w14:paraId="79F92D7B" w14:textId="0B8A5F8E" w:rsidR="009B2D55" w:rsidRDefault="009B2D55" w:rsidP="009B2D55">
            <w:pPr>
              <w:pStyle w:val="GOSTTablenorm"/>
              <w:rPr>
                <w:szCs w:val="22"/>
              </w:rPr>
            </w:pPr>
            <w:commentRangeStart w:id="2867"/>
            <w:commentRangeStart w:id="2868"/>
            <w:r w:rsidRPr="005E26C1">
              <w:rPr>
                <w:szCs w:val="22"/>
              </w:rPr>
              <w:t>Баланс</w:t>
            </w:r>
            <w:commentRangeEnd w:id="2867"/>
            <w:r w:rsidRPr="005E26C1">
              <w:rPr>
                <w:rStyle w:val="affa"/>
                <w:sz w:val="22"/>
                <w:szCs w:val="22"/>
              </w:rPr>
              <w:commentReference w:id="2867"/>
            </w:r>
            <w:commentRangeEnd w:id="2868"/>
            <w:r w:rsidR="00C36EEF" w:rsidRPr="005E26C1">
              <w:rPr>
                <w:rStyle w:val="affa"/>
                <w:sz w:val="22"/>
                <w:szCs w:val="22"/>
              </w:rPr>
              <w:commentReference w:id="2868"/>
            </w:r>
            <w:r w:rsidRPr="005E26C1">
              <w:rPr>
                <w:szCs w:val="22"/>
              </w:rPr>
              <w:t xml:space="preserve"> (Остаток по Кт = Оборот по Кт минус Оборот по Дт) на конец отче</w:t>
            </w:r>
            <w:r>
              <w:rPr>
                <w:szCs w:val="22"/>
              </w:rPr>
              <w:t>тного периода по счетам, где:</w:t>
            </w:r>
          </w:p>
          <w:p w14:paraId="1C6039A0" w14:textId="4B88E83A" w:rsidR="009B2D55" w:rsidRPr="00154300" w:rsidRDefault="009B2D55" w:rsidP="009B2D55">
            <w:pPr>
              <w:pStyle w:val="GOSTTablenorm"/>
              <w:numPr>
                <w:ilvl w:val="0"/>
                <w:numId w:val="36"/>
              </w:numPr>
              <w:rPr>
                <w:szCs w:val="22"/>
                <w:lang w:val="en-US"/>
              </w:rPr>
            </w:pPr>
            <w:r>
              <w:t xml:space="preserve">значение АП «Код счета казначейского учета </w:t>
            </w:r>
            <w:r w:rsidRPr="00DA6435">
              <w:t>(номер ЗС)</w:t>
            </w:r>
            <w:r>
              <w:t xml:space="preserve">» </w:t>
            </w:r>
            <w:r w:rsidRPr="00AC6818">
              <w:t>(account)</w:t>
            </w:r>
            <w:r>
              <w:t xml:space="preserve"> равно значению «03216»</w:t>
            </w:r>
          </w:p>
        </w:tc>
        <w:tc>
          <w:tcPr>
            <w:tcW w:w="224" w:type="pct"/>
          </w:tcPr>
          <w:p w14:paraId="4366C97C" w14:textId="0134681C" w:rsidR="009B2D55" w:rsidRDefault="009B2D55" w:rsidP="009B2D55">
            <w:pPr>
              <w:pStyle w:val="GOSTTablenorm"/>
            </w:pPr>
            <w:r>
              <w:t>–</w:t>
            </w:r>
          </w:p>
        </w:tc>
        <w:tc>
          <w:tcPr>
            <w:tcW w:w="225" w:type="pct"/>
          </w:tcPr>
          <w:p w14:paraId="1957CAF8" w14:textId="6A7386CB" w:rsidR="009B2D55" w:rsidRDefault="009B2D55" w:rsidP="009B2D55">
            <w:pPr>
              <w:pStyle w:val="GOSTTablenorm"/>
            </w:pPr>
            <w:r>
              <w:t>+</w:t>
            </w:r>
          </w:p>
        </w:tc>
        <w:tc>
          <w:tcPr>
            <w:tcW w:w="1057" w:type="pct"/>
          </w:tcPr>
          <w:p w14:paraId="328F6214" w14:textId="3C7616DC" w:rsidR="009B2D55" w:rsidRPr="003D328F" w:rsidRDefault="009B2D55" w:rsidP="009B2D55">
            <w:pPr>
              <w:pStyle w:val="GOSTTablenorm"/>
            </w:pPr>
            <w:r>
              <w:t>–</w:t>
            </w:r>
          </w:p>
        </w:tc>
      </w:tr>
      <w:tr w:rsidR="009B2D55" w14:paraId="6A0D6C0C" w14:textId="77777777" w:rsidTr="00733F61">
        <w:tc>
          <w:tcPr>
            <w:tcW w:w="120" w:type="pct"/>
          </w:tcPr>
          <w:p w14:paraId="54E1C4F8" w14:textId="77777777" w:rsidR="009B2D55" w:rsidRPr="008A7F76" w:rsidRDefault="009B2D55" w:rsidP="009B2D55">
            <w:pPr>
              <w:pStyle w:val="GOSTTableNum"/>
            </w:pPr>
          </w:p>
        </w:tc>
        <w:tc>
          <w:tcPr>
            <w:tcW w:w="633" w:type="pct"/>
          </w:tcPr>
          <w:p w14:paraId="744E42B8" w14:textId="0C3E4481" w:rsidR="009B2D55" w:rsidRPr="005E26C1" w:rsidRDefault="009B2D55" w:rsidP="009B2D5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Остаток, в том числе на начало года (УКС)</w:t>
            </w:r>
          </w:p>
        </w:tc>
        <w:tc>
          <w:tcPr>
            <w:tcW w:w="312" w:type="pct"/>
          </w:tcPr>
          <w:p w14:paraId="79628ADF" w14:textId="48A5A69F" w:rsidR="009B2D55" w:rsidRPr="005E26C1" w:rsidRDefault="009B2D55" w:rsidP="009B2D5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59</w:t>
            </w:r>
          </w:p>
        </w:tc>
        <w:tc>
          <w:tcPr>
            <w:tcW w:w="312" w:type="pct"/>
          </w:tcPr>
          <w:p w14:paraId="0985B9ED" w14:textId="3279E1B1" w:rsidR="009B2D55" w:rsidRDefault="009B2D55" w:rsidP="009B2D55">
            <w:pPr>
              <w:pStyle w:val="GOSTTablenorm"/>
              <w:rPr>
                <w:szCs w:val="22"/>
              </w:rPr>
            </w:pPr>
            <w:r w:rsidRPr="003D328F">
              <w:t>–</w:t>
            </w:r>
          </w:p>
        </w:tc>
        <w:tc>
          <w:tcPr>
            <w:tcW w:w="313" w:type="pct"/>
          </w:tcPr>
          <w:p w14:paraId="6056E848" w14:textId="5C7782D5" w:rsidR="009B2D55" w:rsidRPr="005E26C1" w:rsidRDefault="009B2D55" w:rsidP="009B2D5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1804" w:type="pct"/>
          </w:tcPr>
          <w:p w14:paraId="6FB9DEF1" w14:textId="100E88E6" w:rsidR="009B2D55" w:rsidRDefault="009B2D55" w:rsidP="009B2D5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Сумма остатка средств на</w:t>
            </w:r>
            <w:r>
              <w:rPr>
                <w:szCs w:val="22"/>
              </w:rPr>
              <w:t xml:space="preserve"> ЛС УКС на начало года.</w:t>
            </w:r>
          </w:p>
          <w:p w14:paraId="48AAAC86" w14:textId="77777777" w:rsidR="009B2D55" w:rsidRPr="005E26C1" w:rsidRDefault="009B2D55" w:rsidP="009B2D5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56A97CF3" w14:textId="77777777" w:rsidR="009B2D55" w:rsidRPr="005E26C1" w:rsidRDefault="009B2D55" w:rsidP="009B2D5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Вычисляется по формуле:</w:t>
            </w:r>
          </w:p>
          <w:p w14:paraId="3F2B622D" w14:textId="0AB41030" w:rsidR="009B2D55" w:rsidRDefault="009B2D55" w:rsidP="009B2D5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 xml:space="preserve">Баланс (Остаток по Кт = Оборот по Кт минус Оборот по Дт) на конец отчетного периода по </w:t>
            </w:r>
            <w:r>
              <w:rPr>
                <w:szCs w:val="22"/>
              </w:rPr>
              <w:t>счетам</w:t>
            </w:r>
            <w:r w:rsidR="004547BE">
              <w:rPr>
                <w:szCs w:val="22"/>
              </w:rPr>
              <w:t>, где</w:t>
            </w:r>
            <w:r>
              <w:rPr>
                <w:szCs w:val="22"/>
              </w:rPr>
              <w:t>:</w:t>
            </w:r>
          </w:p>
          <w:p w14:paraId="3DB494A7" w14:textId="25793C22" w:rsidR="009B2D55" w:rsidRPr="003D328F" w:rsidRDefault="009B2D55" w:rsidP="009B2D55">
            <w:pPr>
              <w:pStyle w:val="GOSTTablenorm"/>
              <w:numPr>
                <w:ilvl w:val="0"/>
                <w:numId w:val="39"/>
              </w:numPr>
            </w:pPr>
            <w:r>
              <w:t xml:space="preserve">значение АП «Код счета казначейского учета </w:t>
            </w:r>
            <w:r w:rsidRPr="00DA6435">
              <w:t>(номер ЗС)</w:t>
            </w:r>
            <w:r>
              <w:t xml:space="preserve">» </w:t>
            </w:r>
            <w:r w:rsidRPr="00AC6818">
              <w:t>(account)</w:t>
            </w:r>
            <w:r>
              <w:t xml:space="preserve"> равно значению «03215» или «03225», или «03235»</w:t>
            </w:r>
          </w:p>
        </w:tc>
        <w:tc>
          <w:tcPr>
            <w:tcW w:w="224" w:type="pct"/>
          </w:tcPr>
          <w:p w14:paraId="651ABC3B" w14:textId="6F285C88" w:rsidR="009B2D55" w:rsidRPr="003D328F" w:rsidRDefault="009B2D55" w:rsidP="009B2D55">
            <w:pPr>
              <w:pStyle w:val="GOSTTablenorm"/>
            </w:pPr>
            <w:r>
              <w:t>+</w:t>
            </w:r>
          </w:p>
        </w:tc>
        <w:tc>
          <w:tcPr>
            <w:tcW w:w="225" w:type="pct"/>
          </w:tcPr>
          <w:p w14:paraId="500C2AFA" w14:textId="5B554787" w:rsidR="009B2D55" w:rsidRPr="003D328F" w:rsidRDefault="009B2D55" w:rsidP="009B2D55">
            <w:pPr>
              <w:pStyle w:val="GOSTTablenorm"/>
            </w:pPr>
            <w:r>
              <w:t>–</w:t>
            </w:r>
          </w:p>
        </w:tc>
        <w:tc>
          <w:tcPr>
            <w:tcW w:w="1057" w:type="pct"/>
          </w:tcPr>
          <w:p w14:paraId="5CAFEE17" w14:textId="1C195C7A" w:rsidR="009B2D55" w:rsidRPr="005E26C1" w:rsidRDefault="009B2D55" w:rsidP="009B2D55">
            <w:pPr>
              <w:pStyle w:val="GOSTTablenorm"/>
              <w:rPr>
                <w:szCs w:val="22"/>
              </w:rPr>
            </w:pPr>
            <w:r w:rsidRPr="00A74EBC">
              <w:rPr>
                <w:szCs w:val="22"/>
              </w:rPr>
              <w:t xml:space="preserve">Отбираются счета/записи учета, </w:t>
            </w:r>
            <w:r>
              <w:rPr>
                <w:szCs w:val="22"/>
              </w:rPr>
              <w:t xml:space="preserve">где в </w:t>
            </w:r>
            <w:r w:rsidRPr="000F5491">
              <w:rPr>
                <w:szCs w:val="22"/>
              </w:rPr>
              <w:t>аналитическ</w:t>
            </w:r>
            <w:r>
              <w:rPr>
                <w:szCs w:val="22"/>
              </w:rPr>
              <w:t>ом</w:t>
            </w:r>
            <w:r w:rsidRPr="000F5491">
              <w:rPr>
                <w:szCs w:val="22"/>
              </w:rPr>
              <w:t xml:space="preserve"> признак</w:t>
            </w:r>
            <w:r>
              <w:rPr>
                <w:szCs w:val="22"/>
              </w:rPr>
              <w:t>е</w:t>
            </w:r>
            <w:r w:rsidRPr="000F5491">
              <w:rPr>
                <w:szCs w:val="22"/>
              </w:rPr>
              <w:t xml:space="preserve"> </w:t>
            </w:r>
            <w:r w:rsidRPr="00A74EBC">
              <w:rPr>
                <w:szCs w:val="22"/>
              </w:rPr>
              <w:t>«Заключительные обороты» (pzo) указано значение «НАЧ-ХХ» или «НГ-ХХ», где ХХ – последние две цифры года из даты окончания периода</w:t>
            </w:r>
            <w:r>
              <w:rPr>
                <w:szCs w:val="22"/>
              </w:rPr>
              <w:t xml:space="preserve"> (</w:t>
            </w:r>
            <w:r w:rsidRPr="00A74EBC">
              <w:rPr>
                <w:szCs w:val="22"/>
              </w:rPr>
              <w:t>EndRepDate)</w:t>
            </w:r>
            <w:r>
              <w:rPr>
                <w:szCs w:val="22"/>
              </w:rPr>
              <w:t xml:space="preserve">. Обеспечивается на стороне </w:t>
            </w:r>
            <w:r w:rsidRPr="00A74EBC">
              <w:rPr>
                <w:szCs w:val="22"/>
              </w:rPr>
              <w:t xml:space="preserve">ФП ГИИС ЭБ через указание в </w:t>
            </w:r>
            <w:r>
              <w:rPr>
                <w:szCs w:val="22"/>
              </w:rPr>
              <w:t>п</w:t>
            </w:r>
            <w:r w:rsidRPr="00B9499D">
              <w:rPr>
                <w:szCs w:val="22"/>
              </w:rPr>
              <w:t>араметр</w:t>
            </w:r>
            <w:r>
              <w:rPr>
                <w:szCs w:val="22"/>
              </w:rPr>
              <w:t>ах</w:t>
            </w:r>
            <w:r w:rsidRPr="00B9499D">
              <w:rPr>
                <w:szCs w:val="22"/>
              </w:rPr>
              <w:t xml:space="preserve"> отбора данных</w:t>
            </w:r>
            <w:r>
              <w:rPr>
                <w:szCs w:val="22"/>
              </w:rPr>
              <w:t xml:space="preserve"> (</w:t>
            </w:r>
            <w:r w:rsidRPr="00A74EBC">
              <w:rPr>
                <w:szCs w:val="22"/>
              </w:rPr>
              <w:t>FilterParams</w:t>
            </w:r>
            <w:r>
              <w:rPr>
                <w:szCs w:val="22"/>
              </w:rPr>
              <w:t>) условия по аналитическому признаку «</w:t>
            </w:r>
            <w:r w:rsidRPr="00A14048">
              <w:rPr>
                <w:szCs w:val="22"/>
              </w:rPr>
              <w:t>pzo</w:t>
            </w:r>
            <w:r w:rsidR="00E1671A">
              <w:rPr>
                <w:szCs w:val="22"/>
              </w:rPr>
              <w:t>»</w:t>
            </w:r>
          </w:p>
        </w:tc>
      </w:tr>
      <w:tr w:rsidR="009B2D55" w14:paraId="1ED9F58A" w14:textId="77777777" w:rsidTr="00733F61">
        <w:tc>
          <w:tcPr>
            <w:tcW w:w="120" w:type="pct"/>
          </w:tcPr>
          <w:p w14:paraId="570FF818" w14:textId="77777777" w:rsidR="009B2D55" w:rsidRPr="008A7F76" w:rsidRDefault="009B2D55" w:rsidP="009B2D55">
            <w:pPr>
              <w:pStyle w:val="GOSTTableNum"/>
            </w:pPr>
          </w:p>
        </w:tc>
        <w:tc>
          <w:tcPr>
            <w:tcW w:w="633" w:type="pct"/>
          </w:tcPr>
          <w:p w14:paraId="1AAD9443" w14:textId="3547B248" w:rsidR="009B2D55" w:rsidRDefault="009B2D55" w:rsidP="009B2D5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Остаток, в том числе на начало года (ПСБ)</w:t>
            </w:r>
          </w:p>
        </w:tc>
        <w:tc>
          <w:tcPr>
            <w:tcW w:w="312" w:type="pct"/>
          </w:tcPr>
          <w:p w14:paraId="101DA0EA" w14:textId="5A37D118" w:rsidR="009B2D55" w:rsidRDefault="009B2D55" w:rsidP="009B2D55">
            <w:pPr>
              <w:pStyle w:val="GOSTTablenorm"/>
              <w:rPr>
                <w:szCs w:val="22"/>
              </w:rPr>
            </w:pPr>
            <w:r w:rsidRPr="003D328F">
              <w:t>–</w:t>
            </w:r>
          </w:p>
        </w:tc>
        <w:tc>
          <w:tcPr>
            <w:tcW w:w="312" w:type="pct"/>
          </w:tcPr>
          <w:p w14:paraId="5BB2EAED" w14:textId="34B8817A" w:rsidR="009B2D55" w:rsidRPr="00154300" w:rsidRDefault="009B2D55" w:rsidP="009B2D55">
            <w:pPr>
              <w:pStyle w:val="GOSTTablenorm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59</w:t>
            </w:r>
          </w:p>
        </w:tc>
        <w:tc>
          <w:tcPr>
            <w:tcW w:w="313" w:type="pct"/>
          </w:tcPr>
          <w:p w14:paraId="79EB6F98" w14:textId="744E8307" w:rsidR="009B2D55" w:rsidRDefault="009B2D55" w:rsidP="009B2D55">
            <w:pPr>
              <w:pStyle w:val="GOSTTablenorm"/>
              <w:rPr>
                <w:szCs w:val="22"/>
              </w:rPr>
            </w:pPr>
            <w:r w:rsidRPr="003D328F">
              <w:t>–</w:t>
            </w:r>
          </w:p>
        </w:tc>
        <w:tc>
          <w:tcPr>
            <w:tcW w:w="1804" w:type="pct"/>
          </w:tcPr>
          <w:p w14:paraId="0C114511" w14:textId="226AAA90" w:rsidR="009B2D55" w:rsidRPr="00B540E8" w:rsidRDefault="009B2D55" w:rsidP="009B2D55">
            <w:pPr>
              <w:ind w:firstLine="30"/>
              <w:rPr>
                <w:sz w:val="22"/>
                <w:szCs w:val="22"/>
              </w:rPr>
            </w:pPr>
            <w:r w:rsidRPr="00B540E8">
              <w:rPr>
                <w:sz w:val="22"/>
                <w:szCs w:val="22"/>
              </w:rPr>
              <w:t xml:space="preserve">Сумма остатка средств на ЛС </w:t>
            </w:r>
            <w:r>
              <w:rPr>
                <w:sz w:val="22"/>
                <w:szCs w:val="22"/>
              </w:rPr>
              <w:t xml:space="preserve">ПСБ </w:t>
            </w:r>
            <w:r w:rsidRPr="00B540E8">
              <w:rPr>
                <w:sz w:val="22"/>
                <w:szCs w:val="22"/>
              </w:rPr>
              <w:t>на начало года.</w:t>
            </w:r>
          </w:p>
          <w:p w14:paraId="0D93669C" w14:textId="77777777" w:rsidR="009B2D55" w:rsidRPr="005E26C1" w:rsidRDefault="009B2D55" w:rsidP="009B2D5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6AD42272" w14:textId="7A976046" w:rsidR="009B2D55" w:rsidRDefault="009B2D55" w:rsidP="009B2D5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 xml:space="preserve">Баланс (Остаток по </w:t>
            </w:r>
            <w:r>
              <w:rPr>
                <w:szCs w:val="22"/>
              </w:rPr>
              <w:t>К</w:t>
            </w:r>
            <w:r w:rsidRPr="005E26C1">
              <w:rPr>
                <w:szCs w:val="22"/>
              </w:rPr>
              <w:t xml:space="preserve">т = Оборот по </w:t>
            </w:r>
            <w:r>
              <w:rPr>
                <w:szCs w:val="22"/>
              </w:rPr>
              <w:t>К</w:t>
            </w:r>
            <w:r w:rsidRPr="005E26C1">
              <w:rPr>
                <w:szCs w:val="22"/>
              </w:rPr>
              <w:t xml:space="preserve">т минус Оборот по </w:t>
            </w:r>
            <w:r>
              <w:rPr>
                <w:szCs w:val="22"/>
              </w:rPr>
              <w:t>Д</w:t>
            </w:r>
            <w:r w:rsidRPr="005E26C1">
              <w:rPr>
                <w:szCs w:val="22"/>
              </w:rPr>
              <w:t xml:space="preserve">т) на конец отчетного периода по </w:t>
            </w:r>
            <w:r>
              <w:rPr>
                <w:szCs w:val="22"/>
              </w:rPr>
              <w:t>счетам:</w:t>
            </w:r>
          </w:p>
          <w:p w14:paraId="582510D4" w14:textId="30F0B989" w:rsidR="009B2D55" w:rsidRPr="00624401" w:rsidRDefault="009B2D55" w:rsidP="009B2D55">
            <w:pPr>
              <w:pStyle w:val="GOSTTableListMark1"/>
            </w:pPr>
            <w:r w:rsidRPr="00896B8D">
              <w:t>значение АП «Код счета казначейского учета</w:t>
            </w:r>
            <w:r>
              <w:t xml:space="preserve"> </w:t>
            </w:r>
            <w:r w:rsidRPr="00DA6435">
              <w:t>(номер ЗС)</w:t>
            </w:r>
            <w:r w:rsidRPr="00896B8D">
              <w:t>» (</w:t>
            </w:r>
            <w:r>
              <w:t>account) равно значению «03216»</w:t>
            </w:r>
          </w:p>
        </w:tc>
        <w:tc>
          <w:tcPr>
            <w:tcW w:w="224" w:type="pct"/>
          </w:tcPr>
          <w:p w14:paraId="0E640875" w14:textId="599F6A3E" w:rsidR="009B2D55" w:rsidRPr="003D328F" w:rsidRDefault="009B2D55" w:rsidP="009B2D55">
            <w:pPr>
              <w:pStyle w:val="GOSTTablenorm"/>
            </w:pPr>
            <w:r>
              <w:t>–</w:t>
            </w:r>
          </w:p>
        </w:tc>
        <w:tc>
          <w:tcPr>
            <w:tcW w:w="225" w:type="pct"/>
          </w:tcPr>
          <w:p w14:paraId="1F468A49" w14:textId="6E75D07C" w:rsidR="009B2D55" w:rsidRPr="003D328F" w:rsidRDefault="009B2D55" w:rsidP="009B2D55">
            <w:pPr>
              <w:pStyle w:val="GOSTTablenorm"/>
            </w:pPr>
            <w:r>
              <w:t>+</w:t>
            </w:r>
          </w:p>
        </w:tc>
        <w:tc>
          <w:tcPr>
            <w:tcW w:w="1057" w:type="pct"/>
          </w:tcPr>
          <w:p w14:paraId="21038389" w14:textId="09AC7B67" w:rsidR="009B2D55" w:rsidRPr="003D328F" w:rsidRDefault="009B2D55" w:rsidP="009B2D55">
            <w:pPr>
              <w:pStyle w:val="GOSTTablenorm"/>
            </w:pPr>
            <w:r w:rsidRPr="00A74EBC">
              <w:rPr>
                <w:szCs w:val="22"/>
              </w:rPr>
              <w:t xml:space="preserve">Отбираются счета/записи учета, </w:t>
            </w:r>
            <w:r>
              <w:rPr>
                <w:szCs w:val="22"/>
              </w:rPr>
              <w:t xml:space="preserve">где в </w:t>
            </w:r>
            <w:r w:rsidRPr="000F5491">
              <w:rPr>
                <w:szCs w:val="22"/>
              </w:rPr>
              <w:t>аналитическ</w:t>
            </w:r>
            <w:r>
              <w:rPr>
                <w:szCs w:val="22"/>
              </w:rPr>
              <w:t>ом</w:t>
            </w:r>
            <w:r w:rsidRPr="000F5491">
              <w:rPr>
                <w:szCs w:val="22"/>
              </w:rPr>
              <w:t xml:space="preserve"> признак</w:t>
            </w:r>
            <w:r>
              <w:rPr>
                <w:szCs w:val="22"/>
              </w:rPr>
              <w:t>е</w:t>
            </w:r>
            <w:r w:rsidRPr="000F5491">
              <w:rPr>
                <w:szCs w:val="22"/>
              </w:rPr>
              <w:t xml:space="preserve"> </w:t>
            </w:r>
            <w:r w:rsidRPr="00A74EBC">
              <w:rPr>
                <w:szCs w:val="22"/>
              </w:rPr>
              <w:t>«Заключительные обороты» (pzo) указано значение «НАЧ-ХХ» или «НГ-ХХ», где ХХ – последние две цифры года из даты окончания периода</w:t>
            </w:r>
            <w:r>
              <w:rPr>
                <w:szCs w:val="22"/>
              </w:rPr>
              <w:t xml:space="preserve"> (</w:t>
            </w:r>
            <w:r w:rsidRPr="00A74EBC">
              <w:rPr>
                <w:szCs w:val="22"/>
              </w:rPr>
              <w:t>EndRepDate)</w:t>
            </w:r>
            <w:r>
              <w:rPr>
                <w:szCs w:val="22"/>
              </w:rPr>
              <w:t xml:space="preserve">. Обеспечивается на стороне </w:t>
            </w:r>
            <w:r w:rsidRPr="00A74EBC">
              <w:rPr>
                <w:szCs w:val="22"/>
              </w:rPr>
              <w:t xml:space="preserve">ФП ГИИС ЭБ через указание в </w:t>
            </w:r>
            <w:r>
              <w:rPr>
                <w:szCs w:val="22"/>
              </w:rPr>
              <w:t>п</w:t>
            </w:r>
            <w:r w:rsidRPr="00B9499D">
              <w:rPr>
                <w:szCs w:val="22"/>
              </w:rPr>
              <w:t>араметр</w:t>
            </w:r>
            <w:r>
              <w:rPr>
                <w:szCs w:val="22"/>
              </w:rPr>
              <w:t>ах</w:t>
            </w:r>
            <w:r w:rsidRPr="00B9499D">
              <w:rPr>
                <w:szCs w:val="22"/>
              </w:rPr>
              <w:t xml:space="preserve"> отбора данных</w:t>
            </w:r>
            <w:r>
              <w:rPr>
                <w:szCs w:val="22"/>
              </w:rPr>
              <w:t xml:space="preserve"> (</w:t>
            </w:r>
            <w:r w:rsidRPr="00A74EBC">
              <w:rPr>
                <w:szCs w:val="22"/>
              </w:rPr>
              <w:t>FilterParams</w:t>
            </w:r>
            <w:r>
              <w:rPr>
                <w:szCs w:val="22"/>
              </w:rPr>
              <w:t>) условия по аналитическому признаку «</w:t>
            </w:r>
            <w:r w:rsidRPr="00A14048">
              <w:rPr>
                <w:szCs w:val="22"/>
              </w:rPr>
              <w:t>pzo</w:t>
            </w:r>
            <w:r w:rsidR="00E1671A">
              <w:rPr>
                <w:szCs w:val="22"/>
              </w:rPr>
              <w:t>»</w:t>
            </w:r>
          </w:p>
        </w:tc>
      </w:tr>
      <w:tr w:rsidR="00CD6C92" w14:paraId="1F9F3CE7" w14:textId="77777777" w:rsidTr="00733F61">
        <w:tc>
          <w:tcPr>
            <w:tcW w:w="120" w:type="pct"/>
          </w:tcPr>
          <w:p w14:paraId="6043ADAD" w14:textId="77777777" w:rsidR="00CD6C92" w:rsidRPr="008A7F76" w:rsidRDefault="00CD6C92" w:rsidP="00CD6C92">
            <w:pPr>
              <w:pStyle w:val="GOSTTableNum"/>
            </w:pPr>
          </w:p>
        </w:tc>
        <w:tc>
          <w:tcPr>
            <w:tcW w:w="633" w:type="pct"/>
          </w:tcPr>
          <w:p w14:paraId="1F6AA3E3" w14:textId="77777777" w:rsidR="00CD6C92" w:rsidRPr="005E26C1" w:rsidRDefault="00CD6C92" w:rsidP="00CD6C92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Средства без права расходования, всего</w:t>
            </w:r>
          </w:p>
        </w:tc>
        <w:tc>
          <w:tcPr>
            <w:tcW w:w="312" w:type="pct"/>
          </w:tcPr>
          <w:p w14:paraId="591DED5E" w14:textId="77777777" w:rsidR="00CD6C92" w:rsidRPr="005E26C1" w:rsidRDefault="00CD6C92" w:rsidP="00CD6C92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2" w:type="pct"/>
          </w:tcPr>
          <w:p w14:paraId="6C2807F0" w14:textId="77777777" w:rsidR="00CD6C92" w:rsidRDefault="00CD6C92" w:rsidP="00CD6C92">
            <w:pPr>
              <w:pStyle w:val="GOSTTablenorm"/>
              <w:rPr>
                <w:szCs w:val="22"/>
              </w:rPr>
            </w:pPr>
            <w:r>
              <w:t>–</w:t>
            </w:r>
          </w:p>
        </w:tc>
        <w:tc>
          <w:tcPr>
            <w:tcW w:w="313" w:type="pct"/>
          </w:tcPr>
          <w:p w14:paraId="56C56564" w14:textId="77777777" w:rsidR="00CD6C92" w:rsidRPr="005E26C1" w:rsidRDefault="00CD6C92" w:rsidP="00CD6C92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1804" w:type="pct"/>
          </w:tcPr>
          <w:p w14:paraId="6DCF9A0C" w14:textId="77777777" w:rsidR="00CD6C92" w:rsidRPr="005E26C1" w:rsidRDefault="00CD6C92" w:rsidP="00CD6C92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Сумма средств</w:t>
            </w:r>
            <w:r>
              <w:rPr>
                <w:szCs w:val="22"/>
              </w:rPr>
              <w:t xml:space="preserve"> без права расходования на ЛС</w:t>
            </w:r>
            <w:r w:rsidRPr="005E26C1">
              <w:rPr>
                <w:szCs w:val="22"/>
              </w:rPr>
              <w:t>.</w:t>
            </w:r>
          </w:p>
          <w:p w14:paraId="5055ADB4" w14:textId="77777777" w:rsidR="00CD6C92" w:rsidRDefault="00CD6C92" w:rsidP="00CD6C92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01F5A93D" w14:textId="77777777" w:rsidR="00CD6C92" w:rsidRPr="005E26C1" w:rsidRDefault="00CD6C92" w:rsidP="00CD6C92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Вычисляется по формуле:</w:t>
            </w:r>
          </w:p>
          <w:p w14:paraId="486A2A47" w14:textId="77777777" w:rsidR="00CD6C92" w:rsidRDefault="00CD6C92" w:rsidP="00CD6C92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Баланс (Остаток по Кт = Оборот по Кт минус Оборот по Д</w:t>
            </w:r>
            <w:r w:rsidRPr="005E26C1">
              <w:rPr>
                <w:szCs w:val="22"/>
              </w:rPr>
              <w:t xml:space="preserve">т) на конец отчетного периода по </w:t>
            </w:r>
            <w:r>
              <w:rPr>
                <w:szCs w:val="22"/>
              </w:rPr>
              <w:t>счетам, где:</w:t>
            </w:r>
          </w:p>
          <w:p w14:paraId="2BE4CA93" w14:textId="77777777" w:rsidR="00CD6C92" w:rsidRDefault="00CD6C92" w:rsidP="00CD6C92">
            <w:pPr>
              <w:pStyle w:val="GOSTTableListMark1"/>
            </w:pPr>
            <w:r w:rsidRPr="00896B8D">
              <w:t>значение АП «Код счета казначейского учета</w:t>
            </w:r>
            <w:r>
              <w:t xml:space="preserve"> </w:t>
            </w:r>
            <w:r w:rsidRPr="00DA6435">
              <w:t>(номер ЗС)</w:t>
            </w:r>
            <w:r w:rsidRPr="00896B8D">
              <w:t>» (</w:t>
            </w:r>
            <w:r>
              <w:t>account) равно значению «03215» или «03225», или</w:t>
            </w:r>
            <w:r w:rsidRPr="00896B8D">
              <w:t xml:space="preserve"> «03235»</w:t>
            </w:r>
            <w:r>
              <w:t>;</w:t>
            </w:r>
          </w:p>
          <w:p w14:paraId="033C3FA6" w14:textId="77777777" w:rsidR="00CD6C92" w:rsidRPr="003D328F" w:rsidRDefault="00CD6C92" w:rsidP="00CD6C92">
            <w:pPr>
              <w:pStyle w:val="GOSTTableListMark1"/>
            </w:pPr>
            <w:r w:rsidRPr="00446C9C">
              <w:t>значение АП «Аналитический показатель ЛС (операции)» (pls) равно значению «БПР_ТЕК»</w:t>
            </w:r>
            <w:r w:rsidRPr="0072576C">
              <w:rPr>
                <w:lang w:val="en-US"/>
              </w:rPr>
              <w:t xml:space="preserve"> </w:t>
            </w:r>
            <w:r w:rsidRPr="0072576C">
              <w:t>или «БПР_ПРШ»</w:t>
            </w:r>
          </w:p>
        </w:tc>
        <w:tc>
          <w:tcPr>
            <w:tcW w:w="224" w:type="pct"/>
          </w:tcPr>
          <w:p w14:paraId="39627967" w14:textId="77777777" w:rsidR="00CD6C92" w:rsidRDefault="00CD6C92" w:rsidP="00CD6C92">
            <w:pPr>
              <w:pStyle w:val="GOSTTablenorm"/>
            </w:pPr>
            <w:r>
              <w:t>+</w:t>
            </w:r>
          </w:p>
        </w:tc>
        <w:tc>
          <w:tcPr>
            <w:tcW w:w="225" w:type="pct"/>
          </w:tcPr>
          <w:p w14:paraId="11D843CF" w14:textId="77777777" w:rsidR="00CD6C92" w:rsidRDefault="00CD6C92" w:rsidP="00CD6C92">
            <w:pPr>
              <w:pStyle w:val="GOSTTablenorm"/>
            </w:pPr>
            <w:r>
              <w:t>–</w:t>
            </w:r>
          </w:p>
        </w:tc>
        <w:tc>
          <w:tcPr>
            <w:tcW w:w="1057" w:type="pct"/>
          </w:tcPr>
          <w:p w14:paraId="30AE0915" w14:textId="77777777" w:rsidR="00CD6C92" w:rsidRPr="003D328F" w:rsidRDefault="00CD6C92" w:rsidP="00CD6C92">
            <w:pPr>
              <w:pStyle w:val="GOSTTablenorm"/>
            </w:pPr>
            <w:r>
              <w:t>–</w:t>
            </w:r>
          </w:p>
        </w:tc>
      </w:tr>
      <w:tr w:rsidR="00CD6C92" w14:paraId="781FFBC7" w14:textId="77777777" w:rsidTr="00733F61">
        <w:tc>
          <w:tcPr>
            <w:tcW w:w="120" w:type="pct"/>
          </w:tcPr>
          <w:p w14:paraId="3AF02E54" w14:textId="77777777" w:rsidR="00CD6C92" w:rsidRPr="008A7F76" w:rsidRDefault="00CD6C92" w:rsidP="00CD6C92">
            <w:pPr>
              <w:pStyle w:val="GOSTTableNum"/>
            </w:pPr>
          </w:p>
        </w:tc>
        <w:tc>
          <w:tcPr>
            <w:tcW w:w="633" w:type="pct"/>
          </w:tcPr>
          <w:p w14:paraId="2B2E2023" w14:textId="77777777" w:rsidR="00CD6C92" w:rsidRPr="005E26C1" w:rsidRDefault="00CD6C92" w:rsidP="00CD6C92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Средства без права расходования, в том числе на начало года</w:t>
            </w:r>
          </w:p>
        </w:tc>
        <w:tc>
          <w:tcPr>
            <w:tcW w:w="312" w:type="pct"/>
          </w:tcPr>
          <w:p w14:paraId="2393AD77" w14:textId="77777777" w:rsidR="00CD6C92" w:rsidRPr="005E26C1" w:rsidRDefault="00CD6C92" w:rsidP="00CD6C92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141</w:t>
            </w:r>
          </w:p>
        </w:tc>
        <w:tc>
          <w:tcPr>
            <w:tcW w:w="312" w:type="pct"/>
          </w:tcPr>
          <w:p w14:paraId="73728465" w14:textId="77777777" w:rsidR="00CD6C92" w:rsidRDefault="00CD6C92" w:rsidP="00CD6C92">
            <w:pPr>
              <w:pStyle w:val="GOSTTablenorm"/>
              <w:rPr>
                <w:szCs w:val="22"/>
              </w:rPr>
            </w:pPr>
            <w:r>
              <w:t>–</w:t>
            </w:r>
          </w:p>
        </w:tc>
        <w:tc>
          <w:tcPr>
            <w:tcW w:w="313" w:type="pct"/>
          </w:tcPr>
          <w:p w14:paraId="0B4E128D" w14:textId="77777777" w:rsidR="00CD6C92" w:rsidRPr="005E26C1" w:rsidRDefault="00CD6C92" w:rsidP="00CD6C92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29</w:t>
            </w:r>
          </w:p>
        </w:tc>
        <w:tc>
          <w:tcPr>
            <w:tcW w:w="1804" w:type="pct"/>
          </w:tcPr>
          <w:p w14:paraId="4D2A6870" w14:textId="77777777" w:rsidR="00CD6C92" w:rsidRPr="005E26C1" w:rsidRDefault="00CD6C92" w:rsidP="00CD6C92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Сумма средств</w:t>
            </w:r>
            <w:r>
              <w:rPr>
                <w:szCs w:val="22"/>
              </w:rPr>
              <w:t xml:space="preserve"> без права расходования на начало года на ЛС</w:t>
            </w:r>
            <w:r w:rsidRPr="005E26C1">
              <w:rPr>
                <w:szCs w:val="22"/>
              </w:rPr>
              <w:t>.</w:t>
            </w:r>
          </w:p>
          <w:p w14:paraId="6EF579E2" w14:textId="77777777" w:rsidR="00CD6C92" w:rsidRPr="005E26C1" w:rsidRDefault="00CD6C92" w:rsidP="00CD6C92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5A51D434" w14:textId="77777777" w:rsidR="00CD6C92" w:rsidRDefault="00CD6C92" w:rsidP="00CD6C92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Баланс (Остаток по Кт = Оборот по Кт минус Оборот по Д</w:t>
            </w:r>
            <w:r w:rsidRPr="005E26C1">
              <w:rPr>
                <w:szCs w:val="22"/>
              </w:rPr>
              <w:t xml:space="preserve">т) на конец отчетного периода по </w:t>
            </w:r>
            <w:r>
              <w:rPr>
                <w:szCs w:val="22"/>
              </w:rPr>
              <w:t>счетам, где:</w:t>
            </w:r>
          </w:p>
          <w:p w14:paraId="1046A789" w14:textId="77777777" w:rsidR="00CD6C92" w:rsidRDefault="00CD6C92" w:rsidP="00CD6C92">
            <w:pPr>
              <w:pStyle w:val="GOSTTableListMark1"/>
            </w:pPr>
            <w:r w:rsidRPr="00896B8D">
              <w:t>значение АП «Код счета казначейского учета</w:t>
            </w:r>
            <w:r>
              <w:t xml:space="preserve"> </w:t>
            </w:r>
            <w:r w:rsidRPr="00DA6435">
              <w:t>(номер ЗС)</w:t>
            </w:r>
            <w:r w:rsidRPr="00896B8D">
              <w:t>» (</w:t>
            </w:r>
            <w:r>
              <w:t>account) равно значению «03215» или «03225», или</w:t>
            </w:r>
            <w:r w:rsidRPr="00896B8D">
              <w:t xml:space="preserve"> «03235»</w:t>
            </w:r>
            <w:r>
              <w:t>;</w:t>
            </w:r>
          </w:p>
          <w:p w14:paraId="0195E1AE" w14:textId="77777777" w:rsidR="00CD6C92" w:rsidRPr="00446C9C" w:rsidRDefault="00CD6C92" w:rsidP="00CD6C92">
            <w:pPr>
              <w:pStyle w:val="GOSTTableListMark1"/>
            </w:pPr>
            <w:r w:rsidRPr="00446C9C">
              <w:t>значение АП «Аналитический показатель ЛС (операции)» (pls) равно значению «БПР_ПРШ»</w:t>
            </w:r>
          </w:p>
        </w:tc>
        <w:tc>
          <w:tcPr>
            <w:tcW w:w="224" w:type="pct"/>
          </w:tcPr>
          <w:p w14:paraId="6DFF7872" w14:textId="77777777" w:rsidR="00CD6C92" w:rsidRDefault="00CD6C92" w:rsidP="00CD6C92">
            <w:pPr>
              <w:pStyle w:val="GOSTTablenorm"/>
            </w:pPr>
            <w:r>
              <w:t>+</w:t>
            </w:r>
          </w:p>
        </w:tc>
        <w:tc>
          <w:tcPr>
            <w:tcW w:w="225" w:type="pct"/>
          </w:tcPr>
          <w:p w14:paraId="7CBC9C02" w14:textId="77777777" w:rsidR="00CD6C92" w:rsidRDefault="00CD6C92" w:rsidP="00CD6C92">
            <w:pPr>
              <w:pStyle w:val="GOSTTablenorm"/>
            </w:pPr>
            <w:r>
              <w:t>–</w:t>
            </w:r>
          </w:p>
        </w:tc>
        <w:tc>
          <w:tcPr>
            <w:tcW w:w="1057" w:type="pct"/>
          </w:tcPr>
          <w:p w14:paraId="6AB9E200" w14:textId="77777777" w:rsidR="00CD6C92" w:rsidRPr="003D328F" w:rsidRDefault="00CD6C92" w:rsidP="00CD6C92">
            <w:pPr>
              <w:pStyle w:val="GOSTTablenorm"/>
            </w:pPr>
            <w:r>
              <w:t>–</w:t>
            </w:r>
          </w:p>
        </w:tc>
      </w:tr>
      <w:tr w:rsidR="002D1561" w14:paraId="162B3D1D" w14:textId="77777777" w:rsidTr="00244FF4">
        <w:tc>
          <w:tcPr>
            <w:tcW w:w="120" w:type="pct"/>
          </w:tcPr>
          <w:p w14:paraId="2802933B" w14:textId="77777777" w:rsidR="002D1561" w:rsidRPr="008A7F76" w:rsidRDefault="002D1561" w:rsidP="002D1561">
            <w:pPr>
              <w:pStyle w:val="GOSTTableNum"/>
            </w:pPr>
          </w:p>
        </w:tc>
        <w:tc>
          <w:tcPr>
            <w:tcW w:w="633" w:type="pct"/>
          </w:tcPr>
          <w:p w14:paraId="05D6F5CF" w14:textId="77777777" w:rsidR="002D1561" w:rsidRPr="005E26C1" w:rsidRDefault="002D1561" w:rsidP="002D156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Средства текущего периода, неразрешенные к использованию</w:t>
            </w:r>
          </w:p>
        </w:tc>
        <w:tc>
          <w:tcPr>
            <w:tcW w:w="312" w:type="pct"/>
          </w:tcPr>
          <w:p w14:paraId="22A0C298" w14:textId="77777777" w:rsidR="002D1561" w:rsidRPr="005E26C1" w:rsidRDefault="002D1561" w:rsidP="002D156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142</w:t>
            </w:r>
          </w:p>
        </w:tc>
        <w:tc>
          <w:tcPr>
            <w:tcW w:w="312" w:type="pct"/>
          </w:tcPr>
          <w:p w14:paraId="0C560422" w14:textId="77777777" w:rsidR="002D1561" w:rsidRPr="003D328F" w:rsidRDefault="002D1561" w:rsidP="002D1561">
            <w:pPr>
              <w:pStyle w:val="GOSTTablenorm"/>
            </w:pPr>
            <w:r>
              <w:t>–</w:t>
            </w:r>
          </w:p>
        </w:tc>
        <w:tc>
          <w:tcPr>
            <w:tcW w:w="313" w:type="pct"/>
          </w:tcPr>
          <w:p w14:paraId="5AE947B2" w14:textId="77777777" w:rsidR="002D1561" w:rsidRPr="005E26C1" w:rsidRDefault="002D1561" w:rsidP="002D1561">
            <w:pPr>
              <w:pStyle w:val="GOSTTablenorm"/>
              <w:rPr>
                <w:szCs w:val="22"/>
              </w:rPr>
            </w:pPr>
            <w:r w:rsidRPr="003D328F">
              <w:t>–</w:t>
            </w:r>
          </w:p>
        </w:tc>
        <w:tc>
          <w:tcPr>
            <w:tcW w:w="1804" w:type="pct"/>
          </w:tcPr>
          <w:p w14:paraId="42704C1C" w14:textId="77777777" w:rsidR="002D1561" w:rsidRPr="005E26C1" w:rsidRDefault="002D1561" w:rsidP="002D156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Сумма средств</w:t>
            </w:r>
            <w:r>
              <w:rPr>
                <w:szCs w:val="22"/>
              </w:rPr>
              <w:t xml:space="preserve"> без права расходования текущего года на ЛС</w:t>
            </w:r>
            <w:r w:rsidRPr="005E26C1">
              <w:rPr>
                <w:szCs w:val="22"/>
              </w:rPr>
              <w:t>.</w:t>
            </w:r>
          </w:p>
          <w:p w14:paraId="69249CD8" w14:textId="77777777" w:rsidR="002D1561" w:rsidRDefault="002D1561" w:rsidP="002D1561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3CA20008" w14:textId="77777777" w:rsidR="002D1561" w:rsidRDefault="002D1561" w:rsidP="002D1561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Баланс (Остаток по Кт = Оборот по Кт минус Оборот по Д</w:t>
            </w:r>
            <w:r w:rsidRPr="005E26C1">
              <w:rPr>
                <w:szCs w:val="22"/>
              </w:rPr>
              <w:t>т) на конец отчетного периода по показателям</w:t>
            </w:r>
            <w:r>
              <w:rPr>
                <w:szCs w:val="22"/>
              </w:rPr>
              <w:t>:</w:t>
            </w:r>
          </w:p>
          <w:p w14:paraId="2DE80C86" w14:textId="77777777" w:rsidR="002D1561" w:rsidRDefault="002D1561" w:rsidP="002D1561">
            <w:pPr>
              <w:pStyle w:val="GOSTTableListMark1"/>
            </w:pPr>
            <w:r w:rsidRPr="00896B8D">
              <w:t>значение АП «Код счета казначейского учета</w:t>
            </w:r>
            <w:r>
              <w:t xml:space="preserve"> </w:t>
            </w:r>
            <w:r w:rsidRPr="00DA6435">
              <w:t>(номер ЗС)</w:t>
            </w:r>
            <w:r w:rsidRPr="00896B8D">
              <w:t>» (</w:t>
            </w:r>
            <w:r>
              <w:t>account) равно значению «03215» или «03225», или</w:t>
            </w:r>
            <w:r w:rsidRPr="00896B8D">
              <w:t xml:space="preserve"> «03235»</w:t>
            </w:r>
            <w:r>
              <w:t>;</w:t>
            </w:r>
          </w:p>
          <w:p w14:paraId="3A352D72" w14:textId="77777777" w:rsidR="002D1561" w:rsidRPr="002D1561" w:rsidRDefault="002D1561" w:rsidP="002D1561">
            <w:pPr>
              <w:pStyle w:val="GOSTTableListMark1"/>
            </w:pPr>
            <w:r w:rsidRPr="002D1561">
              <w:t>значение АП «Аналитический показатель ЛС (операции)» (pls) равно значению «БПР_ТЕК»</w:t>
            </w:r>
          </w:p>
        </w:tc>
        <w:tc>
          <w:tcPr>
            <w:tcW w:w="224" w:type="pct"/>
          </w:tcPr>
          <w:p w14:paraId="251D542B" w14:textId="77777777" w:rsidR="002D1561" w:rsidRPr="003D328F" w:rsidRDefault="002D1561" w:rsidP="002D1561">
            <w:pPr>
              <w:pStyle w:val="GOSTTablenorm"/>
            </w:pPr>
            <w:r>
              <w:t>+</w:t>
            </w:r>
          </w:p>
        </w:tc>
        <w:tc>
          <w:tcPr>
            <w:tcW w:w="225" w:type="pct"/>
          </w:tcPr>
          <w:p w14:paraId="7132C2B8" w14:textId="77777777" w:rsidR="002D1561" w:rsidRPr="003D328F" w:rsidRDefault="002D1561" w:rsidP="002D1561">
            <w:pPr>
              <w:pStyle w:val="GOSTTablenorm"/>
            </w:pPr>
            <w:r>
              <w:t>–</w:t>
            </w:r>
          </w:p>
        </w:tc>
        <w:tc>
          <w:tcPr>
            <w:tcW w:w="1057" w:type="pct"/>
          </w:tcPr>
          <w:p w14:paraId="43650986" w14:textId="77777777" w:rsidR="002D1561" w:rsidRPr="005E26C1" w:rsidRDefault="002D1561" w:rsidP="002D1561">
            <w:pPr>
              <w:pStyle w:val="GOSTTablenorm"/>
              <w:rPr>
                <w:szCs w:val="22"/>
              </w:rPr>
            </w:pPr>
            <w:r w:rsidRPr="003D328F">
              <w:t>–</w:t>
            </w:r>
          </w:p>
        </w:tc>
      </w:tr>
      <w:tr w:rsidR="009B2D55" w14:paraId="4C21B2FC" w14:textId="77777777" w:rsidTr="00733F61">
        <w:tc>
          <w:tcPr>
            <w:tcW w:w="120" w:type="pct"/>
          </w:tcPr>
          <w:p w14:paraId="3FFF219B" w14:textId="77777777" w:rsidR="009B2D55" w:rsidRPr="008A7F76" w:rsidRDefault="009B2D55" w:rsidP="009B2D55">
            <w:pPr>
              <w:pStyle w:val="GOSTTableNum"/>
            </w:pPr>
          </w:p>
        </w:tc>
        <w:tc>
          <w:tcPr>
            <w:tcW w:w="633" w:type="pct"/>
          </w:tcPr>
          <w:p w14:paraId="39B91B0A" w14:textId="0C90DB5C" w:rsidR="009B2D55" w:rsidRDefault="00E446BB" w:rsidP="00DB3E5C">
            <w:pPr>
              <w:pStyle w:val="GOSTTablenorm"/>
              <w:rPr>
                <w:szCs w:val="22"/>
              </w:rPr>
            </w:pPr>
            <w:r>
              <w:t>Нер</w:t>
            </w:r>
            <w:r w:rsidRPr="003B059B">
              <w:t>азрешенный к использованию остаток на начало года</w:t>
            </w:r>
          </w:p>
        </w:tc>
        <w:tc>
          <w:tcPr>
            <w:tcW w:w="312" w:type="pct"/>
          </w:tcPr>
          <w:p w14:paraId="0D4F1F69" w14:textId="4B5E0C17" w:rsidR="009B2D55" w:rsidRPr="003D328F" w:rsidRDefault="009B2D55" w:rsidP="009B2D55">
            <w:pPr>
              <w:pStyle w:val="GOSTTablenorm"/>
            </w:pPr>
            <w:r>
              <w:rPr>
                <w:szCs w:val="22"/>
              </w:rPr>
              <w:t>31</w:t>
            </w:r>
          </w:p>
        </w:tc>
        <w:tc>
          <w:tcPr>
            <w:tcW w:w="312" w:type="pct"/>
          </w:tcPr>
          <w:p w14:paraId="2F74AB47" w14:textId="6325423A" w:rsidR="009B2D55" w:rsidRDefault="009B2D55" w:rsidP="009B2D55">
            <w:pPr>
              <w:pStyle w:val="GOSTTablenorm"/>
              <w:rPr>
                <w:szCs w:val="22"/>
                <w:lang w:val="en-US"/>
              </w:rPr>
            </w:pPr>
            <w:r>
              <w:t>–</w:t>
            </w:r>
          </w:p>
        </w:tc>
        <w:tc>
          <w:tcPr>
            <w:tcW w:w="313" w:type="pct"/>
          </w:tcPr>
          <w:p w14:paraId="6900A56D" w14:textId="14AA1F0A" w:rsidR="009B2D55" w:rsidRPr="003F5FB5" w:rsidRDefault="009B2D55" w:rsidP="009B2D55">
            <w:pPr>
              <w:pStyle w:val="GOSTTablenorm"/>
            </w:pPr>
            <w:r>
              <w:rPr>
                <w:szCs w:val="22"/>
              </w:rPr>
              <w:t>31</w:t>
            </w:r>
          </w:p>
        </w:tc>
        <w:tc>
          <w:tcPr>
            <w:tcW w:w="1804" w:type="pct"/>
          </w:tcPr>
          <w:p w14:paraId="7FE9C21B" w14:textId="19387288" w:rsidR="009B2D55" w:rsidRDefault="009B2D55" w:rsidP="009B2D5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 xml:space="preserve">Сумма </w:t>
            </w:r>
            <w:r w:rsidR="00E446BB">
              <w:t>неразрешенного к использованию остатка</w:t>
            </w:r>
            <w:r w:rsidR="00E446BB" w:rsidRPr="003B059B">
              <w:t xml:space="preserve"> на начало года</w:t>
            </w:r>
            <w:r w:rsidR="00E446BB">
              <w:rPr>
                <w:szCs w:val="22"/>
              </w:rPr>
              <w:t xml:space="preserve">, рассчитанная как остаток </w:t>
            </w:r>
            <w:r w:rsidR="00CD6C92" w:rsidRPr="005E26C1">
              <w:rPr>
                <w:szCs w:val="22"/>
              </w:rPr>
              <w:t>средств</w:t>
            </w:r>
            <w:r w:rsidR="00CD6C92">
              <w:rPr>
                <w:szCs w:val="22"/>
              </w:rPr>
              <w:t xml:space="preserve"> без права расходования на начало года </w:t>
            </w:r>
            <w:r w:rsidR="00E446BB">
              <w:rPr>
                <w:szCs w:val="22"/>
              </w:rPr>
              <w:t>за исключением операций по</w:t>
            </w:r>
            <w:r w:rsidR="00CD6C92">
              <w:rPr>
                <w:szCs w:val="22"/>
              </w:rPr>
              <w:t xml:space="preserve"> </w:t>
            </w:r>
            <w:r w:rsidR="00E446BB">
              <w:rPr>
                <w:szCs w:val="22"/>
              </w:rPr>
              <w:t>перечислению</w:t>
            </w:r>
            <w:r w:rsidR="00E446BB">
              <w:t xml:space="preserve"> неиспользованных остатков целевых средств прошлых лет в доход федерального бюджета</w:t>
            </w:r>
            <w:r>
              <w:rPr>
                <w:szCs w:val="22"/>
              </w:rPr>
              <w:t>.</w:t>
            </w:r>
          </w:p>
          <w:p w14:paraId="45C87633" w14:textId="77777777" w:rsidR="009B2D55" w:rsidRPr="005E26C1" w:rsidRDefault="009B2D55" w:rsidP="009B2D5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366B6E0D" w14:textId="77777777" w:rsidR="009B2D55" w:rsidRPr="005E26C1" w:rsidRDefault="009B2D55" w:rsidP="009B2D5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Вычисляется по формуле:</w:t>
            </w:r>
          </w:p>
          <w:p w14:paraId="7ABF2DF2" w14:textId="665F0D0D" w:rsidR="009B2D55" w:rsidRDefault="009B2D55" w:rsidP="009B2D5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 xml:space="preserve">Баланс (Остаток по Кт = Оборот по Кт минус Оборот по Дт) на конец отчетного периода по </w:t>
            </w:r>
            <w:r>
              <w:rPr>
                <w:szCs w:val="22"/>
              </w:rPr>
              <w:t>счетам:</w:t>
            </w:r>
          </w:p>
          <w:p w14:paraId="135291E1" w14:textId="29E50B10" w:rsidR="009B2D55" w:rsidRDefault="009B2D55" w:rsidP="009B2D55">
            <w:pPr>
              <w:pStyle w:val="GOSTTablenorm"/>
              <w:numPr>
                <w:ilvl w:val="0"/>
                <w:numId w:val="37"/>
              </w:numPr>
            </w:pPr>
            <w:r>
              <w:t xml:space="preserve">значение АП «Код счета казначейского учета </w:t>
            </w:r>
            <w:r w:rsidRPr="00DA6435">
              <w:t>(номер ЗС)</w:t>
            </w:r>
            <w:r>
              <w:t xml:space="preserve">» </w:t>
            </w:r>
            <w:r w:rsidRPr="00AC6818">
              <w:t>(account)</w:t>
            </w:r>
            <w:r>
              <w:t xml:space="preserve"> равно значению «03215» или «03225», или «03235»;</w:t>
            </w:r>
          </w:p>
          <w:p w14:paraId="61B32D0B" w14:textId="77777777" w:rsidR="009B2D55" w:rsidRDefault="009B2D55" w:rsidP="009B2D55">
            <w:pPr>
              <w:pStyle w:val="GOSTTablenorm"/>
              <w:numPr>
                <w:ilvl w:val="0"/>
                <w:numId w:val="37"/>
              </w:numPr>
            </w:pPr>
            <w:r>
              <w:t>значение АП «</w:t>
            </w:r>
            <w:r w:rsidRPr="00C444F5">
              <w:t>Аналитический показатель ЛС (операции)</w:t>
            </w:r>
            <w:r>
              <w:t>» (</w:t>
            </w:r>
            <w:r w:rsidRPr="00C444F5">
              <w:t>pls</w:t>
            </w:r>
            <w:r>
              <w:t>) равно значению «</w:t>
            </w:r>
            <w:r w:rsidRPr="00C444F5">
              <w:t>БПР_ПРШ</w:t>
            </w:r>
            <w:r>
              <w:t>»;</w:t>
            </w:r>
          </w:p>
          <w:p w14:paraId="58D73CD5" w14:textId="49B5E8D1" w:rsidR="009B2D55" w:rsidRPr="007D6E10" w:rsidRDefault="009B2D55" w:rsidP="009B2D55">
            <w:pPr>
              <w:pStyle w:val="GOSTTablenorm"/>
              <w:numPr>
                <w:ilvl w:val="0"/>
                <w:numId w:val="37"/>
              </w:numPr>
              <w:rPr>
                <w:szCs w:val="22"/>
              </w:rPr>
            </w:pPr>
            <w:r>
              <w:t>значение АП «</w:t>
            </w:r>
            <w:r w:rsidRPr="00C444F5">
              <w:t>Код источника поступлений/ направления расходования ЦС</w:t>
            </w:r>
            <w:r>
              <w:t>» не равно значению «1000»</w:t>
            </w:r>
          </w:p>
        </w:tc>
        <w:tc>
          <w:tcPr>
            <w:tcW w:w="224" w:type="pct"/>
          </w:tcPr>
          <w:p w14:paraId="5445A958" w14:textId="5EC39BB2" w:rsidR="009B2D55" w:rsidRDefault="009B2D55" w:rsidP="009B2D55">
            <w:pPr>
              <w:pStyle w:val="GOSTTablenorm"/>
            </w:pPr>
            <w:r>
              <w:t>+</w:t>
            </w:r>
          </w:p>
        </w:tc>
        <w:tc>
          <w:tcPr>
            <w:tcW w:w="225" w:type="pct"/>
          </w:tcPr>
          <w:p w14:paraId="0F7E7960" w14:textId="0FF63819" w:rsidR="009B2D55" w:rsidRDefault="009B2D55" w:rsidP="009B2D55">
            <w:pPr>
              <w:pStyle w:val="GOSTTablenorm"/>
            </w:pPr>
            <w:r>
              <w:t>–</w:t>
            </w:r>
          </w:p>
        </w:tc>
        <w:tc>
          <w:tcPr>
            <w:tcW w:w="1057" w:type="pct"/>
          </w:tcPr>
          <w:p w14:paraId="02031AA4" w14:textId="77777777" w:rsidR="009B2D55" w:rsidRPr="00A74EBC" w:rsidRDefault="009B2D55" w:rsidP="009B2D55">
            <w:pPr>
              <w:pStyle w:val="GOSTTablenorm"/>
              <w:rPr>
                <w:szCs w:val="22"/>
              </w:rPr>
            </w:pPr>
          </w:p>
        </w:tc>
      </w:tr>
      <w:tr w:rsidR="009B2D55" w14:paraId="24D63E50" w14:textId="77777777" w:rsidTr="00733F61">
        <w:tc>
          <w:tcPr>
            <w:tcW w:w="120" w:type="pct"/>
          </w:tcPr>
          <w:p w14:paraId="4FE31449" w14:textId="77777777" w:rsidR="009B2D55" w:rsidRPr="008A7F76" w:rsidRDefault="009B2D55" w:rsidP="009B2D55">
            <w:pPr>
              <w:pStyle w:val="GOSTTableNum"/>
            </w:pPr>
          </w:p>
        </w:tc>
        <w:tc>
          <w:tcPr>
            <w:tcW w:w="633" w:type="pct"/>
          </w:tcPr>
          <w:p w14:paraId="558E0D89" w14:textId="2751DA30" w:rsidR="009B2D55" w:rsidRDefault="009B2D55" w:rsidP="009B2D55">
            <w:pPr>
              <w:pStyle w:val="GOSTTablenorm"/>
              <w:rPr>
                <w:szCs w:val="22"/>
              </w:rPr>
            </w:pPr>
            <w:r w:rsidRPr="003B059B">
              <w:t>Разрешенный к использованию остаток на начало года</w:t>
            </w:r>
          </w:p>
        </w:tc>
        <w:tc>
          <w:tcPr>
            <w:tcW w:w="312" w:type="pct"/>
          </w:tcPr>
          <w:p w14:paraId="45AA1284" w14:textId="0A2C24EE" w:rsidR="009B2D55" w:rsidRPr="003D328F" w:rsidRDefault="009B2D55" w:rsidP="009B2D55">
            <w:pPr>
              <w:pStyle w:val="GOSTTablenorm"/>
            </w:pPr>
            <w:r>
              <w:rPr>
                <w:szCs w:val="22"/>
              </w:rPr>
              <w:t>42</w:t>
            </w:r>
          </w:p>
        </w:tc>
        <w:tc>
          <w:tcPr>
            <w:tcW w:w="312" w:type="pct"/>
          </w:tcPr>
          <w:p w14:paraId="28953250" w14:textId="5A91687F" w:rsidR="009B2D55" w:rsidRDefault="009B2D55" w:rsidP="009B2D55">
            <w:pPr>
              <w:pStyle w:val="GOSTTablenorm"/>
              <w:rPr>
                <w:szCs w:val="22"/>
                <w:lang w:val="en-US"/>
              </w:rPr>
            </w:pPr>
            <w:r>
              <w:t>–</w:t>
            </w:r>
          </w:p>
        </w:tc>
        <w:tc>
          <w:tcPr>
            <w:tcW w:w="313" w:type="pct"/>
          </w:tcPr>
          <w:p w14:paraId="71ABCABF" w14:textId="3E8D1417" w:rsidR="009B2D55" w:rsidRPr="003D328F" w:rsidRDefault="009B2D55" w:rsidP="009B2D55">
            <w:pPr>
              <w:pStyle w:val="GOSTTablenorm"/>
            </w:pPr>
            <w:r>
              <w:rPr>
                <w:szCs w:val="22"/>
              </w:rPr>
              <w:t>1</w:t>
            </w:r>
          </w:p>
        </w:tc>
        <w:tc>
          <w:tcPr>
            <w:tcW w:w="1804" w:type="pct"/>
          </w:tcPr>
          <w:p w14:paraId="45487BBD" w14:textId="77777777" w:rsidR="009B2D55" w:rsidRDefault="009B2D55" w:rsidP="009B2D5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Сумма остатка средств на ЛС</w:t>
            </w:r>
            <w:r>
              <w:rPr>
                <w:szCs w:val="22"/>
              </w:rPr>
              <w:t xml:space="preserve"> на начало года, разрешённая к использованию.</w:t>
            </w:r>
          </w:p>
          <w:p w14:paraId="08BFE325" w14:textId="77777777" w:rsidR="009B2D55" w:rsidRPr="005E26C1" w:rsidRDefault="009B2D55" w:rsidP="009B2D5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4479C1FB" w14:textId="77777777" w:rsidR="009B2D55" w:rsidRPr="005E26C1" w:rsidRDefault="009B2D55" w:rsidP="009B2D5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Вычисляется по формуле:</w:t>
            </w:r>
          </w:p>
          <w:p w14:paraId="668DF034" w14:textId="67BD7996" w:rsidR="009B2D55" w:rsidRPr="00B540E8" w:rsidRDefault="009B2D55" w:rsidP="00DB3E5C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«Остаток, в том числе на начало года (УКС)» (PA_</w:t>
            </w:r>
            <w:r w:rsidRPr="00F50F71">
              <w:rPr>
                <w:szCs w:val="22"/>
              </w:rPr>
              <w:t>UKS</w:t>
            </w:r>
            <w:r>
              <w:rPr>
                <w:szCs w:val="22"/>
              </w:rPr>
              <w:t xml:space="preserve">: 59/ </w:t>
            </w:r>
            <w:r w:rsidRPr="00F50F71">
              <w:rPr>
                <w:szCs w:val="22"/>
              </w:rPr>
              <w:t xml:space="preserve"> UKS</w:t>
            </w:r>
            <w:r>
              <w:rPr>
                <w:szCs w:val="22"/>
              </w:rPr>
              <w:t>: 9) минус «</w:t>
            </w:r>
            <w:r w:rsidR="00E446BB">
              <w:t>Нер</w:t>
            </w:r>
            <w:r w:rsidR="00E446BB" w:rsidRPr="003B059B">
              <w:t>азрешенный к использованию остаток на начало года</w:t>
            </w:r>
            <w:r w:rsidRPr="00446C9C">
              <w:rPr>
                <w:szCs w:val="22"/>
              </w:rPr>
              <w:t xml:space="preserve">» </w:t>
            </w:r>
            <w:r w:rsidRPr="00DB3E5C">
              <w:rPr>
                <w:szCs w:val="22"/>
              </w:rPr>
              <w:t xml:space="preserve">(PA_UKS:  </w:t>
            </w:r>
            <w:r w:rsidR="00DB3E5C" w:rsidRPr="00DB3E5C">
              <w:rPr>
                <w:szCs w:val="22"/>
              </w:rPr>
              <w:t>31</w:t>
            </w:r>
            <w:r w:rsidRPr="00DB3E5C">
              <w:rPr>
                <w:szCs w:val="22"/>
              </w:rPr>
              <w:t xml:space="preserve">/  UKS:  </w:t>
            </w:r>
            <w:r w:rsidR="00DB3E5C" w:rsidRPr="00DB3E5C">
              <w:rPr>
                <w:szCs w:val="22"/>
              </w:rPr>
              <w:t>31</w:t>
            </w:r>
            <w:r w:rsidRPr="00DB3E5C">
              <w:rPr>
                <w:szCs w:val="22"/>
              </w:rPr>
              <w:t>)</w:t>
            </w:r>
          </w:p>
        </w:tc>
        <w:tc>
          <w:tcPr>
            <w:tcW w:w="224" w:type="pct"/>
          </w:tcPr>
          <w:p w14:paraId="6E44ED9A" w14:textId="706AE7CF" w:rsidR="009B2D55" w:rsidRDefault="009B2D55" w:rsidP="009B2D55">
            <w:pPr>
              <w:pStyle w:val="GOSTTablenorm"/>
            </w:pPr>
            <w:r>
              <w:t>+</w:t>
            </w:r>
          </w:p>
        </w:tc>
        <w:tc>
          <w:tcPr>
            <w:tcW w:w="225" w:type="pct"/>
          </w:tcPr>
          <w:p w14:paraId="655C30AB" w14:textId="74BF93EB" w:rsidR="009B2D55" w:rsidRDefault="009B2D55" w:rsidP="009B2D55">
            <w:pPr>
              <w:pStyle w:val="GOSTTablenorm"/>
            </w:pPr>
            <w:r>
              <w:t>–</w:t>
            </w:r>
          </w:p>
        </w:tc>
        <w:tc>
          <w:tcPr>
            <w:tcW w:w="1057" w:type="pct"/>
          </w:tcPr>
          <w:p w14:paraId="1CC3F68D" w14:textId="77777777" w:rsidR="009B2D55" w:rsidRPr="00A74EBC" w:rsidRDefault="009B2D55" w:rsidP="009B2D55">
            <w:pPr>
              <w:pStyle w:val="GOSTTablenorm"/>
              <w:rPr>
                <w:szCs w:val="22"/>
              </w:rPr>
            </w:pPr>
          </w:p>
        </w:tc>
      </w:tr>
      <w:tr w:rsidR="009B2D55" w14:paraId="7E2D777B" w14:textId="77777777" w:rsidTr="00733F61">
        <w:tc>
          <w:tcPr>
            <w:tcW w:w="120" w:type="pct"/>
          </w:tcPr>
          <w:p w14:paraId="3811BE4A" w14:textId="77777777" w:rsidR="009B2D55" w:rsidRPr="008A7F76" w:rsidRDefault="009B2D55" w:rsidP="009B2D55">
            <w:pPr>
              <w:pStyle w:val="GOSTTableNum"/>
            </w:pPr>
          </w:p>
        </w:tc>
        <w:tc>
          <w:tcPr>
            <w:tcW w:w="633" w:type="pct"/>
          </w:tcPr>
          <w:p w14:paraId="1BBDF35A" w14:textId="6D9BD9FF" w:rsidR="009B2D55" w:rsidRPr="005E26C1" w:rsidRDefault="009B2D55" w:rsidP="009B2D5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Остаток контрольный</w:t>
            </w:r>
          </w:p>
        </w:tc>
        <w:tc>
          <w:tcPr>
            <w:tcW w:w="312" w:type="pct"/>
          </w:tcPr>
          <w:p w14:paraId="612D8EB2" w14:textId="79E49BD7" w:rsidR="009B2D55" w:rsidRPr="005E26C1" w:rsidRDefault="009B2D55" w:rsidP="009B2D5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140</w:t>
            </w:r>
          </w:p>
        </w:tc>
        <w:tc>
          <w:tcPr>
            <w:tcW w:w="312" w:type="pct"/>
          </w:tcPr>
          <w:p w14:paraId="5D672074" w14:textId="7741DDDF" w:rsidR="009B2D55" w:rsidRPr="00154300" w:rsidRDefault="009B2D55" w:rsidP="009B2D55">
            <w:pPr>
              <w:pStyle w:val="GOSTTablenorm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140</w:t>
            </w:r>
          </w:p>
        </w:tc>
        <w:tc>
          <w:tcPr>
            <w:tcW w:w="313" w:type="pct"/>
          </w:tcPr>
          <w:p w14:paraId="2BC83C0D" w14:textId="08D53A3E" w:rsidR="009B2D55" w:rsidRPr="005E26C1" w:rsidRDefault="009B2D55" w:rsidP="009B2D5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1804" w:type="pct"/>
          </w:tcPr>
          <w:p w14:paraId="05F805F5" w14:textId="0E73AA37" w:rsidR="009B2D55" w:rsidRDefault="009B2D55" w:rsidP="009B2D5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 xml:space="preserve">Сумма </w:t>
            </w:r>
            <w:r w:rsidR="00802C88">
              <w:rPr>
                <w:szCs w:val="22"/>
              </w:rPr>
              <w:t xml:space="preserve">общего </w:t>
            </w:r>
            <w:r w:rsidRPr="005E26C1">
              <w:rPr>
                <w:szCs w:val="22"/>
              </w:rPr>
              <w:t xml:space="preserve">остатка </w:t>
            </w:r>
            <w:r w:rsidR="000459F4">
              <w:rPr>
                <w:szCs w:val="22"/>
              </w:rPr>
              <w:t xml:space="preserve">средств </w:t>
            </w:r>
            <w:r w:rsidRPr="005E26C1">
              <w:rPr>
                <w:szCs w:val="22"/>
              </w:rPr>
              <w:t>на</w:t>
            </w:r>
            <w:r>
              <w:rPr>
                <w:szCs w:val="22"/>
              </w:rPr>
              <w:t xml:space="preserve"> ЛС</w:t>
            </w:r>
            <w:r>
              <w:t xml:space="preserve"> </w:t>
            </w:r>
            <w:r w:rsidR="00802C88">
              <w:t xml:space="preserve">(разделе ЛС) </w:t>
            </w:r>
            <w:r w:rsidRPr="00461B0B">
              <w:rPr>
                <w:szCs w:val="22"/>
              </w:rPr>
              <w:t>на конец отчётного периода, доступная для использования</w:t>
            </w:r>
            <w:r>
              <w:rPr>
                <w:szCs w:val="22"/>
              </w:rPr>
              <w:t>.</w:t>
            </w:r>
          </w:p>
          <w:p w14:paraId="17092BE6" w14:textId="77777777" w:rsidR="009B2D55" w:rsidRPr="005E26C1" w:rsidRDefault="009B2D55" w:rsidP="009B2D5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55E5CA41" w14:textId="77777777" w:rsidR="009B2D55" w:rsidRPr="005E26C1" w:rsidRDefault="009B2D55" w:rsidP="009B2D5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Вычисляется по формуле:</w:t>
            </w:r>
          </w:p>
          <w:p w14:paraId="6B8D0630" w14:textId="59DDC505" w:rsidR="009B2D55" w:rsidRDefault="009B2D55" w:rsidP="009B2D5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Баланс (Остаток по Кт = Оборот по Кт минус Оборот по Дт) на конец отче</w:t>
            </w:r>
            <w:r>
              <w:rPr>
                <w:szCs w:val="22"/>
              </w:rPr>
              <w:t>тного периода по счетам</w:t>
            </w:r>
            <w:r w:rsidR="00802C88">
              <w:rPr>
                <w:szCs w:val="22"/>
              </w:rPr>
              <w:t>, где</w:t>
            </w:r>
            <w:r>
              <w:rPr>
                <w:szCs w:val="22"/>
              </w:rPr>
              <w:t>:</w:t>
            </w:r>
          </w:p>
          <w:p w14:paraId="3BB47C17" w14:textId="1280E8C2" w:rsidR="009B2D55" w:rsidRPr="003D328F" w:rsidRDefault="009B2D55" w:rsidP="009B2D55">
            <w:pPr>
              <w:pStyle w:val="GOSTTablenorm"/>
              <w:numPr>
                <w:ilvl w:val="0"/>
                <w:numId w:val="39"/>
              </w:numPr>
            </w:pPr>
            <w:r>
              <w:t xml:space="preserve">значение АП «Код счета казначейского учета </w:t>
            </w:r>
            <w:r w:rsidRPr="00DA6435">
              <w:t>(номер ЗС)</w:t>
            </w:r>
            <w:r>
              <w:t xml:space="preserve">» </w:t>
            </w:r>
            <w:r w:rsidRPr="00AC6818">
              <w:t>(account)</w:t>
            </w:r>
            <w:r>
              <w:t xml:space="preserve"> равно значению «</w:t>
            </w:r>
            <w:r w:rsidRPr="00EB529E">
              <w:t>СРЕД</w:t>
            </w:r>
            <w:r>
              <w:t>»</w:t>
            </w:r>
          </w:p>
        </w:tc>
        <w:tc>
          <w:tcPr>
            <w:tcW w:w="224" w:type="pct"/>
          </w:tcPr>
          <w:p w14:paraId="1053C681" w14:textId="5576903C" w:rsidR="009B2D55" w:rsidRPr="00F660CC" w:rsidRDefault="009B2D55" w:rsidP="009B2D55">
            <w:pPr>
              <w:pStyle w:val="GOSTTablenorm"/>
            </w:pPr>
            <w:r>
              <w:t>+</w:t>
            </w:r>
          </w:p>
        </w:tc>
        <w:tc>
          <w:tcPr>
            <w:tcW w:w="225" w:type="pct"/>
          </w:tcPr>
          <w:p w14:paraId="0D569847" w14:textId="6A45C72B" w:rsidR="009B2D55" w:rsidRPr="00F660CC" w:rsidRDefault="009B2D55" w:rsidP="009B2D55">
            <w:pPr>
              <w:pStyle w:val="GOSTTablenorm"/>
            </w:pPr>
            <w:r>
              <w:t>+</w:t>
            </w:r>
          </w:p>
        </w:tc>
        <w:tc>
          <w:tcPr>
            <w:tcW w:w="1057" w:type="pct"/>
          </w:tcPr>
          <w:p w14:paraId="16094F22" w14:textId="7033C698" w:rsidR="009B2D55" w:rsidRPr="003D328F" w:rsidRDefault="009B2D55" w:rsidP="009B2D55">
            <w:pPr>
              <w:pStyle w:val="GOSTTablenorm"/>
            </w:pPr>
            <w:r w:rsidRPr="00F660CC">
              <w:t>Книга для контроля. OperPUR.</w:t>
            </w:r>
          </w:p>
        </w:tc>
      </w:tr>
      <w:tr w:rsidR="009B2D55" w14:paraId="5FCECE55" w14:textId="77777777" w:rsidTr="00733F61">
        <w:tc>
          <w:tcPr>
            <w:tcW w:w="120" w:type="pct"/>
          </w:tcPr>
          <w:p w14:paraId="314DA95D" w14:textId="77777777" w:rsidR="009B2D55" w:rsidRPr="008A7F76" w:rsidRDefault="009B2D55" w:rsidP="009B2D55">
            <w:pPr>
              <w:pStyle w:val="GOSTTableNum"/>
            </w:pPr>
          </w:p>
        </w:tc>
        <w:tc>
          <w:tcPr>
            <w:tcW w:w="633" w:type="pct"/>
          </w:tcPr>
          <w:p w14:paraId="0B671C0C" w14:textId="19C04710" w:rsidR="009B2D55" w:rsidRPr="005E26C1" w:rsidRDefault="009B2D55" w:rsidP="009B2D5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Остаток плановый контрольный</w:t>
            </w:r>
          </w:p>
        </w:tc>
        <w:tc>
          <w:tcPr>
            <w:tcW w:w="312" w:type="pct"/>
          </w:tcPr>
          <w:p w14:paraId="0DABA1E0" w14:textId="61771227" w:rsidR="009B2D55" w:rsidRPr="005E26C1" w:rsidRDefault="009B2D55" w:rsidP="009B2D55">
            <w:pPr>
              <w:pStyle w:val="GOSTTablenorm"/>
              <w:rPr>
                <w:szCs w:val="22"/>
              </w:rPr>
            </w:pPr>
            <w:r w:rsidRPr="00C727D3">
              <w:rPr>
                <w:szCs w:val="22"/>
              </w:rPr>
              <w:t>3</w:t>
            </w:r>
          </w:p>
        </w:tc>
        <w:tc>
          <w:tcPr>
            <w:tcW w:w="312" w:type="pct"/>
          </w:tcPr>
          <w:p w14:paraId="4D11A0A1" w14:textId="3D1ED723" w:rsidR="009B2D55" w:rsidRDefault="009B2D55" w:rsidP="009B2D55">
            <w:pPr>
              <w:pStyle w:val="GOSTTablenorm"/>
              <w:rPr>
                <w:szCs w:val="22"/>
              </w:rPr>
            </w:pPr>
            <w:r>
              <w:t>–</w:t>
            </w:r>
          </w:p>
        </w:tc>
        <w:tc>
          <w:tcPr>
            <w:tcW w:w="313" w:type="pct"/>
          </w:tcPr>
          <w:p w14:paraId="0C6DB39E" w14:textId="582E4AD4" w:rsidR="009B2D55" w:rsidRPr="005E26C1" w:rsidRDefault="009B2D55" w:rsidP="009B2D5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1804" w:type="pct"/>
          </w:tcPr>
          <w:p w14:paraId="52225A58" w14:textId="0F94AA26" w:rsidR="009B2D55" w:rsidRDefault="009B2D55" w:rsidP="00802C88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 xml:space="preserve">Сумма остатка </w:t>
            </w:r>
            <w:r w:rsidR="00802C88">
              <w:rPr>
                <w:szCs w:val="22"/>
              </w:rPr>
              <w:t>плановых выплат</w:t>
            </w:r>
            <w:r w:rsidR="00DB3E5C">
              <w:rPr>
                <w:szCs w:val="22"/>
              </w:rPr>
              <w:t xml:space="preserve"> </w:t>
            </w:r>
            <w:r w:rsidRPr="005E26C1">
              <w:rPr>
                <w:szCs w:val="22"/>
              </w:rPr>
              <w:t>на</w:t>
            </w:r>
            <w:r>
              <w:rPr>
                <w:szCs w:val="22"/>
              </w:rPr>
              <w:t xml:space="preserve"> ЛС</w:t>
            </w:r>
            <w:r w:rsidR="00802C88">
              <w:rPr>
                <w:szCs w:val="22"/>
              </w:rPr>
              <w:t xml:space="preserve"> (разделе ЛС)</w:t>
            </w:r>
            <w:r>
              <w:t xml:space="preserve"> </w:t>
            </w:r>
            <w:r w:rsidRPr="00461B0B">
              <w:rPr>
                <w:szCs w:val="22"/>
              </w:rPr>
              <w:t>на конец отчётного периода</w:t>
            </w:r>
            <w:r w:rsidR="00802C88">
              <w:rPr>
                <w:szCs w:val="22"/>
              </w:rPr>
              <w:t>,</w:t>
            </w:r>
            <w:r w:rsidRPr="00461B0B">
              <w:rPr>
                <w:szCs w:val="22"/>
              </w:rPr>
              <w:t xml:space="preserve"> доступная для расходования</w:t>
            </w:r>
            <w:r>
              <w:rPr>
                <w:szCs w:val="22"/>
              </w:rPr>
              <w:t>.</w:t>
            </w:r>
          </w:p>
          <w:p w14:paraId="0AF0B36B" w14:textId="77777777" w:rsidR="009B2D55" w:rsidRPr="005E26C1" w:rsidRDefault="009B2D55" w:rsidP="009B2D5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4F1FD45B" w14:textId="77777777" w:rsidR="009B2D55" w:rsidRPr="005E26C1" w:rsidRDefault="009B2D55" w:rsidP="009B2D5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Вычисляется по формуле:</w:t>
            </w:r>
          </w:p>
          <w:p w14:paraId="132281A6" w14:textId="6EBB2B6D" w:rsidR="009B2D55" w:rsidRDefault="009B2D55" w:rsidP="009B2D5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Баланс (Остаток по Кт = Оборот по Кт минус Оборот по Дт) на конец отче</w:t>
            </w:r>
            <w:r>
              <w:rPr>
                <w:szCs w:val="22"/>
              </w:rPr>
              <w:t>тного периода по счетам</w:t>
            </w:r>
            <w:r w:rsidR="00802C88">
              <w:rPr>
                <w:szCs w:val="22"/>
              </w:rPr>
              <w:t>, где</w:t>
            </w:r>
            <w:r>
              <w:rPr>
                <w:szCs w:val="22"/>
              </w:rPr>
              <w:t>:</w:t>
            </w:r>
          </w:p>
          <w:p w14:paraId="67907270" w14:textId="1D7DED29" w:rsidR="009B2D55" w:rsidRPr="003D328F" w:rsidRDefault="009B2D55" w:rsidP="009B2D55">
            <w:pPr>
              <w:pStyle w:val="GOSTTablenorm"/>
              <w:numPr>
                <w:ilvl w:val="0"/>
                <w:numId w:val="39"/>
              </w:numPr>
            </w:pPr>
            <w:r>
              <w:t xml:space="preserve">значение АП «Код счета казначейского учета </w:t>
            </w:r>
            <w:r w:rsidRPr="00DA6435">
              <w:t>(номер ЗС)</w:t>
            </w:r>
            <w:r>
              <w:t xml:space="preserve">» </w:t>
            </w:r>
            <w:r w:rsidRPr="00AC6818">
              <w:t>(account)</w:t>
            </w:r>
            <w:r>
              <w:t xml:space="preserve"> равно значению «</w:t>
            </w:r>
            <w:r w:rsidRPr="00EB529E">
              <w:t>БЮДЖЕТ_1</w:t>
            </w:r>
            <w:r>
              <w:t>»</w:t>
            </w:r>
          </w:p>
        </w:tc>
        <w:tc>
          <w:tcPr>
            <w:tcW w:w="224" w:type="pct"/>
          </w:tcPr>
          <w:p w14:paraId="1EE6767E" w14:textId="3CCF52D3" w:rsidR="009B2D55" w:rsidRPr="00F660CC" w:rsidRDefault="009B2D55" w:rsidP="009B2D55">
            <w:pPr>
              <w:pStyle w:val="GOSTTablenorm"/>
            </w:pPr>
            <w:r>
              <w:t>+</w:t>
            </w:r>
          </w:p>
        </w:tc>
        <w:tc>
          <w:tcPr>
            <w:tcW w:w="225" w:type="pct"/>
          </w:tcPr>
          <w:p w14:paraId="397492F2" w14:textId="5EE6D272" w:rsidR="009B2D55" w:rsidRPr="00F660CC" w:rsidRDefault="009B2D55" w:rsidP="009B2D55">
            <w:pPr>
              <w:pStyle w:val="GOSTTablenorm"/>
            </w:pPr>
            <w:r>
              <w:t>–</w:t>
            </w:r>
          </w:p>
        </w:tc>
        <w:tc>
          <w:tcPr>
            <w:tcW w:w="1057" w:type="pct"/>
          </w:tcPr>
          <w:p w14:paraId="2B831BD0" w14:textId="4E1C945D" w:rsidR="009B2D55" w:rsidRPr="003D328F" w:rsidRDefault="009B2D55" w:rsidP="009B2D55">
            <w:pPr>
              <w:pStyle w:val="GOSTTablenorm"/>
            </w:pPr>
            <w:r w:rsidRPr="00F660CC">
              <w:t>Книга для контроля. OperPUR.</w:t>
            </w:r>
          </w:p>
        </w:tc>
      </w:tr>
      <w:tr w:rsidR="00BE01B5" w14:paraId="766772C4" w14:textId="77777777" w:rsidTr="00BE01B5">
        <w:tc>
          <w:tcPr>
            <w:tcW w:w="5000" w:type="pct"/>
            <w:gridSpan w:val="9"/>
          </w:tcPr>
          <w:p w14:paraId="6ACA8544" w14:textId="42C2732E" w:rsidR="00BE01B5" w:rsidRPr="00BE01B5" w:rsidRDefault="00BE01B5" w:rsidP="00BE01B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Показатели</w:t>
            </w:r>
            <w:r w:rsidRPr="009E6287">
              <w:rPr>
                <w:szCs w:val="22"/>
              </w:rPr>
              <w:t xml:space="preserve"> Сведений об операциях с целевыми средствами</w:t>
            </w:r>
          </w:p>
        </w:tc>
      </w:tr>
      <w:tr w:rsidR="009B2D55" w14:paraId="61AE8158" w14:textId="77777777" w:rsidTr="00733F61">
        <w:tc>
          <w:tcPr>
            <w:tcW w:w="120" w:type="pct"/>
          </w:tcPr>
          <w:p w14:paraId="1EAD6A0B" w14:textId="77777777" w:rsidR="009B2D55" w:rsidRPr="008A7F76" w:rsidRDefault="009B2D55" w:rsidP="009B2D55">
            <w:pPr>
              <w:pStyle w:val="GOSTTableNum"/>
            </w:pPr>
          </w:p>
        </w:tc>
        <w:tc>
          <w:tcPr>
            <w:tcW w:w="633" w:type="pct"/>
          </w:tcPr>
          <w:p w14:paraId="7DC9E4FC" w14:textId="79E12CEF" w:rsidR="009B2D55" w:rsidRPr="005E26C1" w:rsidRDefault="009B2D55" w:rsidP="009B2D5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Разрешенный к использованию остаток целевых средств</w:t>
            </w:r>
          </w:p>
        </w:tc>
        <w:tc>
          <w:tcPr>
            <w:tcW w:w="312" w:type="pct"/>
          </w:tcPr>
          <w:p w14:paraId="45629234" w14:textId="73454A79" w:rsidR="009B2D55" w:rsidRPr="005E26C1" w:rsidRDefault="009B2D55" w:rsidP="009B2D5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164</w:t>
            </w:r>
          </w:p>
        </w:tc>
        <w:tc>
          <w:tcPr>
            <w:tcW w:w="312" w:type="pct"/>
          </w:tcPr>
          <w:p w14:paraId="3D1F569E" w14:textId="328E06EB" w:rsidR="009B2D55" w:rsidRDefault="009B2D55" w:rsidP="009B2D55">
            <w:pPr>
              <w:pStyle w:val="GOSTTablenorm"/>
              <w:rPr>
                <w:szCs w:val="22"/>
              </w:rPr>
            </w:pPr>
            <w:r>
              <w:t>–</w:t>
            </w:r>
          </w:p>
        </w:tc>
        <w:tc>
          <w:tcPr>
            <w:tcW w:w="313" w:type="pct"/>
          </w:tcPr>
          <w:p w14:paraId="718FBC10" w14:textId="7B4DC4BB" w:rsidR="009B2D55" w:rsidRPr="005E26C1" w:rsidRDefault="009B2D55" w:rsidP="009B2D5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30</w:t>
            </w:r>
          </w:p>
        </w:tc>
        <w:tc>
          <w:tcPr>
            <w:tcW w:w="1804" w:type="pct"/>
          </w:tcPr>
          <w:p w14:paraId="0776B3CB" w14:textId="10CFCE26" w:rsidR="009B2D55" w:rsidRPr="005E26C1" w:rsidRDefault="009B2D55" w:rsidP="009B2D5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 xml:space="preserve">Сумма </w:t>
            </w:r>
            <w:r>
              <w:rPr>
                <w:szCs w:val="22"/>
              </w:rPr>
              <w:t>разрешенного к использованию остатка целевых средств на ЛС</w:t>
            </w:r>
            <w:r w:rsidRPr="005E26C1">
              <w:rPr>
                <w:szCs w:val="22"/>
              </w:rPr>
              <w:t>.</w:t>
            </w:r>
          </w:p>
          <w:p w14:paraId="6FDC1C7B" w14:textId="77777777" w:rsidR="009B2D55" w:rsidRPr="005E26C1" w:rsidRDefault="009B2D55" w:rsidP="009B2D5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6A3D7B30" w14:textId="7D36B9A4" w:rsidR="009B2D55" w:rsidRDefault="009B2D55" w:rsidP="009B2D5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Баланс (Остаток по Дт = Оборот по Дт минус Оборот по К</w:t>
            </w:r>
            <w:r w:rsidRPr="005E26C1">
              <w:rPr>
                <w:szCs w:val="22"/>
              </w:rPr>
              <w:t xml:space="preserve">т) на конец отчетного периода по </w:t>
            </w:r>
            <w:r>
              <w:rPr>
                <w:szCs w:val="22"/>
              </w:rPr>
              <w:t>счетам</w:t>
            </w:r>
            <w:r w:rsidR="00BE01B5">
              <w:rPr>
                <w:szCs w:val="22"/>
              </w:rPr>
              <w:t>, где</w:t>
            </w:r>
            <w:r>
              <w:rPr>
                <w:szCs w:val="22"/>
              </w:rPr>
              <w:t>:</w:t>
            </w:r>
          </w:p>
          <w:p w14:paraId="322EB696" w14:textId="299BD2EB" w:rsidR="009B2D55" w:rsidRPr="003D328F" w:rsidRDefault="009B2D55" w:rsidP="009B2D55">
            <w:pPr>
              <w:pStyle w:val="GOSTTableListMark1"/>
            </w:pPr>
            <w:r w:rsidRPr="00896B8D">
              <w:t>значение АП «Код счета казначейского учета</w:t>
            </w:r>
            <w:r>
              <w:t xml:space="preserve"> </w:t>
            </w:r>
            <w:r w:rsidRPr="00DA6435">
              <w:t>(номер ЗС)</w:t>
            </w:r>
            <w:r w:rsidRPr="00896B8D">
              <w:t>» (</w:t>
            </w:r>
            <w:r>
              <w:t>account) равно значению «</w:t>
            </w:r>
            <w:r>
              <w:rPr>
                <w:lang w:val="en-US"/>
              </w:rPr>
              <w:t>00</w:t>
            </w:r>
            <w:r w:rsidRPr="00E86090">
              <w:t>Z02</w:t>
            </w:r>
            <w:r>
              <w:t>»</w:t>
            </w:r>
          </w:p>
        </w:tc>
        <w:tc>
          <w:tcPr>
            <w:tcW w:w="224" w:type="pct"/>
          </w:tcPr>
          <w:p w14:paraId="024232C5" w14:textId="5D73FA9C" w:rsidR="009B2D55" w:rsidRDefault="009B2D55" w:rsidP="009B2D55">
            <w:pPr>
              <w:pStyle w:val="GOSTTablenorm"/>
            </w:pPr>
            <w:r>
              <w:t>+</w:t>
            </w:r>
          </w:p>
        </w:tc>
        <w:tc>
          <w:tcPr>
            <w:tcW w:w="225" w:type="pct"/>
          </w:tcPr>
          <w:p w14:paraId="322827D7" w14:textId="69F99591" w:rsidR="009B2D55" w:rsidRDefault="009B2D55" w:rsidP="009B2D55">
            <w:pPr>
              <w:pStyle w:val="GOSTTablenorm"/>
            </w:pPr>
            <w:r>
              <w:t>–</w:t>
            </w:r>
          </w:p>
        </w:tc>
        <w:tc>
          <w:tcPr>
            <w:tcW w:w="1057" w:type="pct"/>
          </w:tcPr>
          <w:p w14:paraId="451F6D3C" w14:textId="1D61207D" w:rsidR="009B2D55" w:rsidRPr="003D328F" w:rsidRDefault="009B2D55" w:rsidP="009B2D55">
            <w:pPr>
              <w:pStyle w:val="GOSTTablenorm"/>
            </w:pPr>
            <w:r>
              <w:t>–</w:t>
            </w:r>
          </w:p>
        </w:tc>
      </w:tr>
      <w:tr w:rsidR="009B2D55" w14:paraId="4167152C" w14:textId="77777777" w:rsidTr="00733F61">
        <w:tc>
          <w:tcPr>
            <w:tcW w:w="120" w:type="pct"/>
          </w:tcPr>
          <w:p w14:paraId="220A03DD" w14:textId="77777777" w:rsidR="009B2D55" w:rsidRPr="008A7F76" w:rsidRDefault="009B2D55" w:rsidP="009B2D55">
            <w:pPr>
              <w:pStyle w:val="GOSTTableNum"/>
            </w:pPr>
          </w:p>
        </w:tc>
        <w:tc>
          <w:tcPr>
            <w:tcW w:w="633" w:type="pct"/>
          </w:tcPr>
          <w:p w14:paraId="75430A07" w14:textId="77777777" w:rsidR="009B2D55" w:rsidRPr="005E26C1" w:rsidRDefault="009B2D55" w:rsidP="009B2D55">
            <w:pPr>
              <w:pStyle w:val="GOSTTablenorm"/>
              <w:rPr>
                <w:szCs w:val="22"/>
              </w:rPr>
            </w:pPr>
            <w:r w:rsidRPr="00C3185A">
              <w:t>Суммы возврата дебиторской задолженности прошлых лет, разрешенные к использованию</w:t>
            </w:r>
            <w:r>
              <w:t xml:space="preserve"> в текущем году</w:t>
            </w:r>
          </w:p>
        </w:tc>
        <w:tc>
          <w:tcPr>
            <w:tcW w:w="312" w:type="pct"/>
          </w:tcPr>
          <w:p w14:paraId="27E49918" w14:textId="77777777" w:rsidR="009B2D55" w:rsidRPr="005E26C1" w:rsidRDefault="009B2D55" w:rsidP="009B2D5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43</w:t>
            </w:r>
          </w:p>
        </w:tc>
        <w:tc>
          <w:tcPr>
            <w:tcW w:w="312" w:type="pct"/>
          </w:tcPr>
          <w:p w14:paraId="07D1EC96" w14:textId="77777777" w:rsidR="009B2D55" w:rsidRDefault="009B2D55" w:rsidP="009B2D55">
            <w:pPr>
              <w:pStyle w:val="GOSTTablenorm"/>
              <w:rPr>
                <w:szCs w:val="22"/>
              </w:rPr>
            </w:pPr>
            <w:r>
              <w:t>–</w:t>
            </w:r>
          </w:p>
        </w:tc>
        <w:tc>
          <w:tcPr>
            <w:tcW w:w="313" w:type="pct"/>
          </w:tcPr>
          <w:p w14:paraId="64FD2683" w14:textId="77777777" w:rsidR="009B2D55" w:rsidRPr="005E26C1" w:rsidRDefault="009B2D55" w:rsidP="009B2D5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1804" w:type="pct"/>
          </w:tcPr>
          <w:p w14:paraId="5EBB5065" w14:textId="77777777" w:rsidR="009B2D55" w:rsidRDefault="009B2D55" w:rsidP="009B2D5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 xml:space="preserve">Сумма остатка </w:t>
            </w:r>
            <w:r>
              <w:rPr>
                <w:szCs w:val="22"/>
              </w:rPr>
              <w:t xml:space="preserve">возврата </w:t>
            </w:r>
            <w:r w:rsidRPr="00C3185A">
              <w:t>дебиторской задолженности прошлых лет, разрешенные к использованию</w:t>
            </w:r>
            <w:r>
              <w:t xml:space="preserve"> в текущем году</w:t>
            </w:r>
          </w:p>
          <w:p w14:paraId="5308269B" w14:textId="77777777" w:rsidR="009B2D55" w:rsidRPr="005E26C1" w:rsidRDefault="009B2D55" w:rsidP="009B2D5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7ABDE212" w14:textId="77777777" w:rsidR="009B2D55" w:rsidRPr="005E26C1" w:rsidRDefault="009B2D55" w:rsidP="009B2D5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Вычисляется по формуле:</w:t>
            </w:r>
          </w:p>
          <w:p w14:paraId="6196BD9B" w14:textId="08C0EFB9" w:rsidR="009B2D55" w:rsidRDefault="009B2D55" w:rsidP="009B2D5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Баланс (Остаток по Дт = Оборот по Дт минус Оборот по К</w:t>
            </w:r>
            <w:r w:rsidRPr="005E26C1">
              <w:rPr>
                <w:szCs w:val="22"/>
              </w:rPr>
              <w:t>т) на конец отче</w:t>
            </w:r>
            <w:r>
              <w:rPr>
                <w:szCs w:val="22"/>
              </w:rPr>
              <w:t>тного периода по счетам</w:t>
            </w:r>
            <w:r w:rsidR="00203F4C">
              <w:rPr>
                <w:szCs w:val="22"/>
              </w:rPr>
              <w:t>, где</w:t>
            </w:r>
            <w:r>
              <w:rPr>
                <w:szCs w:val="22"/>
              </w:rPr>
              <w:t>:</w:t>
            </w:r>
          </w:p>
          <w:p w14:paraId="6EF4C0E4" w14:textId="3D841FAC" w:rsidR="009B2D55" w:rsidRPr="003D328F" w:rsidRDefault="009B2D55" w:rsidP="009B2D55">
            <w:pPr>
              <w:pStyle w:val="GOSTTablenorm"/>
              <w:numPr>
                <w:ilvl w:val="0"/>
                <w:numId w:val="39"/>
              </w:numPr>
            </w:pPr>
            <w:r>
              <w:t xml:space="preserve">значение АП «Код счета казначейского учета </w:t>
            </w:r>
            <w:r w:rsidRPr="00DA6435">
              <w:t>(номер ЗС)</w:t>
            </w:r>
            <w:r>
              <w:t xml:space="preserve">» </w:t>
            </w:r>
            <w:r w:rsidRPr="00AC6818">
              <w:t>(account)</w:t>
            </w:r>
            <w:r>
              <w:t xml:space="preserve"> равно значению «</w:t>
            </w:r>
            <w:r>
              <w:rPr>
                <w:lang w:val="en-US"/>
              </w:rPr>
              <w:t>00</w:t>
            </w:r>
            <w:r w:rsidRPr="0012686C">
              <w:t>Z03</w:t>
            </w:r>
            <w:r>
              <w:t>»</w:t>
            </w:r>
            <w:r w:rsidRPr="003D328F">
              <w:t xml:space="preserve"> </w:t>
            </w:r>
          </w:p>
        </w:tc>
        <w:tc>
          <w:tcPr>
            <w:tcW w:w="224" w:type="pct"/>
          </w:tcPr>
          <w:p w14:paraId="3E98E603" w14:textId="71876FD0" w:rsidR="009B2D55" w:rsidRPr="003D328F" w:rsidRDefault="009B2D55" w:rsidP="009B2D55">
            <w:pPr>
              <w:pStyle w:val="GOSTTablenorm"/>
            </w:pPr>
            <w:r>
              <w:t>+</w:t>
            </w:r>
          </w:p>
        </w:tc>
        <w:tc>
          <w:tcPr>
            <w:tcW w:w="225" w:type="pct"/>
          </w:tcPr>
          <w:p w14:paraId="0ABCCC3F" w14:textId="516C1374" w:rsidR="009B2D55" w:rsidRPr="003D328F" w:rsidRDefault="009B2D55" w:rsidP="009B2D55">
            <w:pPr>
              <w:pStyle w:val="GOSTTablenorm"/>
            </w:pPr>
            <w:r>
              <w:t>–</w:t>
            </w:r>
          </w:p>
        </w:tc>
        <w:tc>
          <w:tcPr>
            <w:tcW w:w="1057" w:type="pct"/>
          </w:tcPr>
          <w:p w14:paraId="07F4477C" w14:textId="77777777" w:rsidR="009B2D55" w:rsidRPr="005E26C1" w:rsidRDefault="009B2D55" w:rsidP="009B2D55">
            <w:pPr>
              <w:pStyle w:val="GOSTTablenorm"/>
              <w:rPr>
                <w:szCs w:val="22"/>
              </w:rPr>
            </w:pPr>
            <w:r w:rsidRPr="003D328F">
              <w:t>–</w:t>
            </w:r>
          </w:p>
        </w:tc>
      </w:tr>
      <w:tr w:rsidR="009B2D55" w14:paraId="012970A3" w14:textId="77777777" w:rsidTr="00733F61">
        <w:tc>
          <w:tcPr>
            <w:tcW w:w="120" w:type="pct"/>
          </w:tcPr>
          <w:p w14:paraId="7EA4F20B" w14:textId="77777777" w:rsidR="009B2D55" w:rsidRPr="008A7F76" w:rsidRDefault="009B2D55" w:rsidP="009B2D55">
            <w:pPr>
              <w:pStyle w:val="GOSTTableNum"/>
            </w:pPr>
          </w:p>
        </w:tc>
        <w:tc>
          <w:tcPr>
            <w:tcW w:w="633" w:type="pct"/>
          </w:tcPr>
          <w:p w14:paraId="18E6917A" w14:textId="7E455538" w:rsidR="009B2D55" w:rsidRPr="005E26C1" w:rsidRDefault="009B2D55" w:rsidP="009B2D5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Планируемые поступления текущего года</w:t>
            </w:r>
          </w:p>
        </w:tc>
        <w:tc>
          <w:tcPr>
            <w:tcW w:w="312" w:type="pct"/>
          </w:tcPr>
          <w:p w14:paraId="6067A400" w14:textId="7B05B5B0" w:rsidR="009B2D55" w:rsidRPr="005E26C1" w:rsidRDefault="009B2D55" w:rsidP="009B2D5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44</w:t>
            </w:r>
          </w:p>
        </w:tc>
        <w:tc>
          <w:tcPr>
            <w:tcW w:w="312" w:type="pct"/>
          </w:tcPr>
          <w:p w14:paraId="2D3E49AE" w14:textId="3D5818A4" w:rsidR="009B2D55" w:rsidRDefault="009B2D55" w:rsidP="009B2D55">
            <w:pPr>
              <w:pStyle w:val="GOSTTablenorm"/>
              <w:rPr>
                <w:szCs w:val="22"/>
              </w:rPr>
            </w:pPr>
            <w:r>
              <w:t>–</w:t>
            </w:r>
          </w:p>
        </w:tc>
        <w:tc>
          <w:tcPr>
            <w:tcW w:w="313" w:type="pct"/>
          </w:tcPr>
          <w:p w14:paraId="030B7410" w14:textId="04445230" w:rsidR="009B2D55" w:rsidRPr="005E26C1" w:rsidRDefault="009B2D55" w:rsidP="009B2D5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1804" w:type="pct"/>
          </w:tcPr>
          <w:p w14:paraId="4C535D8A" w14:textId="3F966F34" w:rsidR="009B2D55" w:rsidRPr="005E26C1" w:rsidRDefault="009B2D55" w:rsidP="009B2D5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Сумма</w:t>
            </w:r>
            <w:r>
              <w:rPr>
                <w:szCs w:val="22"/>
              </w:rPr>
              <w:t xml:space="preserve"> планируемых поступлений текущего года</w:t>
            </w:r>
            <w:r w:rsidRPr="005E26C1">
              <w:rPr>
                <w:szCs w:val="22"/>
              </w:rPr>
              <w:t>.</w:t>
            </w:r>
          </w:p>
          <w:p w14:paraId="35384B34" w14:textId="77777777" w:rsidR="009B2D55" w:rsidRPr="005E26C1" w:rsidRDefault="009B2D55" w:rsidP="009B2D5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4BA9DC16" w14:textId="7834BD3D" w:rsidR="009B2D55" w:rsidRDefault="009B2D55" w:rsidP="009B2D5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Баланс (Остаток по Дт = Оборот по Дт минус Оборот по К</w:t>
            </w:r>
            <w:r w:rsidRPr="005E26C1">
              <w:rPr>
                <w:szCs w:val="22"/>
              </w:rPr>
              <w:t xml:space="preserve">т) на конец отчетного периода по </w:t>
            </w:r>
            <w:r>
              <w:rPr>
                <w:szCs w:val="22"/>
              </w:rPr>
              <w:t>счетам</w:t>
            </w:r>
            <w:r w:rsidR="00BB397C">
              <w:rPr>
                <w:szCs w:val="22"/>
              </w:rPr>
              <w:t>, где</w:t>
            </w:r>
            <w:r>
              <w:rPr>
                <w:szCs w:val="22"/>
              </w:rPr>
              <w:t>:</w:t>
            </w:r>
          </w:p>
          <w:p w14:paraId="6970380B" w14:textId="72E55481" w:rsidR="009B2D55" w:rsidRPr="003D328F" w:rsidRDefault="009B2D55" w:rsidP="009B2D55">
            <w:pPr>
              <w:pStyle w:val="GOSTTableListMark1"/>
            </w:pPr>
            <w:r w:rsidRPr="00896B8D">
              <w:t>значение АП «Код счета казначейского учета</w:t>
            </w:r>
            <w:r>
              <w:t xml:space="preserve"> </w:t>
            </w:r>
            <w:r w:rsidRPr="00DA6435">
              <w:t>(номер ЗС)</w:t>
            </w:r>
            <w:r w:rsidRPr="00896B8D">
              <w:t>» (</w:t>
            </w:r>
            <w:r>
              <w:t>account) равно значению «</w:t>
            </w:r>
            <w:r>
              <w:rPr>
                <w:lang w:val="en-US"/>
              </w:rPr>
              <w:t>00</w:t>
            </w:r>
            <w:r>
              <w:t>Z04»</w:t>
            </w:r>
          </w:p>
        </w:tc>
        <w:tc>
          <w:tcPr>
            <w:tcW w:w="224" w:type="pct"/>
          </w:tcPr>
          <w:p w14:paraId="2E06CDF8" w14:textId="399DB0B2" w:rsidR="009B2D55" w:rsidRDefault="009B2D55" w:rsidP="009B2D55">
            <w:pPr>
              <w:pStyle w:val="GOSTTablenorm"/>
            </w:pPr>
            <w:r>
              <w:t>+</w:t>
            </w:r>
          </w:p>
        </w:tc>
        <w:tc>
          <w:tcPr>
            <w:tcW w:w="225" w:type="pct"/>
          </w:tcPr>
          <w:p w14:paraId="463A91B2" w14:textId="56CAD44C" w:rsidR="009B2D55" w:rsidRDefault="009B2D55" w:rsidP="009B2D55">
            <w:pPr>
              <w:pStyle w:val="GOSTTablenorm"/>
            </w:pPr>
            <w:r>
              <w:t>–</w:t>
            </w:r>
          </w:p>
        </w:tc>
        <w:tc>
          <w:tcPr>
            <w:tcW w:w="1057" w:type="pct"/>
          </w:tcPr>
          <w:p w14:paraId="1122DA9D" w14:textId="1AEDD56D" w:rsidR="009B2D55" w:rsidRPr="003D328F" w:rsidRDefault="009B2D55" w:rsidP="009B2D55">
            <w:pPr>
              <w:pStyle w:val="GOSTTablenorm"/>
            </w:pPr>
            <w:r w:rsidRPr="00A74EBC">
              <w:rPr>
                <w:szCs w:val="22"/>
              </w:rPr>
              <w:t xml:space="preserve">Отбираются счета/записи учета, </w:t>
            </w:r>
            <w:r>
              <w:rPr>
                <w:szCs w:val="22"/>
              </w:rPr>
              <w:t>где значение АП</w:t>
            </w:r>
            <w:r w:rsidRPr="000F5491">
              <w:rPr>
                <w:szCs w:val="22"/>
              </w:rPr>
              <w:t xml:space="preserve"> </w:t>
            </w:r>
            <w:r>
              <w:t>«Период» (</w:t>
            </w:r>
            <w:r w:rsidRPr="004B1E87">
              <w:t>period</w:t>
            </w:r>
            <w:r>
              <w:t xml:space="preserve">) равно значению года </w:t>
            </w:r>
            <w:r w:rsidRPr="00A74EBC">
              <w:rPr>
                <w:szCs w:val="22"/>
              </w:rPr>
              <w:t>из даты окончания периода</w:t>
            </w:r>
            <w:r>
              <w:rPr>
                <w:szCs w:val="22"/>
              </w:rPr>
              <w:t xml:space="preserve"> (</w:t>
            </w:r>
            <w:r w:rsidRPr="00A74EBC">
              <w:rPr>
                <w:szCs w:val="22"/>
              </w:rPr>
              <w:t>EndRepDate)</w:t>
            </w:r>
            <w:r>
              <w:rPr>
                <w:szCs w:val="22"/>
              </w:rPr>
              <w:t xml:space="preserve">. Обеспечивается на стороне </w:t>
            </w:r>
            <w:r w:rsidRPr="00A74EBC">
              <w:rPr>
                <w:szCs w:val="22"/>
              </w:rPr>
              <w:t>ФП ГИИС ЭБ через ука</w:t>
            </w:r>
            <w:r w:rsidRPr="00A74EBC">
              <w:rPr>
                <w:szCs w:val="22"/>
              </w:rPr>
              <w:lastRenderedPageBreak/>
              <w:t xml:space="preserve">зание в </w:t>
            </w:r>
            <w:r>
              <w:rPr>
                <w:szCs w:val="22"/>
              </w:rPr>
              <w:t>п</w:t>
            </w:r>
            <w:r w:rsidRPr="00B9499D">
              <w:rPr>
                <w:szCs w:val="22"/>
              </w:rPr>
              <w:t>араметр</w:t>
            </w:r>
            <w:r>
              <w:rPr>
                <w:szCs w:val="22"/>
              </w:rPr>
              <w:t>ах</w:t>
            </w:r>
            <w:r w:rsidRPr="00B9499D">
              <w:rPr>
                <w:szCs w:val="22"/>
              </w:rPr>
              <w:t xml:space="preserve"> отбора данных</w:t>
            </w:r>
            <w:r>
              <w:rPr>
                <w:szCs w:val="22"/>
              </w:rPr>
              <w:t xml:space="preserve"> (</w:t>
            </w:r>
            <w:r w:rsidRPr="00A74EBC">
              <w:rPr>
                <w:szCs w:val="22"/>
              </w:rPr>
              <w:t>FilterParams</w:t>
            </w:r>
            <w:r>
              <w:rPr>
                <w:szCs w:val="22"/>
              </w:rPr>
              <w:t>) условия по аналитическому признаку «</w:t>
            </w:r>
            <w:r w:rsidRPr="004B1E87">
              <w:t>period</w:t>
            </w:r>
            <w:r>
              <w:rPr>
                <w:szCs w:val="22"/>
              </w:rPr>
              <w:t>»</w:t>
            </w:r>
          </w:p>
        </w:tc>
      </w:tr>
      <w:tr w:rsidR="009B2D55" w14:paraId="232AE695" w14:textId="77777777" w:rsidTr="00733F61">
        <w:tc>
          <w:tcPr>
            <w:tcW w:w="120" w:type="pct"/>
          </w:tcPr>
          <w:p w14:paraId="1492D36E" w14:textId="77777777" w:rsidR="009B2D55" w:rsidRPr="008A7F76" w:rsidRDefault="009B2D55" w:rsidP="009B2D55">
            <w:pPr>
              <w:pStyle w:val="GOSTTableNum"/>
            </w:pPr>
          </w:p>
        </w:tc>
        <w:tc>
          <w:tcPr>
            <w:tcW w:w="633" w:type="pct"/>
          </w:tcPr>
          <w:p w14:paraId="5FC5CF51" w14:textId="37482D54" w:rsidR="009B2D55" w:rsidRPr="005E26C1" w:rsidRDefault="009B2D55" w:rsidP="009B2D5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Планируемые поступления первого года планируемого периода</w:t>
            </w:r>
          </w:p>
        </w:tc>
        <w:tc>
          <w:tcPr>
            <w:tcW w:w="312" w:type="pct"/>
          </w:tcPr>
          <w:p w14:paraId="42AF44A5" w14:textId="3AB713FB" w:rsidR="009B2D55" w:rsidRPr="005E26C1" w:rsidRDefault="009B2D55" w:rsidP="009B2D5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45</w:t>
            </w:r>
          </w:p>
        </w:tc>
        <w:tc>
          <w:tcPr>
            <w:tcW w:w="312" w:type="pct"/>
          </w:tcPr>
          <w:p w14:paraId="3472D955" w14:textId="37B0FC6E" w:rsidR="009B2D55" w:rsidRDefault="009B2D55" w:rsidP="009B2D55">
            <w:pPr>
              <w:pStyle w:val="GOSTTablenorm"/>
              <w:rPr>
                <w:szCs w:val="22"/>
              </w:rPr>
            </w:pPr>
            <w:r>
              <w:t>–</w:t>
            </w:r>
          </w:p>
        </w:tc>
        <w:tc>
          <w:tcPr>
            <w:tcW w:w="313" w:type="pct"/>
          </w:tcPr>
          <w:p w14:paraId="58E94F32" w14:textId="5F758166" w:rsidR="009B2D55" w:rsidRPr="005E26C1" w:rsidRDefault="009B2D55" w:rsidP="009B2D5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1804" w:type="pct"/>
          </w:tcPr>
          <w:p w14:paraId="7326160E" w14:textId="048CAD77" w:rsidR="009B2D55" w:rsidRPr="005E26C1" w:rsidRDefault="009B2D55" w:rsidP="009B2D5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Сумма</w:t>
            </w:r>
            <w:r>
              <w:rPr>
                <w:szCs w:val="22"/>
              </w:rPr>
              <w:t xml:space="preserve"> планируемых поступлений превого года планового периода</w:t>
            </w:r>
            <w:r w:rsidRPr="005E26C1">
              <w:rPr>
                <w:szCs w:val="22"/>
              </w:rPr>
              <w:t>.</w:t>
            </w:r>
          </w:p>
          <w:p w14:paraId="172912A5" w14:textId="77777777" w:rsidR="009B2D55" w:rsidRPr="005E26C1" w:rsidRDefault="009B2D55" w:rsidP="009B2D5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1DBD0BA6" w14:textId="7FBE3414" w:rsidR="009B2D55" w:rsidRDefault="009B2D55" w:rsidP="009B2D5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Баланс (Остаток по Дт = Оборот по Дт минус Оборот по К</w:t>
            </w:r>
            <w:r w:rsidRPr="005E26C1">
              <w:rPr>
                <w:szCs w:val="22"/>
              </w:rPr>
              <w:t xml:space="preserve">т) на конец отчетного периода по </w:t>
            </w:r>
            <w:r>
              <w:rPr>
                <w:szCs w:val="22"/>
              </w:rPr>
              <w:t>счетам</w:t>
            </w:r>
            <w:r w:rsidR="00BB397C">
              <w:rPr>
                <w:szCs w:val="22"/>
              </w:rPr>
              <w:t>, где</w:t>
            </w:r>
            <w:r>
              <w:rPr>
                <w:szCs w:val="22"/>
              </w:rPr>
              <w:t>:</w:t>
            </w:r>
          </w:p>
          <w:p w14:paraId="09902887" w14:textId="7F449820" w:rsidR="009B2D55" w:rsidRPr="003D328F" w:rsidRDefault="009B2D55" w:rsidP="009B2D55">
            <w:pPr>
              <w:pStyle w:val="GOSTTableListMark1"/>
            </w:pPr>
            <w:r w:rsidRPr="00896B8D">
              <w:t>значение АП «Код счета казначейского учета</w:t>
            </w:r>
            <w:r>
              <w:t xml:space="preserve"> </w:t>
            </w:r>
            <w:r w:rsidRPr="00DA6435">
              <w:t>(номер ЗС)</w:t>
            </w:r>
            <w:r w:rsidRPr="00896B8D">
              <w:t>» (</w:t>
            </w:r>
            <w:r>
              <w:t>account) равно значению «</w:t>
            </w:r>
            <w:r>
              <w:rPr>
                <w:lang w:val="en-US"/>
              </w:rPr>
              <w:t>00</w:t>
            </w:r>
            <w:r>
              <w:t>Z04»</w:t>
            </w:r>
          </w:p>
        </w:tc>
        <w:tc>
          <w:tcPr>
            <w:tcW w:w="224" w:type="pct"/>
          </w:tcPr>
          <w:p w14:paraId="02196A0C" w14:textId="066CDF3C" w:rsidR="009B2D55" w:rsidRDefault="009B2D55" w:rsidP="009B2D55">
            <w:pPr>
              <w:pStyle w:val="GOSTTablenorm"/>
            </w:pPr>
            <w:r>
              <w:t>+</w:t>
            </w:r>
          </w:p>
        </w:tc>
        <w:tc>
          <w:tcPr>
            <w:tcW w:w="225" w:type="pct"/>
          </w:tcPr>
          <w:p w14:paraId="661DF0E5" w14:textId="61C500B0" w:rsidR="009B2D55" w:rsidRDefault="009B2D55" w:rsidP="009B2D55">
            <w:pPr>
              <w:pStyle w:val="GOSTTablenorm"/>
            </w:pPr>
            <w:r>
              <w:t>–</w:t>
            </w:r>
          </w:p>
        </w:tc>
        <w:tc>
          <w:tcPr>
            <w:tcW w:w="1057" w:type="pct"/>
          </w:tcPr>
          <w:p w14:paraId="7A6F8414" w14:textId="5EF09DB4" w:rsidR="009B2D55" w:rsidRPr="003D328F" w:rsidRDefault="009B2D55" w:rsidP="009B2D55">
            <w:pPr>
              <w:pStyle w:val="GOSTTablenorm"/>
            </w:pPr>
            <w:r w:rsidRPr="00A74EBC">
              <w:rPr>
                <w:szCs w:val="22"/>
              </w:rPr>
              <w:t xml:space="preserve">Отбираются счета/записи учета, </w:t>
            </w:r>
            <w:r>
              <w:rPr>
                <w:szCs w:val="22"/>
              </w:rPr>
              <w:t>где значение АП</w:t>
            </w:r>
            <w:r w:rsidRPr="000F5491">
              <w:rPr>
                <w:szCs w:val="22"/>
              </w:rPr>
              <w:t xml:space="preserve"> </w:t>
            </w:r>
            <w:r>
              <w:t>«Период» (</w:t>
            </w:r>
            <w:r w:rsidRPr="004B1E87">
              <w:t>period</w:t>
            </w:r>
            <w:r>
              <w:t xml:space="preserve">) равно значению года </w:t>
            </w:r>
            <w:r w:rsidRPr="00A74EBC">
              <w:rPr>
                <w:szCs w:val="22"/>
              </w:rPr>
              <w:t>из даты окончания периода</w:t>
            </w:r>
            <w:r>
              <w:rPr>
                <w:szCs w:val="22"/>
              </w:rPr>
              <w:t xml:space="preserve"> (</w:t>
            </w:r>
            <w:r w:rsidRPr="00A74EBC">
              <w:rPr>
                <w:szCs w:val="22"/>
              </w:rPr>
              <w:t>EndRepDate)</w:t>
            </w:r>
            <w:r>
              <w:rPr>
                <w:szCs w:val="22"/>
              </w:rPr>
              <w:t xml:space="preserve"> плюс 1. Обеспечивается на стороне </w:t>
            </w:r>
            <w:r w:rsidRPr="00A74EBC">
              <w:rPr>
                <w:szCs w:val="22"/>
              </w:rPr>
              <w:t xml:space="preserve">ФП ГИИС ЭБ через указание в </w:t>
            </w:r>
            <w:r>
              <w:rPr>
                <w:szCs w:val="22"/>
              </w:rPr>
              <w:t>п</w:t>
            </w:r>
            <w:r w:rsidRPr="00B9499D">
              <w:rPr>
                <w:szCs w:val="22"/>
              </w:rPr>
              <w:t>араметр</w:t>
            </w:r>
            <w:r>
              <w:rPr>
                <w:szCs w:val="22"/>
              </w:rPr>
              <w:t>ах</w:t>
            </w:r>
            <w:r w:rsidRPr="00B9499D">
              <w:rPr>
                <w:szCs w:val="22"/>
              </w:rPr>
              <w:t xml:space="preserve"> отбора данных</w:t>
            </w:r>
            <w:r>
              <w:rPr>
                <w:szCs w:val="22"/>
              </w:rPr>
              <w:t xml:space="preserve"> (</w:t>
            </w:r>
            <w:r w:rsidRPr="00A74EBC">
              <w:rPr>
                <w:szCs w:val="22"/>
              </w:rPr>
              <w:t>FilterParams</w:t>
            </w:r>
            <w:r>
              <w:rPr>
                <w:szCs w:val="22"/>
              </w:rPr>
              <w:t>) условия по аналитическому признаку «</w:t>
            </w:r>
            <w:r w:rsidRPr="004B1E87">
              <w:t>period</w:t>
            </w:r>
            <w:r>
              <w:rPr>
                <w:szCs w:val="22"/>
              </w:rPr>
              <w:t>»</w:t>
            </w:r>
          </w:p>
        </w:tc>
      </w:tr>
      <w:tr w:rsidR="009B2D55" w14:paraId="7E24BFA0" w14:textId="77777777" w:rsidTr="00733F61">
        <w:tc>
          <w:tcPr>
            <w:tcW w:w="120" w:type="pct"/>
          </w:tcPr>
          <w:p w14:paraId="3FDCAA96" w14:textId="77777777" w:rsidR="009B2D55" w:rsidRPr="008A7F76" w:rsidRDefault="009B2D55" w:rsidP="009B2D55">
            <w:pPr>
              <w:pStyle w:val="GOSTTableNum"/>
            </w:pPr>
          </w:p>
        </w:tc>
        <w:tc>
          <w:tcPr>
            <w:tcW w:w="633" w:type="pct"/>
          </w:tcPr>
          <w:p w14:paraId="0F8908C6" w14:textId="66FFC6F4" w:rsidR="009B2D55" w:rsidRPr="005E26C1" w:rsidRDefault="009B2D55" w:rsidP="009B2D5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Планируемые поступления второго года планируемого периода</w:t>
            </w:r>
          </w:p>
        </w:tc>
        <w:tc>
          <w:tcPr>
            <w:tcW w:w="312" w:type="pct"/>
          </w:tcPr>
          <w:p w14:paraId="172243F6" w14:textId="39350685" w:rsidR="009B2D55" w:rsidRPr="005E26C1" w:rsidRDefault="009B2D55" w:rsidP="009B2D5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46</w:t>
            </w:r>
          </w:p>
        </w:tc>
        <w:tc>
          <w:tcPr>
            <w:tcW w:w="312" w:type="pct"/>
          </w:tcPr>
          <w:p w14:paraId="1D199A8A" w14:textId="38CFD23C" w:rsidR="009B2D55" w:rsidRDefault="009B2D55" w:rsidP="009B2D55">
            <w:pPr>
              <w:pStyle w:val="GOSTTablenorm"/>
              <w:rPr>
                <w:szCs w:val="22"/>
              </w:rPr>
            </w:pPr>
            <w:r>
              <w:t>–</w:t>
            </w:r>
          </w:p>
        </w:tc>
        <w:tc>
          <w:tcPr>
            <w:tcW w:w="313" w:type="pct"/>
          </w:tcPr>
          <w:p w14:paraId="1895F868" w14:textId="17B2DAAC" w:rsidR="009B2D55" w:rsidRPr="005E26C1" w:rsidRDefault="009B2D55" w:rsidP="009B2D5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1804" w:type="pct"/>
          </w:tcPr>
          <w:p w14:paraId="6A91A45B" w14:textId="2821EA26" w:rsidR="009B2D55" w:rsidRPr="005E26C1" w:rsidRDefault="009B2D55" w:rsidP="009B2D5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Сумма</w:t>
            </w:r>
            <w:r>
              <w:rPr>
                <w:szCs w:val="22"/>
              </w:rPr>
              <w:t xml:space="preserve"> планируемых поступлений второго года планируемого периода</w:t>
            </w:r>
            <w:r w:rsidRPr="005E26C1">
              <w:rPr>
                <w:szCs w:val="22"/>
              </w:rPr>
              <w:t>.</w:t>
            </w:r>
          </w:p>
          <w:p w14:paraId="705B3935" w14:textId="77777777" w:rsidR="009B2D55" w:rsidRPr="005E26C1" w:rsidRDefault="009B2D55" w:rsidP="009B2D5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76AE93A5" w14:textId="78FEBAD2" w:rsidR="009B2D55" w:rsidRDefault="009B2D55" w:rsidP="009B2D5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Баланс (Остаток по Дт = Оборот по Дт минус Оборот по К</w:t>
            </w:r>
            <w:r w:rsidRPr="005E26C1">
              <w:rPr>
                <w:szCs w:val="22"/>
              </w:rPr>
              <w:t xml:space="preserve">т) на конец отчетного периода по </w:t>
            </w:r>
            <w:r>
              <w:rPr>
                <w:szCs w:val="22"/>
              </w:rPr>
              <w:t>счетам</w:t>
            </w:r>
            <w:r w:rsidR="00BB397C">
              <w:rPr>
                <w:szCs w:val="22"/>
              </w:rPr>
              <w:t>, где</w:t>
            </w:r>
            <w:r>
              <w:rPr>
                <w:szCs w:val="22"/>
              </w:rPr>
              <w:t>:</w:t>
            </w:r>
          </w:p>
          <w:p w14:paraId="4C675E8F" w14:textId="6EF95C39" w:rsidR="009B2D55" w:rsidRPr="003D328F" w:rsidRDefault="009B2D55" w:rsidP="009B2D55">
            <w:pPr>
              <w:pStyle w:val="GOSTTableListMark1"/>
            </w:pPr>
            <w:r w:rsidRPr="00896B8D">
              <w:t>значение АП «Код счета казначейского учета</w:t>
            </w:r>
            <w:r>
              <w:t xml:space="preserve"> </w:t>
            </w:r>
            <w:r w:rsidRPr="00DA6435">
              <w:t>(номер ЗС)</w:t>
            </w:r>
            <w:r w:rsidRPr="00896B8D">
              <w:t>» (</w:t>
            </w:r>
            <w:r>
              <w:t>account) равно значению «</w:t>
            </w:r>
            <w:r>
              <w:rPr>
                <w:lang w:val="en-US"/>
              </w:rPr>
              <w:t>00</w:t>
            </w:r>
            <w:r>
              <w:t>Z04»</w:t>
            </w:r>
          </w:p>
        </w:tc>
        <w:tc>
          <w:tcPr>
            <w:tcW w:w="224" w:type="pct"/>
          </w:tcPr>
          <w:p w14:paraId="14C0A916" w14:textId="118B5173" w:rsidR="009B2D55" w:rsidRDefault="009B2D55" w:rsidP="009B2D55">
            <w:pPr>
              <w:pStyle w:val="GOSTTablenorm"/>
            </w:pPr>
            <w:r>
              <w:t>+</w:t>
            </w:r>
          </w:p>
        </w:tc>
        <w:tc>
          <w:tcPr>
            <w:tcW w:w="225" w:type="pct"/>
          </w:tcPr>
          <w:p w14:paraId="57C1DFD9" w14:textId="09424C4D" w:rsidR="009B2D55" w:rsidRDefault="009B2D55" w:rsidP="009B2D55">
            <w:pPr>
              <w:pStyle w:val="GOSTTablenorm"/>
            </w:pPr>
            <w:r>
              <w:t>–</w:t>
            </w:r>
          </w:p>
        </w:tc>
        <w:tc>
          <w:tcPr>
            <w:tcW w:w="1057" w:type="pct"/>
          </w:tcPr>
          <w:p w14:paraId="34A3774E" w14:textId="537A4BFB" w:rsidR="009B2D55" w:rsidRPr="003D328F" w:rsidRDefault="009B2D55" w:rsidP="009B2D55">
            <w:pPr>
              <w:pStyle w:val="GOSTTablenorm"/>
            </w:pPr>
            <w:r w:rsidRPr="00A74EBC">
              <w:rPr>
                <w:szCs w:val="22"/>
              </w:rPr>
              <w:t xml:space="preserve">Отбираются счета/записи учета, </w:t>
            </w:r>
            <w:r>
              <w:rPr>
                <w:szCs w:val="22"/>
              </w:rPr>
              <w:t>где значение АП</w:t>
            </w:r>
            <w:r w:rsidRPr="000F5491">
              <w:rPr>
                <w:szCs w:val="22"/>
              </w:rPr>
              <w:t xml:space="preserve"> </w:t>
            </w:r>
            <w:r>
              <w:t>«Период» (</w:t>
            </w:r>
            <w:r w:rsidRPr="004B1E87">
              <w:t>period</w:t>
            </w:r>
            <w:r>
              <w:t xml:space="preserve">) равно значению года </w:t>
            </w:r>
            <w:r w:rsidRPr="00A74EBC">
              <w:rPr>
                <w:szCs w:val="22"/>
              </w:rPr>
              <w:t>из даты окончания периода</w:t>
            </w:r>
            <w:r>
              <w:rPr>
                <w:szCs w:val="22"/>
              </w:rPr>
              <w:t xml:space="preserve"> (</w:t>
            </w:r>
            <w:r w:rsidRPr="00A74EBC">
              <w:rPr>
                <w:szCs w:val="22"/>
              </w:rPr>
              <w:t>EndRepDate)</w:t>
            </w:r>
            <w:r>
              <w:rPr>
                <w:szCs w:val="22"/>
              </w:rPr>
              <w:t xml:space="preserve"> плюс 2. Обеспечивается на стороне </w:t>
            </w:r>
            <w:r w:rsidRPr="00A74EBC">
              <w:rPr>
                <w:szCs w:val="22"/>
              </w:rPr>
              <w:t xml:space="preserve">ФП ГИИС ЭБ через указание в </w:t>
            </w:r>
            <w:r>
              <w:rPr>
                <w:szCs w:val="22"/>
              </w:rPr>
              <w:t>п</w:t>
            </w:r>
            <w:r w:rsidRPr="00B9499D">
              <w:rPr>
                <w:szCs w:val="22"/>
              </w:rPr>
              <w:t>араметр</w:t>
            </w:r>
            <w:r>
              <w:rPr>
                <w:szCs w:val="22"/>
              </w:rPr>
              <w:t>ах</w:t>
            </w:r>
            <w:r w:rsidRPr="00B9499D">
              <w:rPr>
                <w:szCs w:val="22"/>
              </w:rPr>
              <w:t xml:space="preserve"> отбора данных</w:t>
            </w:r>
            <w:r>
              <w:rPr>
                <w:szCs w:val="22"/>
              </w:rPr>
              <w:t xml:space="preserve"> (</w:t>
            </w:r>
            <w:r w:rsidRPr="00A74EBC">
              <w:rPr>
                <w:szCs w:val="22"/>
              </w:rPr>
              <w:t>FilterParams</w:t>
            </w:r>
            <w:r>
              <w:rPr>
                <w:szCs w:val="22"/>
              </w:rPr>
              <w:t>) условия по аналитическому признаку «</w:t>
            </w:r>
            <w:r w:rsidRPr="004B1E87">
              <w:t>period</w:t>
            </w:r>
            <w:r>
              <w:rPr>
                <w:szCs w:val="22"/>
              </w:rPr>
              <w:t>»</w:t>
            </w:r>
          </w:p>
        </w:tc>
      </w:tr>
      <w:tr w:rsidR="009B2D55" w14:paraId="1EB844ED" w14:textId="77777777" w:rsidTr="00733F61">
        <w:tc>
          <w:tcPr>
            <w:tcW w:w="120" w:type="pct"/>
          </w:tcPr>
          <w:p w14:paraId="24C540CA" w14:textId="77777777" w:rsidR="009B2D55" w:rsidRPr="008A7F76" w:rsidRDefault="009B2D55" w:rsidP="009B2D55">
            <w:pPr>
              <w:pStyle w:val="GOSTTableNum"/>
            </w:pPr>
          </w:p>
        </w:tc>
        <w:tc>
          <w:tcPr>
            <w:tcW w:w="633" w:type="pct"/>
          </w:tcPr>
          <w:p w14:paraId="3E5350B0" w14:textId="7D807DDE" w:rsidR="009B2D55" w:rsidRPr="005E26C1" w:rsidRDefault="009B2D55" w:rsidP="009B2D5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Планируемые поступления последующих лет</w:t>
            </w:r>
          </w:p>
        </w:tc>
        <w:tc>
          <w:tcPr>
            <w:tcW w:w="312" w:type="pct"/>
          </w:tcPr>
          <w:p w14:paraId="1D4B3878" w14:textId="5739542E" w:rsidR="009B2D55" w:rsidRPr="005E26C1" w:rsidRDefault="009B2D55" w:rsidP="009B2D5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47</w:t>
            </w:r>
          </w:p>
        </w:tc>
        <w:tc>
          <w:tcPr>
            <w:tcW w:w="312" w:type="pct"/>
          </w:tcPr>
          <w:p w14:paraId="1117521B" w14:textId="2FA5CDA3" w:rsidR="009B2D55" w:rsidRDefault="009B2D55" w:rsidP="009B2D55">
            <w:pPr>
              <w:pStyle w:val="GOSTTablenorm"/>
              <w:rPr>
                <w:szCs w:val="22"/>
              </w:rPr>
            </w:pPr>
            <w:r>
              <w:t>–</w:t>
            </w:r>
          </w:p>
        </w:tc>
        <w:tc>
          <w:tcPr>
            <w:tcW w:w="313" w:type="pct"/>
          </w:tcPr>
          <w:p w14:paraId="69C226D6" w14:textId="7B21C6CB" w:rsidR="009B2D55" w:rsidRPr="005E26C1" w:rsidRDefault="009B2D55" w:rsidP="009B2D5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17</w:t>
            </w:r>
          </w:p>
        </w:tc>
        <w:tc>
          <w:tcPr>
            <w:tcW w:w="1804" w:type="pct"/>
          </w:tcPr>
          <w:p w14:paraId="5E699D81" w14:textId="6B5C6420" w:rsidR="009B2D55" w:rsidRPr="005E26C1" w:rsidRDefault="009B2D55" w:rsidP="009B2D5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Сумма</w:t>
            </w:r>
            <w:r>
              <w:rPr>
                <w:szCs w:val="22"/>
              </w:rPr>
              <w:t>планируемых поступлений последующих лет</w:t>
            </w:r>
            <w:r w:rsidRPr="005E26C1">
              <w:rPr>
                <w:szCs w:val="22"/>
              </w:rPr>
              <w:t>.</w:t>
            </w:r>
          </w:p>
          <w:p w14:paraId="14CC3DB3" w14:textId="77777777" w:rsidR="009B2D55" w:rsidRPr="005E26C1" w:rsidRDefault="009B2D55" w:rsidP="009B2D5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7A67BBB7" w14:textId="758D03B1" w:rsidR="009B2D55" w:rsidRDefault="009B2D55" w:rsidP="009B2D5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Баланс (Остаток по Дт = Оборот по Дт минус Оборот по К</w:t>
            </w:r>
            <w:r w:rsidRPr="005E26C1">
              <w:rPr>
                <w:szCs w:val="22"/>
              </w:rPr>
              <w:t xml:space="preserve">т) на конец отчетного периода по </w:t>
            </w:r>
            <w:r>
              <w:rPr>
                <w:szCs w:val="22"/>
              </w:rPr>
              <w:t>счетам</w:t>
            </w:r>
            <w:r w:rsidR="00BB397C">
              <w:rPr>
                <w:szCs w:val="22"/>
              </w:rPr>
              <w:t>, где</w:t>
            </w:r>
            <w:r>
              <w:rPr>
                <w:szCs w:val="22"/>
              </w:rPr>
              <w:t>:</w:t>
            </w:r>
          </w:p>
          <w:p w14:paraId="5858D860" w14:textId="1A6E993C" w:rsidR="009B2D55" w:rsidRPr="003D328F" w:rsidRDefault="009B2D55" w:rsidP="009B2D55">
            <w:pPr>
              <w:pStyle w:val="GOSTTableListMark1"/>
            </w:pPr>
            <w:r w:rsidRPr="00896B8D">
              <w:t>значение АП «Код счета казначейского учета</w:t>
            </w:r>
            <w:r>
              <w:t xml:space="preserve"> </w:t>
            </w:r>
            <w:r w:rsidRPr="00DA6435">
              <w:t>(номер ЗС)</w:t>
            </w:r>
            <w:r w:rsidRPr="00896B8D">
              <w:t>» (</w:t>
            </w:r>
            <w:r>
              <w:t>account) равно значению «</w:t>
            </w:r>
            <w:r>
              <w:rPr>
                <w:lang w:val="en-US"/>
              </w:rPr>
              <w:t>00</w:t>
            </w:r>
            <w:r>
              <w:t>Z04»</w:t>
            </w:r>
          </w:p>
        </w:tc>
        <w:tc>
          <w:tcPr>
            <w:tcW w:w="224" w:type="pct"/>
          </w:tcPr>
          <w:p w14:paraId="6D95EF7D" w14:textId="4630145E" w:rsidR="009B2D55" w:rsidRDefault="009B2D55" w:rsidP="009B2D55">
            <w:pPr>
              <w:pStyle w:val="GOSTTablenorm"/>
            </w:pPr>
            <w:r>
              <w:t>+</w:t>
            </w:r>
          </w:p>
        </w:tc>
        <w:tc>
          <w:tcPr>
            <w:tcW w:w="225" w:type="pct"/>
          </w:tcPr>
          <w:p w14:paraId="208D93DD" w14:textId="7300785B" w:rsidR="009B2D55" w:rsidRDefault="009B2D55" w:rsidP="009B2D55">
            <w:pPr>
              <w:pStyle w:val="GOSTTablenorm"/>
            </w:pPr>
            <w:r>
              <w:t>–</w:t>
            </w:r>
          </w:p>
        </w:tc>
        <w:tc>
          <w:tcPr>
            <w:tcW w:w="1057" w:type="pct"/>
          </w:tcPr>
          <w:p w14:paraId="6371C5A5" w14:textId="24243B54" w:rsidR="009B2D55" w:rsidRPr="003D328F" w:rsidRDefault="009B2D55" w:rsidP="009B2D55">
            <w:pPr>
              <w:pStyle w:val="GOSTTablenorm"/>
            </w:pPr>
            <w:r w:rsidRPr="00A74EBC">
              <w:rPr>
                <w:szCs w:val="22"/>
              </w:rPr>
              <w:t xml:space="preserve">Отбираются счета/записи учета, </w:t>
            </w:r>
            <w:r>
              <w:rPr>
                <w:szCs w:val="22"/>
              </w:rPr>
              <w:t>где значение АП</w:t>
            </w:r>
            <w:r w:rsidRPr="000F5491">
              <w:rPr>
                <w:szCs w:val="22"/>
              </w:rPr>
              <w:t xml:space="preserve"> </w:t>
            </w:r>
            <w:r>
              <w:t>«Период» (</w:t>
            </w:r>
            <w:r w:rsidRPr="004B1E87">
              <w:t>period</w:t>
            </w:r>
            <w:r>
              <w:t xml:space="preserve">) равно значению года </w:t>
            </w:r>
            <w:r w:rsidRPr="00A74EBC">
              <w:rPr>
                <w:szCs w:val="22"/>
              </w:rPr>
              <w:t>из даты окончания периода</w:t>
            </w:r>
            <w:r>
              <w:rPr>
                <w:szCs w:val="22"/>
              </w:rPr>
              <w:t xml:space="preserve"> (</w:t>
            </w:r>
            <w:r w:rsidRPr="00A74EBC">
              <w:rPr>
                <w:szCs w:val="22"/>
              </w:rPr>
              <w:t>EndRepDate)</w:t>
            </w:r>
            <w:r>
              <w:rPr>
                <w:szCs w:val="22"/>
              </w:rPr>
              <w:t xml:space="preserve"> плюс 3. Обеспечивается на стороне </w:t>
            </w:r>
            <w:r w:rsidRPr="00A74EBC">
              <w:rPr>
                <w:szCs w:val="22"/>
              </w:rPr>
              <w:t xml:space="preserve">ФП ГИИС ЭБ </w:t>
            </w:r>
            <w:r w:rsidRPr="00A74EBC">
              <w:rPr>
                <w:szCs w:val="22"/>
              </w:rPr>
              <w:lastRenderedPageBreak/>
              <w:t xml:space="preserve">через указание в </w:t>
            </w:r>
            <w:r>
              <w:rPr>
                <w:szCs w:val="22"/>
              </w:rPr>
              <w:t>п</w:t>
            </w:r>
            <w:r w:rsidRPr="00B9499D">
              <w:rPr>
                <w:szCs w:val="22"/>
              </w:rPr>
              <w:t>араметр</w:t>
            </w:r>
            <w:r>
              <w:rPr>
                <w:szCs w:val="22"/>
              </w:rPr>
              <w:t>ах</w:t>
            </w:r>
            <w:r w:rsidRPr="00B9499D">
              <w:rPr>
                <w:szCs w:val="22"/>
              </w:rPr>
              <w:t xml:space="preserve"> отбора данных</w:t>
            </w:r>
            <w:r>
              <w:rPr>
                <w:szCs w:val="22"/>
              </w:rPr>
              <w:t xml:space="preserve"> (</w:t>
            </w:r>
            <w:r w:rsidRPr="00A74EBC">
              <w:rPr>
                <w:szCs w:val="22"/>
              </w:rPr>
              <w:t>FilterParams</w:t>
            </w:r>
            <w:r>
              <w:rPr>
                <w:szCs w:val="22"/>
              </w:rPr>
              <w:t>) условия по аналитическому признаку «</w:t>
            </w:r>
            <w:r w:rsidRPr="004B1E87">
              <w:t>period</w:t>
            </w:r>
            <w:r>
              <w:rPr>
                <w:szCs w:val="22"/>
              </w:rPr>
              <w:t>»</w:t>
            </w:r>
          </w:p>
        </w:tc>
      </w:tr>
      <w:tr w:rsidR="009B2D55" w14:paraId="67A9B1D2" w14:textId="77777777" w:rsidTr="00733F61">
        <w:tc>
          <w:tcPr>
            <w:tcW w:w="120" w:type="pct"/>
          </w:tcPr>
          <w:p w14:paraId="1E3906DA" w14:textId="77777777" w:rsidR="009B2D55" w:rsidRPr="008A7F76" w:rsidRDefault="009B2D55" w:rsidP="009B2D55">
            <w:pPr>
              <w:pStyle w:val="GOSTTableNum"/>
            </w:pPr>
          </w:p>
        </w:tc>
        <w:tc>
          <w:tcPr>
            <w:tcW w:w="633" w:type="pct"/>
          </w:tcPr>
          <w:p w14:paraId="0CC88901" w14:textId="0672D333" w:rsidR="009B2D55" w:rsidRPr="005E26C1" w:rsidRDefault="009B2D55" w:rsidP="009B2D5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Планируемые выплаты текущего года</w:t>
            </w:r>
          </w:p>
        </w:tc>
        <w:tc>
          <w:tcPr>
            <w:tcW w:w="312" w:type="pct"/>
          </w:tcPr>
          <w:p w14:paraId="043C9A7F" w14:textId="27484FCD" w:rsidR="009B2D55" w:rsidRPr="005E26C1" w:rsidRDefault="009B2D55" w:rsidP="009B2D5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48</w:t>
            </w:r>
          </w:p>
        </w:tc>
        <w:tc>
          <w:tcPr>
            <w:tcW w:w="312" w:type="pct"/>
          </w:tcPr>
          <w:p w14:paraId="3D3E08BE" w14:textId="62128A57" w:rsidR="009B2D55" w:rsidRDefault="009B2D55" w:rsidP="009B2D55">
            <w:pPr>
              <w:pStyle w:val="GOSTTablenorm"/>
              <w:rPr>
                <w:szCs w:val="22"/>
              </w:rPr>
            </w:pPr>
            <w:r>
              <w:t>–</w:t>
            </w:r>
          </w:p>
        </w:tc>
        <w:tc>
          <w:tcPr>
            <w:tcW w:w="313" w:type="pct"/>
          </w:tcPr>
          <w:p w14:paraId="23FFB748" w14:textId="426352D6" w:rsidR="009B2D55" w:rsidRPr="005E26C1" w:rsidRDefault="009B2D55" w:rsidP="009B2D5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18</w:t>
            </w:r>
          </w:p>
        </w:tc>
        <w:tc>
          <w:tcPr>
            <w:tcW w:w="1804" w:type="pct"/>
          </w:tcPr>
          <w:p w14:paraId="2A8F8B0E" w14:textId="7AA0339B" w:rsidR="009B2D55" w:rsidRPr="005E26C1" w:rsidRDefault="009B2D55" w:rsidP="009B2D5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Сумма</w:t>
            </w:r>
            <w:r>
              <w:rPr>
                <w:szCs w:val="22"/>
              </w:rPr>
              <w:t xml:space="preserve"> планируемых выплат текущего года</w:t>
            </w:r>
            <w:r w:rsidRPr="005E26C1">
              <w:rPr>
                <w:szCs w:val="22"/>
              </w:rPr>
              <w:t>.</w:t>
            </w:r>
          </w:p>
          <w:p w14:paraId="5FD65FF1" w14:textId="77777777" w:rsidR="009B2D55" w:rsidRPr="005E26C1" w:rsidRDefault="009B2D55" w:rsidP="009B2D5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3E2B81CF" w14:textId="5AFC5CDC" w:rsidR="009B2D55" w:rsidRDefault="009B2D55" w:rsidP="009B2D5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Баланс (Остаток по Дт = Оборот по Дт минус Оборот по К</w:t>
            </w:r>
            <w:r w:rsidRPr="005E26C1">
              <w:rPr>
                <w:szCs w:val="22"/>
              </w:rPr>
              <w:t xml:space="preserve">т) на конец отчетного периода по </w:t>
            </w:r>
            <w:r>
              <w:rPr>
                <w:szCs w:val="22"/>
              </w:rPr>
              <w:t>счетам:</w:t>
            </w:r>
          </w:p>
          <w:p w14:paraId="24270107" w14:textId="06A35086" w:rsidR="009B2D55" w:rsidRPr="003D328F" w:rsidRDefault="009B2D55" w:rsidP="009B2D55">
            <w:pPr>
              <w:pStyle w:val="GOSTTableListMark1"/>
            </w:pPr>
            <w:r w:rsidRPr="00896B8D">
              <w:t>значение АП «Код счета казначейского учета» (</w:t>
            </w:r>
            <w:r>
              <w:t>account) равно значению «</w:t>
            </w:r>
            <w:r>
              <w:rPr>
                <w:lang w:val="en-US"/>
              </w:rPr>
              <w:t>00</w:t>
            </w:r>
            <w:r>
              <w:t xml:space="preserve">Z05 </w:t>
            </w:r>
            <w:r w:rsidRPr="00DA6435">
              <w:t>(номер ЗС)</w:t>
            </w:r>
            <w:r>
              <w:t>»</w:t>
            </w:r>
          </w:p>
        </w:tc>
        <w:tc>
          <w:tcPr>
            <w:tcW w:w="224" w:type="pct"/>
          </w:tcPr>
          <w:p w14:paraId="37797BB7" w14:textId="3F123A03" w:rsidR="009B2D55" w:rsidRDefault="009B2D55" w:rsidP="009B2D55">
            <w:pPr>
              <w:pStyle w:val="GOSTTablenorm"/>
            </w:pPr>
            <w:r>
              <w:t>+</w:t>
            </w:r>
          </w:p>
        </w:tc>
        <w:tc>
          <w:tcPr>
            <w:tcW w:w="225" w:type="pct"/>
          </w:tcPr>
          <w:p w14:paraId="0EC5A5FE" w14:textId="3B7D8EC1" w:rsidR="009B2D55" w:rsidRDefault="009B2D55" w:rsidP="009B2D55">
            <w:pPr>
              <w:pStyle w:val="GOSTTablenorm"/>
            </w:pPr>
            <w:r>
              <w:t>–</w:t>
            </w:r>
          </w:p>
        </w:tc>
        <w:tc>
          <w:tcPr>
            <w:tcW w:w="1057" w:type="pct"/>
          </w:tcPr>
          <w:p w14:paraId="075F220B" w14:textId="16FAC9AB" w:rsidR="009B2D55" w:rsidRPr="003D328F" w:rsidRDefault="009B2D55" w:rsidP="009B2D55">
            <w:pPr>
              <w:pStyle w:val="GOSTTablenorm"/>
            </w:pPr>
            <w:r w:rsidRPr="00A74EBC">
              <w:rPr>
                <w:szCs w:val="22"/>
              </w:rPr>
              <w:t xml:space="preserve">Отбираются счета/записи учета, </w:t>
            </w:r>
            <w:r>
              <w:rPr>
                <w:szCs w:val="22"/>
              </w:rPr>
              <w:t>где значение АП</w:t>
            </w:r>
            <w:r w:rsidRPr="000F5491">
              <w:rPr>
                <w:szCs w:val="22"/>
              </w:rPr>
              <w:t xml:space="preserve"> </w:t>
            </w:r>
            <w:r>
              <w:t>«Период» (</w:t>
            </w:r>
            <w:r w:rsidRPr="004B1E87">
              <w:t>period</w:t>
            </w:r>
            <w:r>
              <w:t xml:space="preserve">) равно значению года </w:t>
            </w:r>
            <w:r w:rsidRPr="00A74EBC">
              <w:rPr>
                <w:szCs w:val="22"/>
              </w:rPr>
              <w:t>из даты окончания периода</w:t>
            </w:r>
            <w:r>
              <w:rPr>
                <w:szCs w:val="22"/>
              </w:rPr>
              <w:t xml:space="preserve"> (</w:t>
            </w:r>
            <w:r w:rsidRPr="00A74EBC">
              <w:rPr>
                <w:szCs w:val="22"/>
              </w:rPr>
              <w:t>EndRepDate)</w:t>
            </w:r>
            <w:r>
              <w:rPr>
                <w:szCs w:val="22"/>
              </w:rPr>
              <w:t xml:space="preserve">. Обеспечивается на стороне </w:t>
            </w:r>
            <w:r w:rsidRPr="00A74EBC">
              <w:rPr>
                <w:szCs w:val="22"/>
              </w:rPr>
              <w:t xml:space="preserve">ФП ГИИС ЭБ через указание в </w:t>
            </w:r>
            <w:r>
              <w:rPr>
                <w:szCs w:val="22"/>
              </w:rPr>
              <w:t>п</w:t>
            </w:r>
            <w:r w:rsidRPr="00B9499D">
              <w:rPr>
                <w:szCs w:val="22"/>
              </w:rPr>
              <w:t>араметр</w:t>
            </w:r>
            <w:r>
              <w:rPr>
                <w:szCs w:val="22"/>
              </w:rPr>
              <w:t>ах</w:t>
            </w:r>
            <w:r w:rsidRPr="00B9499D">
              <w:rPr>
                <w:szCs w:val="22"/>
              </w:rPr>
              <w:t xml:space="preserve"> отбора данных</w:t>
            </w:r>
            <w:r>
              <w:rPr>
                <w:szCs w:val="22"/>
              </w:rPr>
              <w:t xml:space="preserve"> (</w:t>
            </w:r>
            <w:r w:rsidRPr="00A74EBC">
              <w:rPr>
                <w:szCs w:val="22"/>
              </w:rPr>
              <w:t>FilterParams</w:t>
            </w:r>
            <w:r>
              <w:rPr>
                <w:szCs w:val="22"/>
              </w:rPr>
              <w:t>) условия по аналитическому признаку «</w:t>
            </w:r>
            <w:r w:rsidRPr="004B1E87">
              <w:t>period</w:t>
            </w:r>
            <w:r>
              <w:rPr>
                <w:szCs w:val="22"/>
              </w:rPr>
              <w:t>»</w:t>
            </w:r>
          </w:p>
        </w:tc>
      </w:tr>
      <w:tr w:rsidR="009B2D55" w14:paraId="46809C05" w14:textId="77777777" w:rsidTr="00733F61">
        <w:tc>
          <w:tcPr>
            <w:tcW w:w="120" w:type="pct"/>
          </w:tcPr>
          <w:p w14:paraId="6A091843" w14:textId="77777777" w:rsidR="009B2D55" w:rsidRPr="008A7F76" w:rsidRDefault="009B2D55" w:rsidP="009B2D55">
            <w:pPr>
              <w:pStyle w:val="GOSTTableNum"/>
            </w:pPr>
          </w:p>
        </w:tc>
        <w:tc>
          <w:tcPr>
            <w:tcW w:w="633" w:type="pct"/>
          </w:tcPr>
          <w:p w14:paraId="79F4A8C3" w14:textId="52E532BD" w:rsidR="009B2D55" w:rsidRPr="005E26C1" w:rsidRDefault="009B2D55" w:rsidP="009B2D5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Планируемые выплаты первого года планируемого периода</w:t>
            </w:r>
          </w:p>
        </w:tc>
        <w:tc>
          <w:tcPr>
            <w:tcW w:w="312" w:type="pct"/>
          </w:tcPr>
          <w:p w14:paraId="39FB4CA8" w14:textId="491DB893" w:rsidR="009B2D55" w:rsidRPr="005E26C1" w:rsidRDefault="009B2D55" w:rsidP="009B2D5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49</w:t>
            </w:r>
          </w:p>
        </w:tc>
        <w:tc>
          <w:tcPr>
            <w:tcW w:w="312" w:type="pct"/>
          </w:tcPr>
          <w:p w14:paraId="76912F97" w14:textId="58DEFD8E" w:rsidR="009B2D55" w:rsidRDefault="009B2D55" w:rsidP="009B2D55">
            <w:pPr>
              <w:pStyle w:val="GOSTTablenorm"/>
              <w:rPr>
                <w:szCs w:val="22"/>
              </w:rPr>
            </w:pPr>
            <w:r>
              <w:t>–</w:t>
            </w:r>
          </w:p>
        </w:tc>
        <w:tc>
          <w:tcPr>
            <w:tcW w:w="313" w:type="pct"/>
          </w:tcPr>
          <w:p w14:paraId="78B8A0C5" w14:textId="44FBDC66" w:rsidR="009B2D55" w:rsidRPr="005E26C1" w:rsidRDefault="009B2D55" w:rsidP="009B2D5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19</w:t>
            </w:r>
          </w:p>
        </w:tc>
        <w:tc>
          <w:tcPr>
            <w:tcW w:w="1804" w:type="pct"/>
          </w:tcPr>
          <w:p w14:paraId="5D50FF7A" w14:textId="1BCBE2FB" w:rsidR="009B2D55" w:rsidRPr="005E26C1" w:rsidRDefault="009B2D55" w:rsidP="009B2D5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Сумма</w:t>
            </w:r>
            <w:r>
              <w:rPr>
                <w:szCs w:val="22"/>
              </w:rPr>
              <w:t xml:space="preserve"> планируемых выплат первого года планируемого периода</w:t>
            </w:r>
            <w:r w:rsidRPr="005E26C1">
              <w:rPr>
                <w:szCs w:val="22"/>
              </w:rPr>
              <w:t>.</w:t>
            </w:r>
          </w:p>
          <w:p w14:paraId="0765DA25" w14:textId="77777777" w:rsidR="009B2D55" w:rsidRPr="005E26C1" w:rsidRDefault="009B2D55" w:rsidP="009B2D5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696E635A" w14:textId="3C3BD93F" w:rsidR="009B2D55" w:rsidRDefault="009B2D55" w:rsidP="009B2D5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Баланс (Остаток по Дт = Оборот по Дт минус Оборот по К</w:t>
            </w:r>
            <w:r w:rsidRPr="005E26C1">
              <w:rPr>
                <w:szCs w:val="22"/>
              </w:rPr>
              <w:t xml:space="preserve">т) на конец отчетного периода по </w:t>
            </w:r>
            <w:r>
              <w:rPr>
                <w:szCs w:val="22"/>
              </w:rPr>
              <w:t>счетам:</w:t>
            </w:r>
          </w:p>
          <w:p w14:paraId="5DFC9A4E" w14:textId="38E1E728" w:rsidR="009B2D55" w:rsidRPr="003D328F" w:rsidRDefault="009B2D55" w:rsidP="009B2D55">
            <w:pPr>
              <w:pStyle w:val="GOSTTableListMark1"/>
            </w:pPr>
            <w:r w:rsidRPr="00896B8D">
              <w:t>значение АП «Код счета казначейского учета</w:t>
            </w:r>
            <w:r>
              <w:t xml:space="preserve"> </w:t>
            </w:r>
            <w:r w:rsidRPr="00DA6435">
              <w:t>(номер ЗС)</w:t>
            </w:r>
            <w:r w:rsidRPr="00896B8D">
              <w:t>» (</w:t>
            </w:r>
            <w:r>
              <w:t>account) равно значению «</w:t>
            </w:r>
            <w:r>
              <w:rPr>
                <w:lang w:val="en-US"/>
              </w:rPr>
              <w:t>00</w:t>
            </w:r>
            <w:r>
              <w:t>Z05»</w:t>
            </w:r>
          </w:p>
        </w:tc>
        <w:tc>
          <w:tcPr>
            <w:tcW w:w="224" w:type="pct"/>
          </w:tcPr>
          <w:p w14:paraId="75CDC247" w14:textId="399013D2" w:rsidR="009B2D55" w:rsidRDefault="009B2D55" w:rsidP="009B2D55">
            <w:pPr>
              <w:pStyle w:val="GOSTTablenorm"/>
            </w:pPr>
            <w:r>
              <w:t>+</w:t>
            </w:r>
          </w:p>
        </w:tc>
        <w:tc>
          <w:tcPr>
            <w:tcW w:w="225" w:type="pct"/>
          </w:tcPr>
          <w:p w14:paraId="22EE0E0C" w14:textId="3587C017" w:rsidR="009B2D55" w:rsidRDefault="009B2D55" w:rsidP="009B2D55">
            <w:pPr>
              <w:pStyle w:val="GOSTTablenorm"/>
            </w:pPr>
            <w:r>
              <w:t>–</w:t>
            </w:r>
          </w:p>
        </w:tc>
        <w:tc>
          <w:tcPr>
            <w:tcW w:w="1057" w:type="pct"/>
          </w:tcPr>
          <w:p w14:paraId="3EB87C2D" w14:textId="732957F1" w:rsidR="009B2D55" w:rsidRPr="003D328F" w:rsidRDefault="009B2D55" w:rsidP="009B2D55">
            <w:pPr>
              <w:pStyle w:val="GOSTTablenorm"/>
            </w:pPr>
            <w:r w:rsidRPr="00A74EBC">
              <w:rPr>
                <w:szCs w:val="22"/>
              </w:rPr>
              <w:t xml:space="preserve">Отбираются счета/записи учета, </w:t>
            </w:r>
            <w:r>
              <w:rPr>
                <w:szCs w:val="22"/>
              </w:rPr>
              <w:t>где значение АП</w:t>
            </w:r>
            <w:r w:rsidRPr="000F5491">
              <w:rPr>
                <w:szCs w:val="22"/>
              </w:rPr>
              <w:t xml:space="preserve"> </w:t>
            </w:r>
            <w:r>
              <w:t>«Период» (</w:t>
            </w:r>
            <w:r w:rsidRPr="004B1E87">
              <w:t>period</w:t>
            </w:r>
            <w:r>
              <w:t xml:space="preserve">) равно значению года </w:t>
            </w:r>
            <w:r w:rsidRPr="00A74EBC">
              <w:rPr>
                <w:szCs w:val="22"/>
              </w:rPr>
              <w:t>из даты окончания периода</w:t>
            </w:r>
            <w:r>
              <w:rPr>
                <w:szCs w:val="22"/>
              </w:rPr>
              <w:t xml:space="preserve"> (</w:t>
            </w:r>
            <w:r w:rsidRPr="00A74EBC">
              <w:rPr>
                <w:szCs w:val="22"/>
              </w:rPr>
              <w:t>EndRepDate)</w:t>
            </w:r>
            <w:r>
              <w:rPr>
                <w:szCs w:val="22"/>
              </w:rPr>
              <w:t xml:space="preserve"> плюс 1. Обеспечивается на стороне </w:t>
            </w:r>
            <w:r w:rsidRPr="00A74EBC">
              <w:rPr>
                <w:szCs w:val="22"/>
              </w:rPr>
              <w:t xml:space="preserve">ФП ГИИС ЭБ через указание в </w:t>
            </w:r>
            <w:r>
              <w:rPr>
                <w:szCs w:val="22"/>
              </w:rPr>
              <w:t>п</w:t>
            </w:r>
            <w:r w:rsidRPr="00B9499D">
              <w:rPr>
                <w:szCs w:val="22"/>
              </w:rPr>
              <w:t>араметр</w:t>
            </w:r>
            <w:r>
              <w:rPr>
                <w:szCs w:val="22"/>
              </w:rPr>
              <w:t>ах</w:t>
            </w:r>
            <w:r w:rsidRPr="00B9499D">
              <w:rPr>
                <w:szCs w:val="22"/>
              </w:rPr>
              <w:t xml:space="preserve"> отбора данных</w:t>
            </w:r>
            <w:r>
              <w:rPr>
                <w:szCs w:val="22"/>
              </w:rPr>
              <w:t xml:space="preserve"> (</w:t>
            </w:r>
            <w:r w:rsidRPr="00A74EBC">
              <w:rPr>
                <w:szCs w:val="22"/>
              </w:rPr>
              <w:t>FilterParams</w:t>
            </w:r>
            <w:r>
              <w:rPr>
                <w:szCs w:val="22"/>
              </w:rPr>
              <w:t>) условия по аналитическому признаку «</w:t>
            </w:r>
            <w:r w:rsidRPr="004B1E87">
              <w:t>period</w:t>
            </w:r>
            <w:r>
              <w:rPr>
                <w:szCs w:val="22"/>
              </w:rPr>
              <w:t>»</w:t>
            </w:r>
          </w:p>
        </w:tc>
      </w:tr>
      <w:tr w:rsidR="009B2D55" w14:paraId="277BD4BA" w14:textId="77777777" w:rsidTr="00733F61">
        <w:tc>
          <w:tcPr>
            <w:tcW w:w="120" w:type="pct"/>
          </w:tcPr>
          <w:p w14:paraId="4EEE4535" w14:textId="77777777" w:rsidR="009B2D55" w:rsidRPr="008A7F76" w:rsidRDefault="009B2D55" w:rsidP="009B2D55">
            <w:pPr>
              <w:pStyle w:val="GOSTTableNum"/>
            </w:pPr>
          </w:p>
        </w:tc>
        <w:tc>
          <w:tcPr>
            <w:tcW w:w="633" w:type="pct"/>
          </w:tcPr>
          <w:p w14:paraId="25E1D07B" w14:textId="08ABCEAC" w:rsidR="009B2D55" w:rsidRPr="005E26C1" w:rsidRDefault="009B2D55" w:rsidP="009B2D5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Планируемые выплаты второго года планируемого периода</w:t>
            </w:r>
          </w:p>
        </w:tc>
        <w:tc>
          <w:tcPr>
            <w:tcW w:w="312" w:type="pct"/>
          </w:tcPr>
          <w:p w14:paraId="6307CA6F" w14:textId="56F67D23" w:rsidR="009B2D55" w:rsidRPr="005E26C1" w:rsidRDefault="009B2D55" w:rsidP="009B2D5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50</w:t>
            </w:r>
          </w:p>
        </w:tc>
        <w:tc>
          <w:tcPr>
            <w:tcW w:w="312" w:type="pct"/>
          </w:tcPr>
          <w:p w14:paraId="181086C9" w14:textId="22CE8331" w:rsidR="009B2D55" w:rsidRDefault="009B2D55" w:rsidP="009B2D55">
            <w:pPr>
              <w:pStyle w:val="GOSTTablenorm"/>
              <w:rPr>
                <w:szCs w:val="22"/>
              </w:rPr>
            </w:pPr>
            <w:r>
              <w:t>–</w:t>
            </w:r>
          </w:p>
        </w:tc>
        <w:tc>
          <w:tcPr>
            <w:tcW w:w="313" w:type="pct"/>
          </w:tcPr>
          <w:p w14:paraId="3CEDF6AA" w14:textId="6037BD84" w:rsidR="009B2D55" w:rsidRPr="005E26C1" w:rsidRDefault="009B2D55" w:rsidP="009B2D5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20</w:t>
            </w:r>
          </w:p>
        </w:tc>
        <w:tc>
          <w:tcPr>
            <w:tcW w:w="1804" w:type="pct"/>
          </w:tcPr>
          <w:p w14:paraId="54CCB5D6" w14:textId="59BA1CF5" w:rsidR="009B2D55" w:rsidRPr="005E26C1" w:rsidRDefault="009B2D55" w:rsidP="009B2D5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Сумма</w:t>
            </w:r>
            <w:r>
              <w:rPr>
                <w:szCs w:val="22"/>
              </w:rPr>
              <w:t xml:space="preserve"> планируемых выплат второго года планируемого периода</w:t>
            </w:r>
            <w:r w:rsidRPr="005E26C1">
              <w:rPr>
                <w:szCs w:val="22"/>
              </w:rPr>
              <w:t>.</w:t>
            </w:r>
          </w:p>
          <w:p w14:paraId="4C68C0F6" w14:textId="77777777" w:rsidR="009B2D55" w:rsidRPr="005E26C1" w:rsidRDefault="009B2D55" w:rsidP="009B2D5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69BF7E9F" w14:textId="1AD99137" w:rsidR="009B2D55" w:rsidRDefault="009B2D55" w:rsidP="009B2D5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Баланс (Остаток по Дт = Оборот по Дт минус Оборот по К</w:t>
            </w:r>
            <w:r w:rsidRPr="005E26C1">
              <w:rPr>
                <w:szCs w:val="22"/>
              </w:rPr>
              <w:t xml:space="preserve">т) на конец отчетного периода по </w:t>
            </w:r>
            <w:r>
              <w:rPr>
                <w:szCs w:val="22"/>
              </w:rPr>
              <w:t>счетам:</w:t>
            </w:r>
          </w:p>
          <w:p w14:paraId="101CB8A5" w14:textId="41415667" w:rsidR="009B2D55" w:rsidRPr="003D328F" w:rsidRDefault="009B2D55" w:rsidP="009B2D55">
            <w:pPr>
              <w:pStyle w:val="GOSTTableListMark1"/>
            </w:pPr>
            <w:r w:rsidRPr="00896B8D">
              <w:t>значение АП «Код счета казначейского учета</w:t>
            </w:r>
            <w:r>
              <w:t xml:space="preserve"> </w:t>
            </w:r>
            <w:r w:rsidRPr="00DA6435">
              <w:t>(номер ЗС)</w:t>
            </w:r>
            <w:r w:rsidRPr="00896B8D">
              <w:t>» (</w:t>
            </w:r>
            <w:r>
              <w:t>account) равно значению «</w:t>
            </w:r>
            <w:r>
              <w:rPr>
                <w:lang w:val="en-US"/>
              </w:rPr>
              <w:t>00</w:t>
            </w:r>
            <w:r>
              <w:t>Z05»</w:t>
            </w:r>
          </w:p>
        </w:tc>
        <w:tc>
          <w:tcPr>
            <w:tcW w:w="224" w:type="pct"/>
          </w:tcPr>
          <w:p w14:paraId="18BCFD14" w14:textId="070AD51B" w:rsidR="009B2D55" w:rsidRDefault="009B2D55" w:rsidP="009B2D55">
            <w:pPr>
              <w:pStyle w:val="GOSTTablenorm"/>
            </w:pPr>
            <w:r>
              <w:t>+</w:t>
            </w:r>
          </w:p>
        </w:tc>
        <w:tc>
          <w:tcPr>
            <w:tcW w:w="225" w:type="pct"/>
          </w:tcPr>
          <w:p w14:paraId="382AA627" w14:textId="1B504F40" w:rsidR="009B2D55" w:rsidRDefault="009B2D55" w:rsidP="009B2D55">
            <w:pPr>
              <w:pStyle w:val="GOSTTablenorm"/>
            </w:pPr>
            <w:r>
              <w:t>–</w:t>
            </w:r>
          </w:p>
        </w:tc>
        <w:tc>
          <w:tcPr>
            <w:tcW w:w="1057" w:type="pct"/>
          </w:tcPr>
          <w:p w14:paraId="38E44019" w14:textId="0572FDDC" w:rsidR="009B2D55" w:rsidRPr="003D328F" w:rsidRDefault="009B2D55" w:rsidP="009B2D55">
            <w:pPr>
              <w:pStyle w:val="GOSTTablenorm"/>
            </w:pPr>
            <w:r w:rsidRPr="00A74EBC">
              <w:rPr>
                <w:szCs w:val="22"/>
              </w:rPr>
              <w:t xml:space="preserve">Отбираются счета/записи учета, </w:t>
            </w:r>
            <w:r>
              <w:rPr>
                <w:szCs w:val="22"/>
              </w:rPr>
              <w:t>где значение АП</w:t>
            </w:r>
            <w:r w:rsidRPr="000F5491">
              <w:rPr>
                <w:szCs w:val="22"/>
              </w:rPr>
              <w:t xml:space="preserve"> </w:t>
            </w:r>
            <w:r>
              <w:t>«Период» (</w:t>
            </w:r>
            <w:r w:rsidRPr="004B1E87">
              <w:t>period</w:t>
            </w:r>
            <w:r>
              <w:t xml:space="preserve">) равно значению года </w:t>
            </w:r>
            <w:r w:rsidRPr="00A74EBC">
              <w:rPr>
                <w:szCs w:val="22"/>
              </w:rPr>
              <w:t>из даты окончания периода</w:t>
            </w:r>
            <w:r>
              <w:rPr>
                <w:szCs w:val="22"/>
              </w:rPr>
              <w:t xml:space="preserve"> (</w:t>
            </w:r>
            <w:r w:rsidRPr="00A74EBC">
              <w:rPr>
                <w:szCs w:val="22"/>
              </w:rPr>
              <w:t>EndRepDate)</w:t>
            </w:r>
            <w:r>
              <w:rPr>
                <w:szCs w:val="22"/>
              </w:rPr>
              <w:t xml:space="preserve"> плюс 2. Обеспечивается на стороне </w:t>
            </w:r>
            <w:r w:rsidRPr="00A74EBC">
              <w:rPr>
                <w:szCs w:val="22"/>
              </w:rPr>
              <w:t xml:space="preserve">ФП ГИИС ЭБ </w:t>
            </w:r>
            <w:r w:rsidRPr="00A74EBC">
              <w:rPr>
                <w:szCs w:val="22"/>
              </w:rPr>
              <w:lastRenderedPageBreak/>
              <w:t xml:space="preserve">через указание в </w:t>
            </w:r>
            <w:r>
              <w:rPr>
                <w:szCs w:val="22"/>
              </w:rPr>
              <w:t>п</w:t>
            </w:r>
            <w:r w:rsidRPr="00B9499D">
              <w:rPr>
                <w:szCs w:val="22"/>
              </w:rPr>
              <w:t>араметр</w:t>
            </w:r>
            <w:r>
              <w:rPr>
                <w:szCs w:val="22"/>
              </w:rPr>
              <w:t>ах</w:t>
            </w:r>
            <w:r w:rsidRPr="00B9499D">
              <w:rPr>
                <w:szCs w:val="22"/>
              </w:rPr>
              <w:t xml:space="preserve"> отбора данных</w:t>
            </w:r>
            <w:r>
              <w:rPr>
                <w:szCs w:val="22"/>
              </w:rPr>
              <w:t xml:space="preserve"> (</w:t>
            </w:r>
            <w:r w:rsidRPr="00A74EBC">
              <w:rPr>
                <w:szCs w:val="22"/>
              </w:rPr>
              <w:t>FilterParams</w:t>
            </w:r>
            <w:r>
              <w:rPr>
                <w:szCs w:val="22"/>
              </w:rPr>
              <w:t>) условия по аналитическому признаку «</w:t>
            </w:r>
            <w:r w:rsidRPr="004B1E87">
              <w:t>period</w:t>
            </w:r>
            <w:r>
              <w:rPr>
                <w:szCs w:val="22"/>
              </w:rPr>
              <w:t>»</w:t>
            </w:r>
          </w:p>
        </w:tc>
      </w:tr>
      <w:tr w:rsidR="009B2D55" w14:paraId="521032F1" w14:textId="77777777" w:rsidTr="00733F61">
        <w:tc>
          <w:tcPr>
            <w:tcW w:w="120" w:type="pct"/>
          </w:tcPr>
          <w:p w14:paraId="13E542D6" w14:textId="77777777" w:rsidR="009B2D55" w:rsidRPr="008A7F76" w:rsidRDefault="009B2D55" w:rsidP="009B2D55">
            <w:pPr>
              <w:pStyle w:val="GOSTTableNum"/>
            </w:pPr>
          </w:p>
        </w:tc>
        <w:tc>
          <w:tcPr>
            <w:tcW w:w="633" w:type="pct"/>
          </w:tcPr>
          <w:p w14:paraId="5D41C669" w14:textId="3F35D275" w:rsidR="009B2D55" w:rsidRPr="005E26C1" w:rsidRDefault="009B2D55" w:rsidP="009B2D5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Планируемые выплаты последующих лет</w:t>
            </w:r>
          </w:p>
        </w:tc>
        <w:tc>
          <w:tcPr>
            <w:tcW w:w="312" w:type="pct"/>
          </w:tcPr>
          <w:p w14:paraId="3F658C9A" w14:textId="2C6FE735" w:rsidR="009B2D55" w:rsidRPr="005E26C1" w:rsidRDefault="009B2D55" w:rsidP="009B2D5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51</w:t>
            </w:r>
          </w:p>
        </w:tc>
        <w:tc>
          <w:tcPr>
            <w:tcW w:w="312" w:type="pct"/>
          </w:tcPr>
          <w:p w14:paraId="6B3C4635" w14:textId="0AA4C331" w:rsidR="009B2D55" w:rsidRDefault="009B2D55" w:rsidP="009B2D55">
            <w:pPr>
              <w:pStyle w:val="GOSTTablenorm"/>
              <w:rPr>
                <w:szCs w:val="22"/>
              </w:rPr>
            </w:pPr>
            <w:r>
              <w:t>–</w:t>
            </w:r>
          </w:p>
        </w:tc>
        <w:tc>
          <w:tcPr>
            <w:tcW w:w="313" w:type="pct"/>
          </w:tcPr>
          <w:p w14:paraId="35CFBD59" w14:textId="082326C7" w:rsidR="009B2D55" w:rsidRPr="005E26C1" w:rsidRDefault="009B2D55" w:rsidP="009B2D5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21</w:t>
            </w:r>
          </w:p>
        </w:tc>
        <w:tc>
          <w:tcPr>
            <w:tcW w:w="1804" w:type="pct"/>
          </w:tcPr>
          <w:p w14:paraId="01308F96" w14:textId="468E1ADC" w:rsidR="009B2D55" w:rsidRPr="005E26C1" w:rsidRDefault="009B2D55" w:rsidP="009B2D5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Сумма</w:t>
            </w:r>
            <w:r>
              <w:rPr>
                <w:szCs w:val="22"/>
              </w:rPr>
              <w:t xml:space="preserve"> планируемых выплат последующих лет</w:t>
            </w:r>
            <w:r w:rsidRPr="005E26C1">
              <w:rPr>
                <w:szCs w:val="22"/>
              </w:rPr>
              <w:t>.</w:t>
            </w:r>
          </w:p>
          <w:p w14:paraId="3F01211E" w14:textId="77777777" w:rsidR="009B2D55" w:rsidRPr="005E26C1" w:rsidRDefault="009B2D55" w:rsidP="009B2D55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29605B83" w14:textId="5517CF05" w:rsidR="009B2D55" w:rsidRDefault="009B2D55" w:rsidP="009B2D55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Баланс (Остаток по Дт = Оборот по Дт минус Оборот по К</w:t>
            </w:r>
            <w:r w:rsidRPr="005E26C1">
              <w:rPr>
                <w:szCs w:val="22"/>
              </w:rPr>
              <w:t xml:space="preserve">т) на конец отчетного периода по </w:t>
            </w:r>
            <w:r>
              <w:rPr>
                <w:szCs w:val="22"/>
              </w:rPr>
              <w:t>счетам:</w:t>
            </w:r>
          </w:p>
          <w:p w14:paraId="7D9FCB28" w14:textId="5D4F4224" w:rsidR="009B2D55" w:rsidRPr="003D328F" w:rsidRDefault="009B2D55" w:rsidP="009B2D55">
            <w:pPr>
              <w:pStyle w:val="GOSTTableListMark1"/>
            </w:pPr>
            <w:r w:rsidRPr="00896B8D">
              <w:t>значение АП «Код счета казначейского учета</w:t>
            </w:r>
            <w:r>
              <w:t xml:space="preserve"> </w:t>
            </w:r>
            <w:r w:rsidRPr="00DA6435">
              <w:t>(номер ЗС)</w:t>
            </w:r>
            <w:r w:rsidRPr="00896B8D">
              <w:t>» (</w:t>
            </w:r>
            <w:r>
              <w:t>account) равно значению «</w:t>
            </w:r>
            <w:r>
              <w:rPr>
                <w:lang w:val="en-US"/>
              </w:rPr>
              <w:t>00</w:t>
            </w:r>
            <w:r>
              <w:t>Z05»</w:t>
            </w:r>
          </w:p>
        </w:tc>
        <w:tc>
          <w:tcPr>
            <w:tcW w:w="224" w:type="pct"/>
          </w:tcPr>
          <w:p w14:paraId="7EDB66FF" w14:textId="67E555DB" w:rsidR="009B2D55" w:rsidRDefault="009B2D55" w:rsidP="009B2D55">
            <w:pPr>
              <w:pStyle w:val="GOSTTablenorm"/>
            </w:pPr>
            <w:r>
              <w:t>+</w:t>
            </w:r>
          </w:p>
        </w:tc>
        <w:tc>
          <w:tcPr>
            <w:tcW w:w="225" w:type="pct"/>
          </w:tcPr>
          <w:p w14:paraId="2673A83B" w14:textId="11F59136" w:rsidR="009B2D55" w:rsidRDefault="009B2D55" w:rsidP="009B2D55">
            <w:pPr>
              <w:pStyle w:val="GOSTTablenorm"/>
            </w:pPr>
            <w:r>
              <w:t>–</w:t>
            </w:r>
          </w:p>
        </w:tc>
        <w:tc>
          <w:tcPr>
            <w:tcW w:w="1057" w:type="pct"/>
          </w:tcPr>
          <w:p w14:paraId="7641B6D6" w14:textId="6F2A72D5" w:rsidR="009B2D55" w:rsidRPr="003D328F" w:rsidRDefault="009B2D55" w:rsidP="009B2D55">
            <w:pPr>
              <w:pStyle w:val="GOSTTablenorm"/>
            </w:pPr>
            <w:r w:rsidRPr="00A74EBC">
              <w:rPr>
                <w:szCs w:val="22"/>
              </w:rPr>
              <w:t xml:space="preserve">Отбираются счета/записи учета, </w:t>
            </w:r>
            <w:r>
              <w:rPr>
                <w:szCs w:val="22"/>
              </w:rPr>
              <w:t>где значение АП</w:t>
            </w:r>
            <w:r w:rsidRPr="000F5491">
              <w:rPr>
                <w:szCs w:val="22"/>
              </w:rPr>
              <w:t xml:space="preserve"> </w:t>
            </w:r>
            <w:r>
              <w:t>«Период» (</w:t>
            </w:r>
            <w:r w:rsidRPr="004B1E87">
              <w:t>period</w:t>
            </w:r>
            <w:r>
              <w:t xml:space="preserve">) равно значению года </w:t>
            </w:r>
            <w:r w:rsidRPr="00A74EBC">
              <w:rPr>
                <w:szCs w:val="22"/>
              </w:rPr>
              <w:t>из даты окончания периода</w:t>
            </w:r>
            <w:r>
              <w:rPr>
                <w:szCs w:val="22"/>
              </w:rPr>
              <w:t xml:space="preserve"> (</w:t>
            </w:r>
            <w:r w:rsidRPr="00A74EBC">
              <w:rPr>
                <w:szCs w:val="22"/>
              </w:rPr>
              <w:t>EndRepDate)</w:t>
            </w:r>
            <w:r>
              <w:rPr>
                <w:szCs w:val="22"/>
              </w:rPr>
              <w:t xml:space="preserve"> плюс 3. Обеспечивается на стороне </w:t>
            </w:r>
            <w:r w:rsidRPr="00A74EBC">
              <w:rPr>
                <w:szCs w:val="22"/>
              </w:rPr>
              <w:t xml:space="preserve">ФП ГИИС ЭБ через указание в </w:t>
            </w:r>
            <w:r>
              <w:rPr>
                <w:szCs w:val="22"/>
              </w:rPr>
              <w:t>п</w:t>
            </w:r>
            <w:r w:rsidRPr="00B9499D">
              <w:rPr>
                <w:szCs w:val="22"/>
              </w:rPr>
              <w:t>араметр</w:t>
            </w:r>
            <w:r>
              <w:rPr>
                <w:szCs w:val="22"/>
              </w:rPr>
              <w:t>ах</w:t>
            </w:r>
            <w:r w:rsidRPr="00B9499D">
              <w:rPr>
                <w:szCs w:val="22"/>
              </w:rPr>
              <w:t xml:space="preserve"> отбора данных</w:t>
            </w:r>
            <w:r>
              <w:rPr>
                <w:szCs w:val="22"/>
              </w:rPr>
              <w:t xml:space="preserve"> (</w:t>
            </w:r>
            <w:r w:rsidRPr="00A74EBC">
              <w:rPr>
                <w:szCs w:val="22"/>
              </w:rPr>
              <w:t>FilterParams</w:t>
            </w:r>
            <w:r>
              <w:rPr>
                <w:szCs w:val="22"/>
              </w:rPr>
              <w:t>) условия по аналитическому признаку «</w:t>
            </w:r>
            <w:r w:rsidRPr="004B1E87">
              <w:t>period</w:t>
            </w:r>
            <w:r>
              <w:rPr>
                <w:szCs w:val="22"/>
              </w:rPr>
              <w:t>»</w:t>
            </w:r>
          </w:p>
        </w:tc>
      </w:tr>
      <w:tr w:rsidR="00FA0A13" w14:paraId="2621005E" w14:textId="77777777" w:rsidTr="00733F61">
        <w:trPr>
          <w:ins w:id="2869" w:author="Сказецкая Наталья Камилевна" w:date="2025-10-10T20:26:00Z"/>
        </w:trPr>
        <w:tc>
          <w:tcPr>
            <w:tcW w:w="120" w:type="pct"/>
          </w:tcPr>
          <w:p w14:paraId="09A881CC" w14:textId="77777777" w:rsidR="00FA0A13" w:rsidRPr="008A7F76" w:rsidRDefault="00FA0A13" w:rsidP="00FA0A13">
            <w:pPr>
              <w:pStyle w:val="GOSTTableNum"/>
              <w:rPr>
                <w:ins w:id="2870" w:author="Сказецкая Наталья Камилевна" w:date="2025-10-10T20:26:00Z"/>
              </w:rPr>
            </w:pPr>
          </w:p>
        </w:tc>
        <w:tc>
          <w:tcPr>
            <w:tcW w:w="633" w:type="pct"/>
          </w:tcPr>
          <w:p w14:paraId="20882E20" w14:textId="36A7DB2B" w:rsidR="00FA0A13" w:rsidRDefault="00FA0A13" w:rsidP="00FA0A13">
            <w:pPr>
              <w:pStyle w:val="GOSTTablenorm"/>
              <w:rPr>
                <w:ins w:id="2871" w:author="Сказецкая Наталья Камилевна" w:date="2025-10-10T20:26:00Z"/>
                <w:szCs w:val="22"/>
              </w:rPr>
            </w:pPr>
            <w:ins w:id="2872" w:author="Сказецкая Наталья Камилевна" w:date="2025-10-10T20:26:00Z">
              <w:r w:rsidRPr="00FA0A13">
                <w:rPr>
                  <w:szCs w:val="22"/>
                  <w:highlight w:val="cyan"/>
                </w:rPr>
                <w:t xml:space="preserve">Неиспользованный разрешенный остаток поступлений </w:t>
              </w:r>
            </w:ins>
          </w:p>
        </w:tc>
        <w:tc>
          <w:tcPr>
            <w:tcW w:w="312" w:type="pct"/>
          </w:tcPr>
          <w:p w14:paraId="235E5240" w14:textId="162A80DB" w:rsidR="00FA0A13" w:rsidRDefault="00FA0A13" w:rsidP="00FA0A13">
            <w:pPr>
              <w:pStyle w:val="GOSTTablenorm"/>
              <w:rPr>
                <w:ins w:id="2873" w:author="Сказецкая Наталья Камилевна" w:date="2025-10-10T20:26:00Z"/>
                <w:szCs w:val="22"/>
              </w:rPr>
            </w:pPr>
            <w:ins w:id="2874" w:author="Сказецкая Наталья Камилевна" w:date="2025-10-10T20:28:00Z">
              <w:r>
                <w:rPr>
                  <w:szCs w:val="22"/>
                </w:rPr>
                <w:t>32</w:t>
              </w:r>
            </w:ins>
          </w:p>
        </w:tc>
        <w:tc>
          <w:tcPr>
            <w:tcW w:w="312" w:type="pct"/>
          </w:tcPr>
          <w:p w14:paraId="748625CE" w14:textId="783B3B11" w:rsidR="00FA0A13" w:rsidRDefault="00FA0A13" w:rsidP="00FA0A13">
            <w:pPr>
              <w:pStyle w:val="GOSTTablenorm"/>
              <w:rPr>
                <w:ins w:id="2875" w:author="Сказецкая Наталья Камилевна" w:date="2025-10-10T20:26:00Z"/>
              </w:rPr>
            </w:pPr>
            <w:ins w:id="2876" w:author="Сказецкая Наталья Камилевна" w:date="2025-10-10T20:26:00Z">
              <w:r>
                <w:t>–</w:t>
              </w:r>
            </w:ins>
          </w:p>
        </w:tc>
        <w:tc>
          <w:tcPr>
            <w:tcW w:w="313" w:type="pct"/>
          </w:tcPr>
          <w:p w14:paraId="596557C1" w14:textId="26978021" w:rsidR="00FA0A13" w:rsidRDefault="00FA0A13" w:rsidP="00FA0A13">
            <w:pPr>
              <w:pStyle w:val="GOSTTablenorm"/>
              <w:rPr>
                <w:ins w:id="2877" w:author="Сказецкая Наталья Камилевна" w:date="2025-10-10T20:26:00Z"/>
                <w:szCs w:val="22"/>
              </w:rPr>
            </w:pPr>
            <w:ins w:id="2878" w:author="Сказецкая Наталья Камилевна" w:date="2025-10-10T20:28:00Z">
              <w:r>
                <w:rPr>
                  <w:szCs w:val="22"/>
                </w:rPr>
                <w:t>32</w:t>
              </w:r>
            </w:ins>
          </w:p>
        </w:tc>
        <w:tc>
          <w:tcPr>
            <w:tcW w:w="1804" w:type="pct"/>
          </w:tcPr>
          <w:p w14:paraId="64FE2588" w14:textId="77777777" w:rsidR="00FA0A13" w:rsidRDefault="00FA0A13" w:rsidP="00FA0A13">
            <w:pPr>
              <w:pStyle w:val="GOSTTablenorm"/>
              <w:rPr>
                <w:ins w:id="2879" w:author="Сказецкая Наталья Камилевна" w:date="2025-10-10T20:26:00Z"/>
                <w:szCs w:val="22"/>
              </w:rPr>
            </w:pPr>
            <w:ins w:id="2880" w:author="Сказецкая Наталья Камилевна" w:date="2025-10-10T20:26:00Z">
              <w:r w:rsidRPr="005E26C1">
                <w:rPr>
                  <w:szCs w:val="22"/>
                </w:rPr>
                <w:t>Сумма</w:t>
              </w:r>
              <w:r>
                <w:rPr>
                  <w:szCs w:val="22"/>
                </w:rPr>
                <w:t xml:space="preserve"> неиспользованного разрешенного остатка поступлений.</w:t>
              </w:r>
            </w:ins>
          </w:p>
          <w:p w14:paraId="04F2C2F4" w14:textId="77777777" w:rsidR="00FA0A13" w:rsidRPr="005E26C1" w:rsidRDefault="00FA0A13" w:rsidP="00FA0A13">
            <w:pPr>
              <w:pStyle w:val="GOSTTablenorm"/>
              <w:rPr>
                <w:ins w:id="2881" w:author="Сказецкая Наталья Камилевна" w:date="2025-10-10T20:26:00Z"/>
                <w:szCs w:val="22"/>
              </w:rPr>
            </w:pPr>
            <w:ins w:id="2882" w:author="Сказецкая Наталья Камилевна" w:date="2025-10-10T20:26:00Z">
              <w:r w:rsidRPr="005E26C1">
                <w:rPr>
                  <w:szCs w:val="22"/>
                </w:rPr>
                <w:t>Расчет по сумме в валюте учета (в рублях).</w:t>
              </w:r>
            </w:ins>
          </w:p>
          <w:p w14:paraId="702DB75F" w14:textId="6DB04116" w:rsidR="00FA0A13" w:rsidRDefault="00FA0A13" w:rsidP="00FA0A13">
            <w:pPr>
              <w:pStyle w:val="GOSTTablenorm"/>
              <w:rPr>
                <w:ins w:id="2883" w:author="Сказецкая Наталья Камилевна" w:date="2025-10-10T20:26:00Z"/>
                <w:szCs w:val="22"/>
              </w:rPr>
            </w:pPr>
            <w:ins w:id="2884" w:author="Сказецкая Наталья Камилевна" w:date="2025-10-10T20:30:00Z">
              <w:r>
                <w:rPr>
                  <w:szCs w:val="22"/>
                </w:rPr>
                <w:t>В</w:t>
              </w:r>
            </w:ins>
            <w:ins w:id="2885" w:author="Сказецкая Наталья Камилевна" w:date="2025-10-10T20:26:00Z">
              <w:r w:rsidRPr="005E26C1">
                <w:rPr>
                  <w:szCs w:val="22"/>
                </w:rPr>
                <w:t>ычисляется по формуле:</w:t>
              </w:r>
            </w:ins>
          </w:p>
          <w:p w14:paraId="1FE47423" w14:textId="0EFEB92D" w:rsidR="00FA0A13" w:rsidRPr="005E26C1" w:rsidRDefault="00FA0A13" w:rsidP="00FA0A13">
            <w:pPr>
              <w:pStyle w:val="GOSTTablenorm"/>
              <w:rPr>
                <w:ins w:id="2886" w:author="Сказецкая Наталья Камилевна" w:date="2025-10-10T20:26:00Z"/>
                <w:szCs w:val="22"/>
              </w:rPr>
            </w:pPr>
            <w:ins w:id="2887" w:author="Сказецкая Наталья Камилевна" w:date="2025-10-10T20:26:00Z">
              <w:r>
                <w:rPr>
                  <w:szCs w:val="22"/>
                </w:rPr>
                <w:t>«Планируемые поступления текущего года» (PA_</w:t>
              </w:r>
              <w:r w:rsidRPr="00F50F71">
                <w:rPr>
                  <w:szCs w:val="22"/>
                </w:rPr>
                <w:t>UKS</w:t>
              </w:r>
              <w:r>
                <w:rPr>
                  <w:szCs w:val="22"/>
                </w:rPr>
                <w:t xml:space="preserve">: 44/ </w:t>
              </w:r>
              <w:r w:rsidRPr="00F50F71">
                <w:rPr>
                  <w:szCs w:val="22"/>
                </w:rPr>
                <w:t xml:space="preserve"> </w:t>
              </w:r>
              <w:r w:rsidRPr="005C20FB">
                <w:rPr>
                  <w:szCs w:val="22"/>
                </w:rPr>
                <w:t>UKS: 14) минус «Поступления с учетом возвратов (УКС)» (PA_UKS:  40/  UKS:  2)</w:t>
              </w:r>
            </w:ins>
          </w:p>
        </w:tc>
        <w:tc>
          <w:tcPr>
            <w:tcW w:w="224" w:type="pct"/>
          </w:tcPr>
          <w:p w14:paraId="1A482135" w14:textId="1CA10095" w:rsidR="00FA0A13" w:rsidRDefault="00FA0A13" w:rsidP="00FA0A13">
            <w:pPr>
              <w:pStyle w:val="GOSTTablenorm"/>
              <w:rPr>
                <w:ins w:id="2888" w:author="Сказецкая Наталья Камилевна" w:date="2025-10-10T20:26:00Z"/>
              </w:rPr>
            </w:pPr>
            <w:ins w:id="2889" w:author="Сказецкая Наталья Камилевна" w:date="2025-10-10T20:26:00Z">
              <w:r>
                <w:t>+</w:t>
              </w:r>
            </w:ins>
          </w:p>
        </w:tc>
        <w:tc>
          <w:tcPr>
            <w:tcW w:w="225" w:type="pct"/>
          </w:tcPr>
          <w:p w14:paraId="5C2EB476" w14:textId="67A01919" w:rsidR="00FA0A13" w:rsidRDefault="00FA0A13" w:rsidP="00FA0A13">
            <w:pPr>
              <w:pStyle w:val="GOSTTablenorm"/>
              <w:rPr>
                <w:ins w:id="2890" w:author="Сказецкая Наталья Камилевна" w:date="2025-10-10T20:26:00Z"/>
              </w:rPr>
            </w:pPr>
            <w:ins w:id="2891" w:author="Сказецкая Наталья Камилевна" w:date="2025-10-10T20:26:00Z">
              <w:r>
                <w:t>–</w:t>
              </w:r>
            </w:ins>
          </w:p>
        </w:tc>
        <w:tc>
          <w:tcPr>
            <w:tcW w:w="1057" w:type="pct"/>
          </w:tcPr>
          <w:p w14:paraId="06CDF447" w14:textId="03EFC8C9" w:rsidR="00FA0A13" w:rsidRPr="00A74EBC" w:rsidRDefault="00FA0A13" w:rsidP="00FA0A13">
            <w:pPr>
              <w:pStyle w:val="GOSTTablenorm"/>
              <w:rPr>
                <w:ins w:id="2892" w:author="Сказецкая Наталья Камилевна" w:date="2025-10-10T20:26:00Z"/>
                <w:szCs w:val="22"/>
              </w:rPr>
            </w:pPr>
            <w:ins w:id="2893" w:author="Сказецкая Наталья Камилевна" w:date="2025-10-10T20:26:00Z">
              <w:r>
                <w:t>–</w:t>
              </w:r>
            </w:ins>
          </w:p>
        </w:tc>
      </w:tr>
      <w:tr w:rsidR="00FA0A13" w14:paraId="378D6523" w14:textId="77777777" w:rsidTr="00733F61">
        <w:tc>
          <w:tcPr>
            <w:tcW w:w="120" w:type="pct"/>
          </w:tcPr>
          <w:p w14:paraId="46B9063F" w14:textId="77777777" w:rsidR="00FA0A13" w:rsidRPr="008A7F76" w:rsidRDefault="00FA0A13" w:rsidP="00FA0A13">
            <w:pPr>
              <w:pStyle w:val="GOSTTableNum"/>
            </w:pPr>
          </w:p>
        </w:tc>
        <w:tc>
          <w:tcPr>
            <w:tcW w:w="633" w:type="pct"/>
          </w:tcPr>
          <w:p w14:paraId="433184CA" w14:textId="08D7D7A6" w:rsidR="00FA0A13" w:rsidRPr="00BF116F" w:rsidRDefault="00FA0A13" w:rsidP="00FA0A13">
            <w:pPr>
              <w:pStyle w:val="GOSTTablenorm"/>
              <w:rPr>
                <w:szCs w:val="22"/>
                <w:highlight w:val="red"/>
              </w:rPr>
            </w:pPr>
            <w:r w:rsidRPr="00FA0A13">
              <w:rPr>
                <w:szCs w:val="22"/>
                <w:highlight w:val="cyan"/>
              </w:rPr>
              <w:t>Неиспользованный разрешенный остаток поступлений</w:t>
            </w:r>
            <w:ins w:id="2894" w:author="Сказецкая Наталья Камилевна" w:date="2025-10-10T20:26:00Z">
              <w:r w:rsidRPr="00FA0A13">
                <w:rPr>
                  <w:szCs w:val="22"/>
                  <w:highlight w:val="cyan"/>
                </w:rPr>
                <w:t xml:space="preserve"> (с обнулением</w:t>
              </w:r>
            </w:ins>
          </w:p>
        </w:tc>
        <w:tc>
          <w:tcPr>
            <w:tcW w:w="312" w:type="pct"/>
          </w:tcPr>
          <w:p w14:paraId="5DC0146B" w14:textId="3FA2BB69" w:rsidR="00FA0A13" w:rsidRPr="005E26C1" w:rsidRDefault="00FA0A13" w:rsidP="00FA0A1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22</w:t>
            </w:r>
          </w:p>
        </w:tc>
        <w:tc>
          <w:tcPr>
            <w:tcW w:w="312" w:type="pct"/>
          </w:tcPr>
          <w:p w14:paraId="747BF6FB" w14:textId="6261A0FE" w:rsidR="00FA0A13" w:rsidRDefault="00FA0A13" w:rsidP="00FA0A13">
            <w:pPr>
              <w:pStyle w:val="GOSTTablenorm"/>
              <w:rPr>
                <w:szCs w:val="22"/>
              </w:rPr>
            </w:pPr>
            <w:r>
              <w:t>–</w:t>
            </w:r>
          </w:p>
        </w:tc>
        <w:tc>
          <w:tcPr>
            <w:tcW w:w="313" w:type="pct"/>
          </w:tcPr>
          <w:p w14:paraId="2CDC4150" w14:textId="79A58260" w:rsidR="00FA0A13" w:rsidRPr="005E26C1" w:rsidRDefault="00FA0A13" w:rsidP="00FA0A1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22</w:t>
            </w:r>
          </w:p>
        </w:tc>
        <w:tc>
          <w:tcPr>
            <w:tcW w:w="1804" w:type="pct"/>
          </w:tcPr>
          <w:p w14:paraId="5103D6AB" w14:textId="51FF6BBF" w:rsidR="00FA0A13" w:rsidRDefault="00FA0A13" w:rsidP="00FA0A1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Сумма</w:t>
            </w:r>
            <w:r>
              <w:rPr>
                <w:szCs w:val="22"/>
              </w:rPr>
              <w:t xml:space="preserve"> неиспользованного разрешенного остатка поступлений.</w:t>
            </w:r>
          </w:p>
          <w:p w14:paraId="1B4F37F6" w14:textId="77777777" w:rsidR="00FA0A13" w:rsidRPr="005E26C1" w:rsidRDefault="00FA0A13" w:rsidP="00FA0A1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39B05F28" w14:textId="2390BC0F" w:rsidR="00FA0A13" w:rsidRDefault="00FA0A13" w:rsidP="00FA0A13">
            <w:pPr>
              <w:pStyle w:val="GOSTTablenorm"/>
              <w:rPr>
                <w:ins w:id="2895" w:author="Сказецкая Наталья Камилевна" w:date="2025-09-16T22:00:00Z"/>
                <w:szCs w:val="22"/>
              </w:rPr>
            </w:pPr>
            <w:ins w:id="2896" w:author="Сказецкая Наталья Камилевна" w:date="2025-10-09T22:42:00Z">
              <w:r>
                <w:rPr>
                  <w:szCs w:val="22"/>
                </w:rPr>
                <w:t xml:space="preserve">Если </w:t>
              </w:r>
            </w:ins>
            <w:ins w:id="2897" w:author="Сказецкая Наталья Камилевна" w:date="2025-10-09T22:47:00Z">
              <w:r>
                <w:rPr>
                  <w:szCs w:val="22"/>
                </w:rPr>
                <w:t xml:space="preserve">значение </w:t>
              </w:r>
            </w:ins>
            <w:ins w:id="2898" w:author="Сказецкая Наталья Камилевна" w:date="2025-10-09T22:42:00Z">
              <w:r>
                <w:rPr>
                  <w:szCs w:val="22"/>
                </w:rPr>
                <w:t>аналитического признак</w:t>
              </w:r>
            </w:ins>
            <w:ins w:id="2899" w:author="Сказецкая Наталья Камилевна" w:date="2025-10-09T22:47:00Z">
              <w:r>
                <w:rPr>
                  <w:szCs w:val="22"/>
                </w:rPr>
                <w:t>а</w:t>
              </w:r>
            </w:ins>
            <w:ins w:id="2900" w:author="Сказецкая Наталья Камилевна" w:date="2025-10-09T22:42:00Z">
              <w:r>
                <w:rPr>
                  <w:szCs w:val="22"/>
                </w:rPr>
                <w:t xml:space="preserve"> </w:t>
              </w:r>
            </w:ins>
            <w:ins w:id="2901" w:author="Сказецкая Наталья Камилевна" w:date="2025-10-09T22:45:00Z">
              <w:r>
                <w:rPr>
                  <w:szCs w:val="22"/>
                </w:rPr>
                <w:t>«</w:t>
              </w:r>
              <w:r w:rsidRPr="008A1597">
                <w:rPr>
                  <w:szCs w:val="22"/>
                </w:rPr>
                <w:t>Аналитический код раздела ЛС</w:t>
              </w:r>
              <w:r>
                <w:rPr>
                  <w:szCs w:val="22"/>
                </w:rPr>
                <w:t>»</w:t>
              </w:r>
              <w:r w:rsidRPr="008A1597">
                <w:rPr>
                  <w:szCs w:val="22"/>
                </w:rPr>
                <w:t xml:space="preserve"> </w:t>
              </w:r>
              <w:r>
                <w:rPr>
                  <w:szCs w:val="22"/>
                </w:rPr>
                <w:t>(</w:t>
              </w:r>
              <w:r w:rsidRPr="008A1597">
                <w:rPr>
                  <w:szCs w:val="22"/>
                </w:rPr>
                <w:t>AKR</w:t>
              </w:r>
              <w:r>
                <w:rPr>
                  <w:szCs w:val="22"/>
                </w:rPr>
                <w:t xml:space="preserve">) </w:t>
              </w:r>
            </w:ins>
            <w:ins w:id="2902" w:author="Сказецкая Наталья Камилевна" w:date="2025-10-09T22:46:00Z">
              <w:r>
                <w:rPr>
                  <w:szCs w:val="22"/>
                </w:rPr>
                <w:t>заполнен</w:t>
              </w:r>
            </w:ins>
            <w:ins w:id="2903" w:author="Сказецкая Наталья Камилевна" w:date="2025-10-09T22:47:00Z">
              <w:r>
                <w:rPr>
                  <w:szCs w:val="22"/>
                </w:rPr>
                <w:t>о</w:t>
              </w:r>
            </w:ins>
            <w:ins w:id="2904" w:author="Сказецкая Наталья Камилевна" w:date="2025-10-09T22:46:00Z">
              <w:r>
                <w:rPr>
                  <w:szCs w:val="22"/>
                </w:rPr>
                <w:t xml:space="preserve"> (</w:t>
              </w:r>
            </w:ins>
            <w:ins w:id="2905" w:author="Сказецкая Наталья Камилевна" w:date="2025-10-09T22:48:00Z">
              <w:r>
                <w:rPr>
                  <w:szCs w:val="22"/>
                </w:rPr>
                <w:t xml:space="preserve">не </w:t>
              </w:r>
            </w:ins>
            <w:ins w:id="2906" w:author="Сказецкая Наталья Камилевна" w:date="2025-10-09T22:46:00Z">
              <w:r>
                <w:t>пусто, имеет значение</w:t>
              </w:r>
            </w:ins>
            <w:ins w:id="2907" w:author="Сказецкая Наталья Камилевна" w:date="2025-10-09T22:48:00Z">
              <w:r>
                <w:t>, отличное от</w:t>
              </w:r>
            </w:ins>
            <w:ins w:id="2908" w:author="Сказецкая Наталья Камилевна" w:date="2025-10-09T22:46:00Z">
              <w:r>
                <w:t xml:space="preserve"> «</w:t>
              </w:r>
              <w:r>
                <w:rPr>
                  <w:lang w:val="en-US"/>
                </w:rPr>
                <w:t>NULL</w:t>
              </w:r>
              <w:r>
                <w:t>» или «-»</w:t>
              </w:r>
              <w:r w:rsidRPr="00DA6435">
                <w:t xml:space="preserve"> (</w:t>
              </w:r>
              <w:r>
                <w:t>прочерк)</w:t>
              </w:r>
            </w:ins>
            <w:ins w:id="2909" w:author="Сказецкая Наталья Камилевна" w:date="2025-10-09T22:47:00Z">
              <w:r>
                <w:t>), то</w:t>
              </w:r>
            </w:ins>
            <w:ins w:id="2910" w:author="Сказецкая Наталья Камилевна" w:date="2025-10-09T22:45:00Z">
              <w:r>
                <w:rPr>
                  <w:szCs w:val="22"/>
                </w:rPr>
                <w:t xml:space="preserve"> </w:t>
              </w:r>
            </w:ins>
            <w:del w:id="2911" w:author="Сказецкая Наталья Камилевна" w:date="2025-10-09T22:48:00Z">
              <w:r w:rsidRPr="005E26C1" w:rsidDel="00494592">
                <w:rPr>
                  <w:szCs w:val="22"/>
                </w:rPr>
                <w:delText xml:space="preserve">Вычисляется </w:delText>
              </w:r>
            </w:del>
            <w:ins w:id="2912" w:author="Сказецкая Наталья Камилевна" w:date="2025-10-09T22:48:00Z">
              <w:r>
                <w:rPr>
                  <w:szCs w:val="22"/>
                </w:rPr>
                <w:t>в</w:t>
              </w:r>
              <w:r w:rsidRPr="005E26C1">
                <w:rPr>
                  <w:szCs w:val="22"/>
                </w:rPr>
                <w:t xml:space="preserve">ычисляется </w:t>
              </w:r>
            </w:ins>
            <w:r w:rsidRPr="005E26C1">
              <w:rPr>
                <w:szCs w:val="22"/>
              </w:rPr>
              <w:t>по формуле:</w:t>
            </w:r>
          </w:p>
          <w:p w14:paraId="48FB6DA8" w14:textId="2686030F" w:rsidR="00FA0A13" w:rsidRDefault="00FA0A13" w:rsidP="00FA0A13">
            <w:pPr>
              <w:pStyle w:val="GOSTTablenorm"/>
              <w:rPr>
                <w:ins w:id="2913" w:author="Сказецкая Наталья Камилевна" w:date="2025-10-10T20:19:00Z"/>
                <w:szCs w:val="22"/>
              </w:rPr>
            </w:pPr>
            <w:r>
              <w:rPr>
                <w:szCs w:val="22"/>
              </w:rPr>
              <w:t>«Планируемые поступления текущего года» (PA_</w:t>
            </w:r>
            <w:r w:rsidRPr="00F50F71">
              <w:rPr>
                <w:szCs w:val="22"/>
              </w:rPr>
              <w:t>UKS</w:t>
            </w:r>
            <w:r>
              <w:rPr>
                <w:szCs w:val="22"/>
              </w:rPr>
              <w:t xml:space="preserve">: 44/ </w:t>
            </w:r>
            <w:r w:rsidRPr="00F50F71">
              <w:rPr>
                <w:szCs w:val="22"/>
              </w:rPr>
              <w:t xml:space="preserve"> </w:t>
            </w:r>
            <w:r w:rsidRPr="005C20FB">
              <w:rPr>
                <w:szCs w:val="22"/>
              </w:rPr>
              <w:t>UKS: 14) минус «Поступления с учетом возвратов (УКС)» (PA_UKS:  40/  UKS:  2)</w:t>
            </w:r>
            <w:r>
              <w:rPr>
                <w:szCs w:val="22"/>
              </w:rPr>
              <w:t>.</w:t>
            </w:r>
          </w:p>
          <w:p w14:paraId="7E3015FC" w14:textId="037986D4" w:rsidR="00FA0A13" w:rsidRDefault="00FA0A13" w:rsidP="00FA0A13">
            <w:pPr>
              <w:pStyle w:val="GOSTTablenorm"/>
              <w:rPr>
                <w:szCs w:val="22"/>
              </w:rPr>
            </w:pPr>
            <w:ins w:id="2914" w:author="Сказецкая Наталья Камилевна" w:date="2025-10-10T20:21:00Z">
              <w:r>
                <w:rPr>
                  <w:szCs w:val="22"/>
                </w:rPr>
                <w:lastRenderedPageBreak/>
                <w:t>При этом е</w:t>
              </w:r>
            </w:ins>
            <w:ins w:id="2915" w:author="Сказецкая Наталья Камилевна" w:date="2025-10-10T20:19:00Z">
              <w:r>
                <w:rPr>
                  <w:szCs w:val="22"/>
                </w:rPr>
                <w:t xml:space="preserve">сли показатель </w:t>
              </w:r>
              <w:r w:rsidRPr="005C20FB">
                <w:rPr>
                  <w:szCs w:val="22"/>
                </w:rPr>
                <w:t>«Поступления с учетом возвратов (УКС)» (PA_UKS:  40/  UKS:  2)</w:t>
              </w:r>
              <w:r>
                <w:rPr>
                  <w:szCs w:val="22"/>
                </w:rPr>
                <w:t xml:space="preserve"> имеет </w:t>
              </w:r>
            </w:ins>
            <w:ins w:id="2916" w:author="Сказецкая Наталья Камилевна" w:date="2025-10-10T20:20:00Z">
              <w:r>
                <w:rPr>
                  <w:szCs w:val="22"/>
                </w:rPr>
                <w:t>отрицательное суммовое значение</w:t>
              </w:r>
            </w:ins>
            <w:ins w:id="2917" w:author="Сказецкая Наталья Камилевна" w:date="2025-10-10T20:19:00Z">
              <w:r>
                <w:t>, то указывается «0,00» без проведения расчета</w:t>
              </w:r>
            </w:ins>
            <w:ins w:id="2918" w:author="Сказецкая Наталья Камилевна" w:date="2025-10-10T20:21:00Z">
              <w:r>
                <w:t>.</w:t>
              </w:r>
            </w:ins>
          </w:p>
          <w:p w14:paraId="18C257E2" w14:textId="2DE09807" w:rsidR="00FA0A13" w:rsidRPr="009A6A61" w:rsidRDefault="00FA0A13" w:rsidP="00FA0A13">
            <w:pPr>
              <w:pStyle w:val="GOSTTablenorm"/>
            </w:pPr>
            <w:commentRangeStart w:id="2919"/>
            <w:ins w:id="2920" w:author="Сказецкая Наталья Камилевна" w:date="2025-10-09T22:48:00Z">
              <w:r>
                <w:rPr>
                  <w:szCs w:val="22"/>
                </w:rPr>
                <w:t>Если значение аналитического признака «</w:t>
              </w:r>
              <w:r w:rsidRPr="008A1597">
                <w:rPr>
                  <w:szCs w:val="22"/>
                </w:rPr>
                <w:t>Аналитический код раздела ЛС</w:t>
              </w:r>
              <w:r>
                <w:rPr>
                  <w:szCs w:val="22"/>
                </w:rPr>
                <w:t>»</w:t>
              </w:r>
              <w:r w:rsidRPr="008A1597">
                <w:rPr>
                  <w:szCs w:val="22"/>
                </w:rPr>
                <w:t xml:space="preserve"> </w:t>
              </w:r>
              <w:r>
                <w:rPr>
                  <w:szCs w:val="22"/>
                </w:rPr>
                <w:t>(</w:t>
              </w:r>
              <w:r w:rsidRPr="008A1597">
                <w:rPr>
                  <w:szCs w:val="22"/>
                </w:rPr>
                <w:t>AKR</w:t>
              </w:r>
              <w:r>
                <w:rPr>
                  <w:szCs w:val="22"/>
                </w:rPr>
                <w:t>) не заполнено (</w:t>
              </w:r>
              <w:r>
                <w:t>пусто, имеет значение «</w:t>
              </w:r>
              <w:r>
                <w:rPr>
                  <w:lang w:val="en-US"/>
                </w:rPr>
                <w:t>NULL</w:t>
              </w:r>
              <w:r>
                <w:t>» или «-»</w:t>
              </w:r>
              <w:r w:rsidRPr="00DA6435">
                <w:t xml:space="preserve"> (</w:t>
              </w:r>
              <w:r>
                <w:t>прочерк)), то</w:t>
              </w:r>
            </w:ins>
            <w:ins w:id="2921" w:author="Сказецкая Наталья Камилевна" w:date="2025-10-09T22:49:00Z">
              <w:r>
                <w:t xml:space="preserve"> </w:t>
              </w:r>
            </w:ins>
            <w:ins w:id="2922" w:author="Сказецкая Наталья Камилевна" w:date="2025-10-09T22:53:00Z">
              <w:r>
                <w:t>указывается</w:t>
              </w:r>
            </w:ins>
            <w:ins w:id="2923" w:author="Сказецкая Наталья Камилевна" w:date="2025-10-09T22:49:00Z">
              <w:r>
                <w:t xml:space="preserve"> «0,00»</w:t>
              </w:r>
            </w:ins>
            <w:ins w:id="2924" w:author="Сказецкая Наталья Камилевна" w:date="2025-10-09T22:53:00Z">
              <w:r>
                <w:t xml:space="preserve"> без проведения расчета</w:t>
              </w:r>
            </w:ins>
            <w:commentRangeEnd w:id="2919"/>
            <w:ins w:id="2925" w:author="Сказецкая Наталья Камилевна" w:date="2025-10-09T22:54:00Z">
              <w:r w:rsidRPr="009A6A61">
                <w:rPr>
                  <w:rStyle w:val="affa"/>
                  <w:sz w:val="22"/>
                  <w:szCs w:val="20"/>
                </w:rPr>
                <w:commentReference w:id="2919"/>
              </w:r>
            </w:ins>
          </w:p>
        </w:tc>
        <w:tc>
          <w:tcPr>
            <w:tcW w:w="224" w:type="pct"/>
          </w:tcPr>
          <w:p w14:paraId="44AA85DF" w14:textId="5F51E1AF" w:rsidR="00FA0A13" w:rsidRDefault="00FA0A13" w:rsidP="00FA0A13">
            <w:pPr>
              <w:pStyle w:val="GOSTTablenorm"/>
            </w:pPr>
            <w:ins w:id="2926" w:author="Лавыгина Анна Александровна" w:date="2025-09-22T23:49:00Z">
              <w:r>
                <w:lastRenderedPageBreak/>
                <w:t>+</w:t>
              </w:r>
            </w:ins>
          </w:p>
        </w:tc>
        <w:tc>
          <w:tcPr>
            <w:tcW w:w="225" w:type="pct"/>
          </w:tcPr>
          <w:p w14:paraId="1135FC3B" w14:textId="67F63F86" w:rsidR="00FA0A13" w:rsidRDefault="00FA0A13" w:rsidP="00FA0A13">
            <w:pPr>
              <w:pStyle w:val="GOSTTablenorm"/>
            </w:pPr>
            <w:ins w:id="2927" w:author="Лавыгина Анна Александровна" w:date="2025-09-22T23:43:00Z">
              <w:r>
                <w:t>–</w:t>
              </w:r>
            </w:ins>
          </w:p>
        </w:tc>
        <w:tc>
          <w:tcPr>
            <w:tcW w:w="1057" w:type="pct"/>
          </w:tcPr>
          <w:p w14:paraId="72B226F4" w14:textId="3E0998C1" w:rsidR="00FA0A13" w:rsidRPr="003D328F" w:rsidRDefault="00FA0A13" w:rsidP="00FA0A13">
            <w:pPr>
              <w:pStyle w:val="GOSTTablenorm"/>
            </w:pPr>
            <w:r>
              <w:t>–</w:t>
            </w:r>
          </w:p>
        </w:tc>
      </w:tr>
      <w:tr w:rsidR="00FA0A13" w14:paraId="4F55F499" w14:textId="77777777" w:rsidTr="00733F61">
        <w:trPr>
          <w:ins w:id="2928" w:author="Сказецкая Наталья Камилевна" w:date="2025-10-10T20:26:00Z"/>
        </w:trPr>
        <w:tc>
          <w:tcPr>
            <w:tcW w:w="120" w:type="pct"/>
          </w:tcPr>
          <w:p w14:paraId="413C4A02" w14:textId="77777777" w:rsidR="00FA0A13" w:rsidRPr="008A7F76" w:rsidRDefault="00FA0A13" w:rsidP="00FA0A13">
            <w:pPr>
              <w:pStyle w:val="GOSTTableNum"/>
              <w:rPr>
                <w:ins w:id="2929" w:author="Сказецкая Наталья Камилевна" w:date="2025-10-10T20:26:00Z"/>
              </w:rPr>
            </w:pPr>
          </w:p>
        </w:tc>
        <w:tc>
          <w:tcPr>
            <w:tcW w:w="633" w:type="pct"/>
          </w:tcPr>
          <w:p w14:paraId="40F0171A" w14:textId="06F0D025" w:rsidR="00FA0A13" w:rsidRPr="00BF116F" w:rsidRDefault="00FA0A13" w:rsidP="00FA0A13">
            <w:pPr>
              <w:pStyle w:val="GOSTTablenorm"/>
              <w:rPr>
                <w:ins w:id="2930" w:author="Сказецкая Наталья Камилевна" w:date="2025-10-10T20:26:00Z"/>
                <w:szCs w:val="22"/>
                <w:highlight w:val="red"/>
              </w:rPr>
            </w:pPr>
            <w:ins w:id="2931" w:author="Сказецкая Наталья Камилевна" w:date="2025-10-10T20:32:00Z">
              <w:r w:rsidRPr="00FA0A13">
                <w:rPr>
                  <w:szCs w:val="22"/>
                  <w:highlight w:val="cyan"/>
                </w:rPr>
                <w:t>Неиспользованный разрешенный остаток выплат</w:t>
              </w:r>
            </w:ins>
          </w:p>
        </w:tc>
        <w:tc>
          <w:tcPr>
            <w:tcW w:w="312" w:type="pct"/>
          </w:tcPr>
          <w:p w14:paraId="55B31B42" w14:textId="063B1342" w:rsidR="00FA0A13" w:rsidRDefault="00FA0A13" w:rsidP="00FA0A13">
            <w:pPr>
              <w:pStyle w:val="GOSTTablenorm"/>
              <w:rPr>
                <w:ins w:id="2932" w:author="Сказецкая Наталья Камилевна" w:date="2025-10-10T20:26:00Z"/>
                <w:szCs w:val="22"/>
              </w:rPr>
            </w:pPr>
            <w:ins w:id="2933" w:author="Сказецкая Наталья Камилевна" w:date="2025-10-10T20:32:00Z">
              <w:r>
                <w:rPr>
                  <w:szCs w:val="22"/>
                </w:rPr>
                <w:t>33</w:t>
              </w:r>
            </w:ins>
          </w:p>
        </w:tc>
        <w:tc>
          <w:tcPr>
            <w:tcW w:w="312" w:type="pct"/>
          </w:tcPr>
          <w:p w14:paraId="53299282" w14:textId="0F46207C" w:rsidR="00FA0A13" w:rsidRDefault="00FA0A13" w:rsidP="00FA0A13">
            <w:pPr>
              <w:pStyle w:val="GOSTTablenorm"/>
              <w:rPr>
                <w:ins w:id="2934" w:author="Сказецкая Наталья Камилевна" w:date="2025-10-10T20:26:00Z"/>
              </w:rPr>
            </w:pPr>
            <w:ins w:id="2935" w:author="Сказецкая Наталья Камилевна" w:date="2025-10-10T20:32:00Z">
              <w:r>
                <w:t>–</w:t>
              </w:r>
            </w:ins>
          </w:p>
        </w:tc>
        <w:tc>
          <w:tcPr>
            <w:tcW w:w="313" w:type="pct"/>
          </w:tcPr>
          <w:p w14:paraId="7CE675C4" w14:textId="36398522" w:rsidR="00FA0A13" w:rsidRDefault="00FA0A13" w:rsidP="00FA0A13">
            <w:pPr>
              <w:pStyle w:val="GOSTTablenorm"/>
              <w:rPr>
                <w:ins w:id="2936" w:author="Сказецкая Наталья Камилевна" w:date="2025-10-10T20:26:00Z"/>
                <w:szCs w:val="22"/>
              </w:rPr>
            </w:pPr>
            <w:ins w:id="2937" w:author="Сказецкая Наталья Камилевна" w:date="2025-10-10T20:32:00Z">
              <w:r>
                <w:rPr>
                  <w:szCs w:val="22"/>
                </w:rPr>
                <w:t>33</w:t>
              </w:r>
            </w:ins>
          </w:p>
        </w:tc>
        <w:tc>
          <w:tcPr>
            <w:tcW w:w="1804" w:type="pct"/>
          </w:tcPr>
          <w:p w14:paraId="3DC34F84" w14:textId="77777777" w:rsidR="00FA0A13" w:rsidRDefault="00FA0A13" w:rsidP="00FA0A13">
            <w:pPr>
              <w:pStyle w:val="GOSTTablenorm"/>
              <w:rPr>
                <w:ins w:id="2938" w:author="Сказецкая Наталья Камилевна" w:date="2025-10-10T20:32:00Z"/>
                <w:szCs w:val="22"/>
              </w:rPr>
            </w:pPr>
            <w:ins w:id="2939" w:author="Сказецкая Наталья Камилевна" w:date="2025-10-10T20:32:00Z">
              <w:r w:rsidRPr="005E26C1">
                <w:rPr>
                  <w:szCs w:val="22"/>
                </w:rPr>
                <w:t>Сумма</w:t>
              </w:r>
              <w:r>
                <w:rPr>
                  <w:szCs w:val="22"/>
                </w:rPr>
                <w:t xml:space="preserve"> неиспользованного разрешенного остатка выплат.</w:t>
              </w:r>
            </w:ins>
          </w:p>
          <w:p w14:paraId="08CE5313" w14:textId="77777777" w:rsidR="00FA0A13" w:rsidRPr="005E26C1" w:rsidRDefault="00FA0A13" w:rsidP="00FA0A13">
            <w:pPr>
              <w:pStyle w:val="GOSTTablenorm"/>
              <w:rPr>
                <w:ins w:id="2940" w:author="Сказецкая Наталья Камилевна" w:date="2025-10-10T20:32:00Z"/>
                <w:szCs w:val="22"/>
              </w:rPr>
            </w:pPr>
            <w:ins w:id="2941" w:author="Сказецкая Наталья Камилевна" w:date="2025-10-10T20:32:00Z">
              <w:r w:rsidRPr="005E26C1">
                <w:rPr>
                  <w:szCs w:val="22"/>
                </w:rPr>
                <w:t>Расчет по сумме в валюте учета (в рублях).</w:t>
              </w:r>
            </w:ins>
          </w:p>
          <w:p w14:paraId="6E55A464" w14:textId="5F7D44FD" w:rsidR="00FA0A13" w:rsidRDefault="00FA0A13" w:rsidP="00FA0A13">
            <w:pPr>
              <w:pStyle w:val="GOSTTablenorm"/>
              <w:rPr>
                <w:ins w:id="2942" w:author="Сказецкая Наталья Камилевна" w:date="2025-10-10T20:32:00Z"/>
                <w:szCs w:val="22"/>
              </w:rPr>
            </w:pPr>
            <w:ins w:id="2943" w:author="Сказецкая Наталья Камилевна" w:date="2025-10-10T20:33:00Z">
              <w:r>
                <w:rPr>
                  <w:szCs w:val="22"/>
                </w:rPr>
                <w:t>В</w:t>
              </w:r>
            </w:ins>
            <w:ins w:id="2944" w:author="Сказецкая Наталья Камилевна" w:date="2025-10-10T20:32:00Z">
              <w:r w:rsidRPr="005E26C1">
                <w:rPr>
                  <w:szCs w:val="22"/>
                </w:rPr>
                <w:t>ычисляется  по формуле</w:t>
              </w:r>
              <w:r>
                <w:rPr>
                  <w:szCs w:val="22"/>
                </w:rPr>
                <w:t>:</w:t>
              </w:r>
            </w:ins>
          </w:p>
          <w:p w14:paraId="3040D9AA" w14:textId="081EB810" w:rsidR="00FA0A13" w:rsidRPr="005E26C1" w:rsidRDefault="00FA0A13" w:rsidP="00FA0A13">
            <w:pPr>
              <w:pStyle w:val="GOSTTablenorm"/>
              <w:rPr>
                <w:ins w:id="2945" w:author="Сказецкая Наталья Камилевна" w:date="2025-10-10T20:26:00Z"/>
                <w:szCs w:val="22"/>
              </w:rPr>
            </w:pPr>
            <w:ins w:id="2946" w:author="Сказецкая Наталья Камилевна" w:date="2025-10-10T20:32:00Z">
              <w:r>
                <w:rPr>
                  <w:szCs w:val="22"/>
                </w:rPr>
                <w:t>«Планируемые выплаты текущего года» (PA_</w:t>
              </w:r>
              <w:r w:rsidRPr="00F50F71">
                <w:rPr>
                  <w:szCs w:val="22"/>
                </w:rPr>
                <w:t>UKS</w:t>
              </w:r>
              <w:r>
                <w:rPr>
                  <w:szCs w:val="22"/>
                </w:rPr>
                <w:t xml:space="preserve">: 48/ </w:t>
              </w:r>
              <w:r w:rsidRPr="00F50F71">
                <w:rPr>
                  <w:szCs w:val="22"/>
                </w:rPr>
                <w:t xml:space="preserve"> </w:t>
              </w:r>
              <w:r w:rsidRPr="005C20FB">
                <w:rPr>
                  <w:szCs w:val="22"/>
                </w:rPr>
                <w:t>UKS: 1</w:t>
              </w:r>
              <w:r>
                <w:rPr>
                  <w:szCs w:val="22"/>
                </w:rPr>
                <w:t>8</w:t>
              </w:r>
              <w:r w:rsidRPr="005C20FB">
                <w:rPr>
                  <w:szCs w:val="22"/>
                </w:rPr>
                <w:t>) минус «</w:t>
              </w:r>
              <w:r>
                <w:t xml:space="preserve">Выплаты </w:t>
              </w:r>
              <w:r w:rsidRPr="00131E85">
                <w:t>с учетом восстановлений</w:t>
              </w:r>
              <w:r>
                <w:t xml:space="preserve"> (УКС)</w:t>
              </w:r>
              <w:r w:rsidRPr="005C20FB">
                <w:rPr>
                  <w:szCs w:val="22"/>
                </w:rPr>
                <w:t xml:space="preserve">» </w:t>
              </w:r>
              <w:r w:rsidRPr="002A72BE">
                <w:rPr>
                  <w:szCs w:val="22"/>
                </w:rPr>
                <w:t>(</w:t>
              </w:r>
              <w:r w:rsidRPr="005C20FB">
                <w:rPr>
                  <w:szCs w:val="22"/>
                </w:rPr>
                <w:t xml:space="preserve">PA_UKS:  </w:t>
              </w:r>
              <w:r>
                <w:rPr>
                  <w:szCs w:val="22"/>
                </w:rPr>
                <w:t>41</w:t>
              </w:r>
              <w:r w:rsidRPr="005C20FB">
                <w:rPr>
                  <w:szCs w:val="22"/>
                </w:rPr>
                <w:t xml:space="preserve">/  UKS:  </w:t>
              </w:r>
              <w:r>
                <w:rPr>
                  <w:szCs w:val="22"/>
                </w:rPr>
                <w:t>5</w:t>
              </w:r>
              <w:r w:rsidRPr="005C20FB">
                <w:rPr>
                  <w:szCs w:val="22"/>
                </w:rPr>
                <w:t>)</w:t>
              </w:r>
            </w:ins>
          </w:p>
        </w:tc>
        <w:tc>
          <w:tcPr>
            <w:tcW w:w="224" w:type="pct"/>
          </w:tcPr>
          <w:p w14:paraId="42EB132B" w14:textId="4FE9470D" w:rsidR="00FA0A13" w:rsidRDefault="00FA0A13" w:rsidP="00FA0A13">
            <w:pPr>
              <w:pStyle w:val="GOSTTablenorm"/>
              <w:rPr>
                <w:ins w:id="2947" w:author="Сказецкая Наталья Камилевна" w:date="2025-10-10T20:26:00Z"/>
              </w:rPr>
            </w:pPr>
            <w:ins w:id="2948" w:author="Сказецкая Наталья Камилевна" w:date="2025-10-10T20:32:00Z">
              <w:r>
                <w:t>+</w:t>
              </w:r>
            </w:ins>
          </w:p>
        </w:tc>
        <w:tc>
          <w:tcPr>
            <w:tcW w:w="225" w:type="pct"/>
          </w:tcPr>
          <w:p w14:paraId="4F4B2C3E" w14:textId="43579BAF" w:rsidR="00FA0A13" w:rsidRDefault="00FA0A13" w:rsidP="00FA0A13">
            <w:pPr>
              <w:pStyle w:val="GOSTTablenorm"/>
              <w:rPr>
                <w:ins w:id="2949" w:author="Сказецкая Наталья Камилевна" w:date="2025-10-10T20:26:00Z"/>
              </w:rPr>
            </w:pPr>
            <w:ins w:id="2950" w:author="Сказецкая Наталья Камилевна" w:date="2025-10-10T20:32:00Z">
              <w:r>
                <w:t>–</w:t>
              </w:r>
            </w:ins>
          </w:p>
        </w:tc>
        <w:tc>
          <w:tcPr>
            <w:tcW w:w="1057" w:type="pct"/>
          </w:tcPr>
          <w:p w14:paraId="11ED1547" w14:textId="12FC59E0" w:rsidR="00FA0A13" w:rsidRDefault="00FA0A13" w:rsidP="00FA0A13">
            <w:pPr>
              <w:pStyle w:val="GOSTTablenorm"/>
              <w:rPr>
                <w:ins w:id="2951" w:author="Сказецкая Наталья Камилевна" w:date="2025-10-10T20:26:00Z"/>
              </w:rPr>
            </w:pPr>
            <w:ins w:id="2952" w:author="Сказецкая Наталья Камилевна" w:date="2025-10-10T20:32:00Z">
              <w:r>
                <w:t>–</w:t>
              </w:r>
            </w:ins>
          </w:p>
        </w:tc>
      </w:tr>
      <w:tr w:rsidR="00FA0A13" w14:paraId="41E40A16" w14:textId="77777777" w:rsidTr="00733F61">
        <w:tc>
          <w:tcPr>
            <w:tcW w:w="120" w:type="pct"/>
          </w:tcPr>
          <w:p w14:paraId="6D469F68" w14:textId="77777777" w:rsidR="00FA0A13" w:rsidRPr="008A7F76" w:rsidRDefault="00FA0A13" w:rsidP="00FA0A13">
            <w:pPr>
              <w:pStyle w:val="GOSTTableNum"/>
            </w:pPr>
          </w:p>
        </w:tc>
        <w:tc>
          <w:tcPr>
            <w:tcW w:w="633" w:type="pct"/>
          </w:tcPr>
          <w:p w14:paraId="495E4726" w14:textId="1EB1B27D" w:rsidR="00FA0A13" w:rsidRPr="00BF116F" w:rsidRDefault="00FA0A13" w:rsidP="00FA0A13">
            <w:pPr>
              <w:pStyle w:val="GOSTTablenorm"/>
              <w:rPr>
                <w:szCs w:val="22"/>
                <w:highlight w:val="red"/>
              </w:rPr>
            </w:pPr>
            <w:r w:rsidRPr="00FA0A13">
              <w:rPr>
                <w:szCs w:val="22"/>
                <w:highlight w:val="cyan"/>
              </w:rPr>
              <w:t>Неиспользованный разрешенный остаток выплат</w:t>
            </w:r>
            <w:ins w:id="2953" w:author="Сказецкая Наталья Камилевна" w:date="2025-10-10T20:32:00Z">
              <w:r w:rsidRPr="00FA0A13">
                <w:rPr>
                  <w:szCs w:val="22"/>
                  <w:highlight w:val="cyan"/>
                </w:rPr>
                <w:t xml:space="preserve"> (с обнулением</w:t>
              </w:r>
            </w:ins>
          </w:p>
        </w:tc>
        <w:tc>
          <w:tcPr>
            <w:tcW w:w="312" w:type="pct"/>
          </w:tcPr>
          <w:p w14:paraId="40DC6C13" w14:textId="60FC8F79" w:rsidR="00FA0A13" w:rsidRPr="005E26C1" w:rsidRDefault="00FA0A13" w:rsidP="00FA0A1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23</w:t>
            </w:r>
          </w:p>
        </w:tc>
        <w:tc>
          <w:tcPr>
            <w:tcW w:w="312" w:type="pct"/>
          </w:tcPr>
          <w:p w14:paraId="03C78D55" w14:textId="021CD0A2" w:rsidR="00FA0A13" w:rsidRDefault="00FA0A13" w:rsidP="00FA0A13">
            <w:pPr>
              <w:pStyle w:val="GOSTTablenorm"/>
              <w:rPr>
                <w:szCs w:val="22"/>
              </w:rPr>
            </w:pPr>
            <w:r>
              <w:t>–</w:t>
            </w:r>
          </w:p>
        </w:tc>
        <w:tc>
          <w:tcPr>
            <w:tcW w:w="313" w:type="pct"/>
          </w:tcPr>
          <w:p w14:paraId="632AE4A0" w14:textId="3354C009" w:rsidR="00FA0A13" w:rsidRPr="005E26C1" w:rsidRDefault="00FA0A13" w:rsidP="00FA0A1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23</w:t>
            </w:r>
          </w:p>
        </w:tc>
        <w:tc>
          <w:tcPr>
            <w:tcW w:w="1804" w:type="pct"/>
          </w:tcPr>
          <w:p w14:paraId="0E1ACA33" w14:textId="2EF24ADB" w:rsidR="00FA0A13" w:rsidRDefault="00FA0A13" w:rsidP="00FA0A1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Сумма</w:t>
            </w:r>
            <w:r>
              <w:rPr>
                <w:szCs w:val="22"/>
              </w:rPr>
              <w:t xml:space="preserve"> неиспользованного разрешенного остатка выплат.</w:t>
            </w:r>
          </w:p>
          <w:p w14:paraId="34CBB01D" w14:textId="77777777" w:rsidR="00FA0A13" w:rsidRPr="005E26C1" w:rsidRDefault="00FA0A13" w:rsidP="00FA0A1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202E83CF" w14:textId="7E981AB9" w:rsidR="00FA0A13" w:rsidRDefault="00FA0A13" w:rsidP="00FA0A13">
            <w:pPr>
              <w:pStyle w:val="GOSTTablenorm"/>
              <w:rPr>
                <w:szCs w:val="22"/>
              </w:rPr>
            </w:pPr>
            <w:ins w:id="2954" w:author="Сказецкая Наталья Камилевна" w:date="2025-10-09T22:42:00Z">
              <w:r>
                <w:rPr>
                  <w:szCs w:val="22"/>
                </w:rPr>
                <w:t xml:space="preserve">Если </w:t>
              </w:r>
            </w:ins>
            <w:ins w:id="2955" w:author="Сказецкая Наталья Камилевна" w:date="2025-10-09T22:47:00Z">
              <w:r>
                <w:rPr>
                  <w:szCs w:val="22"/>
                </w:rPr>
                <w:t xml:space="preserve">значение </w:t>
              </w:r>
            </w:ins>
            <w:ins w:id="2956" w:author="Сказецкая Наталья Камилевна" w:date="2025-10-09T22:42:00Z">
              <w:r>
                <w:rPr>
                  <w:szCs w:val="22"/>
                </w:rPr>
                <w:t>аналитического признак</w:t>
              </w:r>
            </w:ins>
            <w:ins w:id="2957" w:author="Сказецкая Наталья Камилевна" w:date="2025-10-09T22:47:00Z">
              <w:r>
                <w:rPr>
                  <w:szCs w:val="22"/>
                </w:rPr>
                <w:t>а</w:t>
              </w:r>
            </w:ins>
            <w:ins w:id="2958" w:author="Сказецкая Наталья Камилевна" w:date="2025-10-09T22:42:00Z">
              <w:r>
                <w:rPr>
                  <w:szCs w:val="22"/>
                </w:rPr>
                <w:t xml:space="preserve"> </w:t>
              </w:r>
            </w:ins>
            <w:ins w:id="2959" w:author="Сказецкая Наталья Камилевна" w:date="2025-10-09T22:45:00Z">
              <w:r>
                <w:rPr>
                  <w:szCs w:val="22"/>
                </w:rPr>
                <w:t>«</w:t>
              </w:r>
              <w:r w:rsidRPr="008A1597">
                <w:rPr>
                  <w:szCs w:val="22"/>
                </w:rPr>
                <w:t>Аналитический код раздела ЛС</w:t>
              </w:r>
              <w:r>
                <w:rPr>
                  <w:szCs w:val="22"/>
                </w:rPr>
                <w:t>»</w:t>
              </w:r>
              <w:r w:rsidRPr="008A1597">
                <w:rPr>
                  <w:szCs w:val="22"/>
                </w:rPr>
                <w:t xml:space="preserve"> </w:t>
              </w:r>
              <w:r>
                <w:rPr>
                  <w:szCs w:val="22"/>
                </w:rPr>
                <w:t>(</w:t>
              </w:r>
              <w:r w:rsidRPr="008A1597">
                <w:rPr>
                  <w:szCs w:val="22"/>
                </w:rPr>
                <w:t>AKR</w:t>
              </w:r>
              <w:r>
                <w:rPr>
                  <w:szCs w:val="22"/>
                </w:rPr>
                <w:t xml:space="preserve">) </w:t>
              </w:r>
            </w:ins>
            <w:ins w:id="2960" w:author="Сказецкая Наталья Камилевна" w:date="2025-10-09T22:46:00Z">
              <w:r>
                <w:rPr>
                  <w:szCs w:val="22"/>
                </w:rPr>
                <w:t>заполнен</w:t>
              </w:r>
            </w:ins>
            <w:ins w:id="2961" w:author="Сказецкая Наталья Камилевна" w:date="2025-10-09T22:47:00Z">
              <w:r>
                <w:rPr>
                  <w:szCs w:val="22"/>
                </w:rPr>
                <w:t>о</w:t>
              </w:r>
            </w:ins>
            <w:ins w:id="2962" w:author="Сказецкая Наталья Камилевна" w:date="2025-10-09T22:46:00Z">
              <w:r>
                <w:rPr>
                  <w:szCs w:val="22"/>
                </w:rPr>
                <w:t xml:space="preserve"> (</w:t>
              </w:r>
            </w:ins>
            <w:ins w:id="2963" w:author="Сказецкая Наталья Камилевна" w:date="2025-10-09T22:48:00Z">
              <w:r>
                <w:rPr>
                  <w:szCs w:val="22"/>
                </w:rPr>
                <w:t xml:space="preserve">не </w:t>
              </w:r>
            </w:ins>
            <w:ins w:id="2964" w:author="Сказецкая Наталья Камилевна" w:date="2025-10-09T22:46:00Z">
              <w:r>
                <w:t>пусто, имеет значение</w:t>
              </w:r>
            </w:ins>
            <w:ins w:id="2965" w:author="Сказецкая Наталья Камилевна" w:date="2025-10-09T22:48:00Z">
              <w:r>
                <w:t>, отличное от</w:t>
              </w:r>
            </w:ins>
            <w:ins w:id="2966" w:author="Сказецкая Наталья Камилевна" w:date="2025-10-09T22:46:00Z">
              <w:r>
                <w:t xml:space="preserve"> «</w:t>
              </w:r>
              <w:r>
                <w:rPr>
                  <w:lang w:val="en-US"/>
                </w:rPr>
                <w:t>NULL</w:t>
              </w:r>
              <w:r>
                <w:t>» или «-»</w:t>
              </w:r>
              <w:r w:rsidRPr="00DA6435">
                <w:t xml:space="preserve"> (</w:t>
              </w:r>
              <w:r>
                <w:t>прочерк)</w:t>
              </w:r>
            </w:ins>
            <w:ins w:id="2967" w:author="Сказецкая Наталья Камилевна" w:date="2025-10-09T22:47:00Z">
              <w:r>
                <w:t>), то</w:t>
              </w:r>
            </w:ins>
            <w:ins w:id="2968" w:author="Сказецкая Наталья Камилевна" w:date="2025-10-09T22:45:00Z">
              <w:r>
                <w:rPr>
                  <w:szCs w:val="22"/>
                </w:rPr>
                <w:t xml:space="preserve"> </w:t>
              </w:r>
            </w:ins>
            <w:del w:id="2969" w:author="Сказецкая Наталья Камилевна" w:date="2025-10-09T22:48:00Z">
              <w:r w:rsidRPr="005E26C1" w:rsidDel="00494592">
                <w:rPr>
                  <w:szCs w:val="22"/>
                </w:rPr>
                <w:delText xml:space="preserve">Вычисляется </w:delText>
              </w:r>
            </w:del>
            <w:ins w:id="2970" w:author="Сказецкая Наталья Камилевна" w:date="2025-10-09T22:48:00Z">
              <w:r>
                <w:rPr>
                  <w:szCs w:val="22"/>
                </w:rPr>
                <w:t>в</w:t>
              </w:r>
              <w:r w:rsidRPr="005E26C1">
                <w:rPr>
                  <w:szCs w:val="22"/>
                </w:rPr>
                <w:t xml:space="preserve">ычисляется </w:t>
              </w:r>
            </w:ins>
            <w:r w:rsidRPr="005E26C1">
              <w:rPr>
                <w:szCs w:val="22"/>
              </w:rPr>
              <w:t xml:space="preserve"> по формуле</w:t>
            </w:r>
            <w:r>
              <w:rPr>
                <w:szCs w:val="22"/>
              </w:rPr>
              <w:t>:</w:t>
            </w:r>
          </w:p>
          <w:p w14:paraId="5615BC0E" w14:textId="01F8C342" w:rsidR="00FA0A13" w:rsidDel="009A6A61" w:rsidRDefault="00FA0A13" w:rsidP="00FA0A13">
            <w:pPr>
              <w:pStyle w:val="GOSTTablenorm"/>
              <w:rPr>
                <w:del w:id="2971" w:author="Сказецкая Наталья Камилевна" w:date="2025-10-10T20:23:00Z"/>
                <w:szCs w:val="22"/>
              </w:rPr>
            </w:pPr>
            <w:r>
              <w:rPr>
                <w:szCs w:val="22"/>
              </w:rPr>
              <w:t>«Планируемые выплаты текущего года» (PA_</w:t>
            </w:r>
            <w:r w:rsidRPr="00F50F71">
              <w:rPr>
                <w:szCs w:val="22"/>
              </w:rPr>
              <w:t>UKS</w:t>
            </w:r>
            <w:r>
              <w:rPr>
                <w:szCs w:val="22"/>
              </w:rPr>
              <w:t xml:space="preserve">: 48/ </w:t>
            </w:r>
            <w:r w:rsidRPr="00F50F71">
              <w:rPr>
                <w:szCs w:val="22"/>
              </w:rPr>
              <w:t xml:space="preserve"> </w:t>
            </w:r>
            <w:r w:rsidRPr="005C20FB">
              <w:rPr>
                <w:szCs w:val="22"/>
              </w:rPr>
              <w:t>UKS: 1</w:t>
            </w:r>
            <w:r>
              <w:rPr>
                <w:szCs w:val="22"/>
              </w:rPr>
              <w:t>8</w:t>
            </w:r>
            <w:r w:rsidRPr="005C20FB">
              <w:rPr>
                <w:szCs w:val="22"/>
              </w:rPr>
              <w:t>) минус «</w:t>
            </w:r>
            <w:r>
              <w:t xml:space="preserve">Выплаты </w:t>
            </w:r>
            <w:r w:rsidRPr="00131E85">
              <w:t>с учетом восстановлений</w:t>
            </w:r>
            <w:r>
              <w:t xml:space="preserve"> (УКС)</w:t>
            </w:r>
            <w:r w:rsidRPr="005C20FB">
              <w:rPr>
                <w:szCs w:val="22"/>
              </w:rPr>
              <w:t xml:space="preserve">» </w:t>
            </w:r>
            <w:r w:rsidRPr="002A72BE">
              <w:rPr>
                <w:szCs w:val="22"/>
              </w:rPr>
              <w:t>(</w:t>
            </w:r>
            <w:r w:rsidRPr="005C20FB">
              <w:rPr>
                <w:szCs w:val="22"/>
              </w:rPr>
              <w:t xml:space="preserve">PA_UKS:  </w:t>
            </w:r>
            <w:r>
              <w:rPr>
                <w:szCs w:val="22"/>
              </w:rPr>
              <w:t>41</w:t>
            </w:r>
            <w:r w:rsidRPr="005C20FB">
              <w:rPr>
                <w:szCs w:val="22"/>
              </w:rPr>
              <w:t xml:space="preserve">/  UKS:  </w:t>
            </w:r>
            <w:r>
              <w:rPr>
                <w:szCs w:val="22"/>
              </w:rPr>
              <w:t>5</w:t>
            </w:r>
            <w:r w:rsidRPr="005C20FB">
              <w:rPr>
                <w:szCs w:val="22"/>
              </w:rPr>
              <w:t>)</w:t>
            </w:r>
            <w:r>
              <w:rPr>
                <w:szCs w:val="22"/>
              </w:rPr>
              <w:t>.</w:t>
            </w:r>
          </w:p>
          <w:p w14:paraId="7F91B227" w14:textId="01E29623" w:rsidR="00FA0A13" w:rsidRPr="00217EE2" w:rsidRDefault="00FA0A13" w:rsidP="00FA0A13">
            <w:pPr>
              <w:pStyle w:val="GOSTTablenorm"/>
              <w:rPr>
                <w:szCs w:val="22"/>
              </w:rPr>
            </w:pPr>
            <w:ins w:id="2972" w:author="Сказецкая Наталья Камилевна" w:date="2025-10-09T22:48:00Z">
              <w:r>
                <w:rPr>
                  <w:szCs w:val="22"/>
                </w:rPr>
                <w:t>Если значение аналитического признака «</w:t>
              </w:r>
              <w:r w:rsidRPr="008A1597">
                <w:rPr>
                  <w:szCs w:val="22"/>
                </w:rPr>
                <w:t>Аналитический код раздела ЛС</w:t>
              </w:r>
              <w:r>
                <w:rPr>
                  <w:szCs w:val="22"/>
                </w:rPr>
                <w:t>»</w:t>
              </w:r>
              <w:r w:rsidRPr="008A1597">
                <w:rPr>
                  <w:szCs w:val="22"/>
                </w:rPr>
                <w:t xml:space="preserve"> </w:t>
              </w:r>
              <w:r>
                <w:rPr>
                  <w:szCs w:val="22"/>
                </w:rPr>
                <w:t>(</w:t>
              </w:r>
              <w:r w:rsidRPr="008A1597">
                <w:rPr>
                  <w:szCs w:val="22"/>
                </w:rPr>
                <w:t>AKR</w:t>
              </w:r>
              <w:r>
                <w:rPr>
                  <w:szCs w:val="22"/>
                </w:rPr>
                <w:t>) не заполнено (</w:t>
              </w:r>
              <w:r>
                <w:t>пусто, имеет значение «</w:t>
              </w:r>
              <w:r>
                <w:rPr>
                  <w:lang w:val="en-US"/>
                </w:rPr>
                <w:t>NULL</w:t>
              </w:r>
              <w:r>
                <w:t>» или «-»</w:t>
              </w:r>
              <w:r w:rsidRPr="00DA6435">
                <w:t xml:space="preserve"> (</w:t>
              </w:r>
              <w:r>
                <w:t>прочерк)), то</w:t>
              </w:r>
            </w:ins>
            <w:ins w:id="2973" w:author="Сказецкая Наталья Камилевна" w:date="2025-10-09T22:49:00Z">
              <w:r>
                <w:t xml:space="preserve"> </w:t>
              </w:r>
            </w:ins>
            <w:ins w:id="2974" w:author="Сказецкая Наталья Камилевна" w:date="2025-10-09T22:53:00Z">
              <w:r>
                <w:t>указывается</w:t>
              </w:r>
            </w:ins>
            <w:ins w:id="2975" w:author="Сказецкая Наталья Камилевна" w:date="2025-10-09T22:49:00Z">
              <w:r>
                <w:t xml:space="preserve"> значение «0,00»</w:t>
              </w:r>
            </w:ins>
            <w:ins w:id="2976" w:author="Сказецкая Наталья Камилевна" w:date="2025-10-09T22:53:00Z">
              <w:r>
                <w:t xml:space="preserve"> без проведения расчета</w:t>
              </w:r>
            </w:ins>
          </w:p>
        </w:tc>
        <w:tc>
          <w:tcPr>
            <w:tcW w:w="224" w:type="pct"/>
          </w:tcPr>
          <w:p w14:paraId="612D891E" w14:textId="0D1FA320" w:rsidR="00FA0A13" w:rsidRDefault="00FA0A13" w:rsidP="00FA0A13">
            <w:pPr>
              <w:pStyle w:val="GOSTTablenorm"/>
            </w:pPr>
            <w:ins w:id="2977" w:author="Лавыгина Анна Александровна" w:date="2025-09-22T23:49:00Z">
              <w:r>
                <w:t>+</w:t>
              </w:r>
            </w:ins>
          </w:p>
        </w:tc>
        <w:tc>
          <w:tcPr>
            <w:tcW w:w="225" w:type="pct"/>
          </w:tcPr>
          <w:p w14:paraId="0A6E91F8" w14:textId="58C56FC1" w:rsidR="00FA0A13" w:rsidRDefault="00FA0A13" w:rsidP="00FA0A13">
            <w:pPr>
              <w:pStyle w:val="GOSTTablenorm"/>
            </w:pPr>
            <w:ins w:id="2978" w:author="Лавыгина Анна Александровна" w:date="2025-09-22T23:43:00Z">
              <w:r>
                <w:t>–</w:t>
              </w:r>
            </w:ins>
          </w:p>
        </w:tc>
        <w:tc>
          <w:tcPr>
            <w:tcW w:w="1057" w:type="pct"/>
          </w:tcPr>
          <w:p w14:paraId="136C6ED1" w14:textId="5F1A2E49" w:rsidR="00FA0A13" w:rsidRPr="003D328F" w:rsidRDefault="00FA0A13" w:rsidP="00FA0A13">
            <w:pPr>
              <w:pStyle w:val="GOSTTablenorm"/>
            </w:pPr>
            <w:r>
              <w:t>–</w:t>
            </w:r>
          </w:p>
        </w:tc>
      </w:tr>
      <w:tr w:rsidR="00FA0A13" w14:paraId="784254F6" w14:textId="77777777" w:rsidTr="00733F61">
        <w:tc>
          <w:tcPr>
            <w:tcW w:w="5000" w:type="pct"/>
            <w:gridSpan w:val="9"/>
          </w:tcPr>
          <w:p w14:paraId="0214EFDB" w14:textId="07B6C211" w:rsidR="00FA0A13" w:rsidRPr="00733F61" w:rsidRDefault="00FA0A13" w:rsidP="00FA0A1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Казначейское обеспечение обязательств</w:t>
            </w:r>
          </w:p>
        </w:tc>
      </w:tr>
      <w:tr w:rsidR="00FA0A13" w14:paraId="07E3DF8B" w14:textId="77777777" w:rsidTr="00733F61">
        <w:tc>
          <w:tcPr>
            <w:tcW w:w="120" w:type="pct"/>
          </w:tcPr>
          <w:p w14:paraId="527F237D" w14:textId="501D9DFE" w:rsidR="00FA0A13" w:rsidRPr="008A7F76" w:rsidRDefault="00FA0A13" w:rsidP="00FA0A13">
            <w:pPr>
              <w:pStyle w:val="GOSTTableNum"/>
            </w:pPr>
          </w:p>
        </w:tc>
        <w:tc>
          <w:tcPr>
            <w:tcW w:w="633" w:type="pct"/>
          </w:tcPr>
          <w:p w14:paraId="72814760" w14:textId="4D7F6951" w:rsidR="00FA0A13" w:rsidRPr="005E26C1" w:rsidRDefault="00FA0A13" w:rsidP="00FA0A13">
            <w:pPr>
              <w:pStyle w:val="GOSTTablenorm"/>
              <w:rPr>
                <w:szCs w:val="22"/>
              </w:rPr>
            </w:pPr>
            <w:del w:id="2979" w:author="Сказецкая Наталья Камилевна" w:date="2025-10-10T20:52:00Z">
              <w:r w:rsidDel="002D1561">
                <w:rPr>
                  <w:szCs w:val="22"/>
                </w:rPr>
                <w:delText>Аккредитив</w:delText>
              </w:r>
            </w:del>
            <w:ins w:id="2980" w:author="Сказецкая Наталья Камилевна" w:date="2025-10-10T20:52:00Z">
              <w:r w:rsidR="002D1561">
                <w:rPr>
                  <w:szCs w:val="22"/>
                </w:rPr>
                <w:t>КОО</w:t>
              </w:r>
            </w:ins>
            <w:r>
              <w:rPr>
                <w:szCs w:val="22"/>
              </w:rPr>
              <w:t>, остаток на начало года</w:t>
            </w:r>
          </w:p>
        </w:tc>
        <w:tc>
          <w:tcPr>
            <w:tcW w:w="312" w:type="pct"/>
          </w:tcPr>
          <w:p w14:paraId="649C2D53" w14:textId="4031D744" w:rsidR="00FA0A13" w:rsidRPr="005E26C1" w:rsidRDefault="00FA0A13" w:rsidP="00FA0A1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165</w:t>
            </w:r>
          </w:p>
        </w:tc>
        <w:tc>
          <w:tcPr>
            <w:tcW w:w="312" w:type="pct"/>
          </w:tcPr>
          <w:p w14:paraId="3582D378" w14:textId="3BF8691E" w:rsidR="00FA0A13" w:rsidRDefault="00FA0A13" w:rsidP="00FA0A13">
            <w:pPr>
              <w:pStyle w:val="GOSTTablenorm"/>
              <w:rPr>
                <w:szCs w:val="22"/>
              </w:rPr>
            </w:pPr>
            <w:r>
              <w:t>–</w:t>
            </w:r>
          </w:p>
        </w:tc>
        <w:tc>
          <w:tcPr>
            <w:tcW w:w="313" w:type="pct"/>
          </w:tcPr>
          <w:p w14:paraId="5683C84E" w14:textId="28A93B45" w:rsidR="00FA0A13" w:rsidRPr="005E26C1" w:rsidRDefault="00FA0A13" w:rsidP="00FA0A1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24</w:t>
            </w:r>
          </w:p>
        </w:tc>
        <w:tc>
          <w:tcPr>
            <w:tcW w:w="1804" w:type="pct"/>
          </w:tcPr>
          <w:p w14:paraId="2C7F6B7F" w14:textId="34AE8872" w:rsidR="00FA0A13" w:rsidRDefault="00FA0A13" w:rsidP="00FA0A1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Сумма</w:t>
            </w:r>
            <w:r>
              <w:rPr>
                <w:szCs w:val="22"/>
              </w:rPr>
              <w:t xml:space="preserve"> остатка по </w:t>
            </w:r>
            <w:del w:id="2981" w:author="Сказецкая Наталья Камилевна" w:date="2025-10-10T21:01:00Z">
              <w:r w:rsidDel="00FF7800">
                <w:rPr>
                  <w:szCs w:val="22"/>
                </w:rPr>
                <w:delText>аккредитиву</w:delText>
              </w:r>
            </w:del>
            <w:ins w:id="2982" w:author="Сказецкая Наталья Камилевна" w:date="2025-10-10T20:52:00Z">
              <w:r w:rsidR="002D1561">
                <w:rPr>
                  <w:szCs w:val="22"/>
                </w:rPr>
                <w:t>КОО</w:t>
              </w:r>
            </w:ins>
            <w:r>
              <w:rPr>
                <w:szCs w:val="22"/>
              </w:rPr>
              <w:t xml:space="preserve"> на начало года на ЛС.</w:t>
            </w:r>
          </w:p>
          <w:p w14:paraId="2F4BA015" w14:textId="77777777" w:rsidR="00FA0A13" w:rsidRPr="005E26C1" w:rsidRDefault="00FA0A13" w:rsidP="00FA0A1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278E0D2A" w14:textId="4E68C333" w:rsidR="00FA0A13" w:rsidRDefault="00FA0A13" w:rsidP="00FA0A1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lastRenderedPageBreak/>
              <w:t>Баланс (Остаток по Дт = Оборот по Дт минус Оборот по К</w:t>
            </w:r>
            <w:r w:rsidRPr="005E26C1">
              <w:rPr>
                <w:szCs w:val="22"/>
              </w:rPr>
              <w:t xml:space="preserve">т) на конец отчетного периода по </w:t>
            </w:r>
            <w:r w:rsidR="002D1561">
              <w:rPr>
                <w:szCs w:val="22"/>
              </w:rPr>
              <w:t>счетам, где</w:t>
            </w:r>
            <w:r>
              <w:rPr>
                <w:szCs w:val="22"/>
              </w:rPr>
              <w:t>:</w:t>
            </w:r>
          </w:p>
          <w:p w14:paraId="18A83B8B" w14:textId="07EBBDD5" w:rsidR="00FA0A13" w:rsidRPr="003D328F" w:rsidRDefault="00FA0A13" w:rsidP="00FF7800">
            <w:pPr>
              <w:pStyle w:val="GOSTTableListMark1"/>
            </w:pPr>
            <w:r w:rsidRPr="00896B8D">
              <w:t>значение АП «Код счета казначейского учета</w:t>
            </w:r>
            <w:r w:rsidR="002D1561">
              <w:t xml:space="preserve"> </w:t>
            </w:r>
            <w:r w:rsidR="002D1561" w:rsidRPr="00DA6435">
              <w:t>(номер ЗС)</w:t>
            </w:r>
            <w:r w:rsidRPr="00896B8D">
              <w:t>» (</w:t>
            </w:r>
            <w:r>
              <w:t>account) равно значению «</w:t>
            </w:r>
            <w:r>
              <w:rPr>
                <w:lang w:val="en-US"/>
              </w:rPr>
              <w:t>00</w:t>
            </w:r>
            <w:r>
              <w:t>Z</w:t>
            </w:r>
            <w:r w:rsidRPr="00817BE2">
              <w:t>09</w:t>
            </w:r>
            <w:r w:rsidR="00FF7800">
              <w:t>»</w:t>
            </w:r>
          </w:p>
        </w:tc>
        <w:tc>
          <w:tcPr>
            <w:tcW w:w="224" w:type="pct"/>
          </w:tcPr>
          <w:p w14:paraId="27573738" w14:textId="4E175877" w:rsidR="00FA0A13" w:rsidRDefault="00FA0A13" w:rsidP="00FA0A13">
            <w:pPr>
              <w:pStyle w:val="GOSTTablenorm"/>
            </w:pPr>
            <w:r>
              <w:lastRenderedPageBreak/>
              <w:t>+</w:t>
            </w:r>
          </w:p>
        </w:tc>
        <w:tc>
          <w:tcPr>
            <w:tcW w:w="225" w:type="pct"/>
          </w:tcPr>
          <w:p w14:paraId="66A27569" w14:textId="3AAA438C" w:rsidR="00FA0A13" w:rsidRDefault="00FA0A13" w:rsidP="00FA0A13">
            <w:pPr>
              <w:pStyle w:val="GOSTTablenorm"/>
            </w:pPr>
            <w:r>
              <w:t>–</w:t>
            </w:r>
          </w:p>
        </w:tc>
        <w:tc>
          <w:tcPr>
            <w:tcW w:w="1057" w:type="pct"/>
          </w:tcPr>
          <w:p w14:paraId="090109DC" w14:textId="7320B1C8" w:rsidR="00FA0A13" w:rsidRPr="003D328F" w:rsidRDefault="00FF7800" w:rsidP="00FA0A13">
            <w:pPr>
              <w:pStyle w:val="GOSTTablenorm"/>
            </w:pPr>
            <w:r w:rsidRPr="00A74EBC">
              <w:rPr>
                <w:szCs w:val="22"/>
              </w:rPr>
              <w:t xml:space="preserve">Отбираются счета/записи учета, </w:t>
            </w:r>
            <w:r>
              <w:rPr>
                <w:szCs w:val="22"/>
              </w:rPr>
              <w:t xml:space="preserve">где в </w:t>
            </w:r>
            <w:r w:rsidRPr="000F5491">
              <w:rPr>
                <w:szCs w:val="22"/>
              </w:rPr>
              <w:t>аналитическ</w:t>
            </w:r>
            <w:r>
              <w:rPr>
                <w:szCs w:val="22"/>
              </w:rPr>
              <w:t>ом</w:t>
            </w:r>
            <w:r w:rsidRPr="000F5491">
              <w:rPr>
                <w:szCs w:val="22"/>
              </w:rPr>
              <w:t xml:space="preserve"> признак</w:t>
            </w:r>
            <w:r>
              <w:rPr>
                <w:szCs w:val="22"/>
              </w:rPr>
              <w:t>е</w:t>
            </w:r>
            <w:r w:rsidRPr="000F5491">
              <w:rPr>
                <w:szCs w:val="22"/>
              </w:rPr>
              <w:t xml:space="preserve"> </w:t>
            </w:r>
            <w:r w:rsidRPr="00A74EBC">
              <w:rPr>
                <w:szCs w:val="22"/>
              </w:rPr>
              <w:t xml:space="preserve">«Заключительные обороты» (pzo) </w:t>
            </w:r>
            <w:r w:rsidRPr="00A74EBC">
              <w:rPr>
                <w:szCs w:val="22"/>
              </w:rPr>
              <w:lastRenderedPageBreak/>
              <w:t>указано значение «НАЧ-ХХ» или «НГ-ХХ», где ХХ – последние две цифры года из даты окончания периода</w:t>
            </w:r>
            <w:r>
              <w:rPr>
                <w:szCs w:val="22"/>
              </w:rPr>
              <w:t xml:space="preserve"> (</w:t>
            </w:r>
            <w:r w:rsidRPr="00A74EBC">
              <w:rPr>
                <w:szCs w:val="22"/>
              </w:rPr>
              <w:t>EndRepDate)</w:t>
            </w:r>
            <w:r>
              <w:rPr>
                <w:szCs w:val="22"/>
              </w:rPr>
              <w:t xml:space="preserve">. Обеспечивается на стороне </w:t>
            </w:r>
            <w:r w:rsidRPr="00A74EBC">
              <w:rPr>
                <w:szCs w:val="22"/>
              </w:rPr>
              <w:t xml:space="preserve">ФП ГИИС ЭБ через указание в </w:t>
            </w:r>
            <w:r>
              <w:rPr>
                <w:szCs w:val="22"/>
              </w:rPr>
              <w:t>п</w:t>
            </w:r>
            <w:r w:rsidRPr="00B9499D">
              <w:rPr>
                <w:szCs w:val="22"/>
              </w:rPr>
              <w:t>араметр</w:t>
            </w:r>
            <w:r>
              <w:rPr>
                <w:szCs w:val="22"/>
              </w:rPr>
              <w:t>ах</w:t>
            </w:r>
            <w:r w:rsidRPr="00B9499D">
              <w:rPr>
                <w:szCs w:val="22"/>
              </w:rPr>
              <w:t xml:space="preserve"> отбора данных</w:t>
            </w:r>
            <w:r>
              <w:rPr>
                <w:szCs w:val="22"/>
              </w:rPr>
              <w:t xml:space="preserve"> (</w:t>
            </w:r>
            <w:r w:rsidRPr="00A74EBC">
              <w:rPr>
                <w:szCs w:val="22"/>
              </w:rPr>
              <w:t>FilterParams</w:t>
            </w:r>
            <w:r>
              <w:rPr>
                <w:szCs w:val="22"/>
              </w:rPr>
              <w:t>) условия по аналитическому признаку «</w:t>
            </w:r>
            <w:r w:rsidRPr="00A14048">
              <w:rPr>
                <w:szCs w:val="22"/>
              </w:rPr>
              <w:t>pzo</w:t>
            </w:r>
            <w:r>
              <w:rPr>
                <w:szCs w:val="22"/>
              </w:rPr>
              <w:t>»</w:t>
            </w:r>
          </w:p>
        </w:tc>
      </w:tr>
      <w:tr w:rsidR="00FA0A13" w14:paraId="0705496A" w14:textId="77777777" w:rsidTr="00733F61">
        <w:tc>
          <w:tcPr>
            <w:tcW w:w="120" w:type="pct"/>
          </w:tcPr>
          <w:p w14:paraId="670B6413" w14:textId="77777777" w:rsidR="00FA0A13" w:rsidRPr="008A7F76" w:rsidRDefault="00FA0A13" w:rsidP="00FA0A13">
            <w:pPr>
              <w:pStyle w:val="GOSTTableNum"/>
            </w:pPr>
          </w:p>
        </w:tc>
        <w:tc>
          <w:tcPr>
            <w:tcW w:w="633" w:type="pct"/>
          </w:tcPr>
          <w:p w14:paraId="3B0B0C10" w14:textId="02904FE9" w:rsidR="00FA0A13" w:rsidRPr="005E26C1" w:rsidRDefault="00FA0A13" w:rsidP="00FA0A13">
            <w:pPr>
              <w:pStyle w:val="GOSTTablenorm"/>
              <w:rPr>
                <w:szCs w:val="22"/>
              </w:rPr>
            </w:pPr>
            <w:del w:id="2983" w:author="Сказецкая Наталья Камилевна" w:date="2025-10-10T20:54:00Z">
              <w:r w:rsidDel="002D1561">
                <w:rPr>
                  <w:szCs w:val="22"/>
                </w:rPr>
                <w:delText>Аккредитив</w:delText>
              </w:r>
            </w:del>
            <w:ins w:id="2984" w:author="Сказецкая Наталья Камилевна" w:date="2025-10-10T20:54:00Z">
              <w:r w:rsidR="002D1561">
                <w:rPr>
                  <w:szCs w:val="22"/>
                </w:rPr>
                <w:t>КОО</w:t>
              </w:r>
            </w:ins>
            <w:r>
              <w:rPr>
                <w:szCs w:val="22"/>
              </w:rPr>
              <w:t>, получено</w:t>
            </w:r>
          </w:p>
        </w:tc>
        <w:tc>
          <w:tcPr>
            <w:tcW w:w="312" w:type="pct"/>
          </w:tcPr>
          <w:p w14:paraId="31DA8F84" w14:textId="2F83453F" w:rsidR="00FA0A13" w:rsidRPr="005E26C1" w:rsidRDefault="00FA0A13" w:rsidP="00FA0A1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56</w:t>
            </w:r>
          </w:p>
        </w:tc>
        <w:tc>
          <w:tcPr>
            <w:tcW w:w="312" w:type="pct"/>
          </w:tcPr>
          <w:p w14:paraId="0BC74A08" w14:textId="2306EFEB" w:rsidR="00FA0A13" w:rsidRDefault="00FA0A13" w:rsidP="00FA0A13">
            <w:pPr>
              <w:pStyle w:val="GOSTTablenorm"/>
              <w:rPr>
                <w:szCs w:val="22"/>
              </w:rPr>
            </w:pPr>
            <w:r>
              <w:t>–</w:t>
            </w:r>
          </w:p>
        </w:tc>
        <w:tc>
          <w:tcPr>
            <w:tcW w:w="313" w:type="pct"/>
          </w:tcPr>
          <w:p w14:paraId="28C07C4B" w14:textId="440B1165" w:rsidR="00FA0A13" w:rsidRPr="005E26C1" w:rsidRDefault="00FA0A13" w:rsidP="00FA0A1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25</w:t>
            </w:r>
          </w:p>
        </w:tc>
        <w:tc>
          <w:tcPr>
            <w:tcW w:w="1804" w:type="pct"/>
          </w:tcPr>
          <w:p w14:paraId="69890F83" w14:textId="62C5E953" w:rsidR="00FA0A13" w:rsidRDefault="00FA0A13" w:rsidP="00FA0A1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Сумма</w:t>
            </w:r>
            <w:r>
              <w:rPr>
                <w:szCs w:val="22"/>
              </w:rPr>
              <w:t xml:space="preserve"> полученных по </w:t>
            </w:r>
            <w:del w:id="2985" w:author="Сказецкая Наталья Камилевна" w:date="2025-10-10T21:02:00Z">
              <w:r w:rsidDel="00FF7800">
                <w:rPr>
                  <w:szCs w:val="22"/>
                </w:rPr>
                <w:delText xml:space="preserve">аккредитиву </w:delText>
              </w:r>
            </w:del>
            <w:ins w:id="2986" w:author="Сказецкая Наталья Камилевна" w:date="2025-10-10T21:02:00Z">
              <w:r w:rsidR="00FF7800">
                <w:rPr>
                  <w:szCs w:val="22"/>
                </w:rPr>
                <w:t xml:space="preserve">КОО </w:t>
              </w:r>
            </w:ins>
            <w:r>
              <w:rPr>
                <w:szCs w:val="22"/>
              </w:rPr>
              <w:t>средств в текущем финансовом году по ЛС.</w:t>
            </w:r>
          </w:p>
          <w:p w14:paraId="4A250DF9" w14:textId="77777777" w:rsidR="00FA0A13" w:rsidRPr="005E26C1" w:rsidRDefault="00FA0A13" w:rsidP="00FA0A1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0A95ED31" w14:textId="3DBDF048" w:rsidR="00FA0A13" w:rsidRDefault="00FA0A13" w:rsidP="00FA0A1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Баланс (Остаток по Дт = Оборот по Дт минус Оборот по К</w:t>
            </w:r>
            <w:r w:rsidRPr="005E26C1">
              <w:rPr>
                <w:szCs w:val="22"/>
              </w:rPr>
              <w:t xml:space="preserve">т) на конец отчетного периода по </w:t>
            </w:r>
            <w:ins w:id="2987" w:author="Сказецкая Наталья Камилевна" w:date="2025-10-10T21:08:00Z">
              <w:r w:rsidR="009B6B03">
                <w:rPr>
                  <w:szCs w:val="22"/>
                </w:rPr>
                <w:t>счетам, где</w:t>
              </w:r>
            </w:ins>
            <w:del w:id="2988" w:author="Сказецкая Наталья Камилевна" w:date="2025-10-10T21:08:00Z">
              <w:r w:rsidRPr="005E26C1" w:rsidDel="009B6B03">
                <w:rPr>
                  <w:szCs w:val="22"/>
                </w:rPr>
                <w:delText>показателям</w:delText>
              </w:r>
            </w:del>
            <w:r>
              <w:rPr>
                <w:szCs w:val="22"/>
              </w:rPr>
              <w:t>:</w:t>
            </w:r>
          </w:p>
          <w:p w14:paraId="34B91B36" w14:textId="6B10592A" w:rsidR="00FA0A13" w:rsidRDefault="00FA0A13" w:rsidP="00FA0A13">
            <w:pPr>
              <w:pStyle w:val="GOSTTableListMark1"/>
            </w:pPr>
            <w:r w:rsidRPr="00896B8D">
              <w:t>значение АП «Код счета казначейского учета</w:t>
            </w:r>
            <w:ins w:id="2989" w:author="Сказецкая Наталья Камилевна" w:date="2025-10-10T20:53:00Z">
              <w:r w:rsidR="002D1561">
                <w:t xml:space="preserve"> </w:t>
              </w:r>
              <w:r w:rsidR="002D1561" w:rsidRPr="00DA6435">
                <w:t>(номер ЗС)</w:t>
              </w:r>
            </w:ins>
            <w:r w:rsidRPr="00896B8D">
              <w:t>» (</w:t>
            </w:r>
            <w:r>
              <w:t>account) равно значению «</w:t>
            </w:r>
            <w:r>
              <w:rPr>
                <w:lang w:val="en-US"/>
              </w:rPr>
              <w:t>00</w:t>
            </w:r>
            <w:r>
              <w:t>Z</w:t>
            </w:r>
            <w:r w:rsidRPr="00817BE2">
              <w:t>09</w:t>
            </w:r>
            <w:r>
              <w:t>»;</w:t>
            </w:r>
          </w:p>
          <w:p w14:paraId="7B6D0BB4" w14:textId="21CB60C4" w:rsidR="00FA0A13" w:rsidRPr="003D328F" w:rsidRDefault="00FA0A13" w:rsidP="00FA0A13">
            <w:pPr>
              <w:pStyle w:val="GOSTTableListMark1"/>
            </w:pPr>
            <w:commentRangeStart w:id="2990"/>
            <w:r>
              <w:t>значение АП «</w:t>
            </w:r>
            <w:r w:rsidRPr="00342B81">
              <w:t>Заключительные обороты</w:t>
            </w:r>
            <w:r>
              <w:t>» (</w:t>
            </w:r>
            <w:r w:rsidRPr="000C6FF4">
              <w:t>pzo</w:t>
            </w:r>
            <w:r>
              <w:t>) не заполнено (пусто</w:t>
            </w:r>
            <w:ins w:id="2991" w:author="Сказецкая Наталья Камилевна" w:date="2025-10-10T21:06:00Z">
              <w:r w:rsidR="009B6B03">
                <w:t xml:space="preserve">, </w:t>
              </w:r>
              <w:r w:rsidR="009B6B03" w:rsidRPr="00230A94">
                <w:rPr>
                  <w:highlight w:val="yellow"/>
                </w:rPr>
                <w:t>имеет значение «NULL» или «-» (прочерк)</w:t>
              </w:r>
            </w:ins>
            <w:r>
              <w:t>)</w:t>
            </w:r>
            <w:commentRangeEnd w:id="2990"/>
            <w:r w:rsidR="009B6B03" w:rsidRPr="003D328F">
              <w:rPr>
                <w:rStyle w:val="affa"/>
                <w:sz w:val="22"/>
                <w:szCs w:val="20"/>
              </w:rPr>
              <w:commentReference w:id="2990"/>
            </w:r>
          </w:p>
        </w:tc>
        <w:tc>
          <w:tcPr>
            <w:tcW w:w="224" w:type="pct"/>
          </w:tcPr>
          <w:p w14:paraId="66E40AF6" w14:textId="1EAA999E" w:rsidR="00FA0A13" w:rsidRDefault="00FA0A13" w:rsidP="00FA0A13">
            <w:pPr>
              <w:pStyle w:val="GOSTTablenorm"/>
            </w:pPr>
            <w:ins w:id="2992" w:author="Лавыгина Анна Александровна" w:date="2025-09-22T23:49:00Z">
              <w:r>
                <w:t>+</w:t>
              </w:r>
            </w:ins>
          </w:p>
        </w:tc>
        <w:tc>
          <w:tcPr>
            <w:tcW w:w="225" w:type="pct"/>
          </w:tcPr>
          <w:p w14:paraId="0955D186" w14:textId="0DC143E9" w:rsidR="00FA0A13" w:rsidRDefault="00FA0A13" w:rsidP="00FA0A13">
            <w:pPr>
              <w:pStyle w:val="GOSTTablenorm"/>
            </w:pPr>
            <w:ins w:id="2993" w:author="Лавыгина Анна Александровна" w:date="2025-09-22T23:43:00Z">
              <w:r>
                <w:t>–</w:t>
              </w:r>
            </w:ins>
          </w:p>
        </w:tc>
        <w:tc>
          <w:tcPr>
            <w:tcW w:w="1057" w:type="pct"/>
          </w:tcPr>
          <w:p w14:paraId="2166FD04" w14:textId="017F3D0D" w:rsidR="00FA0A13" w:rsidRPr="000D500E" w:rsidRDefault="00FA0A13" w:rsidP="00FA0A13">
            <w:pPr>
              <w:pStyle w:val="GOSTTablenorm"/>
            </w:pPr>
            <w:r>
              <w:t xml:space="preserve">Используется для </w:t>
            </w:r>
            <w:r>
              <w:rPr>
                <w:szCs w:val="22"/>
              </w:rPr>
              <w:t xml:space="preserve"> вида отчета PA_</w:t>
            </w:r>
            <w:r w:rsidRPr="00F50F71">
              <w:rPr>
                <w:szCs w:val="22"/>
              </w:rPr>
              <w:t>UKS</w:t>
            </w:r>
            <w:r>
              <w:rPr>
                <w:szCs w:val="22"/>
              </w:rPr>
              <w:t xml:space="preserve">, показателя «Аккредитив, получено» (вклдака «Аккредитив») (ранее </w:t>
            </w:r>
            <w:r>
              <w:rPr>
                <w:szCs w:val="22"/>
                <w:lang w:val="en-US"/>
              </w:rPr>
              <w:t>DATA</w:t>
            </w:r>
            <w:r w:rsidRPr="00006E3E">
              <w:rPr>
                <w:szCs w:val="22"/>
              </w:rPr>
              <w:t>_60</w:t>
            </w:r>
            <w:r>
              <w:rPr>
                <w:szCs w:val="22"/>
              </w:rPr>
              <w:t>)</w:t>
            </w:r>
          </w:p>
        </w:tc>
      </w:tr>
      <w:tr w:rsidR="00FA0A13" w14:paraId="6299ABC4" w14:textId="77777777" w:rsidTr="00733F61">
        <w:tc>
          <w:tcPr>
            <w:tcW w:w="120" w:type="pct"/>
          </w:tcPr>
          <w:p w14:paraId="70DE1B81" w14:textId="77777777" w:rsidR="00FA0A13" w:rsidRPr="008A7F76" w:rsidRDefault="00FA0A13" w:rsidP="00FA0A13">
            <w:pPr>
              <w:pStyle w:val="GOSTTableNum"/>
            </w:pPr>
          </w:p>
        </w:tc>
        <w:tc>
          <w:tcPr>
            <w:tcW w:w="633" w:type="pct"/>
          </w:tcPr>
          <w:p w14:paraId="13D22651" w14:textId="1E881ECB" w:rsidR="00FA0A13" w:rsidRPr="005E26C1" w:rsidRDefault="00FA0A13" w:rsidP="00FA0A13">
            <w:pPr>
              <w:pStyle w:val="GOSTTablenorm"/>
              <w:rPr>
                <w:szCs w:val="22"/>
              </w:rPr>
            </w:pPr>
            <w:del w:id="2994" w:author="Сказецкая Наталья Камилевна" w:date="2025-10-10T20:55:00Z">
              <w:r w:rsidDel="002D1561">
                <w:rPr>
                  <w:szCs w:val="22"/>
                </w:rPr>
                <w:delText>Аккредитив</w:delText>
              </w:r>
            </w:del>
            <w:ins w:id="2995" w:author="Сказецкая Наталья Камилевна" w:date="2025-10-10T20:55:00Z">
              <w:r w:rsidR="002D1561">
                <w:rPr>
                  <w:szCs w:val="22"/>
                </w:rPr>
                <w:t>КОО</w:t>
              </w:r>
            </w:ins>
            <w:r>
              <w:rPr>
                <w:szCs w:val="22"/>
              </w:rPr>
              <w:t>, переведено</w:t>
            </w:r>
          </w:p>
        </w:tc>
        <w:tc>
          <w:tcPr>
            <w:tcW w:w="312" w:type="pct"/>
          </w:tcPr>
          <w:p w14:paraId="0014AE0C" w14:textId="3183C001" w:rsidR="00FA0A13" w:rsidRPr="005E26C1" w:rsidRDefault="00FA0A13" w:rsidP="00FA0A1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57</w:t>
            </w:r>
          </w:p>
        </w:tc>
        <w:tc>
          <w:tcPr>
            <w:tcW w:w="312" w:type="pct"/>
          </w:tcPr>
          <w:p w14:paraId="15D76FBE" w14:textId="78BE05C6" w:rsidR="00FA0A13" w:rsidRDefault="00FA0A13" w:rsidP="00FA0A13">
            <w:pPr>
              <w:pStyle w:val="GOSTTablenorm"/>
              <w:rPr>
                <w:szCs w:val="22"/>
              </w:rPr>
            </w:pPr>
            <w:r>
              <w:t>–</w:t>
            </w:r>
          </w:p>
        </w:tc>
        <w:tc>
          <w:tcPr>
            <w:tcW w:w="313" w:type="pct"/>
          </w:tcPr>
          <w:p w14:paraId="3465B3D0" w14:textId="64A044AD" w:rsidR="00FA0A13" w:rsidRPr="005E26C1" w:rsidRDefault="00FA0A13" w:rsidP="00FA0A1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26</w:t>
            </w:r>
          </w:p>
        </w:tc>
        <w:tc>
          <w:tcPr>
            <w:tcW w:w="1804" w:type="pct"/>
          </w:tcPr>
          <w:p w14:paraId="1BCF0A5B" w14:textId="1E41920B" w:rsidR="00FA0A13" w:rsidRDefault="00FA0A13" w:rsidP="00FA0A1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Сумма</w:t>
            </w:r>
            <w:r>
              <w:rPr>
                <w:szCs w:val="22"/>
              </w:rPr>
              <w:t xml:space="preserve"> переведенных по </w:t>
            </w:r>
            <w:del w:id="2996" w:author="Сказецкая Наталья Камилевна" w:date="2025-10-10T21:07:00Z">
              <w:r w:rsidDel="009B6B03">
                <w:rPr>
                  <w:szCs w:val="22"/>
                </w:rPr>
                <w:delText xml:space="preserve">аккредитиву </w:delText>
              </w:r>
            </w:del>
            <w:ins w:id="2997" w:author="Сказецкая Наталья Камилевна" w:date="2025-10-10T21:07:00Z">
              <w:r w:rsidR="009B6B03">
                <w:rPr>
                  <w:szCs w:val="22"/>
                </w:rPr>
                <w:t xml:space="preserve">КОО </w:t>
              </w:r>
            </w:ins>
            <w:r>
              <w:rPr>
                <w:szCs w:val="22"/>
              </w:rPr>
              <w:t>средств в текущем финансовом году по ЛС.</w:t>
            </w:r>
          </w:p>
          <w:p w14:paraId="70CD0113" w14:textId="77777777" w:rsidR="00FA0A13" w:rsidRPr="005E26C1" w:rsidRDefault="00FA0A13" w:rsidP="00FA0A1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03AF22B4" w14:textId="7270A028" w:rsidR="00FA0A13" w:rsidRDefault="00FA0A13" w:rsidP="00FA0A1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Баланс (Остаток по Дт = Оборот по Дт минус Оборот по К</w:t>
            </w:r>
            <w:r w:rsidRPr="005E26C1">
              <w:rPr>
                <w:szCs w:val="22"/>
              </w:rPr>
              <w:t xml:space="preserve">т) на конец отчетного периода по </w:t>
            </w:r>
            <w:ins w:id="2998" w:author="Сказецкая Наталья Камилевна" w:date="2025-10-10T21:09:00Z">
              <w:r w:rsidR="009B6B03">
                <w:rPr>
                  <w:szCs w:val="22"/>
                </w:rPr>
                <w:t>счетам, где</w:t>
              </w:r>
            </w:ins>
            <w:del w:id="2999" w:author="Сказецкая Наталья Камилевна" w:date="2025-10-10T21:09:00Z">
              <w:r w:rsidRPr="005E26C1" w:rsidDel="009B6B03">
                <w:rPr>
                  <w:szCs w:val="22"/>
                </w:rPr>
                <w:delText>показателям</w:delText>
              </w:r>
            </w:del>
            <w:r>
              <w:rPr>
                <w:szCs w:val="22"/>
              </w:rPr>
              <w:t>:</w:t>
            </w:r>
          </w:p>
          <w:p w14:paraId="3CB007E8" w14:textId="188EEB29" w:rsidR="00FA0A13" w:rsidRPr="003D328F" w:rsidRDefault="00FA0A13" w:rsidP="00FA0A13">
            <w:pPr>
              <w:pStyle w:val="GOSTTableListMark1"/>
            </w:pPr>
            <w:r w:rsidRPr="00896B8D">
              <w:t>значение АП «Код счета казначейского учета</w:t>
            </w:r>
            <w:ins w:id="3000" w:author="Сказецкая Наталья Камилевна" w:date="2025-10-10T20:54:00Z">
              <w:r w:rsidR="002D1561">
                <w:t xml:space="preserve"> </w:t>
              </w:r>
              <w:r w:rsidR="002D1561" w:rsidRPr="00DA6435">
                <w:t>(номер ЗС)</w:t>
              </w:r>
            </w:ins>
            <w:r w:rsidRPr="00896B8D">
              <w:t>» (</w:t>
            </w:r>
            <w:r>
              <w:t>account) равно значению «</w:t>
            </w:r>
            <w:r>
              <w:rPr>
                <w:lang w:val="en-US"/>
              </w:rPr>
              <w:t>00</w:t>
            </w:r>
            <w:r>
              <w:t>Z10»</w:t>
            </w:r>
          </w:p>
        </w:tc>
        <w:tc>
          <w:tcPr>
            <w:tcW w:w="224" w:type="pct"/>
          </w:tcPr>
          <w:p w14:paraId="7D1CF9FA" w14:textId="621D1750" w:rsidR="00FA0A13" w:rsidRDefault="00FA0A13" w:rsidP="00FA0A13">
            <w:pPr>
              <w:pStyle w:val="GOSTTablenorm"/>
            </w:pPr>
            <w:ins w:id="3001" w:author="Лавыгина Анна Александровна" w:date="2025-09-22T23:49:00Z">
              <w:r>
                <w:t>+</w:t>
              </w:r>
            </w:ins>
          </w:p>
        </w:tc>
        <w:tc>
          <w:tcPr>
            <w:tcW w:w="225" w:type="pct"/>
          </w:tcPr>
          <w:p w14:paraId="74C0C107" w14:textId="713251AB" w:rsidR="00FA0A13" w:rsidRDefault="00FA0A13" w:rsidP="00FA0A13">
            <w:pPr>
              <w:pStyle w:val="GOSTTablenorm"/>
            </w:pPr>
            <w:ins w:id="3002" w:author="Лавыгина Анна Александровна" w:date="2025-09-22T23:43:00Z">
              <w:r>
                <w:t>–</w:t>
              </w:r>
            </w:ins>
          </w:p>
        </w:tc>
        <w:tc>
          <w:tcPr>
            <w:tcW w:w="1057" w:type="pct"/>
          </w:tcPr>
          <w:p w14:paraId="482C327C" w14:textId="3C53C531" w:rsidR="00FA0A13" w:rsidRPr="003D328F" w:rsidRDefault="00FA0A13" w:rsidP="00FA0A13">
            <w:pPr>
              <w:pStyle w:val="GOSTTablenorm"/>
            </w:pPr>
            <w:r>
              <w:t xml:space="preserve">Используется для </w:t>
            </w:r>
            <w:r>
              <w:rPr>
                <w:szCs w:val="22"/>
              </w:rPr>
              <w:t xml:space="preserve"> вида отчета PA_</w:t>
            </w:r>
            <w:r w:rsidRPr="00F50F71">
              <w:rPr>
                <w:szCs w:val="22"/>
              </w:rPr>
              <w:t>UKS</w:t>
            </w:r>
            <w:r>
              <w:rPr>
                <w:szCs w:val="22"/>
              </w:rPr>
              <w:t xml:space="preserve">, показателя «Аккредитив, переведено» (вклдака «Аккредитив») (ранее </w:t>
            </w:r>
            <w:r>
              <w:rPr>
                <w:szCs w:val="22"/>
                <w:lang w:val="en-US"/>
              </w:rPr>
              <w:t>DATA</w:t>
            </w:r>
            <w:r w:rsidRPr="00B543A1">
              <w:rPr>
                <w:szCs w:val="22"/>
              </w:rPr>
              <w:t>_6</w:t>
            </w:r>
            <w:r>
              <w:rPr>
                <w:szCs w:val="22"/>
              </w:rPr>
              <w:t>2)</w:t>
            </w:r>
          </w:p>
        </w:tc>
      </w:tr>
      <w:tr w:rsidR="00FA0A13" w14:paraId="4E11EFE5" w14:textId="77777777" w:rsidTr="00733F61">
        <w:tc>
          <w:tcPr>
            <w:tcW w:w="120" w:type="pct"/>
          </w:tcPr>
          <w:p w14:paraId="06A5FDA7" w14:textId="77777777" w:rsidR="00FA0A13" w:rsidRPr="008A7F76" w:rsidRDefault="00FA0A13" w:rsidP="00FA0A13">
            <w:pPr>
              <w:pStyle w:val="GOSTTableNum"/>
            </w:pPr>
          </w:p>
        </w:tc>
        <w:tc>
          <w:tcPr>
            <w:tcW w:w="633" w:type="pct"/>
          </w:tcPr>
          <w:p w14:paraId="2900A83E" w14:textId="40C1A32F" w:rsidR="00FA0A13" w:rsidRPr="005E26C1" w:rsidRDefault="00FA0A13" w:rsidP="00FA0A13">
            <w:pPr>
              <w:pStyle w:val="GOSTTablenorm"/>
              <w:rPr>
                <w:szCs w:val="22"/>
              </w:rPr>
            </w:pPr>
            <w:del w:id="3003" w:author="Сказецкая Наталья Камилевна" w:date="2025-10-10T20:55:00Z">
              <w:r w:rsidDel="002D1561">
                <w:rPr>
                  <w:szCs w:val="22"/>
                </w:rPr>
                <w:delText>Аккредитив</w:delText>
              </w:r>
            </w:del>
            <w:ins w:id="3004" w:author="Сказецкая Наталья Камилевна" w:date="2025-10-10T20:55:00Z">
              <w:r w:rsidR="002D1561">
                <w:rPr>
                  <w:szCs w:val="22"/>
                </w:rPr>
                <w:t>КОО</w:t>
              </w:r>
            </w:ins>
            <w:r>
              <w:rPr>
                <w:szCs w:val="22"/>
              </w:rPr>
              <w:t>, исполнено</w:t>
            </w:r>
          </w:p>
        </w:tc>
        <w:tc>
          <w:tcPr>
            <w:tcW w:w="312" w:type="pct"/>
          </w:tcPr>
          <w:p w14:paraId="19430B52" w14:textId="2818D3BA" w:rsidR="00FA0A13" w:rsidRPr="005E26C1" w:rsidRDefault="00FA0A13" w:rsidP="00FA0A1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58</w:t>
            </w:r>
          </w:p>
        </w:tc>
        <w:tc>
          <w:tcPr>
            <w:tcW w:w="312" w:type="pct"/>
          </w:tcPr>
          <w:p w14:paraId="1BC70B61" w14:textId="49B0D57C" w:rsidR="00FA0A13" w:rsidRDefault="00FA0A13" w:rsidP="00FA0A13">
            <w:pPr>
              <w:pStyle w:val="GOSTTablenorm"/>
              <w:rPr>
                <w:szCs w:val="22"/>
              </w:rPr>
            </w:pPr>
            <w:r>
              <w:t>–</w:t>
            </w:r>
          </w:p>
        </w:tc>
        <w:tc>
          <w:tcPr>
            <w:tcW w:w="313" w:type="pct"/>
          </w:tcPr>
          <w:p w14:paraId="3C16167E" w14:textId="4EB249AC" w:rsidR="00FA0A13" w:rsidRPr="005E26C1" w:rsidRDefault="00FA0A13" w:rsidP="00FA0A1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27</w:t>
            </w:r>
          </w:p>
        </w:tc>
        <w:tc>
          <w:tcPr>
            <w:tcW w:w="1804" w:type="pct"/>
          </w:tcPr>
          <w:p w14:paraId="0930FFF1" w14:textId="4EDFE544" w:rsidR="00FA0A13" w:rsidRDefault="00FA0A13" w:rsidP="00FA0A1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Сумма</w:t>
            </w:r>
            <w:r>
              <w:rPr>
                <w:szCs w:val="22"/>
              </w:rPr>
              <w:t xml:space="preserve"> исполнения </w:t>
            </w:r>
            <w:del w:id="3005" w:author="Сказецкая Наталья Камилевна" w:date="2025-10-10T21:08:00Z">
              <w:r w:rsidDel="009B6B03">
                <w:rPr>
                  <w:szCs w:val="22"/>
                </w:rPr>
                <w:delText xml:space="preserve">аккредитива </w:delText>
              </w:r>
            </w:del>
            <w:ins w:id="3006" w:author="Сказецкая Наталья Камилевна" w:date="2025-10-10T21:08:00Z">
              <w:r w:rsidR="009B6B03">
                <w:rPr>
                  <w:szCs w:val="22"/>
                </w:rPr>
                <w:t xml:space="preserve">КОО </w:t>
              </w:r>
            </w:ins>
            <w:r>
              <w:rPr>
                <w:szCs w:val="22"/>
              </w:rPr>
              <w:t>в текущем финансовом году по ЛС.</w:t>
            </w:r>
          </w:p>
          <w:p w14:paraId="37D76C16" w14:textId="77777777" w:rsidR="00FA0A13" w:rsidRPr="005E26C1" w:rsidRDefault="00FA0A13" w:rsidP="00FA0A1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5E5A4FEC" w14:textId="4EDE3AD4" w:rsidR="00FA0A13" w:rsidRDefault="00FA0A13" w:rsidP="00FA0A1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lastRenderedPageBreak/>
              <w:t>Баланс (Остаток по Дт = Оборот по Дт минус Оборот по К</w:t>
            </w:r>
            <w:r w:rsidRPr="005E26C1">
              <w:rPr>
                <w:szCs w:val="22"/>
              </w:rPr>
              <w:t xml:space="preserve">т) на конец отчетного периода по </w:t>
            </w:r>
            <w:ins w:id="3007" w:author="Сказецкая Наталья Камилевна" w:date="2025-10-10T21:09:00Z">
              <w:r w:rsidR="009B6B03">
                <w:rPr>
                  <w:szCs w:val="22"/>
                </w:rPr>
                <w:t>счетам, где</w:t>
              </w:r>
            </w:ins>
            <w:del w:id="3008" w:author="Сказецкая Наталья Камилевна" w:date="2025-10-10T21:09:00Z">
              <w:r w:rsidRPr="005E26C1" w:rsidDel="009B6B03">
                <w:rPr>
                  <w:szCs w:val="22"/>
                </w:rPr>
                <w:delText>показателям</w:delText>
              </w:r>
            </w:del>
            <w:r>
              <w:rPr>
                <w:szCs w:val="22"/>
              </w:rPr>
              <w:t>:</w:t>
            </w:r>
          </w:p>
          <w:p w14:paraId="3669A11D" w14:textId="7DE8C43E" w:rsidR="00FA0A13" w:rsidRPr="003D328F" w:rsidRDefault="00FA0A13" w:rsidP="00FA0A13">
            <w:pPr>
              <w:pStyle w:val="GOSTTableListMark1"/>
            </w:pPr>
            <w:r w:rsidRPr="00896B8D">
              <w:t>значение АП «Код счета казначейского учета</w:t>
            </w:r>
            <w:ins w:id="3009" w:author="Сказецкая Наталья Камилевна" w:date="2025-10-10T20:54:00Z">
              <w:r w:rsidR="002D1561">
                <w:t xml:space="preserve"> </w:t>
              </w:r>
              <w:r w:rsidR="002D1561" w:rsidRPr="00DA6435">
                <w:t>(номер ЗС)</w:t>
              </w:r>
            </w:ins>
            <w:r w:rsidRPr="00896B8D">
              <w:t>» (</w:t>
            </w:r>
            <w:r>
              <w:t>account) равно значению «</w:t>
            </w:r>
            <w:r>
              <w:rPr>
                <w:lang w:val="en-US"/>
              </w:rPr>
              <w:t>00</w:t>
            </w:r>
            <w:r>
              <w:t>Z12»</w:t>
            </w:r>
          </w:p>
        </w:tc>
        <w:tc>
          <w:tcPr>
            <w:tcW w:w="224" w:type="pct"/>
          </w:tcPr>
          <w:p w14:paraId="5DF272C2" w14:textId="3425DBBF" w:rsidR="00FA0A13" w:rsidRDefault="00FA0A13" w:rsidP="00FA0A13">
            <w:pPr>
              <w:pStyle w:val="GOSTTablenorm"/>
            </w:pPr>
            <w:ins w:id="3010" w:author="Лавыгина Анна Александровна" w:date="2025-09-22T23:49:00Z">
              <w:r>
                <w:lastRenderedPageBreak/>
                <w:t>+</w:t>
              </w:r>
            </w:ins>
          </w:p>
        </w:tc>
        <w:tc>
          <w:tcPr>
            <w:tcW w:w="225" w:type="pct"/>
          </w:tcPr>
          <w:p w14:paraId="7A511F34" w14:textId="64FAE3F2" w:rsidR="00FA0A13" w:rsidRDefault="00FA0A13" w:rsidP="00FA0A13">
            <w:pPr>
              <w:pStyle w:val="GOSTTablenorm"/>
            </w:pPr>
            <w:ins w:id="3011" w:author="Лавыгина Анна Александровна" w:date="2025-09-22T23:43:00Z">
              <w:r>
                <w:t>–</w:t>
              </w:r>
            </w:ins>
          </w:p>
        </w:tc>
        <w:tc>
          <w:tcPr>
            <w:tcW w:w="1057" w:type="pct"/>
          </w:tcPr>
          <w:p w14:paraId="0D569800" w14:textId="21BA11FF" w:rsidR="00FA0A13" w:rsidRPr="003D328F" w:rsidRDefault="00FA0A13" w:rsidP="00FA0A13">
            <w:pPr>
              <w:pStyle w:val="GOSTTablenorm"/>
            </w:pPr>
            <w:r>
              <w:t xml:space="preserve">Используется для </w:t>
            </w:r>
            <w:r>
              <w:rPr>
                <w:szCs w:val="22"/>
              </w:rPr>
              <w:t xml:space="preserve"> вида отчета PA_</w:t>
            </w:r>
            <w:r w:rsidRPr="00F50F71">
              <w:rPr>
                <w:szCs w:val="22"/>
              </w:rPr>
              <w:t>UKS</w:t>
            </w:r>
            <w:r>
              <w:rPr>
                <w:szCs w:val="22"/>
              </w:rPr>
              <w:t xml:space="preserve">, показателя «Аккредитив, исполнено по текущему» </w:t>
            </w:r>
            <w:r>
              <w:rPr>
                <w:szCs w:val="22"/>
              </w:rPr>
              <w:lastRenderedPageBreak/>
              <w:t xml:space="preserve">(вклдака «Аккредитив») (ранее </w:t>
            </w:r>
            <w:r>
              <w:rPr>
                <w:szCs w:val="22"/>
                <w:lang w:val="en-US"/>
              </w:rPr>
              <w:t>DATA</w:t>
            </w:r>
            <w:r w:rsidRPr="00B543A1">
              <w:rPr>
                <w:szCs w:val="22"/>
              </w:rPr>
              <w:t>_6</w:t>
            </w:r>
            <w:r>
              <w:rPr>
                <w:szCs w:val="22"/>
              </w:rPr>
              <w:t>3)</w:t>
            </w:r>
          </w:p>
        </w:tc>
      </w:tr>
      <w:tr w:rsidR="00FA0A13" w14:paraId="393CD2A9" w14:textId="77777777" w:rsidTr="00733F61">
        <w:tc>
          <w:tcPr>
            <w:tcW w:w="120" w:type="pct"/>
          </w:tcPr>
          <w:p w14:paraId="212D115D" w14:textId="77777777" w:rsidR="00FA0A13" w:rsidRPr="008A7F76" w:rsidRDefault="00FA0A13" w:rsidP="00FA0A13">
            <w:pPr>
              <w:pStyle w:val="GOSTTableNum"/>
            </w:pPr>
          </w:p>
        </w:tc>
        <w:tc>
          <w:tcPr>
            <w:tcW w:w="633" w:type="pct"/>
          </w:tcPr>
          <w:p w14:paraId="58FFE936" w14:textId="40667D2D" w:rsidR="00FA0A13" w:rsidRPr="005E26C1" w:rsidRDefault="00FA0A13" w:rsidP="009B2559">
            <w:pPr>
              <w:pStyle w:val="GOSTTablenorm"/>
              <w:rPr>
                <w:szCs w:val="22"/>
              </w:rPr>
            </w:pPr>
            <w:del w:id="3012" w:author="Сказецкая Наталья Камилевна" w:date="2025-10-10T20:55:00Z">
              <w:r w:rsidDel="002D1561">
                <w:rPr>
                  <w:szCs w:val="22"/>
                </w:rPr>
                <w:delText>Аккредитив</w:delText>
              </w:r>
            </w:del>
            <w:ins w:id="3013" w:author="Сказецкая Наталья Камилевна" w:date="2025-10-10T20:55:00Z">
              <w:r w:rsidR="002D1561">
                <w:rPr>
                  <w:szCs w:val="22"/>
                </w:rPr>
                <w:t>КОО</w:t>
              </w:r>
            </w:ins>
            <w:r>
              <w:rPr>
                <w:szCs w:val="22"/>
              </w:rPr>
              <w:t>, остаток на отчетную дату</w:t>
            </w:r>
          </w:p>
        </w:tc>
        <w:tc>
          <w:tcPr>
            <w:tcW w:w="312" w:type="pct"/>
          </w:tcPr>
          <w:p w14:paraId="6CA2A0F2" w14:textId="7E22D371" w:rsidR="00FA0A13" w:rsidRPr="005E26C1" w:rsidRDefault="00FA0A13" w:rsidP="00FA0A1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28</w:t>
            </w:r>
          </w:p>
        </w:tc>
        <w:tc>
          <w:tcPr>
            <w:tcW w:w="312" w:type="pct"/>
          </w:tcPr>
          <w:p w14:paraId="77A35E68" w14:textId="0F48EF08" w:rsidR="00FA0A13" w:rsidRDefault="00FA0A13" w:rsidP="00FA0A13">
            <w:pPr>
              <w:pStyle w:val="GOSTTablenorm"/>
              <w:rPr>
                <w:szCs w:val="22"/>
              </w:rPr>
            </w:pPr>
            <w:r>
              <w:t>–</w:t>
            </w:r>
          </w:p>
        </w:tc>
        <w:tc>
          <w:tcPr>
            <w:tcW w:w="313" w:type="pct"/>
          </w:tcPr>
          <w:p w14:paraId="36054612" w14:textId="13FE3B9F" w:rsidR="00FA0A13" w:rsidRPr="005E26C1" w:rsidRDefault="00FA0A13" w:rsidP="00FA0A1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28</w:t>
            </w:r>
          </w:p>
        </w:tc>
        <w:tc>
          <w:tcPr>
            <w:tcW w:w="1804" w:type="pct"/>
          </w:tcPr>
          <w:p w14:paraId="27403616" w14:textId="6E9621A1" w:rsidR="00FA0A13" w:rsidRDefault="00FA0A13" w:rsidP="00FA0A1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Сумма</w:t>
            </w:r>
            <w:r>
              <w:rPr>
                <w:szCs w:val="22"/>
              </w:rPr>
              <w:t xml:space="preserve"> остатка по </w:t>
            </w:r>
            <w:del w:id="3014" w:author="Сказецкая Наталья Камилевна" w:date="2025-10-10T21:12:00Z">
              <w:r w:rsidDel="009B6B03">
                <w:rPr>
                  <w:szCs w:val="22"/>
                </w:rPr>
                <w:delText xml:space="preserve">аккредитиву </w:delText>
              </w:r>
            </w:del>
            <w:ins w:id="3015" w:author="Сказецкая Наталья Камилевна" w:date="2025-10-10T21:20:00Z">
              <w:r w:rsidR="009B2559">
                <w:rPr>
                  <w:szCs w:val="22"/>
                </w:rPr>
                <w:t xml:space="preserve">текущему </w:t>
              </w:r>
            </w:ins>
            <w:ins w:id="3016" w:author="Сказецкая Наталья Камилевна" w:date="2025-10-10T21:12:00Z">
              <w:r w:rsidR="009B6B03">
                <w:rPr>
                  <w:szCs w:val="22"/>
                </w:rPr>
                <w:t xml:space="preserve">КОО </w:t>
              </w:r>
            </w:ins>
            <w:r>
              <w:rPr>
                <w:szCs w:val="22"/>
              </w:rPr>
              <w:t>на отчетную дату по ЛС.</w:t>
            </w:r>
          </w:p>
          <w:p w14:paraId="6567A662" w14:textId="77777777" w:rsidR="00FA0A13" w:rsidRPr="005E26C1" w:rsidRDefault="00FA0A13" w:rsidP="00FA0A1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5466F260" w14:textId="77777777" w:rsidR="00FA0A13" w:rsidRDefault="00FA0A13" w:rsidP="00FA0A1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Вычисляется по формуле</w:t>
            </w:r>
            <w:r>
              <w:rPr>
                <w:szCs w:val="22"/>
              </w:rPr>
              <w:t>:</w:t>
            </w:r>
          </w:p>
          <w:p w14:paraId="0C6D3D45" w14:textId="4F79B27E" w:rsidR="00FA0A13" w:rsidRDefault="00FA0A13" w:rsidP="00FA0A1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Баланс (Остаток по Дт = Оборот по Дт минус Оборот по К</w:t>
            </w:r>
            <w:r w:rsidRPr="005E26C1">
              <w:rPr>
                <w:szCs w:val="22"/>
              </w:rPr>
              <w:t xml:space="preserve">т) на конец отчетного периода по </w:t>
            </w:r>
            <w:ins w:id="3017" w:author="Сказецкая Наталья Камилевна" w:date="2025-10-10T21:09:00Z">
              <w:r w:rsidR="009B6B03">
                <w:rPr>
                  <w:szCs w:val="22"/>
                </w:rPr>
                <w:t>счетам, где</w:t>
              </w:r>
            </w:ins>
            <w:del w:id="3018" w:author="Сказецкая Наталья Камилевна" w:date="2025-10-10T21:09:00Z">
              <w:r w:rsidRPr="005E26C1" w:rsidDel="009B6B03">
                <w:rPr>
                  <w:szCs w:val="22"/>
                </w:rPr>
                <w:delText>показателям</w:delText>
              </w:r>
            </w:del>
            <w:r>
              <w:rPr>
                <w:szCs w:val="22"/>
              </w:rPr>
              <w:t>:</w:t>
            </w:r>
          </w:p>
          <w:p w14:paraId="55D44539" w14:textId="7325DD0C" w:rsidR="00FA0A13" w:rsidRDefault="00FA0A13" w:rsidP="00FA0A13">
            <w:pPr>
              <w:pStyle w:val="GOSTTableListMark1"/>
            </w:pPr>
            <w:r w:rsidRPr="00896B8D">
              <w:t>значение АП «Код счета казначейского учета</w:t>
            </w:r>
            <w:ins w:id="3019" w:author="Сказецкая Наталья Камилевна" w:date="2025-10-10T20:54:00Z">
              <w:r w:rsidR="002D1561">
                <w:t xml:space="preserve"> </w:t>
              </w:r>
              <w:r w:rsidR="002D1561" w:rsidRPr="00DA6435">
                <w:t>(номер ЗС)</w:t>
              </w:r>
            </w:ins>
            <w:r w:rsidRPr="00896B8D">
              <w:t>» (</w:t>
            </w:r>
            <w:r>
              <w:t>account) равно значению «</w:t>
            </w:r>
            <w:r>
              <w:rPr>
                <w:lang w:val="en-US"/>
              </w:rPr>
              <w:t>00</w:t>
            </w:r>
            <w:r>
              <w:t>Z09»</w:t>
            </w:r>
          </w:p>
          <w:p w14:paraId="46EDE64F" w14:textId="77777777" w:rsidR="00FA0A13" w:rsidRDefault="00FA0A13" w:rsidP="00FA0A13">
            <w:pPr>
              <w:pStyle w:val="GOSTTableListMark1"/>
              <w:numPr>
                <w:ilvl w:val="0"/>
                <w:numId w:val="0"/>
              </w:numPr>
            </w:pPr>
            <w:r>
              <w:t xml:space="preserve"> минус</w:t>
            </w:r>
          </w:p>
          <w:p w14:paraId="77272568" w14:textId="5E75A526" w:rsidR="00FA0A13" w:rsidRDefault="00FA0A13" w:rsidP="00FA0A1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Баланс (Остаток по Дт = Оборот по Дт минус Оборот по К</w:t>
            </w:r>
            <w:r w:rsidRPr="005E26C1">
              <w:rPr>
                <w:szCs w:val="22"/>
              </w:rPr>
              <w:t xml:space="preserve">т) на конец отчетного периода по </w:t>
            </w:r>
            <w:ins w:id="3020" w:author="Сказецкая Наталья Камилевна" w:date="2025-10-10T21:09:00Z">
              <w:r w:rsidR="009B6B03">
                <w:rPr>
                  <w:szCs w:val="22"/>
                </w:rPr>
                <w:t>счетам, где</w:t>
              </w:r>
            </w:ins>
            <w:del w:id="3021" w:author="Сказецкая Наталья Камилевна" w:date="2025-10-10T21:09:00Z">
              <w:r w:rsidRPr="005E26C1" w:rsidDel="009B6B03">
                <w:rPr>
                  <w:szCs w:val="22"/>
                </w:rPr>
                <w:delText>показателям</w:delText>
              </w:r>
            </w:del>
            <w:r>
              <w:rPr>
                <w:szCs w:val="22"/>
              </w:rPr>
              <w:t>:</w:t>
            </w:r>
          </w:p>
          <w:p w14:paraId="23BF174C" w14:textId="67C6C8C2" w:rsidR="00FA0A13" w:rsidRDefault="00FA0A13" w:rsidP="00FA0A13">
            <w:pPr>
              <w:pStyle w:val="GOSTTableListMark1"/>
            </w:pPr>
            <w:r w:rsidRPr="00896B8D">
              <w:t>значение АП «Код счета казначейского учета» (</w:t>
            </w:r>
            <w:r>
              <w:t>account) равно значению «</w:t>
            </w:r>
            <w:r>
              <w:rPr>
                <w:lang w:val="en-US"/>
              </w:rPr>
              <w:t>00</w:t>
            </w:r>
            <w:r>
              <w:t>Z10</w:t>
            </w:r>
            <w:ins w:id="3022" w:author="Сказецкая Наталья Камилевна" w:date="2025-10-10T20:54:00Z">
              <w:r w:rsidR="002D1561">
                <w:t xml:space="preserve"> </w:t>
              </w:r>
              <w:r w:rsidR="002D1561" w:rsidRPr="00DA6435">
                <w:t>(номер ЗС)</w:t>
              </w:r>
            </w:ins>
            <w:r>
              <w:t>»</w:t>
            </w:r>
          </w:p>
          <w:p w14:paraId="13008938" w14:textId="77777777" w:rsidR="00FA0A13" w:rsidRDefault="00FA0A13" w:rsidP="00FA0A13">
            <w:pPr>
              <w:pStyle w:val="GOSTTableListMark1"/>
              <w:numPr>
                <w:ilvl w:val="0"/>
                <w:numId w:val="0"/>
              </w:numPr>
            </w:pPr>
            <w:r>
              <w:t xml:space="preserve"> минус</w:t>
            </w:r>
          </w:p>
          <w:p w14:paraId="58A6BA54" w14:textId="39BCC002" w:rsidR="00FA0A13" w:rsidRDefault="00FA0A13" w:rsidP="00FA0A13">
            <w:pPr>
              <w:pStyle w:val="GOSTTablenorm"/>
              <w:rPr>
                <w:szCs w:val="22"/>
              </w:rPr>
            </w:pPr>
            <w:r>
              <w:t xml:space="preserve"> </w:t>
            </w:r>
            <w:r>
              <w:rPr>
                <w:szCs w:val="22"/>
              </w:rPr>
              <w:t>Баланс (Остаток по Дт = Оборот по Дт минус Оборот по К</w:t>
            </w:r>
            <w:r w:rsidRPr="005E26C1">
              <w:rPr>
                <w:szCs w:val="22"/>
              </w:rPr>
              <w:t xml:space="preserve">т) на конец отчетного периода по </w:t>
            </w:r>
            <w:ins w:id="3023" w:author="Сказецкая Наталья Камилевна" w:date="2025-10-10T21:09:00Z">
              <w:r w:rsidR="009B6B03">
                <w:rPr>
                  <w:szCs w:val="22"/>
                </w:rPr>
                <w:t>счетам, где</w:t>
              </w:r>
            </w:ins>
            <w:del w:id="3024" w:author="Сказецкая Наталья Камилевна" w:date="2025-10-10T21:09:00Z">
              <w:r w:rsidRPr="005E26C1" w:rsidDel="009B6B03">
                <w:rPr>
                  <w:szCs w:val="22"/>
                </w:rPr>
                <w:delText>показателям</w:delText>
              </w:r>
            </w:del>
            <w:r>
              <w:rPr>
                <w:szCs w:val="22"/>
              </w:rPr>
              <w:t>:</w:t>
            </w:r>
          </w:p>
          <w:p w14:paraId="32345486" w14:textId="77777777" w:rsidR="00FA0A13" w:rsidRDefault="00FA0A13" w:rsidP="00FA0A13">
            <w:pPr>
              <w:pStyle w:val="GOSTTableListMark1"/>
              <w:rPr>
                <w:ins w:id="3025" w:author="Сказецкая Наталья Камилевна" w:date="2025-10-10T21:15:00Z"/>
              </w:rPr>
            </w:pPr>
            <w:r w:rsidRPr="00896B8D">
              <w:t>значение АП «Код счета казначейского учета</w:t>
            </w:r>
            <w:ins w:id="3026" w:author="Сказецкая Наталья Камилевна" w:date="2025-10-10T20:54:00Z">
              <w:r w:rsidR="002D1561">
                <w:t xml:space="preserve"> </w:t>
              </w:r>
              <w:r w:rsidR="002D1561" w:rsidRPr="00DA6435">
                <w:t>(номер ЗС)</w:t>
              </w:r>
            </w:ins>
            <w:r w:rsidRPr="00896B8D">
              <w:t>» (</w:t>
            </w:r>
            <w:r>
              <w:t>account) равно значению «</w:t>
            </w:r>
            <w:r>
              <w:rPr>
                <w:lang w:val="en-US"/>
              </w:rPr>
              <w:t>00</w:t>
            </w:r>
            <w:r>
              <w:t>Z12»</w:t>
            </w:r>
            <w:ins w:id="3027" w:author="Сказецкая Наталья Камилевна" w:date="2025-10-10T21:15:00Z">
              <w:r w:rsidR="009B2559">
                <w:t>.</w:t>
              </w:r>
            </w:ins>
          </w:p>
          <w:p w14:paraId="78B9D822" w14:textId="77777777" w:rsidR="009B2559" w:rsidRDefault="009B2559" w:rsidP="009B2559">
            <w:pPr>
              <w:pStyle w:val="GOSTTablenorm"/>
              <w:rPr>
                <w:ins w:id="3028" w:author="Сказецкая Наталья Камилевна" w:date="2025-10-10T21:16:00Z"/>
                <w:szCs w:val="22"/>
              </w:rPr>
            </w:pPr>
          </w:p>
          <w:p w14:paraId="18BA7CC2" w14:textId="79B32E07" w:rsidR="009B2559" w:rsidRPr="009B2559" w:rsidRDefault="009B2559" w:rsidP="009B2559">
            <w:pPr>
              <w:pStyle w:val="GOSTTablenorm"/>
              <w:rPr>
                <w:ins w:id="3029" w:author="Сказецкая Наталья Камилевна" w:date="2025-10-10T21:15:00Z"/>
                <w:szCs w:val="22"/>
              </w:rPr>
            </w:pPr>
            <w:ins w:id="3030" w:author="Сказецкая Наталья Камилевна" w:date="2025-10-10T21:15:00Z">
              <w:r w:rsidRPr="009B2559">
                <w:rPr>
                  <w:szCs w:val="22"/>
                </w:rPr>
                <w:t>Расчет по кодам идентификаторов: «</w:t>
              </w:r>
            </w:ins>
            <w:ins w:id="3031" w:author="Сказецкая Наталья Камилевна" w:date="2025-10-10T21:16:00Z">
              <w:r>
                <w:rPr>
                  <w:szCs w:val="22"/>
                </w:rPr>
                <w:t>КОО</w:t>
              </w:r>
            </w:ins>
            <w:ins w:id="3032" w:author="Сказецкая Наталья Камилевна" w:date="2025-10-10T21:15:00Z">
              <w:r w:rsidRPr="009B2559">
                <w:rPr>
                  <w:szCs w:val="22"/>
                </w:rPr>
                <w:t>, остаток на начало года» (PA_UKS: 165/ UKS: 24) плюс «</w:t>
              </w:r>
            </w:ins>
            <w:ins w:id="3033" w:author="Сказецкая Наталья Камилевна" w:date="2025-10-10T21:17:00Z">
              <w:r>
                <w:rPr>
                  <w:szCs w:val="22"/>
                </w:rPr>
                <w:t>КОО</w:t>
              </w:r>
            </w:ins>
            <w:ins w:id="3034" w:author="Сказецкая Наталья Камилевна" w:date="2025-10-10T21:15:00Z">
              <w:r w:rsidRPr="009B2559">
                <w:rPr>
                  <w:szCs w:val="22"/>
                </w:rPr>
                <w:t>, получено» (PA_UKS: 56/ UKS: 25) минус «</w:t>
              </w:r>
            </w:ins>
            <w:ins w:id="3035" w:author="Сказецкая Наталья Камилевна" w:date="2025-10-10T21:17:00Z">
              <w:r>
                <w:rPr>
                  <w:szCs w:val="22"/>
                </w:rPr>
                <w:t>КОО</w:t>
              </w:r>
            </w:ins>
            <w:ins w:id="3036" w:author="Сказецкая Наталья Камилевна" w:date="2025-10-10T21:15:00Z">
              <w:r w:rsidRPr="009B2559">
                <w:rPr>
                  <w:szCs w:val="22"/>
                </w:rPr>
                <w:t>, переведено» (PA_UKS: 57/ UKS: 26) минус «</w:t>
              </w:r>
            </w:ins>
            <w:ins w:id="3037" w:author="Сказецкая Наталья Камилевна" w:date="2025-10-10T21:17:00Z">
              <w:r>
                <w:rPr>
                  <w:szCs w:val="22"/>
                </w:rPr>
                <w:t>КОО</w:t>
              </w:r>
            </w:ins>
            <w:ins w:id="3038" w:author="Сказецкая Наталья Камилевна" w:date="2025-10-10T21:15:00Z">
              <w:r w:rsidRPr="009B2559">
                <w:rPr>
                  <w:szCs w:val="22"/>
                </w:rPr>
                <w:t>, исполнено» (PA_UKS: 58/ UKS: 27)</w:t>
              </w:r>
            </w:ins>
          </w:p>
          <w:p w14:paraId="568F7A35" w14:textId="77777777" w:rsidR="009B2559" w:rsidRDefault="009B2559" w:rsidP="009B2559">
            <w:pPr>
              <w:pStyle w:val="GOSTTableListMark1"/>
              <w:numPr>
                <w:ilvl w:val="0"/>
                <w:numId w:val="0"/>
              </w:numPr>
              <w:ind w:left="511" w:hanging="227"/>
              <w:rPr>
                <w:ins w:id="3039" w:author="Сказецкая Наталья Камилевна" w:date="2025-10-10T21:15:00Z"/>
              </w:rPr>
            </w:pPr>
          </w:p>
          <w:p w14:paraId="035DF895" w14:textId="70BB2536" w:rsidR="009B2559" w:rsidRPr="003D328F" w:rsidRDefault="009B2559" w:rsidP="009B2559">
            <w:pPr>
              <w:pStyle w:val="GOSTTableListMark1"/>
              <w:numPr>
                <w:ilvl w:val="0"/>
                <w:numId w:val="0"/>
              </w:numPr>
              <w:ind w:left="511" w:hanging="227"/>
            </w:pPr>
          </w:p>
        </w:tc>
        <w:tc>
          <w:tcPr>
            <w:tcW w:w="224" w:type="pct"/>
          </w:tcPr>
          <w:p w14:paraId="05AFA743" w14:textId="02AC2920" w:rsidR="00FA0A13" w:rsidRDefault="00FA0A13" w:rsidP="00FA0A13">
            <w:pPr>
              <w:pStyle w:val="GOSTTablenorm"/>
            </w:pPr>
            <w:ins w:id="3040" w:author="Лавыгина Анна Александровна" w:date="2025-09-22T23:49:00Z">
              <w:r>
                <w:lastRenderedPageBreak/>
                <w:t>+</w:t>
              </w:r>
            </w:ins>
          </w:p>
        </w:tc>
        <w:tc>
          <w:tcPr>
            <w:tcW w:w="225" w:type="pct"/>
          </w:tcPr>
          <w:p w14:paraId="12E7C7FD" w14:textId="5BD213C1" w:rsidR="00FA0A13" w:rsidRDefault="00FA0A13" w:rsidP="00FA0A13">
            <w:pPr>
              <w:pStyle w:val="GOSTTablenorm"/>
            </w:pPr>
            <w:ins w:id="3041" w:author="Лавыгина Анна Александровна" w:date="2025-09-22T23:43:00Z">
              <w:r>
                <w:t>–</w:t>
              </w:r>
            </w:ins>
          </w:p>
        </w:tc>
        <w:tc>
          <w:tcPr>
            <w:tcW w:w="1057" w:type="pct"/>
          </w:tcPr>
          <w:p w14:paraId="47163004" w14:textId="1526F73E" w:rsidR="00FA0A13" w:rsidRPr="003D328F" w:rsidRDefault="00FA0A13" w:rsidP="00FA0A13">
            <w:pPr>
              <w:pStyle w:val="GOSTTablenorm"/>
            </w:pPr>
            <w:r>
              <w:t xml:space="preserve">Используется для </w:t>
            </w:r>
            <w:r>
              <w:rPr>
                <w:szCs w:val="22"/>
              </w:rPr>
              <w:t xml:space="preserve"> вида отчета PA_</w:t>
            </w:r>
            <w:r w:rsidRPr="00F50F71">
              <w:rPr>
                <w:szCs w:val="22"/>
              </w:rPr>
              <w:t>UKS</w:t>
            </w:r>
            <w:r>
              <w:rPr>
                <w:szCs w:val="22"/>
              </w:rPr>
              <w:t xml:space="preserve">, показателя «Аккредитив, остаток по текущему» (вклдака «Аккредитив») (ранее </w:t>
            </w:r>
            <w:r>
              <w:rPr>
                <w:szCs w:val="22"/>
                <w:lang w:val="en-US"/>
              </w:rPr>
              <w:t>DATA</w:t>
            </w:r>
            <w:r w:rsidRPr="00B543A1">
              <w:rPr>
                <w:szCs w:val="22"/>
              </w:rPr>
              <w:t>_6</w:t>
            </w:r>
            <w:r>
              <w:rPr>
                <w:szCs w:val="22"/>
              </w:rPr>
              <w:t>4)</w:t>
            </w:r>
          </w:p>
        </w:tc>
      </w:tr>
      <w:tr w:rsidR="00FA0A13" w14:paraId="72B4331C" w14:textId="77777777" w:rsidTr="00733F61">
        <w:trPr>
          <w:trHeight w:val="434"/>
        </w:trPr>
        <w:tc>
          <w:tcPr>
            <w:tcW w:w="120" w:type="pct"/>
          </w:tcPr>
          <w:p w14:paraId="687033BE" w14:textId="77777777" w:rsidR="00FA0A13" w:rsidRPr="008A7F76" w:rsidRDefault="00FA0A13" w:rsidP="00FA0A13">
            <w:pPr>
              <w:pStyle w:val="GOSTTableNum"/>
            </w:pPr>
          </w:p>
        </w:tc>
        <w:tc>
          <w:tcPr>
            <w:tcW w:w="633" w:type="pct"/>
          </w:tcPr>
          <w:p w14:paraId="337DF763" w14:textId="06A1EE25" w:rsidR="00FA0A13" w:rsidRPr="005E26C1" w:rsidRDefault="00FA0A13" w:rsidP="009B2559">
            <w:pPr>
              <w:pStyle w:val="GOSTTablenorm"/>
              <w:rPr>
                <w:szCs w:val="22"/>
              </w:rPr>
            </w:pPr>
            <w:del w:id="3042" w:author="Сказецкая Наталья Камилевна" w:date="2025-10-10T21:00:00Z">
              <w:r w:rsidDel="00FF7800">
                <w:rPr>
                  <w:szCs w:val="22"/>
                </w:rPr>
                <w:delText>Аккредитив</w:delText>
              </w:r>
            </w:del>
            <w:ins w:id="3043" w:author="Сказецкая Наталья Камилевна" w:date="2025-10-10T21:00:00Z">
              <w:r w:rsidR="00FF7800">
                <w:rPr>
                  <w:szCs w:val="22"/>
                </w:rPr>
                <w:t>КОО</w:t>
              </w:r>
            </w:ins>
            <w:r>
              <w:rPr>
                <w:szCs w:val="22"/>
              </w:rPr>
              <w:t>, исполнено по нижестоящему</w:t>
            </w:r>
            <w:del w:id="3044" w:author="Сказецкая Наталья Камилевна" w:date="2025-10-10T21:21:00Z">
              <w:r w:rsidDel="009B2559">
                <w:rPr>
                  <w:szCs w:val="22"/>
                </w:rPr>
                <w:delText xml:space="preserve"> (вклдака «Аккредитив»)</w:delText>
              </w:r>
            </w:del>
          </w:p>
        </w:tc>
        <w:tc>
          <w:tcPr>
            <w:tcW w:w="312" w:type="pct"/>
          </w:tcPr>
          <w:p w14:paraId="02885202" w14:textId="2B1E9FD5" w:rsidR="00FA0A13" w:rsidRPr="005E26C1" w:rsidRDefault="00FA0A13" w:rsidP="00FA0A1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61</w:t>
            </w:r>
          </w:p>
        </w:tc>
        <w:tc>
          <w:tcPr>
            <w:tcW w:w="312" w:type="pct"/>
          </w:tcPr>
          <w:p w14:paraId="7E3835C3" w14:textId="5BA0D0AD" w:rsidR="00FA0A13" w:rsidRPr="003D328F" w:rsidRDefault="00FA0A13" w:rsidP="00FA0A13">
            <w:pPr>
              <w:pStyle w:val="GOSTTablenorm"/>
            </w:pPr>
            <w:r>
              <w:t>–</w:t>
            </w:r>
          </w:p>
        </w:tc>
        <w:tc>
          <w:tcPr>
            <w:tcW w:w="313" w:type="pct"/>
          </w:tcPr>
          <w:p w14:paraId="2A7194CF" w14:textId="25D4B135" w:rsidR="00FA0A13" w:rsidRPr="005E26C1" w:rsidRDefault="00FA0A13" w:rsidP="00FA0A13">
            <w:pPr>
              <w:pStyle w:val="GOSTTablenorm"/>
              <w:rPr>
                <w:szCs w:val="22"/>
              </w:rPr>
            </w:pPr>
            <w:r w:rsidRPr="003D328F">
              <w:t>–</w:t>
            </w:r>
          </w:p>
        </w:tc>
        <w:tc>
          <w:tcPr>
            <w:tcW w:w="1804" w:type="pct"/>
          </w:tcPr>
          <w:p w14:paraId="27FA8B81" w14:textId="52B8D28A" w:rsidR="00FA0A13" w:rsidRDefault="00FA0A13" w:rsidP="00FA0A1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Сумма</w:t>
            </w:r>
            <w:r>
              <w:rPr>
                <w:szCs w:val="22"/>
              </w:rPr>
              <w:t xml:space="preserve"> исполнения по нижестоящему </w:t>
            </w:r>
            <w:del w:id="3045" w:author="Сказецкая Наталья Камилевна" w:date="2025-10-10T21:17:00Z">
              <w:r w:rsidDel="009B2559">
                <w:rPr>
                  <w:szCs w:val="22"/>
                </w:rPr>
                <w:delText xml:space="preserve">аккредитиву </w:delText>
              </w:r>
            </w:del>
            <w:ins w:id="3046" w:author="Сказецкая Наталья Камилевна" w:date="2025-10-10T21:17:00Z">
              <w:r w:rsidR="009B2559">
                <w:rPr>
                  <w:szCs w:val="22"/>
                </w:rPr>
                <w:t xml:space="preserve">КОО </w:t>
              </w:r>
            </w:ins>
            <w:r>
              <w:rPr>
                <w:szCs w:val="22"/>
              </w:rPr>
              <w:t>в текущем финансовом году.</w:t>
            </w:r>
          </w:p>
          <w:p w14:paraId="51C6A28A" w14:textId="77777777" w:rsidR="00FA0A13" w:rsidRPr="005E26C1" w:rsidRDefault="00FA0A13" w:rsidP="00FA0A1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4C565755" w14:textId="381C2FBF" w:rsidR="00FA0A13" w:rsidRDefault="00FA0A13" w:rsidP="00FA0A1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Баланс (Остаток по Дт = Оборот по Дт минус Оборот по К</w:t>
            </w:r>
            <w:r w:rsidRPr="005E26C1">
              <w:rPr>
                <w:szCs w:val="22"/>
              </w:rPr>
              <w:t xml:space="preserve">т) на конец отчетного периода по </w:t>
            </w:r>
            <w:ins w:id="3047" w:author="Сказецкая Наталья Камилевна" w:date="2025-10-10T21:09:00Z">
              <w:r w:rsidR="009B6B03">
                <w:rPr>
                  <w:szCs w:val="22"/>
                </w:rPr>
                <w:t>счетам, где</w:t>
              </w:r>
            </w:ins>
            <w:del w:id="3048" w:author="Сказецкая Наталья Камилевна" w:date="2025-10-10T21:09:00Z">
              <w:r w:rsidRPr="005E26C1" w:rsidDel="009B6B03">
                <w:rPr>
                  <w:szCs w:val="22"/>
                </w:rPr>
                <w:delText>показателям</w:delText>
              </w:r>
            </w:del>
            <w:r>
              <w:rPr>
                <w:szCs w:val="22"/>
              </w:rPr>
              <w:t>:</w:t>
            </w:r>
          </w:p>
          <w:p w14:paraId="26660D4D" w14:textId="2CC48FFF" w:rsidR="00FA0A13" w:rsidRPr="00816D87" w:rsidRDefault="00FA0A13" w:rsidP="00FA0A13">
            <w:pPr>
              <w:pStyle w:val="GOSTTablenorm"/>
              <w:numPr>
                <w:ilvl w:val="0"/>
                <w:numId w:val="36"/>
              </w:numPr>
              <w:rPr>
                <w:szCs w:val="22"/>
              </w:rPr>
            </w:pPr>
            <w:r w:rsidRPr="00896B8D">
              <w:t>значение АП «Код счета казначейского учета</w:t>
            </w:r>
            <w:ins w:id="3049" w:author="Сказецкая Наталья Камилевна" w:date="2025-10-10T20:54:00Z">
              <w:r w:rsidR="002D1561">
                <w:t xml:space="preserve"> </w:t>
              </w:r>
              <w:r w:rsidR="002D1561" w:rsidRPr="00DA6435">
                <w:t>(номер ЗС)</w:t>
              </w:r>
            </w:ins>
            <w:r w:rsidRPr="00896B8D">
              <w:t>» (</w:t>
            </w:r>
            <w:r>
              <w:t>account) равно значению «</w:t>
            </w:r>
            <w:r>
              <w:rPr>
                <w:lang w:val="en-US"/>
              </w:rPr>
              <w:t>00</w:t>
            </w:r>
            <w:r>
              <w:t>Z11»</w:t>
            </w:r>
          </w:p>
        </w:tc>
        <w:tc>
          <w:tcPr>
            <w:tcW w:w="224" w:type="pct"/>
          </w:tcPr>
          <w:p w14:paraId="3F7CF347" w14:textId="403C72D2" w:rsidR="00FA0A13" w:rsidRPr="002133C2" w:rsidRDefault="00FA0A13" w:rsidP="00FA0A13">
            <w:pPr>
              <w:pStyle w:val="GOSTTablenorm"/>
            </w:pPr>
            <w:ins w:id="3050" w:author="Лавыгина Анна Александровна" w:date="2025-09-22T23:49:00Z">
              <w:r>
                <w:t>+</w:t>
              </w:r>
            </w:ins>
          </w:p>
        </w:tc>
        <w:tc>
          <w:tcPr>
            <w:tcW w:w="225" w:type="pct"/>
          </w:tcPr>
          <w:p w14:paraId="18999980" w14:textId="181E4AAA" w:rsidR="00FA0A13" w:rsidRPr="002133C2" w:rsidRDefault="00FA0A13" w:rsidP="00FA0A13">
            <w:pPr>
              <w:pStyle w:val="GOSTTablenorm"/>
            </w:pPr>
            <w:ins w:id="3051" w:author="Лавыгина Анна Александровна" w:date="2025-09-22T23:42:00Z">
              <w:r>
                <w:t>–</w:t>
              </w:r>
            </w:ins>
          </w:p>
        </w:tc>
        <w:tc>
          <w:tcPr>
            <w:tcW w:w="1057" w:type="pct"/>
          </w:tcPr>
          <w:p w14:paraId="16E8640A" w14:textId="4BDA8127" w:rsidR="00FA0A13" w:rsidRPr="005E26C1" w:rsidRDefault="00FA0A13" w:rsidP="00FA0A13">
            <w:pPr>
              <w:pStyle w:val="GOSTTablenorm"/>
              <w:rPr>
                <w:szCs w:val="22"/>
              </w:rPr>
            </w:pPr>
            <w:r w:rsidRPr="002133C2">
              <w:t>–</w:t>
            </w:r>
          </w:p>
        </w:tc>
      </w:tr>
      <w:tr w:rsidR="00FA0A13" w14:paraId="6D824B71" w14:textId="77777777" w:rsidTr="00733F61">
        <w:tc>
          <w:tcPr>
            <w:tcW w:w="120" w:type="pct"/>
          </w:tcPr>
          <w:p w14:paraId="35229A48" w14:textId="77777777" w:rsidR="00FA0A13" w:rsidRPr="008A7F76" w:rsidRDefault="00FA0A13" w:rsidP="00FA0A13">
            <w:pPr>
              <w:pStyle w:val="GOSTTableNum"/>
            </w:pPr>
          </w:p>
        </w:tc>
        <w:tc>
          <w:tcPr>
            <w:tcW w:w="633" w:type="pct"/>
          </w:tcPr>
          <w:p w14:paraId="0B8579AD" w14:textId="0D8AF124" w:rsidR="00FA0A13" w:rsidRPr="005E26C1" w:rsidRDefault="00FA0A13" w:rsidP="009B2559">
            <w:pPr>
              <w:pStyle w:val="GOSTTablenorm"/>
              <w:rPr>
                <w:szCs w:val="22"/>
              </w:rPr>
            </w:pPr>
            <w:del w:id="3052" w:author="Сказецкая Наталья Камилевна" w:date="2025-10-10T21:01:00Z">
              <w:r w:rsidDel="00FF7800">
                <w:rPr>
                  <w:szCs w:val="22"/>
                </w:rPr>
                <w:delText>Аккредитив</w:delText>
              </w:r>
            </w:del>
            <w:ins w:id="3053" w:author="Сказецкая Наталья Камилевна" w:date="2025-10-10T21:01:00Z">
              <w:r w:rsidR="00FF7800">
                <w:rPr>
                  <w:szCs w:val="22"/>
                </w:rPr>
                <w:t>КОО</w:t>
              </w:r>
            </w:ins>
            <w:r>
              <w:rPr>
                <w:szCs w:val="22"/>
              </w:rPr>
              <w:t>, остаток по нижестоящему</w:t>
            </w:r>
            <w:del w:id="3054" w:author="Сказецкая Наталья Камилевна" w:date="2025-10-10T21:21:00Z">
              <w:r w:rsidDel="009B2559">
                <w:rPr>
                  <w:szCs w:val="22"/>
                </w:rPr>
                <w:delText xml:space="preserve"> (вклдака «Аккредитив»)</w:delText>
              </w:r>
            </w:del>
          </w:p>
        </w:tc>
        <w:tc>
          <w:tcPr>
            <w:tcW w:w="312" w:type="pct"/>
          </w:tcPr>
          <w:p w14:paraId="1A999A32" w14:textId="4AAF2419" w:rsidR="00FA0A13" w:rsidRPr="005E26C1" w:rsidRDefault="00FA0A13" w:rsidP="00FA0A1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65</w:t>
            </w:r>
          </w:p>
        </w:tc>
        <w:tc>
          <w:tcPr>
            <w:tcW w:w="312" w:type="pct"/>
          </w:tcPr>
          <w:p w14:paraId="498B725C" w14:textId="17DD345B" w:rsidR="00FA0A13" w:rsidRPr="003D328F" w:rsidRDefault="00FA0A13" w:rsidP="00FA0A13">
            <w:pPr>
              <w:pStyle w:val="GOSTTablenorm"/>
            </w:pPr>
            <w:r>
              <w:t>–</w:t>
            </w:r>
          </w:p>
        </w:tc>
        <w:tc>
          <w:tcPr>
            <w:tcW w:w="313" w:type="pct"/>
          </w:tcPr>
          <w:p w14:paraId="11BD3A6C" w14:textId="50A8AB2F" w:rsidR="00FA0A13" w:rsidRPr="005E26C1" w:rsidRDefault="00FA0A13" w:rsidP="00FA0A13">
            <w:pPr>
              <w:pStyle w:val="GOSTTablenorm"/>
              <w:rPr>
                <w:szCs w:val="22"/>
              </w:rPr>
            </w:pPr>
            <w:r w:rsidRPr="003D328F">
              <w:t>–</w:t>
            </w:r>
          </w:p>
        </w:tc>
        <w:tc>
          <w:tcPr>
            <w:tcW w:w="1804" w:type="pct"/>
          </w:tcPr>
          <w:p w14:paraId="3976DBFC" w14:textId="0516505C" w:rsidR="00FA0A13" w:rsidRDefault="00FA0A13" w:rsidP="00FA0A1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Сумма</w:t>
            </w:r>
            <w:r>
              <w:rPr>
                <w:szCs w:val="22"/>
              </w:rPr>
              <w:t xml:space="preserve"> остатка по нижестоящему </w:t>
            </w:r>
            <w:del w:id="3055" w:author="Сказецкая Наталья Камилевна" w:date="2025-10-10T21:22:00Z">
              <w:r w:rsidDel="009B2559">
                <w:rPr>
                  <w:szCs w:val="22"/>
                </w:rPr>
                <w:delText xml:space="preserve">аккредитиву </w:delText>
              </w:r>
            </w:del>
            <w:ins w:id="3056" w:author="Сказецкая Наталья Камилевна" w:date="2025-10-10T21:22:00Z">
              <w:r w:rsidR="009B2559">
                <w:rPr>
                  <w:szCs w:val="22"/>
                </w:rPr>
                <w:t xml:space="preserve">КОО </w:t>
              </w:r>
            </w:ins>
            <w:r>
              <w:rPr>
                <w:szCs w:val="22"/>
              </w:rPr>
              <w:t>на отчетную дату по ЛС.</w:t>
            </w:r>
          </w:p>
          <w:p w14:paraId="1FE23155" w14:textId="77777777" w:rsidR="00FA0A13" w:rsidRPr="005E26C1" w:rsidRDefault="00FA0A13" w:rsidP="00FA0A1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Расчет по сумме в валюте учета (в рублях).</w:t>
            </w:r>
          </w:p>
          <w:p w14:paraId="438B5B1A" w14:textId="77777777" w:rsidR="00FA0A13" w:rsidRDefault="00FA0A13" w:rsidP="00FA0A13">
            <w:pPr>
              <w:pStyle w:val="GOSTTablenorm"/>
              <w:rPr>
                <w:szCs w:val="22"/>
              </w:rPr>
            </w:pPr>
            <w:r w:rsidRPr="005E26C1">
              <w:rPr>
                <w:szCs w:val="22"/>
              </w:rPr>
              <w:t>Вычисляется по формуле</w:t>
            </w:r>
            <w:r>
              <w:rPr>
                <w:szCs w:val="22"/>
              </w:rPr>
              <w:t>:</w:t>
            </w:r>
          </w:p>
          <w:p w14:paraId="5432CA63" w14:textId="0714BA4C" w:rsidR="00FA0A13" w:rsidRDefault="00FA0A13" w:rsidP="00FA0A1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Баланс (Остаток по Дт = Оборот по Дт минус Оборот по К</w:t>
            </w:r>
            <w:r w:rsidRPr="005E26C1">
              <w:rPr>
                <w:szCs w:val="22"/>
              </w:rPr>
              <w:t xml:space="preserve">т) на конец отчетного периода по </w:t>
            </w:r>
            <w:ins w:id="3057" w:author="Сказецкая Наталья Камилевна" w:date="2025-10-10T21:09:00Z">
              <w:r w:rsidR="009B6B03">
                <w:rPr>
                  <w:szCs w:val="22"/>
                </w:rPr>
                <w:t>счетам, где</w:t>
              </w:r>
            </w:ins>
            <w:del w:id="3058" w:author="Сказецкая Наталья Камилевна" w:date="2025-10-10T21:09:00Z">
              <w:r w:rsidRPr="005E26C1" w:rsidDel="009B6B03">
                <w:rPr>
                  <w:szCs w:val="22"/>
                </w:rPr>
                <w:delText>показателям</w:delText>
              </w:r>
            </w:del>
            <w:r>
              <w:rPr>
                <w:szCs w:val="22"/>
              </w:rPr>
              <w:t>:</w:t>
            </w:r>
          </w:p>
          <w:p w14:paraId="3B8B1EEB" w14:textId="5872F817" w:rsidR="00FA0A13" w:rsidRDefault="00FA0A13" w:rsidP="00FA0A13">
            <w:pPr>
              <w:pStyle w:val="GOSTTableListMark1"/>
            </w:pPr>
            <w:r w:rsidRPr="00896B8D">
              <w:t>значение АП «Код счета казначейского учета</w:t>
            </w:r>
            <w:ins w:id="3059" w:author="Сказецкая Наталья Камилевна" w:date="2025-10-10T20:54:00Z">
              <w:r w:rsidR="002D1561">
                <w:t xml:space="preserve"> </w:t>
              </w:r>
              <w:r w:rsidR="002D1561" w:rsidRPr="00DA6435">
                <w:t>(номер ЗС)</w:t>
              </w:r>
            </w:ins>
            <w:r w:rsidRPr="00896B8D">
              <w:t>» (</w:t>
            </w:r>
            <w:r>
              <w:t>account) равно значению «</w:t>
            </w:r>
            <w:r>
              <w:rPr>
                <w:lang w:val="en-US"/>
              </w:rPr>
              <w:t>00</w:t>
            </w:r>
            <w:r>
              <w:t>Z10»</w:t>
            </w:r>
          </w:p>
          <w:p w14:paraId="632DE6E0" w14:textId="77777777" w:rsidR="00FA0A13" w:rsidRDefault="00FA0A13" w:rsidP="00FA0A13">
            <w:pPr>
              <w:pStyle w:val="GOSTTableListMark1"/>
              <w:numPr>
                <w:ilvl w:val="0"/>
                <w:numId w:val="0"/>
              </w:numPr>
            </w:pPr>
            <w:r>
              <w:t xml:space="preserve"> минус</w:t>
            </w:r>
          </w:p>
          <w:p w14:paraId="72FF007B" w14:textId="1D83E12B" w:rsidR="00FA0A13" w:rsidRDefault="00FA0A13" w:rsidP="00FA0A13">
            <w:pPr>
              <w:pStyle w:val="GOSTTablenorm"/>
              <w:rPr>
                <w:szCs w:val="22"/>
              </w:rPr>
            </w:pPr>
            <w:r>
              <w:rPr>
                <w:szCs w:val="22"/>
              </w:rPr>
              <w:t>Баланс (Остаток по Дт = Оборот по Дт минус Оборот по К</w:t>
            </w:r>
            <w:r w:rsidRPr="005E26C1">
              <w:rPr>
                <w:szCs w:val="22"/>
              </w:rPr>
              <w:t xml:space="preserve">т) на конец отчетного периода по </w:t>
            </w:r>
            <w:ins w:id="3060" w:author="Сказецкая Наталья Камилевна" w:date="2025-10-10T21:09:00Z">
              <w:r w:rsidR="009B6B03">
                <w:rPr>
                  <w:szCs w:val="22"/>
                </w:rPr>
                <w:t>счетам, где</w:t>
              </w:r>
            </w:ins>
            <w:del w:id="3061" w:author="Сказецкая Наталья Камилевна" w:date="2025-10-10T21:09:00Z">
              <w:r w:rsidRPr="005E26C1" w:rsidDel="009B6B03">
                <w:rPr>
                  <w:szCs w:val="22"/>
                </w:rPr>
                <w:delText>показателям</w:delText>
              </w:r>
            </w:del>
            <w:r>
              <w:rPr>
                <w:szCs w:val="22"/>
              </w:rPr>
              <w:t>:</w:t>
            </w:r>
          </w:p>
          <w:p w14:paraId="2350C229" w14:textId="77777777" w:rsidR="00FA0A13" w:rsidRDefault="00FA0A13" w:rsidP="00FA0A13">
            <w:pPr>
              <w:pStyle w:val="GOSTTableListMark1"/>
              <w:rPr>
                <w:ins w:id="3062" w:author="Сказецкая Наталья Камилевна" w:date="2025-10-10T22:08:00Z"/>
              </w:rPr>
            </w:pPr>
            <w:r w:rsidRPr="00896B8D">
              <w:t>значение АП «Код счета казначейского учета</w:t>
            </w:r>
            <w:ins w:id="3063" w:author="Сказецкая Наталья Камилевна" w:date="2025-10-10T20:54:00Z">
              <w:r w:rsidR="002D1561">
                <w:t xml:space="preserve"> </w:t>
              </w:r>
              <w:r w:rsidR="002D1561" w:rsidRPr="00DA6435">
                <w:t>(номер ЗС)</w:t>
              </w:r>
            </w:ins>
            <w:r w:rsidRPr="00896B8D">
              <w:t>» (</w:t>
            </w:r>
            <w:r>
              <w:t>account) равно значению «</w:t>
            </w:r>
            <w:r>
              <w:rPr>
                <w:lang w:val="en-US"/>
              </w:rPr>
              <w:t>00</w:t>
            </w:r>
            <w:r>
              <w:t>Z11»</w:t>
            </w:r>
          </w:p>
          <w:p w14:paraId="29DB8951" w14:textId="77777777" w:rsidR="000A3D96" w:rsidRDefault="000A3D96" w:rsidP="000A3D96">
            <w:pPr>
              <w:pStyle w:val="GOSTTableListMark1"/>
              <w:numPr>
                <w:ilvl w:val="0"/>
                <w:numId w:val="0"/>
              </w:numPr>
              <w:ind w:left="511" w:hanging="227"/>
              <w:rPr>
                <w:ins w:id="3064" w:author="Сказецкая Наталья Камилевна" w:date="2025-10-10T22:08:00Z"/>
              </w:rPr>
            </w:pPr>
          </w:p>
          <w:p w14:paraId="2376F4F0" w14:textId="7CF95A75" w:rsidR="000A3D96" w:rsidRPr="002133C2" w:rsidRDefault="000A3D96" w:rsidP="000A3D96">
            <w:pPr>
              <w:pStyle w:val="GOSTTablenorm"/>
            </w:pPr>
            <w:ins w:id="3065" w:author="Сказецкая Наталья Камилевна" w:date="2025-10-10T22:09:00Z">
              <w:r w:rsidRPr="000A3D96">
                <w:rPr>
                  <w:szCs w:val="22"/>
                </w:rPr>
                <w:t>Расчет по кодам идентификаторов: «КОО, переведено» (PA_UKS: 57) минус «КОО, исполнено по нижестоящему» (PA_UKS: 61)</w:t>
              </w:r>
            </w:ins>
          </w:p>
        </w:tc>
        <w:tc>
          <w:tcPr>
            <w:tcW w:w="224" w:type="pct"/>
          </w:tcPr>
          <w:p w14:paraId="53393DFB" w14:textId="2DC2E07D" w:rsidR="00FA0A13" w:rsidRPr="002133C2" w:rsidRDefault="00FA0A13" w:rsidP="00FA0A13">
            <w:pPr>
              <w:pStyle w:val="GOSTTablenorm"/>
            </w:pPr>
            <w:ins w:id="3066" w:author="Лавыгина Анна Александровна" w:date="2025-09-22T23:49:00Z">
              <w:r>
                <w:t>+</w:t>
              </w:r>
            </w:ins>
          </w:p>
        </w:tc>
        <w:tc>
          <w:tcPr>
            <w:tcW w:w="225" w:type="pct"/>
          </w:tcPr>
          <w:p w14:paraId="0FFA3824" w14:textId="1037BE51" w:rsidR="00FA0A13" w:rsidRPr="002133C2" w:rsidRDefault="00FA0A13" w:rsidP="00FA0A13">
            <w:pPr>
              <w:pStyle w:val="GOSTTablenorm"/>
            </w:pPr>
            <w:ins w:id="3067" w:author="Лавыгина Анна Александровна" w:date="2025-09-22T23:42:00Z">
              <w:r>
                <w:t>–</w:t>
              </w:r>
            </w:ins>
          </w:p>
        </w:tc>
        <w:tc>
          <w:tcPr>
            <w:tcW w:w="1057" w:type="pct"/>
          </w:tcPr>
          <w:p w14:paraId="259F5B67" w14:textId="57A27F4B" w:rsidR="00FA0A13" w:rsidRPr="002133C2" w:rsidRDefault="00FA0A13" w:rsidP="00FA0A13">
            <w:pPr>
              <w:pStyle w:val="GOSTTablenorm"/>
            </w:pPr>
          </w:p>
        </w:tc>
      </w:tr>
    </w:tbl>
    <w:p w14:paraId="07658D68" w14:textId="0D887795" w:rsidR="00126C9E" w:rsidRPr="00202A2C" w:rsidRDefault="00126C9E" w:rsidP="000A3D96">
      <w:pPr>
        <w:pStyle w:val="GOSTNormal"/>
        <w:ind w:firstLine="0"/>
        <w:sectPr w:rsidR="00126C9E" w:rsidRPr="00202A2C" w:rsidSect="007F05AD">
          <w:headerReference w:type="default" r:id="rId22"/>
          <w:pgSz w:w="16838" w:h="11906" w:orient="landscape" w:code="9"/>
          <w:pgMar w:top="1701" w:right="567" w:bottom="567" w:left="567" w:header="1134" w:footer="284" w:gutter="0"/>
          <w:cols w:space="708"/>
          <w:docGrid w:linePitch="360"/>
        </w:sectPr>
      </w:pPr>
    </w:p>
    <w:p w14:paraId="3E69B5C8" w14:textId="77777777" w:rsidR="00D45C06" w:rsidRPr="00B9499D" w:rsidRDefault="00D45C06" w:rsidP="00367B7D">
      <w:pPr>
        <w:pStyle w:val="GOSTReg"/>
      </w:pPr>
      <w:bookmarkStart w:id="3068" w:name="_Toc121319652"/>
      <w:bookmarkStart w:id="3069" w:name="_Toc202537617"/>
      <w:bookmarkEnd w:id="1076"/>
      <w:r w:rsidRPr="00B9499D">
        <w:lastRenderedPageBreak/>
        <w:t>СОГЛАСОВАНО</w:t>
      </w:r>
      <w:bookmarkEnd w:id="3068"/>
      <w:bookmarkEnd w:id="3069"/>
    </w:p>
    <w:tbl>
      <w:tblPr>
        <w:tblStyle w:val="GOSTTable"/>
        <w:tblW w:w="5000" w:type="pct"/>
        <w:tblLook w:val="01E0" w:firstRow="1" w:lastRow="1" w:firstColumn="1" w:lastColumn="1" w:noHBand="0" w:noVBand="0"/>
      </w:tblPr>
      <w:tblGrid>
        <w:gridCol w:w="2023"/>
        <w:gridCol w:w="2398"/>
        <w:gridCol w:w="2315"/>
        <w:gridCol w:w="1359"/>
        <w:gridCol w:w="1533"/>
      </w:tblGrid>
      <w:tr w:rsidR="00D34E1B" w:rsidRPr="00B9499D" w14:paraId="30A10268" w14:textId="77777777" w:rsidTr="001A50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50" w:type="pct"/>
          </w:tcPr>
          <w:p w14:paraId="786F9883" w14:textId="77777777" w:rsidR="00D34E1B" w:rsidRPr="00B9499D" w:rsidRDefault="00D34E1B" w:rsidP="001A5048">
            <w:pPr>
              <w:pStyle w:val="GOSTTableHead"/>
            </w:pPr>
            <w:r w:rsidRPr="00B9499D">
              <w:t>Наименование организации, предприятия</w:t>
            </w:r>
          </w:p>
        </w:tc>
        <w:tc>
          <w:tcPr>
            <w:tcW w:w="1245" w:type="pct"/>
          </w:tcPr>
          <w:p w14:paraId="6C3AD824" w14:textId="77777777" w:rsidR="00D34E1B" w:rsidRPr="00B9499D" w:rsidRDefault="00D34E1B" w:rsidP="0090097B">
            <w:pPr>
              <w:pStyle w:val="GOSTTableHead"/>
            </w:pPr>
            <w:r w:rsidRPr="00B9499D">
              <w:t>Должность исполнителя</w:t>
            </w:r>
          </w:p>
        </w:tc>
        <w:tc>
          <w:tcPr>
            <w:tcW w:w="1202" w:type="pct"/>
          </w:tcPr>
          <w:p w14:paraId="2882D557" w14:textId="77777777" w:rsidR="00D34E1B" w:rsidRPr="00B9499D" w:rsidRDefault="00D34E1B" w:rsidP="0090097B">
            <w:pPr>
              <w:pStyle w:val="GOSTTableHead"/>
            </w:pPr>
            <w:r w:rsidRPr="00B9499D">
              <w:t>Фамилия, имя, отчество</w:t>
            </w:r>
          </w:p>
        </w:tc>
        <w:tc>
          <w:tcPr>
            <w:tcW w:w="706" w:type="pct"/>
          </w:tcPr>
          <w:p w14:paraId="3E3F329D" w14:textId="77777777" w:rsidR="00D34E1B" w:rsidRPr="00B9499D" w:rsidRDefault="00D34E1B" w:rsidP="001A5048">
            <w:pPr>
              <w:pStyle w:val="GOSTTableHead"/>
            </w:pPr>
            <w:r w:rsidRPr="00B9499D">
              <w:t>Подпись</w:t>
            </w:r>
          </w:p>
        </w:tc>
        <w:tc>
          <w:tcPr>
            <w:tcW w:w="796" w:type="pct"/>
          </w:tcPr>
          <w:p w14:paraId="198579DE" w14:textId="77777777" w:rsidR="00D34E1B" w:rsidRPr="00B9499D" w:rsidRDefault="00D34E1B" w:rsidP="001A5048">
            <w:pPr>
              <w:pStyle w:val="GOSTTableHead"/>
            </w:pPr>
            <w:r w:rsidRPr="00B9499D">
              <w:t>Дата</w:t>
            </w:r>
          </w:p>
        </w:tc>
      </w:tr>
      <w:tr w:rsidR="00D34E1B" w:rsidRPr="00B9499D" w14:paraId="68D95C3C" w14:textId="77777777" w:rsidTr="001A5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1050" w:type="pct"/>
          </w:tcPr>
          <w:p w14:paraId="2BE61192" w14:textId="77777777" w:rsidR="00D34E1B" w:rsidRPr="00B9499D" w:rsidRDefault="00D34E1B" w:rsidP="001A5048">
            <w:pPr>
              <w:pStyle w:val="GOSTTablenorm"/>
            </w:pPr>
          </w:p>
        </w:tc>
        <w:tc>
          <w:tcPr>
            <w:tcW w:w="1245" w:type="pct"/>
          </w:tcPr>
          <w:p w14:paraId="343CD3F3" w14:textId="77777777" w:rsidR="00D34E1B" w:rsidRPr="00B9499D" w:rsidRDefault="00D34E1B" w:rsidP="001A5048">
            <w:pPr>
              <w:pStyle w:val="GOSTTablenorm"/>
            </w:pPr>
          </w:p>
        </w:tc>
        <w:tc>
          <w:tcPr>
            <w:tcW w:w="1202" w:type="pct"/>
          </w:tcPr>
          <w:p w14:paraId="1C9BD6D0" w14:textId="77777777" w:rsidR="00D34E1B" w:rsidRPr="00B9499D" w:rsidRDefault="00D34E1B" w:rsidP="001A5048">
            <w:pPr>
              <w:pStyle w:val="GOSTTablenorm"/>
            </w:pPr>
          </w:p>
        </w:tc>
        <w:tc>
          <w:tcPr>
            <w:tcW w:w="706" w:type="pct"/>
          </w:tcPr>
          <w:p w14:paraId="218CB29F" w14:textId="77777777" w:rsidR="00D34E1B" w:rsidRPr="00B9499D" w:rsidRDefault="00D34E1B" w:rsidP="001A5048">
            <w:pPr>
              <w:pStyle w:val="GOSTTablenorm"/>
            </w:pPr>
          </w:p>
        </w:tc>
        <w:tc>
          <w:tcPr>
            <w:tcW w:w="796" w:type="pct"/>
          </w:tcPr>
          <w:p w14:paraId="2DAD350F" w14:textId="77777777" w:rsidR="00D34E1B" w:rsidRPr="00B9499D" w:rsidRDefault="00D34E1B" w:rsidP="001A5048">
            <w:pPr>
              <w:pStyle w:val="GOSTTablenorm"/>
            </w:pPr>
          </w:p>
        </w:tc>
      </w:tr>
      <w:tr w:rsidR="00D34E1B" w:rsidRPr="00B9499D" w14:paraId="6642CDB0" w14:textId="77777777" w:rsidTr="001A50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"/>
        </w:trPr>
        <w:tc>
          <w:tcPr>
            <w:tcW w:w="1050" w:type="pct"/>
          </w:tcPr>
          <w:p w14:paraId="75B45730" w14:textId="77777777" w:rsidR="00D34E1B" w:rsidRPr="00B9499D" w:rsidRDefault="00D34E1B" w:rsidP="001A5048">
            <w:pPr>
              <w:pStyle w:val="GOSTTablenorm"/>
            </w:pPr>
          </w:p>
        </w:tc>
        <w:tc>
          <w:tcPr>
            <w:tcW w:w="1245" w:type="pct"/>
          </w:tcPr>
          <w:p w14:paraId="2281D422" w14:textId="77777777" w:rsidR="00D34E1B" w:rsidRPr="00B9499D" w:rsidRDefault="00D34E1B" w:rsidP="001A5048">
            <w:pPr>
              <w:pStyle w:val="GOSTTablenorm"/>
            </w:pPr>
          </w:p>
        </w:tc>
        <w:tc>
          <w:tcPr>
            <w:tcW w:w="1202" w:type="pct"/>
          </w:tcPr>
          <w:p w14:paraId="69B3F464" w14:textId="77777777" w:rsidR="00D34E1B" w:rsidRPr="00B9499D" w:rsidRDefault="00D34E1B" w:rsidP="001A5048">
            <w:pPr>
              <w:pStyle w:val="GOSTTablenorm"/>
            </w:pPr>
          </w:p>
        </w:tc>
        <w:tc>
          <w:tcPr>
            <w:tcW w:w="706" w:type="pct"/>
          </w:tcPr>
          <w:p w14:paraId="37B38A94" w14:textId="77777777" w:rsidR="00D34E1B" w:rsidRPr="00B9499D" w:rsidRDefault="00D34E1B" w:rsidP="001A5048">
            <w:pPr>
              <w:pStyle w:val="GOSTTablenorm"/>
            </w:pPr>
          </w:p>
        </w:tc>
        <w:tc>
          <w:tcPr>
            <w:tcW w:w="796" w:type="pct"/>
          </w:tcPr>
          <w:p w14:paraId="7DD818F8" w14:textId="77777777" w:rsidR="00D34E1B" w:rsidRPr="00B9499D" w:rsidRDefault="00D34E1B" w:rsidP="001A5048">
            <w:pPr>
              <w:pStyle w:val="GOSTTablenorm"/>
            </w:pPr>
          </w:p>
        </w:tc>
      </w:tr>
      <w:tr w:rsidR="00D34E1B" w:rsidRPr="00B9499D" w14:paraId="6A6A7744" w14:textId="77777777" w:rsidTr="001A5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1050" w:type="pct"/>
          </w:tcPr>
          <w:p w14:paraId="2BD9D2D9" w14:textId="77777777" w:rsidR="00D34E1B" w:rsidRPr="00B9499D" w:rsidRDefault="00D34E1B" w:rsidP="001A5048">
            <w:pPr>
              <w:pStyle w:val="GOSTTablenorm"/>
            </w:pPr>
          </w:p>
        </w:tc>
        <w:tc>
          <w:tcPr>
            <w:tcW w:w="1245" w:type="pct"/>
          </w:tcPr>
          <w:p w14:paraId="5E7A969D" w14:textId="77777777" w:rsidR="00D34E1B" w:rsidRPr="00B9499D" w:rsidRDefault="00D34E1B" w:rsidP="001A5048">
            <w:pPr>
              <w:pStyle w:val="GOSTTablenorm"/>
            </w:pPr>
          </w:p>
        </w:tc>
        <w:tc>
          <w:tcPr>
            <w:tcW w:w="1202" w:type="pct"/>
          </w:tcPr>
          <w:p w14:paraId="1FF0DF53" w14:textId="77777777" w:rsidR="00D34E1B" w:rsidRPr="00B9499D" w:rsidRDefault="00D34E1B" w:rsidP="001A5048">
            <w:pPr>
              <w:pStyle w:val="GOSTTablenorm"/>
            </w:pPr>
          </w:p>
        </w:tc>
        <w:tc>
          <w:tcPr>
            <w:tcW w:w="706" w:type="pct"/>
          </w:tcPr>
          <w:p w14:paraId="76B44845" w14:textId="77777777" w:rsidR="00D34E1B" w:rsidRPr="00B9499D" w:rsidRDefault="00D34E1B" w:rsidP="001A5048">
            <w:pPr>
              <w:pStyle w:val="GOSTTablenorm"/>
            </w:pPr>
          </w:p>
        </w:tc>
        <w:tc>
          <w:tcPr>
            <w:tcW w:w="796" w:type="pct"/>
          </w:tcPr>
          <w:p w14:paraId="7D456617" w14:textId="77777777" w:rsidR="00D34E1B" w:rsidRPr="00B9499D" w:rsidRDefault="00D34E1B" w:rsidP="001A5048">
            <w:pPr>
              <w:pStyle w:val="GOSTTablenorm"/>
            </w:pPr>
          </w:p>
        </w:tc>
      </w:tr>
      <w:tr w:rsidR="00D34E1B" w:rsidRPr="00B9499D" w14:paraId="0151F5F8" w14:textId="77777777" w:rsidTr="001A50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"/>
        </w:trPr>
        <w:tc>
          <w:tcPr>
            <w:tcW w:w="1050" w:type="pct"/>
          </w:tcPr>
          <w:p w14:paraId="116E4FBC" w14:textId="77777777" w:rsidR="00D34E1B" w:rsidRPr="00B9499D" w:rsidRDefault="00D34E1B" w:rsidP="001A5048">
            <w:pPr>
              <w:pStyle w:val="GOSTTablenorm"/>
            </w:pPr>
          </w:p>
        </w:tc>
        <w:tc>
          <w:tcPr>
            <w:tcW w:w="1245" w:type="pct"/>
          </w:tcPr>
          <w:p w14:paraId="4FF5A594" w14:textId="77777777" w:rsidR="00D34E1B" w:rsidRPr="00B9499D" w:rsidRDefault="00D34E1B" w:rsidP="001A5048">
            <w:pPr>
              <w:pStyle w:val="GOSTTablenorm"/>
            </w:pPr>
          </w:p>
        </w:tc>
        <w:tc>
          <w:tcPr>
            <w:tcW w:w="1202" w:type="pct"/>
          </w:tcPr>
          <w:p w14:paraId="1DDE0725" w14:textId="77777777" w:rsidR="00D34E1B" w:rsidRPr="00B9499D" w:rsidRDefault="00D34E1B" w:rsidP="001A5048">
            <w:pPr>
              <w:pStyle w:val="GOSTTablenorm"/>
            </w:pPr>
          </w:p>
        </w:tc>
        <w:tc>
          <w:tcPr>
            <w:tcW w:w="706" w:type="pct"/>
          </w:tcPr>
          <w:p w14:paraId="69C4CAE4" w14:textId="77777777" w:rsidR="00D34E1B" w:rsidRPr="00B9499D" w:rsidRDefault="00D34E1B" w:rsidP="001A5048">
            <w:pPr>
              <w:pStyle w:val="GOSTTablenorm"/>
            </w:pPr>
          </w:p>
        </w:tc>
        <w:tc>
          <w:tcPr>
            <w:tcW w:w="796" w:type="pct"/>
          </w:tcPr>
          <w:p w14:paraId="3DA86C5D" w14:textId="77777777" w:rsidR="00D34E1B" w:rsidRPr="00B9499D" w:rsidRDefault="00D34E1B" w:rsidP="001A5048">
            <w:pPr>
              <w:pStyle w:val="GOSTTablenorm"/>
            </w:pPr>
          </w:p>
        </w:tc>
      </w:tr>
      <w:tr w:rsidR="00D34E1B" w:rsidRPr="00B9499D" w14:paraId="5A32A39C" w14:textId="77777777" w:rsidTr="001A5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1050" w:type="pct"/>
          </w:tcPr>
          <w:p w14:paraId="4055D7D4" w14:textId="77777777" w:rsidR="00D34E1B" w:rsidRPr="00B9499D" w:rsidRDefault="00D34E1B" w:rsidP="001A5048">
            <w:pPr>
              <w:pStyle w:val="GOSTTablenorm"/>
            </w:pPr>
          </w:p>
        </w:tc>
        <w:tc>
          <w:tcPr>
            <w:tcW w:w="1245" w:type="pct"/>
          </w:tcPr>
          <w:p w14:paraId="3845A45A" w14:textId="77777777" w:rsidR="00D34E1B" w:rsidRPr="00B9499D" w:rsidRDefault="00D34E1B" w:rsidP="001A5048">
            <w:pPr>
              <w:pStyle w:val="GOSTTablenorm"/>
            </w:pPr>
          </w:p>
        </w:tc>
        <w:tc>
          <w:tcPr>
            <w:tcW w:w="1202" w:type="pct"/>
          </w:tcPr>
          <w:p w14:paraId="62BEE8CF" w14:textId="77777777" w:rsidR="00D34E1B" w:rsidRPr="00B9499D" w:rsidRDefault="00D34E1B" w:rsidP="001A5048">
            <w:pPr>
              <w:pStyle w:val="GOSTTablenorm"/>
            </w:pPr>
          </w:p>
        </w:tc>
        <w:tc>
          <w:tcPr>
            <w:tcW w:w="706" w:type="pct"/>
          </w:tcPr>
          <w:p w14:paraId="50F63E6A" w14:textId="77777777" w:rsidR="00D34E1B" w:rsidRPr="00B9499D" w:rsidRDefault="00D34E1B" w:rsidP="001A5048">
            <w:pPr>
              <w:pStyle w:val="GOSTTablenorm"/>
            </w:pPr>
          </w:p>
        </w:tc>
        <w:tc>
          <w:tcPr>
            <w:tcW w:w="796" w:type="pct"/>
          </w:tcPr>
          <w:p w14:paraId="11C553F5" w14:textId="77777777" w:rsidR="00D34E1B" w:rsidRPr="00B9499D" w:rsidRDefault="00D34E1B" w:rsidP="001A5048">
            <w:pPr>
              <w:pStyle w:val="GOSTTablenorm"/>
            </w:pPr>
          </w:p>
        </w:tc>
      </w:tr>
      <w:tr w:rsidR="00D34E1B" w:rsidRPr="00B9499D" w14:paraId="037BD2A4" w14:textId="77777777" w:rsidTr="001A50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"/>
        </w:trPr>
        <w:tc>
          <w:tcPr>
            <w:tcW w:w="1050" w:type="pct"/>
          </w:tcPr>
          <w:p w14:paraId="63BB8E0F" w14:textId="77777777" w:rsidR="00D34E1B" w:rsidRPr="00B9499D" w:rsidRDefault="00D34E1B" w:rsidP="001A5048">
            <w:pPr>
              <w:pStyle w:val="GOSTTablenorm"/>
            </w:pPr>
          </w:p>
        </w:tc>
        <w:tc>
          <w:tcPr>
            <w:tcW w:w="1245" w:type="pct"/>
          </w:tcPr>
          <w:p w14:paraId="2D45AEFD" w14:textId="77777777" w:rsidR="00D34E1B" w:rsidRPr="00B9499D" w:rsidRDefault="00D34E1B" w:rsidP="001A5048">
            <w:pPr>
              <w:pStyle w:val="GOSTTablenorm"/>
            </w:pPr>
          </w:p>
        </w:tc>
        <w:tc>
          <w:tcPr>
            <w:tcW w:w="1202" w:type="pct"/>
          </w:tcPr>
          <w:p w14:paraId="6556FC12" w14:textId="77777777" w:rsidR="00D34E1B" w:rsidRPr="00B9499D" w:rsidRDefault="00D34E1B" w:rsidP="001A5048">
            <w:pPr>
              <w:pStyle w:val="GOSTTablenorm"/>
            </w:pPr>
          </w:p>
        </w:tc>
        <w:tc>
          <w:tcPr>
            <w:tcW w:w="706" w:type="pct"/>
          </w:tcPr>
          <w:p w14:paraId="55112869" w14:textId="77777777" w:rsidR="00D34E1B" w:rsidRPr="00B9499D" w:rsidRDefault="00D34E1B" w:rsidP="001A5048">
            <w:pPr>
              <w:pStyle w:val="GOSTTablenorm"/>
            </w:pPr>
          </w:p>
        </w:tc>
        <w:tc>
          <w:tcPr>
            <w:tcW w:w="796" w:type="pct"/>
          </w:tcPr>
          <w:p w14:paraId="0E48373D" w14:textId="77777777" w:rsidR="00D34E1B" w:rsidRPr="00B9499D" w:rsidRDefault="00D34E1B" w:rsidP="001A5048">
            <w:pPr>
              <w:pStyle w:val="GOSTTablenorm"/>
            </w:pPr>
          </w:p>
        </w:tc>
      </w:tr>
      <w:tr w:rsidR="00D34E1B" w:rsidRPr="00B9499D" w14:paraId="70BE0A29" w14:textId="77777777" w:rsidTr="001A5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1050" w:type="pct"/>
          </w:tcPr>
          <w:p w14:paraId="404C88E3" w14:textId="77777777" w:rsidR="00D34E1B" w:rsidRPr="00B9499D" w:rsidRDefault="00D34E1B" w:rsidP="001A5048">
            <w:pPr>
              <w:pStyle w:val="GOSTTablenorm"/>
            </w:pPr>
          </w:p>
        </w:tc>
        <w:tc>
          <w:tcPr>
            <w:tcW w:w="1245" w:type="pct"/>
          </w:tcPr>
          <w:p w14:paraId="532C45DA" w14:textId="77777777" w:rsidR="00D34E1B" w:rsidRPr="00B9499D" w:rsidRDefault="00D34E1B" w:rsidP="001A5048">
            <w:pPr>
              <w:pStyle w:val="GOSTTablenorm"/>
            </w:pPr>
          </w:p>
        </w:tc>
        <w:tc>
          <w:tcPr>
            <w:tcW w:w="1202" w:type="pct"/>
          </w:tcPr>
          <w:p w14:paraId="6480B0C8" w14:textId="77777777" w:rsidR="00D34E1B" w:rsidRPr="00B9499D" w:rsidRDefault="00D34E1B" w:rsidP="001A5048">
            <w:pPr>
              <w:pStyle w:val="GOSTTablenorm"/>
            </w:pPr>
          </w:p>
        </w:tc>
        <w:tc>
          <w:tcPr>
            <w:tcW w:w="706" w:type="pct"/>
          </w:tcPr>
          <w:p w14:paraId="380ADAC6" w14:textId="77777777" w:rsidR="00D34E1B" w:rsidRPr="00B9499D" w:rsidRDefault="00D34E1B" w:rsidP="001A5048">
            <w:pPr>
              <w:pStyle w:val="GOSTTablenorm"/>
            </w:pPr>
          </w:p>
        </w:tc>
        <w:tc>
          <w:tcPr>
            <w:tcW w:w="796" w:type="pct"/>
          </w:tcPr>
          <w:p w14:paraId="1377A9E9" w14:textId="77777777" w:rsidR="00D34E1B" w:rsidRPr="00B9499D" w:rsidRDefault="00D34E1B" w:rsidP="001A5048">
            <w:pPr>
              <w:pStyle w:val="GOSTTablenorm"/>
            </w:pPr>
          </w:p>
        </w:tc>
      </w:tr>
      <w:tr w:rsidR="00D34E1B" w:rsidRPr="00B9499D" w14:paraId="15A414CB" w14:textId="77777777" w:rsidTr="001A50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"/>
        </w:trPr>
        <w:tc>
          <w:tcPr>
            <w:tcW w:w="1050" w:type="pct"/>
          </w:tcPr>
          <w:p w14:paraId="4598C1C7" w14:textId="77777777" w:rsidR="00D34E1B" w:rsidRPr="00B9499D" w:rsidRDefault="00D34E1B" w:rsidP="001A5048">
            <w:pPr>
              <w:pStyle w:val="GOSTTablenorm"/>
            </w:pPr>
          </w:p>
        </w:tc>
        <w:tc>
          <w:tcPr>
            <w:tcW w:w="1245" w:type="pct"/>
          </w:tcPr>
          <w:p w14:paraId="104EC4F0" w14:textId="77777777" w:rsidR="00D34E1B" w:rsidRPr="00B9499D" w:rsidRDefault="00D34E1B" w:rsidP="001A5048">
            <w:pPr>
              <w:pStyle w:val="GOSTTablenorm"/>
            </w:pPr>
          </w:p>
        </w:tc>
        <w:tc>
          <w:tcPr>
            <w:tcW w:w="1202" w:type="pct"/>
          </w:tcPr>
          <w:p w14:paraId="38E5F644" w14:textId="77777777" w:rsidR="00D34E1B" w:rsidRPr="00B9499D" w:rsidRDefault="00D34E1B" w:rsidP="001A5048">
            <w:pPr>
              <w:pStyle w:val="GOSTTablenorm"/>
            </w:pPr>
          </w:p>
        </w:tc>
        <w:tc>
          <w:tcPr>
            <w:tcW w:w="706" w:type="pct"/>
          </w:tcPr>
          <w:p w14:paraId="692568B1" w14:textId="77777777" w:rsidR="00D34E1B" w:rsidRPr="00B9499D" w:rsidRDefault="00D34E1B" w:rsidP="001A5048">
            <w:pPr>
              <w:pStyle w:val="GOSTTablenorm"/>
            </w:pPr>
          </w:p>
        </w:tc>
        <w:tc>
          <w:tcPr>
            <w:tcW w:w="796" w:type="pct"/>
          </w:tcPr>
          <w:p w14:paraId="5B2E2DE8" w14:textId="77777777" w:rsidR="00D34E1B" w:rsidRPr="00B9499D" w:rsidRDefault="00D34E1B" w:rsidP="001A5048">
            <w:pPr>
              <w:pStyle w:val="GOSTTablenorm"/>
            </w:pPr>
          </w:p>
        </w:tc>
      </w:tr>
      <w:tr w:rsidR="00D34E1B" w:rsidRPr="00B9499D" w14:paraId="7CD3976F" w14:textId="77777777" w:rsidTr="001A5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1050" w:type="pct"/>
          </w:tcPr>
          <w:p w14:paraId="52BE7EB8" w14:textId="77777777" w:rsidR="00D34E1B" w:rsidRPr="00B9499D" w:rsidRDefault="00D34E1B" w:rsidP="001A5048">
            <w:pPr>
              <w:pStyle w:val="GOSTTablenorm"/>
            </w:pPr>
          </w:p>
        </w:tc>
        <w:tc>
          <w:tcPr>
            <w:tcW w:w="1245" w:type="pct"/>
          </w:tcPr>
          <w:p w14:paraId="711043EA" w14:textId="77777777" w:rsidR="00D34E1B" w:rsidRPr="00B9499D" w:rsidRDefault="00D34E1B" w:rsidP="001A5048">
            <w:pPr>
              <w:pStyle w:val="GOSTTablenorm"/>
            </w:pPr>
          </w:p>
        </w:tc>
        <w:tc>
          <w:tcPr>
            <w:tcW w:w="1202" w:type="pct"/>
          </w:tcPr>
          <w:p w14:paraId="180A5781" w14:textId="77777777" w:rsidR="00D34E1B" w:rsidRPr="00B9499D" w:rsidRDefault="00D34E1B" w:rsidP="001A5048">
            <w:pPr>
              <w:pStyle w:val="GOSTTablenorm"/>
            </w:pPr>
          </w:p>
        </w:tc>
        <w:tc>
          <w:tcPr>
            <w:tcW w:w="706" w:type="pct"/>
          </w:tcPr>
          <w:p w14:paraId="5FCBAE21" w14:textId="77777777" w:rsidR="00D34E1B" w:rsidRPr="00B9499D" w:rsidRDefault="00D34E1B" w:rsidP="001A5048">
            <w:pPr>
              <w:pStyle w:val="GOSTTablenorm"/>
            </w:pPr>
          </w:p>
        </w:tc>
        <w:tc>
          <w:tcPr>
            <w:tcW w:w="796" w:type="pct"/>
          </w:tcPr>
          <w:p w14:paraId="23E3FFA8" w14:textId="77777777" w:rsidR="00D34E1B" w:rsidRPr="00B9499D" w:rsidRDefault="00D34E1B" w:rsidP="001A5048">
            <w:pPr>
              <w:pStyle w:val="GOSTTablenorm"/>
            </w:pPr>
          </w:p>
        </w:tc>
      </w:tr>
      <w:tr w:rsidR="00D34E1B" w:rsidRPr="00B9499D" w14:paraId="057108E7" w14:textId="77777777" w:rsidTr="001A50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"/>
        </w:trPr>
        <w:tc>
          <w:tcPr>
            <w:tcW w:w="1050" w:type="pct"/>
          </w:tcPr>
          <w:p w14:paraId="5C65817F" w14:textId="77777777" w:rsidR="00D34E1B" w:rsidRPr="00B9499D" w:rsidRDefault="00D34E1B" w:rsidP="001A5048">
            <w:pPr>
              <w:pStyle w:val="GOSTTablenorm"/>
            </w:pPr>
          </w:p>
        </w:tc>
        <w:tc>
          <w:tcPr>
            <w:tcW w:w="1245" w:type="pct"/>
          </w:tcPr>
          <w:p w14:paraId="3D25CEDC" w14:textId="77777777" w:rsidR="00D34E1B" w:rsidRPr="00B9499D" w:rsidRDefault="00D34E1B" w:rsidP="001A5048">
            <w:pPr>
              <w:pStyle w:val="GOSTTablenorm"/>
            </w:pPr>
          </w:p>
        </w:tc>
        <w:tc>
          <w:tcPr>
            <w:tcW w:w="1202" w:type="pct"/>
          </w:tcPr>
          <w:p w14:paraId="6E7DB313" w14:textId="77777777" w:rsidR="00D34E1B" w:rsidRPr="00B9499D" w:rsidRDefault="00D34E1B" w:rsidP="001A5048">
            <w:pPr>
              <w:pStyle w:val="GOSTTablenorm"/>
            </w:pPr>
          </w:p>
        </w:tc>
        <w:tc>
          <w:tcPr>
            <w:tcW w:w="706" w:type="pct"/>
          </w:tcPr>
          <w:p w14:paraId="674BC1FB" w14:textId="77777777" w:rsidR="00D34E1B" w:rsidRPr="00B9499D" w:rsidRDefault="00D34E1B" w:rsidP="001A5048">
            <w:pPr>
              <w:pStyle w:val="GOSTTablenorm"/>
            </w:pPr>
          </w:p>
        </w:tc>
        <w:tc>
          <w:tcPr>
            <w:tcW w:w="796" w:type="pct"/>
          </w:tcPr>
          <w:p w14:paraId="605DB18B" w14:textId="77777777" w:rsidR="00D34E1B" w:rsidRPr="00B9499D" w:rsidRDefault="00D34E1B" w:rsidP="001A5048">
            <w:pPr>
              <w:pStyle w:val="GOSTTablenorm"/>
            </w:pPr>
          </w:p>
        </w:tc>
      </w:tr>
    </w:tbl>
    <w:p w14:paraId="5C6F2C81" w14:textId="77777777" w:rsidR="00D45C06" w:rsidRPr="00B9499D" w:rsidRDefault="00D45C06">
      <w:pPr>
        <w:pStyle w:val="GOSTNormal"/>
      </w:pPr>
    </w:p>
    <w:p w14:paraId="300B3F9C" w14:textId="77777777" w:rsidR="00D45C06" w:rsidRPr="00B9499D" w:rsidRDefault="00D45C06" w:rsidP="005C6BDA">
      <w:pPr>
        <w:pStyle w:val="1"/>
        <w:numPr>
          <w:ilvl w:val="0"/>
          <w:numId w:val="0"/>
        </w:numPr>
      </w:pPr>
      <w:bookmarkStart w:id="3070" w:name="_Toc529925464"/>
      <w:bookmarkStart w:id="3071" w:name="_Ref119664669"/>
      <w:bookmarkStart w:id="3072" w:name="_Toc121319653"/>
      <w:bookmarkStart w:id="3073" w:name="_Ref122017022"/>
      <w:bookmarkStart w:id="3074" w:name="_Ref122017028"/>
      <w:bookmarkStart w:id="3075" w:name="_Toc202537618"/>
      <w:r w:rsidRPr="00B9499D">
        <w:lastRenderedPageBreak/>
        <w:t xml:space="preserve">ЛИСТ </w:t>
      </w:r>
      <w:r w:rsidRPr="00B9499D">
        <w:rPr>
          <w:bCs/>
        </w:rPr>
        <w:t>РЕГИСТРАЦИИ</w:t>
      </w:r>
      <w:r w:rsidRPr="00B9499D">
        <w:t xml:space="preserve"> ИЗМЕНЕНИЙ</w:t>
      </w:r>
      <w:bookmarkEnd w:id="17"/>
      <w:bookmarkEnd w:id="18"/>
      <w:bookmarkEnd w:id="19"/>
      <w:bookmarkEnd w:id="3070"/>
      <w:bookmarkEnd w:id="3071"/>
      <w:bookmarkEnd w:id="3072"/>
      <w:bookmarkEnd w:id="3073"/>
      <w:bookmarkEnd w:id="3074"/>
      <w:bookmarkEnd w:id="307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28" w:type="dxa"/>
          <w:bottom w:w="57" w:type="dxa"/>
          <w:right w:w="28" w:type="dxa"/>
        </w:tblCellMar>
        <w:tblLook w:val="01E0" w:firstRow="1" w:lastRow="1" w:firstColumn="1" w:lastColumn="1" w:noHBand="0" w:noVBand="0"/>
      </w:tblPr>
      <w:tblGrid>
        <w:gridCol w:w="861"/>
        <w:gridCol w:w="1282"/>
        <w:gridCol w:w="1831"/>
        <w:gridCol w:w="5654"/>
      </w:tblGrid>
      <w:tr w:rsidR="00F05B0D" w:rsidRPr="00FE7679" w14:paraId="2CD9988B" w14:textId="77777777" w:rsidTr="001603C3">
        <w:trPr>
          <w:trHeight w:val="20"/>
          <w:tblHeader/>
        </w:trPr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E6E6E6"/>
            <w:vAlign w:val="center"/>
          </w:tcPr>
          <w:p w14:paraId="3A9408FB" w14:textId="77777777" w:rsidR="00D45C06" w:rsidRPr="00B9499D" w:rsidRDefault="00D45C06" w:rsidP="0090097B">
            <w:pPr>
              <w:pStyle w:val="GOSTTableHead"/>
            </w:pPr>
            <w:r w:rsidRPr="00B9499D">
              <w:t>№ версии док-та</w:t>
            </w:r>
          </w:p>
        </w:tc>
        <w:tc>
          <w:tcPr>
            <w:tcW w:w="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E6E6E6"/>
            <w:vAlign w:val="center"/>
          </w:tcPr>
          <w:p w14:paraId="5C295FB2" w14:textId="77777777" w:rsidR="00D45C06" w:rsidRPr="00B9499D" w:rsidRDefault="00D45C06" w:rsidP="0090097B">
            <w:pPr>
              <w:pStyle w:val="GOSTTableHead"/>
            </w:pPr>
            <w:r w:rsidRPr="00B9499D">
              <w:t>Дата изменения</w:t>
            </w:r>
          </w:p>
        </w:tc>
        <w:tc>
          <w:tcPr>
            <w:tcW w:w="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E6E6E6"/>
            <w:vAlign w:val="center"/>
          </w:tcPr>
          <w:p w14:paraId="3A4919B0" w14:textId="77777777" w:rsidR="00D45C06" w:rsidRPr="00B9499D" w:rsidRDefault="00D45C06" w:rsidP="0090097B">
            <w:pPr>
              <w:pStyle w:val="GOSTTableHead"/>
            </w:pPr>
            <w:r w:rsidRPr="00B9499D">
              <w:t xml:space="preserve">Автор </w:t>
            </w:r>
            <w:r w:rsidR="0090097B" w:rsidRPr="00B9499D">
              <w:br/>
            </w:r>
            <w:r w:rsidRPr="00B9499D">
              <w:t>изменений</w:t>
            </w:r>
          </w:p>
        </w:tc>
        <w:tc>
          <w:tcPr>
            <w:tcW w:w="2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E6E6E6"/>
            <w:vAlign w:val="center"/>
          </w:tcPr>
          <w:p w14:paraId="216B4F9A" w14:textId="77777777" w:rsidR="00D45C06" w:rsidRPr="00FE7679" w:rsidRDefault="00D45C06" w:rsidP="00744203">
            <w:pPr>
              <w:pStyle w:val="GOSTTableHead"/>
            </w:pPr>
            <w:r w:rsidRPr="00B9499D">
              <w:t>Изменения</w:t>
            </w:r>
          </w:p>
        </w:tc>
      </w:tr>
      <w:tr w:rsidR="00702480" w:rsidRPr="00744203" w14:paraId="6A96AB60" w14:textId="77777777" w:rsidTr="001603C3">
        <w:trPr>
          <w:trHeight w:val="20"/>
        </w:trPr>
        <w:tc>
          <w:tcPr>
            <w:tcW w:w="447" w:type="pct"/>
          </w:tcPr>
          <w:p w14:paraId="32BDDEEB" w14:textId="77777777" w:rsidR="00702480" w:rsidRDefault="00702480" w:rsidP="00702480">
            <w:pPr>
              <w:pStyle w:val="GOSTTablenorm"/>
            </w:pPr>
          </w:p>
        </w:tc>
        <w:tc>
          <w:tcPr>
            <w:tcW w:w="666" w:type="pct"/>
          </w:tcPr>
          <w:p w14:paraId="391DAFB8" w14:textId="7D767ADC" w:rsidR="00702480" w:rsidRDefault="00702480" w:rsidP="00702480">
            <w:pPr>
              <w:pStyle w:val="GOSTTablenorm"/>
            </w:pPr>
            <w:ins w:id="3076" w:author="Иванов Дмитрий Валерьевич" w:date="2024-12-27T17:52:00Z">
              <w:r>
                <w:t>27.12.2024</w:t>
              </w:r>
            </w:ins>
          </w:p>
        </w:tc>
        <w:tc>
          <w:tcPr>
            <w:tcW w:w="951" w:type="pct"/>
          </w:tcPr>
          <w:p w14:paraId="42EAF139" w14:textId="45544567" w:rsidR="00702480" w:rsidRDefault="00702480" w:rsidP="00702480">
            <w:pPr>
              <w:pStyle w:val="GOSTTablenorm"/>
            </w:pPr>
            <w:ins w:id="3077" w:author="Иванов Дмитрий Валерьевич" w:date="2024-12-27T17:52:00Z">
              <w:r>
                <w:t>Иванов Д.В.</w:t>
              </w:r>
            </w:ins>
          </w:p>
        </w:tc>
        <w:tc>
          <w:tcPr>
            <w:tcW w:w="2936" w:type="pct"/>
          </w:tcPr>
          <w:p w14:paraId="4A34E735" w14:textId="4CF76772" w:rsidR="00702480" w:rsidRDefault="00702480" w:rsidP="00702480">
            <w:pPr>
              <w:pStyle w:val="GOSTTablenorm"/>
            </w:pPr>
            <w:ins w:id="3078" w:author="Иванов Дмитрий Валерьевич" w:date="2024-12-27T17:52:00Z">
              <w:r w:rsidRPr="00A72AB5">
                <w:t xml:space="preserve">EXP-308428 </w:t>
              </w:r>
              <w:r w:rsidRPr="00A72AB5">
                <w:rPr>
                  <w:rFonts w:hint="eastAsia"/>
                </w:rPr>
                <w:t>о</w:t>
              </w:r>
              <w:r w:rsidRPr="007B1FD2">
                <w:t>ператор сравнения not exist</w:t>
              </w:r>
              <w:r w:rsidRPr="00A72AB5">
                <w:t xml:space="preserve"> </w:t>
              </w:r>
              <w:r w:rsidRPr="007B1FD2">
                <w:t>заменен на not exist</w:t>
              </w:r>
              <w:r w:rsidRPr="00A72AB5">
                <w:t>s</w:t>
              </w:r>
              <w:r w:rsidRPr="007B1FD2">
                <w:t>, т.к. 1-ый не существует</w:t>
              </w:r>
            </w:ins>
          </w:p>
        </w:tc>
      </w:tr>
      <w:tr w:rsidR="00702480" w:rsidRPr="00744203" w14:paraId="23CCC99B" w14:textId="77777777" w:rsidTr="001603C3">
        <w:trPr>
          <w:trHeight w:val="20"/>
        </w:trPr>
        <w:tc>
          <w:tcPr>
            <w:tcW w:w="447" w:type="pct"/>
          </w:tcPr>
          <w:p w14:paraId="31397AE3" w14:textId="77777777" w:rsidR="00702480" w:rsidRDefault="00702480" w:rsidP="00702480">
            <w:pPr>
              <w:pStyle w:val="GOSTTablenorm"/>
            </w:pPr>
          </w:p>
        </w:tc>
        <w:tc>
          <w:tcPr>
            <w:tcW w:w="666" w:type="pct"/>
          </w:tcPr>
          <w:p w14:paraId="052C175B" w14:textId="2A9E857F" w:rsidR="00702480" w:rsidRDefault="00D331E1" w:rsidP="00702480">
            <w:pPr>
              <w:pStyle w:val="GOSTTablenorm"/>
            </w:pPr>
            <w:ins w:id="3079" w:author="Сатлер Марина Викторовна" w:date="2026-01-23T11:45:00Z">
              <w:r>
                <w:t>23.01.2026</w:t>
              </w:r>
            </w:ins>
          </w:p>
        </w:tc>
        <w:tc>
          <w:tcPr>
            <w:tcW w:w="951" w:type="pct"/>
          </w:tcPr>
          <w:p w14:paraId="0788BD14" w14:textId="5F8AC2B8" w:rsidR="00702480" w:rsidRPr="00D331E1" w:rsidRDefault="00D331E1" w:rsidP="00702480">
            <w:pPr>
              <w:pStyle w:val="GOSTTablenorm"/>
            </w:pPr>
            <w:ins w:id="3080" w:author="Сатлер Марина Викторовна" w:date="2026-01-23T11:45:00Z">
              <w:r>
                <w:t>Сатлер М.В.</w:t>
              </w:r>
            </w:ins>
          </w:p>
        </w:tc>
        <w:tc>
          <w:tcPr>
            <w:tcW w:w="2936" w:type="pct"/>
          </w:tcPr>
          <w:p w14:paraId="2DAD6D74" w14:textId="77777777" w:rsidR="00244FF4" w:rsidRDefault="00244FF4" w:rsidP="00244FF4">
            <w:pPr>
              <w:pStyle w:val="GOSTTablenorm"/>
              <w:rPr>
                <w:ins w:id="3081" w:author="Сатлер Марина Викторовна" w:date="2026-01-23T11:38:00Z"/>
              </w:rPr>
            </w:pPr>
            <w:ins w:id="3082" w:author="Сатлер Марина Викторовна" w:date="2026-01-23T11:38:00Z">
              <w:r>
                <w:t>OTR-1000 и FAH-1013</w:t>
              </w:r>
            </w:ins>
          </w:p>
          <w:p w14:paraId="6363E4B9" w14:textId="0AA5D700" w:rsidR="00244FF4" w:rsidRDefault="00244FF4" w:rsidP="00244FF4">
            <w:pPr>
              <w:pStyle w:val="GOSTTablenorm"/>
              <w:rPr>
                <w:ins w:id="3083" w:author="Сатлер Марина Викторовна" w:date="2026-01-23T11:38:00Z"/>
              </w:rPr>
            </w:pPr>
            <w:ins w:id="3084" w:author="Сатлер Марина Викторовна" w:date="2026-01-23T11:38:00Z">
              <w:r>
                <w:t xml:space="preserve">В Перечень параметров тела (document) Запросов: </w:t>
              </w:r>
            </w:ins>
            <w:ins w:id="3085" w:author="Сатлер Марина Викторовна" w:date="2026-01-23T11:39:00Z">
              <w:r w:rsidRPr="00244FF4">
                <w:t>PA</w:t>
              </w:r>
            </w:ins>
            <w:ins w:id="3086" w:author="Сатлер Марина Викторовна" w:date="2026-01-23T11:38:00Z">
              <w:r>
                <w:t xml:space="preserve">, </w:t>
              </w:r>
              <w:r w:rsidRPr="00244FF4">
                <w:t>CONS</w:t>
              </w:r>
            </w:ins>
          </w:p>
          <w:p w14:paraId="23CA5287" w14:textId="0A4A6999" w:rsidR="00702480" w:rsidRDefault="00244FF4" w:rsidP="00244FF4">
            <w:pPr>
              <w:pStyle w:val="GOSTTablenorm"/>
            </w:pPr>
            <w:ins w:id="3087" w:author="Сатлер Марина Викторовна" w:date="2026-01-23T11:38:00Z">
              <w:r>
                <w:t>добавлен параметр «Идентификатор среза» (SliceId)</w:t>
              </w:r>
            </w:ins>
          </w:p>
        </w:tc>
      </w:tr>
    </w:tbl>
    <w:p w14:paraId="025EFA82" w14:textId="77777777" w:rsidR="009E5FA1" w:rsidRPr="005E762F" w:rsidRDefault="009E5FA1" w:rsidP="005E762F">
      <w:pPr>
        <w:pStyle w:val="GOSTNormal"/>
      </w:pPr>
    </w:p>
    <w:sectPr w:rsidR="009E5FA1" w:rsidRPr="005E762F" w:rsidSect="007F05AD">
      <w:headerReference w:type="default" r:id="rId23"/>
      <w:pgSz w:w="11906" w:h="16838" w:code="9"/>
      <w:pgMar w:top="1134" w:right="567" w:bottom="851" w:left="1701" w:header="567" w:footer="284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5" w:author="Краснова Наталья EXP-269315" w:date="2023-12-09T12:30:00Z" w:initials="КНГ">
    <w:p w14:paraId="58FDB7A0" w14:textId="6BF6FDB0" w:rsidR="0005437A" w:rsidRDefault="0005437A">
      <w:pPr>
        <w:pStyle w:val="ab"/>
      </w:pPr>
      <w:r>
        <w:rPr>
          <w:rStyle w:val="affa"/>
        </w:rPr>
        <w:annotationRef/>
      </w:r>
      <w:r>
        <w:t>Желательно удалить термины, которые не используются в текущем томе</w:t>
      </w:r>
    </w:p>
  </w:comment>
  <w:comment w:id="16" w:author="Сатлер Марина Викторовна" w:date="2024-09-25T10:43:00Z" w:initials="С.М.В">
    <w:p w14:paraId="60C5C239" w14:textId="5C6BC26C" w:rsidR="0005437A" w:rsidRDefault="0005437A">
      <w:pPr>
        <w:pStyle w:val="ab"/>
      </w:pPr>
      <w:r>
        <w:rPr>
          <w:rStyle w:val="affa"/>
        </w:rPr>
        <w:annotationRef/>
      </w:r>
      <w:r>
        <w:t>+</w:t>
      </w:r>
    </w:p>
  </w:comment>
  <w:comment w:id="45" w:author="Сказецкая Наталья Камилевна" w:date="2024-04-23T17:35:00Z" w:initials="СНК">
    <w:p w14:paraId="6BD2AD57" w14:textId="2700BDF9" w:rsidR="0005437A" w:rsidRDefault="0005437A">
      <w:pPr>
        <w:pStyle w:val="ab"/>
      </w:pPr>
      <w:r>
        <w:rPr>
          <w:rStyle w:val="affa"/>
        </w:rPr>
        <w:annotationRef/>
      </w:r>
      <w:r>
        <w:t>Уже не актуально, в ФП реализована возможность формирования по нескольким ЛС одного типа</w:t>
      </w:r>
    </w:p>
  </w:comment>
  <w:comment w:id="120" w:author="Сатлер Марина Викторовна" w:date="2026-01-23T11:36:00Z" w:initials="С.М.В">
    <w:p w14:paraId="3402027E" w14:textId="6BF5CC51" w:rsidR="0005437A" w:rsidRDefault="0005437A">
      <w:pPr>
        <w:pStyle w:val="ab"/>
      </w:pPr>
      <w:r>
        <w:rPr>
          <w:rStyle w:val="affa"/>
        </w:rPr>
        <w:annotationRef/>
      </w:r>
      <w:r w:rsidRPr="004F7BB2">
        <w:t>в рамках задач OTR-1000 и FAH-1013</w:t>
      </w:r>
    </w:p>
  </w:comment>
  <w:comment w:id="273" w:author="Сказецкая Наталья Камилевна" w:date="2024-06-10T17:08:00Z" w:initials="СНК">
    <w:p w14:paraId="57B5C197" w14:textId="4C5BDD4D" w:rsidR="0005437A" w:rsidRDefault="0005437A">
      <w:pPr>
        <w:pStyle w:val="ab"/>
      </w:pPr>
      <w:r>
        <w:rPr>
          <w:rStyle w:val="affa"/>
        </w:rPr>
        <w:annotationRef/>
      </w:r>
      <w:r>
        <w:t>Область применения запроса расширена, отбор по лс не обязателен</w:t>
      </w:r>
    </w:p>
  </w:comment>
  <w:comment w:id="280" w:author="Сказецкая Наталья Камилевна" w:date="2026-04-14T20:15:00Z" w:initials="СНК">
    <w:p w14:paraId="7D70B49B" w14:textId="77777777" w:rsidR="0005437A" w:rsidRDefault="0005437A" w:rsidP="00F84E4F">
      <w:pPr>
        <w:pStyle w:val="ab"/>
      </w:pPr>
      <w:r>
        <w:rPr>
          <w:rStyle w:val="affa"/>
        </w:rPr>
        <w:annotationRef/>
      </w:r>
      <w:r w:rsidRPr="004F7BB2">
        <w:t>OTR-1000 и FAH-1013</w:t>
      </w:r>
    </w:p>
  </w:comment>
  <w:comment w:id="281" w:author="Сказецкая Наталья Камилевна" w:date="2026-04-14T20:13:00Z" w:initials="СНК">
    <w:p w14:paraId="67CDA76D" w14:textId="77777777" w:rsidR="0005437A" w:rsidRDefault="0005437A" w:rsidP="00F84E4F">
      <w:pPr>
        <w:pStyle w:val="ab"/>
      </w:pPr>
      <w:r>
        <w:rPr>
          <w:rStyle w:val="affa"/>
        </w:rPr>
        <w:annotationRef/>
      </w:r>
      <w:r w:rsidRPr="00FF1B5C">
        <w:rPr>
          <w:highlight w:val="red"/>
        </w:rPr>
        <w:t>Или результат не вернет данных (аналогично тому, когда в указанном</w:t>
      </w:r>
      <w:r>
        <w:rPr>
          <w:highlight w:val="red"/>
        </w:rPr>
        <w:t xml:space="preserve"> в запросе</w:t>
      </w:r>
      <w:r w:rsidRPr="00FF1B5C">
        <w:rPr>
          <w:highlight w:val="red"/>
        </w:rPr>
        <w:t xml:space="preserve"> срезе нет АП из </w:t>
      </w:r>
      <w:r w:rsidRPr="00FC5BB0">
        <w:rPr>
          <w:highlight w:val="red"/>
        </w:rPr>
        <w:t>FilterParams)?</w:t>
      </w:r>
    </w:p>
  </w:comment>
  <w:comment w:id="287" w:author="Сказецкая Наталья Камилевна" w:date="2026-04-14T20:55:00Z" w:initials="СНК">
    <w:p w14:paraId="05165C35" w14:textId="0ECB2BFF" w:rsidR="0005437A" w:rsidRDefault="0005437A">
      <w:pPr>
        <w:pStyle w:val="ab"/>
      </w:pPr>
      <w:r>
        <w:rPr>
          <w:rStyle w:val="affa"/>
        </w:rPr>
        <w:annotationRef/>
      </w:r>
      <w:r w:rsidRPr="004F7BB2">
        <w:t>OTR-1000 и FAH-1013</w:t>
      </w:r>
    </w:p>
  </w:comment>
  <w:comment w:id="323" w:author="Сказецкая Наталья Камилевна" w:date="2024-09-24T16:57:00Z" w:initials="СНК">
    <w:p w14:paraId="2354D136" w14:textId="116A3CB0" w:rsidR="0005437A" w:rsidRDefault="0005437A">
      <w:pPr>
        <w:pStyle w:val="ab"/>
      </w:pPr>
      <w:r>
        <w:rPr>
          <w:rStyle w:val="affa"/>
        </w:rPr>
        <w:annotationRef/>
      </w:r>
      <w:r w:rsidRPr="00B52304">
        <w:rPr>
          <w:highlight w:val="yellow"/>
        </w:rPr>
        <w:t>Надо добавить во все запросы, где применимо</w:t>
      </w:r>
    </w:p>
  </w:comment>
  <w:comment w:id="385" w:author="Сказецкая Наталья Камилевна" w:date="2026-04-14T18:26:00Z" w:initials="СНК">
    <w:p w14:paraId="08F3079D" w14:textId="46D9F97F" w:rsidR="0005437A" w:rsidRDefault="0005437A">
      <w:pPr>
        <w:pStyle w:val="ab"/>
      </w:pPr>
      <w:r>
        <w:rPr>
          <w:rStyle w:val="affa"/>
        </w:rPr>
        <w:annotationRef/>
      </w:r>
      <w:r w:rsidRPr="004F7BB2">
        <w:t>OTR-1000 и FAH-1013</w:t>
      </w:r>
    </w:p>
  </w:comment>
  <w:comment w:id="440" w:author="Сказецкая Наталья Камилевна" w:date="2026-04-14T18:34:00Z" w:initials="СНК">
    <w:p w14:paraId="29F1F9F5" w14:textId="1C313462" w:rsidR="0005437A" w:rsidRDefault="0005437A">
      <w:pPr>
        <w:pStyle w:val="ab"/>
      </w:pPr>
      <w:r>
        <w:rPr>
          <w:rStyle w:val="affa"/>
        </w:rPr>
        <w:annotationRef/>
      </w:r>
      <w:bookmarkStart w:id="443" w:name="_Hlk227091238"/>
      <w:r w:rsidRPr="004F7BB2">
        <w:t>OTR-1000 и FAH-1013</w:t>
      </w:r>
      <w:bookmarkEnd w:id="443"/>
    </w:p>
  </w:comment>
  <w:comment w:id="451" w:author="Сказецкая Наталья Камилевна" w:date="2026-04-14T20:33:00Z" w:initials="СНК">
    <w:p w14:paraId="21EDDE0A" w14:textId="77777777" w:rsidR="0005437A" w:rsidRDefault="0005437A" w:rsidP="00197DE9">
      <w:pPr>
        <w:pStyle w:val="ab"/>
      </w:pPr>
      <w:r>
        <w:rPr>
          <w:rStyle w:val="affa"/>
        </w:rPr>
        <w:annotationRef/>
      </w:r>
      <w:r w:rsidRPr="004F7BB2">
        <w:t>OTR-1000 и FAH-1013</w:t>
      </w:r>
    </w:p>
  </w:comment>
  <w:comment w:id="454" w:author="Сказецкая Наталья Камилевна" w:date="2026-04-14T20:34:00Z" w:initials="СНК">
    <w:p w14:paraId="186BF3AF" w14:textId="517BA362" w:rsidR="0005437A" w:rsidRDefault="0005437A" w:rsidP="00197DE9">
      <w:pPr>
        <w:pStyle w:val="ab"/>
      </w:pPr>
      <w:r>
        <w:rPr>
          <w:rStyle w:val="affa"/>
        </w:rPr>
        <w:annotationRef/>
      </w:r>
      <w:r w:rsidRPr="00FF1B5C">
        <w:rPr>
          <w:highlight w:val="red"/>
        </w:rPr>
        <w:t>Или результат не вернет данных (аналогично тому, когда в указанном</w:t>
      </w:r>
      <w:r>
        <w:rPr>
          <w:highlight w:val="red"/>
        </w:rPr>
        <w:t xml:space="preserve"> в запросе</w:t>
      </w:r>
      <w:r w:rsidRPr="00FF1B5C">
        <w:rPr>
          <w:highlight w:val="red"/>
        </w:rPr>
        <w:t xml:space="preserve"> срезе нет АП из FilterParams</w:t>
      </w:r>
    </w:p>
  </w:comment>
  <w:comment w:id="458" w:author="Сказецкая Наталья Камилевна" w:date="2024-02-14T17:17:00Z" w:initials="СНК">
    <w:p w14:paraId="04F9934E" w14:textId="77777777" w:rsidR="0005437A" w:rsidRPr="00BC56B1" w:rsidRDefault="0005437A">
      <w:pPr>
        <w:pStyle w:val="ab"/>
      </w:pPr>
      <w:r>
        <w:rPr>
          <w:rStyle w:val="affa"/>
        </w:rPr>
        <w:annotationRef/>
      </w:r>
      <w:r>
        <w:rPr>
          <w:lang w:val="en-US"/>
        </w:rPr>
        <w:t>OTR</w:t>
      </w:r>
      <w:r w:rsidRPr="00BC56B1">
        <w:t>-665</w:t>
      </w:r>
    </w:p>
  </w:comment>
  <w:comment w:id="481" w:author="Сказецкая Наталья Камилевна" w:date="2025-08-07T14:24:00Z" w:initials="СНК">
    <w:p w14:paraId="3535DA59" w14:textId="6D13723A" w:rsidR="0005437A" w:rsidRPr="00302E8C" w:rsidRDefault="0005437A" w:rsidP="00302E8C">
      <w:pPr>
        <w:pStyle w:val="afff1"/>
        <w:rPr>
          <w:rFonts w:ascii="-apple-system" w:hAnsi="-apple-system"/>
          <w:sz w:val="21"/>
          <w:szCs w:val="21"/>
        </w:rPr>
      </w:pPr>
      <w:r>
        <w:rPr>
          <w:rStyle w:val="affa"/>
        </w:rPr>
        <w:annotationRef/>
      </w:r>
      <w:r>
        <w:t xml:space="preserve">Тут должно быть ИЛИ. Надо, </w:t>
      </w:r>
      <w:r w:rsidRPr="00302E8C">
        <w:rPr>
          <w:rFonts w:ascii="-apple-system" w:hAnsi="-apple-system"/>
          <w:sz w:val="21"/>
          <w:szCs w:val="21"/>
        </w:rPr>
        <w:t>чтоб в отчет вошли данные по операциям в 2 валютах, или доллары, или евро</w:t>
      </w:r>
      <w:r>
        <w:rPr>
          <w:rFonts w:ascii="-apple-system" w:hAnsi="-apple-system"/>
          <w:sz w:val="21"/>
          <w:szCs w:val="21"/>
        </w:rPr>
        <w:t>. Т.е. в</w:t>
      </w:r>
      <w:r w:rsidRPr="00302E8C">
        <w:rPr>
          <w:rFonts w:ascii="-apple-system" w:hAnsi="-apple-system"/>
          <w:sz w:val="21"/>
          <w:szCs w:val="21"/>
        </w:rPr>
        <w:t>се валюты, указанные в фильтре, должны войти в ответ</w:t>
      </w:r>
      <w:r>
        <w:rPr>
          <w:rFonts w:ascii="-apple-system" w:hAnsi="-apple-system"/>
          <w:sz w:val="21"/>
          <w:szCs w:val="21"/>
        </w:rPr>
        <w:t>.</w:t>
      </w:r>
    </w:p>
  </w:comment>
  <w:comment w:id="547" w:author="Сказецкая Наталья Камилевна" w:date="2025-08-07T14:38:00Z" w:initials="СНК">
    <w:p w14:paraId="089970C5" w14:textId="55AD2AB0" w:rsidR="0005437A" w:rsidRDefault="0005437A">
      <w:pPr>
        <w:pStyle w:val="ab"/>
      </w:pPr>
      <w:r>
        <w:rPr>
          <w:rStyle w:val="affa"/>
        </w:rPr>
        <w:annotationRef/>
      </w:r>
      <w:r>
        <w:t>Возможно, тут правильнее было бы заложить ИЛИ. Как реально работает?</w:t>
      </w:r>
    </w:p>
  </w:comment>
  <w:comment w:id="661" w:author="Сказецкая Наталья Камилевна" w:date="2025-08-07T14:42:00Z" w:initials="СНК">
    <w:p w14:paraId="65F63D3C" w14:textId="4A73F340" w:rsidR="0005437A" w:rsidRDefault="0005437A">
      <w:pPr>
        <w:pStyle w:val="ab"/>
      </w:pPr>
      <w:r>
        <w:rPr>
          <w:color w:val="000000"/>
        </w:rPr>
        <w:t>Ожидаем, что п</w:t>
      </w:r>
      <w:r w:rsidRPr="00C81A7F">
        <w:rPr>
          <w:color w:val="000000"/>
        </w:rPr>
        <w:t>ри указании нескольких значений, указанные значения объединяются логическим «И</w:t>
      </w:r>
      <w:r>
        <w:rPr>
          <w:color w:val="000000"/>
        </w:rPr>
        <w:t>ЛИ</w:t>
      </w:r>
      <w:r w:rsidRPr="00C81A7F">
        <w:rPr>
          <w:color w:val="000000"/>
        </w:rPr>
        <w:t>»</w:t>
      </w:r>
      <w:r>
        <w:rPr>
          <w:rStyle w:val="affa"/>
        </w:rPr>
        <w:annotationRef/>
      </w:r>
      <w:r>
        <w:rPr>
          <w:color w:val="000000"/>
        </w:rPr>
        <w:t>. Как реально работает?</w:t>
      </w:r>
    </w:p>
  </w:comment>
  <w:comment w:id="726" w:author="Сказецкая Наталья Камилевна" w:date="2025-08-07T14:43:00Z" w:initials="СНК">
    <w:p w14:paraId="08164DF6" w14:textId="0617FA6D" w:rsidR="0005437A" w:rsidRDefault="0005437A">
      <w:pPr>
        <w:pStyle w:val="ab"/>
      </w:pPr>
      <w:r>
        <w:rPr>
          <w:color w:val="000000"/>
        </w:rPr>
        <w:t>Ожидаем, что п</w:t>
      </w:r>
      <w:r w:rsidRPr="00C81A7F">
        <w:rPr>
          <w:color w:val="000000"/>
        </w:rPr>
        <w:t>ри указании нескольких значений, указанные значения объединяются логическим «И</w:t>
      </w:r>
      <w:r>
        <w:rPr>
          <w:color w:val="000000"/>
        </w:rPr>
        <w:t>ЛИ</w:t>
      </w:r>
      <w:r w:rsidRPr="00C81A7F">
        <w:rPr>
          <w:color w:val="000000"/>
        </w:rPr>
        <w:t>»</w:t>
      </w:r>
      <w:r>
        <w:rPr>
          <w:rStyle w:val="affa"/>
        </w:rPr>
        <w:annotationRef/>
      </w:r>
      <w:r>
        <w:rPr>
          <w:color w:val="000000"/>
        </w:rPr>
        <w:t>. Как реально работает?</w:t>
      </w:r>
    </w:p>
  </w:comment>
  <w:comment w:id="751" w:author="Сказецкая Наталья Камилевна" w:date="2025-06-19T20:15:00Z" w:initials="СНК">
    <w:p w14:paraId="78BD880E" w14:textId="77777777" w:rsidR="0005437A" w:rsidRPr="00962EFF" w:rsidRDefault="0005437A">
      <w:pPr>
        <w:pStyle w:val="ab"/>
        <w:rPr>
          <w:rStyle w:val="affa"/>
          <w:highlight w:val="yellow"/>
        </w:rPr>
      </w:pPr>
      <w:r>
        <w:rPr>
          <w:rStyle w:val="affa"/>
        </w:rPr>
        <w:annotationRef/>
      </w:r>
      <w:r w:rsidRPr="00962EFF">
        <w:rPr>
          <w:rStyle w:val="affa"/>
          <w:highlight w:val="yellow"/>
        </w:rPr>
        <w:t>ВНИМАНИЕ!</w:t>
      </w:r>
    </w:p>
    <w:p w14:paraId="508D6B7D" w14:textId="58922A95" w:rsidR="0005437A" w:rsidRPr="00962EFF" w:rsidRDefault="0005437A">
      <w:pPr>
        <w:pStyle w:val="ab"/>
      </w:pPr>
      <w:r>
        <w:rPr>
          <w:rStyle w:val="affa"/>
          <w:highlight w:val="yellow"/>
        </w:rPr>
        <w:t>Фактически в</w:t>
      </w:r>
      <w:r w:rsidRPr="00962EFF">
        <w:rPr>
          <w:rStyle w:val="affa"/>
          <w:highlight w:val="yellow"/>
        </w:rPr>
        <w:t xml:space="preserve"> реализации формат </w:t>
      </w:r>
      <w:r w:rsidRPr="00962EFF">
        <w:rPr>
          <w:rStyle w:val="affa"/>
          <w:highlight w:val="yellow"/>
          <w:lang w:val="en-US"/>
        </w:rPr>
        <w:t>MM</w:t>
      </w:r>
      <w:r w:rsidRPr="00962EFF">
        <w:rPr>
          <w:rStyle w:val="affa"/>
          <w:highlight w:val="yellow"/>
        </w:rPr>
        <w:t>.</w:t>
      </w:r>
      <w:r w:rsidRPr="00962EFF">
        <w:rPr>
          <w:rStyle w:val="affa"/>
          <w:highlight w:val="yellow"/>
          <w:lang w:val="en-US"/>
        </w:rPr>
        <w:t>DD</w:t>
      </w:r>
      <w:r w:rsidRPr="00962EFF">
        <w:rPr>
          <w:rStyle w:val="affa"/>
          <w:highlight w:val="yellow"/>
        </w:rPr>
        <w:t>.</w:t>
      </w:r>
      <w:r w:rsidRPr="00962EFF">
        <w:rPr>
          <w:rStyle w:val="affa"/>
          <w:highlight w:val="yellow"/>
          <w:lang w:val="en-US"/>
        </w:rPr>
        <w:t>YYYY</w:t>
      </w:r>
    </w:p>
  </w:comment>
  <w:comment w:id="893" w:author="Сказецкая Наталья Камилевна" w:date="2026-04-14T19:05:00Z" w:initials="СНК">
    <w:p w14:paraId="36C70122" w14:textId="77777777" w:rsidR="0005437A" w:rsidRDefault="0005437A" w:rsidP="00197DE9">
      <w:pPr>
        <w:pStyle w:val="ab"/>
      </w:pPr>
      <w:r>
        <w:rPr>
          <w:rStyle w:val="affa"/>
        </w:rPr>
        <w:annotationRef/>
      </w:r>
      <w:r w:rsidRPr="005715F3">
        <w:rPr>
          <w:highlight w:val="red"/>
        </w:rPr>
        <w:t>Уточнить у БПС, что произойдет</w:t>
      </w:r>
    </w:p>
  </w:comment>
  <w:comment w:id="1080" w:author="Сказецкая Наталья Камилевна" w:date="2023-12-29T12:57:00Z" w:initials="СНК">
    <w:p w14:paraId="15E5E37E" w14:textId="7A3EA95A" w:rsidR="0005437A" w:rsidRDefault="0005437A">
      <w:pPr>
        <w:pStyle w:val="ab"/>
      </w:pPr>
      <w:r>
        <w:rPr>
          <w:rStyle w:val="affa"/>
        </w:rPr>
        <w:annotationRef/>
      </w:r>
      <w:r>
        <w:t xml:space="preserve">Доработка </w:t>
      </w:r>
      <w:r w:rsidRPr="008A7F76">
        <w:t>https://job-jira.otr.ru/browse/EXP-272877</w:t>
      </w:r>
    </w:p>
  </w:comment>
  <w:comment w:id="1133" w:author="Сказецкая Наталья Камилевна" w:date="2024-06-26T14:38:00Z" w:initials="СНК">
    <w:p w14:paraId="4EAD19CE" w14:textId="1DE4B146" w:rsidR="0005437A" w:rsidRDefault="0005437A" w:rsidP="00754F18">
      <w:pPr>
        <w:pStyle w:val="ab"/>
      </w:pPr>
      <w:r>
        <w:rPr>
          <w:rStyle w:val="affa"/>
        </w:rPr>
        <w:annotationRef/>
      </w:r>
      <w:r>
        <w:t>Один будет с фильтром по Типу КБК, другой без</w:t>
      </w:r>
    </w:p>
  </w:comment>
  <w:comment w:id="2858" w:author="Сказецкая Наталья Камилевна" w:date="2025-10-09T14:23:00Z" w:initials="СНК">
    <w:p w14:paraId="0D5CB0C8" w14:textId="1879652E" w:rsidR="0005437A" w:rsidRPr="00ED7455" w:rsidRDefault="0005437A" w:rsidP="00ED7455">
      <w:pPr>
        <w:pStyle w:val="afff1"/>
        <w:rPr>
          <w:szCs w:val="24"/>
        </w:rPr>
      </w:pPr>
      <w:r>
        <w:rPr>
          <w:rStyle w:val="affa"/>
        </w:rPr>
        <w:annotationRef/>
      </w:r>
      <w:r>
        <w:rPr>
          <w:szCs w:val="24"/>
        </w:rPr>
        <w:t>П</w:t>
      </w:r>
      <w:r w:rsidRPr="00ED7455">
        <w:rPr>
          <w:szCs w:val="24"/>
        </w:rPr>
        <w:t>роблема с формированием отчетов при переходе на НПС: </w:t>
      </w:r>
    </w:p>
    <w:p w14:paraId="37F6AEB7" w14:textId="1D036944" w:rsidR="0005437A" w:rsidRPr="00ED7455" w:rsidRDefault="0005437A" w:rsidP="00ED7455">
      <w:pPr>
        <w:spacing w:before="100" w:beforeAutospacing="1" w:after="100" w:afterAutospacing="1"/>
        <w:ind w:firstLine="0"/>
        <w:jc w:val="left"/>
        <w:rPr>
          <w:szCs w:val="24"/>
        </w:rPr>
      </w:pPr>
      <w:r>
        <w:rPr>
          <w:szCs w:val="24"/>
        </w:rPr>
        <w:t>П</w:t>
      </w:r>
      <w:r w:rsidRPr="00ED7455">
        <w:rPr>
          <w:szCs w:val="24"/>
        </w:rPr>
        <w:t>ри расчет</w:t>
      </w:r>
      <w:r>
        <w:rPr>
          <w:szCs w:val="24"/>
        </w:rPr>
        <w:t xml:space="preserve">е Поступлений (оборот по Кт 032х5) и Возвратов поступлений (оборот по Дт 032х5)  </w:t>
      </w:r>
      <w:r w:rsidRPr="00ED7455">
        <w:rPr>
          <w:szCs w:val="24"/>
        </w:rPr>
        <w:t>лезет еще оборот по Сведениям</w:t>
      </w:r>
      <w:r>
        <w:rPr>
          <w:szCs w:val="24"/>
        </w:rPr>
        <w:t xml:space="preserve"> (БВЮ)</w:t>
      </w:r>
      <w:r w:rsidRPr="00ED7455">
        <w:rPr>
          <w:szCs w:val="24"/>
        </w:rPr>
        <w:t>, которые разрешают с БПР. Надо исключать из расчета операции по БВЮ. При этом АП Тип документа ФП - неагрегируемый, запросом ФСГ его не выбрать.</w:t>
      </w:r>
    </w:p>
    <w:p w14:paraId="0D9975F4" w14:textId="77777777" w:rsidR="0005437A" w:rsidRPr="00ED7455" w:rsidRDefault="0005437A" w:rsidP="00ED7455">
      <w:pPr>
        <w:spacing w:before="100" w:beforeAutospacing="1" w:after="100" w:afterAutospacing="1"/>
        <w:ind w:firstLine="0"/>
        <w:jc w:val="left"/>
        <w:rPr>
          <w:szCs w:val="24"/>
        </w:rPr>
      </w:pPr>
      <w:r w:rsidRPr="00ED7455">
        <w:rPr>
          <w:szCs w:val="24"/>
        </w:rPr>
        <w:t>В отчетах, формируемых в УФОС, можно сделать 2 запроса ФСГ и ТУРН (отобрать только ЗУ по БВЮ по счетам 032х5). И из данных ФСГ вычесть ТУРН (БВЮ).</w:t>
      </w:r>
    </w:p>
    <w:p w14:paraId="534ED274" w14:textId="22A08679" w:rsidR="0005437A" w:rsidRDefault="0005437A" w:rsidP="00ED7455">
      <w:pPr>
        <w:spacing w:before="100" w:beforeAutospacing="1" w:after="100" w:afterAutospacing="1"/>
        <w:ind w:firstLine="0"/>
        <w:jc w:val="left"/>
        <w:rPr>
          <w:szCs w:val="24"/>
        </w:rPr>
      </w:pPr>
      <w:r w:rsidRPr="00ED7455">
        <w:rPr>
          <w:szCs w:val="24"/>
        </w:rPr>
        <w:t>Но в виджетах идет расчет либо по балансам, либо по проводкам - нельзя и то и другое сложить. Поэтому надо отличать обороты по БВЮ по какому-то агрегируемому АП.</w:t>
      </w:r>
    </w:p>
    <w:p w14:paraId="03538D67" w14:textId="77777777" w:rsidR="0005437A" w:rsidRPr="00ED7455" w:rsidRDefault="0005437A" w:rsidP="00ED7455">
      <w:pPr>
        <w:spacing w:before="100" w:beforeAutospacing="1" w:after="100" w:afterAutospacing="1"/>
        <w:ind w:firstLine="0"/>
        <w:jc w:val="left"/>
        <w:rPr>
          <w:szCs w:val="24"/>
        </w:rPr>
      </w:pPr>
    </w:p>
    <w:p w14:paraId="6EFD7758" w14:textId="567D787F" w:rsidR="0005437A" w:rsidRPr="00ED7455" w:rsidRDefault="0005437A" w:rsidP="00ED7455">
      <w:pPr>
        <w:spacing w:before="100" w:beforeAutospacing="1" w:after="100" w:afterAutospacing="1"/>
        <w:ind w:firstLine="0"/>
        <w:jc w:val="left"/>
        <w:rPr>
          <w:szCs w:val="24"/>
        </w:rPr>
      </w:pPr>
      <w:r>
        <w:rPr>
          <w:szCs w:val="24"/>
        </w:rPr>
        <w:t>П</w:t>
      </w:r>
      <w:r w:rsidRPr="00ED7455">
        <w:rPr>
          <w:szCs w:val="24"/>
        </w:rPr>
        <w:t xml:space="preserve">редложение: В перечень значений АП «Тип кода классификации операций при КС» (targetFundsCodeType) ввести еще одно </w:t>
      </w:r>
      <w:r>
        <w:rPr>
          <w:szCs w:val="24"/>
        </w:rPr>
        <w:t>«</w:t>
      </w:r>
      <w:r w:rsidRPr="00ED7455">
        <w:rPr>
          <w:szCs w:val="24"/>
        </w:rPr>
        <w:t xml:space="preserve">21 </w:t>
      </w:r>
      <w:r>
        <w:rPr>
          <w:szCs w:val="24"/>
        </w:rPr>
        <w:t>–</w:t>
      </w:r>
      <w:r w:rsidRPr="00ED7455">
        <w:rPr>
          <w:szCs w:val="24"/>
        </w:rPr>
        <w:t xml:space="preserve"> </w:t>
      </w:r>
      <w:r>
        <w:rPr>
          <w:szCs w:val="24"/>
        </w:rPr>
        <w:t>Доходы (разрешение БПР)»</w:t>
      </w:r>
      <w:r w:rsidRPr="00ED7455">
        <w:rPr>
          <w:szCs w:val="24"/>
        </w:rPr>
        <w:t>, которое присваивать только на БВЮ</w:t>
      </w:r>
    </w:p>
  </w:comment>
  <w:comment w:id="2859" w:author="Сказецкая Наталья Камилевна" w:date="2025-10-09T15:10:00Z" w:initials="СНК">
    <w:p w14:paraId="1EC649CB" w14:textId="77777777" w:rsidR="0005437A" w:rsidRPr="00ED7455" w:rsidRDefault="0005437A" w:rsidP="003450A6">
      <w:pPr>
        <w:pStyle w:val="afff1"/>
        <w:rPr>
          <w:szCs w:val="24"/>
        </w:rPr>
      </w:pPr>
      <w:r>
        <w:rPr>
          <w:rStyle w:val="affa"/>
        </w:rPr>
        <w:annotationRef/>
      </w:r>
      <w:r>
        <w:rPr>
          <w:szCs w:val="24"/>
        </w:rPr>
        <w:t>П</w:t>
      </w:r>
      <w:r w:rsidRPr="00ED7455">
        <w:rPr>
          <w:szCs w:val="24"/>
        </w:rPr>
        <w:t>роблема с формированием отчетов при переходе на НПС: </w:t>
      </w:r>
    </w:p>
    <w:p w14:paraId="3809A353" w14:textId="77777777" w:rsidR="0005437A" w:rsidRPr="00ED7455" w:rsidRDefault="0005437A" w:rsidP="003450A6">
      <w:pPr>
        <w:spacing w:before="100" w:beforeAutospacing="1" w:after="100" w:afterAutospacing="1"/>
        <w:ind w:firstLine="0"/>
        <w:jc w:val="left"/>
        <w:rPr>
          <w:szCs w:val="24"/>
        </w:rPr>
      </w:pPr>
      <w:r>
        <w:rPr>
          <w:szCs w:val="24"/>
        </w:rPr>
        <w:t>П</w:t>
      </w:r>
      <w:r w:rsidRPr="00ED7455">
        <w:rPr>
          <w:szCs w:val="24"/>
        </w:rPr>
        <w:t>ри расчет</w:t>
      </w:r>
      <w:r>
        <w:rPr>
          <w:szCs w:val="24"/>
        </w:rPr>
        <w:t xml:space="preserve">е Поступлений (оборот по Кт 032х5) и Возвратов поступлений (оборот по Дт 032х5)  </w:t>
      </w:r>
      <w:r w:rsidRPr="00ED7455">
        <w:rPr>
          <w:szCs w:val="24"/>
        </w:rPr>
        <w:t>лезет еще оборот по Сведениям</w:t>
      </w:r>
      <w:r>
        <w:rPr>
          <w:szCs w:val="24"/>
        </w:rPr>
        <w:t xml:space="preserve"> (БВЮ)</w:t>
      </w:r>
      <w:r w:rsidRPr="00ED7455">
        <w:rPr>
          <w:szCs w:val="24"/>
        </w:rPr>
        <w:t>, которые разрешают с БПР. Надо исключать из расчета операции по БВЮ. При этом АП Тип документа ФП - неагрегируемый, запросом ФСГ его не выбрать.</w:t>
      </w:r>
    </w:p>
    <w:p w14:paraId="64CB71EE" w14:textId="77777777" w:rsidR="0005437A" w:rsidRPr="00ED7455" w:rsidRDefault="0005437A" w:rsidP="003450A6">
      <w:pPr>
        <w:spacing w:before="100" w:beforeAutospacing="1" w:after="100" w:afterAutospacing="1"/>
        <w:ind w:firstLine="0"/>
        <w:jc w:val="left"/>
        <w:rPr>
          <w:szCs w:val="24"/>
        </w:rPr>
      </w:pPr>
      <w:r w:rsidRPr="00ED7455">
        <w:rPr>
          <w:szCs w:val="24"/>
        </w:rPr>
        <w:t>В отчетах, формируемых в УФОС, можно сделать 2 запроса ФСГ и ТУРН (отобрать только ЗУ по БВЮ по счетам 032х5). И из данных ФСГ вычесть ТУРН (БВЮ).</w:t>
      </w:r>
    </w:p>
    <w:p w14:paraId="6BDE9BF0" w14:textId="77777777" w:rsidR="0005437A" w:rsidRDefault="0005437A" w:rsidP="003450A6">
      <w:pPr>
        <w:spacing w:before="100" w:beforeAutospacing="1" w:after="100" w:afterAutospacing="1"/>
        <w:ind w:firstLine="0"/>
        <w:jc w:val="left"/>
        <w:rPr>
          <w:szCs w:val="24"/>
        </w:rPr>
      </w:pPr>
      <w:r w:rsidRPr="00ED7455">
        <w:rPr>
          <w:szCs w:val="24"/>
        </w:rPr>
        <w:t>Но в виджетах идет расчет либо по балансам, либо по проводкам - нельзя и то и другое сложить. Поэтому надо отличать обороты по БВЮ по какому-то агрегируемому АП.</w:t>
      </w:r>
    </w:p>
    <w:p w14:paraId="56113647" w14:textId="77777777" w:rsidR="0005437A" w:rsidRPr="00ED7455" w:rsidRDefault="0005437A" w:rsidP="003450A6">
      <w:pPr>
        <w:spacing w:before="100" w:beforeAutospacing="1" w:after="100" w:afterAutospacing="1"/>
        <w:ind w:firstLine="0"/>
        <w:jc w:val="left"/>
        <w:rPr>
          <w:szCs w:val="24"/>
        </w:rPr>
      </w:pPr>
    </w:p>
    <w:p w14:paraId="1162D611" w14:textId="6D5C37CD" w:rsidR="0005437A" w:rsidRDefault="0005437A" w:rsidP="003450A6">
      <w:pPr>
        <w:pStyle w:val="ab"/>
      </w:pPr>
      <w:r>
        <w:rPr>
          <w:szCs w:val="24"/>
        </w:rPr>
        <w:t>П</w:t>
      </w:r>
      <w:r w:rsidRPr="00ED7455">
        <w:rPr>
          <w:szCs w:val="24"/>
        </w:rPr>
        <w:t xml:space="preserve">редложение: В перечень значений АП «Тип кода классификации операций при КС» (targetFundsCodeType) ввести еще одно </w:t>
      </w:r>
      <w:r>
        <w:rPr>
          <w:szCs w:val="24"/>
        </w:rPr>
        <w:t>«</w:t>
      </w:r>
      <w:r w:rsidRPr="00ED7455">
        <w:rPr>
          <w:szCs w:val="24"/>
        </w:rPr>
        <w:t xml:space="preserve">21 </w:t>
      </w:r>
      <w:r>
        <w:rPr>
          <w:szCs w:val="24"/>
        </w:rPr>
        <w:t>–</w:t>
      </w:r>
      <w:r w:rsidRPr="00ED7455">
        <w:rPr>
          <w:szCs w:val="24"/>
        </w:rPr>
        <w:t xml:space="preserve"> </w:t>
      </w:r>
      <w:r>
        <w:rPr>
          <w:szCs w:val="24"/>
        </w:rPr>
        <w:t>Доходы (разрешение БПР)»</w:t>
      </w:r>
      <w:r w:rsidRPr="00ED7455">
        <w:rPr>
          <w:szCs w:val="24"/>
        </w:rPr>
        <w:t>, которое присваивать только на БВЮ</w:t>
      </w:r>
    </w:p>
  </w:comment>
  <w:comment w:id="2864" w:author="Сказецкая Наталья Камилевна" w:date="2025-09-12T20:38:00Z" w:initials="СНК">
    <w:p w14:paraId="29E6E3B0" w14:textId="3B954921" w:rsidR="0005437A" w:rsidRDefault="0005437A" w:rsidP="00ED4789">
      <w:pPr>
        <w:pStyle w:val="ab"/>
        <w:ind w:firstLine="0"/>
      </w:pPr>
      <w:r>
        <w:rPr>
          <w:rStyle w:val="affa"/>
        </w:rPr>
        <w:annotationRef/>
      </w:r>
      <w:r>
        <w:t>Счета ВЫБЫТИЯ_НУ были активными, у них остаток был Дебетовый. Счета 302х5, 30216 – пассивные, у них остаток Кредитовый, то есть будет отрицательный остаток, который надо умножить на минус 1</w:t>
      </w:r>
    </w:p>
  </w:comment>
  <w:comment w:id="2865" w:author="Сказецкая Наталья Камилевна" w:date="2025-09-12T21:45:00Z" w:initials="СНК">
    <w:p w14:paraId="0FA80C43" w14:textId="26826279" w:rsidR="0005437A" w:rsidRPr="004547BE" w:rsidRDefault="0005437A">
      <w:pPr>
        <w:pStyle w:val="ab"/>
        <w:rPr>
          <w:szCs w:val="22"/>
          <w:highlight w:val="yellow"/>
        </w:rPr>
      </w:pPr>
      <w:r>
        <w:rPr>
          <w:rStyle w:val="affa"/>
        </w:rPr>
        <w:annotationRef/>
      </w:r>
      <w:r w:rsidRPr="004547BE">
        <w:rPr>
          <w:highlight w:val="yellow"/>
        </w:rPr>
        <w:t xml:space="preserve">Не надо из алгоритма расчета исключаются записи учета, </w:t>
      </w:r>
      <w:r w:rsidRPr="004547BE">
        <w:rPr>
          <w:szCs w:val="22"/>
          <w:highlight w:val="yellow"/>
        </w:rPr>
        <w:t>где в аналитическом признаке «ЗО» (pzo) указано значение «ЗГ-ХХ»? По СВР исключали, накладывали фильтр в самом запросе</w:t>
      </w:r>
    </w:p>
    <w:p w14:paraId="730874D3" w14:textId="4A50CE7C" w:rsidR="0005437A" w:rsidRDefault="0005437A">
      <w:pPr>
        <w:pStyle w:val="ab"/>
      </w:pPr>
      <w:r w:rsidRPr="004547BE">
        <w:rPr>
          <w:szCs w:val="22"/>
          <w:highlight w:val="yellow"/>
        </w:rPr>
        <w:t>Аналогично для кода 59, да и вообще для всех</w:t>
      </w:r>
    </w:p>
  </w:comment>
  <w:comment w:id="2866" w:author="Сказецкая Наталья Камилевна" w:date="2025-10-10T18:37:00Z" w:initials="СНК">
    <w:p w14:paraId="7564F132" w14:textId="3D406DFE" w:rsidR="0005437A" w:rsidRDefault="0005437A">
      <w:pPr>
        <w:pStyle w:val="ab"/>
      </w:pPr>
      <w:r>
        <w:rPr>
          <w:rStyle w:val="affa"/>
        </w:rPr>
        <w:annotationRef/>
      </w:r>
      <w:r>
        <w:t>Вроде бы Оксана П. отвечала, что не надо, т.к.по НПС счета 032х5, 03216 не будут заключаться на фин результат. Подтвердить</w:t>
      </w:r>
    </w:p>
  </w:comment>
  <w:comment w:id="2867" w:author="Сказецкая Наталья Камилевна" w:date="2025-09-12T21:46:00Z" w:initials="СНК">
    <w:p w14:paraId="7BBFD8CE" w14:textId="50F27E03" w:rsidR="0005437A" w:rsidRPr="004547BE" w:rsidRDefault="0005437A" w:rsidP="008D3592">
      <w:pPr>
        <w:pStyle w:val="ab"/>
        <w:rPr>
          <w:szCs w:val="22"/>
          <w:highlight w:val="yellow"/>
        </w:rPr>
      </w:pPr>
      <w:r w:rsidRPr="004547BE">
        <w:rPr>
          <w:rStyle w:val="affa"/>
          <w:highlight w:val="yellow"/>
        </w:rPr>
        <w:annotationRef/>
      </w:r>
      <w:r w:rsidRPr="004547BE">
        <w:rPr>
          <w:highlight w:val="yellow"/>
        </w:rPr>
        <w:t xml:space="preserve">Не надо из алгоритма расчета исключаются записи учета, </w:t>
      </w:r>
      <w:r w:rsidRPr="004547BE">
        <w:rPr>
          <w:szCs w:val="22"/>
          <w:highlight w:val="yellow"/>
        </w:rPr>
        <w:t>где в аналитическом признаке «ЗО» (pzo) указано значение «ЗГ-ХХ»? По СВР исключали, накладывали фильтр в самом запросе</w:t>
      </w:r>
    </w:p>
    <w:p w14:paraId="01D92C69" w14:textId="103C37F7" w:rsidR="0005437A" w:rsidRDefault="0005437A" w:rsidP="008D3592">
      <w:pPr>
        <w:pStyle w:val="ab"/>
      </w:pPr>
      <w:r w:rsidRPr="004547BE">
        <w:rPr>
          <w:szCs w:val="22"/>
          <w:highlight w:val="yellow"/>
        </w:rPr>
        <w:t>Аналогично для кода 59, да и вообще для всех</w:t>
      </w:r>
    </w:p>
  </w:comment>
  <w:comment w:id="2868" w:author="Сказецкая Наталья Камилевна" w:date="2025-10-10T18:39:00Z" w:initials="СНК">
    <w:p w14:paraId="114C1B96" w14:textId="4A4E6C9B" w:rsidR="0005437A" w:rsidRDefault="0005437A">
      <w:pPr>
        <w:pStyle w:val="ab"/>
      </w:pPr>
      <w:r>
        <w:rPr>
          <w:rStyle w:val="affa"/>
        </w:rPr>
        <w:annotationRef/>
      </w:r>
      <w:r>
        <w:t>Вроде бы Оксана П. отвечала, что не надо, т.к.по НПС счета 032х5, 03216 не будут заключаться на фин результат. Подтвердить</w:t>
      </w:r>
    </w:p>
  </w:comment>
  <w:comment w:id="2919" w:author="Сказецкая Наталья Камилевна" w:date="2025-10-09T22:54:00Z" w:initials="СНК">
    <w:p w14:paraId="71425233" w14:textId="77777777" w:rsidR="0005437A" w:rsidRDefault="0005437A" w:rsidP="00494592">
      <w:pPr>
        <w:pStyle w:val="ab"/>
      </w:pPr>
      <w:r>
        <w:rPr>
          <w:rStyle w:val="affa"/>
        </w:rPr>
        <w:annotationRef/>
      </w:r>
      <w:r>
        <w:t>Для ДАТА_22 в ФАХ была еще такая приписка в алгоритме:</w:t>
      </w:r>
    </w:p>
    <w:p w14:paraId="3385F0F4" w14:textId="1D987EF8" w:rsidR="0005437A" w:rsidRDefault="0005437A" w:rsidP="00494592">
      <w:pPr>
        <w:pStyle w:val="ab"/>
      </w:pPr>
      <w:r>
        <w:t xml:space="preserve">Если сумма кредитовых остатков по показателям ПОСТУПЛЕНИЯ_НУ, ПОСТУПЛЕНИЯ_ВН дает отрицательное числовое значение </w:t>
      </w:r>
      <w:r w:rsidRPr="00C36EEF">
        <w:rPr>
          <w:color w:val="FF0000"/>
        </w:rPr>
        <w:t>(то есть возврат поступлений превышает поступления)</w:t>
      </w:r>
      <w:r>
        <w:t xml:space="preserve">, то возвращать в ответе значение «0.00» без проведения расчета </w:t>
      </w:r>
      <w:r w:rsidRPr="00C36EEF">
        <w:rPr>
          <w:color w:val="FF0000"/>
        </w:rPr>
        <w:t>(то есть превышающие возвраты не должны увеличивать неиспользованный остаток поступлений)</w:t>
      </w:r>
      <w:r>
        <w:t xml:space="preserve">. </w:t>
      </w:r>
    </w:p>
    <w:p w14:paraId="1858545C" w14:textId="7DF5F66A" w:rsidR="0005437A" w:rsidRDefault="0005437A" w:rsidP="00494592">
      <w:pPr>
        <w:pStyle w:val="ab"/>
      </w:pPr>
      <w:r>
        <w:rPr>
          <w:color w:val="FF0000"/>
        </w:rPr>
        <w:t>П</w:t>
      </w:r>
      <w:r w:rsidRPr="00494592">
        <w:rPr>
          <w:color w:val="FF0000"/>
        </w:rPr>
        <w:t>ро остаток выплат почему-то такое не написано!</w:t>
      </w:r>
      <w:r>
        <w:rPr>
          <w:color w:val="FF0000"/>
        </w:rPr>
        <w:t xml:space="preserve"> Почему?</w:t>
      </w:r>
    </w:p>
    <w:p w14:paraId="60B9D30E" w14:textId="77777777" w:rsidR="0005437A" w:rsidRDefault="0005437A" w:rsidP="00494592">
      <w:pPr>
        <w:pStyle w:val="ab"/>
      </w:pPr>
    </w:p>
    <w:p w14:paraId="7B46B485" w14:textId="3FE7ABD1" w:rsidR="0005437A" w:rsidRDefault="0005437A" w:rsidP="00494592">
      <w:pPr>
        <w:pStyle w:val="ab"/>
      </w:pPr>
      <w:r>
        <w:t xml:space="preserve">Провели расследование. Выполнено в рамках доработки </w:t>
      </w:r>
      <w:hyperlink r:id="rId1" w:history="1">
        <w:r w:rsidRPr="00C6631E">
          <w:rPr>
            <w:rStyle w:val="ad"/>
          </w:rPr>
          <w:t>https://job-jira.otr.ru/browse/TSE-36398</w:t>
        </w:r>
      </w:hyperlink>
      <w:r>
        <w:t xml:space="preserve"> для регл отчетности и для виджетов тоже были доработки. </w:t>
      </w:r>
    </w:p>
    <w:p w14:paraId="5E5C90B0" w14:textId="5C7F92E9" w:rsidR="0005437A" w:rsidRDefault="0005437A" w:rsidP="00494592">
      <w:pPr>
        <w:pStyle w:val="ab"/>
      </w:pPr>
      <w:r>
        <w:t>Надо разобраться со следующими вопросами:</w:t>
      </w:r>
    </w:p>
    <w:p w14:paraId="2533EE2E" w14:textId="6ADAB306" w:rsidR="0005437A" w:rsidRDefault="0005437A" w:rsidP="0098031D">
      <w:pPr>
        <w:pStyle w:val="ab"/>
        <w:numPr>
          <w:ilvl w:val="0"/>
          <w:numId w:val="43"/>
        </w:numPr>
      </w:pPr>
      <w:r>
        <w:t xml:space="preserve"> Доработано только по поступлениям, по выплатам нет. Хотя на первый взгляд логично делать единообразно. Возможно, потому что дорабатывали по обращению, а по выплатам таких кейсов просто не словили или они не возможны по бизнесу. </w:t>
      </w:r>
    </w:p>
    <w:p w14:paraId="4D8411DA" w14:textId="3FD1AD53" w:rsidR="0005437A" w:rsidRDefault="0005437A" w:rsidP="0098031D">
      <w:pPr>
        <w:pStyle w:val="ab"/>
        <w:numPr>
          <w:ilvl w:val="0"/>
          <w:numId w:val="43"/>
        </w:numPr>
      </w:pPr>
      <w:r>
        <w:t xml:space="preserve"> Смущает, как будет выглядеть расчет в разрезе документов, если провалиться в агрегированную строку:  какой-то документ отражается с минусом (платежи), какой-то с плюсом (смета). А если мы по документам, которые на минус (платежи), будем подменять на ноль, то на итоговую сумму не выйдем, только смета останется в строках. Возможно для детализации по документам это условие по обнулению не нужно применять, только для агрегированных строк.</w:t>
      </w:r>
    </w:p>
    <w:p w14:paraId="69F3204B" w14:textId="0B056D61" w:rsidR="0005437A" w:rsidRDefault="0005437A" w:rsidP="0098031D">
      <w:pPr>
        <w:pStyle w:val="ab"/>
        <w:numPr>
          <w:ilvl w:val="0"/>
          <w:numId w:val="43"/>
        </w:numPr>
      </w:pPr>
      <w:r>
        <w:t xml:space="preserve"> У Саши Слюсарева в комментарии к доработке в Джире немного не так звучит условие. Не просто возвраты превышают поступления. А поступлений вообще не было, а возврат пришел: «Если при расчете в разрезе соответствующего кода источника поступлений целевых средств имеются дебетовые обороты по показателям ПОСТУПЛЕНИЯ_НУ, ПОСТУПЛЕНИЯ_ВН, но отсутствуют кредитовые обороты по показателям ПОСТУПЛЕНИЯ_НУ, ПОСТУПЛЕНИЯ_ВН, то указывается значение «0,00».</w:t>
      </w:r>
    </w:p>
  </w:comment>
  <w:comment w:id="2990" w:author="Сказецкая Наталья Камилевна" w:date="2025-10-10T21:03:00Z" w:initials="СНК">
    <w:p w14:paraId="24BB6F29" w14:textId="67E21A6A" w:rsidR="0005437A" w:rsidRPr="009B6B03" w:rsidRDefault="0005437A">
      <w:pPr>
        <w:pStyle w:val="ab"/>
      </w:pPr>
      <w:r>
        <w:rPr>
          <w:rStyle w:val="affa"/>
        </w:rPr>
        <w:annotationRef/>
      </w:r>
      <w:r>
        <w:t xml:space="preserve">А точно стоило отбирать пусто? У Оксаны было указано </w:t>
      </w:r>
      <w:r w:rsidRPr="009B6B03">
        <w:t xml:space="preserve">&lt;&gt; </w:t>
      </w:r>
      <w:r w:rsidRPr="00A74EBC">
        <w:rPr>
          <w:szCs w:val="22"/>
        </w:rPr>
        <w:t>«НАЧ-ХХ» или «НГ-ХХ»</w:t>
      </w:r>
      <w:r>
        <w:rPr>
          <w:szCs w:val="22"/>
        </w:rPr>
        <w:t>. Какие там еще могут быть значения по МУ? (кроме всяких ошибочных)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8FDB7A0" w15:done="1"/>
  <w15:commentEx w15:paraId="60C5C239" w15:paraIdParent="58FDB7A0" w15:done="1"/>
  <w15:commentEx w15:paraId="6BD2AD57" w15:done="0"/>
  <w15:commentEx w15:paraId="3402027E" w15:done="0"/>
  <w15:commentEx w15:paraId="57B5C197" w15:done="0"/>
  <w15:commentEx w15:paraId="7D70B49B" w15:done="0"/>
  <w15:commentEx w15:paraId="67CDA76D" w15:done="0"/>
  <w15:commentEx w15:paraId="05165C35" w15:done="0"/>
  <w15:commentEx w15:paraId="2354D136" w15:done="0"/>
  <w15:commentEx w15:paraId="08F3079D" w15:done="0"/>
  <w15:commentEx w15:paraId="29F1F9F5" w15:done="0"/>
  <w15:commentEx w15:paraId="21EDDE0A" w15:done="0"/>
  <w15:commentEx w15:paraId="186BF3AF" w15:done="0"/>
  <w15:commentEx w15:paraId="04F9934E" w15:done="0"/>
  <w15:commentEx w15:paraId="3535DA59" w15:done="0"/>
  <w15:commentEx w15:paraId="089970C5" w15:done="0"/>
  <w15:commentEx w15:paraId="65F63D3C" w15:done="0"/>
  <w15:commentEx w15:paraId="08164DF6" w15:done="0"/>
  <w15:commentEx w15:paraId="508D6B7D" w15:done="0"/>
  <w15:commentEx w15:paraId="36C70122" w15:done="0"/>
  <w15:commentEx w15:paraId="15E5E37E" w15:done="0"/>
  <w15:commentEx w15:paraId="4EAD19CE" w15:done="0"/>
  <w15:commentEx w15:paraId="6EFD7758" w15:done="0"/>
  <w15:commentEx w15:paraId="1162D611" w15:done="0"/>
  <w15:commentEx w15:paraId="29E6E3B0" w15:done="0"/>
  <w15:commentEx w15:paraId="730874D3" w15:done="0"/>
  <w15:commentEx w15:paraId="7564F132" w15:paraIdParent="730874D3" w15:done="0"/>
  <w15:commentEx w15:paraId="01D92C69" w15:done="0"/>
  <w15:commentEx w15:paraId="114C1B96" w15:paraIdParent="01D92C69" w15:done="0"/>
  <w15:commentEx w15:paraId="69F3204B" w15:done="0"/>
  <w15:commentEx w15:paraId="24BB6F2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082C1A30" w16cex:dateUtc="2026-04-14T15:15:00Z"/>
  <w16cex:commentExtensible w16cex:durableId="6E333C0F" w16cex:dateUtc="2026-04-14T15:13:00Z"/>
  <w16cex:commentExtensible w16cex:durableId="20293FDC" w16cex:dateUtc="2026-04-14T15:55:00Z"/>
  <w16cex:commentExtensible w16cex:durableId="4B41C0AD" w16cex:dateUtc="2026-04-14T13:26:00Z"/>
  <w16cex:commentExtensible w16cex:durableId="0D887B03" w16cex:dateUtc="2026-04-14T13:34:00Z"/>
  <w16cex:commentExtensible w16cex:durableId="7FC9CCD8" w16cex:dateUtc="2026-04-14T15:33:00Z"/>
  <w16cex:commentExtensible w16cex:durableId="7CDD90E8" w16cex:dateUtc="2026-04-14T15:34:00Z"/>
  <w16cex:commentExtensible w16cex:durableId="61AB1E71" w16cex:dateUtc="2026-04-14T14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8FDB7A0" w16cid:durableId="6778819D"/>
  <w16cid:commentId w16cid:paraId="60C5C239" w16cid:durableId="198593E1"/>
  <w16cid:commentId w16cid:paraId="6BD2AD57" w16cid:durableId="513A4D12"/>
  <w16cid:commentId w16cid:paraId="3402027E" w16cid:durableId="3402027E"/>
  <w16cid:commentId w16cid:paraId="57B5C197" w16cid:durableId="61CC15D0"/>
  <w16cid:commentId w16cid:paraId="7D70B49B" w16cid:durableId="082C1A30"/>
  <w16cid:commentId w16cid:paraId="67CDA76D" w16cid:durableId="6E333C0F"/>
  <w16cid:commentId w16cid:paraId="05165C35" w16cid:durableId="20293FDC"/>
  <w16cid:commentId w16cid:paraId="2354D136" w16cid:durableId="6C117CEF"/>
  <w16cid:commentId w16cid:paraId="08F3079D" w16cid:durableId="4B41C0AD"/>
  <w16cid:commentId w16cid:paraId="29F1F9F5" w16cid:durableId="0D887B03"/>
  <w16cid:commentId w16cid:paraId="21EDDE0A" w16cid:durableId="7FC9CCD8"/>
  <w16cid:commentId w16cid:paraId="186BF3AF" w16cid:durableId="7CDD90E8"/>
  <w16cid:commentId w16cid:paraId="04F9934E" w16cid:durableId="2BC7CCCB"/>
  <w16cid:commentId w16cid:paraId="3535DA59" w16cid:durableId="2470ECA5"/>
  <w16cid:commentId w16cid:paraId="089970C5" w16cid:durableId="4E25DE10"/>
  <w16cid:commentId w16cid:paraId="65F63D3C" w16cid:durableId="047F5F82"/>
  <w16cid:commentId w16cid:paraId="08164DF6" w16cid:durableId="3AD40D88"/>
  <w16cid:commentId w16cid:paraId="508D6B7D" w16cid:durableId="552F6433"/>
  <w16cid:commentId w16cid:paraId="36C70122" w16cid:durableId="61AB1E71"/>
  <w16cid:commentId w16cid:paraId="15E5E37E" w16cid:durableId="6A44D560"/>
  <w16cid:commentId w16cid:paraId="4EAD19CE" w16cid:durableId="26DD8DF1"/>
  <w16cid:commentId w16cid:paraId="6EFD7758" w16cid:durableId="6EFD7758"/>
  <w16cid:commentId w16cid:paraId="1162D611" w16cid:durableId="1162D611"/>
  <w16cid:commentId w16cid:paraId="29E6E3B0" w16cid:durableId="56A78F50"/>
  <w16cid:commentId w16cid:paraId="730874D3" w16cid:durableId="12C488A0"/>
  <w16cid:commentId w16cid:paraId="7564F132" w16cid:durableId="7564F132"/>
  <w16cid:commentId w16cid:paraId="01D92C69" w16cid:durableId="7B7852D6"/>
  <w16cid:commentId w16cid:paraId="114C1B96" w16cid:durableId="114C1B96"/>
  <w16cid:commentId w16cid:paraId="69F3204B" w16cid:durableId="69F3204B"/>
  <w16cid:commentId w16cid:paraId="24BB6F29" w16cid:durableId="24BB6F2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601E72" w14:textId="77777777" w:rsidR="00CD1DA1" w:rsidRDefault="00CD1DA1">
      <w:r>
        <w:separator/>
      </w:r>
    </w:p>
  </w:endnote>
  <w:endnote w:type="continuationSeparator" w:id="0">
    <w:p w14:paraId="4A412B6D" w14:textId="77777777" w:rsidR="00CD1DA1" w:rsidRDefault="00CD1DA1">
      <w:r>
        <w:continuationSeparator/>
      </w:r>
    </w:p>
  </w:endnote>
  <w:endnote w:type="continuationNotice" w:id="1">
    <w:p w14:paraId="4AC077A8" w14:textId="77777777" w:rsidR="00CD1DA1" w:rsidRDefault="00CD1DA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-apple-system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E17CFE" w14:textId="1FD4772C" w:rsidR="0005437A" w:rsidRDefault="0005437A">
    <w:pPr>
      <w:pStyle w:val="GOSTTitul0"/>
    </w:pPr>
    <w:r>
      <w:t>2024 г.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341986" w14:textId="77777777" w:rsidR="0005437A" w:rsidRDefault="0005437A">
    <w:pPr>
      <w:pStyle w:val="GOSTTitul0"/>
    </w:pPr>
    <w:r>
      <w:t>2018 г.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869C61" w14:textId="21E9B855" w:rsidR="0005437A" w:rsidRPr="0049084F" w:rsidRDefault="0005437A" w:rsidP="0049084F">
    <w:pPr>
      <w:pStyle w:val="afff4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107716" w14:textId="77777777" w:rsidR="0005437A" w:rsidRDefault="0005437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FC5B9F" w14:textId="77777777" w:rsidR="00CD1DA1" w:rsidRDefault="00CD1DA1">
      <w:r>
        <w:separator/>
      </w:r>
    </w:p>
  </w:footnote>
  <w:footnote w:type="continuationSeparator" w:id="0">
    <w:p w14:paraId="46293E17" w14:textId="77777777" w:rsidR="00CD1DA1" w:rsidRDefault="00CD1DA1">
      <w:r>
        <w:continuationSeparator/>
      </w:r>
    </w:p>
  </w:footnote>
  <w:footnote w:type="continuationNotice" w:id="1">
    <w:p w14:paraId="2519893A" w14:textId="77777777" w:rsidR="00CD1DA1" w:rsidRDefault="00CD1DA1"/>
  </w:footnote>
  <w:footnote w:id="2">
    <w:p w14:paraId="59B7F394" w14:textId="382D5C33" w:rsidR="0005437A" w:rsidRDefault="0005437A">
      <w:pPr>
        <w:pStyle w:val="af5"/>
      </w:pPr>
      <w:ins w:id="43" w:author="Сатлер Марина Викторовна" w:date="2024-10-07T12:11:00Z">
        <w:r>
          <w:rPr>
            <w:rStyle w:val="af4"/>
          </w:rPr>
          <w:footnoteRef/>
        </w:r>
        <w:r>
          <w:t xml:space="preserve"> Начиная с версии 9.1 ПУР</w:t>
        </w:r>
        <w:r w:rsidRPr="00235449">
          <w:t>05 не используется</w:t>
        </w:r>
        <w:r>
          <w:t>,</w:t>
        </w:r>
        <w:r w:rsidRPr="00235449">
          <w:t xml:space="preserve"> в связи с переходом на использование запроса CONS</w:t>
        </w:r>
      </w:ins>
    </w:p>
  </w:footnote>
  <w:footnote w:id="3">
    <w:p w14:paraId="1E4797C6" w14:textId="77777777" w:rsidR="0005437A" w:rsidRDefault="0005437A" w:rsidP="00283E50">
      <w:pPr>
        <w:pStyle w:val="af5"/>
      </w:pPr>
      <w:r>
        <w:rPr>
          <w:rStyle w:val="af4"/>
        </w:rPr>
        <w:footnoteRef/>
      </w:r>
      <w:r>
        <w:t xml:space="preserve"> Код валюты записи учета равен коду валюты счета по Дт и Кт записи учета, т.к. в рамках одной записи учета могут корреспондировать только счета в одной валюте.</w:t>
      </w:r>
    </w:p>
  </w:footnote>
  <w:footnote w:id="4">
    <w:p w14:paraId="19D3ADD9" w14:textId="2E8B17A9" w:rsidR="0005437A" w:rsidRDefault="0005437A">
      <w:pPr>
        <w:pStyle w:val="af5"/>
      </w:pPr>
      <w:ins w:id="299" w:author="Сказецкая Наталья Камилевна" w:date="2026-04-14T21:15:00Z">
        <w:r>
          <w:rPr>
            <w:rStyle w:val="af4"/>
          </w:rPr>
          <w:footnoteRef/>
        </w:r>
        <w:r>
          <w:t xml:space="preserve"> </w:t>
        </w:r>
      </w:ins>
      <w:ins w:id="300" w:author="Сказецкая Наталья Камилевна" w:date="2026-04-14T21:16:00Z">
        <w:r w:rsidRPr="00850697">
          <w:rPr>
            <w:highlight w:val="green"/>
          </w:rPr>
          <w:t xml:space="preserve">Если параметр </w:t>
        </w:r>
        <w:r>
          <w:rPr>
            <w:highlight w:val="green"/>
          </w:rPr>
          <w:t>«Идентификатор среза» (</w:t>
        </w:r>
        <w:r w:rsidRPr="009F7F59">
          <w:rPr>
            <w:highlight w:val="green"/>
          </w:rPr>
          <w:t>SliceId</w:t>
        </w:r>
        <w:r>
          <w:rPr>
            <w:highlight w:val="green"/>
          </w:rPr>
          <w:t xml:space="preserve">) </w:t>
        </w:r>
        <w:r w:rsidRPr="00850697">
          <w:rPr>
            <w:highlight w:val="green"/>
          </w:rPr>
          <w:t xml:space="preserve">не заполнен, то срез </w:t>
        </w:r>
        <w:r>
          <w:rPr>
            <w:highlight w:val="green"/>
          </w:rPr>
          <w:t xml:space="preserve">(системный или специальный) </w:t>
        </w:r>
        <w:r w:rsidRPr="00850697">
          <w:rPr>
            <w:highlight w:val="green"/>
          </w:rPr>
          <w:t xml:space="preserve">для обработки запроса определяется автоматически в </w:t>
        </w:r>
        <w:r w:rsidRPr="00850697">
          <w:rPr>
            <w:highlight w:val="green"/>
            <w:lang w:val="en-US"/>
          </w:rPr>
          <w:t>SVAP</w:t>
        </w:r>
        <w:r w:rsidRPr="00850697">
          <w:rPr>
            <w:highlight w:val="green"/>
          </w:rPr>
          <w:t xml:space="preserve"> на основании перечня аналитических признаков, указанных в FilterParams и VisualParams, а также с учетом оптимального распределения нагрузки</w:t>
        </w:r>
      </w:ins>
      <w:ins w:id="301" w:author="Сказецкая Наталья Камилевна" w:date="2026-04-14T21:27:00Z">
        <w:r>
          <w:t>.</w:t>
        </w:r>
      </w:ins>
    </w:p>
  </w:footnote>
  <w:footnote w:id="5">
    <w:p w14:paraId="3CE24361" w14:textId="53BD532E" w:rsidR="0005437A" w:rsidRPr="003A703A" w:rsidRDefault="0005437A" w:rsidP="003A703A">
      <w:pPr>
        <w:pStyle w:val="GOSTTablenorm"/>
        <w:rPr>
          <w:sz w:val="20"/>
        </w:rPr>
      </w:pPr>
      <w:ins w:id="419" w:author="Сказецкая Наталья Камилевна" w:date="2026-04-14T21:30:00Z">
        <w:r w:rsidRPr="0053108C">
          <w:rPr>
            <w:rStyle w:val="af4"/>
            <w:highlight w:val="green"/>
          </w:rPr>
          <w:footnoteRef/>
        </w:r>
        <w:r w:rsidRPr="0053108C">
          <w:rPr>
            <w:highlight w:val="green"/>
          </w:rPr>
          <w:t xml:space="preserve"> </w:t>
        </w:r>
        <w:r w:rsidRPr="0053108C">
          <w:rPr>
            <w:sz w:val="20"/>
            <w:highlight w:val="green"/>
          </w:rPr>
          <w:t xml:space="preserve">Примером </w:t>
        </w:r>
      </w:ins>
      <w:ins w:id="420" w:author="Сказецкая Наталья Камилевна" w:date="2026-04-14T21:33:00Z">
        <w:r w:rsidRPr="0053108C">
          <w:rPr>
            <w:sz w:val="20"/>
            <w:highlight w:val="green"/>
          </w:rPr>
          <w:t xml:space="preserve">сложной формулы расчета графы </w:t>
        </w:r>
      </w:ins>
      <w:ins w:id="421" w:author="Сказецкая Наталья Камилевна" w:date="2026-04-14T21:32:00Z">
        <w:r w:rsidRPr="0053108C">
          <w:rPr>
            <w:sz w:val="20"/>
            <w:highlight w:val="green"/>
          </w:rPr>
          <w:t>является</w:t>
        </w:r>
      </w:ins>
      <w:ins w:id="422" w:author="Сказецкая Наталья Камилевна" w:date="2026-04-14T21:30:00Z">
        <w:r w:rsidRPr="0053108C">
          <w:rPr>
            <w:sz w:val="20"/>
            <w:highlight w:val="green"/>
          </w:rPr>
          <w:t xml:space="preserve"> </w:t>
        </w:r>
      </w:ins>
      <w:ins w:id="423" w:author="Сказецкая Наталья Камилевна" w:date="2026-04-14T21:31:00Z">
        <w:r w:rsidRPr="0053108C">
          <w:rPr>
            <w:sz w:val="20"/>
            <w:highlight w:val="green"/>
          </w:rPr>
          <w:t>показатель «</w:t>
        </w:r>
      </w:ins>
      <w:ins w:id="424" w:author="Сказецкая Наталья Камилевна" w:date="2026-04-14T21:32:00Z">
        <w:r w:rsidRPr="0053108C">
          <w:rPr>
            <w:sz w:val="20"/>
            <w:highlight w:val="green"/>
          </w:rPr>
          <w:t>Из них: Авансовые ДО неподтвержденные просроченные»</w:t>
        </w:r>
      </w:ins>
      <w:ins w:id="425" w:author="Сказецкая Наталья Камилевна" w:date="2026-04-14T21:30:00Z">
        <w:r w:rsidRPr="0053108C">
          <w:rPr>
            <w:sz w:val="20"/>
            <w:highlight w:val="green"/>
          </w:rPr>
          <w:t xml:space="preserve"> </w:t>
        </w:r>
      </w:ins>
      <w:ins w:id="426" w:author="Сказецкая Наталья Камилевна" w:date="2026-04-14T21:31:00Z">
        <w:r w:rsidRPr="0053108C">
          <w:rPr>
            <w:sz w:val="20"/>
            <w:highlight w:val="green"/>
          </w:rPr>
          <w:t>(</w:t>
        </w:r>
      </w:ins>
      <w:ins w:id="427" w:author="Сказецкая Наталья Камилевна" w:date="2026-04-14T21:30:00Z">
        <w:r w:rsidRPr="0053108C">
          <w:rPr>
            <w:sz w:val="20"/>
            <w:highlight w:val="green"/>
            <w:lang w:val="en-US"/>
          </w:rPr>
          <w:t>PA</w:t>
        </w:r>
        <w:r w:rsidRPr="0053108C">
          <w:rPr>
            <w:sz w:val="20"/>
            <w:highlight w:val="green"/>
          </w:rPr>
          <w:t>_</w:t>
        </w:r>
        <w:r w:rsidRPr="0053108C">
          <w:rPr>
            <w:sz w:val="20"/>
            <w:highlight w:val="green"/>
            <w:lang w:val="en-US"/>
          </w:rPr>
          <w:t>PBS</w:t>
        </w:r>
        <w:r w:rsidRPr="0053108C">
          <w:rPr>
            <w:sz w:val="20"/>
            <w:highlight w:val="green"/>
          </w:rPr>
          <w:t xml:space="preserve">:335 / </w:t>
        </w:r>
      </w:ins>
      <w:ins w:id="428" w:author="Сказецкая Наталья Камилевна" w:date="2026-04-14T21:31:00Z">
        <w:r w:rsidRPr="0053108C">
          <w:rPr>
            <w:sz w:val="20"/>
            <w:highlight w:val="green"/>
          </w:rPr>
          <w:t>EXP: 323)</w:t>
        </w:r>
      </w:ins>
      <w:ins w:id="429" w:author="Сказецкая Наталья Камилевна" w:date="2026-04-14T21:33:00Z">
        <w:r w:rsidRPr="0053108C">
          <w:rPr>
            <w:sz w:val="20"/>
            <w:highlight w:val="green"/>
          </w:rPr>
          <w:t xml:space="preserve">, разработанный в рамках </w:t>
        </w:r>
      </w:ins>
      <w:ins w:id="430" w:author="Сказецкая Наталья Камилевна" w:date="2026-04-14T21:34:00Z">
        <w:r w:rsidRPr="0053108C">
          <w:rPr>
            <w:sz w:val="20"/>
            <w:highlight w:val="green"/>
          </w:rPr>
          <w:t>https://jira.bpcbt.com/browse/OTR-1003.</w:t>
        </w:r>
      </w:ins>
    </w:p>
  </w:footnote>
  <w:footnote w:id="6">
    <w:p w14:paraId="7C40309F" w14:textId="6668673F" w:rsidR="0005437A" w:rsidRDefault="0005437A">
      <w:pPr>
        <w:pStyle w:val="af5"/>
      </w:pPr>
      <w:ins w:id="1088" w:author="Краснова Наталья EXP-332161" w:date="2026-03-19T16:44:00Z">
        <w:r>
          <w:rPr>
            <w:rStyle w:val="af4"/>
          </w:rPr>
          <w:footnoteRef/>
        </w:r>
        <w:r>
          <w:t xml:space="preserve"> </w:t>
        </w:r>
      </w:ins>
      <w:ins w:id="1089" w:author="Краснова Наталья EXP-332161" w:date="2026-03-19T16:45:00Z">
        <w:r>
          <w:t>Показатели, настраиваемые</w:t>
        </w:r>
      </w:ins>
      <w:ins w:id="1090" w:author="Краснова Наталья EXP-332161" w:date="2026-03-19T16:44:00Z">
        <w:r>
          <w:t xml:space="preserve"> ОТР, </w:t>
        </w:r>
      </w:ins>
      <w:ins w:id="1091" w:author="Краснова Наталья EXP-332161" w:date="2026-03-19T16:45:00Z">
        <w:r>
          <w:t xml:space="preserve">помечаются префиксом </w:t>
        </w:r>
        <w:r w:rsidRPr="00D45F66">
          <w:t>_</w:t>
        </w:r>
        <w:r>
          <w:rPr>
            <w:lang w:val="en-US"/>
          </w:rPr>
          <w:t>otr</w:t>
        </w:r>
        <w:r w:rsidRPr="00D45F66">
          <w:t xml:space="preserve"> </w:t>
        </w:r>
        <w:r>
          <w:t>(в наименовании)</w:t>
        </w:r>
      </w:ins>
      <w:ins w:id="1092" w:author="Краснова Наталья EXP-332161" w:date="2026-03-19T16:44:00Z">
        <w:r>
          <w:t xml:space="preserve"> </w:t>
        </w:r>
      </w:ins>
    </w:p>
  </w:footnote>
  <w:footnote w:id="7">
    <w:p w14:paraId="28E75CE2" w14:textId="1BA5D402" w:rsidR="0005437A" w:rsidRDefault="0005437A" w:rsidP="00C303B1">
      <w:pPr>
        <w:pStyle w:val="af5"/>
      </w:pPr>
      <w:ins w:id="2403" w:author="Краснова Наталья EXP-310006" w:date="2025-04-28T09:50:00Z">
        <w:r>
          <w:rPr>
            <w:rStyle w:val="af4"/>
          </w:rPr>
          <w:footnoteRef/>
        </w:r>
        <w:r>
          <w:t xml:space="preserve"> Фильтр по аналитическому признаку «Плановая дата» передается в явном виде в параметрах запроса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78B149" w14:textId="77777777" w:rsidR="0005437A" w:rsidRPr="007F05AD" w:rsidRDefault="0005437A" w:rsidP="00127F40">
    <w:pPr>
      <w:pStyle w:val="GOSTTitulhead"/>
      <w:ind w:firstLine="0"/>
      <w:rPr>
        <w:rFonts w:ascii="Times New Roman" w:hAnsi="Times New Roman"/>
      </w:rPr>
    </w:pPr>
    <w:r w:rsidRPr="007F05AD">
      <w:rPr>
        <w:rFonts w:ascii="Times New Roman" w:hAnsi="Times New Roman"/>
      </w:rPr>
      <w:t>ФЕДЕРАЛЬНОЕ КАЗНАЧЕЙСТВО (КАЗНАЧЕЙСТВО РОССИИ)</w:t>
    </w:r>
  </w:p>
  <w:p w14:paraId="1535FD66" w14:textId="77777777" w:rsidR="0005437A" w:rsidRDefault="0005437A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B15362" w14:textId="77777777" w:rsidR="0005437A" w:rsidRPr="00127F40" w:rsidRDefault="0005437A" w:rsidP="00127F40">
    <w:pPr>
      <w:pStyle w:val="GOSTTitulhead"/>
      <w:ind w:firstLine="0"/>
    </w:pPr>
    <w:r w:rsidRPr="00127F40">
      <w:t>ФЕДЕРАЛЬНОЕ КАЗНАЧЕЙСТВО (КАЗНАЧЕЙСТВО РОССИИ)</w:t>
    </w:r>
  </w:p>
  <w:p w14:paraId="2ED8CB0B" w14:textId="77777777" w:rsidR="0005437A" w:rsidRPr="002F5B7D" w:rsidRDefault="0005437A" w:rsidP="002F5B7D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GOSTTable"/>
      <w:tblW w:w="5000" w:type="pct"/>
      <w:tblLook w:val="0000" w:firstRow="0" w:lastRow="0" w:firstColumn="0" w:lastColumn="0" w:noHBand="0" w:noVBand="0"/>
    </w:tblPr>
    <w:tblGrid>
      <w:gridCol w:w="1720"/>
      <w:gridCol w:w="6745"/>
      <w:gridCol w:w="1163"/>
    </w:tblGrid>
    <w:tr w:rsidR="0005437A" w:rsidRPr="008F3105" w14:paraId="53B94748" w14:textId="77777777" w:rsidTr="00E17A29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</w:trPr>
      <w:tc>
        <w:tcPr>
          <w:tcW w:w="893" w:type="pct"/>
        </w:tcPr>
        <w:p w14:paraId="5C832DDB" w14:textId="77777777" w:rsidR="0005437A" w:rsidRPr="007F05AD" w:rsidRDefault="0005437A" w:rsidP="008A60BF">
          <w:pPr>
            <w:pStyle w:val="GOSTheader"/>
          </w:pPr>
          <w:r w:rsidRPr="008A60BF">
            <w:t>Наименование ИС:</w:t>
          </w:r>
        </w:p>
      </w:tc>
      <w:tc>
        <w:tcPr>
          <w:tcW w:w="4107" w:type="pct"/>
          <w:gridSpan w:val="2"/>
        </w:tcPr>
        <w:p w14:paraId="2F831B41" w14:textId="77777777" w:rsidR="0005437A" w:rsidRPr="007F05AD" w:rsidRDefault="0005437A" w:rsidP="008A60BF">
          <w:pPr>
            <w:pStyle w:val="GOSTheader"/>
          </w:pPr>
          <w:r w:rsidRPr="008A60BF">
            <w:t>Государственная интегрированная информационная система управления общественными финансами «Электронный бюджет»</w:t>
          </w:r>
        </w:p>
      </w:tc>
    </w:tr>
    <w:tr w:rsidR="0005437A" w:rsidRPr="008F3105" w14:paraId="56708784" w14:textId="77777777" w:rsidTr="00E17A29">
      <w:trPr>
        <w:cnfStyle w:val="000000010000" w:firstRow="0" w:lastRow="0" w:firstColumn="0" w:lastColumn="0" w:oddVBand="0" w:evenVBand="0" w:oddHBand="0" w:evenHBand="1" w:firstRowFirstColumn="0" w:firstRowLastColumn="0" w:lastRowFirstColumn="0" w:lastRowLastColumn="0"/>
      </w:trPr>
      <w:tc>
        <w:tcPr>
          <w:tcW w:w="893" w:type="pct"/>
        </w:tcPr>
        <w:p w14:paraId="05F0779E" w14:textId="77777777" w:rsidR="0005437A" w:rsidRPr="007F05AD" w:rsidRDefault="0005437A" w:rsidP="008A60BF">
          <w:pPr>
            <w:pStyle w:val="GOSTheader"/>
          </w:pPr>
          <w:r w:rsidRPr="008A60BF">
            <w:t>Название документа:</w:t>
          </w:r>
        </w:p>
      </w:tc>
      <w:tc>
        <w:tcPr>
          <w:tcW w:w="4107" w:type="pct"/>
          <w:gridSpan w:val="2"/>
        </w:tcPr>
        <w:p w14:paraId="75298F6F" w14:textId="77777777" w:rsidR="0005437A" w:rsidRPr="007F05AD" w:rsidRDefault="0005437A" w:rsidP="008A60BF">
          <w:pPr>
            <w:pStyle w:val="GOSTheader"/>
          </w:pPr>
          <w:r w:rsidRPr="008A60BF">
            <w:t>Требования к взаимодействию расчетно-финансовой платформы SmartVista Accounting Platform с функциональными подсистемами</w:t>
          </w:r>
        </w:p>
      </w:tc>
    </w:tr>
    <w:tr w:rsidR="0005437A" w:rsidRPr="008F3105" w14:paraId="434A60FC" w14:textId="77777777" w:rsidTr="00E17A29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trHeight w:val="143"/>
      </w:trPr>
      <w:tc>
        <w:tcPr>
          <w:tcW w:w="893" w:type="pct"/>
        </w:tcPr>
        <w:p w14:paraId="360BA5E6" w14:textId="77777777" w:rsidR="0005437A" w:rsidRPr="007F05AD" w:rsidRDefault="0005437A" w:rsidP="008A60BF">
          <w:pPr>
            <w:pStyle w:val="GOSTheader"/>
          </w:pPr>
          <w:r w:rsidRPr="008A60BF">
            <w:t>Код документа:</w:t>
          </w:r>
        </w:p>
      </w:tc>
      <w:tc>
        <w:tcPr>
          <w:tcW w:w="3503" w:type="pct"/>
        </w:tcPr>
        <w:p w14:paraId="77E84550" w14:textId="74A9FF72" w:rsidR="0005437A" w:rsidRPr="007F05AD" w:rsidRDefault="0005437A" w:rsidP="008A60BF">
          <w:pPr>
            <w:pStyle w:val="GOSTheader"/>
          </w:pPr>
          <w:r w:rsidRPr="008A60BF">
            <w:fldChar w:fldCharType="begin"/>
          </w:r>
          <w:r w:rsidRPr="008F3105">
            <w:instrText xml:space="preserve"> DOCPROPERTY  DocCode  \* MERGEFORMAT </w:instrText>
          </w:r>
          <w:r w:rsidRPr="008A60BF">
            <w:fldChar w:fldCharType="separate"/>
          </w:r>
          <w:r w:rsidRPr="008A60BF">
            <w:t>89603636.43.01,00.ДР.001-01.00 1(4,8)</w:t>
          </w:r>
          <w:r w:rsidRPr="008A60BF">
            <w:fldChar w:fldCharType="end"/>
          </w:r>
        </w:p>
      </w:tc>
      <w:tc>
        <w:tcPr>
          <w:tcW w:w="604" w:type="pct"/>
        </w:tcPr>
        <w:p w14:paraId="24B80952" w14:textId="06259E0C" w:rsidR="0005437A" w:rsidRPr="007F05AD" w:rsidRDefault="0005437A" w:rsidP="008A60BF">
          <w:pPr>
            <w:pStyle w:val="GOSTheader"/>
          </w:pPr>
          <w:r w:rsidRPr="008A60BF">
            <w:t xml:space="preserve">Стр. </w:t>
          </w:r>
          <w:r w:rsidRPr="007F05AD">
            <w:fldChar w:fldCharType="begin"/>
          </w:r>
          <w:r w:rsidRPr="008F3105">
            <w:instrText xml:space="preserve"> PAGE </w:instrText>
          </w:r>
          <w:r w:rsidRPr="007F05AD">
            <w:fldChar w:fldCharType="separate"/>
          </w:r>
          <w:r w:rsidR="000A6655">
            <w:rPr>
              <w:noProof/>
            </w:rPr>
            <w:t>11</w:t>
          </w:r>
          <w:r w:rsidRPr="007F05AD">
            <w:fldChar w:fldCharType="end"/>
          </w:r>
        </w:p>
      </w:tc>
    </w:tr>
  </w:tbl>
  <w:p w14:paraId="1777875B" w14:textId="77777777" w:rsidR="0005437A" w:rsidRDefault="0005437A" w:rsidP="00726940">
    <w:pPr>
      <w:pStyle w:val="a8"/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28666C" w14:textId="77777777" w:rsidR="0005437A" w:rsidRPr="00127F40" w:rsidRDefault="0005437A" w:rsidP="00127F40">
    <w:pPr>
      <w:pStyle w:val="GOSTTitulhead"/>
      <w:ind w:firstLine="0"/>
    </w:pPr>
    <w:r w:rsidRPr="00127F40">
      <w:t>ФЕДЕРАЛЬНОЕ КАЗНАЧЕЙСТВО (КАЗНАЧЕЙСТВО РОССИИ)</w:t>
    </w:r>
  </w:p>
  <w:p w14:paraId="53EDFE6C" w14:textId="77777777" w:rsidR="0005437A" w:rsidRPr="002F5B7D" w:rsidRDefault="0005437A" w:rsidP="002F5B7D">
    <w:pPr>
      <w:pStyle w:val="a8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GOSTTable"/>
      <w:tblW w:w="5000" w:type="pct"/>
      <w:tblLook w:val="0000" w:firstRow="0" w:lastRow="0" w:firstColumn="0" w:lastColumn="0" w:noHBand="0" w:noVBand="0"/>
    </w:tblPr>
    <w:tblGrid>
      <w:gridCol w:w="2615"/>
      <w:gridCol w:w="11623"/>
      <w:gridCol w:w="1456"/>
    </w:tblGrid>
    <w:tr w:rsidR="0005437A" w:rsidRPr="008F3105" w14:paraId="3832482B" w14:textId="77777777" w:rsidTr="003D0A4F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</w:trPr>
      <w:tc>
        <w:tcPr>
          <w:tcW w:w="833" w:type="pct"/>
        </w:tcPr>
        <w:p w14:paraId="64BA1885" w14:textId="77777777" w:rsidR="0005437A" w:rsidRPr="007F05AD" w:rsidRDefault="0005437A" w:rsidP="008A60BF">
          <w:pPr>
            <w:pStyle w:val="GOSTheader"/>
          </w:pPr>
          <w:r w:rsidRPr="008A60BF">
            <w:t>Наименование ИС:</w:t>
          </w:r>
        </w:p>
      </w:tc>
      <w:tc>
        <w:tcPr>
          <w:tcW w:w="4167" w:type="pct"/>
          <w:gridSpan w:val="2"/>
        </w:tcPr>
        <w:p w14:paraId="524B9224" w14:textId="77777777" w:rsidR="0005437A" w:rsidRPr="007F05AD" w:rsidRDefault="0005437A" w:rsidP="008A60BF">
          <w:pPr>
            <w:pStyle w:val="GOSTheader"/>
          </w:pPr>
          <w:r w:rsidRPr="008A60BF">
            <w:t>Государственная интегрированная информационная система управления общественными финансами «Электронный бюджет»</w:t>
          </w:r>
        </w:p>
      </w:tc>
    </w:tr>
    <w:tr w:rsidR="0005437A" w:rsidRPr="008F3105" w14:paraId="34D61E3D" w14:textId="77777777" w:rsidTr="003D0A4F">
      <w:trPr>
        <w:cnfStyle w:val="000000010000" w:firstRow="0" w:lastRow="0" w:firstColumn="0" w:lastColumn="0" w:oddVBand="0" w:evenVBand="0" w:oddHBand="0" w:evenHBand="1" w:firstRowFirstColumn="0" w:firstRowLastColumn="0" w:lastRowFirstColumn="0" w:lastRowLastColumn="0"/>
      </w:trPr>
      <w:tc>
        <w:tcPr>
          <w:tcW w:w="833" w:type="pct"/>
        </w:tcPr>
        <w:p w14:paraId="7C077255" w14:textId="77777777" w:rsidR="0005437A" w:rsidRPr="007F05AD" w:rsidRDefault="0005437A" w:rsidP="008A60BF">
          <w:pPr>
            <w:pStyle w:val="GOSTheader"/>
          </w:pPr>
          <w:r w:rsidRPr="008A60BF">
            <w:t>Название документа:</w:t>
          </w:r>
        </w:p>
      </w:tc>
      <w:tc>
        <w:tcPr>
          <w:tcW w:w="4167" w:type="pct"/>
          <w:gridSpan w:val="2"/>
        </w:tcPr>
        <w:p w14:paraId="44BA297B" w14:textId="77777777" w:rsidR="0005437A" w:rsidRPr="007F05AD" w:rsidRDefault="0005437A" w:rsidP="008A60BF">
          <w:pPr>
            <w:pStyle w:val="GOSTheader"/>
          </w:pPr>
          <w:r w:rsidRPr="008A60BF">
            <w:t>Требования к взаимодействию расчетно-финансовой платформы SmartVista Accounting Platform с функциональными подсистемами</w:t>
          </w:r>
        </w:p>
      </w:tc>
    </w:tr>
    <w:tr w:rsidR="0005437A" w:rsidRPr="008F3105" w14:paraId="2B14C3D3" w14:textId="77777777" w:rsidTr="003D0A4F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trHeight w:val="143"/>
      </w:trPr>
      <w:tc>
        <w:tcPr>
          <w:tcW w:w="833" w:type="pct"/>
        </w:tcPr>
        <w:p w14:paraId="1552D9BD" w14:textId="77777777" w:rsidR="0005437A" w:rsidRPr="007F05AD" w:rsidRDefault="0005437A" w:rsidP="008A60BF">
          <w:pPr>
            <w:pStyle w:val="GOSTheader"/>
          </w:pPr>
          <w:r w:rsidRPr="008A60BF">
            <w:t>Код документа:</w:t>
          </w:r>
        </w:p>
      </w:tc>
      <w:tc>
        <w:tcPr>
          <w:tcW w:w="3703" w:type="pct"/>
        </w:tcPr>
        <w:p w14:paraId="2677D764" w14:textId="4C740BA7" w:rsidR="0005437A" w:rsidRPr="007F05AD" w:rsidRDefault="0005437A" w:rsidP="008A60BF">
          <w:pPr>
            <w:pStyle w:val="GOSTheader"/>
          </w:pPr>
          <w:r w:rsidRPr="008A60BF">
            <w:fldChar w:fldCharType="begin"/>
          </w:r>
          <w:r w:rsidRPr="008F3105">
            <w:instrText xml:space="preserve"> DOCPROPERTY  DocCode  \* MERGEFORMAT </w:instrText>
          </w:r>
          <w:r w:rsidRPr="008A60BF">
            <w:fldChar w:fldCharType="separate"/>
          </w:r>
          <w:r w:rsidRPr="008A60BF">
            <w:t>89603636.43.01,00.ДР.001-01.00 1(4,8)</w:t>
          </w:r>
          <w:r w:rsidRPr="008A60BF">
            <w:fldChar w:fldCharType="end"/>
          </w:r>
        </w:p>
      </w:tc>
      <w:tc>
        <w:tcPr>
          <w:tcW w:w="464" w:type="pct"/>
        </w:tcPr>
        <w:p w14:paraId="5E8EE5DA" w14:textId="09B06AB3" w:rsidR="0005437A" w:rsidRPr="007F05AD" w:rsidRDefault="0005437A" w:rsidP="008A60BF">
          <w:pPr>
            <w:pStyle w:val="GOSTheader"/>
          </w:pPr>
          <w:r w:rsidRPr="008A60BF">
            <w:t xml:space="preserve">Стр. </w:t>
          </w:r>
          <w:r w:rsidRPr="007F05AD">
            <w:fldChar w:fldCharType="begin"/>
          </w:r>
          <w:r w:rsidRPr="008F3105">
            <w:instrText xml:space="preserve"> PAGE </w:instrText>
          </w:r>
          <w:r w:rsidRPr="007F05AD">
            <w:fldChar w:fldCharType="separate"/>
          </w:r>
          <w:r w:rsidR="000A6655">
            <w:rPr>
              <w:noProof/>
            </w:rPr>
            <w:t>62</w:t>
          </w:r>
          <w:r w:rsidRPr="007F05AD">
            <w:fldChar w:fldCharType="end"/>
          </w:r>
        </w:p>
      </w:tc>
    </w:tr>
  </w:tbl>
  <w:p w14:paraId="56A93125" w14:textId="77777777" w:rsidR="0005437A" w:rsidRDefault="0005437A" w:rsidP="007F27CE">
    <w:pPr>
      <w:pStyle w:val="a8"/>
      <w:tabs>
        <w:tab w:val="clear" w:pos="4677"/>
        <w:tab w:val="clear" w:pos="9355"/>
        <w:tab w:val="left" w:pos="11350"/>
      </w:tabs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GOSTTable"/>
      <w:tblW w:w="5000" w:type="pct"/>
      <w:tblLook w:val="0000" w:firstRow="0" w:lastRow="0" w:firstColumn="0" w:lastColumn="0" w:noHBand="0" w:noVBand="0"/>
    </w:tblPr>
    <w:tblGrid>
      <w:gridCol w:w="3949"/>
      <w:gridCol w:w="9589"/>
      <w:gridCol w:w="2156"/>
    </w:tblGrid>
    <w:tr w:rsidR="0005437A" w:rsidRPr="008F3105" w14:paraId="2F9443FF" w14:textId="77777777" w:rsidTr="001B05DF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</w:trPr>
      <w:tc>
        <w:tcPr>
          <w:tcW w:w="1258" w:type="pct"/>
        </w:tcPr>
        <w:p w14:paraId="01D52E20" w14:textId="77777777" w:rsidR="0005437A" w:rsidRPr="007F05AD" w:rsidRDefault="0005437A" w:rsidP="008A60BF">
          <w:pPr>
            <w:pStyle w:val="GOSTheader"/>
          </w:pPr>
          <w:r w:rsidRPr="008A60BF">
            <w:t>Наименование ИС:</w:t>
          </w:r>
        </w:p>
      </w:tc>
      <w:tc>
        <w:tcPr>
          <w:tcW w:w="3742" w:type="pct"/>
          <w:gridSpan w:val="2"/>
        </w:tcPr>
        <w:p w14:paraId="6A573B8B" w14:textId="77777777" w:rsidR="0005437A" w:rsidRPr="007F05AD" w:rsidRDefault="0005437A" w:rsidP="008A60BF">
          <w:pPr>
            <w:pStyle w:val="GOSTheader"/>
          </w:pPr>
          <w:r w:rsidRPr="008A60BF">
            <w:t>ГИИС «Электронный бюджет»</w:t>
          </w:r>
        </w:p>
      </w:tc>
    </w:tr>
    <w:tr w:rsidR="0005437A" w:rsidRPr="008F3105" w14:paraId="59CEAE0A" w14:textId="77777777" w:rsidTr="001B05DF">
      <w:trPr>
        <w:cnfStyle w:val="000000010000" w:firstRow="0" w:lastRow="0" w:firstColumn="0" w:lastColumn="0" w:oddVBand="0" w:evenVBand="0" w:oddHBand="0" w:evenHBand="1" w:firstRowFirstColumn="0" w:firstRowLastColumn="0" w:lastRowFirstColumn="0" w:lastRowLastColumn="0"/>
      </w:trPr>
      <w:tc>
        <w:tcPr>
          <w:tcW w:w="1258" w:type="pct"/>
        </w:tcPr>
        <w:p w14:paraId="66014D2D" w14:textId="77777777" w:rsidR="0005437A" w:rsidRPr="007F05AD" w:rsidRDefault="0005437A" w:rsidP="008A60BF">
          <w:pPr>
            <w:pStyle w:val="GOSTheader"/>
          </w:pPr>
          <w:r w:rsidRPr="008A60BF">
            <w:t>Название документа:</w:t>
          </w:r>
        </w:p>
      </w:tc>
      <w:tc>
        <w:tcPr>
          <w:tcW w:w="3742" w:type="pct"/>
          <w:gridSpan w:val="2"/>
        </w:tcPr>
        <w:p w14:paraId="5AFA9262" w14:textId="7BAE1DBC" w:rsidR="0005437A" w:rsidRPr="007F05AD" w:rsidRDefault="0005437A" w:rsidP="008A60BF">
          <w:pPr>
            <w:pStyle w:val="GOSTheader"/>
          </w:pPr>
          <w:r w:rsidRPr="008A60BF">
            <w:t>Требования к взаимодействию расчетно-финансовой платформы SmartVista Accounting Platform с функциональными подсистемами</w:t>
          </w:r>
        </w:p>
      </w:tc>
    </w:tr>
    <w:tr w:rsidR="0005437A" w:rsidRPr="008F3105" w14:paraId="7EF7CD04" w14:textId="77777777" w:rsidTr="001B05DF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trHeight w:val="143"/>
      </w:trPr>
      <w:tc>
        <w:tcPr>
          <w:tcW w:w="1258" w:type="pct"/>
        </w:tcPr>
        <w:p w14:paraId="68F799CF" w14:textId="77777777" w:rsidR="0005437A" w:rsidRPr="007F05AD" w:rsidRDefault="0005437A" w:rsidP="008A60BF">
          <w:pPr>
            <w:pStyle w:val="GOSTheader"/>
          </w:pPr>
          <w:r w:rsidRPr="008A60BF">
            <w:t>Код документа:</w:t>
          </w:r>
        </w:p>
      </w:tc>
      <w:tc>
        <w:tcPr>
          <w:tcW w:w="3055" w:type="pct"/>
        </w:tcPr>
        <w:p w14:paraId="7DD494C7" w14:textId="7E37D88E" w:rsidR="0005437A" w:rsidRPr="007F05AD" w:rsidRDefault="0005437A" w:rsidP="008A60BF">
          <w:pPr>
            <w:pStyle w:val="GOSTheader"/>
          </w:pPr>
          <w:r w:rsidRPr="008A60BF">
            <w:fldChar w:fldCharType="begin"/>
          </w:r>
          <w:r w:rsidRPr="008F3105">
            <w:instrText xml:space="preserve"> DOCPROPERTY  DocCode  \* MERGEFORMAT </w:instrText>
          </w:r>
          <w:r w:rsidRPr="008A60BF">
            <w:fldChar w:fldCharType="separate"/>
          </w:r>
          <w:r w:rsidRPr="008A60BF">
            <w:t>89603636.43.01,00.ДР.001-01.00 1(4,8)</w:t>
          </w:r>
          <w:r w:rsidRPr="008A60BF">
            <w:fldChar w:fldCharType="end"/>
          </w:r>
        </w:p>
      </w:tc>
      <w:tc>
        <w:tcPr>
          <w:tcW w:w="687" w:type="pct"/>
        </w:tcPr>
        <w:p w14:paraId="5F5C9CCA" w14:textId="3F248643" w:rsidR="0005437A" w:rsidRPr="007F05AD" w:rsidRDefault="0005437A" w:rsidP="008A60BF">
          <w:pPr>
            <w:pStyle w:val="GOSTheader"/>
          </w:pPr>
          <w:r w:rsidRPr="008A60BF">
            <w:t xml:space="preserve">Стр. </w:t>
          </w:r>
          <w:r w:rsidRPr="007F05AD">
            <w:fldChar w:fldCharType="begin"/>
          </w:r>
          <w:r w:rsidRPr="008F3105">
            <w:instrText xml:space="preserve"> PAGE </w:instrText>
          </w:r>
          <w:r w:rsidRPr="007F05AD">
            <w:fldChar w:fldCharType="separate"/>
          </w:r>
          <w:r w:rsidR="000A6655">
            <w:rPr>
              <w:noProof/>
            </w:rPr>
            <w:t>277</w:t>
          </w:r>
          <w:r w:rsidRPr="007F05AD">
            <w:fldChar w:fldCharType="end"/>
          </w:r>
        </w:p>
      </w:tc>
    </w:tr>
  </w:tbl>
  <w:p w14:paraId="03811847" w14:textId="77777777" w:rsidR="0005437A" w:rsidRDefault="0005437A" w:rsidP="007F27CE">
    <w:pPr>
      <w:pStyle w:val="a8"/>
      <w:tabs>
        <w:tab w:val="clear" w:pos="4677"/>
        <w:tab w:val="clear" w:pos="9355"/>
        <w:tab w:val="left" w:pos="11350"/>
      </w:tabs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GOSTTable"/>
      <w:tblW w:w="5000" w:type="pct"/>
      <w:tblLook w:val="0000" w:firstRow="0" w:lastRow="0" w:firstColumn="0" w:lastColumn="0" w:noHBand="0" w:noVBand="0"/>
    </w:tblPr>
    <w:tblGrid>
      <w:gridCol w:w="2422"/>
      <w:gridCol w:w="5883"/>
      <w:gridCol w:w="1323"/>
    </w:tblGrid>
    <w:tr w:rsidR="0005437A" w:rsidRPr="008F3105" w14:paraId="4BEDDAEF" w14:textId="77777777" w:rsidTr="001B05DF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</w:trPr>
      <w:tc>
        <w:tcPr>
          <w:tcW w:w="1258" w:type="pct"/>
        </w:tcPr>
        <w:p w14:paraId="62F10052" w14:textId="77777777" w:rsidR="0005437A" w:rsidRPr="007F05AD" w:rsidRDefault="0005437A">
          <w:pPr>
            <w:pStyle w:val="GOSTheader"/>
          </w:pPr>
          <w:r w:rsidRPr="008F3105">
            <w:t>Наименование ИС:</w:t>
          </w:r>
        </w:p>
      </w:tc>
      <w:tc>
        <w:tcPr>
          <w:tcW w:w="3742" w:type="pct"/>
          <w:gridSpan w:val="2"/>
        </w:tcPr>
        <w:p w14:paraId="52A62BDF" w14:textId="77777777" w:rsidR="0005437A" w:rsidRPr="007F05AD" w:rsidRDefault="0005437A">
          <w:pPr>
            <w:pStyle w:val="GOSTheader"/>
          </w:pPr>
          <w:r w:rsidRPr="008F3105">
            <w:t>ГИИС «Электронный бюджет»</w:t>
          </w:r>
        </w:p>
      </w:tc>
    </w:tr>
    <w:tr w:rsidR="0005437A" w:rsidRPr="008F3105" w14:paraId="2809B6E1" w14:textId="77777777" w:rsidTr="001B05DF">
      <w:trPr>
        <w:cnfStyle w:val="000000010000" w:firstRow="0" w:lastRow="0" w:firstColumn="0" w:lastColumn="0" w:oddVBand="0" w:evenVBand="0" w:oddHBand="0" w:evenHBand="1" w:firstRowFirstColumn="0" w:firstRowLastColumn="0" w:lastRowFirstColumn="0" w:lastRowLastColumn="0"/>
      </w:trPr>
      <w:tc>
        <w:tcPr>
          <w:tcW w:w="1258" w:type="pct"/>
        </w:tcPr>
        <w:p w14:paraId="7EF4E341" w14:textId="77777777" w:rsidR="0005437A" w:rsidRPr="007F05AD" w:rsidRDefault="0005437A">
          <w:pPr>
            <w:pStyle w:val="GOSTheader"/>
          </w:pPr>
          <w:r w:rsidRPr="008F3105">
            <w:t>Название документа:</w:t>
          </w:r>
        </w:p>
      </w:tc>
      <w:tc>
        <w:tcPr>
          <w:tcW w:w="3742" w:type="pct"/>
          <w:gridSpan w:val="2"/>
        </w:tcPr>
        <w:p w14:paraId="13BF2C0D" w14:textId="4EC942F6" w:rsidR="0005437A" w:rsidRPr="007F05AD" w:rsidRDefault="0005437A">
          <w:pPr>
            <w:pStyle w:val="GOSTheader"/>
          </w:pPr>
          <w:r w:rsidRPr="008F3105">
            <w:t>Требования к взаимодействию расчетно-финансовой платформы SmartVista Accounting Platform с функциональными подсистемами</w:t>
          </w:r>
        </w:p>
      </w:tc>
    </w:tr>
    <w:tr w:rsidR="0005437A" w:rsidRPr="008F3105" w14:paraId="7DBC712D" w14:textId="77777777" w:rsidTr="001B05DF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trHeight w:val="143"/>
      </w:trPr>
      <w:tc>
        <w:tcPr>
          <w:tcW w:w="1258" w:type="pct"/>
        </w:tcPr>
        <w:p w14:paraId="17B9AC82" w14:textId="77777777" w:rsidR="0005437A" w:rsidRPr="007F05AD" w:rsidRDefault="0005437A">
          <w:pPr>
            <w:pStyle w:val="GOSTheader"/>
          </w:pPr>
          <w:r w:rsidRPr="008F3105">
            <w:t>Код документа:</w:t>
          </w:r>
        </w:p>
      </w:tc>
      <w:tc>
        <w:tcPr>
          <w:tcW w:w="3055" w:type="pct"/>
        </w:tcPr>
        <w:p w14:paraId="491BB7BD" w14:textId="7EB630D6" w:rsidR="0005437A" w:rsidRPr="007F05AD" w:rsidRDefault="0005437A">
          <w:pPr>
            <w:pStyle w:val="GOSTheader"/>
          </w:pPr>
          <w:r w:rsidRPr="0055312D">
            <w:fldChar w:fldCharType="begin"/>
          </w:r>
          <w:r w:rsidRPr="008F3105">
            <w:instrText xml:space="preserve"> DOCPROPERTY  DocCode  \* MERGEFORMAT </w:instrText>
          </w:r>
          <w:r w:rsidRPr="0055312D">
            <w:fldChar w:fldCharType="separate"/>
          </w:r>
          <w:r w:rsidRPr="008F3105">
            <w:t>89603636.43.01,00.ДР.001-01.00 1(4,8)</w:t>
          </w:r>
          <w:r w:rsidRPr="0055312D">
            <w:fldChar w:fldCharType="end"/>
          </w:r>
        </w:p>
      </w:tc>
      <w:tc>
        <w:tcPr>
          <w:tcW w:w="687" w:type="pct"/>
        </w:tcPr>
        <w:p w14:paraId="4764B68F" w14:textId="3D4B0EF1" w:rsidR="0005437A" w:rsidRPr="007F05AD" w:rsidRDefault="0005437A">
          <w:pPr>
            <w:pStyle w:val="GOSTheader"/>
          </w:pPr>
          <w:r w:rsidRPr="008F3105">
            <w:t xml:space="preserve">Стр. </w:t>
          </w:r>
          <w:r w:rsidRPr="007F05AD">
            <w:fldChar w:fldCharType="begin"/>
          </w:r>
          <w:r w:rsidRPr="008F3105">
            <w:instrText xml:space="preserve"> PAGE </w:instrText>
          </w:r>
          <w:r w:rsidRPr="007F05AD">
            <w:fldChar w:fldCharType="separate"/>
          </w:r>
          <w:r w:rsidR="000A6655">
            <w:rPr>
              <w:noProof/>
            </w:rPr>
            <w:t>310</w:t>
          </w:r>
          <w:r w:rsidRPr="007F05AD">
            <w:fldChar w:fldCharType="end"/>
          </w:r>
        </w:p>
      </w:tc>
    </w:tr>
  </w:tbl>
  <w:p w14:paraId="414EB466" w14:textId="77777777" w:rsidR="0005437A" w:rsidRDefault="0005437A" w:rsidP="007F27CE">
    <w:pPr>
      <w:pStyle w:val="a8"/>
      <w:tabs>
        <w:tab w:val="clear" w:pos="4677"/>
        <w:tab w:val="clear" w:pos="9355"/>
        <w:tab w:val="left" w:pos="1135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0941312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B724DAA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B3E0A22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82AA56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204DF1A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ECAD34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85A3E26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</w:abstractNum>
  <w:abstractNum w:abstractNumId="7" w15:restartNumberingAfterBreak="0">
    <w:nsid w:val="FFFFFF83"/>
    <w:multiLevelType w:val="singleLevel"/>
    <w:tmpl w:val="12EAF7A4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A04832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33CCB3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79782A"/>
    <w:multiLevelType w:val="multilevel"/>
    <w:tmpl w:val="7E5A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EB2900"/>
    <w:multiLevelType w:val="multilevel"/>
    <w:tmpl w:val="59B4B752"/>
    <w:lvl w:ilvl="0">
      <w:start w:val="1"/>
      <w:numFmt w:val="decimal"/>
      <w:pStyle w:val="GOSTTableListNum1"/>
      <w:lvlText w:val="%1."/>
      <w:lvlJc w:val="left"/>
      <w:pPr>
        <w:tabs>
          <w:tab w:val="num" w:pos="284"/>
        </w:tabs>
        <w:ind w:left="284" w:hanging="227"/>
      </w:pPr>
      <w:rPr>
        <w:rFonts w:hint="default"/>
      </w:rPr>
    </w:lvl>
    <w:lvl w:ilvl="1">
      <w:start w:val="1"/>
      <w:numFmt w:val="decimal"/>
      <w:pStyle w:val="GOSTTableListNum2"/>
      <w:lvlText w:val="%1.%2."/>
      <w:lvlJc w:val="left"/>
      <w:pPr>
        <w:tabs>
          <w:tab w:val="num" w:pos="284"/>
        </w:tabs>
        <w:ind w:left="284" w:hanging="227"/>
      </w:pPr>
      <w:rPr>
        <w:rFonts w:hint="default"/>
      </w:rPr>
    </w:lvl>
    <w:lvl w:ilvl="2">
      <w:start w:val="1"/>
      <w:numFmt w:val="decimal"/>
      <w:pStyle w:val="GOSTTableListNum3"/>
      <w:lvlText w:val="%1.%2.%3."/>
      <w:lvlJc w:val="left"/>
      <w:pPr>
        <w:tabs>
          <w:tab w:val="num" w:pos="284"/>
        </w:tabs>
        <w:ind w:left="284" w:hanging="227"/>
      </w:pPr>
      <w:rPr>
        <w:rFonts w:hint="default"/>
      </w:rPr>
    </w:lvl>
    <w:lvl w:ilvl="3">
      <w:start w:val="1"/>
      <w:numFmt w:val="decimal"/>
      <w:pStyle w:val="GOSTTableListNum4"/>
      <w:lvlText w:val="%1.%2.%3.%4."/>
      <w:lvlJc w:val="left"/>
      <w:pPr>
        <w:tabs>
          <w:tab w:val="num" w:pos="284"/>
        </w:tabs>
        <w:ind w:left="284" w:hanging="227"/>
      </w:pPr>
      <w:rPr>
        <w:rFonts w:hint="default"/>
      </w:rPr>
    </w:lvl>
    <w:lvl w:ilvl="4">
      <w:start w:val="1"/>
      <w:numFmt w:val="decimal"/>
      <w:pStyle w:val="GOSTTableListNum5"/>
      <w:lvlText w:val="%1.%2.%3.%4.%5."/>
      <w:lvlJc w:val="left"/>
      <w:pPr>
        <w:tabs>
          <w:tab w:val="num" w:pos="284"/>
        </w:tabs>
        <w:ind w:left="284" w:hanging="227"/>
      </w:pPr>
      <w:rPr>
        <w:rFonts w:hint="default"/>
      </w:rPr>
    </w:lvl>
    <w:lvl w:ilvl="5">
      <w:start w:val="1"/>
      <w:numFmt w:val="decimal"/>
      <w:pStyle w:val="GOSTTableListNum6"/>
      <w:lvlText w:val="%1.%2.%3.%4.%5.%6."/>
      <w:lvlJc w:val="left"/>
      <w:pPr>
        <w:tabs>
          <w:tab w:val="num" w:pos="284"/>
        </w:tabs>
        <w:ind w:left="284" w:hanging="227"/>
      </w:pPr>
      <w:rPr>
        <w:rFonts w:hint="default"/>
      </w:rPr>
    </w:lvl>
    <w:lvl w:ilvl="6">
      <w:start w:val="1"/>
      <w:numFmt w:val="decimal"/>
      <w:pStyle w:val="GOSTTableListNum7"/>
      <w:lvlText w:val="%1.%2.%3.%4.%5.%6.%7."/>
      <w:lvlJc w:val="left"/>
      <w:pPr>
        <w:tabs>
          <w:tab w:val="num" w:pos="284"/>
        </w:tabs>
        <w:ind w:left="284" w:hanging="22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84"/>
        </w:tabs>
        <w:ind w:left="284" w:hanging="22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84"/>
        </w:tabs>
        <w:ind w:left="284" w:hanging="227"/>
      </w:pPr>
      <w:rPr>
        <w:rFonts w:hint="default"/>
      </w:rPr>
    </w:lvl>
  </w:abstractNum>
  <w:abstractNum w:abstractNumId="12" w15:restartNumberingAfterBreak="0">
    <w:nsid w:val="0F1D73E4"/>
    <w:multiLevelType w:val="singleLevel"/>
    <w:tmpl w:val="E6C2249C"/>
    <w:lvl w:ilvl="0">
      <w:start w:val="1"/>
      <w:numFmt w:val="decimal"/>
      <w:pStyle w:val="a1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3" w15:restartNumberingAfterBreak="0">
    <w:nsid w:val="1A9A3480"/>
    <w:multiLevelType w:val="hybridMultilevel"/>
    <w:tmpl w:val="85127506"/>
    <w:lvl w:ilvl="0" w:tplc="04190001">
      <w:start w:val="1"/>
      <w:numFmt w:val="bullet"/>
      <w:lvlText w:val="−"/>
      <w:lvlJc w:val="left"/>
      <w:pPr>
        <w:ind w:left="7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4" w15:restartNumberingAfterBreak="0">
    <w:nsid w:val="1D9A52BD"/>
    <w:multiLevelType w:val="multilevel"/>
    <w:tmpl w:val="04DAA02C"/>
    <w:lvl w:ilvl="0">
      <w:start w:val="1"/>
      <w:numFmt w:val="decimal"/>
      <w:pStyle w:val="GOSTListnum"/>
      <w:lvlText w:val="%1."/>
      <w:lvlJc w:val="left"/>
      <w:pPr>
        <w:tabs>
          <w:tab w:val="num" w:pos="1021"/>
        </w:tabs>
        <w:ind w:left="1021" w:hanging="45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pStyle w:val="GOSTListnum2"/>
      <w:isLgl/>
      <w:lvlText w:val="%1.%2."/>
      <w:lvlJc w:val="left"/>
      <w:pPr>
        <w:tabs>
          <w:tab w:val="num" w:pos="1588"/>
        </w:tabs>
        <w:ind w:left="1588" w:hanging="567"/>
      </w:pPr>
      <w:rPr>
        <w:rFonts w:ascii="Times New Roman" w:hAnsi="Times New Roman" w:cs="Times New Roman" w:hint="default"/>
        <w:b w:val="0"/>
        <w:i w:val="0"/>
        <w:sz w:val="24"/>
      </w:rPr>
    </w:lvl>
    <w:lvl w:ilvl="2">
      <w:start w:val="1"/>
      <w:numFmt w:val="decimal"/>
      <w:pStyle w:val="GOSTListnum3"/>
      <w:isLgl/>
      <w:lvlText w:val="%1.%2.%3."/>
      <w:lvlJc w:val="left"/>
      <w:pPr>
        <w:tabs>
          <w:tab w:val="num" w:pos="2421"/>
        </w:tabs>
        <w:ind w:left="2421" w:hanging="567"/>
      </w:pPr>
      <w:rPr>
        <w:rFonts w:ascii="Times New Roman" w:hAnsi="Times New Roman" w:cs="Times New Roman" w:hint="default"/>
        <w:b w:val="0"/>
        <w:i w:val="0"/>
        <w:sz w:val="24"/>
      </w:rPr>
    </w:lvl>
    <w:lvl w:ilvl="3">
      <w:start w:val="1"/>
      <w:numFmt w:val="decimal"/>
      <w:pStyle w:val="GOSTListnum4"/>
      <w:suff w:val="space"/>
      <w:lvlText w:val="%1.%2.%3.%4."/>
      <w:lvlJc w:val="left"/>
      <w:pPr>
        <w:ind w:left="2704" w:hanging="567"/>
      </w:pPr>
      <w:rPr>
        <w:rFonts w:ascii="Times New Roman" w:hAnsi="Times New Roman" w:cs="Times New Roman" w:hint="default"/>
        <w:b w:val="0"/>
        <w:i w:val="0"/>
        <w:sz w:val="24"/>
      </w:rPr>
    </w:lvl>
    <w:lvl w:ilvl="4">
      <w:start w:val="1"/>
      <w:numFmt w:val="decimal"/>
      <w:suff w:val="space"/>
      <w:lvlText w:val="%1.%2.%3.%4.%5"/>
      <w:lvlJc w:val="left"/>
      <w:pPr>
        <w:ind w:left="3271" w:hanging="56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88"/>
        </w:tabs>
        <w:ind w:left="1588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32"/>
        </w:tabs>
        <w:ind w:left="1732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76"/>
        </w:tabs>
        <w:ind w:left="187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20"/>
        </w:tabs>
        <w:ind w:left="2020" w:hanging="1584"/>
      </w:pPr>
      <w:rPr>
        <w:rFonts w:hint="default"/>
      </w:rPr>
    </w:lvl>
  </w:abstractNum>
  <w:abstractNum w:abstractNumId="15" w15:restartNumberingAfterBreak="0">
    <w:nsid w:val="1F26259F"/>
    <w:multiLevelType w:val="multilevel"/>
    <w:tmpl w:val="04190023"/>
    <w:styleLink w:val="a2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6" w15:restartNumberingAfterBreak="0">
    <w:nsid w:val="275768F9"/>
    <w:multiLevelType w:val="multilevel"/>
    <w:tmpl w:val="041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275B197A"/>
    <w:multiLevelType w:val="hybridMultilevel"/>
    <w:tmpl w:val="4EEE6A24"/>
    <w:lvl w:ilvl="0" w:tplc="04190001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853D5B"/>
    <w:multiLevelType w:val="hybridMultilevel"/>
    <w:tmpl w:val="B8DA3AB8"/>
    <w:lvl w:ilvl="0" w:tplc="3C12C996">
      <w:start w:val="1"/>
      <w:numFmt w:val="bullet"/>
      <w:pStyle w:val="GOSTListmark3"/>
      <w:lvlText w:val="–"/>
      <w:lvlJc w:val="left"/>
      <w:pPr>
        <w:tabs>
          <w:tab w:val="num" w:pos="1418"/>
        </w:tabs>
        <w:ind w:left="1418" w:hanging="284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CA2ABB"/>
    <w:multiLevelType w:val="hybridMultilevel"/>
    <w:tmpl w:val="1A186CD4"/>
    <w:lvl w:ilvl="0" w:tplc="B9625ACC">
      <w:start w:val="1"/>
      <w:numFmt w:val="decimal"/>
      <w:lvlText w:val="%1."/>
      <w:lvlJc w:val="center"/>
      <w:pPr>
        <w:ind w:left="7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97" w:hanging="360"/>
      </w:pPr>
    </w:lvl>
    <w:lvl w:ilvl="2" w:tplc="0419001B" w:tentative="1">
      <w:start w:val="1"/>
      <w:numFmt w:val="lowerRoman"/>
      <w:lvlText w:val="%3."/>
      <w:lvlJc w:val="right"/>
      <w:pPr>
        <w:ind w:left="2217" w:hanging="180"/>
      </w:pPr>
    </w:lvl>
    <w:lvl w:ilvl="3" w:tplc="0419000F" w:tentative="1">
      <w:start w:val="1"/>
      <w:numFmt w:val="decimal"/>
      <w:lvlText w:val="%4."/>
      <w:lvlJc w:val="left"/>
      <w:pPr>
        <w:ind w:left="2937" w:hanging="360"/>
      </w:pPr>
    </w:lvl>
    <w:lvl w:ilvl="4" w:tplc="04190019" w:tentative="1">
      <w:start w:val="1"/>
      <w:numFmt w:val="lowerLetter"/>
      <w:lvlText w:val="%5."/>
      <w:lvlJc w:val="left"/>
      <w:pPr>
        <w:ind w:left="3657" w:hanging="360"/>
      </w:pPr>
    </w:lvl>
    <w:lvl w:ilvl="5" w:tplc="0419001B" w:tentative="1">
      <w:start w:val="1"/>
      <w:numFmt w:val="lowerRoman"/>
      <w:lvlText w:val="%6."/>
      <w:lvlJc w:val="right"/>
      <w:pPr>
        <w:ind w:left="4377" w:hanging="180"/>
      </w:pPr>
    </w:lvl>
    <w:lvl w:ilvl="6" w:tplc="0419000F" w:tentative="1">
      <w:start w:val="1"/>
      <w:numFmt w:val="decimal"/>
      <w:lvlText w:val="%7."/>
      <w:lvlJc w:val="left"/>
      <w:pPr>
        <w:ind w:left="5097" w:hanging="360"/>
      </w:pPr>
    </w:lvl>
    <w:lvl w:ilvl="7" w:tplc="04190019" w:tentative="1">
      <w:start w:val="1"/>
      <w:numFmt w:val="lowerLetter"/>
      <w:lvlText w:val="%8."/>
      <w:lvlJc w:val="left"/>
      <w:pPr>
        <w:ind w:left="5817" w:hanging="360"/>
      </w:pPr>
    </w:lvl>
    <w:lvl w:ilvl="8" w:tplc="041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20" w15:restartNumberingAfterBreak="0">
    <w:nsid w:val="2FC25A5B"/>
    <w:multiLevelType w:val="hybridMultilevel"/>
    <w:tmpl w:val="6512B8AC"/>
    <w:lvl w:ilvl="0" w:tplc="50B6EB8E">
      <w:start w:val="1"/>
      <w:numFmt w:val="bullet"/>
      <w:lvlText w:val="­"/>
      <w:lvlJc w:val="left"/>
      <w:pPr>
        <w:ind w:left="777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1" w15:restartNumberingAfterBreak="0">
    <w:nsid w:val="3A6A374A"/>
    <w:multiLevelType w:val="hybridMultilevel"/>
    <w:tmpl w:val="5E52F2B8"/>
    <w:lvl w:ilvl="0" w:tplc="0419000F">
      <w:start w:val="1"/>
      <w:numFmt w:val="decimal"/>
      <w:lvlText w:val="%1."/>
      <w:lvlJc w:val="left"/>
      <w:pPr>
        <w:ind w:left="777" w:hanging="66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97" w:hanging="360"/>
      </w:pPr>
    </w:lvl>
    <w:lvl w:ilvl="2" w:tplc="0419001B" w:tentative="1">
      <w:start w:val="1"/>
      <w:numFmt w:val="lowerRoman"/>
      <w:lvlText w:val="%3."/>
      <w:lvlJc w:val="right"/>
      <w:pPr>
        <w:ind w:left="2217" w:hanging="180"/>
      </w:pPr>
    </w:lvl>
    <w:lvl w:ilvl="3" w:tplc="0419000F" w:tentative="1">
      <w:start w:val="1"/>
      <w:numFmt w:val="decimal"/>
      <w:lvlText w:val="%4."/>
      <w:lvlJc w:val="left"/>
      <w:pPr>
        <w:ind w:left="2937" w:hanging="360"/>
      </w:pPr>
    </w:lvl>
    <w:lvl w:ilvl="4" w:tplc="04190019" w:tentative="1">
      <w:start w:val="1"/>
      <w:numFmt w:val="lowerLetter"/>
      <w:lvlText w:val="%5."/>
      <w:lvlJc w:val="left"/>
      <w:pPr>
        <w:ind w:left="3657" w:hanging="360"/>
      </w:pPr>
    </w:lvl>
    <w:lvl w:ilvl="5" w:tplc="0419001B" w:tentative="1">
      <w:start w:val="1"/>
      <w:numFmt w:val="lowerRoman"/>
      <w:lvlText w:val="%6."/>
      <w:lvlJc w:val="right"/>
      <w:pPr>
        <w:ind w:left="4377" w:hanging="180"/>
      </w:pPr>
    </w:lvl>
    <w:lvl w:ilvl="6" w:tplc="0419000F" w:tentative="1">
      <w:start w:val="1"/>
      <w:numFmt w:val="decimal"/>
      <w:lvlText w:val="%7."/>
      <w:lvlJc w:val="left"/>
      <w:pPr>
        <w:ind w:left="5097" w:hanging="360"/>
      </w:pPr>
    </w:lvl>
    <w:lvl w:ilvl="7" w:tplc="04190019" w:tentative="1">
      <w:start w:val="1"/>
      <w:numFmt w:val="lowerLetter"/>
      <w:lvlText w:val="%8."/>
      <w:lvlJc w:val="left"/>
      <w:pPr>
        <w:ind w:left="5817" w:hanging="360"/>
      </w:pPr>
    </w:lvl>
    <w:lvl w:ilvl="8" w:tplc="041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22" w15:restartNumberingAfterBreak="0">
    <w:nsid w:val="428F26E2"/>
    <w:multiLevelType w:val="multilevel"/>
    <w:tmpl w:val="04CA1542"/>
    <w:lvl w:ilvl="0">
      <w:start w:val="1"/>
      <w:numFmt w:val="decimal"/>
      <w:pStyle w:val="GOSTTableNum"/>
      <w:lvlText w:val="%1."/>
      <w:lvlJc w:val="left"/>
      <w:pPr>
        <w:tabs>
          <w:tab w:val="num" w:pos="113"/>
        </w:tabs>
        <w:ind w:left="113" w:hanging="113"/>
      </w:pPr>
      <w:rPr>
        <w:rFonts w:hint="default"/>
      </w:rPr>
    </w:lvl>
    <w:lvl w:ilvl="1">
      <w:start w:val="1"/>
      <w:numFmt w:val="decimal"/>
      <w:pStyle w:val="GOSTTableNum2"/>
      <w:lvlText w:val="%1.%2."/>
      <w:lvlJc w:val="left"/>
      <w:pPr>
        <w:tabs>
          <w:tab w:val="num" w:pos="113"/>
        </w:tabs>
        <w:ind w:left="113" w:firstLine="0"/>
      </w:pPr>
      <w:rPr>
        <w:rFonts w:hint="default"/>
      </w:rPr>
    </w:lvl>
    <w:lvl w:ilvl="2">
      <w:start w:val="1"/>
      <w:numFmt w:val="decimal"/>
      <w:pStyle w:val="GOSTTableNum3"/>
      <w:lvlText w:val="%1.%2.%3."/>
      <w:lvlJc w:val="left"/>
      <w:pPr>
        <w:tabs>
          <w:tab w:val="num" w:pos="113"/>
        </w:tabs>
        <w:ind w:left="113" w:firstLine="0"/>
      </w:pPr>
      <w:rPr>
        <w:rFonts w:hint="default"/>
      </w:rPr>
    </w:lvl>
    <w:lvl w:ilvl="3">
      <w:start w:val="1"/>
      <w:numFmt w:val="decimal"/>
      <w:pStyle w:val="GOSTTableNum4"/>
      <w:lvlText w:val="%1.%2.%3.%4."/>
      <w:lvlJc w:val="left"/>
      <w:pPr>
        <w:tabs>
          <w:tab w:val="num" w:pos="113"/>
        </w:tabs>
        <w:ind w:left="113" w:firstLine="0"/>
      </w:pPr>
      <w:rPr>
        <w:rFonts w:hint="default"/>
      </w:rPr>
    </w:lvl>
    <w:lvl w:ilvl="4">
      <w:start w:val="1"/>
      <w:numFmt w:val="decimal"/>
      <w:pStyle w:val="GOSTTableNum5"/>
      <w:lvlText w:val="%1.%2.%3.%4.%5."/>
      <w:lvlJc w:val="left"/>
      <w:pPr>
        <w:tabs>
          <w:tab w:val="num" w:pos="113"/>
        </w:tabs>
        <w:ind w:left="113" w:firstLine="0"/>
      </w:pPr>
      <w:rPr>
        <w:rFonts w:hint="default"/>
      </w:rPr>
    </w:lvl>
    <w:lvl w:ilvl="5">
      <w:start w:val="1"/>
      <w:numFmt w:val="decimal"/>
      <w:pStyle w:val="GOSTTableNum6"/>
      <w:lvlText w:val="%1.%2.%3.%4.%5.%6."/>
      <w:lvlJc w:val="left"/>
      <w:pPr>
        <w:tabs>
          <w:tab w:val="num" w:pos="113"/>
        </w:tabs>
        <w:ind w:left="113" w:firstLine="0"/>
      </w:pPr>
      <w:rPr>
        <w:rFonts w:hint="default"/>
      </w:rPr>
    </w:lvl>
    <w:lvl w:ilvl="6">
      <w:start w:val="1"/>
      <w:numFmt w:val="decimal"/>
      <w:pStyle w:val="GOSTTableNum7"/>
      <w:lvlText w:val="%1.%2.%3.%4.%5.%6.%7."/>
      <w:lvlJc w:val="left"/>
      <w:pPr>
        <w:tabs>
          <w:tab w:val="num" w:pos="113"/>
        </w:tabs>
        <w:ind w:left="113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3" w15:restartNumberingAfterBreak="0">
    <w:nsid w:val="42D77423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4" w15:restartNumberingAfterBreak="0">
    <w:nsid w:val="49F57318"/>
    <w:multiLevelType w:val="hybridMultilevel"/>
    <w:tmpl w:val="70585C2C"/>
    <w:lvl w:ilvl="0" w:tplc="552CD70A">
      <w:start w:val="1"/>
      <w:numFmt w:val="bullet"/>
      <w:pStyle w:val="GOSTListmark2"/>
      <w:lvlText w:val="–"/>
      <w:lvlJc w:val="left"/>
      <w:pPr>
        <w:tabs>
          <w:tab w:val="num" w:pos="1134"/>
        </w:tabs>
        <w:ind w:left="1134" w:hanging="283"/>
      </w:pPr>
      <w:rPr>
        <w:rFonts w:ascii="Times New Roman" w:hAnsi="Times New Roman" w:cs="Times New Roman" w:hint="default"/>
      </w:rPr>
    </w:lvl>
    <w:lvl w:ilvl="1" w:tplc="3416BD6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5206A9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74DF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192328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18C666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D471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B2011E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15C3C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FF0F35"/>
    <w:multiLevelType w:val="hybridMultilevel"/>
    <w:tmpl w:val="5298E864"/>
    <w:lvl w:ilvl="0" w:tplc="70088504">
      <w:start w:val="1"/>
      <w:numFmt w:val="bullet"/>
      <w:pStyle w:val="GOSTListmark4"/>
      <w:lvlText w:val="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</w:rPr>
    </w:lvl>
    <w:lvl w:ilvl="1" w:tplc="678E22A4" w:tentative="1">
      <w:start w:val="1"/>
      <w:numFmt w:val="bullet"/>
      <w:lvlText w:val="o"/>
      <w:lvlJc w:val="left"/>
      <w:pPr>
        <w:tabs>
          <w:tab w:val="num" w:pos="1491"/>
        </w:tabs>
        <w:ind w:left="1491" w:hanging="360"/>
      </w:pPr>
      <w:rPr>
        <w:rFonts w:ascii="Courier New" w:hAnsi="Courier New" w:cs="Courier New" w:hint="default"/>
      </w:rPr>
    </w:lvl>
    <w:lvl w:ilvl="2" w:tplc="3412279C" w:tentative="1">
      <w:start w:val="1"/>
      <w:numFmt w:val="bullet"/>
      <w:lvlText w:val=""/>
      <w:lvlJc w:val="left"/>
      <w:pPr>
        <w:tabs>
          <w:tab w:val="num" w:pos="2211"/>
        </w:tabs>
        <w:ind w:left="2211" w:hanging="360"/>
      </w:pPr>
      <w:rPr>
        <w:rFonts w:ascii="Wingdings" w:hAnsi="Wingdings" w:hint="default"/>
      </w:rPr>
    </w:lvl>
    <w:lvl w:ilvl="3" w:tplc="08FC133E" w:tentative="1">
      <w:start w:val="1"/>
      <w:numFmt w:val="bullet"/>
      <w:lvlText w:val=""/>
      <w:lvlJc w:val="left"/>
      <w:pPr>
        <w:tabs>
          <w:tab w:val="num" w:pos="2931"/>
        </w:tabs>
        <w:ind w:left="2931" w:hanging="360"/>
      </w:pPr>
      <w:rPr>
        <w:rFonts w:ascii="Symbol" w:hAnsi="Symbol" w:hint="default"/>
      </w:rPr>
    </w:lvl>
    <w:lvl w:ilvl="4" w:tplc="7EA05DF4" w:tentative="1">
      <w:start w:val="1"/>
      <w:numFmt w:val="bullet"/>
      <w:lvlText w:val="o"/>
      <w:lvlJc w:val="left"/>
      <w:pPr>
        <w:tabs>
          <w:tab w:val="num" w:pos="3651"/>
        </w:tabs>
        <w:ind w:left="3651" w:hanging="360"/>
      </w:pPr>
      <w:rPr>
        <w:rFonts w:ascii="Courier New" w:hAnsi="Courier New" w:cs="Courier New" w:hint="default"/>
      </w:rPr>
    </w:lvl>
    <w:lvl w:ilvl="5" w:tplc="D88E6D5C" w:tentative="1">
      <w:start w:val="1"/>
      <w:numFmt w:val="bullet"/>
      <w:lvlText w:val=""/>
      <w:lvlJc w:val="left"/>
      <w:pPr>
        <w:tabs>
          <w:tab w:val="num" w:pos="4371"/>
        </w:tabs>
        <w:ind w:left="4371" w:hanging="360"/>
      </w:pPr>
      <w:rPr>
        <w:rFonts w:ascii="Wingdings" w:hAnsi="Wingdings" w:hint="default"/>
      </w:rPr>
    </w:lvl>
    <w:lvl w:ilvl="6" w:tplc="037E6B1E" w:tentative="1">
      <w:start w:val="1"/>
      <w:numFmt w:val="bullet"/>
      <w:lvlText w:val=""/>
      <w:lvlJc w:val="left"/>
      <w:pPr>
        <w:tabs>
          <w:tab w:val="num" w:pos="5091"/>
        </w:tabs>
        <w:ind w:left="5091" w:hanging="360"/>
      </w:pPr>
      <w:rPr>
        <w:rFonts w:ascii="Symbol" w:hAnsi="Symbol" w:hint="default"/>
      </w:rPr>
    </w:lvl>
    <w:lvl w:ilvl="7" w:tplc="B4F8051E" w:tentative="1">
      <w:start w:val="1"/>
      <w:numFmt w:val="bullet"/>
      <w:lvlText w:val="o"/>
      <w:lvlJc w:val="left"/>
      <w:pPr>
        <w:tabs>
          <w:tab w:val="num" w:pos="5811"/>
        </w:tabs>
        <w:ind w:left="5811" w:hanging="360"/>
      </w:pPr>
      <w:rPr>
        <w:rFonts w:ascii="Courier New" w:hAnsi="Courier New" w:cs="Courier New" w:hint="default"/>
      </w:rPr>
    </w:lvl>
    <w:lvl w:ilvl="8" w:tplc="C2C0FA30" w:tentative="1">
      <w:start w:val="1"/>
      <w:numFmt w:val="bullet"/>
      <w:lvlText w:val=""/>
      <w:lvlJc w:val="left"/>
      <w:pPr>
        <w:tabs>
          <w:tab w:val="num" w:pos="6531"/>
        </w:tabs>
        <w:ind w:left="6531" w:hanging="360"/>
      </w:pPr>
      <w:rPr>
        <w:rFonts w:ascii="Wingdings" w:hAnsi="Wingdings" w:hint="default"/>
      </w:rPr>
    </w:lvl>
  </w:abstractNum>
  <w:abstractNum w:abstractNumId="26" w15:restartNumberingAfterBreak="0">
    <w:nsid w:val="4DB564FC"/>
    <w:multiLevelType w:val="hybridMultilevel"/>
    <w:tmpl w:val="0EC4DC70"/>
    <w:lvl w:ilvl="0" w:tplc="FAB48B6E">
      <w:start w:val="1"/>
      <w:numFmt w:val="none"/>
      <w:pStyle w:val="a3"/>
      <w:lvlText w:val="%1Приложение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E044427"/>
    <w:multiLevelType w:val="hybridMultilevel"/>
    <w:tmpl w:val="7B34F26E"/>
    <w:lvl w:ilvl="0" w:tplc="E0F22250">
      <w:start w:val="1"/>
      <w:numFmt w:val="none"/>
      <w:pStyle w:val="GOSTNameTable"/>
      <w:lvlText w:val="Таблица "/>
      <w:lvlJc w:val="left"/>
      <w:pPr>
        <w:tabs>
          <w:tab w:val="num" w:pos="567"/>
        </w:tabs>
        <w:ind w:left="0" w:firstLine="567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vertAlign w:val="baseline"/>
        <w:em w:val="none"/>
      </w:rPr>
    </w:lvl>
    <w:lvl w:ilvl="1" w:tplc="D9C6114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C70E22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00247C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B6E5D2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A98C90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D52CE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29A666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D1C8C9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EEE53CA"/>
    <w:multiLevelType w:val="multilevel"/>
    <w:tmpl w:val="E74E3CF4"/>
    <w:lvl w:ilvl="0">
      <w:start w:val="1"/>
      <w:numFmt w:val="decimal"/>
      <w:pStyle w:val="GOSTTableListNum10"/>
      <w:lvlText w:val="%1)"/>
      <w:lvlJc w:val="left"/>
      <w:pPr>
        <w:tabs>
          <w:tab w:val="num" w:pos="284"/>
        </w:tabs>
        <w:ind w:left="284" w:hanging="22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09" w:hanging="425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2.%1.%3."/>
      <w:lvlJc w:val="left"/>
      <w:pPr>
        <w:tabs>
          <w:tab w:val="num" w:pos="1134"/>
        </w:tabs>
        <w:ind w:left="1276" w:hanging="567"/>
      </w:pPr>
      <w:rPr>
        <w:rFonts w:ascii="Times New Roman" w:hAnsi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367"/>
        </w:tabs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087"/>
        </w:tabs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447"/>
        </w:tabs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167"/>
        </w:tabs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527"/>
        </w:tabs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247"/>
        </w:tabs>
        <w:ind w:left="4887" w:hanging="1440"/>
      </w:pPr>
      <w:rPr>
        <w:rFonts w:hint="default"/>
      </w:rPr>
    </w:lvl>
  </w:abstractNum>
  <w:abstractNum w:abstractNumId="29" w15:restartNumberingAfterBreak="0">
    <w:nsid w:val="4F8F5956"/>
    <w:multiLevelType w:val="hybridMultilevel"/>
    <w:tmpl w:val="2AF2D6CC"/>
    <w:lvl w:ilvl="0" w:tplc="04190001">
      <w:start w:val="1"/>
      <w:numFmt w:val="bullet"/>
      <w:lvlText w:val="−"/>
      <w:lvlJc w:val="left"/>
      <w:pPr>
        <w:ind w:left="8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30" w15:restartNumberingAfterBreak="0">
    <w:nsid w:val="4FEC52E2"/>
    <w:multiLevelType w:val="hybridMultilevel"/>
    <w:tmpl w:val="4FB69008"/>
    <w:lvl w:ilvl="0" w:tplc="E51CE30C">
      <w:start w:val="1"/>
      <w:numFmt w:val="bullet"/>
      <w:pStyle w:val="GOSTTableListMark1"/>
      <w:lvlText w:val=""/>
      <w:lvlJc w:val="left"/>
      <w:pPr>
        <w:tabs>
          <w:tab w:val="num" w:pos="511"/>
        </w:tabs>
        <w:ind w:left="511" w:hanging="227"/>
      </w:pPr>
      <w:rPr>
        <w:rFonts w:ascii="Symbol" w:hAnsi="Symbol" w:hint="default"/>
      </w:rPr>
    </w:lvl>
    <w:lvl w:ilvl="1" w:tplc="7EF60B7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99A150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3022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D445AC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192606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578860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3B8A66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AAA8B1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E007662"/>
    <w:multiLevelType w:val="hybridMultilevel"/>
    <w:tmpl w:val="DB98EE68"/>
    <w:lvl w:ilvl="0" w:tplc="04190001">
      <w:start w:val="1"/>
      <w:numFmt w:val="bullet"/>
      <w:lvlText w:val="−"/>
      <w:lvlJc w:val="left"/>
      <w:pPr>
        <w:ind w:left="7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2" w15:restartNumberingAfterBreak="0">
    <w:nsid w:val="618D1DA1"/>
    <w:multiLevelType w:val="hybridMultilevel"/>
    <w:tmpl w:val="4112D85C"/>
    <w:lvl w:ilvl="0" w:tplc="470860B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3" w15:restartNumberingAfterBreak="0">
    <w:nsid w:val="61AB383A"/>
    <w:multiLevelType w:val="multilevel"/>
    <w:tmpl w:val="EE863AFC"/>
    <w:lvl w:ilvl="0">
      <w:start w:val="1"/>
      <w:numFmt w:val="russianLower"/>
      <w:pStyle w:val="GOSTTableListNum"/>
      <w:lvlText w:val="%1)"/>
      <w:lvlJc w:val="left"/>
      <w:pPr>
        <w:tabs>
          <w:tab w:val="num" w:pos="284"/>
        </w:tabs>
        <w:ind w:left="284" w:hanging="22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09" w:hanging="425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2.%1.%3."/>
      <w:lvlJc w:val="left"/>
      <w:pPr>
        <w:tabs>
          <w:tab w:val="num" w:pos="1134"/>
        </w:tabs>
        <w:ind w:left="1276" w:hanging="567"/>
      </w:pPr>
      <w:rPr>
        <w:rFonts w:ascii="Times New Roman" w:hAnsi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367"/>
        </w:tabs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087"/>
        </w:tabs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447"/>
        </w:tabs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167"/>
        </w:tabs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527"/>
        </w:tabs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247"/>
        </w:tabs>
        <w:ind w:left="4887" w:hanging="1440"/>
      </w:pPr>
      <w:rPr>
        <w:rFonts w:hint="default"/>
      </w:rPr>
    </w:lvl>
  </w:abstractNum>
  <w:abstractNum w:abstractNumId="34" w15:restartNumberingAfterBreak="0">
    <w:nsid w:val="63E64B86"/>
    <w:multiLevelType w:val="multilevel"/>
    <w:tmpl w:val="F73C3B7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5" w15:restartNumberingAfterBreak="0">
    <w:nsid w:val="650F43FD"/>
    <w:multiLevelType w:val="hybridMultilevel"/>
    <w:tmpl w:val="92A8C8EA"/>
    <w:lvl w:ilvl="0" w:tplc="723AA962">
      <w:start w:val="1"/>
      <w:numFmt w:val="none"/>
      <w:pStyle w:val="GOSTFigName"/>
      <w:lvlText w:val="Рисунок 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vertAlign w:val="baseline"/>
        <w:em w:val="non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8E56E24"/>
    <w:multiLevelType w:val="multilevel"/>
    <w:tmpl w:val="1C5AF38E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1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1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1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1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7" w15:restartNumberingAfterBreak="0">
    <w:nsid w:val="6E120396"/>
    <w:multiLevelType w:val="hybridMultilevel"/>
    <w:tmpl w:val="80407D56"/>
    <w:lvl w:ilvl="0" w:tplc="04190001">
      <w:start w:val="1"/>
      <w:numFmt w:val="bullet"/>
      <w:lvlText w:val="−"/>
      <w:lvlJc w:val="left"/>
      <w:pPr>
        <w:ind w:left="7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8" w15:restartNumberingAfterBreak="0">
    <w:nsid w:val="742D30F7"/>
    <w:multiLevelType w:val="hybridMultilevel"/>
    <w:tmpl w:val="8B5A7D26"/>
    <w:lvl w:ilvl="0" w:tplc="71765A42">
      <w:start w:val="1"/>
      <w:numFmt w:val="bullet"/>
      <w:pStyle w:val="GOSTListmark1"/>
      <w:lvlText w:val="–"/>
      <w:lvlJc w:val="left"/>
      <w:pPr>
        <w:tabs>
          <w:tab w:val="num" w:pos="851"/>
        </w:tabs>
        <w:ind w:left="851" w:hanging="284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23"/>
  </w:num>
  <w:num w:numId="3">
    <w:abstractNumId w:val="16"/>
  </w:num>
  <w:num w:numId="4">
    <w:abstractNumId w:val="15"/>
  </w:num>
  <w:num w:numId="5">
    <w:abstractNumId w:val="12"/>
  </w:num>
  <w:num w:numId="6">
    <w:abstractNumId w:val="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5"/>
  </w:num>
  <w:num w:numId="8">
    <w:abstractNumId w:val="38"/>
  </w:num>
  <w:num w:numId="9">
    <w:abstractNumId w:val="24"/>
  </w:num>
  <w:num w:numId="10">
    <w:abstractNumId w:val="18"/>
  </w:num>
  <w:num w:numId="11">
    <w:abstractNumId w:val="25"/>
  </w:num>
  <w:num w:numId="12">
    <w:abstractNumId w:val="14"/>
  </w:num>
  <w:num w:numId="13">
    <w:abstractNumId w:val="27"/>
  </w:num>
  <w:num w:numId="14">
    <w:abstractNumId w:val="30"/>
  </w:num>
  <w:num w:numId="15">
    <w:abstractNumId w:val="28"/>
  </w:num>
  <w:num w:numId="16">
    <w:abstractNumId w:val="33"/>
  </w:num>
  <w:num w:numId="17">
    <w:abstractNumId w:val="11"/>
  </w:num>
  <w:num w:numId="18">
    <w:abstractNumId w:val="22"/>
  </w:num>
  <w:num w:numId="19">
    <w:abstractNumId w:val="26"/>
  </w:num>
  <w:num w:numId="20">
    <w:abstractNumId w:val="36"/>
  </w:num>
  <w:num w:numId="21">
    <w:abstractNumId w:val="34"/>
  </w:num>
  <w:num w:numId="22">
    <w:abstractNumId w:val="9"/>
  </w:num>
  <w:num w:numId="23">
    <w:abstractNumId w:val="7"/>
  </w:num>
  <w:num w:numId="24">
    <w:abstractNumId w:val="6"/>
  </w:num>
  <w:num w:numId="25">
    <w:abstractNumId w:val="5"/>
  </w:num>
  <w:num w:numId="26">
    <w:abstractNumId w:val="4"/>
  </w:num>
  <w:num w:numId="27">
    <w:abstractNumId w:val="3"/>
  </w:num>
  <w:num w:numId="28">
    <w:abstractNumId w:val="2"/>
  </w:num>
  <w:num w:numId="29">
    <w:abstractNumId w:val="1"/>
  </w:num>
  <w:num w:numId="30">
    <w:abstractNumId w:val="0"/>
  </w:num>
  <w:num w:numId="31">
    <w:abstractNumId w:val="8"/>
  </w:num>
  <w:num w:numId="3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1"/>
  </w:num>
  <w:num w:numId="35">
    <w:abstractNumId w:val="29"/>
  </w:num>
  <w:num w:numId="36">
    <w:abstractNumId w:val="31"/>
  </w:num>
  <w:num w:numId="37">
    <w:abstractNumId w:val="37"/>
  </w:num>
  <w:num w:numId="38">
    <w:abstractNumId w:val="19"/>
  </w:num>
  <w:num w:numId="39">
    <w:abstractNumId w:val="20"/>
  </w:num>
  <w:num w:numId="40">
    <w:abstractNumId w:val="13"/>
  </w:num>
  <w:num w:numId="41">
    <w:abstractNumId w:val="17"/>
  </w:num>
  <w:num w:numId="42">
    <w:abstractNumId w:val="10"/>
  </w:num>
  <w:num w:numId="43">
    <w:abstractNumId w:val="32"/>
  </w:num>
  <w:numIdMacAtCleanup w:val="3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Краснова Наталья EXP-269315">
    <w15:presenceInfo w15:providerId="None" w15:userId="Краснова Наталья EXP-269315"/>
  </w15:person>
  <w15:person w15:author="Сатлер Марина Викторовна">
    <w15:presenceInfo w15:providerId="None" w15:userId="Сатлер Марина Викторовна"/>
  </w15:person>
  <w15:person w15:author="Сказецкая Наталья Камилевна">
    <w15:presenceInfo w15:providerId="AD" w15:userId="S-1-5-21-4202351508-1112556717-1749864139-31466"/>
  </w15:person>
  <w15:person w15:author="Семенюк Н.В.">
    <w15:presenceInfo w15:providerId="None" w15:userId="Семенюк Н.В."/>
  </w15:person>
  <w15:person w15:author="Краснова Наталья EXP-275709">
    <w15:presenceInfo w15:providerId="None" w15:userId="Краснова Наталья EXP-275709"/>
  </w15:person>
  <w15:person w15:author="Вадим Михайлов">
    <w15:presenceInfo w15:providerId="Windows Live" w15:userId="ffa071acb3c82db5"/>
  </w15:person>
  <w15:person w15:author="Иванов Дмитрий Валерьевич">
    <w15:presenceInfo w15:providerId="AD" w15:userId="S-1-5-21-4202351508-1112556717-1749864139-27735"/>
  </w15:person>
  <w15:person w15:author="Лавыгина Анна Александровна">
    <w15:presenceInfo w15:providerId="AD" w15:userId="S-1-5-21-4202351508-1112556717-1749864139-100917"/>
  </w15:person>
  <w15:person w15:author="Краснова Наталья EXP-300670">
    <w15:presenceInfo w15:providerId="None" w15:userId="Краснова Наталья EXP-300670"/>
  </w15:person>
  <w15:person w15:author="Краснова Наталья EXP-332161">
    <w15:presenceInfo w15:providerId="None" w15:userId="Краснова Наталья EXP-332161"/>
  </w15:person>
  <w15:person w15:author="Суслова Оксана Алексеевна">
    <w15:presenceInfo w15:providerId="AD" w15:userId="S-1-5-21-4202351508-1112556717-1749864139-22620"/>
  </w15:person>
  <w15:person w15:author="EXP-345810">
    <w15:presenceInfo w15:providerId="Windows Live" w15:userId="8e08ff1dfa1e75e0"/>
  </w15:person>
  <w15:person w15:author="Суслова Оксана_EXP-310006">
    <w15:presenceInfo w15:providerId="None" w15:userId="Суслова Оксана_EXP-310006"/>
  </w15:person>
  <w15:person w15:author="Суслова Оксана_EXP-324149">
    <w15:presenceInfo w15:providerId="None" w15:userId="Суслова Оксана_EXP-324149"/>
  </w15:person>
  <w15:person w15:author="EXP-327930">
    <w15:presenceInfo w15:providerId="Windows Live" w15:userId="8e08ff1dfa1e75e0"/>
  </w15:person>
  <w15:person w15:author="Суслова Оксана_EXP-310004">
    <w15:presenceInfo w15:providerId="None" w15:userId="Суслова Оксана_EXP-310004"/>
  </w15:person>
  <w15:person w15:author="Краснова Наталья EXP-322391">
    <w15:presenceInfo w15:providerId="None" w15:userId="Краснова Наталья EXP-322391"/>
  </w15:person>
  <w15:person w15:author="Суслова Оксана_EXP-318321">
    <w15:presenceInfo w15:providerId="None" w15:userId="Суслова Оксана_EXP-31832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gutterAtTop/>
  <w:hideSpellingErrors/>
  <w:hideGrammaticalError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activeWritingStyle w:appName="MSWord" w:lang="ru-RU" w:vendorID="1" w:dllVersion="512" w:checkStyle="1"/>
  <w:attachedTemplate r:id="rId1"/>
  <w:stylePaneFormatFilter w:val="7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1" w:visibleStyles="1" w:alternateStyleNames="0"/>
  <w:trackRevisions/>
  <w:doNotTrackFormatting/>
  <w:documentProtection w:formatting="1" w:enforcement="0"/>
  <w:defaultTabStop w:val="113"/>
  <w:autoHyphenation/>
  <w:hyphenationZone w:val="357"/>
  <w:doNotHyphenateCaps/>
  <w:drawingGridHorizontalSpacing w:val="120"/>
  <w:drawingGridVerticalSpacing w:val="6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AF6"/>
    <w:rsid w:val="000016C5"/>
    <w:rsid w:val="000016DA"/>
    <w:rsid w:val="00001C3B"/>
    <w:rsid w:val="00001D9A"/>
    <w:rsid w:val="00002537"/>
    <w:rsid w:val="00002655"/>
    <w:rsid w:val="00002ABE"/>
    <w:rsid w:val="0000346A"/>
    <w:rsid w:val="0000436F"/>
    <w:rsid w:val="00006055"/>
    <w:rsid w:val="000061E0"/>
    <w:rsid w:val="00006269"/>
    <w:rsid w:val="00006BAC"/>
    <w:rsid w:val="00006E3E"/>
    <w:rsid w:val="00007D7D"/>
    <w:rsid w:val="00010812"/>
    <w:rsid w:val="0001102B"/>
    <w:rsid w:val="0001129E"/>
    <w:rsid w:val="00011CFE"/>
    <w:rsid w:val="00012921"/>
    <w:rsid w:val="00012B18"/>
    <w:rsid w:val="00012CDC"/>
    <w:rsid w:val="00012E17"/>
    <w:rsid w:val="00013A21"/>
    <w:rsid w:val="00013BC2"/>
    <w:rsid w:val="00014F1E"/>
    <w:rsid w:val="00014F9D"/>
    <w:rsid w:val="000150AD"/>
    <w:rsid w:val="00015199"/>
    <w:rsid w:val="00016284"/>
    <w:rsid w:val="000164FC"/>
    <w:rsid w:val="00016E40"/>
    <w:rsid w:val="00016FB9"/>
    <w:rsid w:val="00017727"/>
    <w:rsid w:val="00017FA1"/>
    <w:rsid w:val="00020223"/>
    <w:rsid w:val="0002033F"/>
    <w:rsid w:val="0002083F"/>
    <w:rsid w:val="00020E6E"/>
    <w:rsid w:val="00021D4C"/>
    <w:rsid w:val="00021EDC"/>
    <w:rsid w:val="0002319B"/>
    <w:rsid w:val="00024139"/>
    <w:rsid w:val="000256A7"/>
    <w:rsid w:val="00025B93"/>
    <w:rsid w:val="0002685E"/>
    <w:rsid w:val="00026C90"/>
    <w:rsid w:val="00026F40"/>
    <w:rsid w:val="00030501"/>
    <w:rsid w:val="000306A3"/>
    <w:rsid w:val="000321FA"/>
    <w:rsid w:val="00032639"/>
    <w:rsid w:val="00032D5A"/>
    <w:rsid w:val="00033334"/>
    <w:rsid w:val="0003453E"/>
    <w:rsid w:val="00034E37"/>
    <w:rsid w:val="00036A03"/>
    <w:rsid w:val="00036CA1"/>
    <w:rsid w:val="000375F4"/>
    <w:rsid w:val="00037B0A"/>
    <w:rsid w:val="00037D48"/>
    <w:rsid w:val="00040361"/>
    <w:rsid w:val="00040A00"/>
    <w:rsid w:val="00040DEF"/>
    <w:rsid w:val="00040F9F"/>
    <w:rsid w:val="000421BA"/>
    <w:rsid w:val="0004263D"/>
    <w:rsid w:val="00042ABE"/>
    <w:rsid w:val="0004346C"/>
    <w:rsid w:val="00043673"/>
    <w:rsid w:val="000437CC"/>
    <w:rsid w:val="00043840"/>
    <w:rsid w:val="00044030"/>
    <w:rsid w:val="000443C4"/>
    <w:rsid w:val="00044B0E"/>
    <w:rsid w:val="00044C91"/>
    <w:rsid w:val="000451F6"/>
    <w:rsid w:val="000459F4"/>
    <w:rsid w:val="00045CC2"/>
    <w:rsid w:val="000465EA"/>
    <w:rsid w:val="00046D25"/>
    <w:rsid w:val="0004727B"/>
    <w:rsid w:val="0004778B"/>
    <w:rsid w:val="0005028A"/>
    <w:rsid w:val="000503F2"/>
    <w:rsid w:val="00050621"/>
    <w:rsid w:val="00051435"/>
    <w:rsid w:val="00051D60"/>
    <w:rsid w:val="00051DB0"/>
    <w:rsid w:val="00053AA6"/>
    <w:rsid w:val="00053E79"/>
    <w:rsid w:val="000540DB"/>
    <w:rsid w:val="0005437A"/>
    <w:rsid w:val="0005472E"/>
    <w:rsid w:val="00054A16"/>
    <w:rsid w:val="00054F53"/>
    <w:rsid w:val="00055A63"/>
    <w:rsid w:val="0005643E"/>
    <w:rsid w:val="000567DC"/>
    <w:rsid w:val="00056DD5"/>
    <w:rsid w:val="00056F0E"/>
    <w:rsid w:val="00060780"/>
    <w:rsid w:val="000611F9"/>
    <w:rsid w:val="00061676"/>
    <w:rsid w:val="00061D61"/>
    <w:rsid w:val="0006227D"/>
    <w:rsid w:val="00062B74"/>
    <w:rsid w:val="00062CD7"/>
    <w:rsid w:val="00062EF4"/>
    <w:rsid w:val="0006346E"/>
    <w:rsid w:val="00063587"/>
    <w:rsid w:val="0006431C"/>
    <w:rsid w:val="00064F1A"/>
    <w:rsid w:val="0006510B"/>
    <w:rsid w:val="000655F2"/>
    <w:rsid w:val="000659FD"/>
    <w:rsid w:val="00065BBB"/>
    <w:rsid w:val="00065DB3"/>
    <w:rsid w:val="00066030"/>
    <w:rsid w:val="00066552"/>
    <w:rsid w:val="000666FB"/>
    <w:rsid w:val="00067740"/>
    <w:rsid w:val="00067C66"/>
    <w:rsid w:val="00067C6B"/>
    <w:rsid w:val="000704A8"/>
    <w:rsid w:val="0007057D"/>
    <w:rsid w:val="00070815"/>
    <w:rsid w:val="000709B7"/>
    <w:rsid w:val="00070B87"/>
    <w:rsid w:val="00070D47"/>
    <w:rsid w:val="000710FB"/>
    <w:rsid w:val="0007138F"/>
    <w:rsid w:val="00071F17"/>
    <w:rsid w:val="00072239"/>
    <w:rsid w:val="000728A5"/>
    <w:rsid w:val="00072F82"/>
    <w:rsid w:val="0007314D"/>
    <w:rsid w:val="00073418"/>
    <w:rsid w:val="000739D1"/>
    <w:rsid w:val="0007454D"/>
    <w:rsid w:val="000748ED"/>
    <w:rsid w:val="00074FCF"/>
    <w:rsid w:val="000758C3"/>
    <w:rsid w:val="00075B1F"/>
    <w:rsid w:val="00075F71"/>
    <w:rsid w:val="00076747"/>
    <w:rsid w:val="00076919"/>
    <w:rsid w:val="00076DEC"/>
    <w:rsid w:val="0007740C"/>
    <w:rsid w:val="00077F92"/>
    <w:rsid w:val="000805FF"/>
    <w:rsid w:val="0008384D"/>
    <w:rsid w:val="000844C4"/>
    <w:rsid w:val="00084875"/>
    <w:rsid w:val="0008533E"/>
    <w:rsid w:val="000858C6"/>
    <w:rsid w:val="00086386"/>
    <w:rsid w:val="00086EC1"/>
    <w:rsid w:val="00087C03"/>
    <w:rsid w:val="00087F3D"/>
    <w:rsid w:val="00091404"/>
    <w:rsid w:val="00092350"/>
    <w:rsid w:val="0009241D"/>
    <w:rsid w:val="0009278E"/>
    <w:rsid w:val="0009282E"/>
    <w:rsid w:val="00092F8A"/>
    <w:rsid w:val="00093DDC"/>
    <w:rsid w:val="00094762"/>
    <w:rsid w:val="00095200"/>
    <w:rsid w:val="00095CC6"/>
    <w:rsid w:val="000961FB"/>
    <w:rsid w:val="0009744B"/>
    <w:rsid w:val="00097895"/>
    <w:rsid w:val="00097FF8"/>
    <w:rsid w:val="000A06E2"/>
    <w:rsid w:val="000A11D0"/>
    <w:rsid w:val="000A18AA"/>
    <w:rsid w:val="000A28B2"/>
    <w:rsid w:val="000A2B43"/>
    <w:rsid w:val="000A3D96"/>
    <w:rsid w:val="000A3F41"/>
    <w:rsid w:val="000A4A4B"/>
    <w:rsid w:val="000A5580"/>
    <w:rsid w:val="000A57C9"/>
    <w:rsid w:val="000A6655"/>
    <w:rsid w:val="000A6BB9"/>
    <w:rsid w:val="000A785D"/>
    <w:rsid w:val="000A7861"/>
    <w:rsid w:val="000A7F73"/>
    <w:rsid w:val="000B04BB"/>
    <w:rsid w:val="000B10A4"/>
    <w:rsid w:val="000B16F0"/>
    <w:rsid w:val="000B191F"/>
    <w:rsid w:val="000B21A6"/>
    <w:rsid w:val="000B3571"/>
    <w:rsid w:val="000B3B9A"/>
    <w:rsid w:val="000B41C1"/>
    <w:rsid w:val="000B4D1E"/>
    <w:rsid w:val="000B512E"/>
    <w:rsid w:val="000B57C0"/>
    <w:rsid w:val="000B6974"/>
    <w:rsid w:val="000B73D0"/>
    <w:rsid w:val="000B744E"/>
    <w:rsid w:val="000B7D75"/>
    <w:rsid w:val="000C0059"/>
    <w:rsid w:val="000C034E"/>
    <w:rsid w:val="000C0DD4"/>
    <w:rsid w:val="000C1B49"/>
    <w:rsid w:val="000C24CB"/>
    <w:rsid w:val="000C27A3"/>
    <w:rsid w:val="000C2B58"/>
    <w:rsid w:val="000C340D"/>
    <w:rsid w:val="000C367F"/>
    <w:rsid w:val="000C390B"/>
    <w:rsid w:val="000C402F"/>
    <w:rsid w:val="000C4F75"/>
    <w:rsid w:val="000C53E8"/>
    <w:rsid w:val="000C55E0"/>
    <w:rsid w:val="000C5BD8"/>
    <w:rsid w:val="000C71E0"/>
    <w:rsid w:val="000C759E"/>
    <w:rsid w:val="000C75E6"/>
    <w:rsid w:val="000C7E01"/>
    <w:rsid w:val="000C7EE4"/>
    <w:rsid w:val="000D04D7"/>
    <w:rsid w:val="000D19D8"/>
    <w:rsid w:val="000D2309"/>
    <w:rsid w:val="000D25C5"/>
    <w:rsid w:val="000D276B"/>
    <w:rsid w:val="000D298A"/>
    <w:rsid w:val="000D2D0D"/>
    <w:rsid w:val="000D2FCA"/>
    <w:rsid w:val="000D3293"/>
    <w:rsid w:val="000D3337"/>
    <w:rsid w:val="000D36DC"/>
    <w:rsid w:val="000D3825"/>
    <w:rsid w:val="000D41DE"/>
    <w:rsid w:val="000D4600"/>
    <w:rsid w:val="000D4928"/>
    <w:rsid w:val="000D4A71"/>
    <w:rsid w:val="000D500E"/>
    <w:rsid w:val="000D5538"/>
    <w:rsid w:val="000D5DE6"/>
    <w:rsid w:val="000D624E"/>
    <w:rsid w:val="000D63C1"/>
    <w:rsid w:val="000D6AAD"/>
    <w:rsid w:val="000D71E0"/>
    <w:rsid w:val="000D7B29"/>
    <w:rsid w:val="000E1027"/>
    <w:rsid w:val="000E12F2"/>
    <w:rsid w:val="000E1ACF"/>
    <w:rsid w:val="000E25CB"/>
    <w:rsid w:val="000E32F0"/>
    <w:rsid w:val="000E3313"/>
    <w:rsid w:val="000E355F"/>
    <w:rsid w:val="000E3ACE"/>
    <w:rsid w:val="000E5E0D"/>
    <w:rsid w:val="000E6166"/>
    <w:rsid w:val="000E63FC"/>
    <w:rsid w:val="000E6431"/>
    <w:rsid w:val="000E6639"/>
    <w:rsid w:val="000F0817"/>
    <w:rsid w:val="000F0A68"/>
    <w:rsid w:val="000F14B6"/>
    <w:rsid w:val="000F1C09"/>
    <w:rsid w:val="000F20AF"/>
    <w:rsid w:val="000F2148"/>
    <w:rsid w:val="000F2BA0"/>
    <w:rsid w:val="000F3260"/>
    <w:rsid w:val="000F3725"/>
    <w:rsid w:val="000F3C54"/>
    <w:rsid w:val="000F44A2"/>
    <w:rsid w:val="000F4A19"/>
    <w:rsid w:val="000F4CBD"/>
    <w:rsid w:val="000F542A"/>
    <w:rsid w:val="000F6B63"/>
    <w:rsid w:val="000F6D42"/>
    <w:rsid w:val="000F6FBB"/>
    <w:rsid w:val="000F7FBC"/>
    <w:rsid w:val="0010035D"/>
    <w:rsid w:val="0010117D"/>
    <w:rsid w:val="001012F8"/>
    <w:rsid w:val="0010133B"/>
    <w:rsid w:val="00101BB6"/>
    <w:rsid w:val="00101F34"/>
    <w:rsid w:val="00102F8B"/>
    <w:rsid w:val="00103028"/>
    <w:rsid w:val="001030A1"/>
    <w:rsid w:val="001048B0"/>
    <w:rsid w:val="00104973"/>
    <w:rsid w:val="00104D57"/>
    <w:rsid w:val="00105303"/>
    <w:rsid w:val="00106519"/>
    <w:rsid w:val="00106607"/>
    <w:rsid w:val="00106637"/>
    <w:rsid w:val="0011058A"/>
    <w:rsid w:val="00111EA1"/>
    <w:rsid w:val="00111F66"/>
    <w:rsid w:val="00113C5D"/>
    <w:rsid w:val="00113EED"/>
    <w:rsid w:val="0011427E"/>
    <w:rsid w:val="001165BF"/>
    <w:rsid w:val="00116E59"/>
    <w:rsid w:val="001170A1"/>
    <w:rsid w:val="0011775F"/>
    <w:rsid w:val="00117990"/>
    <w:rsid w:val="00120482"/>
    <w:rsid w:val="001209DE"/>
    <w:rsid w:val="00120F43"/>
    <w:rsid w:val="0012203C"/>
    <w:rsid w:val="00122762"/>
    <w:rsid w:val="00122D36"/>
    <w:rsid w:val="00124067"/>
    <w:rsid w:val="001247A9"/>
    <w:rsid w:val="00124893"/>
    <w:rsid w:val="00126371"/>
    <w:rsid w:val="00126C9E"/>
    <w:rsid w:val="00127324"/>
    <w:rsid w:val="00127933"/>
    <w:rsid w:val="00127CB5"/>
    <w:rsid w:val="00127F40"/>
    <w:rsid w:val="00127F5B"/>
    <w:rsid w:val="00130408"/>
    <w:rsid w:val="00130A4D"/>
    <w:rsid w:val="00130FE0"/>
    <w:rsid w:val="00131B9D"/>
    <w:rsid w:val="00132424"/>
    <w:rsid w:val="00132544"/>
    <w:rsid w:val="0013370F"/>
    <w:rsid w:val="00133759"/>
    <w:rsid w:val="001337BB"/>
    <w:rsid w:val="00134D44"/>
    <w:rsid w:val="0013534C"/>
    <w:rsid w:val="00135414"/>
    <w:rsid w:val="001355E9"/>
    <w:rsid w:val="00135BCC"/>
    <w:rsid w:val="001369E6"/>
    <w:rsid w:val="00136B02"/>
    <w:rsid w:val="00136F77"/>
    <w:rsid w:val="00137182"/>
    <w:rsid w:val="00137867"/>
    <w:rsid w:val="00137B77"/>
    <w:rsid w:val="0014042D"/>
    <w:rsid w:val="00140D67"/>
    <w:rsid w:val="00140F3C"/>
    <w:rsid w:val="00141268"/>
    <w:rsid w:val="001416BE"/>
    <w:rsid w:val="00141992"/>
    <w:rsid w:val="00141AE4"/>
    <w:rsid w:val="00143770"/>
    <w:rsid w:val="00143816"/>
    <w:rsid w:val="001441C9"/>
    <w:rsid w:val="001442CC"/>
    <w:rsid w:val="001444FF"/>
    <w:rsid w:val="001449CE"/>
    <w:rsid w:val="00144DF6"/>
    <w:rsid w:val="001450C4"/>
    <w:rsid w:val="00145917"/>
    <w:rsid w:val="00146DA0"/>
    <w:rsid w:val="0014768A"/>
    <w:rsid w:val="001476A6"/>
    <w:rsid w:val="00147F1D"/>
    <w:rsid w:val="0015024F"/>
    <w:rsid w:val="00150BD9"/>
    <w:rsid w:val="00152611"/>
    <w:rsid w:val="00152C8C"/>
    <w:rsid w:val="001541AB"/>
    <w:rsid w:val="00154300"/>
    <w:rsid w:val="001543B1"/>
    <w:rsid w:val="001549FC"/>
    <w:rsid w:val="00155590"/>
    <w:rsid w:val="001556D8"/>
    <w:rsid w:val="001579FC"/>
    <w:rsid w:val="001603C3"/>
    <w:rsid w:val="001606F9"/>
    <w:rsid w:val="001607B1"/>
    <w:rsid w:val="00160E28"/>
    <w:rsid w:val="00161472"/>
    <w:rsid w:val="00161870"/>
    <w:rsid w:val="00161C59"/>
    <w:rsid w:val="001620F3"/>
    <w:rsid w:val="001621AF"/>
    <w:rsid w:val="0016280F"/>
    <w:rsid w:val="00163519"/>
    <w:rsid w:val="00163AFD"/>
    <w:rsid w:val="0016478B"/>
    <w:rsid w:val="00164CAA"/>
    <w:rsid w:val="00165085"/>
    <w:rsid w:val="00165963"/>
    <w:rsid w:val="001666F6"/>
    <w:rsid w:val="001669BD"/>
    <w:rsid w:val="00170011"/>
    <w:rsid w:val="001705DE"/>
    <w:rsid w:val="00170EC3"/>
    <w:rsid w:val="001715FB"/>
    <w:rsid w:val="00171DF9"/>
    <w:rsid w:val="00172F5F"/>
    <w:rsid w:val="0017307D"/>
    <w:rsid w:val="001732A6"/>
    <w:rsid w:val="00173E43"/>
    <w:rsid w:val="0017407D"/>
    <w:rsid w:val="00174105"/>
    <w:rsid w:val="0017524A"/>
    <w:rsid w:val="00175350"/>
    <w:rsid w:val="001757B9"/>
    <w:rsid w:val="00175DC8"/>
    <w:rsid w:val="00175F8B"/>
    <w:rsid w:val="00176262"/>
    <w:rsid w:val="00177B69"/>
    <w:rsid w:val="00177C93"/>
    <w:rsid w:val="00181714"/>
    <w:rsid w:val="00181D7B"/>
    <w:rsid w:val="00181DF2"/>
    <w:rsid w:val="001825EF"/>
    <w:rsid w:val="00182C57"/>
    <w:rsid w:val="00182C91"/>
    <w:rsid w:val="00182CFD"/>
    <w:rsid w:val="0018400E"/>
    <w:rsid w:val="00184B5A"/>
    <w:rsid w:val="001854B7"/>
    <w:rsid w:val="001855DC"/>
    <w:rsid w:val="00185846"/>
    <w:rsid w:val="00185DD2"/>
    <w:rsid w:val="001866C7"/>
    <w:rsid w:val="00186C28"/>
    <w:rsid w:val="00186C40"/>
    <w:rsid w:val="001871C6"/>
    <w:rsid w:val="001877DF"/>
    <w:rsid w:val="00190208"/>
    <w:rsid w:val="001906AC"/>
    <w:rsid w:val="00190DB6"/>
    <w:rsid w:val="00190F19"/>
    <w:rsid w:val="001927BE"/>
    <w:rsid w:val="00192DB1"/>
    <w:rsid w:val="00192E95"/>
    <w:rsid w:val="001932E9"/>
    <w:rsid w:val="00193421"/>
    <w:rsid w:val="001937DF"/>
    <w:rsid w:val="001939CA"/>
    <w:rsid w:val="00193A2A"/>
    <w:rsid w:val="001955A7"/>
    <w:rsid w:val="0019598A"/>
    <w:rsid w:val="00195F7C"/>
    <w:rsid w:val="00197DE9"/>
    <w:rsid w:val="001A04F2"/>
    <w:rsid w:val="001A0A0B"/>
    <w:rsid w:val="001A0DBC"/>
    <w:rsid w:val="001A1452"/>
    <w:rsid w:val="001A14CD"/>
    <w:rsid w:val="001A16A9"/>
    <w:rsid w:val="001A24C0"/>
    <w:rsid w:val="001A3567"/>
    <w:rsid w:val="001A381C"/>
    <w:rsid w:val="001A4065"/>
    <w:rsid w:val="001A49A7"/>
    <w:rsid w:val="001A5048"/>
    <w:rsid w:val="001A557D"/>
    <w:rsid w:val="001A56DC"/>
    <w:rsid w:val="001A5BF7"/>
    <w:rsid w:val="001A5DE1"/>
    <w:rsid w:val="001A6324"/>
    <w:rsid w:val="001A6B12"/>
    <w:rsid w:val="001A6EA8"/>
    <w:rsid w:val="001A7099"/>
    <w:rsid w:val="001A7195"/>
    <w:rsid w:val="001A7617"/>
    <w:rsid w:val="001A77DE"/>
    <w:rsid w:val="001A7E21"/>
    <w:rsid w:val="001B05DF"/>
    <w:rsid w:val="001B08F1"/>
    <w:rsid w:val="001B0A49"/>
    <w:rsid w:val="001B1AC8"/>
    <w:rsid w:val="001B1EC1"/>
    <w:rsid w:val="001B2A40"/>
    <w:rsid w:val="001B2F7C"/>
    <w:rsid w:val="001B3663"/>
    <w:rsid w:val="001B440D"/>
    <w:rsid w:val="001B4536"/>
    <w:rsid w:val="001B5288"/>
    <w:rsid w:val="001B528A"/>
    <w:rsid w:val="001B5E0F"/>
    <w:rsid w:val="001B5FC3"/>
    <w:rsid w:val="001B61F6"/>
    <w:rsid w:val="001B6228"/>
    <w:rsid w:val="001B7317"/>
    <w:rsid w:val="001B7C72"/>
    <w:rsid w:val="001B7E30"/>
    <w:rsid w:val="001C0116"/>
    <w:rsid w:val="001C011F"/>
    <w:rsid w:val="001C15F8"/>
    <w:rsid w:val="001C19E8"/>
    <w:rsid w:val="001C1B16"/>
    <w:rsid w:val="001C3385"/>
    <w:rsid w:val="001C495D"/>
    <w:rsid w:val="001C4CB9"/>
    <w:rsid w:val="001C5141"/>
    <w:rsid w:val="001C5687"/>
    <w:rsid w:val="001C574F"/>
    <w:rsid w:val="001C6322"/>
    <w:rsid w:val="001C645C"/>
    <w:rsid w:val="001C6967"/>
    <w:rsid w:val="001C6E04"/>
    <w:rsid w:val="001C72BE"/>
    <w:rsid w:val="001C76C9"/>
    <w:rsid w:val="001C76ED"/>
    <w:rsid w:val="001D064B"/>
    <w:rsid w:val="001D10A4"/>
    <w:rsid w:val="001D17E9"/>
    <w:rsid w:val="001D20EC"/>
    <w:rsid w:val="001D22CA"/>
    <w:rsid w:val="001D2828"/>
    <w:rsid w:val="001D3B6C"/>
    <w:rsid w:val="001D4767"/>
    <w:rsid w:val="001D4CEB"/>
    <w:rsid w:val="001D4EE0"/>
    <w:rsid w:val="001D5956"/>
    <w:rsid w:val="001D6D1E"/>
    <w:rsid w:val="001D755E"/>
    <w:rsid w:val="001E12BF"/>
    <w:rsid w:val="001E2E99"/>
    <w:rsid w:val="001E3027"/>
    <w:rsid w:val="001E3085"/>
    <w:rsid w:val="001E30CE"/>
    <w:rsid w:val="001E3BBC"/>
    <w:rsid w:val="001E3C0B"/>
    <w:rsid w:val="001E4A78"/>
    <w:rsid w:val="001E4AF7"/>
    <w:rsid w:val="001E541C"/>
    <w:rsid w:val="001E5B65"/>
    <w:rsid w:val="001E6451"/>
    <w:rsid w:val="001E6521"/>
    <w:rsid w:val="001E767D"/>
    <w:rsid w:val="001E797E"/>
    <w:rsid w:val="001E7A0C"/>
    <w:rsid w:val="001F00D3"/>
    <w:rsid w:val="001F040C"/>
    <w:rsid w:val="001F0A5A"/>
    <w:rsid w:val="001F1F0D"/>
    <w:rsid w:val="001F3335"/>
    <w:rsid w:val="001F3F49"/>
    <w:rsid w:val="001F40A7"/>
    <w:rsid w:val="001F431E"/>
    <w:rsid w:val="001F4ABD"/>
    <w:rsid w:val="001F6A35"/>
    <w:rsid w:val="001F6AEA"/>
    <w:rsid w:val="001F74A0"/>
    <w:rsid w:val="001F75F4"/>
    <w:rsid w:val="00200B74"/>
    <w:rsid w:val="00201303"/>
    <w:rsid w:val="002018E3"/>
    <w:rsid w:val="00201A30"/>
    <w:rsid w:val="00202A2C"/>
    <w:rsid w:val="00203265"/>
    <w:rsid w:val="0020386A"/>
    <w:rsid w:val="00203A52"/>
    <w:rsid w:val="00203F4C"/>
    <w:rsid w:val="0020454B"/>
    <w:rsid w:val="002051E4"/>
    <w:rsid w:val="002052ED"/>
    <w:rsid w:val="0020580C"/>
    <w:rsid w:val="00205A7A"/>
    <w:rsid w:val="00205AB2"/>
    <w:rsid w:val="00205BE1"/>
    <w:rsid w:val="00205C9E"/>
    <w:rsid w:val="0020712B"/>
    <w:rsid w:val="002076B7"/>
    <w:rsid w:val="002076FD"/>
    <w:rsid w:val="00207911"/>
    <w:rsid w:val="00207B50"/>
    <w:rsid w:val="00207B68"/>
    <w:rsid w:val="00207C9E"/>
    <w:rsid w:val="00207D42"/>
    <w:rsid w:val="002109A0"/>
    <w:rsid w:val="00211145"/>
    <w:rsid w:val="00211672"/>
    <w:rsid w:val="00211747"/>
    <w:rsid w:val="002117A6"/>
    <w:rsid w:val="00212F90"/>
    <w:rsid w:val="00213272"/>
    <w:rsid w:val="0021375D"/>
    <w:rsid w:val="00214C4F"/>
    <w:rsid w:val="00214CC1"/>
    <w:rsid w:val="00215BF5"/>
    <w:rsid w:val="0021614D"/>
    <w:rsid w:val="00217073"/>
    <w:rsid w:val="002174C9"/>
    <w:rsid w:val="002176B5"/>
    <w:rsid w:val="00217EE2"/>
    <w:rsid w:val="00220947"/>
    <w:rsid w:val="00220F8A"/>
    <w:rsid w:val="00221405"/>
    <w:rsid w:val="00221592"/>
    <w:rsid w:val="00221C65"/>
    <w:rsid w:val="00221C90"/>
    <w:rsid w:val="00222035"/>
    <w:rsid w:val="00222E0C"/>
    <w:rsid w:val="00222FAC"/>
    <w:rsid w:val="0022376B"/>
    <w:rsid w:val="00223B85"/>
    <w:rsid w:val="00223E33"/>
    <w:rsid w:val="00225171"/>
    <w:rsid w:val="00225398"/>
    <w:rsid w:val="002253D2"/>
    <w:rsid w:val="00225C25"/>
    <w:rsid w:val="00226B9A"/>
    <w:rsid w:val="00226F21"/>
    <w:rsid w:val="0022730F"/>
    <w:rsid w:val="002279E6"/>
    <w:rsid w:val="00227DC6"/>
    <w:rsid w:val="00231529"/>
    <w:rsid w:val="00231566"/>
    <w:rsid w:val="00232456"/>
    <w:rsid w:val="002328AA"/>
    <w:rsid w:val="00232C12"/>
    <w:rsid w:val="00233FA6"/>
    <w:rsid w:val="0023405E"/>
    <w:rsid w:val="00234A1F"/>
    <w:rsid w:val="002350D7"/>
    <w:rsid w:val="00235524"/>
    <w:rsid w:val="00236C4D"/>
    <w:rsid w:val="00236DF8"/>
    <w:rsid w:val="00241434"/>
    <w:rsid w:val="00241661"/>
    <w:rsid w:val="002437F5"/>
    <w:rsid w:val="00243BE1"/>
    <w:rsid w:val="00243C89"/>
    <w:rsid w:val="00243EBE"/>
    <w:rsid w:val="002442F9"/>
    <w:rsid w:val="00244397"/>
    <w:rsid w:val="00244BCC"/>
    <w:rsid w:val="00244FF4"/>
    <w:rsid w:val="0024504E"/>
    <w:rsid w:val="002462BC"/>
    <w:rsid w:val="0024639F"/>
    <w:rsid w:val="002466A5"/>
    <w:rsid w:val="00246BB1"/>
    <w:rsid w:val="0024741F"/>
    <w:rsid w:val="00247862"/>
    <w:rsid w:val="00250F5D"/>
    <w:rsid w:val="00251244"/>
    <w:rsid w:val="002514F9"/>
    <w:rsid w:val="00251958"/>
    <w:rsid w:val="00254472"/>
    <w:rsid w:val="00254684"/>
    <w:rsid w:val="002560F6"/>
    <w:rsid w:val="002564A0"/>
    <w:rsid w:val="0025704C"/>
    <w:rsid w:val="002575F9"/>
    <w:rsid w:val="00257C62"/>
    <w:rsid w:val="00260180"/>
    <w:rsid w:val="0026066C"/>
    <w:rsid w:val="002608C7"/>
    <w:rsid w:val="00260C63"/>
    <w:rsid w:val="00260D70"/>
    <w:rsid w:val="00260DEB"/>
    <w:rsid w:val="00261106"/>
    <w:rsid w:val="00261490"/>
    <w:rsid w:val="00261EAD"/>
    <w:rsid w:val="002623C7"/>
    <w:rsid w:val="00263417"/>
    <w:rsid w:val="00263DDA"/>
    <w:rsid w:val="00264509"/>
    <w:rsid w:val="00264957"/>
    <w:rsid w:val="002653E1"/>
    <w:rsid w:val="00265ACC"/>
    <w:rsid w:val="0026652C"/>
    <w:rsid w:val="00266859"/>
    <w:rsid w:val="00266A23"/>
    <w:rsid w:val="00267ADA"/>
    <w:rsid w:val="00270143"/>
    <w:rsid w:val="002702B8"/>
    <w:rsid w:val="00270A82"/>
    <w:rsid w:val="0027112C"/>
    <w:rsid w:val="00272E45"/>
    <w:rsid w:val="00273086"/>
    <w:rsid w:val="00273228"/>
    <w:rsid w:val="00273491"/>
    <w:rsid w:val="00274E44"/>
    <w:rsid w:val="0027510F"/>
    <w:rsid w:val="0027518D"/>
    <w:rsid w:val="00275479"/>
    <w:rsid w:val="0027570B"/>
    <w:rsid w:val="00275AA9"/>
    <w:rsid w:val="002761B9"/>
    <w:rsid w:val="00276AE7"/>
    <w:rsid w:val="00277588"/>
    <w:rsid w:val="00281424"/>
    <w:rsid w:val="00281AC3"/>
    <w:rsid w:val="00282825"/>
    <w:rsid w:val="002830DD"/>
    <w:rsid w:val="00283212"/>
    <w:rsid w:val="0028334F"/>
    <w:rsid w:val="00283DD9"/>
    <w:rsid w:val="00283E50"/>
    <w:rsid w:val="00283EA5"/>
    <w:rsid w:val="00285168"/>
    <w:rsid w:val="00285727"/>
    <w:rsid w:val="002858D8"/>
    <w:rsid w:val="00286299"/>
    <w:rsid w:val="00286DD5"/>
    <w:rsid w:val="00287014"/>
    <w:rsid w:val="00287716"/>
    <w:rsid w:val="00287A30"/>
    <w:rsid w:val="002909DC"/>
    <w:rsid w:val="0029172B"/>
    <w:rsid w:val="002917C1"/>
    <w:rsid w:val="00291BDB"/>
    <w:rsid w:val="00292366"/>
    <w:rsid w:val="002925C8"/>
    <w:rsid w:val="00292799"/>
    <w:rsid w:val="00292CBA"/>
    <w:rsid w:val="00292EE0"/>
    <w:rsid w:val="00292EF3"/>
    <w:rsid w:val="00293C12"/>
    <w:rsid w:val="002944CB"/>
    <w:rsid w:val="002957DB"/>
    <w:rsid w:val="002958B0"/>
    <w:rsid w:val="00295BAF"/>
    <w:rsid w:val="00296275"/>
    <w:rsid w:val="0029651F"/>
    <w:rsid w:val="00296B3F"/>
    <w:rsid w:val="00297198"/>
    <w:rsid w:val="002976D2"/>
    <w:rsid w:val="002A02C6"/>
    <w:rsid w:val="002A0FA3"/>
    <w:rsid w:val="002A15BF"/>
    <w:rsid w:val="002A1A30"/>
    <w:rsid w:val="002A1C93"/>
    <w:rsid w:val="002A1D23"/>
    <w:rsid w:val="002A301B"/>
    <w:rsid w:val="002A34A4"/>
    <w:rsid w:val="002A4041"/>
    <w:rsid w:val="002A42D6"/>
    <w:rsid w:val="002A4B2C"/>
    <w:rsid w:val="002A4ECE"/>
    <w:rsid w:val="002A507C"/>
    <w:rsid w:val="002A690B"/>
    <w:rsid w:val="002B13F7"/>
    <w:rsid w:val="002B1450"/>
    <w:rsid w:val="002B145B"/>
    <w:rsid w:val="002B15ED"/>
    <w:rsid w:val="002B1AE9"/>
    <w:rsid w:val="002B1E62"/>
    <w:rsid w:val="002B1EB9"/>
    <w:rsid w:val="002B26D5"/>
    <w:rsid w:val="002B29F4"/>
    <w:rsid w:val="002B2A04"/>
    <w:rsid w:val="002B2C3C"/>
    <w:rsid w:val="002B345E"/>
    <w:rsid w:val="002B362F"/>
    <w:rsid w:val="002B4AD8"/>
    <w:rsid w:val="002B4C6A"/>
    <w:rsid w:val="002B5431"/>
    <w:rsid w:val="002B5928"/>
    <w:rsid w:val="002B6136"/>
    <w:rsid w:val="002B77C6"/>
    <w:rsid w:val="002B79E2"/>
    <w:rsid w:val="002C00BF"/>
    <w:rsid w:val="002C0DDF"/>
    <w:rsid w:val="002C10AC"/>
    <w:rsid w:val="002C17AA"/>
    <w:rsid w:val="002C190B"/>
    <w:rsid w:val="002C1A3C"/>
    <w:rsid w:val="002C1BAC"/>
    <w:rsid w:val="002C1BBC"/>
    <w:rsid w:val="002C1F56"/>
    <w:rsid w:val="002C23DF"/>
    <w:rsid w:val="002C2723"/>
    <w:rsid w:val="002C351E"/>
    <w:rsid w:val="002C6882"/>
    <w:rsid w:val="002D0837"/>
    <w:rsid w:val="002D12EE"/>
    <w:rsid w:val="002D1378"/>
    <w:rsid w:val="002D1561"/>
    <w:rsid w:val="002D18A8"/>
    <w:rsid w:val="002D1ECE"/>
    <w:rsid w:val="002D2CE0"/>
    <w:rsid w:val="002D2E30"/>
    <w:rsid w:val="002D450B"/>
    <w:rsid w:val="002D541C"/>
    <w:rsid w:val="002D5B62"/>
    <w:rsid w:val="002D62C1"/>
    <w:rsid w:val="002D6921"/>
    <w:rsid w:val="002D71FD"/>
    <w:rsid w:val="002D7ACA"/>
    <w:rsid w:val="002E0549"/>
    <w:rsid w:val="002E0AE5"/>
    <w:rsid w:val="002E0C9E"/>
    <w:rsid w:val="002E172A"/>
    <w:rsid w:val="002E1814"/>
    <w:rsid w:val="002E20BB"/>
    <w:rsid w:val="002E2367"/>
    <w:rsid w:val="002E3A4C"/>
    <w:rsid w:val="002E3C7E"/>
    <w:rsid w:val="002E3CF3"/>
    <w:rsid w:val="002E4172"/>
    <w:rsid w:val="002E5F83"/>
    <w:rsid w:val="002E65AB"/>
    <w:rsid w:val="002E6F1E"/>
    <w:rsid w:val="002E78F3"/>
    <w:rsid w:val="002E7B6B"/>
    <w:rsid w:val="002F0158"/>
    <w:rsid w:val="002F0FE8"/>
    <w:rsid w:val="002F121C"/>
    <w:rsid w:val="002F2358"/>
    <w:rsid w:val="002F24D7"/>
    <w:rsid w:val="002F320B"/>
    <w:rsid w:val="002F36E1"/>
    <w:rsid w:val="002F3A06"/>
    <w:rsid w:val="002F3C03"/>
    <w:rsid w:val="002F44FB"/>
    <w:rsid w:val="002F5579"/>
    <w:rsid w:val="002F58A7"/>
    <w:rsid w:val="002F5B7D"/>
    <w:rsid w:val="002F5E81"/>
    <w:rsid w:val="002F6952"/>
    <w:rsid w:val="002F6E46"/>
    <w:rsid w:val="002F7600"/>
    <w:rsid w:val="002F78AF"/>
    <w:rsid w:val="00300110"/>
    <w:rsid w:val="003003D0"/>
    <w:rsid w:val="00300776"/>
    <w:rsid w:val="003019A2"/>
    <w:rsid w:val="00301AED"/>
    <w:rsid w:val="00301C41"/>
    <w:rsid w:val="003021D4"/>
    <w:rsid w:val="00302C66"/>
    <w:rsid w:val="00302E8C"/>
    <w:rsid w:val="0030306A"/>
    <w:rsid w:val="00303243"/>
    <w:rsid w:val="0030350B"/>
    <w:rsid w:val="0030486E"/>
    <w:rsid w:val="003048BD"/>
    <w:rsid w:val="003049B7"/>
    <w:rsid w:val="00304BE9"/>
    <w:rsid w:val="003052DC"/>
    <w:rsid w:val="0030551E"/>
    <w:rsid w:val="0030726A"/>
    <w:rsid w:val="003078BE"/>
    <w:rsid w:val="0031074A"/>
    <w:rsid w:val="003115EF"/>
    <w:rsid w:val="00311C75"/>
    <w:rsid w:val="0031328C"/>
    <w:rsid w:val="0031333B"/>
    <w:rsid w:val="0031346E"/>
    <w:rsid w:val="00313846"/>
    <w:rsid w:val="0031407F"/>
    <w:rsid w:val="0031426F"/>
    <w:rsid w:val="00314A56"/>
    <w:rsid w:val="00314BEF"/>
    <w:rsid w:val="00314C06"/>
    <w:rsid w:val="003155A7"/>
    <w:rsid w:val="003160DB"/>
    <w:rsid w:val="00316CB3"/>
    <w:rsid w:val="00317084"/>
    <w:rsid w:val="00317532"/>
    <w:rsid w:val="00317662"/>
    <w:rsid w:val="003178D7"/>
    <w:rsid w:val="003178FC"/>
    <w:rsid w:val="00321312"/>
    <w:rsid w:val="0032185C"/>
    <w:rsid w:val="003219F6"/>
    <w:rsid w:val="00323E0C"/>
    <w:rsid w:val="003250CE"/>
    <w:rsid w:val="0032555B"/>
    <w:rsid w:val="003257BD"/>
    <w:rsid w:val="00326771"/>
    <w:rsid w:val="00327806"/>
    <w:rsid w:val="003304CE"/>
    <w:rsid w:val="00330DF3"/>
    <w:rsid w:val="0033124C"/>
    <w:rsid w:val="0033156A"/>
    <w:rsid w:val="003320D8"/>
    <w:rsid w:val="0033235F"/>
    <w:rsid w:val="00333725"/>
    <w:rsid w:val="00333759"/>
    <w:rsid w:val="00333936"/>
    <w:rsid w:val="00333CDF"/>
    <w:rsid w:val="00333EAA"/>
    <w:rsid w:val="003346F7"/>
    <w:rsid w:val="00335213"/>
    <w:rsid w:val="003352C1"/>
    <w:rsid w:val="0033541E"/>
    <w:rsid w:val="00335781"/>
    <w:rsid w:val="00335858"/>
    <w:rsid w:val="00336563"/>
    <w:rsid w:val="003365F9"/>
    <w:rsid w:val="00336750"/>
    <w:rsid w:val="00337385"/>
    <w:rsid w:val="003379FC"/>
    <w:rsid w:val="003402E4"/>
    <w:rsid w:val="003405C2"/>
    <w:rsid w:val="00342B84"/>
    <w:rsid w:val="00343AB1"/>
    <w:rsid w:val="00343DB2"/>
    <w:rsid w:val="00343E14"/>
    <w:rsid w:val="003450A6"/>
    <w:rsid w:val="00345395"/>
    <w:rsid w:val="00345DE5"/>
    <w:rsid w:val="00345E44"/>
    <w:rsid w:val="003460A7"/>
    <w:rsid w:val="0034630C"/>
    <w:rsid w:val="003465BD"/>
    <w:rsid w:val="00346BF4"/>
    <w:rsid w:val="00346D3F"/>
    <w:rsid w:val="00347575"/>
    <w:rsid w:val="00347DD7"/>
    <w:rsid w:val="00347F69"/>
    <w:rsid w:val="00350738"/>
    <w:rsid w:val="003511E9"/>
    <w:rsid w:val="00351306"/>
    <w:rsid w:val="0035153C"/>
    <w:rsid w:val="00352739"/>
    <w:rsid w:val="003527A0"/>
    <w:rsid w:val="00352C6B"/>
    <w:rsid w:val="003536ED"/>
    <w:rsid w:val="0035377F"/>
    <w:rsid w:val="00354351"/>
    <w:rsid w:val="0035596B"/>
    <w:rsid w:val="00356756"/>
    <w:rsid w:val="00356CAB"/>
    <w:rsid w:val="00357D4B"/>
    <w:rsid w:val="003604C7"/>
    <w:rsid w:val="003610A8"/>
    <w:rsid w:val="0036171A"/>
    <w:rsid w:val="003619D9"/>
    <w:rsid w:val="00361DDC"/>
    <w:rsid w:val="00362591"/>
    <w:rsid w:val="003627D3"/>
    <w:rsid w:val="00362B63"/>
    <w:rsid w:val="00364471"/>
    <w:rsid w:val="003651BB"/>
    <w:rsid w:val="003659EA"/>
    <w:rsid w:val="00366AB8"/>
    <w:rsid w:val="0036719B"/>
    <w:rsid w:val="003675A7"/>
    <w:rsid w:val="00367B7D"/>
    <w:rsid w:val="00367D45"/>
    <w:rsid w:val="00370C9D"/>
    <w:rsid w:val="00371009"/>
    <w:rsid w:val="00371C3E"/>
    <w:rsid w:val="00371D61"/>
    <w:rsid w:val="00371F65"/>
    <w:rsid w:val="00372317"/>
    <w:rsid w:val="00373431"/>
    <w:rsid w:val="0037394E"/>
    <w:rsid w:val="00373CCE"/>
    <w:rsid w:val="00374DA1"/>
    <w:rsid w:val="00375450"/>
    <w:rsid w:val="00375E9F"/>
    <w:rsid w:val="003765E5"/>
    <w:rsid w:val="00376C8C"/>
    <w:rsid w:val="00377378"/>
    <w:rsid w:val="00377C75"/>
    <w:rsid w:val="00381070"/>
    <w:rsid w:val="0038184E"/>
    <w:rsid w:val="0038258E"/>
    <w:rsid w:val="003831CA"/>
    <w:rsid w:val="0038341A"/>
    <w:rsid w:val="00383544"/>
    <w:rsid w:val="003839E3"/>
    <w:rsid w:val="003845F1"/>
    <w:rsid w:val="00386622"/>
    <w:rsid w:val="00386A30"/>
    <w:rsid w:val="00386EAF"/>
    <w:rsid w:val="00387BDD"/>
    <w:rsid w:val="00390BD8"/>
    <w:rsid w:val="00391583"/>
    <w:rsid w:val="00391AC6"/>
    <w:rsid w:val="00391D52"/>
    <w:rsid w:val="003922A3"/>
    <w:rsid w:val="00393BAB"/>
    <w:rsid w:val="0039479A"/>
    <w:rsid w:val="00396495"/>
    <w:rsid w:val="0039725D"/>
    <w:rsid w:val="003979AB"/>
    <w:rsid w:val="00397D0D"/>
    <w:rsid w:val="003A0BB7"/>
    <w:rsid w:val="003A0C01"/>
    <w:rsid w:val="003A0D69"/>
    <w:rsid w:val="003A1D31"/>
    <w:rsid w:val="003A2588"/>
    <w:rsid w:val="003A2D54"/>
    <w:rsid w:val="003A331C"/>
    <w:rsid w:val="003A3C31"/>
    <w:rsid w:val="003A440D"/>
    <w:rsid w:val="003A450C"/>
    <w:rsid w:val="003A4B49"/>
    <w:rsid w:val="003A57E9"/>
    <w:rsid w:val="003A6367"/>
    <w:rsid w:val="003A703A"/>
    <w:rsid w:val="003A7750"/>
    <w:rsid w:val="003A7A61"/>
    <w:rsid w:val="003B0EBD"/>
    <w:rsid w:val="003B13D2"/>
    <w:rsid w:val="003B156F"/>
    <w:rsid w:val="003B2AA7"/>
    <w:rsid w:val="003B2FD3"/>
    <w:rsid w:val="003B3362"/>
    <w:rsid w:val="003B3CEA"/>
    <w:rsid w:val="003B4CC4"/>
    <w:rsid w:val="003B4E65"/>
    <w:rsid w:val="003B522E"/>
    <w:rsid w:val="003B5E1D"/>
    <w:rsid w:val="003B60F4"/>
    <w:rsid w:val="003B67C0"/>
    <w:rsid w:val="003B6C85"/>
    <w:rsid w:val="003B765A"/>
    <w:rsid w:val="003B770B"/>
    <w:rsid w:val="003B7850"/>
    <w:rsid w:val="003B7E2B"/>
    <w:rsid w:val="003C0115"/>
    <w:rsid w:val="003C0BBC"/>
    <w:rsid w:val="003C0CBC"/>
    <w:rsid w:val="003C155A"/>
    <w:rsid w:val="003C1A80"/>
    <w:rsid w:val="003C2B90"/>
    <w:rsid w:val="003C2E07"/>
    <w:rsid w:val="003C39F0"/>
    <w:rsid w:val="003C3EA0"/>
    <w:rsid w:val="003C3F02"/>
    <w:rsid w:val="003C3F47"/>
    <w:rsid w:val="003C3FB9"/>
    <w:rsid w:val="003C5118"/>
    <w:rsid w:val="003C5720"/>
    <w:rsid w:val="003C656C"/>
    <w:rsid w:val="003C676E"/>
    <w:rsid w:val="003C74FC"/>
    <w:rsid w:val="003D00FB"/>
    <w:rsid w:val="003D023F"/>
    <w:rsid w:val="003D0356"/>
    <w:rsid w:val="003D09C0"/>
    <w:rsid w:val="003D0A4F"/>
    <w:rsid w:val="003D0F00"/>
    <w:rsid w:val="003D175D"/>
    <w:rsid w:val="003D17B6"/>
    <w:rsid w:val="003D17C2"/>
    <w:rsid w:val="003D188D"/>
    <w:rsid w:val="003D1C65"/>
    <w:rsid w:val="003D26CF"/>
    <w:rsid w:val="003D2902"/>
    <w:rsid w:val="003D2BD3"/>
    <w:rsid w:val="003D2CB2"/>
    <w:rsid w:val="003D33E9"/>
    <w:rsid w:val="003D37FD"/>
    <w:rsid w:val="003D3B75"/>
    <w:rsid w:val="003D4ACF"/>
    <w:rsid w:val="003D515C"/>
    <w:rsid w:val="003D5527"/>
    <w:rsid w:val="003D56C3"/>
    <w:rsid w:val="003D58DB"/>
    <w:rsid w:val="003D6103"/>
    <w:rsid w:val="003D6706"/>
    <w:rsid w:val="003D6A9B"/>
    <w:rsid w:val="003D718F"/>
    <w:rsid w:val="003D7352"/>
    <w:rsid w:val="003D78E5"/>
    <w:rsid w:val="003E04D9"/>
    <w:rsid w:val="003E064E"/>
    <w:rsid w:val="003E0FC3"/>
    <w:rsid w:val="003E15EF"/>
    <w:rsid w:val="003E1F6F"/>
    <w:rsid w:val="003E2426"/>
    <w:rsid w:val="003E34FB"/>
    <w:rsid w:val="003E3E86"/>
    <w:rsid w:val="003E41C2"/>
    <w:rsid w:val="003E4BCA"/>
    <w:rsid w:val="003E5274"/>
    <w:rsid w:val="003E54FC"/>
    <w:rsid w:val="003E6825"/>
    <w:rsid w:val="003E6A2E"/>
    <w:rsid w:val="003E6ACA"/>
    <w:rsid w:val="003E6B26"/>
    <w:rsid w:val="003E6B35"/>
    <w:rsid w:val="003E76E6"/>
    <w:rsid w:val="003E7A3B"/>
    <w:rsid w:val="003E7D32"/>
    <w:rsid w:val="003F07E3"/>
    <w:rsid w:val="003F0833"/>
    <w:rsid w:val="003F0BC5"/>
    <w:rsid w:val="003F148C"/>
    <w:rsid w:val="003F1563"/>
    <w:rsid w:val="003F1A58"/>
    <w:rsid w:val="003F2180"/>
    <w:rsid w:val="003F275B"/>
    <w:rsid w:val="003F2968"/>
    <w:rsid w:val="003F2EA5"/>
    <w:rsid w:val="003F2F21"/>
    <w:rsid w:val="003F3108"/>
    <w:rsid w:val="003F35CC"/>
    <w:rsid w:val="003F55FD"/>
    <w:rsid w:val="003F5918"/>
    <w:rsid w:val="003F5988"/>
    <w:rsid w:val="003F5FB5"/>
    <w:rsid w:val="003F6AF1"/>
    <w:rsid w:val="003F6E79"/>
    <w:rsid w:val="003F72F0"/>
    <w:rsid w:val="003F76BF"/>
    <w:rsid w:val="003F7CD7"/>
    <w:rsid w:val="00400575"/>
    <w:rsid w:val="004010CE"/>
    <w:rsid w:val="004010F6"/>
    <w:rsid w:val="004018A0"/>
    <w:rsid w:val="00401BF7"/>
    <w:rsid w:val="00401F47"/>
    <w:rsid w:val="00402582"/>
    <w:rsid w:val="004025C1"/>
    <w:rsid w:val="00402713"/>
    <w:rsid w:val="00403502"/>
    <w:rsid w:val="0040371B"/>
    <w:rsid w:val="00403842"/>
    <w:rsid w:val="004056AA"/>
    <w:rsid w:val="004064D9"/>
    <w:rsid w:val="00406921"/>
    <w:rsid w:val="004069D6"/>
    <w:rsid w:val="00406CA6"/>
    <w:rsid w:val="00406EDE"/>
    <w:rsid w:val="00407DCC"/>
    <w:rsid w:val="00410EBB"/>
    <w:rsid w:val="00411041"/>
    <w:rsid w:val="004124EC"/>
    <w:rsid w:val="00412EB8"/>
    <w:rsid w:val="00413C59"/>
    <w:rsid w:val="004143C4"/>
    <w:rsid w:val="004143EC"/>
    <w:rsid w:val="00414D75"/>
    <w:rsid w:val="00415168"/>
    <w:rsid w:val="004155CA"/>
    <w:rsid w:val="00415868"/>
    <w:rsid w:val="004166D3"/>
    <w:rsid w:val="00416DCA"/>
    <w:rsid w:val="0041713B"/>
    <w:rsid w:val="004179E2"/>
    <w:rsid w:val="00420DF4"/>
    <w:rsid w:val="00421681"/>
    <w:rsid w:val="00421DC8"/>
    <w:rsid w:val="0042244B"/>
    <w:rsid w:val="00422B08"/>
    <w:rsid w:val="00423D38"/>
    <w:rsid w:val="00424858"/>
    <w:rsid w:val="00424C10"/>
    <w:rsid w:val="00427131"/>
    <w:rsid w:val="00427E68"/>
    <w:rsid w:val="00430C16"/>
    <w:rsid w:val="00431B55"/>
    <w:rsid w:val="00431ECA"/>
    <w:rsid w:val="00431FDE"/>
    <w:rsid w:val="00432830"/>
    <w:rsid w:val="00432CAC"/>
    <w:rsid w:val="00433E77"/>
    <w:rsid w:val="00433FFA"/>
    <w:rsid w:val="00434235"/>
    <w:rsid w:val="004342AF"/>
    <w:rsid w:val="00434318"/>
    <w:rsid w:val="004343FE"/>
    <w:rsid w:val="0043499C"/>
    <w:rsid w:val="004355F6"/>
    <w:rsid w:val="00435AE6"/>
    <w:rsid w:val="00435B5F"/>
    <w:rsid w:val="00435DD4"/>
    <w:rsid w:val="004375FF"/>
    <w:rsid w:val="00440033"/>
    <w:rsid w:val="004410F5"/>
    <w:rsid w:val="00441570"/>
    <w:rsid w:val="00441ACF"/>
    <w:rsid w:val="00441C26"/>
    <w:rsid w:val="00442252"/>
    <w:rsid w:val="004424B3"/>
    <w:rsid w:val="0044284F"/>
    <w:rsid w:val="00443AB3"/>
    <w:rsid w:val="00443EBD"/>
    <w:rsid w:val="00444B08"/>
    <w:rsid w:val="00444BA3"/>
    <w:rsid w:val="00446221"/>
    <w:rsid w:val="00446C9C"/>
    <w:rsid w:val="00447036"/>
    <w:rsid w:val="0044763D"/>
    <w:rsid w:val="004479C0"/>
    <w:rsid w:val="004508A0"/>
    <w:rsid w:val="00452FA5"/>
    <w:rsid w:val="004530CD"/>
    <w:rsid w:val="0045410E"/>
    <w:rsid w:val="0045443E"/>
    <w:rsid w:val="004546D2"/>
    <w:rsid w:val="004547BE"/>
    <w:rsid w:val="004548C7"/>
    <w:rsid w:val="00454D27"/>
    <w:rsid w:val="00454FF0"/>
    <w:rsid w:val="00455C30"/>
    <w:rsid w:val="00455C86"/>
    <w:rsid w:val="0045653B"/>
    <w:rsid w:val="0045699C"/>
    <w:rsid w:val="00457039"/>
    <w:rsid w:val="004570C1"/>
    <w:rsid w:val="00457EAC"/>
    <w:rsid w:val="00461069"/>
    <w:rsid w:val="00461534"/>
    <w:rsid w:val="00461753"/>
    <w:rsid w:val="00461B0B"/>
    <w:rsid w:val="00461BC3"/>
    <w:rsid w:val="00462BD2"/>
    <w:rsid w:val="00462F83"/>
    <w:rsid w:val="0046396C"/>
    <w:rsid w:val="004642E3"/>
    <w:rsid w:val="00464F21"/>
    <w:rsid w:val="004658C4"/>
    <w:rsid w:val="00465909"/>
    <w:rsid w:val="00465B28"/>
    <w:rsid w:val="00465CF9"/>
    <w:rsid w:val="00466AED"/>
    <w:rsid w:val="00466BA5"/>
    <w:rsid w:val="00467F74"/>
    <w:rsid w:val="00470A27"/>
    <w:rsid w:val="00470EF8"/>
    <w:rsid w:val="004719C4"/>
    <w:rsid w:val="00471B40"/>
    <w:rsid w:val="00471D1C"/>
    <w:rsid w:val="00472415"/>
    <w:rsid w:val="0047256C"/>
    <w:rsid w:val="0047263C"/>
    <w:rsid w:val="0047265F"/>
    <w:rsid w:val="004726D3"/>
    <w:rsid w:val="00472B86"/>
    <w:rsid w:val="004748ED"/>
    <w:rsid w:val="00474FA7"/>
    <w:rsid w:val="0047504B"/>
    <w:rsid w:val="00476FD4"/>
    <w:rsid w:val="00477835"/>
    <w:rsid w:val="00477D86"/>
    <w:rsid w:val="00477E77"/>
    <w:rsid w:val="00477FA1"/>
    <w:rsid w:val="0048145F"/>
    <w:rsid w:val="004818DC"/>
    <w:rsid w:val="00481BB1"/>
    <w:rsid w:val="00481C84"/>
    <w:rsid w:val="00482954"/>
    <w:rsid w:val="004829B3"/>
    <w:rsid w:val="004834C0"/>
    <w:rsid w:val="004834D0"/>
    <w:rsid w:val="00483F19"/>
    <w:rsid w:val="00485312"/>
    <w:rsid w:val="00485E99"/>
    <w:rsid w:val="004867F7"/>
    <w:rsid w:val="00486BF4"/>
    <w:rsid w:val="00486F67"/>
    <w:rsid w:val="004876DD"/>
    <w:rsid w:val="0049000E"/>
    <w:rsid w:val="0049029B"/>
    <w:rsid w:val="00490343"/>
    <w:rsid w:val="00490466"/>
    <w:rsid w:val="004906C3"/>
    <w:rsid w:val="0049076D"/>
    <w:rsid w:val="0049084F"/>
    <w:rsid w:val="0049101B"/>
    <w:rsid w:val="00491999"/>
    <w:rsid w:val="0049204B"/>
    <w:rsid w:val="00492300"/>
    <w:rsid w:val="00492645"/>
    <w:rsid w:val="00492C0B"/>
    <w:rsid w:val="00493992"/>
    <w:rsid w:val="00494592"/>
    <w:rsid w:val="00494CEE"/>
    <w:rsid w:val="00495F97"/>
    <w:rsid w:val="004968FD"/>
    <w:rsid w:val="00496BB4"/>
    <w:rsid w:val="004977B4"/>
    <w:rsid w:val="004A00F0"/>
    <w:rsid w:val="004A0AA3"/>
    <w:rsid w:val="004A0C8C"/>
    <w:rsid w:val="004A0EFD"/>
    <w:rsid w:val="004A1879"/>
    <w:rsid w:val="004A19CC"/>
    <w:rsid w:val="004A24B5"/>
    <w:rsid w:val="004A2A76"/>
    <w:rsid w:val="004A3311"/>
    <w:rsid w:val="004A3B4B"/>
    <w:rsid w:val="004A3D74"/>
    <w:rsid w:val="004A419A"/>
    <w:rsid w:val="004A44EE"/>
    <w:rsid w:val="004A479E"/>
    <w:rsid w:val="004A4ED9"/>
    <w:rsid w:val="004A51DE"/>
    <w:rsid w:val="004A55FB"/>
    <w:rsid w:val="004A5D25"/>
    <w:rsid w:val="004A5E50"/>
    <w:rsid w:val="004A62C6"/>
    <w:rsid w:val="004A6A76"/>
    <w:rsid w:val="004A6F91"/>
    <w:rsid w:val="004A72B8"/>
    <w:rsid w:val="004A77B0"/>
    <w:rsid w:val="004B0607"/>
    <w:rsid w:val="004B0822"/>
    <w:rsid w:val="004B0840"/>
    <w:rsid w:val="004B177E"/>
    <w:rsid w:val="004B1ABE"/>
    <w:rsid w:val="004B2091"/>
    <w:rsid w:val="004B22A6"/>
    <w:rsid w:val="004B22FC"/>
    <w:rsid w:val="004B23CA"/>
    <w:rsid w:val="004B30CC"/>
    <w:rsid w:val="004B31CE"/>
    <w:rsid w:val="004B3633"/>
    <w:rsid w:val="004B37C1"/>
    <w:rsid w:val="004B3B96"/>
    <w:rsid w:val="004B46FF"/>
    <w:rsid w:val="004B4FB9"/>
    <w:rsid w:val="004B53B1"/>
    <w:rsid w:val="004B5C2B"/>
    <w:rsid w:val="004B6843"/>
    <w:rsid w:val="004B6B7D"/>
    <w:rsid w:val="004B6BA4"/>
    <w:rsid w:val="004B7596"/>
    <w:rsid w:val="004B7855"/>
    <w:rsid w:val="004B7BBC"/>
    <w:rsid w:val="004B7F13"/>
    <w:rsid w:val="004C0741"/>
    <w:rsid w:val="004C1284"/>
    <w:rsid w:val="004C29BE"/>
    <w:rsid w:val="004C3BA9"/>
    <w:rsid w:val="004C3FA6"/>
    <w:rsid w:val="004C4DD3"/>
    <w:rsid w:val="004C504A"/>
    <w:rsid w:val="004C5324"/>
    <w:rsid w:val="004C57C8"/>
    <w:rsid w:val="004C62F6"/>
    <w:rsid w:val="004C7216"/>
    <w:rsid w:val="004C7840"/>
    <w:rsid w:val="004D0A16"/>
    <w:rsid w:val="004D2A18"/>
    <w:rsid w:val="004D4050"/>
    <w:rsid w:val="004D419E"/>
    <w:rsid w:val="004D4A5A"/>
    <w:rsid w:val="004D50D9"/>
    <w:rsid w:val="004D5567"/>
    <w:rsid w:val="004D565C"/>
    <w:rsid w:val="004D5AEB"/>
    <w:rsid w:val="004D5FB8"/>
    <w:rsid w:val="004D6C21"/>
    <w:rsid w:val="004E1731"/>
    <w:rsid w:val="004E2258"/>
    <w:rsid w:val="004E3850"/>
    <w:rsid w:val="004E4085"/>
    <w:rsid w:val="004E42A4"/>
    <w:rsid w:val="004E46C9"/>
    <w:rsid w:val="004E4A61"/>
    <w:rsid w:val="004E5108"/>
    <w:rsid w:val="004E5B3B"/>
    <w:rsid w:val="004E5B92"/>
    <w:rsid w:val="004E5E3F"/>
    <w:rsid w:val="004E613D"/>
    <w:rsid w:val="004E6448"/>
    <w:rsid w:val="004E716A"/>
    <w:rsid w:val="004E716C"/>
    <w:rsid w:val="004F11E8"/>
    <w:rsid w:val="004F173B"/>
    <w:rsid w:val="004F2404"/>
    <w:rsid w:val="004F2A1F"/>
    <w:rsid w:val="004F2F6D"/>
    <w:rsid w:val="004F43F6"/>
    <w:rsid w:val="004F46CA"/>
    <w:rsid w:val="004F4E6F"/>
    <w:rsid w:val="004F657C"/>
    <w:rsid w:val="004F6E02"/>
    <w:rsid w:val="004F753E"/>
    <w:rsid w:val="00500167"/>
    <w:rsid w:val="005004C1"/>
    <w:rsid w:val="00500BF4"/>
    <w:rsid w:val="00502391"/>
    <w:rsid w:val="0050266C"/>
    <w:rsid w:val="005027E8"/>
    <w:rsid w:val="00503073"/>
    <w:rsid w:val="0050378F"/>
    <w:rsid w:val="005039AB"/>
    <w:rsid w:val="00503BD5"/>
    <w:rsid w:val="005041D3"/>
    <w:rsid w:val="00504278"/>
    <w:rsid w:val="005049C8"/>
    <w:rsid w:val="00504D52"/>
    <w:rsid w:val="00504E12"/>
    <w:rsid w:val="00505417"/>
    <w:rsid w:val="0050579C"/>
    <w:rsid w:val="00505A8E"/>
    <w:rsid w:val="00505CBD"/>
    <w:rsid w:val="0050647E"/>
    <w:rsid w:val="00506746"/>
    <w:rsid w:val="00507201"/>
    <w:rsid w:val="00507224"/>
    <w:rsid w:val="00507668"/>
    <w:rsid w:val="00507792"/>
    <w:rsid w:val="00507EB0"/>
    <w:rsid w:val="00510C57"/>
    <w:rsid w:val="00511119"/>
    <w:rsid w:val="00511AA7"/>
    <w:rsid w:val="00511F7A"/>
    <w:rsid w:val="00511FA3"/>
    <w:rsid w:val="00512B7E"/>
    <w:rsid w:val="00512EDE"/>
    <w:rsid w:val="00513387"/>
    <w:rsid w:val="0051350A"/>
    <w:rsid w:val="00514144"/>
    <w:rsid w:val="00514B37"/>
    <w:rsid w:val="00514CF9"/>
    <w:rsid w:val="00515918"/>
    <w:rsid w:val="005159C8"/>
    <w:rsid w:val="005167E2"/>
    <w:rsid w:val="00517369"/>
    <w:rsid w:val="00517405"/>
    <w:rsid w:val="00520071"/>
    <w:rsid w:val="00521197"/>
    <w:rsid w:val="0052127B"/>
    <w:rsid w:val="00521735"/>
    <w:rsid w:val="00521E13"/>
    <w:rsid w:val="005225CD"/>
    <w:rsid w:val="00522A0E"/>
    <w:rsid w:val="00523141"/>
    <w:rsid w:val="00523145"/>
    <w:rsid w:val="00523A89"/>
    <w:rsid w:val="00524195"/>
    <w:rsid w:val="00524457"/>
    <w:rsid w:val="00524AC1"/>
    <w:rsid w:val="00525AE4"/>
    <w:rsid w:val="00526567"/>
    <w:rsid w:val="005265E0"/>
    <w:rsid w:val="005266A5"/>
    <w:rsid w:val="005273EF"/>
    <w:rsid w:val="0052775C"/>
    <w:rsid w:val="00527791"/>
    <w:rsid w:val="00530500"/>
    <w:rsid w:val="0053108C"/>
    <w:rsid w:val="005316F4"/>
    <w:rsid w:val="0053175A"/>
    <w:rsid w:val="0053198A"/>
    <w:rsid w:val="0053214B"/>
    <w:rsid w:val="00533D04"/>
    <w:rsid w:val="00534724"/>
    <w:rsid w:val="005348DA"/>
    <w:rsid w:val="005349B9"/>
    <w:rsid w:val="005349D7"/>
    <w:rsid w:val="00534F8F"/>
    <w:rsid w:val="00535DAE"/>
    <w:rsid w:val="00535E5F"/>
    <w:rsid w:val="005366FE"/>
    <w:rsid w:val="005367CE"/>
    <w:rsid w:val="00536C61"/>
    <w:rsid w:val="005371FE"/>
    <w:rsid w:val="00537444"/>
    <w:rsid w:val="00540531"/>
    <w:rsid w:val="005413EF"/>
    <w:rsid w:val="0054149E"/>
    <w:rsid w:val="00541789"/>
    <w:rsid w:val="00541886"/>
    <w:rsid w:val="00541C33"/>
    <w:rsid w:val="0054222C"/>
    <w:rsid w:val="00542DB8"/>
    <w:rsid w:val="005432FA"/>
    <w:rsid w:val="005435F3"/>
    <w:rsid w:val="0054378C"/>
    <w:rsid w:val="00543F83"/>
    <w:rsid w:val="00544048"/>
    <w:rsid w:val="00544B02"/>
    <w:rsid w:val="005454BE"/>
    <w:rsid w:val="005456C6"/>
    <w:rsid w:val="00545FBE"/>
    <w:rsid w:val="00546BD6"/>
    <w:rsid w:val="00546EE1"/>
    <w:rsid w:val="00547BEC"/>
    <w:rsid w:val="00550272"/>
    <w:rsid w:val="00550F9C"/>
    <w:rsid w:val="00550FA7"/>
    <w:rsid w:val="00551325"/>
    <w:rsid w:val="0055228E"/>
    <w:rsid w:val="00552871"/>
    <w:rsid w:val="0055312D"/>
    <w:rsid w:val="00553344"/>
    <w:rsid w:val="005554D2"/>
    <w:rsid w:val="005558EF"/>
    <w:rsid w:val="00555CCF"/>
    <w:rsid w:val="00555D35"/>
    <w:rsid w:val="00561C02"/>
    <w:rsid w:val="00561D1F"/>
    <w:rsid w:val="00561DD9"/>
    <w:rsid w:val="005638E4"/>
    <w:rsid w:val="00564322"/>
    <w:rsid w:val="005648A5"/>
    <w:rsid w:val="00564D64"/>
    <w:rsid w:val="00565011"/>
    <w:rsid w:val="0056566C"/>
    <w:rsid w:val="0056666D"/>
    <w:rsid w:val="00566750"/>
    <w:rsid w:val="005669C9"/>
    <w:rsid w:val="00566A69"/>
    <w:rsid w:val="00566D90"/>
    <w:rsid w:val="00567D49"/>
    <w:rsid w:val="00570703"/>
    <w:rsid w:val="00571F34"/>
    <w:rsid w:val="00572B57"/>
    <w:rsid w:val="00572E38"/>
    <w:rsid w:val="00573329"/>
    <w:rsid w:val="0057334A"/>
    <w:rsid w:val="005734B1"/>
    <w:rsid w:val="00573888"/>
    <w:rsid w:val="005768EA"/>
    <w:rsid w:val="005772F3"/>
    <w:rsid w:val="00577860"/>
    <w:rsid w:val="00577ACA"/>
    <w:rsid w:val="00580334"/>
    <w:rsid w:val="005814B0"/>
    <w:rsid w:val="005814B4"/>
    <w:rsid w:val="0058170C"/>
    <w:rsid w:val="00582005"/>
    <w:rsid w:val="0058201A"/>
    <w:rsid w:val="00583A8D"/>
    <w:rsid w:val="00583D89"/>
    <w:rsid w:val="00584C6F"/>
    <w:rsid w:val="00585B0D"/>
    <w:rsid w:val="00585C7B"/>
    <w:rsid w:val="005865EC"/>
    <w:rsid w:val="005879D7"/>
    <w:rsid w:val="00587D76"/>
    <w:rsid w:val="00587F96"/>
    <w:rsid w:val="0059090E"/>
    <w:rsid w:val="00591886"/>
    <w:rsid w:val="00591D28"/>
    <w:rsid w:val="00593C5E"/>
    <w:rsid w:val="00594315"/>
    <w:rsid w:val="0059432A"/>
    <w:rsid w:val="00594A66"/>
    <w:rsid w:val="00595AC7"/>
    <w:rsid w:val="00596142"/>
    <w:rsid w:val="005962C9"/>
    <w:rsid w:val="00596C68"/>
    <w:rsid w:val="005979D0"/>
    <w:rsid w:val="00597FA9"/>
    <w:rsid w:val="005A054A"/>
    <w:rsid w:val="005A11B0"/>
    <w:rsid w:val="005A17C0"/>
    <w:rsid w:val="005A2456"/>
    <w:rsid w:val="005A3210"/>
    <w:rsid w:val="005A3324"/>
    <w:rsid w:val="005A35DC"/>
    <w:rsid w:val="005A4F89"/>
    <w:rsid w:val="005A52E1"/>
    <w:rsid w:val="005A5988"/>
    <w:rsid w:val="005A5CA6"/>
    <w:rsid w:val="005A6028"/>
    <w:rsid w:val="005A7BC3"/>
    <w:rsid w:val="005A7C99"/>
    <w:rsid w:val="005A7CCD"/>
    <w:rsid w:val="005B16B0"/>
    <w:rsid w:val="005B20AD"/>
    <w:rsid w:val="005B221F"/>
    <w:rsid w:val="005B25B2"/>
    <w:rsid w:val="005B3AF6"/>
    <w:rsid w:val="005B4AFA"/>
    <w:rsid w:val="005B5F7B"/>
    <w:rsid w:val="005B6CB5"/>
    <w:rsid w:val="005B6CEA"/>
    <w:rsid w:val="005B6F83"/>
    <w:rsid w:val="005C05E3"/>
    <w:rsid w:val="005C0E19"/>
    <w:rsid w:val="005C1062"/>
    <w:rsid w:val="005C11CA"/>
    <w:rsid w:val="005C179E"/>
    <w:rsid w:val="005C20FB"/>
    <w:rsid w:val="005C27DC"/>
    <w:rsid w:val="005C3A1A"/>
    <w:rsid w:val="005C3E14"/>
    <w:rsid w:val="005C44B1"/>
    <w:rsid w:val="005C5AB2"/>
    <w:rsid w:val="005C6376"/>
    <w:rsid w:val="005C6468"/>
    <w:rsid w:val="005C6A69"/>
    <w:rsid w:val="005C6BDA"/>
    <w:rsid w:val="005C7060"/>
    <w:rsid w:val="005C7067"/>
    <w:rsid w:val="005C777B"/>
    <w:rsid w:val="005C791B"/>
    <w:rsid w:val="005C7B9D"/>
    <w:rsid w:val="005C7E16"/>
    <w:rsid w:val="005D0800"/>
    <w:rsid w:val="005D1691"/>
    <w:rsid w:val="005D1861"/>
    <w:rsid w:val="005D1A8E"/>
    <w:rsid w:val="005D1A97"/>
    <w:rsid w:val="005D1B2B"/>
    <w:rsid w:val="005D2119"/>
    <w:rsid w:val="005D2664"/>
    <w:rsid w:val="005D31CA"/>
    <w:rsid w:val="005D3663"/>
    <w:rsid w:val="005D47B2"/>
    <w:rsid w:val="005D4BB6"/>
    <w:rsid w:val="005D4E14"/>
    <w:rsid w:val="005D5D58"/>
    <w:rsid w:val="005D65CA"/>
    <w:rsid w:val="005D6698"/>
    <w:rsid w:val="005D6EAB"/>
    <w:rsid w:val="005D79DF"/>
    <w:rsid w:val="005E03C5"/>
    <w:rsid w:val="005E064F"/>
    <w:rsid w:val="005E0E9B"/>
    <w:rsid w:val="005E115C"/>
    <w:rsid w:val="005E1AEF"/>
    <w:rsid w:val="005E1C73"/>
    <w:rsid w:val="005E268E"/>
    <w:rsid w:val="005E26C1"/>
    <w:rsid w:val="005E2E5E"/>
    <w:rsid w:val="005E3422"/>
    <w:rsid w:val="005E5256"/>
    <w:rsid w:val="005E52D2"/>
    <w:rsid w:val="005E57EB"/>
    <w:rsid w:val="005E5F70"/>
    <w:rsid w:val="005E6229"/>
    <w:rsid w:val="005E6CEE"/>
    <w:rsid w:val="005E7370"/>
    <w:rsid w:val="005E762F"/>
    <w:rsid w:val="005E76A4"/>
    <w:rsid w:val="005F0258"/>
    <w:rsid w:val="005F280C"/>
    <w:rsid w:val="005F3CCE"/>
    <w:rsid w:val="005F5843"/>
    <w:rsid w:val="005F6886"/>
    <w:rsid w:val="005F6FFF"/>
    <w:rsid w:val="005F794F"/>
    <w:rsid w:val="005F7A51"/>
    <w:rsid w:val="005F7DC3"/>
    <w:rsid w:val="005F7F48"/>
    <w:rsid w:val="006003F5"/>
    <w:rsid w:val="00600C22"/>
    <w:rsid w:val="00600E52"/>
    <w:rsid w:val="0060175B"/>
    <w:rsid w:val="00601896"/>
    <w:rsid w:val="00602993"/>
    <w:rsid w:val="006029A9"/>
    <w:rsid w:val="0060387B"/>
    <w:rsid w:val="006040CB"/>
    <w:rsid w:val="00605043"/>
    <w:rsid w:val="00605540"/>
    <w:rsid w:val="006061B4"/>
    <w:rsid w:val="0060629B"/>
    <w:rsid w:val="00606852"/>
    <w:rsid w:val="00606F3C"/>
    <w:rsid w:val="00607BD8"/>
    <w:rsid w:val="00607BF0"/>
    <w:rsid w:val="00607CC7"/>
    <w:rsid w:val="006104DE"/>
    <w:rsid w:val="006113BE"/>
    <w:rsid w:val="00611E98"/>
    <w:rsid w:val="00612A1A"/>
    <w:rsid w:val="00612E3D"/>
    <w:rsid w:val="006138C7"/>
    <w:rsid w:val="00613A42"/>
    <w:rsid w:val="00614226"/>
    <w:rsid w:val="0061451E"/>
    <w:rsid w:val="006145EA"/>
    <w:rsid w:val="006146B7"/>
    <w:rsid w:val="006147D8"/>
    <w:rsid w:val="00614D0E"/>
    <w:rsid w:val="006154AF"/>
    <w:rsid w:val="00615B2D"/>
    <w:rsid w:val="00616A8A"/>
    <w:rsid w:val="00616ABB"/>
    <w:rsid w:val="00617568"/>
    <w:rsid w:val="00617672"/>
    <w:rsid w:val="00617873"/>
    <w:rsid w:val="00617DB1"/>
    <w:rsid w:val="00620B02"/>
    <w:rsid w:val="00620BA5"/>
    <w:rsid w:val="00621028"/>
    <w:rsid w:val="006212C1"/>
    <w:rsid w:val="006219FC"/>
    <w:rsid w:val="00621CD9"/>
    <w:rsid w:val="0062230E"/>
    <w:rsid w:val="006224B1"/>
    <w:rsid w:val="00622A22"/>
    <w:rsid w:val="00622AE9"/>
    <w:rsid w:val="00622E1C"/>
    <w:rsid w:val="0062300C"/>
    <w:rsid w:val="00623627"/>
    <w:rsid w:val="00623F06"/>
    <w:rsid w:val="006240F7"/>
    <w:rsid w:val="00624268"/>
    <w:rsid w:val="00624401"/>
    <w:rsid w:val="00624667"/>
    <w:rsid w:val="006249AA"/>
    <w:rsid w:val="00624C89"/>
    <w:rsid w:val="00624C90"/>
    <w:rsid w:val="00624E66"/>
    <w:rsid w:val="00624F3C"/>
    <w:rsid w:val="006253BC"/>
    <w:rsid w:val="006253C9"/>
    <w:rsid w:val="006259E7"/>
    <w:rsid w:val="00626275"/>
    <w:rsid w:val="006277DB"/>
    <w:rsid w:val="00627EC7"/>
    <w:rsid w:val="0063009C"/>
    <w:rsid w:val="00630337"/>
    <w:rsid w:val="0063165E"/>
    <w:rsid w:val="006316D1"/>
    <w:rsid w:val="0063200B"/>
    <w:rsid w:val="006325C8"/>
    <w:rsid w:val="00634503"/>
    <w:rsid w:val="00634DB8"/>
    <w:rsid w:val="00634FB7"/>
    <w:rsid w:val="00635008"/>
    <w:rsid w:val="0063534C"/>
    <w:rsid w:val="00635634"/>
    <w:rsid w:val="00636088"/>
    <w:rsid w:val="00636178"/>
    <w:rsid w:val="00636B21"/>
    <w:rsid w:val="00637B35"/>
    <w:rsid w:val="00637DDB"/>
    <w:rsid w:val="006400B7"/>
    <w:rsid w:val="00640DB7"/>
    <w:rsid w:val="00640E20"/>
    <w:rsid w:val="00641000"/>
    <w:rsid w:val="006413AA"/>
    <w:rsid w:val="0064157F"/>
    <w:rsid w:val="006415E6"/>
    <w:rsid w:val="00641BA3"/>
    <w:rsid w:val="00642BE0"/>
    <w:rsid w:val="00643620"/>
    <w:rsid w:val="0064495E"/>
    <w:rsid w:val="00644FC8"/>
    <w:rsid w:val="0064517F"/>
    <w:rsid w:val="00645657"/>
    <w:rsid w:val="0064629E"/>
    <w:rsid w:val="0064659C"/>
    <w:rsid w:val="006479D0"/>
    <w:rsid w:val="006505E5"/>
    <w:rsid w:val="006515BF"/>
    <w:rsid w:val="00652698"/>
    <w:rsid w:val="00652BB2"/>
    <w:rsid w:val="00652E10"/>
    <w:rsid w:val="0065366C"/>
    <w:rsid w:val="00653DFD"/>
    <w:rsid w:val="00654F1B"/>
    <w:rsid w:val="00654FE9"/>
    <w:rsid w:val="00655091"/>
    <w:rsid w:val="006557A9"/>
    <w:rsid w:val="00656356"/>
    <w:rsid w:val="00657318"/>
    <w:rsid w:val="00657B4C"/>
    <w:rsid w:val="00660174"/>
    <w:rsid w:val="00660C99"/>
    <w:rsid w:val="00661055"/>
    <w:rsid w:val="00661AA5"/>
    <w:rsid w:val="00661BB6"/>
    <w:rsid w:val="00661F63"/>
    <w:rsid w:val="00662E84"/>
    <w:rsid w:val="00662EA3"/>
    <w:rsid w:val="0066369E"/>
    <w:rsid w:val="00663B42"/>
    <w:rsid w:val="00663E51"/>
    <w:rsid w:val="00664223"/>
    <w:rsid w:val="0066453D"/>
    <w:rsid w:val="00664C6C"/>
    <w:rsid w:val="0066704C"/>
    <w:rsid w:val="0066769A"/>
    <w:rsid w:val="006701C4"/>
    <w:rsid w:val="00670AB8"/>
    <w:rsid w:val="00670B5C"/>
    <w:rsid w:val="00670B7E"/>
    <w:rsid w:val="00671A1C"/>
    <w:rsid w:val="00672018"/>
    <w:rsid w:val="00672333"/>
    <w:rsid w:val="006725A1"/>
    <w:rsid w:val="006729AA"/>
    <w:rsid w:val="00672D7C"/>
    <w:rsid w:val="00672EEA"/>
    <w:rsid w:val="00673367"/>
    <w:rsid w:val="00673512"/>
    <w:rsid w:val="00673D52"/>
    <w:rsid w:val="006754E6"/>
    <w:rsid w:val="00675C8C"/>
    <w:rsid w:val="00675E22"/>
    <w:rsid w:val="00676481"/>
    <w:rsid w:val="006769BE"/>
    <w:rsid w:val="00677713"/>
    <w:rsid w:val="006804D7"/>
    <w:rsid w:val="006805E8"/>
    <w:rsid w:val="00680979"/>
    <w:rsid w:val="00681FC5"/>
    <w:rsid w:val="0068201B"/>
    <w:rsid w:val="0068310A"/>
    <w:rsid w:val="00683177"/>
    <w:rsid w:val="006833DA"/>
    <w:rsid w:val="00683589"/>
    <w:rsid w:val="006849E7"/>
    <w:rsid w:val="006856DB"/>
    <w:rsid w:val="00690780"/>
    <w:rsid w:val="006918E3"/>
    <w:rsid w:val="00693308"/>
    <w:rsid w:val="0069366A"/>
    <w:rsid w:val="0069385D"/>
    <w:rsid w:val="006943C7"/>
    <w:rsid w:val="0069451A"/>
    <w:rsid w:val="006946B1"/>
    <w:rsid w:val="006947DD"/>
    <w:rsid w:val="00694FAA"/>
    <w:rsid w:val="006951A3"/>
    <w:rsid w:val="00695614"/>
    <w:rsid w:val="00695CE2"/>
    <w:rsid w:val="006960FE"/>
    <w:rsid w:val="006961AC"/>
    <w:rsid w:val="00696909"/>
    <w:rsid w:val="00697D40"/>
    <w:rsid w:val="006A0860"/>
    <w:rsid w:val="006A0CE4"/>
    <w:rsid w:val="006A0E6D"/>
    <w:rsid w:val="006A10FB"/>
    <w:rsid w:val="006A1D74"/>
    <w:rsid w:val="006A2250"/>
    <w:rsid w:val="006A22BD"/>
    <w:rsid w:val="006A2FE7"/>
    <w:rsid w:val="006A399A"/>
    <w:rsid w:val="006A46E9"/>
    <w:rsid w:val="006A50BC"/>
    <w:rsid w:val="006A54A2"/>
    <w:rsid w:val="006A657F"/>
    <w:rsid w:val="006B016B"/>
    <w:rsid w:val="006B0A33"/>
    <w:rsid w:val="006B238A"/>
    <w:rsid w:val="006B36D5"/>
    <w:rsid w:val="006B46FB"/>
    <w:rsid w:val="006B48CB"/>
    <w:rsid w:val="006B555C"/>
    <w:rsid w:val="006C0293"/>
    <w:rsid w:val="006C1D99"/>
    <w:rsid w:val="006C1DAD"/>
    <w:rsid w:val="006C2C9E"/>
    <w:rsid w:val="006C439B"/>
    <w:rsid w:val="006C6009"/>
    <w:rsid w:val="006C6593"/>
    <w:rsid w:val="006D0D9B"/>
    <w:rsid w:val="006D1A6E"/>
    <w:rsid w:val="006D1D11"/>
    <w:rsid w:val="006D2C79"/>
    <w:rsid w:val="006D4181"/>
    <w:rsid w:val="006D4293"/>
    <w:rsid w:val="006D43E5"/>
    <w:rsid w:val="006D4800"/>
    <w:rsid w:val="006D483C"/>
    <w:rsid w:val="006D5964"/>
    <w:rsid w:val="006D5AA2"/>
    <w:rsid w:val="006D62FD"/>
    <w:rsid w:val="006D6647"/>
    <w:rsid w:val="006D67FE"/>
    <w:rsid w:val="006D6AF1"/>
    <w:rsid w:val="006D6E58"/>
    <w:rsid w:val="006D7008"/>
    <w:rsid w:val="006D71C2"/>
    <w:rsid w:val="006D7A41"/>
    <w:rsid w:val="006E0090"/>
    <w:rsid w:val="006E056B"/>
    <w:rsid w:val="006E1691"/>
    <w:rsid w:val="006E269D"/>
    <w:rsid w:val="006E3CBC"/>
    <w:rsid w:val="006E4F8B"/>
    <w:rsid w:val="006E5163"/>
    <w:rsid w:val="006E57B7"/>
    <w:rsid w:val="006E5B69"/>
    <w:rsid w:val="006E5E80"/>
    <w:rsid w:val="006E618A"/>
    <w:rsid w:val="006E6A2A"/>
    <w:rsid w:val="006E6F97"/>
    <w:rsid w:val="006E775E"/>
    <w:rsid w:val="006F11BF"/>
    <w:rsid w:val="006F1334"/>
    <w:rsid w:val="006F1416"/>
    <w:rsid w:val="006F22B4"/>
    <w:rsid w:val="006F2896"/>
    <w:rsid w:val="006F2FFC"/>
    <w:rsid w:val="006F3CA5"/>
    <w:rsid w:val="006F56D0"/>
    <w:rsid w:val="006F6EFA"/>
    <w:rsid w:val="006F725F"/>
    <w:rsid w:val="007000B2"/>
    <w:rsid w:val="00700341"/>
    <w:rsid w:val="00700912"/>
    <w:rsid w:val="0070125F"/>
    <w:rsid w:val="00701490"/>
    <w:rsid w:val="007021BD"/>
    <w:rsid w:val="00702480"/>
    <w:rsid w:val="007029AE"/>
    <w:rsid w:val="00702CD9"/>
    <w:rsid w:val="0070519F"/>
    <w:rsid w:val="00705652"/>
    <w:rsid w:val="00706363"/>
    <w:rsid w:val="00706E45"/>
    <w:rsid w:val="00707ABF"/>
    <w:rsid w:val="00707B08"/>
    <w:rsid w:val="0071040B"/>
    <w:rsid w:val="007105AC"/>
    <w:rsid w:val="00710FB6"/>
    <w:rsid w:val="007111A8"/>
    <w:rsid w:val="00711EB3"/>
    <w:rsid w:val="00712986"/>
    <w:rsid w:val="00712D00"/>
    <w:rsid w:val="00713116"/>
    <w:rsid w:val="00713117"/>
    <w:rsid w:val="00715A91"/>
    <w:rsid w:val="007174AF"/>
    <w:rsid w:val="0072182D"/>
    <w:rsid w:val="00722125"/>
    <w:rsid w:val="00722289"/>
    <w:rsid w:val="007224D9"/>
    <w:rsid w:val="007230C0"/>
    <w:rsid w:val="0072396A"/>
    <w:rsid w:val="00723E22"/>
    <w:rsid w:val="00724529"/>
    <w:rsid w:val="007245A6"/>
    <w:rsid w:val="00725312"/>
    <w:rsid w:val="0072576C"/>
    <w:rsid w:val="007263D2"/>
    <w:rsid w:val="007264FE"/>
    <w:rsid w:val="00726940"/>
    <w:rsid w:val="00726ADA"/>
    <w:rsid w:val="00726E1C"/>
    <w:rsid w:val="00726FFE"/>
    <w:rsid w:val="0073049F"/>
    <w:rsid w:val="0073077C"/>
    <w:rsid w:val="00732108"/>
    <w:rsid w:val="00733362"/>
    <w:rsid w:val="00733F61"/>
    <w:rsid w:val="00734A68"/>
    <w:rsid w:val="00734FC4"/>
    <w:rsid w:val="00735D52"/>
    <w:rsid w:val="00736A7A"/>
    <w:rsid w:val="00737BC6"/>
    <w:rsid w:val="00737D1B"/>
    <w:rsid w:val="00740A16"/>
    <w:rsid w:val="00740F9C"/>
    <w:rsid w:val="00741795"/>
    <w:rsid w:val="007425B1"/>
    <w:rsid w:val="007426AB"/>
    <w:rsid w:val="007435B4"/>
    <w:rsid w:val="00743854"/>
    <w:rsid w:val="00744203"/>
    <w:rsid w:val="00745E42"/>
    <w:rsid w:val="00746518"/>
    <w:rsid w:val="00746DD1"/>
    <w:rsid w:val="00746FBF"/>
    <w:rsid w:val="0074766A"/>
    <w:rsid w:val="00747DCD"/>
    <w:rsid w:val="00747EBE"/>
    <w:rsid w:val="00747F27"/>
    <w:rsid w:val="00750306"/>
    <w:rsid w:val="0075097C"/>
    <w:rsid w:val="00750A80"/>
    <w:rsid w:val="00751219"/>
    <w:rsid w:val="00751392"/>
    <w:rsid w:val="00751A87"/>
    <w:rsid w:val="00751B68"/>
    <w:rsid w:val="007522C2"/>
    <w:rsid w:val="0075435C"/>
    <w:rsid w:val="00754F18"/>
    <w:rsid w:val="00754F9A"/>
    <w:rsid w:val="007550A7"/>
    <w:rsid w:val="00755249"/>
    <w:rsid w:val="0075669F"/>
    <w:rsid w:val="007566C8"/>
    <w:rsid w:val="00756774"/>
    <w:rsid w:val="00756F36"/>
    <w:rsid w:val="007579BF"/>
    <w:rsid w:val="0076048A"/>
    <w:rsid w:val="007606F8"/>
    <w:rsid w:val="0076103C"/>
    <w:rsid w:val="00761058"/>
    <w:rsid w:val="00761209"/>
    <w:rsid w:val="00761E62"/>
    <w:rsid w:val="00762276"/>
    <w:rsid w:val="00762788"/>
    <w:rsid w:val="00763631"/>
    <w:rsid w:val="0076373D"/>
    <w:rsid w:val="00763AA3"/>
    <w:rsid w:val="007643D7"/>
    <w:rsid w:val="00764857"/>
    <w:rsid w:val="00765AFC"/>
    <w:rsid w:val="00765C3D"/>
    <w:rsid w:val="0076783E"/>
    <w:rsid w:val="00767947"/>
    <w:rsid w:val="00767C09"/>
    <w:rsid w:val="00770BAE"/>
    <w:rsid w:val="00771240"/>
    <w:rsid w:val="0077274A"/>
    <w:rsid w:val="007728DC"/>
    <w:rsid w:val="00773282"/>
    <w:rsid w:val="00773CF9"/>
    <w:rsid w:val="00774130"/>
    <w:rsid w:val="00774576"/>
    <w:rsid w:val="00775404"/>
    <w:rsid w:val="00775B68"/>
    <w:rsid w:val="00775C11"/>
    <w:rsid w:val="00776B5B"/>
    <w:rsid w:val="00780478"/>
    <w:rsid w:val="0078102E"/>
    <w:rsid w:val="007812E7"/>
    <w:rsid w:val="00781570"/>
    <w:rsid w:val="0078296E"/>
    <w:rsid w:val="00783691"/>
    <w:rsid w:val="0078462A"/>
    <w:rsid w:val="007853DF"/>
    <w:rsid w:val="00785E4F"/>
    <w:rsid w:val="007863B4"/>
    <w:rsid w:val="00786FA4"/>
    <w:rsid w:val="007871A3"/>
    <w:rsid w:val="0079004A"/>
    <w:rsid w:val="00790307"/>
    <w:rsid w:val="0079116A"/>
    <w:rsid w:val="007913A2"/>
    <w:rsid w:val="0079167D"/>
    <w:rsid w:val="007924C1"/>
    <w:rsid w:val="007925D5"/>
    <w:rsid w:val="00792B5E"/>
    <w:rsid w:val="0079348D"/>
    <w:rsid w:val="007937C0"/>
    <w:rsid w:val="007941B3"/>
    <w:rsid w:val="00794C28"/>
    <w:rsid w:val="00794CC0"/>
    <w:rsid w:val="00794CC7"/>
    <w:rsid w:val="007952BF"/>
    <w:rsid w:val="00795893"/>
    <w:rsid w:val="007958D6"/>
    <w:rsid w:val="00795DE2"/>
    <w:rsid w:val="007965E3"/>
    <w:rsid w:val="0079668F"/>
    <w:rsid w:val="0079747C"/>
    <w:rsid w:val="00797D11"/>
    <w:rsid w:val="007A016A"/>
    <w:rsid w:val="007A02E7"/>
    <w:rsid w:val="007A065A"/>
    <w:rsid w:val="007A11E8"/>
    <w:rsid w:val="007A1468"/>
    <w:rsid w:val="007A23EB"/>
    <w:rsid w:val="007A2885"/>
    <w:rsid w:val="007A28CD"/>
    <w:rsid w:val="007A388D"/>
    <w:rsid w:val="007A3896"/>
    <w:rsid w:val="007A3DD1"/>
    <w:rsid w:val="007A4351"/>
    <w:rsid w:val="007A5702"/>
    <w:rsid w:val="007A6003"/>
    <w:rsid w:val="007A60B9"/>
    <w:rsid w:val="007A619A"/>
    <w:rsid w:val="007A698E"/>
    <w:rsid w:val="007A6C90"/>
    <w:rsid w:val="007A7A44"/>
    <w:rsid w:val="007A7B50"/>
    <w:rsid w:val="007A7DB4"/>
    <w:rsid w:val="007B049C"/>
    <w:rsid w:val="007B0554"/>
    <w:rsid w:val="007B0ECA"/>
    <w:rsid w:val="007B1306"/>
    <w:rsid w:val="007B229E"/>
    <w:rsid w:val="007B25E6"/>
    <w:rsid w:val="007B2872"/>
    <w:rsid w:val="007B2E78"/>
    <w:rsid w:val="007B2E7C"/>
    <w:rsid w:val="007B2ED6"/>
    <w:rsid w:val="007B316A"/>
    <w:rsid w:val="007B4AC3"/>
    <w:rsid w:val="007B4C0F"/>
    <w:rsid w:val="007B52D1"/>
    <w:rsid w:val="007B56D1"/>
    <w:rsid w:val="007B5E5D"/>
    <w:rsid w:val="007B61E7"/>
    <w:rsid w:val="007B62BA"/>
    <w:rsid w:val="007B7E4C"/>
    <w:rsid w:val="007C0024"/>
    <w:rsid w:val="007C0D7D"/>
    <w:rsid w:val="007C2CD0"/>
    <w:rsid w:val="007C3411"/>
    <w:rsid w:val="007C36F4"/>
    <w:rsid w:val="007C3A7C"/>
    <w:rsid w:val="007C43CD"/>
    <w:rsid w:val="007C46B0"/>
    <w:rsid w:val="007C505E"/>
    <w:rsid w:val="007C52C8"/>
    <w:rsid w:val="007C577C"/>
    <w:rsid w:val="007C6316"/>
    <w:rsid w:val="007C6692"/>
    <w:rsid w:val="007C6714"/>
    <w:rsid w:val="007C724B"/>
    <w:rsid w:val="007C7DBE"/>
    <w:rsid w:val="007D12CD"/>
    <w:rsid w:val="007D22AE"/>
    <w:rsid w:val="007D2F4D"/>
    <w:rsid w:val="007D33E4"/>
    <w:rsid w:val="007D3B97"/>
    <w:rsid w:val="007D3E56"/>
    <w:rsid w:val="007D4010"/>
    <w:rsid w:val="007D4749"/>
    <w:rsid w:val="007D4D0E"/>
    <w:rsid w:val="007D560E"/>
    <w:rsid w:val="007D5644"/>
    <w:rsid w:val="007D5E3C"/>
    <w:rsid w:val="007D5F59"/>
    <w:rsid w:val="007D5F97"/>
    <w:rsid w:val="007D655D"/>
    <w:rsid w:val="007D670D"/>
    <w:rsid w:val="007D6E10"/>
    <w:rsid w:val="007D6E28"/>
    <w:rsid w:val="007D7198"/>
    <w:rsid w:val="007D739A"/>
    <w:rsid w:val="007D7D35"/>
    <w:rsid w:val="007E009D"/>
    <w:rsid w:val="007E00BB"/>
    <w:rsid w:val="007E0441"/>
    <w:rsid w:val="007E0DF3"/>
    <w:rsid w:val="007E0E13"/>
    <w:rsid w:val="007E11ED"/>
    <w:rsid w:val="007E1E6A"/>
    <w:rsid w:val="007E252A"/>
    <w:rsid w:val="007E28BA"/>
    <w:rsid w:val="007E2BED"/>
    <w:rsid w:val="007E32FB"/>
    <w:rsid w:val="007E3379"/>
    <w:rsid w:val="007E33DC"/>
    <w:rsid w:val="007E412C"/>
    <w:rsid w:val="007E48AE"/>
    <w:rsid w:val="007E5455"/>
    <w:rsid w:val="007E55C9"/>
    <w:rsid w:val="007E5A12"/>
    <w:rsid w:val="007E5AB3"/>
    <w:rsid w:val="007E6F58"/>
    <w:rsid w:val="007E7049"/>
    <w:rsid w:val="007E706A"/>
    <w:rsid w:val="007F05AD"/>
    <w:rsid w:val="007F0EFD"/>
    <w:rsid w:val="007F100A"/>
    <w:rsid w:val="007F10FD"/>
    <w:rsid w:val="007F1261"/>
    <w:rsid w:val="007F133E"/>
    <w:rsid w:val="007F150D"/>
    <w:rsid w:val="007F154F"/>
    <w:rsid w:val="007F218F"/>
    <w:rsid w:val="007F263F"/>
    <w:rsid w:val="007F27CE"/>
    <w:rsid w:val="007F2894"/>
    <w:rsid w:val="007F2BFF"/>
    <w:rsid w:val="007F3231"/>
    <w:rsid w:val="007F3639"/>
    <w:rsid w:val="007F4061"/>
    <w:rsid w:val="007F5415"/>
    <w:rsid w:val="007F721E"/>
    <w:rsid w:val="007F797E"/>
    <w:rsid w:val="008002A8"/>
    <w:rsid w:val="008004E8"/>
    <w:rsid w:val="00802C88"/>
    <w:rsid w:val="00803B3E"/>
    <w:rsid w:val="008041D7"/>
    <w:rsid w:val="008044FD"/>
    <w:rsid w:val="00804F9E"/>
    <w:rsid w:val="00805042"/>
    <w:rsid w:val="00805392"/>
    <w:rsid w:val="008055F5"/>
    <w:rsid w:val="00805DB8"/>
    <w:rsid w:val="0080641C"/>
    <w:rsid w:val="00806663"/>
    <w:rsid w:val="00806DED"/>
    <w:rsid w:val="008076C8"/>
    <w:rsid w:val="00807B64"/>
    <w:rsid w:val="00810053"/>
    <w:rsid w:val="00810499"/>
    <w:rsid w:val="00810C80"/>
    <w:rsid w:val="00810E0B"/>
    <w:rsid w:val="00811490"/>
    <w:rsid w:val="0081197A"/>
    <w:rsid w:val="00812B19"/>
    <w:rsid w:val="00812BB1"/>
    <w:rsid w:val="00812EEC"/>
    <w:rsid w:val="0081398E"/>
    <w:rsid w:val="00813FB9"/>
    <w:rsid w:val="00814012"/>
    <w:rsid w:val="008144DF"/>
    <w:rsid w:val="008147A3"/>
    <w:rsid w:val="008149E0"/>
    <w:rsid w:val="0081517B"/>
    <w:rsid w:val="00815409"/>
    <w:rsid w:val="00815411"/>
    <w:rsid w:val="00815850"/>
    <w:rsid w:val="00816D87"/>
    <w:rsid w:val="00817253"/>
    <w:rsid w:val="00817BE2"/>
    <w:rsid w:val="00821CEF"/>
    <w:rsid w:val="0082286B"/>
    <w:rsid w:val="00822D8B"/>
    <w:rsid w:val="00822ECD"/>
    <w:rsid w:val="00822F3B"/>
    <w:rsid w:val="008239C3"/>
    <w:rsid w:val="00823D75"/>
    <w:rsid w:val="008249B8"/>
    <w:rsid w:val="0082546E"/>
    <w:rsid w:val="0082557C"/>
    <w:rsid w:val="008258BA"/>
    <w:rsid w:val="00825D0F"/>
    <w:rsid w:val="008266E9"/>
    <w:rsid w:val="0082672A"/>
    <w:rsid w:val="00826B1D"/>
    <w:rsid w:val="00826D7B"/>
    <w:rsid w:val="008315AB"/>
    <w:rsid w:val="00831F4C"/>
    <w:rsid w:val="008323C4"/>
    <w:rsid w:val="00832475"/>
    <w:rsid w:val="00832577"/>
    <w:rsid w:val="00832A01"/>
    <w:rsid w:val="0083328B"/>
    <w:rsid w:val="00835E11"/>
    <w:rsid w:val="008368B1"/>
    <w:rsid w:val="00836A95"/>
    <w:rsid w:val="00837B42"/>
    <w:rsid w:val="00837E14"/>
    <w:rsid w:val="00837E23"/>
    <w:rsid w:val="0084007D"/>
    <w:rsid w:val="008402E6"/>
    <w:rsid w:val="00840762"/>
    <w:rsid w:val="00840817"/>
    <w:rsid w:val="00842083"/>
    <w:rsid w:val="00843417"/>
    <w:rsid w:val="00843DEE"/>
    <w:rsid w:val="0084426E"/>
    <w:rsid w:val="008444FA"/>
    <w:rsid w:val="00844C9B"/>
    <w:rsid w:val="00844FAB"/>
    <w:rsid w:val="00845F06"/>
    <w:rsid w:val="0084603D"/>
    <w:rsid w:val="008475F9"/>
    <w:rsid w:val="0085056E"/>
    <w:rsid w:val="008520E6"/>
    <w:rsid w:val="00852222"/>
    <w:rsid w:val="00852812"/>
    <w:rsid w:val="008534D1"/>
    <w:rsid w:val="00853E58"/>
    <w:rsid w:val="0085411E"/>
    <w:rsid w:val="0085469D"/>
    <w:rsid w:val="00854B28"/>
    <w:rsid w:val="0085551D"/>
    <w:rsid w:val="008569B0"/>
    <w:rsid w:val="00857497"/>
    <w:rsid w:val="00857593"/>
    <w:rsid w:val="00857CE5"/>
    <w:rsid w:val="008605F0"/>
    <w:rsid w:val="00860B7B"/>
    <w:rsid w:val="008610D2"/>
    <w:rsid w:val="00861C91"/>
    <w:rsid w:val="00861D68"/>
    <w:rsid w:val="00861FA5"/>
    <w:rsid w:val="00863595"/>
    <w:rsid w:val="00864119"/>
    <w:rsid w:val="00864BB5"/>
    <w:rsid w:val="00864FB0"/>
    <w:rsid w:val="00865D27"/>
    <w:rsid w:val="008663A9"/>
    <w:rsid w:val="0086644C"/>
    <w:rsid w:val="00866506"/>
    <w:rsid w:val="0086751B"/>
    <w:rsid w:val="0086776A"/>
    <w:rsid w:val="00867936"/>
    <w:rsid w:val="0087017A"/>
    <w:rsid w:val="00870475"/>
    <w:rsid w:val="0087105C"/>
    <w:rsid w:val="008712D1"/>
    <w:rsid w:val="008715FA"/>
    <w:rsid w:val="00872386"/>
    <w:rsid w:val="008725EF"/>
    <w:rsid w:val="008728C1"/>
    <w:rsid w:val="008730A6"/>
    <w:rsid w:val="008733BD"/>
    <w:rsid w:val="00873807"/>
    <w:rsid w:val="0087398E"/>
    <w:rsid w:val="00873EA9"/>
    <w:rsid w:val="00874F44"/>
    <w:rsid w:val="00875397"/>
    <w:rsid w:val="00875453"/>
    <w:rsid w:val="0087596D"/>
    <w:rsid w:val="008765E8"/>
    <w:rsid w:val="00876EE4"/>
    <w:rsid w:val="00877F2F"/>
    <w:rsid w:val="00881777"/>
    <w:rsid w:val="00881EB3"/>
    <w:rsid w:val="00881FEB"/>
    <w:rsid w:val="008824AF"/>
    <w:rsid w:val="0088278A"/>
    <w:rsid w:val="0088370B"/>
    <w:rsid w:val="00883F9B"/>
    <w:rsid w:val="00884094"/>
    <w:rsid w:val="00884247"/>
    <w:rsid w:val="008846C1"/>
    <w:rsid w:val="00884C99"/>
    <w:rsid w:val="00885067"/>
    <w:rsid w:val="008857CC"/>
    <w:rsid w:val="00885F20"/>
    <w:rsid w:val="008868E1"/>
    <w:rsid w:val="00886AC2"/>
    <w:rsid w:val="00886B09"/>
    <w:rsid w:val="00886C7E"/>
    <w:rsid w:val="00886D5C"/>
    <w:rsid w:val="0089084E"/>
    <w:rsid w:val="00891CB3"/>
    <w:rsid w:val="008933C2"/>
    <w:rsid w:val="00894224"/>
    <w:rsid w:val="008942BD"/>
    <w:rsid w:val="00894B8E"/>
    <w:rsid w:val="00895B0B"/>
    <w:rsid w:val="00896BA1"/>
    <w:rsid w:val="00896EBA"/>
    <w:rsid w:val="00897B8A"/>
    <w:rsid w:val="008A0114"/>
    <w:rsid w:val="008A0F5E"/>
    <w:rsid w:val="008A13BE"/>
    <w:rsid w:val="008A14D3"/>
    <w:rsid w:val="008A1597"/>
    <w:rsid w:val="008A212D"/>
    <w:rsid w:val="008A2BDC"/>
    <w:rsid w:val="008A39BB"/>
    <w:rsid w:val="008A3D1A"/>
    <w:rsid w:val="008A3E62"/>
    <w:rsid w:val="008A4314"/>
    <w:rsid w:val="008A4B10"/>
    <w:rsid w:val="008A4D4D"/>
    <w:rsid w:val="008A5FC9"/>
    <w:rsid w:val="008A60BF"/>
    <w:rsid w:val="008A6B3F"/>
    <w:rsid w:val="008A6EDB"/>
    <w:rsid w:val="008A7F76"/>
    <w:rsid w:val="008B04FE"/>
    <w:rsid w:val="008B054E"/>
    <w:rsid w:val="008B08F7"/>
    <w:rsid w:val="008B09BE"/>
    <w:rsid w:val="008B0E57"/>
    <w:rsid w:val="008B1277"/>
    <w:rsid w:val="008B187E"/>
    <w:rsid w:val="008B195C"/>
    <w:rsid w:val="008B1B3C"/>
    <w:rsid w:val="008B1B76"/>
    <w:rsid w:val="008B224A"/>
    <w:rsid w:val="008B3D02"/>
    <w:rsid w:val="008B3D4A"/>
    <w:rsid w:val="008B3EF9"/>
    <w:rsid w:val="008B411F"/>
    <w:rsid w:val="008B47F9"/>
    <w:rsid w:val="008B4E24"/>
    <w:rsid w:val="008B4E5A"/>
    <w:rsid w:val="008B4FC8"/>
    <w:rsid w:val="008B6CE4"/>
    <w:rsid w:val="008B75C9"/>
    <w:rsid w:val="008B7AE3"/>
    <w:rsid w:val="008C0077"/>
    <w:rsid w:val="008C2428"/>
    <w:rsid w:val="008C41C8"/>
    <w:rsid w:val="008C4C96"/>
    <w:rsid w:val="008C4CB1"/>
    <w:rsid w:val="008C54D2"/>
    <w:rsid w:val="008C5598"/>
    <w:rsid w:val="008C5677"/>
    <w:rsid w:val="008C6735"/>
    <w:rsid w:val="008C685F"/>
    <w:rsid w:val="008C6C20"/>
    <w:rsid w:val="008C7E05"/>
    <w:rsid w:val="008D05CC"/>
    <w:rsid w:val="008D0CFA"/>
    <w:rsid w:val="008D0DDC"/>
    <w:rsid w:val="008D1A07"/>
    <w:rsid w:val="008D2288"/>
    <w:rsid w:val="008D250B"/>
    <w:rsid w:val="008D2EF6"/>
    <w:rsid w:val="008D3592"/>
    <w:rsid w:val="008D3D16"/>
    <w:rsid w:val="008D3DAC"/>
    <w:rsid w:val="008D41DE"/>
    <w:rsid w:val="008D4787"/>
    <w:rsid w:val="008D48BB"/>
    <w:rsid w:val="008D51C2"/>
    <w:rsid w:val="008D64BA"/>
    <w:rsid w:val="008D753D"/>
    <w:rsid w:val="008D797D"/>
    <w:rsid w:val="008D7A10"/>
    <w:rsid w:val="008E1323"/>
    <w:rsid w:val="008E37FD"/>
    <w:rsid w:val="008E4356"/>
    <w:rsid w:val="008E44A2"/>
    <w:rsid w:val="008E49A4"/>
    <w:rsid w:val="008E55DD"/>
    <w:rsid w:val="008E5A99"/>
    <w:rsid w:val="008E5BC0"/>
    <w:rsid w:val="008E5CA3"/>
    <w:rsid w:val="008E5F4E"/>
    <w:rsid w:val="008E6FFB"/>
    <w:rsid w:val="008E7C1F"/>
    <w:rsid w:val="008F0263"/>
    <w:rsid w:val="008F3105"/>
    <w:rsid w:val="008F3CEF"/>
    <w:rsid w:val="008F404C"/>
    <w:rsid w:val="008F465C"/>
    <w:rsid w:val="008F7180"/>
    <w:rsid w:val="008F71FA"/>
    <w:rsid w:val="008F7979"/>
    <w:rsid w:val="0090097B"/>
    <w:rsid w:val="00900C61"/>
    <w:rsid w:val="0090178E"/>
    <w:rsid w:val="00902446"/>
    <w:rsid w:val="009027D3"/>
    <w:rsid w:val="009037CD"/>
    <w:rsid w:val="0090399A"/>
    <w:rsid w:val="00903E54"/>
    <w:rsid w:val="009044C5"/>
    <w:rsid w:val="00904C89"/>
    <w:rsid w:val="00905086"/>
    <w:rsid w:val="009057DF"/>
    <w:rsid w:val="0090598B"/>
    <w:rsid w:val="00905F41"/>
    <w:rsid w:val="00906E14"/>
    <w:rsid w:val="00907109"/>
    <w:rsid w:val="009072EA"/>
    <w:rsid w:val="00907701"/>
    <w:rsid w:val="00907B41"/>
    <w:rsid w:val="009113F8"/>
    <w:rsid w:val="00912C6D"/>
    <w:rsid w:val="00914EBB"/>
    <w:rsid w:val="00914EBC"/>
    <w:rsid w:val="00915EDA"/>
    <w:rsid w:val="00916712"/>
    <w:rsid w:val="00916D89"/>
    <w:rsid w:val="00917CC4"/>
    <w:rsid w:val="009206FE"/>
    <w:rsid w:val="00921D57"/>
    <w:rsid w:val="009246F5"/>
    <w:rsid w:val="00925193"/>
    <w:rsid w:val="00925522"/>
    <w:rsid w:val="00925CDE"/>
    <w:rsid w:val="00925DE7"/>
    <w:rsid w:val="00926BC1"/>
    <w:rsid w:val="00927197"/>
    <w:rsid w:val="0092735D"/>
    <w:rsid w:val="009277F1"/>
    <w:rsid w:val="00927954"/>
    <w:rsid w:val="00927CBB"/>
    <w:rsid w:val="00930524"/>
    <w:rsid w:val="00930D21"/>
    <w:rsid w:val="009311DC"/>
    <w:rsid w:val="00931805"/>
    <w:rsid w:val="009318BE"/>
    <w:rsid w:val="00931BC7"/>
    <w:rsid w:val="00932439"/>
    <w:rsid w:val="009324E3"/>
    <w:rsid w:val="00932799"/>
    <w:rsid w:val="00933B81"/>
    <w:rsid w:val="009372E0"/>
    <w:rsid w:val="00937AA2"/>
    <w:rsid w:val="00940091"/>
    <w:rsid w:val="009403F4"/>
    <w:rsid w:val="00940714"/>
    <w:rsid w:val="009439F9"/>
    <w:rsid w:val="00944F02"/>
    <w:rsid w:val="00946326"/>
    <w:rsid w:val="00946CB1"/>
    <w:rsid w:val="00950342"/>
    <w:rsid w:val="00950639"/>
    <w:rsid w:val="00953C52"/>
    <w:rsid w:val="009547E4"/>
    <w:rsid w:val="009549D6"/>
    <w:rsid w:val="00954C9F"/>
    <w:rsid w:val="00954DC3"/>
    <w:rsid w:val="00954E61"/>
    <w:rsid w:val="00955122"/>
    <w:rsid w:val="009554FE"/>
    <w:rsid w:val="009560EE"/>
    <w:rsid w:val="00956365"/>
    <w:rsid w:val="00956C92"/>
    <w:rsid w:val="00960266"/>
    <w:rsid w:val="009609FF"/>
    <w:rsid w:val="00960A86"/>
    <w:rsid w:val="009616B9"/>
    <w:rsid w:val="00961FE9"/>
    <w:rsid w:val="00962EFF"/>
    <w:rsid w:val="00963250"/>
    <w:rsid w:val="00963774"/>
    <w:rsid w:val="00963AB8"/>
    <w:rsid w:val="00964284"/>
    <w:rsid w:val="009645C1"/>
    <w:rsid w:val="0096469E"/>
    <w:rsid w:val="00965006"/>
    <w:rsid w:val="009657B1"/>
    <w:rsid w:val="00966937"/>
    <w:rsid w:val="00966F8A"/>
    <w:rsid w:val="00967423"/>
    <w:rsid w:val="0097010F"/>
    <w:rsid w:val="0097042F"/>
    <w:rsid w:val="00970854"/>
    <w:rsid w:val="00970DD4"/>
    <w:rsid w:val="00971DAE"/>
    <w:rsid w:val="00972A31"/>
    <w:rsid w:val="00973AB5"/>
    <w:rsid w:val="00974BE1"/>
    <w:rsid w:val="0097524B"/>
    <w:rsid w:val="00975B18"/>
    <w:rsid w:val="0097678D"/>
    <w:rsid w:val="009767A3"/>
    <w:rsid w:val="00976E1A"/>
    <w:rsid w:val="00976EF6"/>
    <w:rsid w:val="00977B52"/>
    <w:rsid w:val="0098031D"/>
    <w:rsid w:val="00981FBE"/>
    <w:rsid w:val="0098265C"/>
    <w:rsid w:val="009829CE"/>
    <w:rsid w:val="00983517"/>
    <w:rsid w:val="0098381E"/>
    <w:rsid w:val="00983952"/>
    <w:rsid w:val="009852D3"/>
    <w:rsid w:val="00986870"/>
    <w:rsid w:val="00986B02"/>
    <w:rsid w:val="0098726A"/>
    <w:rsid w:val="009912A3"/>
    <w:rsid w:val="00991487"/>
    <w:rsid w:val="00991FF2"/>
    <w:rsid w:val="0099203F"/>
    <w:rsid w:val="0099275C"/>
    <w:rsid w:val="00992F0A"/>
    <w:rsid w:val="0099348D"/>
    <w:rsid w:val="00993E85"/>
    <w:rsid w:val="00994055"/>
    <w:rsid w:val="0099481B"/>
    <w:rsid w:val="0099492F"/>
    <w:rsid w:val="00995453"/>
    <w:rsid w:val="0099618A"/>
    <w:rsid w:val="009974AC"/>
    <w:rsid w:val="0099796B"/>
    <w:rsid w:val="00997CF4"/>
    <w:rsid w:val="009A036A"/>
    <w:rsid w:val="009A087C"/>
    <w:rsid w:val="009A1440"/>
    <w:rsid w:val="009A14E4"/>
    <w:rsid w:val="009A18D9"/>
    <w:rsid w:val="009A1A0E"/>
    <w:rsid w:val="009A2320"/>
    <w:rsid w:val="009A3198"/>
    <w:rsid w:val="009A3C13"/>
    <w:rsid w:val="009A3DF4"/>
    <w:rsid w:val="009A5053"/>
    <w:rsid w:val="009A5260"/>
    <w:rsid w:val="009A57A8"/>
    <w:rsid w:val="009A602A"/>
    <w:rsid w:val="009A621C"/>
    <w:rsid w:val="009A65A6"/>
    <w:rsid w:val="009A68E2"/>
    <w:rsid w:val="009A6914"/>
    <w:rsid w:val="009A6A61"/>
    <w:rsid w:val="009A760B"/>
    <w:rsid w:val="009A77F1"/>
    <w:rsid w:val="009B0C57"/>
    <w:rsid w:val="009B0D35"/>
    <w:rsid w:val="009B2559"/>
    <w:rsid w:val="009B26A0"/>
    <w:rsid w:val="009B2D0E"/>
    <w:rsid w:val="009B2D55"/>
    <w:rsid w:val="009B2DC8"/>
    <w:rsid w:val="009B452A"/>
    <w:rsid w:val="009B45A5"/>
    <w:rsid w:val="009B4BD9"/>
    <w:rsid w:val="009B4CDB"/>
    <w:rsid w:val="009B4CF0"/>
    <w:rsid w:val="009B5180"/>
    <w:rsid w:val="009B5570"/>
    <w:rsid w:val="009B56EC"/>
    <w:rsid w:val="009B5B31"/>
    <w:rsid w:val="009B6ACB"/>
    <w:rsid w:val="009B6B03"/>
    <w:rsid w:val="009B71F2"/>
    <w:rsid w:val="009B7258"/>
    <w:rsid w:val="009B7FD7"/>
    <w:rsid w:val="009C11F3"/>
    <w:rsid w:val="009C1721"/>
    <w:rsid w:val="009C18B9"/>
    <w:rsid w:val="009C2133"/>
    <w:rsid w:val="009C30E1"/>
    <w:rsid w:val="009C3A7A"/>
    <w:rsid w:val="009C4146"/>
    <w:rsid w:val="009C4509"/>
    <w:rsid w:val="009C4FD0"/>
    <w:rsid w:val="009C5F15"/>
    <w:rsid w:val="009C6491"/>
    <w:rsid w:val="009C6755"/>
    <w:rsid w:val="009C6BB1"/>
    <w:rsid w:val="009D00A1"/>
    <w:rsid w:val="009D0297"/>
    <w:rsid w:val="009D02F8"/>
    <w:rsid w:val="009D120B"/>
    <w:rsid w:val="009D1422"/>
    <w:rsid w:val="009D2245"/>
    <w:rsid w:val="009D235A"/>
    <w:rsid w:val="009D2F6F"/>
    <w:rsid w:val="009D3EF1"/>
    <w:rsid w:val="009D44D2"/>
    <w:rsid w:val="009D4E79"/>
    <w:rsid w:val="009D6A1C"/>
    <w:rsid w:val="009D7769"/>
    <w:rsid w:val="009D79DE"/>
    <w:rsid w:val="009E0215"/>
    <w:rsid w:val="009E189C"/>
    <w:rsid w:val="009E2209"/>
    <w:rsid w:val="009E221D"/>
    <w:rsid w:val="009E23D8"/>
    <w:rsid w:val="009E245B"/>
    <w:rsid w:val="009E2655"/>
    <w:rsid w:val="009E2A74"/>
    <w:rsid w:val="009E334A"/>
    <w:rsid w:val="009E38BD"/>
    <w:rsid w:val="009E39FE"/>
    <w:rsid w:val="009E3E6F"/>
    <w:rsid w:val="009E420F"/>
    <w:rsid w:val="009E44F1"/>
    <w:rsid w:val="009E5270"/>
    <w:rsid w:val="009E5C58"/>
    <w:rsid w:val="009E5FA1"/>
    <w:rsid w:val="009E6275"/>
    <w:rsid w:val="009E6287"/>
    <w:rsid w:val="009E6CFA"/>
    <w:rsid w:val="009E6ED2"/>
    <w:rsid w:val="009F06EB"/>
    <w:rsid w:val="009F1805"/>
    <w:rsid w:val="009F2007"/>
    <w:rsid w:val="009F23EB"/>
    <w:rsid w:val="009F26A6"/>
    <w:rsid w:val="009F2D54"/>
    <w:rsid w:val="009F3004"/>
    <w:rsid w:val="009F30B6"/>
    <w:rsid w:val="009F5417"/>
    <w:rsid w:val="009F57F1"/>
    <w:rsid w:val="009F5BCE"/>
    <w:rsid w:val="009F66A6"/>
    <w:rsid w:val="009F6927"/>
    <w:rsid w:val="009F7483"/>
    <w:rsid w:val="009F7A79"/>
    <w:rsid w:val="009F7EB0"/>
    <w:rsid w:val="009F7F59"/>
    <w:rsid w:val="00A00612"/>
    <w:rsid w:val="00A00796"/>
    <w:rsid w:val="00A01696"/>
    <w:rsid w:val="00A0221B"/>
    <w:rsid w:val="00A0257E"/>
    <w:rsid w:val="00A025D5"/>
    <w:rsid w:val="00A02915"/>
    <w:rsid w:val="00A03567"/>
    <w:rsid w:val="00A03FAB"/>
    <w:rsid w:val="00A0484E"/>
    <w:rsid w:val="00A04BED"/>
    <w:rsid w:val="00A04D7E"/>
    <w:rsid w:val="00A05631"/>
    <w:rsid w:val="00A05B56"/>
    <w:rsid w:val="00A06452"/>
    <w:rsid w:val="00A06CBB"/>
    <w:rsid w:val="00A07EB2"/>
    <w:rsid w:val="00A10070"/>
    <w:rsid w:val="00A10119"/>
    <w:rsid w:val="00A10CCE"/>
    <w:rsid w:val="00A11370"/>
    <w:rsid w:val="00A121FB"/>
    <w:rsid w:val="00A12203"/>
    <w:rsid w:val="00A126BA"/>
    <w:rsid w:val="00A12D03"/>
    <w:rsid w:val="00A12E09"/>
    <w:rsid w:val="00A130A1"/>
    <w:rsid w:val="00A135CC"/>
    <w:rsid w:val="00A13AFD"/>
    <w:rsid w:val="00A1469F"/>
    <w:rsid w:val="00A146EF"/>
    <w:rsid w:val="00A1471F"/>
    <w:rsid w:val="00A15DC8"/>
    <w:rsid w:val="00A15E81"/>
    <w:rsid w:val="00A162B4"/>
    <w:rsid w:val="00A16C4A"/>
    <w:rsid w:val="00A176EA"/>
    <w:rsid w:val="00A17942"/>
    <w:rsid w:val="00A17DE2"/>
    <w:rsid w:val="00A209D9"/>
    <w:rsid w:val="00A20ADA"/>
    <w:rsid w:val="00A2184D"/>
    <w:rsid w:val="00A219C1"/>
    <w:rsid w:val="00A21E8C"/>
    <w:rsid w:val="00A22641"/>
    <w:rsid w:val="00A22849"/>
    <w:rsid w:val="00A22F08"/>
    <w:rsid w:val="00A2365B"/>
    <w:rsid w:val="00A252AC"/>
    <w:rsid w:val="00A258F4"/>
    <w:rsid w:val="00A26C61"/>
    <w:rsid w:val="00A272A6"/>
    <w:rsid w:val="00A2750B"/>
    <w:rsid w:val="00A30725"/>
    <w:rsid w:val="00A30966"/>
    <w:rsid w:val="00A30EF9"/>
    <w:rsid w:val="00A32366"/>
    <w:rsid w:val="00A3306C"/>
    <w:rsid w:val="00A3360D"/>
    <w:rsid w:val="00A336E9"/>
    <w:rsid w:val="00A35DF0"/>
    <w:rsid w:val="00A3718A"/>
    <w:rsid w:val="00A40981"/>
    <w:rsid w:val="00A40D7F"/>
    <w:rsid w:val="00A421FF"/>
    <w:rsid w:val="00A424D5"/>
    <w:rsid w:val="00A4353C"/>
    <w:rsid w:val="00A44922"/>
    <w:rsid w:val="00A45341"/>
    <w:rsid w:val="00A454DB"/>
    <w:rsid w:val="00A45A69"/>
    <w:rsid w:val="00A45B71"/>
    <w:rsid w:val="00A464AC"/>
    <w:rsid w:val="00A46A1E"/>
    <w:rsid w:val="00A46AFA"/>
    <w:rsid w:val="00A474B1"/>
    <w:rsid w:val="00A47B83"/>
    <w:rsid w:val="00A47E10"/>
    <w:rsid w:val="00A5021B"/>
    <w:rsid w:val="00A50D46"/>
    <w:rsid w:val="00A50F1A"/>
    <w:rsid w:val="00A50FF1"/>
    <w:rsid w:val="00A510E9"/>
    <w:rsid w:val="00A51365"/>
    <w:rsid w:val="00A51723"/>
    <w:rsid w:val="00A5173E"/>
    <w:rsid w:val="00A524C4"/>
    <w:rsid w:val="00A53C21"/>
    <w:rsid w:val="00A53E35"/>
    <w:rsid w:val="00A542C2"/>
    <w:rsid w:val="00A54CBD"/>
    <w:rsid w:val="00A555E8"/>
    <w:rsid w:val="00A55CF9"/>
    <w:rsid w:val="00A5626F"/>
    <w:rsid w:val="00A56464"/>
    <w:rsid w:val="00A57050"/>
    <w:rsid w:val="00A57502"/>
    <w:rsid w:val="00A57597"/>
    <w:rsid w:val="00A57D0F"/>
    <w:rsid w:val="00A60059"/>
    <w:rsid w:val="00A60E6F"/>
    <w:rsid w:val="00A60F40"/>
    <w:rsid w:val="00A61244"/>
    <w:rsid w:val="00A61C70"/>
    <w:rsid w:val="00A625E2"/>
    <w:rsid w:val="00A6284C"/>
    <w:rsid w:val="00A634B5"/>
    <w:rsid w:val="00A63FB5"/>
    <w:rsid w:val="00A65944"/>
    <w:rsid w:val="00A65ADF"/>
    <w:rsid w:val="00A65ECE"/>
    <w:rsid w:val="00A6620D"/>
    <w:rsid w:val="00A7043A"/>
    <w:rsid w:val="00A7069A"/>
    <w:rsid w:val="00A72FE0"/>
    <w:rsid w:val="00A73706"/>
    <w:rsid w:val="00A73CCE"/>
    <w:rsid w:val="00A73DEC"/>
    <w:rsid w:val="00A74EBC"/>
    <w:rsid w:val="00A752E7"/>
    <w:rsid w:val="00A7532B"/>
    <w:rsid w:val="00A75519"/>
    <w:rsid w:val="00A756AC"/>
    <w:rsid w:val="00A75926"/>
    <w:rsid w:val="00A75FB2"/>
    <w:rsid w:val="00A76219"/>
    <w:rsid w:val="00A7680E"/>
    <w:rsid w:val="00A76B12"/>
    <w:rsid w:val="00A77819"/>
    <w:rsid w:val="00A80573"/>
    <w:rsid w:val="00A816CA"/>
    <w:rsid w:val="00A81AFC"/>
    <w:rsid w:val="00A82200"/>
    <w:rsid w:val="00A82A3C"/>
    <w:rsid w:val="00A8376E"/>
    <w:rsid w:val="00A83861"/>
    <w:rsid w:val="00A83C2E"/>
    <w:rsid w:val="00A84209"/>
    <w:rsid w:val="00A847D2"/>
    <w:rsid w:val="00A84E07"/>
    <w:rsid w:val="00A8511E"/>
    <w:rsid w:val="00A8627B"/>
    <w:rsid w:val="00A87572"/>
    <w:rsid w:val="00A93697"/>
    <w:rsid w:val="00A9425E"/>
    <w:rsid w:val="00A948A6"/>
    <w:rsid w:val="00A94F53"/>
    <w:rsid w:val="00A962E4"/>
    <w:rsid w:val="00A97460"/>
    <w:rsid w:val="00A9747A"/>
    <w:rsid w:val="00A97805"/>
    <w:rsid w:val="00AA09A3"/>
    <w:rsid w:val="00AA130E"/>
    <w:rsid w:val="00AA1940"/>
    <w:rsid w:val="00AA1A50"/>
    <w:rsid w:val="00AA1DB8"/>
    <w:rsid w:val="00AA1F27"/>
    <w:rsid w:val="00AA203C"/>
    <w:rsid w:val="00AA2CCA"/>
    <w:rsid w:val="00AA3290"/>
    <w:rsid w:val="00AA4678"/>
    <w:rsid w:val="00AA4EB6"/>
    <w:rsid w:val="00AA6712"/>
    <w:rsid w:val="00AA6E17"/>
    <w:rsid w:val="00AA724C"/>
    <w:rsid w:val="00AA785B"/>
    <w:rsid w:val="00AA7DB0"/>
    <w:rsid w:val="00AB012E"/>
    <w:rsid w:val="00AB07BE"/>
    <w:rsid w:val="00AB245C"/>
    <w:rsid w:val="00AB2587"/>
    <w:rsid w:val="00AB258E"/>
    <w:rsid w:val="00AB2B08"/>
    <w:rsid w:val="00AB364E"/>
    <w:rsid w:val="00AB4D33"/>
    <w:rsid w:val="00AB4D3F"/>
    <w:rsid w:val="00AB4F28"/>
    <w:rsid w:val="00AB5A56"/>
    <w:rsid w:val="00AB636C"/>
    <w:rsid w:val="00AB7172"/>
    <w:rsid w:val="00AB71B7"/>
    <w:rsid w:val="00AB742D"/>
    <w:rsid w:val="00AB750D"/>
    <w:rsid w:val="00AC02A3"/>
    <w:rsid w:val="00AC0BC3"/>
    <w:rsid w:val="00AC1C92"/>
    <w:rsid w:val="00AC1D5F"/>
    <w:rsid w:val="00AC1E2E"/>
    <w:rsid w:val="00AC1F75"/>
    <w:rsid w:val="00AC25A3"/>
    <w:rsid w:val="00AC2638"/>
    <w:rsid w:val="00AC29CE"/>
    <w:rsid w:val="00AC32F9"/>
    <w:rsid w:val="00AC336C"/>
    <w:rsid w:val="00AC34D4"/>
    <w:rsid w:val="00AC3E08"/>
    <w:rsid w:val="00AC3F84"/>
    <w:rsid w:val="00AC445B"/>
    <w:rsid w:val="00AC4516"/>
    <w:rsid w:val="00AC52F7"/>
    <w:rsid w:val="00AC584E"/>
    <w:rsid w:val="00AC5DF3"/>
    <w:rsid w:val="00AC5FBA"/>
    <w:rsid w:val="00AC673D"/>
    <w:rsid w:val="00AC6F28"/>
    <w:rsid w:val="00AD0C9E"/>
    <w:rsid w:val="00AD14F2"/>
    <w:rsid w:val="00AD1558"/>
    <w:rsid w:val="00AD195D"/>
    <w:rsid w:val="00AD1E71"/>
    <w:rsid w:val="00AD2027"/>
    <w:rsid w:val="00AD20A4"/>
    <w:rsid w:val="00AD3165"/>
    <w:rsid w:val="00AD348F"/>
    <w:rsid w:val="00AD3D5E"/>
    <w:rsid w:val="00AD4544"/>
    <w:rsid w:val="00AD459F"/>
    <w:rsid w:val="00AD5F72"/>
    <w:rsid w:val="00AD6D3B"/>
    <w:rsid w:val="00AD6EDD"/>
    <w:rsid w:val="00AD733D"/>
    <w:rsid w:val="00AE0845"/>
    <w:rsid w:val="00AE0CC0"/>
    <w:rsid w:val="00AE0E84"/>
    <w:rsid w:val="00AE0F4F"/>
    <w:rsid w:val="00AE12EA"/>
    <w:rsid w:val="00AE1660"/>
    <w:rsid w:val="00AE19D3"/>
    <w:rsid w:val="00AE26BE"/>
    <w:rsid w:val="00AE300F"/>
    <w:rsid w:val="00AE43A7"/>
    <w:rsid w:val="00AE479B"/>
    <w:rsid w:val="00AE4F28"/>
    <w:rsid w:val="00AE5561"/>
    <w:rsid w:val="00AE575E"/>
    <w:rsid w:val="00AE6065"/>
    <w:rsid w:val="00AE63DE"/>
    <w:rsid w:val="00AE6AE1"/>
    <w:rsid w:val="00AE7412"/>
    <w:rsid w:val="00AE78CB"/>
    <w:rsid w:val="00AE78E4"/>
    <w:rsid w:val="00AE7AA6"/>
    <w:rsid w:val="00AE7E57"/>
    <w:rsid w:val="00AF068F"/>
    <w:rsid w:val="00AF0B32"/>
    <w:rsid w:val="00AF26B1"/>
    <w:rsid w:val="00AF280D"/>
    <w:rsid w:val="00AF3091"/>
    <w:rsid w:val="00AF4079"/>
    <w:rsid w:val="00AF41A8"/>
    <w:rsid w:val="00AF439E"/>
    <w:rsid w:val="00AF4738"/>
    <w:rsid w:val="00AF5057"/>
    <w:rsid w:val="00AF5242"/>
    <w:rsid w:val="00AF5394"/>
    <w:rsid w:val="00AF5820"/>
    <w:rsid w:val="00AF60EA"/>
    <w:rsid w:val="00AF67F2"/>
    <w:rsid w:val="00AF6E9A"/>
    <w:rsid w:val="00AF706B"/>
    <w:rsid w:val="00AF76CC"/>
    <w:rsid w:val="00AF79C1"/>
    <w:rsid w:val="00AF7F42"/>
    <w:rsid w:val="00B00373"/>
    <w:rsid w:val="00B00790"/>
    <w:rsid w:val="00B008F3"/>
    <w:rsid w:val="00B00BAD"/>
    <w:rsid w:val="00B01368"/>
    <w:rsid w:val="00B03436"/>
    <w:rsid w:val="00B03F98"/>
    <w:rsid w:val="00B041F4"/>
    <w:rsid w:val="00B04941"/>
    <w:rsid w:val="00B04FEE"/>
    <w:rsid w:val="00B052B1"/>
    <w:rsid w:val="00B06BA0"/>
    <w:rsid w:val="00B06CEF"/>
    <w:rsid w:val="00B07B84"/>
    <w:rsid w:val="00B10018"/>
    <w:rsid w:val="00B10A6E"/>
    <w:rsid w:val="00B10E56"/>
    <w:rsid w:val="00B117AB"/>
    <w:rsid w:val="00B11C25"/>
    <w:rsid w:val="00B127CB"/>
    <w:rsid w:val="00B12AA1"/>
    <w:rsid w:val="00B12AE5"/>
    <w:rsid w:val="00B12CD4"/>
    <w:rsid w:val="00B13101"/>
    <w:rsid w:val="00B13ECF"/>
    <w:rsid w:val="00B14704"/>
    <w:rsid w:val="00B150BE"/>
    <w:rsid w:val="00B15DF9"/>
    <w:rsid w:val="00B1606B"/>
    <w:rsid w:val="00B162B2"/>
    <w:rsid w:val="00B17615"/>
    <w:rsid w:val="00B20222"/>
    <w:rsid w:val="00B205C8"/>
    <w:rsid w:val="00B2076F"/>
    <w:rsid w:val="00B20C46"/>
    <w:rsid w:val="00B20DA9"/>
    <w:rsid w:val="00B20ED1"/>
    <w:rsid w:val="00B2149B"/>
    <w:rsid w:val="00B21568"/>
    <w:rsid w:val="00B24314"/>
    <w:rsid w:val="00B24B35"/>
    <w:rsid w:val="00B26CA8"/>
    <w:rsid w:val="00B27541"/>
    <w:rsid w:val="00B30195"/>
    <w:rsid w:val="00B31017"/>
    <w:rsid w:val="00B311AD"/>
    <w:rsid w:val="00B31430"/>
    <w:rsid w:val="00B318AA"/>
    <w:rsid w:val="00B32D2C"/>
    <w:rsid w:val="00B34533"/>
    <w:rsid w:val="00B34D9F"/>
    <w:rsid w:val="00B35052"/>
    <w:rsid w:val="00B35AF3"/>
    <w:rsid w:val="00B361B8"/>
    <w:rsid w:val="00B36EF1"/>
    <w:rsid w:val="00B3739F"/>
    <w:rsid w:val="00B4033E"/>
    <w:rsid w:val="00B40384"/>
    <w:rsid w:val="00B4043E"/>
    <w:rsid w:val="00B405F4"/>
    <w:rsid w:val="00B40910"/>
    <w:rsid w:val="00B412B2"/>
    <w:rsid w:val="00B42698"/>
    <w:rsid w:val="00B429DB"/>
    <w:rsid w:val="00B4359D"/>
    <w:rsid w:val="00B43692"/>
    <w:rsid w:val="00B437B8"/>
    <w:rsid w:val="00B44B53"/>
    <w:rsid w:val="00B44B9F"/>
    <w:rsid w:val="00B44F3A"/>
    <w:rsid w:val="00B45405"/>
    <w:rsid w:val="00B4668B"/>
    <w:rsid w:val="00B5019F"/>
    <w:rsid w:val="00B502F5"/>
    <w:rsid w:val="00B50D6E"/>
    <w:rsid w:val="00B515F7"/>
    <w:rsid w:val="00B51A58"/>
    <w:rsid w:val="00B52224"/>
    <w:rsid w:val="00B52304"/>
    <w:rsid w:val="00B52471"/>
    <w:rsid w:val="00B52CEB"/>
    <w:rsid w:val="00B53084"/>
    <w:rsid w:val="00B535A0"/>
    <w:rsid w:val="00B536DB"/>
    <w:rsid w:val="00B540E8"/>
    <w:rsid w:val="00B5427D"/>
    <w:rsid w:val="00B54FED"/>
    <w:rsid w:val="00B5560C"/>
    <w:rsid w:val="00B556A9"/>
    <w:rsid w:val="00B5571A"/>
    <w:rsid w:val="00B5590F"/>
    <w:rsid w:val="00B55F46"/>
    <w:rsid w:val="00B568CC"/>
    <w:rsid w:val="00B56961"/>
    <w:rsid w:val="00B57093"/>
    <w:rsid w:val="00B603BE"/>
    <w:rsid w:val="00B60B12"/>
    <w:rsid w:val="00B60E05"/>
    <w:rsid w:val="00B611DF"/>
    <w:rsid w:val="00B61CDC"/>
    <w:rsid w:val="00B620A0"/>
    <w:rsid w:val="00B6214B"/>
    <w:rsid w:val="00B629A2"/>
    <w:rsid w:val="00B62B6A"/>
    <w:rsid w:val="00B62C1C"/>
    <w:rsid w:val="00B6484C"/>
    <w:rsid w:val="00B648CD"/>
    <w:rsid w:val="00B64B04"/>
    <w:rsid w:val="00B65D10"/>
    <w:rsid w:val="00B66638"/>
    <w:rsid w:val="00B66930"/>
    <w:rsid w:val="00B66C9E"/>
    <w:rsid w:val="00B6722F"/>
    <w:rsid w:val="00B67C5B"/>
    <w:rsid w:val="00B706D6"/>
    <w:rsid w:val="00B70B67"/>
    <w:rsid w:val="00B70DB9"/>
    <w:rsid w:val="00B71AB8"/>
    <w:rsid w:val="00B72484"/>
    <w:rsid w:val="00B730CE"/>
    <w:rsid w:val="00B73189"/>
    <w:rsid w:val="00B746B4"/>
    <w:rsid w:val="00B75720"/>
    <w:rsid w:val="00B75BB4"/>
    <w:rsid w:val="00B76BA9"/>
    <w:rsid w:val="00B77029"/>
    <w:rsid w:val="00B81A14"/>
    <w:rsid w:val="00B81B40"/>
    <w:rsid w:val="00B81D69"/>
    <w:rsid w:val="00B8240C"/>
    <w:rsid w:val="00B82EC3"/>
    <w:rsid w:val="00B82F45"/>
    <w:rsid w:val="00B8437B"/>
    <w:rsid w:val="00B84793"/>
    <w:rsid w:val="00B85511"/>
    <w:rsid w:val="00B855C1"/>
    <w:rsid w:val="00B8628E"/>
    <w:rsid w:val="00B86C96"/>
    <w:rsid w:val="00B86DD5"/>
    <w:rsid w:val="00B872D1"/>
    <w:rsid w:val="00B87C9C"/>
    <w:rsid w:val="00B87E57"/>
    <w:rsid w:val="00B90268"/>
    <w:rsid w:val="00B90C82"/>
    <w:rsid w:val="00B9499D"/>
    <w:rsid w:val="00B94D27"/>
    <w:rsid w:val="00B95558"/>
    <w:rsid w:val="00B963B1"/>
    <w:rsid w:val="00B965D0"/>
    <w:rsid w:val="00B96703"/>
    <w:rsid w:val="00B96F98"/>
    <w:rsid w:val="00B970F2"/>
    <w:rsid w:val="00B9745F"/>
    <w:rsid w:val="00B97742"/>
    <w:rsid w:val="00B97B10"/>
    <w:rsid w:val="00BA094B"/>
    <w:rsid w:val="00BA0F82"/>
    <w:rsid w:val="00BA1E76"/>
    <w:rsid w:val="00BA2179"/>
    <w:rsid w:val="00BA2F3C"/>
    <w:rsid w:val="00BA3963"/>
    <w:rsid w:val="00BA45FB"/>
    <w:rsid w:val="00BA4AA9"/>
    <w:rsid w:val="00BA4CFE"/>
    <w:rsid w:val="00BA4F2C"/>
    <w:rsid w:val="00BA5DE3"/>
    <w:rsid w:val="00BA5DFB"/>
    <w:rsid w:val="00BA79CC"/>
    <w:rsid w:val="00BA7DE0"/>
    <w:rsid w:val="00BB03EB"/>
    <w:rsid w:val="00BB100A"/>
    <w:rsid w:val="00BB12BA"/>
    <w:rsid w:val="00BB1ADF"/>
    <w:rsid w:val="00BB2747"/>
    <w:rsid w:val="00BB2C36"/>
    <w:rsid w:val="00BB339B"/>
    <w:rsid w:val="00BB397C"/>
    <w:rsid w:val="00BB3CC3"/>
    <w:rsid w:val="00BB447B"/>
    <w:rsid w:val="00BB49F9"/>
    <w:rsid w:val="00BB590B"/>
    <w:rsid w:val="00BB644E"/>
    <w:rsid w:val="00BB7C7A"/>
    <w:rsid w:val="00BC031B"/>
    <w:rsid w:val="00BC0375"/>
    <w:rsid w:val="00BC0998"/>
    <w:rsid w:val="00BC09FA"/>
    <w:rsid w:val="00BC0AEC"/>
    <w:rsid w:val="00BC0DFB"/>
    <w:rsid w:val="00BC21AB"/>
    <w:rsid w:val="00BC256C"/>
    <w:rsid w:val="00BC2A41"/>
    <w:rsid w:val="00BC2D27"/>
    <w:rsid w:val="00BC3070"/>
    <w:rsid w:val="00BC56B1"/>
    <w:rsid w:val="00BC5BFF"/>
    <w:rsid w:val="00BC676E"/>
    <w:rsid w:val="00BC68EA"/>
    <w:rsid w:val="00BC6F52"/>
    <w:rsid w:val="00BC7656"/>
    <w:rsid w:val="00BD04FE"/>
    <w:rsid w:val="00BD070A"/>
    <w:rsid w:val="00BD2EDE"/>
    <w:rsid w:val="00BD352C"/>
    <w:rsid w:val="00BD5693"/>
    <w:rsid w:val="00BD6302"/>
    <w:rsid w:val="00BD6543"/>
    <w:rsid w:val="00BD66C1"/>
    <w:rsid w:val="00BD6B85"/>
    <w:rsid w:val="00BD73BB"/>
    <w:rsid w:val="00BE01B5"/>
    <w:rsid w:val="00BE116C"/>
    <w:rsid w:val="00BE1C6B"/>
    <w:rsid w:val="00BE220C"/>
    <w:rsid w:val="00BE2A3C"/>
    <w:rsid w:val="00BE2F0A"/>
    <w:rsid w:val="00BE37FF"/>
    <w:rsid w:val="00BE3ADA"/>
    <w:rsid w:val="00BE4FB7"/>
    <w:rsid w:val="00BE5129"/>
    <w:rsid w:val="00BE580A"/>
    <w:rsid w:val="00BE62E9"/>
    <w:rsid w:val="00BE6EF3"/>
    <w:rsid w:val="00BE786F"/>
    <w:rsid w:val="00BF0000"/>
    <w:rsid w:val="00BF0563"/>
    <w:rsid w:val="00BF0DFF"/>
    <w:rsid w:val="00BF1098"/>
    <w:rsid w:val="00BF116F"/>
    <w:rsid w:val="00BF1232"/>
    <w:rsid w:val="00BF2200"/>
    <w:rsid w:val="00BF2B38"/>
    <w:rsid w:val="00BF30BB"/>
    <w:rsid w:val="00BF3226"/>
    <w:rsid w:val="00BF3235"/>
    <w:rsid w:val="00BF3A35"/>
    <w:rsid w:val="00BF3A5C"/>
    <w:rsid w:val="00BF40EA"/>
    <w:rsid w:val="00BF4B44"/>
    <w:rsid w:val="00BF51E0"/>
    <w:rsid w:val="00BF55C4"/>
    <w:rsid w:val="00BF5692"/>
    <w:rsid w:val="00BF5777"/>
    <w:rsid w:val="00BF590D"/>
    <w:rsid w:val="00BF5ABB"/>
    <w:rsid w:val="00BF5ACE"/>
    <w:rsid w:val="00BF5EA4"/>
    <w:rsid w:val="00BF68C8"/>
    <w:rsid w:val="00BF73B0"/>
    <w:rsid w:val="00BF7E9A"/>
    <w:rsid w:val="00BF7EEA"/>
    <w:rsid w:val="00C0001B"/>
    <w:rsid w:val="00C006C3"/>
    <w:rsid w:val="00C0083C"/>
    <w:rsid w:val="00C028E7"/>
    <w:rsid w:val="00C04ABF"/>
    <w:rsid w:val="00C050D9"/>
    <w:rsid w:val="00C05206"/>
    <w:rsid w:val="00C06364"/>
    <w:rsid w:val="00C0646D"/>
    <w:rsid w:val="00C06827"/>
    <w:rsid w:val="00C069FD"/>
    <w:rsid w:val="00C06BDB"/>
    <w:rsid w:val="00C074D8"/>
    <w:rsid w:val="00C0786F"/>
    <w:rsid w:val="00C07877"/>
    <w:rsid w:val="00C106AD"/>
    <w:rsid w:val="00C10E17"/>
    <w:rsid w:val="00C117F7"/>
    <w:rsid w:val="00C11BD2"/>
    <w:rsid w:val="00C11F02"/>
    <w:rsid w:val="00C1207A"/>
    <w:rsid w:val="00C12277"/>
    <w:rsid w:val="00C12815"/>
    <w:rsid w:val="00C128C1"/>
    <w:rsid w:val="00C12C3D"/>
    <w:rsid w:val="00C12C9A"/>
    <w:rsid w:val="00C13129"/>
    <w:rsid w:val="00C1367D"/>
    <w:rsid w:val="00C1500D"/>
    <w:rsid w:val="00C15225"/>
    <w:rsid w:val="00C16667"/>
    <w:rsid w:val="00C206D8"/>
    <w:rsid w:val="00C207BD"/>
    <w:rsid w:val="00C21A57"/>
    <w:rsid w:val="00C21DC0"/>
    <w:rsid w:val="00C22168"/>
    <w:rsid w:val="00C22414"/>
    <w:rsid w:val="00C2265D"/>
    <w:rsid w:val="00C2277D"/>
    <w:rsid w:val="00C228AC"/>
    <w:rsid w:val="00C23087"/>
    <w:rsid w:val="00C24487"/>
    <w:rsid w:val="00C246EB"/>
    <w:rsid w:val="00C2567D"/>
    <w:rsid w:val="00C25E47"/>
    <w:rsid w:val="00C26871"/>
    <w:rsid w:val="00C274E9"/>
    <w:rsid w:val="00C303B1"/>
    <w:rsid w:val="00C33521"/>
    <w:rsid w:val="00C33570"/>
    <w:rsid w:val="00C3374F"/>
    <w:rsid w:val="00C33DE2"/>
    <w:rsid w:val="00C34436"/>
    <w:rsid w:val="00C3469C"/>
    <w:rsid w:val="00C349E3"/>
    <w:rsid w:val="00C34F30"/>
    <w:rsid w:val="00C35AC3"/>
    <w:rsid w:val="00C35F4E"/>
    <w:rsid w:val="00C36630"/>
    <w:rsid w:val="00C36A48"/>
    <w:rsid w:val="00C36C24"/>
    <w:rsid w:val="00C36EEF"/>
    <w:rsid w:val="00C36FA3"/>
    <w:rsid w:val="00C3726E"/>
    <w:rsid w:val="00C37417"/>
    <w:rsid w:val="00C377DA"/>
    <w:rsid w:val="00C411FE"/>
    <w:rsid w:val="00C4120E"/>
    <w:rsid w:val="00C4173F"/>
    <w:rsid w:val="00C417FF"/>
    <w:rsid w:val="00C41CE7"/>
    <w:rsid w:val="00C41EF7"/>
    <w:rsid w:val="00C426A8"/>
    <w:rsid w:val="00C43653"/>
    <w:rsid w:val="00C4380B"/>
    <w:rsid w:val="00C43925"/>
    <w:rsid w:val="00C4428C"/>
    <w:rsid w:val="00C4468C"/>
    <w:rsid w:val="00C44F9E"/>
    <w:rsid w:val="00C454AB"/>
    <w:rsid w:val="00C455EA"/>
    <w:rsid w:val="00C45713"/>
    <w:rsid w:val="00C45AC5"/>
    <w:rsid w:val="00C45AFE"/>
    <w:rsid w:val="00C4638A"/>
    <w:rsid w:val="00C464C8"/>
    <w:rsid w:val="00C46F0A"/>
    <w:rsid w:val="00C4703B"/>
    <w:rsid w:val="00C477FE"/>
    <w:rsid w:val="00C5002C"/>
    <w:rsid w:val="00C5060A"/>
    <w:rsid w:val="00C5078F"/>
    <w:rsid w:val="00C50A11"/>
    <w:rsid w:val="00C50B10"/>
    <w:rsid w:val="00C51774"/>
    <w:rsid w:val="00C5191C"/>
    <w:rsid w:val="00C51942"/>
    <w:rsid w:val="00C51E07"/>
    <w:rsid w:val="00C52261"/>
    <w:rsid w:val="00C53B67"/>
    <w:rsid w:val="00C5401C"/>
    <w:rsid w:val="00C55A78"/>
    <w:rsid w:val="00C56849"/>
    <w:rsid w:val="00C5737E"/>
    <w:rsid w:val="00C604E0"/>
    <w:rsid w:val="00C62208"/>
    <w:rsid w:val="00C62E21"/>
    <w:rsid w:val="00C633BA"/>
    <w:rsid w:val="00C635AF"/>
    <w:rsid w:val="00C6404A"/>
    <w:rsid w:val="00C64FB1"/>
    <w:rsid w:val="00C6538D"/>
    <w:rsid w:val="00C6660E"/>
    <w:rsid w:val="00C66EC2"/>
    <w:rsid w:val="00C672E5"/>
    <w:rsid w:val="00C67984"/>
    <w:rsid w:val="00C706D2"/>
    <w:rsid w:val="00C70BED"/>
    <w:rsid w:val="00C710EA"/>
    <w:rsid w:val="00C712AE"/>
    <w:rsid w:val="00C71790"/>
    <w:rsid w:val="00C71A7E"/>
    <w:rsid w:val="00C71D99"/>
    <w:rsid w:val="00C720DB"/>
    <w:rsid w:val="00C7279B"/>
    <w:rsid w:val="00C727D3"/>
    <w:rsid w:val="00C72BF7"/>
    <w:rsid w:val="00C72EBC"/>
    <w:rsid w:val="00C73B62"/>
    <w:rsid w:val="00C740AF"/>
    <w:rsid w:val="00C742F6"/>
    <w:rsid w:val="00C75551"/>
    <w:rsid w:val="00C755CF"/>
    <w:rsid w:val="00C80132"/>
    <w:rsid w:val="00C80918"/>
    <w:rsid w:val="00C81104"/>
    <w:rsid w:val="00C8133C"/>
    <w:rsid w:val="00C81A7E"/>
    <w:rsid w:val="00C828DD"/>
    <w:rsid w:val="00C82C54"/>
    <w:rsid w:val="00C82F77"/>
    <w:rsid w:val="00C837BE"/>
    <w:rsid w:val="00C83961"/>
    <w:rsid w:val="00C8490F"/>
    <w:rsid w:val="00C84A81"/>
    <w:rsid w:val="00C84E9B"/>
    <w:rsid w:val="00C8555D"/>
    <w:rsid w:val="00C86049"/>
    <w:rsid w:val="00C861B9"/>
    <w:rsid w:val="00C86A28"/>
    <w:rsid w:val="00C86D97"/>
    <w:rsid w:val="00C877D1"/>
    <w:rsid w:val="00C87831"/>
    <w:rsid w:val="00C9019A"/>
    <w:rsid w:val="00C90454"/>
    <w:rsid w:val="00C90BF0"/>
    <w:rsid w:val="00C9108D"/>
    <w:rsid w:val="00C916DF"/>
    <w:rsid w:val="00C92DCF"/>
    <w:rsid w:val="00C93750"/>
    <w:rsid w:val="00C93D70"/>
    <w:rsid w:val="00C9427A"/>
    <w:rsid w:val="00C94503"/>
    <w:rsid w:val="00C94BF8"/>
    <w:rsid w:val="00C95823"/>
    <w:rsid w:val="00C95BC9"/>
    <w:rsid w:val="00C9632A"/>
    <w:rsid w:val="00C96A54"/>
    <w:rsid w:val="00C97134"/>
    <w:rsid w:val="00C97162"/>
    <w:rsid w:val="00C97BEA"/>
    <w:rsid w:val="00CA0950"/>
    <w:rsid w:val="00CA1939"/>
    <w:rsid w:val="00CA21ED"/>
    <w:rsid w:val="00CA2521"/>
    <w:rsid w:val="00CA28E0"/>
    <w:rsid w:val="00CA33F1"/>
    <w:rsid w:val="00CA3547"/>
    <w:rsid w:val="00CA3CE3"/>
    <w:rsid w:val="00CA424F"/>
    <w:rsid w:val="00CA43F3"/>
    <w:rsid w:val="00CA4A2F"/>
    <w:rsid w:val="00CA4B18"/>
    <w:rsid w:val="00CA4E68"/>
    <w:rsid w:val="00CA50A1"/>
    <w:rsid w:val="00CA5470"/>
    <w:rsid w:val="00CA54AC"/>
    <w:rsid w:val="00CA60EE"/>
    <w:rsid w:val="00CA70A1"/>
    <w:rsid w:val="00CA736D"/>
    <w:rsid w:val="00CA7BC5"/>
    <w:rsid w:val="00CB0FEA"/>
    <w:rsid w:val="00CB12B8"/>
    <w:rsid w:val="00CB179D"/>
    <w:rsid w:val="00CB193B"/>
    <w:rsid w:val="00CB1F15"/>
    <w:rsid w:val="00CB2B93"/>
    <w:rsid w:val="00CB334D"/>
    <w:rsid w:val="00CB46B0"/>
    <w:rsid w:val="00CB4781"/>
    <w:rsid w:val="00CB691B"/>
    <w:rsid w:val="00CB75F8"/>
    <w:rsid w:val="00CC0144"/>
    <w:rsid w:val="00CC0501"/>
    <w:rsid w:val="00CC078D"/>
    <w:rsid w:val="00CC17BC"/>
    <w:rsid w:val="00CC18F5"/>
    <w:rsid w:val="00CC1C47"/>
    <w:rsid w:val="00CC289A"/>
    <w:rsid w:val="00CC28CF"/>
    <w:rsid w:val="00CC3749"/>
    <w:rsid w:val="00CC3F8B"/>
    <w:rsid w:val="00CC41B2"/>
    <w:rsid w:val="00CC4BCC"/>
    <w:rsid w:val="00CC59BF"/>
    <w:rsid w:val="00CC7EDD"/>
    <w:rsid w:val="00CD0081"/>
    <w:rsid w:val="00CD1530"/>
    <w:rsid w:val="00CD1DA1"/>
    <w:rsid w:val="00CD3775"/>
    <w:rsid w:val="00CD4263"/>
    <w:rsid w:val="00CD4392"/>
    <w:rsid w:val="00CD4AEE"/>
    <w:rsid w:val="00CD5A01"/>
    <w:rsid w:val="00CD6ADC"/>
    <w:rsid w:val="00CD6C92"/>
    <w:rsid w:val="00CD6E18"/>
    <w:rsid w:val="00CD7181"/>
    <w:rsid w:val="00CD73DF"/>
    <w:rsid w:val="00CD7C5A"/>
    <w:rsid w:val="00CE0AEB"/>
    <w:rsid w:val="00CE0F51"/>
    <w:rsid w:val="00CE1171"/>
    <w:rsid w:val="00CE1E80"/>
    <w:rsid w:val="00CE2251"/>
    <w:rsid w:val="00CE242F"/>
    <w:rsid w:val="00CE2733"/>
    <w:rsid w:val="00CE34DE"/>
    <w:rsid w:val="00CE3588"/>
    <w:rsid w:val="00CE3EF7"/>
    <w:rsid w:val="00CE4726"/>
    <w:rsid w:val="00CE488A"/>
    <w:rsid w:val="00CE4E67"/>
    <w:rsid w:val="00CE50C1"/>
    <w:rsid w:val="00CE5EBA"/>
    <w:rsid w:val="00CE5F7E"/>
    <w:rsid w:val="00CE6FA9"/>
    <w:rsid w:val="00CE741F"/>
    <w:rsid w:val="00CE76AE"/>
    <w:rsid w:val="00CE7E26"/>
    <w:rsid w:val="00CF0F13"/>
    <w:rsid w:val="00CF1A00"/>
    <w:rsid w:val="00CF1B35"/>
    <w:rsid w:val="00CF23D6"/>
    <w:rsid w:val="00CF2775"/>
    <w:rsid w:val="00CF2E57"/>
    <w:rsid w:val="00CF3B3A"/>
    <w:rsid w:val="00CF3C36"/>
    <w:rsid w:val="00CF497F"/>
    <w:rsid w:val="00CF4C6C"/>
    <w:rsid w:val="00CF5F0A"/>
    <w:rsid w:val="00CF7429"/>
    <w:rsid w:val="00CF76B5"/>
    <w:rsid w:val="00D0037C"/>
    <w:rsid w:val="00D00877"/>
    <w:rsid w:val="00D00B7A"/>
    <w:rsid w:val="00D00CEB"/>
    <w:rsid w:val="00D01EC2"/>
    <w:rsid w:val="00D02493"/>
    <w:rsid w:val="00D02671"/>
    <w:rsid w:val="00D03078"/>
    <w:rsid w:val="00D03BB7"/>
    <w:rsid w:val="00D04985"/>
    <w:rsid w:val="00D0595B"/>
    <w:rsid w:val="00D05ADE"/>
    <w:rsid w:val="00D05F78"/>
    <w:rsid w:val="00D05FD0"/>
    <w:rsid w:val="00D0630D"/>
    <w:rsid w:val="00D06616"/>
    <w:rsid w:val="00D0771C"/>
    <w:rsid w:val="00D07DE3"/>
    <w:rsid w:val="00D11542"/>
    <w:rsid w:val="00D1198A"/>
    <w:rsid w:val="00D122B7"/>
    <w:rsid w:val="00D12CBA"/>
    <w:rsid w:val="00D12CD8"/>
    <w:rsid w:val="00D1312E"/>
    <w:rsid w:val="00D1318C"/>
    <w:rsid w:val="00D13AA8"/>
    <w:rsid w:val="00D141D1"/>
    <w:rsid w:val="00D14ABD"/>
    <w:rsid w:val="00D15D63"/>
    <w:rsid w:val="00D16B0E"/>
    <w:rsid w:val="00D1705C"/>
    <w:rsid w:val="00D17754"/>
    <w:rsid w:val="00D1796C"/>
    <w:rsid w:val="00D17C55"/>
    <w:rsid w:val="00D17E94"/>
    <w:rsid w:val="00D2018A"/>
    <w:rsid w:val="00D20B54"/>
    <w:rsid w:val="00D216D6"/>
    <w:rsid w:val="00D217A4"/>
    <w:rsid w:val="00D22316"/>
    <w:rsid w:val="00D24179"/>
    <w:rsid w:val="00D24304"/>
    <w:rsid w:val="00D251C2"/>
    <w:rsid w:val="00D26C09"/>
    <w:rsid w:val="00D26C55"/>
    <w:rsid w:val="00D3010D"/>
    <w:rsid w:val="00D30A6B"/>
    <w:rsid w:val="00D30E03"/>
    <w:rsid w:val="00D31C6B"/>
    <w:rsid w:val="00D31D62"/>
    <w:rsid w:val="00D32ABF"/>
    <w:rsid w:val="00D32C97"/>
    <w:rsid w:val="00D331E1"/>
    <w:rsid w:val="00D34E1B"/>
    <w:rsid w:val="00D35A29"/>
    <w:rsid w:val="00D35F9F"/>
    <w:rsid w:val="00D36D0A"/>
    <w:rsid w:val="00D36D67"/>
    <w:rsid w:val="00D37C9D"/>
    <w:rsid w:val="00D4093D"/>
    <w:rsid w:val="00D40A41"/>
    <w:rsid w:val="00D41290"/>
    <w:rsid w:val="00D41BEF"/>
    <w:rsid w:val="00D4224C"/>
    <w:rsid w:val="00D42336"/>
    <w:rsid w:val="00D42C56"/>
    <w:rsid w:val="00D4342C"/>
    <w:rsid w:val="00D4444B"/>
    <w:rsid w:val="00D448F5"/>
    <w:rsid w:val="00D44CE0"/>
    <w:rsid w:val="00D44CF1"/>
    <w:rsid w:val="00D456DD"/>
    <w:rsid w:val="00D45B1F"/>
    <w:rsid w:val="00D45B6C"/>
    <w:rsid w:val="00D45C06"/>
    <w:rsid w:val="00D45F2C"/>
    <w:rsid w:val="00D45F66"/>
    <w:rsid w:val="00D47665"/>
    <w:rsid w:val="00D47B33"/>
    <w:rsid w:val="00D47F7F"/>
    <w:rsid w:val="00D50A88"/>
    <w:rsid w:val="00D51897"/>
    <w:rsid w:val="00D51B57"/>
    <w:rsid w:val="00D51D89"/>
    <w:rsid w:val="00D5229B"/>
    <w:rsid w:val="00D525E9"/>
    <w:rsid w:val="00D53A79"/>
    <w:rsid w:val="00D54B50"/>
    <w:rsid w:val="00D54F56"/>
    <w:rsid w:val="00D56618"/>
    <w:rsid w:val="00D56DF7"/>
    <w:rsid w:val="00D5722B"/>
    <w:rsid w:val="00D57A38"/>
    <w:rsid w:val="00D57D8D"/>
    <w:rsid w:val="00D60396"/>
    <w:rsid w:val="00D604C8"/>
    <w:rsid w:val="00D611B7"/>
    <w:rsid w:val="00D619BD"/>
    <w:rsid w:val="00D62073"/>
    <w:rsid w:val="00D62178"/>
    <w:rsid w:val="00D627DE"/>
    <w:rsid w:val="00D63137"/>
    <w:rsid w:val="00D632E1"/>
    <w:rsid w:val="00D63905"/>
    <w:rsid w:val="00D63946"/>
    <w:rsid w:val="00D63BDF"/>
    <w:rsid w:val="00D642A5"/>
    <w:rsid w:val="00D65127"/>
    <w:rsid w:val="00D6677B"/>
    <w:rsid w:val="00D6678D"/>
    <w:rsid w:val="00D66F9E"/>
    <w:rsid w:val="00D67063"/>
    <w:rsid w:val="00D679E0"/>
    <w:rsid w:val="00D70FAD"/>
    <w:rsid w:val="00D7130E"/>
    <w:rsid w:val="00D71789"/>
    <w:rsid w:val="00D71EF1"/>
    <w:rsid w:val="00D73D9D"/>
    <w:rsid w:val="00D74F8B"/>
    <w:rsid w:val="00D80FA1"/>
    <w:rsid w:val="00D819D5"/>
    <w:rsid w:val="00D820CF"/>
    <w:rsid w:val="00D8258B"/>
    <w:rsid w:val="00D82825"/>
    <w:rsid w:val="00D82A68"/>
    <w:rsid w:val="00D82E3A"/>
    <w:rsid w:val="00D836C4"/>
    <w:rsid w:val="00D83820"/>
    <w:rsid w:val="00D83C8B"/>
    <w:rsid w:val="00D83FD4"/>
    <w:rsid w:val="00D842F2"/>
    <w:rsid w:val="00D84B4C"/>
    <w:rsid w:val="00D84D93"/>
    <w:rsid w:val="00D85285"/>
    <w:rsid w:val="00D85984"/>
    <w:rsid w:val="00D85C26"/>
    <w:rsid w:val="00D85D26"/>
    <w:rsid w:val="00D87188"/>
    <w:rsid w:val="00D8788A"/>
    <w:rsid w:val="00D87F00"/>
    <w:rsid w:val="00D87FC6"/>
    <w:rsid w:val="00D91123"/>
    <w:rsid w:val="00D91147"/>
    <w:rsid w:val="00D91766"/>
    <w:rsid w:val="00D918B7"/>
    <w:rsid w:val="00D91D2A"/>
    <w:rsid w:val="00D92259"/>
    <w:rsid w:val="00D931F1"/>
    <w:rsid w:val="00D939EA"/>
    <w:rsid w:val="00D94225"/>
    <w:rsid w:val="00D9505B"/>
    <w:rsid w:val="00D96114"/>
    <w:rsid w:val="00D96503"/>
    <w:rsid w:val="00D96A3E"/>
    <w:rsid w:val="00D97288"/>
    <w:rsid w:val="00D97351"/>
    <w:rsid w:val="00DA0349"/>
    <w:rsid w:val="00DA0B9C"/>
    <w:rsid w:val="00DA0E50"/>
    <w:rsid w:val="00DA0EDF"/>
    <w:rsid w:val="00DA16F6"/>
    <w:rsid w:val="00DA1BEC"/>
    <w:rsid w:val="00DA2067"/>
    <w:rsid w:val="00DA2C23"/>
    <w:rsid w:val="00DA318A"/>
    <w:rsid w:val="00DA342E"/>
    <w:rsid w:val="00DA5B47"/>
    <w:rsid w:val="00DA5EA4"/>
    <w:rsid w:val="00DA6432"/>
    <w:rsid w:val="00DA6435"/>
    <w:rsid w:val="00DA7B03"/>
    <w:rsid w:val="00DB12B2"/>
    <w:rsid w:val="00DB1DC8"/>
    <w:rsid w:val="00DB238A"/>
    <w:rsid w:val="00DB3204"/>
    <w:rsid w:val="00DB3AAD"/>
    <w:rsid w:val="00DB3DE0"/>
    <w:rsid w:val="00DB3E5C"/>
    <w:rsid w:val="00DB55D1"/>
    <w:rsid w:val="00DB64EB"/>
    <w:rsid w:val="00DB688F"/>
    <w:rsid w:val="00DB6FC0"/>
    <w:rsid w:val="00DC15D8"/>
    <w:rsid w:val="00DC1A0F"/>
    <w:rsid w:val="00DC2199"/>
    <w:rsid w:val="00DC2946"/>
    <w:rsid w:val="00DC2CF2"/>
    <w:rsid w:val="00DC34BD"/>
    <w:rsid w:val="00DC4414"/>
    <w:rsid w:val="00DC4CFF"/>
    <w:rsid w:val="00DC4E12"/>
    <w:rsid w:val="00DC5CEA"/>
    <w:rsid w:val="00DC5E6C"/>
    <w:rsid w:val="00DC611C"/>
    <w:rsid w:val="00DC6126"/>
    <w:rsid w:val="00DC6441"/>
    <w:rsid w:val="00DC738F"/>
    <w:rsid w:val="00DC74E8"/>
    <w:rsid w:val="00DC75F5"/>
    <w:rsid w:val="00DD3566"/>
    <w:rsid w:val="00DD43A7"/>
    <w:rsid w:val="00DD4724"/>
    <w:rsid w:val="00DD526A"/>
    <w:rsid w:val="00DD67EF"/>
    <w:rsid w:val="00DD789C"/>
    <w:rsid w:val="00DE0F1D"/>
    <w:rsid w:val="00DE23A1"/>
    <w:rsid w:val="00DE2B79"/>
    <w:rsid w:val="00DE4BE5"/>
    <w:rsid w:val="00DE6098"/>
    <w:rsid w:val="00DE6835"/>
    <w:rsid w:val="00DE6A6F"/>
    <w:rsid w:val="00DE6D28"/>
    <w:rsid w:val="00DE6DBD"/>
    <w:rsid w:val="00DE7388"/>
    <w:rsid w:val="00DE7E57"/>
    <w:rsid w:val="00DF10BD"/>
    <w:rsid w:val="00DF1C5E"/>
    <w:rsid w:val="00DF1C60"/>
    <w:rsid w:val="00DF2E29"/>
    <w:rsid w:val="00DF430A"/>
    <w:rsid w:val="00DF467A"/>
    <w:rsid w:val="00DF480F"/>
    <w:rsid w:val="00DF4EBD"/>
    <w:rsid w:val="00DF516F"/>
    <w:rsid w:val="00DF5823"/>
    <w:rsid w:val="00DF6E66"/>
    <w:rsid w:val="00DF7A41"/>
    <w:rsid w:val="00E00BB4"/>
    <w:rsid w:val="00E011D5"/>
    <w:rsid w:val="00E01F0A"/>
    <w:rsid w:val="00E0302E"/>
    <w:rsid w:val="00E03A41"/>
    <w:rsid w:val="00E03A76"/>
    <w:rsid w:val="00E05125"/>
    <w:rsid w:val="00E057A1"/>
    <w:rsid w:val="00E0692B"/>
    <w:rsid w:val="00E06A97"/>
    <w:rsid w:val="00E06D4A"/>
    <w:rsid w:val="00E0779C"/>
    <w:rsid w:val="00E07832"/>
    <w:rsid w:val="00E1397A"/>
    <w:rsid w:val="00E13E1C"/>
    <w:rsid w:val="00E147A6"/>
    <w:rsid w:val="00E14DEC"/>
    <w:rsid w:val="00E152A7"/>
    <w:rsid w:val="00E1671A"/>
    <w:rsid w:val="00E16DFA"/>
    <w:rsid w:val="00E170A9"/>
    <w:rsid w:val="00E17775"/>
    <w:rsid w:val="00E17A29"/>
    <w:rsid w:val="00E17E25"/>
    <w:rsid w:val="00E2071D"/>
    <w:rsid w:val="00E20E17"/>
    <w:rsid w:val="00E21187"/>
    <w:rsid w:val="00E21F0F"/>
    <w:rsid w:val="00E2355E"/>
    <w:rsid w:val="00E23CCF"/>
    <w:rsid w:val="00E23F61"/>
    <w:rsid w:val="00E24D72"/>
    <w:rsid w:val="00E260F3"/>
    <w:rsid w:val="00E269EC"/>
    <w:rsid w:val="00E273DC"/>
    <w:rsid w:val="00E27B1E"/>
    <w:rsid w:val="00E30644"/>
    <w:rsid w:val="00E30942"/>
    <w:rsid w:val="00E326CA"/>
    <w:rsid w:val="00E336D2"/>
    <w:rsid w:val="00E33807"/>
    <w:rsid w:val="00E33953"/>
    <w:rsid w:val="00E344C6"/>
    <w:rsid w:val="00E35B6F"/>
    <w:rsid w:val="00E35EB8"/>
    <w:rsid w:val="00E36EA8"/>
    <w:rsid w:val="00E37290"/>
    <w:rsid w:val="00E40A5F"/>
    <w:rsid w:val="00E40F1D"/>
    <w:rsid w:val="00E4135F"/>
    <w:rsid w:val="00E41903"/>
    <w:rsid w:val="00E41E7E"/>
    <w:rsid w:val="00E421F4"/>
    <w:rsid w:val="00E4306D"/>
    <w:rsid w:val="00E43640"/>
    <w:rsid w:val="00E43F35"/>
    <w:rsid w:val="00E442AC"/>
    <w:rsid w:val="00E446BB"/>
    <w:rsid w:val="00E449CA"/>
    <w:rsid w:val="00E44B9A"/>
    <w:rsid w:val="00E45619"/>
    <w:rsid w:val="00E45ACA"/>
    <w:rsid w:val="00E45C52"/>
    <w:rsid w:val="00E47217"/>
    <w:rsid w:val="00E47933"/>
    <w:rsid w:val="00E47F57"/>
    <w:rsid w:val="00E50CD6"/>
    <w:rsid w:val="00E50E20"/>
    <w:rsid w:val="00E516C7"/>
    <w:rsid w:val="00E519BB"/>
    <w:rsid w:val="00E5256E"/>
    <w:rsid w:val="00E526DF"/>
    <w:rsid w:val="00E52AF4"/>
    <w:rsid w:val="00E52B9B"/>
    <w:rsid w:val="00E538FF"/>
    <w:rsid w:val="00E544E9"/>
    <w:rsid w:val="00E54516"/>
    <w:rsid w:val="00E54734"/>
    <w:rsid w:val="00E549F3"/>
    <w:rsid w:val="00E54B5A"/>
    <w:rsid w:val="00E54DDA"/>
    <w:rsid w:val="00E55659"/>
    <w:rsid w:val="00E55DFA"/>
    <w:rsid w:val="00E605D3"/>
    <w:rsid w:val="00E60F02"/>
    <w:rsid w:val="00E6117F"/>
    <w:rsid w:val="00E6173E"/>
    <w:rsid w:val="00E61F6B"/>
    <w:rsid w:val="00E621DC"/>
    <w:rsid w:val="00E62473"/>
    <w:rsid w:val="00E628CE"/>
    <w:rsid w:val="00E6336F"/>
    <w:rsid w:val="00E6397A"/>
    <w:rsid w:val="00E639C4"/>
    <w:rsid w:val="00E63DB1"/>
    <w:rsid w:val="00E644A4"/>
    <w:rsid w:val="00E64C2D"/>
    <w:rsid w:val="00E65808"/>
    <w:rsid w:val="00E65A8E"/>
    <w:rsid w:val="00E66E95"/>
    <w:rsid w:val="00E67F7E"/>
    <w:rsid w:val="00E700FF"/>
    <w:rsid w:val="00E70505"/>
    <w:rsid w:val="00E7083A"/>
    <w:rsid w:val="00E70D34"/>
    <w:rsid w:val="00E7112D"/>
    <w:rsid w:val="00E71F59"/>
    <w:rsid w:val="00E73AFD"/>
    <w:rsid w:val="00E74F47"/>
    <w:rsid w:val="00E755F0"/>
    <w:rsid w:val="00E7629F"/>
    <w:rsid w:val="00E7640B"/>
    <w:rsid w:val="00E7658D"/>
    <w:rsid w:val="00E76FA5"/>
    <w:rsid w:val="00E77145"/>
    <w:rsid w:val="00E77247"/>
    <w:rsid w:val="00E7724E"/>
    <w:rsid w:val="00E7734E"/>
    <w:rsid w:val="00E77350"/>
    <w:rsid w:val="00E807F9"/>
    <w:rsid w:val="00E815FC"/>
    <w:rsid w:val="00E83367"/>
    <w:rsid w:val="00E8373B"/>
    <w:rsid w:val="00E83EF9"/>
    <w:rsid w:val="00E840EA"/>
    <w:rsid w:val="00E84930"/>
    <w:rsid w:val="00E84ACA"/>
    <w:rsid w:val="00E84EC9"/>
    <w:rsid w:val="00E8523B"/>
    <w:rsid w:val="00E85F88"/>
    <w:rsid w:val="00E86090"/>
    <w:rsid w:val="00E86100"/>
    <w:rsid w:val="00E867B2"/>
    <w:rsid w:val="00E870E7"/>
    <w:rsid w:val="00E908CF"/>
    <w:rsid w:val="00E90C82"/>
    <w:rsid w:val="00E91AD4"/>
    <w:rsid w:val="00E91F29"/>
    <w:rsid w:val="00E923F1"/>
    <w:rsid w:val="00E92524"/>
    <w:rsid w:val="00E92B30"/>
    <w:rsid w:val="00E935E4"/>
    <w:rsid w:val="00E937A4"/>
    <w:rsid w:val="00E9381C"/>
    <w:rsid w:val="00E93CF9"/>
    <w:rsid w:val="00E9434F"/>
    <w:rsid w:val="00E944C6"/>
    <w:rsid w:val="00E9598D"/>
    <w:rsid w:val="00E95C30"/>
    <w:rsid w:val="00E95E6C"/>
    <w:rsid w:val="00E960ED"/>
    <w:rsid w:val="00E96AC1"/>
    <w:rsid w:val="00E96BB3"/>
    <w:rsid w:val="00E973FF"/>
    <w:rsid w:val="00E9788E"/>
    <w:rsid w:val="00E97B7D"/>
    <w:rsid w:val="00E97FD8"/>
    <w:rsid w:val="00EA003E"/>
    <w:rsid w:val="00EA06D5"/>
    <w:rsid w:val="00EA11A2"/>
    <w:rsid w:val="00EA1898"/>
    <w:rsid w:val="00EA2454"/>
    <w:rsid w:val="00EA2764"/>
    <w:rsid w:val="00EA2C51"/>
    <w:rsid w:val="00EA3C17"/>
    <w:rsid w:val="00EA3CAA"/>
    <w:rsid w:val="00EA485C"/>
    <w:rsid w:val="00EA50C5"/>
    <w:rsid w:val="00EA5438"/>
    <w:rsid w:val="00EA6217"/>
    <w:rsid w:val="00EA6E7B"/>
    <w:rsid w:val="00EB0487"/>
    <w:rsid w:val="00EB1841"/>
    <w:rsid w:val="00EB1E71"/>
    <w:rsid w:val="00EB2183"/>
    <w:rsid w:val="00EB2B29"/>
    <w:rsid w:val="00EB2CCB"/>
    <w:rsid w:val="00EB2E9F"/>
    <w:rsid w:val="00EB529E"/>
    <w:rsid w:val="00EB5475"/>
    <w:rsid w:val="00EB5EF2"/>
    <w:rsid w:val="00EB793D"/>
    <w:rsid w:val="00EC088F"/>
    <w:rsid w:val="00EC10DA"/>
    <w:rsid w:val="00EC163E"/>
    <w:rsid w:val="00EC185A"/>
    <w:rsid w:val="00EC1878"/>
    <w:rsid w:val="00EC20D1"/>
    <w:rsid w:val="00EC2291"/>
    <w:rsid w:val="00EC23F7"/>
    <w:rsid w:val="00EC254E"/>
    <w:rsid w:val="00EC3389"/>
    <w:rsid w:val="00EC4683"/>
    <w:rsid w:val="00EC4A97"/>
    <w:rsid w:val="00EC4EC0"/>
    <w:rsid w:val="00EC52B2"/>
    <w:rsid w:val="00EC5D5C"/>
    <w:rsid w:val="00EC5F4E"/>
    <w:rsid w:val="00EC6019"/>
    <w:rsid w:val="00EC6855"/>
    <w:rsid w:val="00EC7703"/>
    <w:rsid w:val="00ED037C"/>
    <w:rsid w:val="00ED0690"/>
    <w:rsid w:val="00ED08D2"/>
    <w:rsid w:val="00ED0E4D"/>
    <w:rsid w:val="00ED1CF1"/>
    <w:rsid w:val="00ED2459"/>
    <w:rsid w:val="00ED2717"/>
    <w:rsid w:val="00ED2901"/>
    <w:rsid w:val="00ED29E7"/>
    <w:rsid w:val="00ED2CE9"/>
    <w:rsid w:val="00ED2F30"/>
    <w:rsid w:val="00ED2F3D"/>
    <w:rsid w:val="00ED2F67"/>
    <w:rsid w:val="00ED3457"/>
    <w:rsid w:val="00ED3FC9"/>
    <w:rsid w:val="00ED4789"/>
    <w:rsid w:val="00ED4A77"/>
    <w:rsid w:val="00ED5C26"/>
    <w:rsid w:val="00ED5F32"/>
    <w:rsid w:val="00ED5FC2"/>
    <w:rsid w:val="00ED6059"/>
    <w:rsid w:val="00ED67B5"/>
    <w:rsid w:val="00ED6E05"/>
    <w:rsid w:val="00ED730A"/>
    <w:rsid w:val="00ED7455"/>
    <w:rsid w:val="00ED7815"/>
    <w:rsid w:val="00ED7E7B"/>
    <w:rsid w:val="00EE076A"/>
    <w:rsid w:val="00EE120B"/>
    <w:rsid w:val="00EE2299"/>
    <w:rsid w:val="00EE245C"/>
    <w:rsid w:val="00EE2837"/>
    <w:rsid w:val="00EE2A85"/>
    <w:rsid w:val="00EE339D"/>
    <w:rsid w:val="00EE34A1"/>
    <w:rsid w:val="00EE459B"/>
    <w:rsid w:val="00EE4959"/>
    <w:rsid w:val="00EE49BE"/>
    <w:rsid w:val="00EE4C6A"/>
    <w:rsid w:val="00EE5B74"/>
    <w:rsid w:val="00EE689E"/>
    <w:rsid w:val="00EE6E2E"/>
    <w:rsid w:val="00EE71F5"/>
    <w:rsid w:val="00EE74C3"/>
    <w:rsid w:val="00EF07DF"/>
    <w:rsid w:val="00EF0809"/>
    <w:rsid w:val="00EF144B"/>
    <w:rsid w:val="00EF1ADF"/>
    <w:rsid w:val="00EF2783"/>
    <w:rsid w:val="00EF2C09"/>
    <w:rsid w:val="00EF2ECC"/>
    <w:rsid w:val="00EF32BE"/>
    <w:rsid w:val="00EF3ACB"/>
    <w:rsid w:val="00EF48A0"/>
    <w:rsid w:val="00EF4911"/>
    <w:rsid w:val="00EF5A04"/>
    <w:rsid w:val="00EF65C0"/>
    <w:rsid w:val="00EF662F"/>
    <w:rsid w:val="00EF695C"/>
    <w:rsid w:val="00EF71F0"/>
    <w:rsid w:val="00EF76DF"/>
    <w:rsid w:val="00F008A5"/>
    <w:rsid w:val="00F00A71"/>
    <w:rsid w:val="00F00B2A"/>
    <w:rsid w:val="00F01355"/>
    <w:rsid w:val="00F019E5"/>
    <w:rsid w:val="00F01BA2"/>
    <w:rsid w:val="00F026F8"/>
    <w:rsid w:val="00F03193"/>
    <w:rsid w:val="00F03208"/>
    <w:rsid w:val="00F033FE"/>
    <w:rsid w:val="00F03A8B"/>
    <w:rsid w:val="00F04AB7"/>
    <w:rsid w:val="00F05B0D"/>
    <w:rsid w:val="00F05BF6"/>
    <w:rsid w:val="00F06960"/>
    <w:rsid w:val="00F06FDF"/>
    <w:rsid w:val="00F07BB0"/>
    <w:rsid w:val="00F07ECB"/>
    <w:rsid w:val="00F11241"/>
    <w:rsid w:val="00F11968"/>
    <w:rsid w:val="00F11F2D"/>
    <w:rsid w:val="00F1277C"/>
    <w:rsid w:val="00F133AF"/>
    <w:rsid w:val="00F138A5"/>
    <w:rsid w:val="00F14521"/>
    <w:rsid w:val="00F14818"/>
    <w:rsid w:val="00F15870"/>
    <w:rsid w:val="00F15F24"/>
    <w:rsid w:val="00F16183"/>
    <w:rsid w:val="00F16524"/>
    <w:rsid w:val="00F168B2"/>
    <w:rsid w:val="00F207DD"/>
    <w:rsid w:val="00F209C0"/>
    <w:rsid w:val="00F2230A"/>
    <w:rsid w:val="00F224FC"/>
    <w:rsid w:val="00F22AAE"/>
    <w:rsid w:val="00F23547"/>
    <w:rsid w:val="00F24934"/>
    <w:rsid w:val="00F24EC7"/>
    <w:rsid w:val="00F25128"/>
    <w:rsid w:val="00F25879"/>
    <w:rsid w:val="00F25E00"/>
    <w:rsid w:val="00F26CCB"/>
    <w:rsid w:val="00F3171B"/>
    <w:rsid w:val="00F31BBD"/>
    <w:rsid w:val="00F3217E"/>
    <w:rsid w:val="00F32A64"/>
    <w:rsid w:val="00F338CE"/>
    <w:rsid w:val="00F338E9"/>
    <w:rsid w:val="00F339C6"/>
    <w:rsid w:val="00F33DC6"/>
    <w:rsid w:val="00F3452D"/>
    <w:rsid w:val="00F34B33"/>
    <w:rsid w:val="00F34DAE"/>
    <w:rsid w:val="00F36B27"/>
    <w:rsid w:val="00F36C15"/>
    <w:rsid w:val="00F372FA"/>
    <w:rsid w:val="00F3772F"/>
    <w:rsid w:val="00F37AB6"/>
    <w:rsid w:val="00F37AC2"/>
    <w:rsid w:val="00F37B91"/>
    <w:rsid w:val="00F41A4E"/>
    <w:rsid w:val="00F41E19"/>
    <w:rsid w:val="00F42828"/>
    <w:rsid w:val="00F42890"/>
    <w:rsid w:val="00F43395"/>
    <w:rsid w:val="00F443DE"/>
    <w:rsid w:val="00F45722"/>
    <w:rsid w:val="00F45D1F"/>
    <w:rsid w:val="00F463DF"/>
    <w:rsid w:val="00F47B6F"/>
    <w:rsid w:val="00F5095F"/>
    <w:rsid w:val="00F50BAF"/>
    <w:rsid w:val="00F50F71"/>
    <w:rsid w:val="00F514A1"/>
    <w:rsid w:val="00F51D58"/>
    <w:rsid w:val="00F52BA2"/>
    <w:rsid w:val="00F530AC"/>
    <w:rsid w:val="00F53B65"/>
    <w:rsid w:val="00F555AB"/>
    <w:rsid w:val="00F55633"/>
    <w:rsid w:val="00F55E6B"/>
    <w:rsid w:val="00F56171"/>
    <w:rsid w:val="00F56C5A"/>
    <w:rsid w:val="00F60043"/>
    <w:rsid w:val="00F60329"/>
    <w:rsid w:val="00F612DE"/>
    <w:rsid w:val="00F61AA0"/>
    <w:rsid w:val="00F61B73"/>
    <w:rsid w:val="00F623FB"/>
    <w:rsid w:val="00F62EF4"/>
    <w:rsid w:val="00F64344"/>
    <w:rsid w:val="00F651E0"/>
    <w:rsid w:val="00F658C1"/>
    <w:rsid w:val="00F65BC7"/>
    <w:rsid w:val="00F65F0F"/>
    <w:rsid w:val="00F660CC"/>
    <w:rsid w:val="00F6626E"/>
    <w:rsid w:val="00F663DE"/>
    <w:rsid w:val="00F671BF"/>
    <w:rsid w:val="00F67776"/>
    <w:rsid w:val="00F7115E"/>
    <w:rsid w:val="00F72AD7"/>
    <w:rsid w:val="00F72B78"/>
    <w:rsid w:val="00F72BB8"/>
    <w:rsid w:val="00F73791"/>
    <w:rsid w:val="00F74189"/>
    <w:rsid w:val="00F7445A"/>
    <w:rsid w:val="00F751AE"/>
    <w:rsid w:val="00F75EED"/>
    <w:rsid w:val="00F764F2"/>
    <w:rsid w:val="00F772BE"/>
    <w:rsid w:val="00F802AD"/>
    <w:rsid w:val="00F81541"/>
    <w:rsid w:val="00F81552"/>
    <w:rsid w:val="00F8171C"/>
    <w:rsid w:val="00F8186E"/>
    <w:rsid w:val="00F81BAC"/>
    <w:rsid w:val="00F8242E"/>
    <w:rsid w:val="00F82AC0"/>
    <w:rsid w:val="00F82C37"/>
    <w:rsid w:val="00F83431"/>
    <w:rsid w:val="00F834CE"/>
    <w:rsid w:val="00F8469E"/>
    <w:rsid w:val="00F84B29"/>
    <w:rsid w:val="00F84B3D"/>
    <w:rsid w:val="00F84C21"/>
    <w:rsid w:val="00F84E4F"/>
    <w:rsid w:val="00F84FDA"/>
    <w:rsid w:val="00F853AC"/>
    <w:rsid w:val="00F85751"/>
    <w:rsid w:val="00F85817"/>
    <w:rsid w:val="00F8610A"/>
    <w:rsid w:val="00F868BE"/>
    <w:rsid w:val="00F8767B"/>
    <w:rsid w:val="00F90148"/>
    <w:rsid w:val="00F90534"/>
    <w:rsid w:val="00F9091C"/>
    <w:rsid w:val="00F912B3"/>
    <w:rsid w:val="00F91934"/>
    <w:rsid w:val="00F924F1"/>
    <w:rsid w:val="00F92652"/>
    <w:rsid w:val="00F92DC8"/>
    <w:rsid w:val="00F92ECC"/>
    <w:rsid w:val="00F93830"/>
    <w:rsid w:val="00F9400F"/>
    <w:rsid w:val="00F9408B"/>
    <w:rsid w:val="00F944B0"/>
    <w:rsid w:val="00F95315"/>
    <w:rsid w:val="00F956EF"/>
    <w:rsid w:val="00F95B5A"/>
    <w:rsid w:val="00F95F65"/>
    <w:rsid w:val="00F96D2E"/>
    <w:rsid w:val="00F97582"/>
    <w:rsid w:val="00F975E4"/>
    <w:rsid w:val="00F975E9"/>
    <w:rsid w:val="00F97707"/>
    <w:rsid w:val="00FA07E0"/>
    <w:rsid w:val="00FA0A13"/>
    <w:rsid w:val="00FA1740"/>
    <w:rsid w:val="00FA28F4"/>
    <w:rsid w:val="00FA2CF6"/>
    <w:rsid w:val="00FA2FA9"/>
    <w:rsid w:val="00FA49AE"/>
    <w:rsid w:val="00FA4F19"/>
    <w:rsid w:val="00FA5C54"/>
    <w:rsid w:val="00FA64F2"/>
    <w:rsid w:val="00FA67D6"/>
    <w:rsid w:val="00FA6ECC"/>
    <w:rsid w:val="00FA7093"/>
    <w:rsid w:val="00FA70E9"/>
    <w:rsid w:val="00FA72EA"/>
    <w:rsid w:val="00FB0144"/>
    <w:rsid w:val="00FB04C5"/>
    <w:rsid w:val="00FB15FA"/>
    <w:rsid w:val="00FB1F87"/>
    <w:rsid w:val="00FB25A8"/>
    <w:rsid w:val="00FB378D"/>
    <w:rsid w:val="00FB3AB3"/>
    <w:rsid w:val="00FB406A"/>
    <w:rsid w:val="00FB414E"/>
    <w:rsid w:val="00FB45FF"/>
    <w:rsid w:val="00FB5026"/>
    <w:rsid w:val="00FB5A1F"/>
    <w:rsid w:val="00FB64AE"/>
    <w:rsid w:val="00FB6675"/>
    <w:rsid w:val="00FB6916"/>
    <w:rsid w:val="00FB6BC4"/>
    <w:rsid w:val="00FB70BE"/>
    <w:rsid w:val="00FB7E27"/>
    <w:rsid w:val="00FC1E72"/>
    <w:rsid w:val="00FC3960"/>
    <w:rsid w:val="00FC4688"/>
    <w:rsid w:val="00FC4AAC"/>
    <w:rsid w:val="00FC5170"/>
    <w:rsid w:val="00FC55F6"/>
    <w:rsid w:val="00FC5A66"/>
    <w:rsid w:val="00FC5B21"/>
    <w:rsid w:val="00FC5D01"/>
    <w:rsid w:val="00FC6483"/>
    <w:rsid w:val="00FC6754"/>
    <w:rsid w:val="00FC67DA"/>
    <w:rsid w:val="00FC6E06"/>
    <w:rsid w:val="00FC717F"/>
    <w:rsid w:val="00FD0747"/>
    <w:rsid w:val="00FD0B47"/>
    <w:rsid w:val="00FD0B92"/>
    <w:rsid w:val="00FD1D23"/>
    <w:rsid w:val="00FD2796"/>
    <w:rsid w:val="00FD34A5"/>
    <w:rsid w:val="00FD3A6A"/>
    <w:rsid w:val="00FD5F55"/>
    <w:rsid w:val="00FD6AF1"/>
    <w:rsid w:val="00FD7515"/>
    <w:rsid w:val="00FD7ABD"/>
    <w:rsid w:val="00FE0691"/>
    <w:rsid w:val="00FE1270"/>
    <w:rsid w:val="00FE1A2A"/>
    <w:rsid w:val="00FE1D25"/>
    <w:rsid w:val="00FE2A93"/>
    <w:rsid w:val="00FE3972"/>
    <w:rsid w:val="00FE422A"/>
    <w:rsid w:val="00FE4B21"/>
    <w:rsid w:val="00FE50E6"/>
    <w:rsid w:val="00FE52C4"/>
    <w:rsid w:val="00FE58C9"/>
    <w:rsid w:val="00FE7679"/>
    <w:rsid w:val="00FE7DC7"/>
    <w:rsid w:val="00FE7EBA"/>
    <w:rsid w:val="00FF086E"/>
    <w:rsid w:val="00FF1108"/>
    <w:rsid w:val="00FF149E"/>
    <w:rsid w:val="00FF1B6E"/>
    <w:rsid w:val="00FF1D9E"/>
    <w:rsid w:val="00FF1EAA"/>
    <w:rsid w:val="00FF287A"/>
    <w:rsid w:val="00FF3275"/>
    <w:rsid w:val="00FF3843"/>
    <w:rsid w:val="00FF5136"/>
    <w:rsid w:val="00FF6FF3"/>
    <w:rsid w:val="00FF72B5"/>
    <w:rsid w:val="00FF7800"/>
    <w:rsid w:val="00FF7AE4"/>
    <w:rsid w:val="00FF7C2B"/>
    <w:rsid w:val="00FF7D4B"/>
    <w:rsid w:val="0CA53A56"/>
    <w:rsid w:val="109D8E8A"/>
    <w:rsid w:val="170E4D90"/>
    <w:rsid w:val="33249EA7"/>
    <w:rsid w:val="36854D62"/>
    <w:rsid w:val="636E334D"/>
    <w:rsid w:val="77C3E206"/>
    <w:rsid w:val="7D0ACB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88EE416"/>
  <w15:docId w15:val="{355E68B9-8223-4ED8-A1EB-07FE1F8B6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995453"/>
    <w:pPr>
      <w:ind w:firstLine="567"/>
      <w:jc w:val="both"/>
    </w:pPr>
    <w:rPr>
      <w:sz w:val="24"/>
    </w:rPr>
  </w:style>
  <w:style w:type="paragraph" w:styleId="1">
    <w:name w:val="heading 1"/>
    <w:aliases w:val="_GOST_1"/>
    <w:next w:val="GOSTNormal"/>
    <w:link w:val="10"/>
    <w:qFormat/>
    <w:rsid w:val="00995453"/>
    <w:pPr>
      <w:keepNext/>
      <w:pageBreakBefore/>
      <w:numPr>
        <w:numId w:val="20"/>
      </w:numPr>
      <w:tabs>
        <w:tab w:val="left" w:pos="567"/>
      </w:tabs>
      <w:suppressAutoHyphens/>
      <w:spacing w:before="240" w:after="360"/>
      <w:contextualSpacing/>
      <w:jc w:val="center"/>
      <w:outlineLvl w:val="0"/>
    </w:pPr>
    <w:rPr>
      <w:b/>
      <w:caps/>
      <w:sz w:val="32"/>
      <w:szCs w:val="36"/>
    </w:rPr>
  </w:style>
  <w:style w:type="paragraph" w:styleId="21">
    <w:name w:val="heading 2"/>
    <w:aliases w:val="_GOST_2"/>
    <w:basedOn w:val="1"/>
    <w:next w:val="GOSTNormal"/>
    <w:link w:val="22"/>
    <w:qFormat/>
    <w:rsid w:val="00995453"/>
    <w:pPr>
      <w:keepLines/>
      <w:pageBreakBefore w:val="0"/>
      <w:numPr>
        <w:ilvl w:val="1"/>
      </w:numPr>
      <w:tabs>
        <w:tab w:val="clear" w:pos="576"/>
        <w:tab w:val="left" w:pos="851"/>
      </w:tabs>
      <w:spacing w:after="240"/>
      <w:jc w:val="left"/>
      <w:outlineLvl w:val="1"/>
    </w:pPr>
    <w:rPr>
      <w:rFonts w:cs="Arial"/>
      <w:bCs/>
      <w:iCs/>
      <w:caps w:val="0"/>
      <w:szCs w:val="32"/>
    </w:rPr>
  </w:style>
  <w:style w:type="paragraph" w:styleId="31">
    <w:name w:val="heading 3"/>
    <w:aliases w:val="_GOST_3"/>
    <w:basedOn w:val="21"/>
    <w:next w:val="GOSTNormal"/>
    <w:link w:val="32"/>
    <w:qFormat/>
    <w:rsid w:val="00995453"/>
    <w:pPr>
      <w:numPr>
        <w:ilvl w:val="2"/>
      </w:numPr>
      <w:tabs>
        <w:tab w:val="clear" w:pos="851"/>
        <w:tab w:val="left" w:pos="964"/>
      </w:tabs>
      <w:outlineLvl w:val="2"/>
    </w:pPr>
    <w:rPr>
      <w:bCs w:val="0"/>
      <w:sz w:val="26"/>
      <w:szCs w:val="26"/>
    </w:rPr>
  </w:style>
  <w:style w:type="paragraph" w:styleId="41">
    <w:name w:val="heading 4"/>
    <w:aliases w:val="_GOST_4"/>
    <w:basedOn w:val="31"/>
    <w:next w:val="GOSTNormal"/>
    <w:qFormat/>
    <w:rsid w:val="00995453"/>
    <w:pPr>
      <w:numPr>
        <w:ilvl w:val="3"/>
      </w:numPr>
      <w:tabs>
        <w:tab w:val="clear" w:pos="964"/>
        <w:tab w:val="left" w:pos="1134"/>
      </w:tabs>
      <w:outlineLvl w:val="3"/>
    </w:pPr>
    <w:rPr>
      <w:sz w:val="24"/>
    </w:rPr>
  </w:style>
  <w:style w:type="paragraph" w:styleId="51">
    <w:name w:val="heading 5"/>
    <w:aliases w:val="_GOST_5"/>
    <w:basedOn w:val="41"/>
    <w:next w:val="GOSTNormal"/>
    <w:qFormat/>
    <w:rsid w:val="00995453"/>
    <w:pPr>
      <w:numPr>
        <w:ilvl w:val="4"/>
      </w:numPr>
      <w:tabs>
        <w:tab w:val="clear" w:pos="1134"/>
        <w:tab w:val="left" w:pos="1276"/>
      </w:tabs>
      <w:spacing w:after="120"/>
      <w:outlineLvl w:val="4"/>
    </w:pPr>
    <w:rPr>
      <w:rFonts w:cs="Times New Roman"/>
      <w:bCs/>
      <w:iCs w:val="0"/>
      <w:lang w:eastAsia="ko-KR"/>
    </w:rPr>
  </w:style>
  <w:style w:type="paragraph" w:styleId="6">
    <w:name w:val="heading 6"/>
    <w:aliases w:val="_GOST_6"/>
    <w:basedOn w:val="51"/>
    <w:next w:val="GOSTNormal"/>
    <w:autoRedefine/>
    <w:qFormat/>
    <w:rsid w:val="00995453"/>
    <w:pPr>
      <w:numPr>
        <w:ilvl w:val="5"/>
      </w:numPr>
      <w:tabs>
        <w:tab w:val="clear" w:pos="1276"/>
        <w:tab w:val="left" w:pos="1418"/>
      </w:tabs>
      <w:outlineLvl w:val="5"/>
    </w:pPr>
    <w:rPr>
      <w:bCs w:val="0"/>
      <w:i/>
      <w:szCs w:val="22"/>
    </w:rPr>
  </w:style>
  <w:style w:type="paragraph" w:styleId="7">
    <w:name w:val="heading 7"/>
    <w:basedOn w:val="a4"/>
    <w:next w:val="a4"/>
    <w:qFormat/>
    <w:rsid w:val="00995453"/>
    <w:pPr>
      <w:numPr>
        <w:ilvl w:val="6"/>
        <w:numId w:val="20"/>
      </w:numPr>
      <w:spacing w:before="240" w:after="60"/>
      <w:outlineLvl w:val="6"/>
    </w:pPr>
  </w:style>
  <w:style w:type="paragraph" w:styleId="8">
    <w:name w:val="heading 8"/>
    <w:basedOn w:val="a4"/>
    <w:next w:val="a4"/>
    <w:link w:val="80"/>
    <w:qFormat/>
    <w:rsid w:val="00995453"/>
    <w:pPr>
      <w:numPr>
        <w:ilvl w:val="7"/>
        <w:numId w:val="20"/>
      </w:numPr>
      <w:spacing w:before="240" w:after="60"/>
      <w:outlineLvl w:val="7"/>
    </w:pPr>
    <w:rPr>
      <w:i/>
      <w:iCs/>
    </w:rPr>
  </w:style>
  <w:style w:type="paragraph" w:styleId="9">
    <w:name w:val="heading 9"/>
    <w:basedOn w:val="a4"/>
    <w:next w:val="a4"/>
    <w:qFormat/>
    <w:rsid w:val="00995453"/>
    <w:pPr>
      <w:numPr>
        <w:ilvl w:val="8"/>
        <w:numId w:val="21"/>
      </w:numPr>
      <w:spacing w:before="240" w:after="60"/>
      <w:outlineLvl w:val="8"/>
    </w:pPr>
    <w:rPr>
      <w:rFonts w:ascii="Arial" w:hAnsi="Arial"/>
      <w:sz w:val="22"/>
      <w:szCs w:val="22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GOSTFigure">
    <w:name w:val="_GOST_Figure"/>
    <w:next w:val="GOSTFigName"/>
    <w:rsid w:val="00995453"/>
    <w:pPr>
      <w:keepNext/>
      <w:spacing w:before="120" w:after="120"/>
      <w:jc w:val="center"/>
    </w:pPr>
    <w:rPr>
      <w:sz w:val="24"/>
    </w:rPr>
  </w:style>
  <w:style w:type="paragraph" w:customStyle="1" w:styleId="GOSTFigName">
    <w:name w:val="_GOST_Fig_Name"/>
    <w:basedOn w:val="GOSTFigure"/>
    <w:next w:val="GOSTNormal"/>
    <w:rsid w:val="00995453"/>
    <w:pPr>
      <w:keepNext w:val="0"/>
      <w:numPr>
        <w:numId w:val="7"/>
      </w:numPr>
      <w:suppressAutoHyphens/>
      <w:contextualSpacing/>
    </w:pPr>
    <w:rPr>
      <w:b/>
      <w:szCs w:val="24"/>
    </w:rPr>
  </w:style>
  <w:style w:type="paragraph" w:customStyle="1" w:styleId="GOSTheader">
    <w:name w:val="_GOST_header"/>
    <w:rsid w:val="00995453"/>
    <w:pPr>
      <w:suppressAutoHyphens/>
    </w:pPr>
    <w:rPr>
      <w:color w:val="333333"/>
      <w:sz w:val="22"/>
    </w:rPr>
  </w:style>
  <w:style w:type="paragraph" w:customStyle="1" w:styleId="GOSTListmark1">
    <w:name w:val="_GOST_List_mark1"/>
    <w:rsid w:val="00995453"/>
    <w:pPr>
      <w:numPr>
        <w:numId w:val="8"/>
      </w:numPr>
      <w:jc w:val="both"/>
    </w:pPr>
    <w:rPr>
      <w:snapToGrid w:val="0"/>
      <w:sz w:val="24"/>
    </w:rPr>
  </w:style>
  <w:style w:type="paragraph" w:customStyle="1" w:styleId="GOSTListmark2">
    <w:name w:val="_GOST_List_mark2"/>
    <w:rsid w:val="00995453"/>
    <w:pPr>
      <w:numPr>
        <w:numId w:val="9"/>
      </w:numPr>
      <w:jc w:val="both"/>
    </w:pPr>
    <w:rPr>
      <w:snapToGrid w:val="0"/>
      <w:sz w:val="24"/>
    </w:rPr>
  </w:style>
  <w:style w:type="paragraph" w:customStyle="1" w:styleId="GOSTListmark3">
    <w:name w:val="_GOST_List_mark3"/>
    <w:basedOn w:val="a4"/>
    <w:rsid w:val="00995453"/>
    <w:pPr>
      <w:numPr>
        <w:numId w:val="10"/>
      </w:numPr>
    </w:pPr>
    <w:rPr>
      <w:snapToGrid w:val="0"/>
    </w:rPr>
  </w:style>
  <w:style w:type="paragraph" w:customStyle="1" w:styleId="GOSTListmark4">
    <w:name w:val="_GOST_List_mark4"/>
    <w:basedOn w:val="a4"/>
    <w:rsid w:val="00995453"/>
    <w:pPr>
      <w:numPr>
        <w:numId w:val="11"/>
      </w:numPr>
    </w:pPr>
  </w:style>
  <w:style w:type="paragraph" w:styleId="a8">
    <w:name w:val="header"/>
    <w:basedOn w:val="a4"/>
    <w:link w:val="a9"/>
    <w:rsid w:val="00995453"/>
    <w:pPr>
      <w:tabs>
        <w:tab w:val="center" w:pos="4677"/>
        <w:tab w:val="right" w:pos="9355"/>
      </w:tabs>
    </w:pPr>
  </w:style>
  <w:style w:type="paragraph" w:customStyle="1" w:styleId="GOSTListnote">
    <w:name w:val="_GOST_List_note"/>
    <w:basedOn w:val="GOSTListmark3"/>
    <w:rsid w:val="002F5B7D"/>
    <w:pPr>
      <w:numPr>
        <w:numId w:val="0"/>
      </w:numPr>
    </w:pPr>
  </w:style>
  <w:style w:type="paragraph" w:customStyle="1" w:styleId="GOSTListnormal18">
    <w:name w:val="_GOST_List_normal_1.8"/>
    <w:rsid w:val="00995453"/>
    <w:pPr>
      <w:tabs>
        <w:tab w:val="left" w:pos="1021"/>
      </w:tabs>
      <w:ind w:left="1021"/>
      <w:jc w:val="both"/>
    </w:pPr>
    <w:rPr>
      <w:snapToGrid w:val="0"/>
      <w:sz w:val="24"/>
    </w:rPr>
  </w:style>
  <w:style w:type="paragraph" w:customStyle="1" w:styleId="GOSTListnum2">
    <w:name w:val="_GOST_List_num2"/>
    <w:basedOn w:val="GOSTListnum"/>
    <w:rsid w:val="00995453"/>
    <w:pPr>
      <w:numPr>
        <w:ilvl w:val="1"/>
      </w:numPr>
    </w:pPr>
    <w:rPr>
      <w:szCs w:val="24"/>
    </w:rPr>
  </w:style>
  <w:style w:type="paragraph" w:customStyle="1" w:styleId="GOSTNameTable">
    <w:name w:val="_GOST_Name_Table"/>
    <w:rsid w:val="00995453"/>
    <w:pPr>
      <w:keepNext/>
      <w:numPr>
        <w:numId w:val="13"/>
      </w:numPr>
      <w:suppressAutoHyphens/>
      <w:spacing w:before="240" w:after="120"/>
    </w:pPr>
    <w:rPr>
      <w:b/>
      <w:sz w:val="24"/>
    </w:rPr>
  </w:style>
  <w:style w:type="paragraph" w:customStyle="1" w:styleId="GOSTNormal">
    <w:name w:val="_GOST_Normal"/>
    <w:link w:val="GOSTNormal0"/>
    <w:rsid w:val="00995453"/>
    <w:pPr>
      <w:spacing w:before="120" w:after="60"/>
      <w:ind w:firstLine="567"/>
      <w:contextualSpacing/>
      <w:jc w:val="both"/>
    </w:pPr>
    <w:rPr>
      <w:sz w:val="24"/>
    </w:rPr>
  </w:style>
  <w:style w:type="paragraph" w:customStyle="1" w:styleId="GOSTNormalWithout">
    <w:name w:val="_GOST_Normal_Without"/>
    <w:basedOn w:val="GOSTNormal"/>
    <w:next w:val="GOSTNormal"/>
    <w:rsid w:val="00995453"/>
    <w:pPr>
      <w:keepNext/>
    </w:pPr>
  </w:style>
  <w:style w:type="paragraph" w:customStyle="1" w:styleId="GOSTNote">
    <w:name w:val="_GOST_Note"/>
    <w:next w:val="GOSTNormal"/>
    <w:link w:val="GOSTNote0"/>
    <w:rsid w:val="00995453"/>
    <w:pPr>
      <w:spacing w:before="120" w:after="120"/>
      <w:ind w:left="1701" w:hanging="1701"/>
      <w:jc w:val="both"/>
    </w:pPr>
    <w:rPr>
      <w:sz w:val="24"/>
    </w:rPr>
  </w:style>
  <w:style w:type="paragraph" w:customStyle="1" w:styleId="GOSTNoteContinue">
    <w:name w:val="_GOST_Note_Continue"/>
    <w:basedOn w:val="GOSTNote"/>
    <w:rsid w:val="00995453"/>
    <w:pPr>
      <w:ind w:firstLine="0"/>
    </w:pPr>
  </w:style>
  <w:style w:type="paragraph" w:customStyle="1" w:styleId="GOSTReg">
    <w:name w:val="_GOST_Reg"/>
    <w:next w:val="GOSTNormal"/>
    <w:rsid w:val="00995453"/>
    <w:pPr>
      <w:keepNext/>
      <w:pageBreakBefore/>
      <w:spacing w:before="120" w:after="120"/>
      <w:contextualSpacing/>
      <w:jc w:val="center"/>
      <w:outlineLvl w:val="0"/>
    </w:pPr>
    <w:rPr>
      <w:b/>
      <w:caps/>
      <w:sz w:val="28"/>
    </w:rPr>
  </w:style>
  <w:style w:type="paragraph" w:customStyle="1" w:styleId="GOSTScript">
    <w:name w:val="_GOST_Script"/>
    <w:basedOn w:val="a4"/>
    <w:rsid w:val="003B4CC4"/>
    <w:pPr>
      <w:pBdr>
        <w:top w:val="dotted" w:sz="4" w:space="1" w:color="auto"/>
        <w:left w:val="dotted" w:sz="4" w:space="4" w:color="auto"/>
        <w:bottom w:val="dotted" w:sz="4" w:space="1" w:color="auto"/>
        <w:right w:val="dotted" w:sz="4" w:space="4" w:color="auto"/>
      </w:pBdr>
      <w:ind w:left="57" w:right="28"/>
    </w:pPr>
    <w:rPr>
      <w:rFonts w:ascii="Courier New" w:hAnsi="Courier New"/>
      <w:noProof/>
      <w:spacing w:val="-20"/>
      <w:sz w:val="20"/>
      <w:lang w:val="en-US"/>
    </w:rPr>
  </w:style>
  <w:style w:type="paragraph" w:customStyle="1" w:styleId="GOSTSign">
    <w:name w:val="_GOST_Sign"/>
    <w:basedOn w:val="GOSTReg"/>
    <w:next w:val="GOSTNormal"/>
    <w:rsid w:val="00995453"/>
    <w:pPr>
      <w:pageBreakBefore w:val="0"/>
      <w:outlineLvl w:val="9"/>
    </w:pPr>
  </w:style>
  <w:style w:type="character" w:customStyle="1" w:styleId="GOSTSymBold">
    <w:name w:val="_GOST_Sym_Bold"/>
    <w:rsid w:val="00995453"/>
    <w:rPr>
      <w:b/>
    </w:rPr>
  </w:style>
  <w:style w:type="character" w:customStyle="1" w:styleId="GOSTSymBoldItalic">
    <w:name w:val="_GOST_Sym_Bold_Italic"/>
    <w:rsid w:val="00995453"/>
    <w:rPr>
      <w:b/>
      <w:i/>
    </w:rPr>
  </w:style>
  <w:style w:type="character" w:customStyle="1" w:styleId="GOSTSymItalic">
    <w:name w:val="_GOST_Sym_Italic"/>
    <w:rsid w:val="00995453"/>
    <w:rPr>
      <w:i/>
    </w:rPr>
  </w:style>
  <w:style w:type="table" w:customStyle="1" w:styleId="GOSTTable">
    <w:name w:val="_GOST_Table"/>
    <w:basedOn w:val="a6"/>
    <w:rsid w:val="00995453"/>
    <w:pPr>
      <w:jc w:val="both"/>
    </w:pPr>
    <w:rPr>
      <w:sz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28" w:type="dxa"/>
        <w:bottom w:w="57" w:type="dxa"/>
        <w:right w:w="28" w:type="dxa"/>
      </w:tblCellMar>
    </w:tblPr>
    <w:tblStylePr w:type="firstRow">
      <w:pPr>
        <w:wordWrap/>
        <w:spacing w:beforeLines="0" w:beforeAutospacing="0" w:afterLines="0" w:afterAutospacing="0" w:line="240" w:lineRule="auto"/>
        <w:ind w:leftChars="0" w:left="0" w:rightChars="0" w:right="0" w:firstLineChars="0" w:firstLine="0"/>
        <w:jc w:val="center"/>
        <w:outlineLvl w:val="9"/>
      </w:pPr>
      <w:rPr>
        <w:rFonts w:ascii="Times New Roman" w:hAnsi="Times New Roman"/>
        <w:b w:val="0"/>
        <w:sz w:val="22"/>
      </w:rPr>
      <w:tblPr/>
      <w:trPr>
        <w:tblHeader/>
      </w:trPr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E6E6E6"/>
        <w:vAlign w:val="center"/>
      </w:tcPr>
    </w:tblStylePr>
    <w:tblStylePr w:type="band1Horz">
      <w:pPr>
        <w:wordWrap/>
        <w:spacing w:beforeLines="0" w:beforeAutospacing="0" w:afterLines="0" w:afterAutospacing="0" w:line="240" w:lineRule="auto"/>
        <w:ind w:leftChars="0" w:left="57" w:rightChars="0" w:right="57" w:firstLineChars="0" w:firstLine="0"/>
        <w:jc w:val="left"/>
        <w:outlineLvl w:val="9"/>
      </w:pPr>
      <w:rPr>
        <w:rFonts w:ascii="Times New Roman" w:hAnsi="Times New Roman"/>
        <w:sz w:val="24"/>
      </w:rPr>
    </w:tblStylePr>
    <w:tblStylePr w:type="band2Horz">
      <w:pPr>
        <w:wordWrap/>
        <w:spacing w:beforeLines="0" w:beforeAutospacing="0" w:afterLines="0" w:afterAutospacing="0"/>
        <w:ind w:leftChars="0" w:left="57" w:rightChars="0" w:right="57" w:firstLineChars="0" w:firstLine="0"/>
        <w:contextualSpacing w:val="0"/>
        <w:jc w:val="left"/>
        <w:outlineLvl w:val="9"/>
      </w:pPr>
      <w:rPr>
        <w:rFonts w:ascii="Times New Roman" w:hAnsi="Times New Roman"/>
        <w:sz w:val="24"/>
      </w:rPr>
    </w:tblStylePr>
  </w:style>
  <w:style w:type="paragraph" w:customStyle="1" w:styleId="GOSTTablenorm">
    <w:name w:val="_GOST_Table_norm"/>
    <w:link w:val="GOSTTablenorm0"/>
    <w:qFormat/>
    <w:rsid w:val="00995453"/>
    <w:pPr>
      <w:ind w:left="57" w:right="57"/>
      <w:jc w:val="both"/>
    </w:pPr>
    <w:rPr>
      <w:sz w:val="22"/>
    </w:rPr>
  </w:style>
  <w:style w:type="paragraph" w:customStyle="1" w:styleId="GOSTTableHead">
    <w:name w:val="_GOST_Table_Head"/>
    <w:basedOn w:val="GOSTTablenorm"/>
    <w:link w:val="GOSTTableHead0"/>
    <w:rsid w:val="00995453"/>
    <w:pPr>
      <w:keepNext/>
      <w:suppressAutoHyphens/>
      <w:ind w:left="0" w:right="0"/>
      <w:jc w:val="center"/>
    </w:pPr>
    <w:rPr>
      <w:b/>
      <w:bCs/>
    </w:rPr>
  </w:style>
  <w:style w:type="paragraph" w:customStyle="1" w:styleId="GOSTTableListMark1">
    <w:name w:val="_GOST_Table_List_Mark_1"/>
    <w:link w:val="GOSTTableListMark10"/>
    <w:rsid w:val="00995453"/>
    <w:pPr>
      <w:numPr>
        <w:numId w:val="14"/>
      </w:numPr>
      <w:tabs>
        <w:tab w:val="left" w:pos="284"/>
      </w:tabs>
      <w:ind w:right="57"/>
    </w:pPr>
    <w:rPr>
      <w:sz w:val="22"/>
    </w:rPr>
  </w:style>
  <w:style w:type="paragraph" w:customStyle="1" w:styleId="GOSTTableListNum1">
    <w:name w:val="_GOST_Table_List_Num_1"/>
    <w:rsid w:val="00995453"/>
    <w:pPr>
      <w:numPr>
        <w:numId w:val="17"/>
      </w:numPr>
    </w:pPr>
    <w:rPr>
      <w:sz w:val="22"/>
    </w:rPr>
  </w:style>
  <w:style w:type="paragraph" w:customStyle="1" w:styleId="GOSTTableNum">
    <w:name w:val="_GOST_Table_Num"/>
    <w:rsid w:val="00995453"/>
    <w:pPr>
      <w:numPr>
        <w:numId w:val="18"/>
      </w:numPr>
    </w:pPr>
    <w:rPr>
      <w:sz w:val="22"/>
    </w:rPr>
  </w:style>
  <w:style w:type="paragraph" w:customStyle="1" w:styleId="GOSTTitul0">
    <w:name w:val="_GOST_Titul_0"/>
    <w:rsid w:val="00995453"/>
    <w:pPr>
      <w:suppressAutoHyphens/>
      <w:spacing w:line="360" w:lineRule="auto"/>
      <w:contextualSpacing/>
      <w:jc w:val="center"/>
    </w:pPr>
    <w:rPr>
      <w:sz w:val="28"/>
      <w:szCs w:val="28"/>
    </w:rPr>
  </w:style>
  <w:style w:type="character" w:customStyle="1" w:styleId="aa">
    <w:name w:val="Текст примечания Знак"/>
    <w:aliases w:val="Знак3 Знак"/>
    <w:link w:val="ab"/>
    <w:rsid w:val="00995453"/>
  </w:style>
  <w:style w:type="paragraph" w:customStyle="1" w:styleId="GOSTTitul1">
    <w:name w:val="_GOST_Titul_1"/>
    <w:rsid w:val="00995453"/>
    <w:pPr>
      <w:suppressAutoHyphens/>
      <w:spacing w:before="240" w:after="240"/>
      <w:contextualSpacing/>
      <w:jc w:val="center"/>
    </w:pPr>
    <w:rPr>
      <w:sz w:val="32"/>
      <w:szCs w:val="28"/>
    </w:rPr>
  </w:style>
  <w:style w:type="paragraph" w:customStyle="1" w:styleId="GOSTTitul2">
    <w:name w:val="_GOST_Titul_2"/>
    <w:rsid w:val="00995453"/>
    <w:pPr>
      <w:suppressAutoHyphens/>
      <w:jc w:val="center"/>
    </w:pPr>
    <w:rPr>
      <w:b/>
      <w:caps/>
      <w:sz w:val="32"/>
      <w:szCs w:val="28"/>
    </w:rPr>
  </w:style>
  <w:style w:type="paragraph" w:customStyle="1" w:styleId="GOSTTitulnamedoc">
    <w:name w:val="_GOST_Titul_name_doc"/>
    <w:rsid w:val="00995453"/>
    <w:pPr>
      <w:suppressAutoHyphens/>
      <w:spacing w:before="200" w:after="400"/>
      <w:contextualSpacing/>
      <w:jc w:val="center"/>
    </w:pPr>
    <w:rPr>
      <w:b/>
      <w:sz w:val="32"/>
      <w:szCs w:val="28"/>
    </w:rPr>
  </w:style>
  <w:style w:type="paragraph" w:customStyle="1" w:styleId="a3">
    <w:name w:val="Заг_Приложение"/>
    <w:basedOn w:val="1"/>
    <w:next w:val="GOSTNormal"/>
    <w:rsid w:val="00995453"/>
    <w:pPr>
      <w:numPr>
        <w:numId w:val="19"/>
      </w:numPr>
    </w:pPr>
  </w:style>
  <w:style w:type="paragraph" w:customStyle="1" w:styleId="23">
    <w:name w:val="Заг_2_Приложение"/>
    <w:basedOn w:val="a3"/>
    <w:next w:val="GOSTNormal"/>
    <w:link w:val="24"/>
    <w:rsid w:val="00995453"/>
    <w:pPr>
      <w:pageBreakBefore w:val="0"/>
      <w:numPr>
        <w:numId w:val="0"/>
      </w:numPr>
      <w:tabs>
        <w:tab w:val="clear" w:pos="567"/>
      </w:tabs>
      <w:spacing w:after="240"/>
      <w:ind w:left="454" w:hanging="454"/>
      <w:jc w:val="left"/>
    </w:pPr>
    <w:rPr>
      <w:caps w:val="0"/>
      <w:lang w:val="x-none" w:eastAsia="x-none"/>
    </w:rPr>
  </w:style>
  <w:style w:type="character" w:customStyle="1" w:styleId="24">
    <w:name w:val="Заг_2_Приложение Знак"/>
    <w:link w:val="23"/>
    <w:rsid w:val="00995453"/>
    <w:rPr>
      <w:b/>
      <w:sz w:val="32"/>
      <w:szCs w:val="36"/>
      <w:lang w:val="x-none" w:eastAsia="x-none"/>
    </w:rPr>
  </w:style>
  <w:style w:type="paragraph" w:customStyle="1" w:styleId="33">
    <w:name w:val="Заг_3_Приложение"/>
    <w:basedOn w:val="a4"/>
    <w:next w:val="GOSTNormal"/>
    <w:rsid w:val="00995453"/>
    <w:pPr>
      <w:keepNext/>
      <w:spacing w:before="240" w:after="120"/>
      <w:ind w:left="567" w:hanging="567"/>
      <w:contextualSpacing/>
      <w:outlineLvl w:val="1"/>
    </w:pPr>
    <w:rPr>
      <w:rFonts w:cs="Arial"/>
      <w:b/>
      <w:bCs/>
      <w:iCs/>
      <w:sz w:val="28"/>
      <w:szCs w:val="28"/>
    </w:rPr>
  </w:style>
  <w:style w:type="paragraph" w:styleId="ac">
    <w:name w:val="caption"/>
    <w:basedOn w:val="a4"/>
    <w:next w:val="a4"/>
    <w:qFormat/>
    <w:rsid w:val="00995453"/>
    <w:rPr>
      <w:b/>
      <w:bCs/>
      <w:sz w:val="20"/>
    </w:rPr>
  </w:style>
  <w:style w:type="character" w:styleId="ad">
    <w:name w:val="Hyperlink"/>
    <w:uiPriority w:val="99"/>
    <w:rsid w:val="00995453"/>
    <w:rPr>
      <w:color w:val="0000FF"/>
      <w:u w:val="single"/>
    </w:rPr>
  </w:style>
  <w:style w:type="paragraph" w:styleId="11">
    <w:name w:val="toc 1"/>
    <w:uiPriority w:val="39"/>
    <w:rsid w:val="00995453"/>
    <w:pPr>
      <w:tabs>
        <w:tab w:val="left" w:pos="454"/>
        <w:tab w:val="right" w:leader="dot" w:pos="9631"/>
      </w:tabs>
      <w:spacing w:before="60" w:after="60"/>
      <w:ind w:left="454" w:right="567" w:hanging="454"/>
    </w:pPr>
    <w:rPr>
      <w:b/>
      <w:bCs/>
      <w:caps/>
      <w:noProof/>
      <w:sz w:val="24"/>
      <w:szCs w:val="24"/>
    </w:rPr>
  </w:style>
  <w:style w:type="paragraph" w:styleId="25">
    <w:name w:val="toc 2"/>
    <w:basedOn w:val="11"/>
    <w:uiPriority w:val="39"/>
    <w:rsid w:val="00995453"/>
    <w:pPr>
      <w:tabs>
        <w:tab w:val="clear" w:pos="454"/>
        <w:tab w:val="left" w:pos="851"/>
      </w:tabs>
      <w:ind w:left="851" w:hanging="567"/>
      <w:contextualSpacing/>
    </w:pPr>
    <w:rPr>
      <w:b w:val="0"/>
      <w:caps w:val="0"/>
    </w:rPr>
  </w:style>
  <w:style w:type="paragraph" w:styleId="34">
    <w:name w:val="toc 3"/>
    <w:basedOn w:val="25"/>
    <w:uiPriority w:val="39"/>
    <w:rsid w:val="00995453"/>
    <w:pPr>
      <w:tabs>
        <w:tab w:val="clear" w:pos="851"/>
        <w:tab w:val="left" w:pos="1418"/>
      </w:tabs>
      <w:ind w:left="1418" w:hanging="851"/>
    </w:pPr>
    <w:rPr>
      <w:iCs/>
    </w:rPr>
  </w:style>
  <w:style w:type="paragraph" w:styleId="ae">
    <w:name w:val="Body Text Indent"/>
    <w:basedOn w:val="a4"/>
    <w:next w:val="a4"/>
    <w:semiHidden/>
    <w:rsid w:val="00995453"/>
    <w:pPr>
      <w:widowControl w:val="0"/>
      <w:tabs>
        <w:tab w:val="left" w:pos="1985"/>
        <w:tab w:val="left" w:pos="2127"/>
      </w:tabs>
      <w:spacing w:line="360" w:lineRule="auto"/>
      <w:ind w:firstLine="425"/>
    </w:pPr>
    <w:rPr>
      <w:snapToGrid w:val="0"/>
      <w:sz w:val="20"/>
    </w:rPr>
  </w:style>
  <w:style w:type="paragraph" w:styleId="26">
    <w:name w:val="Body Text Indent 2"/>
    <w:basedOn w:val="a4"/>
    <w:semiHidden/>
    <w:rsid w:val="00995453"/>
    <w:pPr>
      <w:widowControl w:val="0"/>
      <w:tabs>
        <w:tab w:val="left" w:pos="1985"/>
        <w:tab w:val="left" w:pos="2127"/>
      </w:tabs>
      <w:spacing w:line="360" w:lineRule="auto"/>
      <w:ind w:firstLine="425"/>
    </w:pPr>
    <w:rPr>
      <w:b/>
      <w:snapToGrid w:val="0"/>
      <w:sz w:val="20"/>
    </w:rPr>
  </w:style>
  <w:style w:type="paragraph" w:styleId="af">
    <w:name w:val="Document Map"/>
    <w:basedOn w:val="a4"/>
    <w:semiHidden/>
    <w:rsid w:val="00995453"/>
    <w:pPr>
      <w:shd w:val="clear" w:color="auto" w:fill="000080"/>
    </w:pPr>
    <w:rPr>
      <w:rFonts w:ascii="Tahoma" w:hAnsi="Tahoma" w:cs="Tahoma"/>
      <w:sz w:val="20"/>
    </w:rPr>
  </w:style>
  <w:style w:type="paragraph" w:styleId="42">
    <w:name w:val="toc 4"/>
    <w:basedOn w:val="a4"/>
    <w:next w:val="a4"/>
    <w:uiPriority w:val="39"/>
    <w:rsid w:val="00995453"/>
    <w:pPr>
      <w:tabs>
        <w:tab w:val="left" w:pos="1871"/>
        <w:tab w:val="right" w:leader="dot" w:pos="9633"/>
      </w:tabs>
      <w:ind w:left="1872" w:right="567" w:hanging="1021"/>
    </w:pPr>
  </w:style>
  <w:style w:type="paragraph" w:styleId="35">
    <w:name w:val="Body Text 3"/>
    <w:basedOn w:val="a4"/>
    <w:semiHidden/>
    <w:rsid w:val="00995453"/>
    <w:pPr>
      <w:spacing w:after="120"/>
    </w:pPr>
    <w:rPr>
      <w:sz w:val="16"/>
      <w:szCs w:val="16"/>
    </w:rPr>
  </w:style>
  <w:style w:type="paragraph" w:customStyle="1" w:styleId="GOSTListnormal1">
    <w:name w:val="_GOST_List_normal_1"/>
    <w:rsid w:val="00995453"/>
    <w:pPr>
      <w:tabs>
        <w:tab w:val="left" w:pos="284"/>
      </w:tabs>
      <w:spacing w:before="60" w:after="60"/>
      <w:ind w:left="851"/>
      <w:contextualSpacing/>
      <w:jc w:val="both"/>
    </w:pPr>
    <w:rPr>
      <w:snapToGrid w:val="0"/>
      <w:sz w:val="24"/>
    </w:rPr>
  </w:style>
  <w:style w:type="numbering" w:styleId="111111">
    <w:name w:val="Outline List 2"/>
    <w:basedOn w:val="a7"/>
    <w:semiHidden/>
    <w:rsid w:val="00995453"/>
    <w:pPr>
      <w:numPr>
        <w:numId w:val="2"/>
      </w:numPr>
    </w:pPr>
  </w:style>
  <w:style w:type="numbering" w:styleId="1ai">
    <w:name w:val="Outline List 1"/>
    <w:basedOn w:val="a7"/>
    <w:semiHidden/>
    <w:rsid w:val="00995453"/>
    <w:pPr>
      <w:numPr>
        <w:numId w:val="3"/>
      </w:numPr>
    </w:pPr>
  </w:style>
  <w:style w:type="paragraph" w:styleId="af0">
    <w:name w:val="Balloon Text"/>
    <w:basedOn w:val="a4"/>
    <w:link w:val="af1"/>
    <w:semiHidden/>
    <w:rsid w:val="00995453"/>
    <w:rPr>
      <w:rFonts w:ascii="Tahoma" w:hAnsi="Tahoma" w:cs="Tahoma"/>
      <w:sz w:val="16"/>
      <w:szCs w:val="16"/>
    </w:rPr>
  </w:style>
  <w:style w:type="paragraph" w:customStyle="1" w:styleId="GOSTListnormal28">
    <w:name w:val="_GOST_List_normal_2.8"/>
    <w:rsid w:val="00995453"/>
    <w:pPr>
      <w:tabs>
        <w:tab w:val="left" w:pos="1588"/>
      </w:tabs>
      <w:spacing w:before="60" w:after="60"/>
      <w:ind w:left="1588"/>
      <w:contextualSpacing/>
      <w:jc w:val="both"/>
    </w:pPr>
    <w:rPr>
      <w:snapToGrid w:val="0"/>
      <w:sz w:val="24"/>
    </w:rPr>
  </w:style>
  <w:style w:type="paragraph" w:styleId="ab">
    <w:name w:val="annotation text"/>
    <w:aliases w:val="Знак3"/>
    <w:basedOn w:val="a4"/>
    <w:link w:val="aa"/>
    <w:rsid w:val="00995453"/>
    <w:rPr>
      <w:sz w:val="20"/>
    </w:rPr>
  </w:style>
  <w:style w:type="paragraph" w:styleId="af2">
    <w:name w:val="annotation subject"/>
    <w:basedOn w:val="ab"/>
    <w:next w:val="ab"/>
    <w:link w:val="af3"/>
    <w:semiHidden/>
    <w:rsid w:val="00995453"/>
    <w:rPr>
      <w:b/>
      <w:bCs/>
    </w:rPr>
  </w:style>
  <w:style w:type="paragraph" w:styleId="52">
    <w:name w:val="toc 5"/>
    <w:basedOn w:val="a4"/>
    <w:next w:val="a4"/>
    <w:autoRedefine/>
    <w:uiPriority w:val="39"/>
    <w:rsid w:val="00995453"/>
    <w:pPr>
      <w:tabs>
        <w:tab w:val="left" w:pos="2410"/>
        <w:tab w:val="right" w:leader="dot" w:pos="9631"/>
      </w:tabs>
      <w:ind w:left="2410" w:right="567" w:hanging="1276"/>
      <w:jc w:val="left"/>
    </w:pPr>
    <w:rPr>
      <w:noProof/>
      <w:szCs w:val="18"/>
    </w:rPr>
  </w:style>
  <w:style w:type="paragraph" w:styleId="60">
    <w:name w:val="toc 6"/>
    <w:basedOn w:val="a4"/>
    <w:next w:val="a4"/>
    <w:autoRedefine/>
    <w:rsid w:val="00995453"/>
    <w:pPr>
      <w:ind w:left="1200"/>
      <w:jc w:val="left"/>
    </w:pPr>
    <w:rPr>
      <w:sz w:val="18"/>
      <w:szCs w:val="18"/>
    </w:rPr>
  </w:style>
  <w:style w:type="paragraph" w:styleId="70">
    <w:name w:val="toc 7"/>
    <w:basedOn w:val="a4"/>
    <w:next w:val="a4"/>
    <w:autoRedefine/>
    <w:rsid w:val="00995453"/>
    <w:pPr>
      <w:ind w:left="1440"/>
      <w:jc w:val="left"/>
    </w:pPr>
    <w:rPr>
      <w:sz w:val="18"/>
      <w:szCs w:val="18"/>
    </w:rPr>
  </w:style>
  <w:style w:type="paragraph" w:styleId="81">
    <w:name w:val="toc 8"/>
    <w:basedOn w:val="a4"/>
    <w:next w:val="a4"/>
    <w:autoRedefine/>
    <w:rsid w:val="00995453"/>
    <w:pPr>
      <w:ind w:left="1680"/>
      <w:jc w:val="left"/>
    </w:pPr>
    <w:rPr>
      <w:sz w:val="18"/>
      <w:szCs w:val="18"/>
    </w:rPr>
  </w:style>
  <w:style w:type="paragraph" w:styleId="90">
    <w:name w:val="toc 9"/>
    <w:basedOn w:val="a4"/>
    <w:next w:val="a4"/>
    <w:autoRedefine/>
    <w:rsid w:val="00995453"/>
    <w:pPr>
      <w:ind w:left="1920"/>
      <w:jc w:val="left"/>
    </w:pPr>
    <w:rPr>
      <w:sz w:val="18"/>
      <w:szCs w:val="18"/>
    </w:rPr>
  </w:style>
  <w:style w:type="character" w:styleId="af4">
    <w:name w:val="footnote reference"/>
    <w:semiHidden/>
    <w:rsid w:val="00995453"/>
    <w:rPr>
      <w:vertAlign w:val="superscript"/>
    </w:rPr>
  </w:style>
  <w:style w:type="paragraph" w:styleId="af5">
    <w:name w:val="footnote text"/>
    <w:link w:val="af6"/>
    <w:semiHidden/>
    <w:rsid w:val="00995453"/>
  </w:style>
  <w:style w:type="paragraph" w:styleId="43">
    <w:name w:val="List 4"/>
    <w:basedOn w:val="a4"/>
    <w:semiHidden/>
    <w:rsid w:val="00995453"/>
    <w:pPr>
      <w:ind w:left="1132" w:hanging="283"/>
    </w:pPr>
  </w:style>
  <w:style w:type="paragraph" w:styleId="27">
    <w:name w:val="Body Text 2"/>
    <w:basedOn w:val="a4"/>
    <w:semiHidden/>
    <w:rsid w:val="00995453"/>
    <w:pPr>
      <w:spacing w:after="120" w:line="480" w:lineRule="auto"/>
    </w:pPr>
  </w:style>
  <w:style w:type="paragraph" w:styleId="36">
    <w:name w:val="Body Text Indent 3"/>
    <w:basedOn w:val="a4"/>
    <w:semiHidden/>
    <w:rsid w:val="00995453"/>
    <w:pPr>
      <w:spacing w:after="120"/>
      <w:ind w:left="283"/>
    </w:pPr>
    <w:rPr>
      <w:sz w:val="16"/>
      <w:szCs w:val="16"/>
    </w:rPr>
  </w:style>
  <w:style w:type="character" w:styleId="af7">
    <w:name w:val="FollowedHyperlink"/>
    <w:semiHidden/>
    <w:rsid w:val="00995453"/>
    <w:rPr>
      <w:color w:val="800080"/>
      <w:u w:val="single"/>
    </w:rPr>
  </w:style>
  <w:style w:type="character" w:styleId="HTML">
    <w:name w:val="HTML Variable"/>
    <w:semiHidden/>
    <w:rsid w:val="00995453"/>
    <w:rPr>
      <w:i/>
      <w:iCs/>
    </w:rPr>
  </w:style>
  <w:style w:type="character" w:styleId="HTML0">
    <w:name w:val="HTML Typewriter"/>
    <w:semiHidden/>
    <w:rsid w:val="00995453"/>
    <w:rPr>
      <w:rFonts w:ascii="Courier New" w:hAnsi="Courier New" w:cs="Courier New"/>
      <w:sz w:val="20"/>
      <w:szCs w:val="20"/>
    </w:rPr>
  </w:style>
  <w:style w:type="paragraph" w:styleId="af8">
    <w:name w:val="Subtitle"/>
    <w:basedOn w:val="a4"/>
    <w:qFormat/>
    <w:rsid w:val="00995453"/>
    <w:pPr>
      <w:spacing w:after="60"/>
      <w:jc w:val="center"/>
      <w:outlineLvl w:val="1"/>
    </w:pPr>
    <w:rPr>
      <w:rFonts w:ascii="Arial" w:hAnsi="Arial" w:cs="Arial"/>
    </w:rPr>
  </w:style>
  <w:style w:type="paragraph" w:styleId="af9">
    <w:name w:val="Salutation"/>
    <w:basedOn w:val="a4"/>
    <w:next w:val="a4"/>
    <w:semiHidden/>
    <w:rsid w:val="00995453"/>
  </w:style>
  <w:style w:type="paragraph" w:styleId="afa">
    <w:name w:val="List Continue"/>
    <w:basedOn w:val="a4"/>
    <w:semiHidden/>
    <w:rsid w:val="00995453"/>
    <w:pPr>
      <w:spacing w:after="120"/>
      <w:ind w:left="283"/>
    </w:pPr>
  </w:style>
  <w:style w:type="paragraph" w:styleId="28">
    <w:name w:val="List Continue 2"/>
    <w:basedOn w:val="a4"/>
    <w:semiHidden/>
    <w:rsid w:val="00995453"/>
    <w:pPr>
      <w:spacing w:after="120"/>
      <w:ind w:left="566"/>
    </w:pPr>
  </w:style>
  <w:style w:type="paragraph" w:styleId="37">
    <w:name w:val="List Continue 3"/>
    <w:basedOn w:val="a4"/>
    <w:semiHidden/>
    <w:rsid w:val="00995453"/>
    <w:pPr>
      <w:spacing w:after="120"/>
      <w:ind w:left="849"/>
    </w:pPr>
  </w:style>
  <w:style w:type="paragraph" w:styleId="44">
    <w:name w:val="List Continue 4"/>
    <w:basedOn w:val="a4"/>
    <w:semiHidden/>
    <w:rsid w:val="00995453"/>
    <w:pPr>
      <w:spacing w:after="120"/>
      <w:ind w:left="1132"/>
    </w:pPr>
  </w:style>
  <w:style w:type="paragraph" w:styleId="53">
    <w:name w:val="List Continue 5"/>
    <w:basedOn w:val="a4"/>
    <w:semiHidden/>
    <w:rsid w:val="00995453"/>
    <w:pPr>
      <w:spacing w:after="120"/>
      <w:ind w:left="1415"/>
    </w:pPr>
  </w:style>
  <w:style w:type="table" w:styleId="12">
    <w:name w:val="Table Simple 1"/>
    <w:basedOn w:val="a6"/>
    <w:semiHidden/>
    <w:rsid w:val="0099545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Simple 2"/>
    <w:basedOn w:val="a6"/>
    <w:semiHidden/>
    <w:rsid w:val="0099545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Simple 3"/>
    <w:basedOn w:val="a6"/>
    <w:semiHidden/>
    <w:rsid w:val="0099545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3">
    <w:name w:val="Table Grid 1"/>
    <w:basedOn w:val="a6"/>
    <w:semiHidden/>
    <w:rsid w:val="0099545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Grid 2"/>
    <w:basedOn w:val="a6"/>
    <w:semiHidden/>
    <w:rsid w:val="0099545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Grid 3"/>
    <w:basedOn w:val="a6"/>
    <w:semiHidden/>
    <w:rsid w:val="0099545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Grid 4"/>
    <w:basedOn w:val="a6"/>
    <w:semiHidden/>
    <w:rsid w:val="0099545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4">
    <w:name w:val="Table Grid 5"/>
    <w:basedOn w:val="a6"/>
    <w:semiHidden/>
    <w:rsid w:val="0099545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1">
    <w:name w:val="Table Grid 6"/>
    <w:basedOn w:val="a6"/>
    <w:semiHidden/>
    <w:rsid w:val="0099545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Grid 7"/>
    <w:basedOn w:val="a6"/>
    <w:semiHidden/>
    <w:rsid w:val="0099545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6"/>
    <w:semiHidden/>
    <w:rsid w:val="0099545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b">
    <w:name w:val="Table Contemporary"/>
    <w:basedOn w:val="a6"/>
    <w:semiHidden/>
    <w:rsid w:val="0099545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fc">
    <w:name w:val="List"/>
    <w:basedOn w:val="a4"/>
    <w:semiHidden/>
    <w:rsid w:val="00995453"/>
    <w:pPr>
      <w:ind w:left="283" w:hanging="283"/>
    </w:pPr>
  </w:style>
  <w:style w:type="paragraph" w:styleId="2b">
    <w:name w:val="List 2"/>
    <w:basedOn w:val="a4"/>
    <w:semiHidden/>
    <w:rsid w:val="00995453"/>
    <w:pPr>
      <w:ind w:left="566" w:hanging="283"/>
    </w:pPr>
  </w:style>
  <w:style w:type="paragraph" w:styleId="3a">
    <w:name w:val="List 3"/>
    <w:basedOn w:val="a4"/>
    <w:semiHidden/>
    <w:rsid w:val="00995453"/>
    <w:pPr>
      <w:ind w:left="849" w:hanging="283"/>
    </w:pPr>
  </w:style>
  <w:style w:type="paragraph" w:styleId="55">
    <w:name w:val="List 5"/>
    <w:basedOn w:val="a4"/>
    <w:semiHidden/>
    <w:rsid w:val="00995453"/>
    <w:pPr>
      <w:ind w:left="1415" w:hanging="283"/>
    </w:pPr>
  </w:style>
  <w:style w:type="table" w:styleId="afd">
    <w:name w:val="Table Professional"/>
    <w:basedOn w:val="a6"/>
    <w:semiHidden/>
    <w:rsid w:val="0099545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HTML1">
    <w:name w:val="HTML Preformatted"/>
    <w:basedOn w:val="a4"/>
    <w:link w:val="HTML2"/>
    <w:rsid w:val="00995453"/>
    <w:rPr>
      <w:rFonts w:ascii="Courier New" w:hAnsi="Courier New" w:cs="Courier New"/>
      <w:sz w:val="20"/>
    </w:rPr>
  </w:style>
  <w:style w:type="numbering" w:styleId="a2">
    <w:name w:val="Outline List 3"/>
    <w:basedOn w:val="a7"/>
    <w:semiHidden/>
    <w:rsid w:val="00995453"/>
    <w:pPr>
      <w:numPr>
        <w:numId w:val="4"/>
      </w:numPr>
    </w:pPr>
  </w:style>
  <w:style w:type="table" w:styleId="14">
    <w:name w:val="Table Columns 1"/>
    <w:basedOn w:val="a6"/>
    <w:semiHidden/>
    <w:rsid w:val="0099545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Columns 2"/>
    <w:basedOn w:val="a6"/>
    <w:semiHidden/>
    <w:rsid w:val="0099545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Columns 3"/>
    <w:basedOn w:val="a6"/>
    <w:semiHidden/>
    <w:rsid w:val="0099545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olumns 4"/>
    <w:basedOn w:val="a6"/>
    <w:semiHidden/>
    <w:rsid w:val="0099545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6">
    <w:name w:val="Table Columns 5"/>
    <w:basedOn w:val="a6"/>
    <w:semiHidden/>
    <w:rsid w:val="0099545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character" w:styleId="afe">
    <w:name w:val="Strong"/>
    <w:qFormat/>
    <w:rsid w:val="00995453"/>
    <w:rPr>
      <w:b/>
      <w:bCs/>
    </w:rPr>
  </w:style>
  <w:style w:type="table" w:styleId="-1">
    <w:name w:val="Table List 1"/>
    <w:basedOn w:val="a6"/>
    <w:semiHidden/>
    <w:rsid w:val="0099545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List 2"/>
    <w:basedOn w:val="a6"/>
    <w:semiHidden/>
    <w:rsid w:val="0099545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List 3"/>
    <w:basedOn w:val="a6"/>
    <w:semiHidden/>
    <w:rsid w:val="0099545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">
    <w:name w:val="Table List 4"/>
    <w:basedOn w:val="a6"/>
    <w:semiHidden/>
    <w:rsid w:val="0099545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">
    <w:name w:val="Table List 5"/>
    <w:basedOn w:val="a6"/>
    <w:semiHidden/>
    <w:rsid w:val="0099545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">
    <w:name w:val="Table List 6"/>
    <w:basedOn w:val="a6"/>
    <w:semiHidden/>
    <w:rsid w:val="0099545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">
    <w:name w:val="Table List 7"/>
    <w:basedOn w:val="a6"/>
    <w:semiHidden/>
    <w:rsid w:val="0099545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6"/>
    <w:semiHidden/>
    <w:rsid w:val="0099545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">
    <w:name w:val="Plain Text"/>
    <w:basedOn w:val="a4"/>
    <w:semiHidden/>
    <w:rsid w:val="00995453"/>
    <w:rPr>
      <w:rFonts w:ascii="Courier New" w:hAnsi="Courier New" w:cs="Courier New"/>
      <w:sz w:val="20"/>
    </w:rPr>
  </w:style>
  <w:style w:type="table" w:styleId="aff0">
    <w:name w:val="Table Theme"/>
    <w:basedOn w:val="a6"/>
    <w:semiHidden/>
    <w:rsid w:val="009954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5">
    <w:name w:val="Table Colorful 1"/>
    <w:basedOn w:val="a6"/>
    <w:semiHidden/>
    <w:rsid w:val="0099545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olorful 2"/>
    <w:basedOn w:val="a6"/>
    <w:semiHidden/>
    <w:rsid w:val="0099545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Colorful 3"/>
    <w:basedOn w:val="a6"/>
    <w:semiHidden/>
    <w:rsid w:val="0099545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1">
    <w:name w:val="Block Text"/>
    <w:basedOn w:val="a4"/>
    <w:semiHidden/>
    <w:rsid w:val="00995453"/>
    <w:pPr>
      <w:spacing w:after="120"/>
      <w:ind w:left="1440" w:right="1440"/>
    </w:pPr>
  </w:style>
  <w:style w:type="character" w:styleId="HTML3">
    <w:name w:val="HTML Cite"/>
    <w:semiHidden/>
    <w:rsid w:val="00995453"/>
    <w:rPr>
      <w:i/>
      <w:iCs/>
    </w:rPr>
  </w:style>
  <w:style w:type="paragraph" w:styleId="aff2">
    <w:name w:val="Message Header"/>
    <w:basedOn w:val="a4"/>
    <w:semiHidden/>
    <w:rsid w:val="0099545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aff3">
    <w:name w:val="E-mail Signature"/>
    <w:basedOn w:val="a4"/>
    <w:semiHidden/>
    <w:rsid w:val="00995453"/>
  </w:style>
  <w:style w:type="paragraph" w:styleId="aff4">
    <w:name w:val="Signature"/>
    <w:basedOn w:val="a4"/>
    <w:semiHidden/>
    <w:rsid w:val="00995453"/>
    <w:pPr>
      <w:ind w:left="4252"/>
    </w:pPr>
  </w:style>
  <w:style w:type="paragraph" w:styleId="16">
    <w:name w:val="index 1"/>
    <w:basedOn w:val="a4"/>
    <w:next w:val="a4"/>
    <w:autoRedefine/>
    <w:semiHidden/>
    <w:rsid w:val="00995453"/>
    <w:pPr>
      <w:widowControl w:val="0"/>
      <w:tabs>
        <w:tab w:val="num" w:pos="720"/>
        <w:tab w:val="left" w:pos="1985"/>
        <w:tab w:val="left" w:pos="2127"/>
      </w:tabs>
      <w:spacing w:line="360" w:lineRule="auto"/>
      <w:ind w:left="720" w:hanging="360"/>
    </w:pPr>
    <w:rPr>
      <w:snapToGrid w:val="0"/>
    </w:rPr>
  </w:style>
  <w:style w:type="paragraph" w:styleId="aff5">
    <w:name w:val="index heading"/>
    <w:basedOn w:val="a4"/>
    <w:next w:val="16"/>
    <w:semiHidden/>
    <w:rsid w:val="00995453"/>
    <w:pPr>
      <w:widowControl w:val="0"/>
      <w:tabs>
        <w:tab w:val="left" w:pos="1985"/>
        <w:tab w:val="left" w:pos="2127"/>
      </w:tabs>
      <w:spacing w:line="360" w:lineRule="auto"/>
      <w:ind w:firstLine="425"/>
    </w:pPr>
    <w:rPr>
      <w:snapToGrid w:val="0"/>
      <w:sz w:val="20"/>
    </w:rPr>
  </w:style>
  <w:style w:type="paragraph" w:styleId="2e">
    <w:name w:val="index 2"/>
    <w:basedOn w:val="a4"/>
    <w:next w:val="a4"/>
    <w:autoRedefine/>
    <w:semiHidden/>
    <w:rsid w:val="00995453"/>
    <w:pPr>
      <w:widowControl w:val="0"/>
      <w:tabs>
        <w:tab w:val="left" w:pos="1985"/>
        <w:tab w:val="left" w:pos="2127"/>
      </w:tabs>
      <w:spacing w:line="360" w:lineRule="auto"/>
      <w:ind w:left="400" w:hanging="200"/>
    </w:pPr>
    <w:rPr>
      <w:snapToGrid w:val="0"/>
      <w:sz w:val="20"/>
    </w:rPr>
  </w:style>
  <w:style w:type="paragraph" w:styleId="3d">
    <w:name w:val="index 3"/>
    <w:basedOn w:val="a4"/>
    <w:next w:val="a4"/>
    <w:autoRedefine/>
    <w:semiHidden/>
    <w:rsid w:val="00995453"/>
    <w:pPr>
      <w:widowControl w:val="0"/>
      <w:tabs>
        <w:tab w:val="left" w:pos="1985"/>
        <w:tab w:val="left" w:pos="2127"/>
      </w:tabs>
      <w:spacing w:line="360" w:lineRule="auto"/>
      <w:ind w:left="600" w:hanging="200"/>
    </w:pPr>
    <w:rPr>
      <w:snapToGrid w:val="0"/>
      <w:sz w:val="20"/>
    </w:rPr>
  </w:style>
  <w:style w:type="paragraph" w:styleId="47">
    <w:name w:val="index 4"/>
    <w:basedOn w:val="a4"/>
    <w:next w:val="a4"/>
    <w:autoRedefine/>
    <w:semiHidden/>
    <w:rsid w:val="00995453"/>
    <w:pPr>
      <w:widowControl w:val="0"/>
      <w:tabs>
        <w:tab w:val="left" w:pos="1985"/>
        <w:tab w:val="left" w:pos="2127"/>
      </w:tabs>
      <w:spacing w:line="360" w:lineRule="auto"/>
      <w:ind w:left="800" w:hanging="200"/>
    </w:pPr>
    <w:rPr>
      <w:snapToGrid w:val="0"/>
      <w:sz w:val="20"/>
    </w:rPr>
  </w:style>
  <w:style w:type="paragraph" w:styleId="57">
    <w:name w:val="index 5"/>
    <w:basedOn w:val="a4"/>
    <w:next w:val="a4"/>
    <w:autoRedefine/>
    <w:semiHidden/>
    <w:rsid w:val="00995453"/>
    <w:pPr>
      <w:widowControl w:val="0"/>
      <w:tabs>
        <w:tab w:val="left" w:pos="1985"/>
        <w:tab w:val="left" w:pos="2127"/>
      </w:tabs>
      <w:spacing w:line="360" w:lineRule="auto"/>
      <w:ind w:left="1000" w:hanging="200"/>
    </w:pPr>
    <w:rPr>
      <w:snapToGrid w:val="0"/>
      <w:sz w:val="20"/>
    </w:rPr>
  </w:style>
  <w:style w:type="paragraph" w:styleId="62">
    <w:name w:val="index 6"/>
    <w:basedOn w:val="a4"/>
    <w:next w:val="a4"/>
    <w:autoRedefine/>
    <w:semiHidden/>
    <w:rsid w:val="00995453"/>
    <w:pPr>
      <w:widowControl w:val="0"/>
      <w:tabs>
        <w:tab w:val="left" w:pos="1985"/>
        <w:tab w:val="left" w:pos="2127"/>
      </w:tabs>
      <w:spacing w:line="360" w:lineRule="auto"/>
      <w:ind w:left="1200" w:hanging="200"/>
    </w:pPr>
    <w:rPr>
      <w:snapToGrid w:val="0"/>
      <w:sz w:val="20"/>
    </w:rPr>
  </w:style>
  <w:style w:type="paragraph" w:styleId="72">
    <w:name w:val="index 7"/>
    <w:basedOn w:val="a4"/>
    <w:next w:val="a4"/>
    <w:autoRedefine/>
    <w:semiHidden/>
    <w:rsid w:val="00995453"/>
    <w:pPr>
      <w:widowControl w:val="0"/>
      <w:tabs>
        <w:tab w:val="left" w:pos="1985"/>
        <w:tab w:val="left" w:pos="2127"/>
      </w:tabs>
      <w:spacing w:line="360" w:lineRule="auto"/>
      <w:ind w:left="1400" w:hanging="200"/>
    </w:pPr>
    <w:rPr>
      <w:snapToGrid w:val="0"/>
      <w:sz w:val="20"/>
    </w:rPr>
  </w:style>
  <w:style w:type="paragraph" w:styleId="83">
    <w:name w:val="index 8"/>
    <w:basedOn w:val="a4"/>
    <w:next w:val="a4"/>
    <w:autoRedefine/>
    <w:semiHidden/>
    <w:rsid w:val="00995453"/>
    <w:pPr>
      <w:widowControl w:val="0"/>
      <w:tabs>
        <w:tab w:val="left" w:pos="1985"/>
        <w:tab w:val="left" w:pos="2127"/>
      </w:tabs>
      <w:spacing w:line="360" w:lineRule="auto"/>
      <w:ind w:left="1600" w:hanging="200"/>
    </w:pPr>
    <w:rPr>
      <w:snapToGrid w:val="0"/>
      <w:sz w:val="20"/>
    </w:rPr>
  </w:style>
  <w:style w:type="paragraph" w:styleId="91">
    <w:name w:val="index 9"/>
    <w:basedOn w:val="a4"/>
    <w:next w:val="a4"/>
    <w:autoRedefine/>
    <w:semiHidden/>
    <w:rsid w:val="00995453"/>
    <w:pPr>
      <w:widowControl w:val="0"/>
      <w:tabs>
        <w:tab w:val="left" w:pos="1985"/>
        <w:tab w:val="left" w:pos="2127"/>
      </w:tabs>
      <w:spacing w:line="360" w:lineRule="auto"/>
      <w:ind w:left="1800" w:hanging="200"/>
    </w:pPr>
    <w:rPr>
      <w:snapToGrid w:val="0"/>
      <w:sz w:val="20"/>
    </w:rPr>
  </w:style>
  <w:style w:type="paragraph" w:styleId="a0">
    <w:name w:val="List Bullet"/>
    <w:basedOn w:val="a4"/>
    <w:semiHidden/>
    <w:rsid w:val="00995453"/>
    <w:pPr>
      <w:numPr>
        <w:numId w:val="22"/>
      </w:numPr>
    </w:pPr>
  </w:style>
  <w:style w:type="paragraph" w:styleId="a">
    <w:name w:val="List Number"/>
    <w:aliases w:val="Нумерованный"/>
    <w:basedOn w:val="a4"/>
    <w:semiHidden/>
    <w:rsid w:val="00995453"/>
    <w:pPr>
      <w:numPr>
        <w:numId w:val="31"/>
      </w:numPr>
    </w:pPr>
  </w:style>
  <w:style w:type="paragraph" w:styleId="HTML4">
    <w:name w:val="HTML Address"/>
    <w:basedOn w:val="a4"/>
    <w:semiHidden/>
    <w:rsid w:val="00995453"/>
    <w:rPr>
      <w:i/>
      <w:iCs/>
    </w:rPr>
  </w:style>
  <w:style w:type="paragraph" w:styleId="aff6">
    <w:name w:val="envelope address"/>
    <w:basedOn w:val="a4"/>
    <w:semiHidden/>
    <w:rsid w:val="00995453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character" w:styleId="HTML5">
    <w:name w:val="HTML Acronym"/>
    <w:basedOn w:val="a5"/>
    <w:semiHidden/>
    <w:rsid w:val="00995453"/>
  </w:style>
  <w:style w:type="table" w:styleId="-10">
    <w:name w:val="Table Web 1"/>
    <w:basedOn w:val="a6"/>
    <w:semiHidden/>
    <w:rsid w:val="0099545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0">
    <w:name w:val="Table Web 2"/>
    <w:basedOn w:val="a6"/>
    <w:semiHidden/>
    <w:rsid w:val="0099545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0">
    <w:name w:val="Table Web 3"/>
    <w:basedOn w:val="a6"/>
    <w:semiHidden/>
    <w:rsid w:val="0099545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7">
    <w:name w:val="Emphasis"/>
    <w:qFormat/>
    <w:rsid w:val="00995453"/>
    <w:rPr>
      <w:i/>
      <w:iCs/>
    </w:rPr>
  </w:style>
  <w:style w:type="paragraph" w:styleId="aff8">
    <w:name w:val="Date"/>
    <w:basedOn w:val="a4"/>
    <w:next w:val="a4"/>
    <w:semiHidden/>
    <w:rsid w:val="00995453"/>
  </w:style>
  <w:style w:type="paragraph" w:styleId="aff9">
    <w:name w:val="Note Heading"/>
    <w:basedOn w:val="a4"/>
    <w:next w:val="a4"/>
    <w:semiHidden/>
    <w:rsid w:val="00995453"/>
  </w:style>
  <w:style w:type="character" w:styleId="affa">
    <w:name w:val="annotation reference"/>
    <w:rsid w:val="00995453"/>
    <w:rPr>
      <w:sz w:val="16"/>
      <w:szCs w:val="16"/>
    </w:rPr>
  </w:style>
  <w:style w:type="table" w:styleId="affb">
    <w:name w:val="Table Elegant"/>
    <w:basedOn w:val="a6"/>
    <w:semiHidden/>
    <w:rsid w:val="0099545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Subtle 1"/>
    <w:basedOn w:val="a6"/>
    <w:semiHidden/>
    <w:rsid w:val="0099545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Subtle 2"/>
    <w:basedOn w:val="a6"/>
    <w:semiHidden/>
    <w:rsid w:val="0099545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6">
    <w:name w:val="HTML Keyboard"/>
    <w:semiHidden/>
    <w:rsid w:val="00995453"/>
    <w:rPr>
      <w:rFonts w:ascii="Courier New" w:hAnsi="Courier New" w:cs="Courier New"/>
      <w:sz w:val="20"/>
      <w:szCs w:val="20"/>
    </w:rPr>
  </w:style>
  <w:style w:type="table" w:styleId="18">
    <w:name w:val="Table Classic 1"/>
    <w:basedOn w:val="a6"/>
    <w:semiHidden/>
    <w:rsid w:val="0099545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Classic 2"/>
    <w:basedOn w:val="a6"/>
    <w:semiHidden/>
    <w:rsid w:val="0099545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lassic 3"/>
    <w:basedOn w:val="a6"/>
    <w:semiHidden/>
    <w:rsid w:val="0099545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lassic 4"/>
    <w:basedOn w:val="a6"/>
    <w:semiHidden/>
    <w:rsid w:val="0099545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7">
    <w:name w:val="HTML Code"/>
    <w:semiHidden/>
    <w:rsid w:val="00995453"/>
    <w:rPr>
      <w:rFonts w:ascii="Courier New" w:hAnsi="Courier New" w:cs="Courier New"/>
      <w:sz w:val="20"/>
      <w:szCs w:val="20"/>
    </w:rPr>
  </w:style>
  <w:style w:type="paragraph" w:styleId="affc">
    <w:name w:val="Body Text"/>
    <w:basedOn w:val="a4"/>
    <w:semiHidden/>
    <w:rsid w:val="00995453"/>
    <w:pPr>
      <w:overflowPunct w:val="0"/>
      <w:autoSpaceDE w:val="0"/>
      <w:autoSpaceDN w:val="0"/>
      <w:adjustRightInd w:val="0"/>
      <w:spacing w:after="240"/>
      <w:textAlignment w:val="baseline"/>
    </w:pPr>
  </w:style>
  <w:style w:type="paragraph" w:styleId="affd">
    <w:name w:val="Body Text First Indent"/>
    <w:basedOn w:val="affc"/>
    <w:semiHidden/>
    <w:rsid w:val="00995453"/>
    <w:pPr>
      <w:overflowPunct/>
      <w:autoSpaceDE/>
      <w:autoSpaceDN/>
      <w:adjustRightInd/>
      <w:spacing w:after="120"/>
      <w:ind w:firstLine="210"/>
      <w:jc w:val="left"/>
      <w:textAlignment w:val="auto"/>
    </w:pPr>
  </w:style>
  <w:style w:type="paragraph" w:styleId="2f1">
    <w:name w:val="Body Text First Indent 2"/>
    <w:basedOn w:val="ae"/>
    <w:semiHidden/>
    <w:rsid w:val="00995453"/>
    <w:pPr>
      <w:widowControl/>
      <w:tabs>
        <w:tab w:val="clear" w:pos="1985"/>
        <w:tab w:val="clear" w:pos="2127"/>
      </w:tabs>
      <w:spacing w:after="120" w:line="240" w:lineRule="auto"/>
      <w:ind w:left="283" w:firstLine="210"/>
      <w:jc w:val="left"/>
    </w:pPr>
    <w:rPr>
      <w:snapToGrid/>
      <w:sz w:val="24"/>
      <w:szCs w:val="24"/>
    </w:rPr>
  </w:style>
  <w:style w:type="paragraph" w:styleId="20">
    <w:name w:val="List Bullet 2"/>
    <w:basedOn w:val="a4"/>
    <w:rsid w:val="00995453"/>
    <w:pPr>
      <w:numPr>
        <w:numId w:val="23"/>
      </w:numPr>
      <w:tabs>
        <w:tab w:val="clear" w:pos="643"/>
        <w:tab w:val="num" w:pos="360"/>
      </w:tabs>
    </w:pPr>
  </w:style>
  <w:style w:type="paragraph" w:styleId="30">
    <w:name w:val="List Bullet 3"/>
    <w:basedOn w:val="a4"/>
    <w:autoRedefine/>
    <w:semiHidden/>
    <w:rsid w:val="00995453"/>
    <w:pPr>
      <w:widowControl w:val="0"/>
      <w:numPr>
        <w:numId w:val="24"/>
      </w:numPr>
      <w:tabs>
        <w:tab w:val="clear" w:pos="926"/>
        <w:tab w:val="num" w:pos="360"/>
        <w:tab w:val="left" w:pos="1985"/>
        <w:tab w:val="left" w:pos="2127"/>
      </w:tabs>
      <w:spacing w:line="360" w:lineRule="auto"/>
    </w:pPr>
  </w:style>
  <w:style w:type="paragraph" w:styleId="40">
    <w:name w:val="List Bullet 4"/>
    <w:aliases w:val="Обычный маркированный,мой маркированный список"/>
    <w:basedOn w:val="a4"/>
    <w:rsid w:val="00995453"/>
    <w:pPr>
      <w:numPr>
        <w:numId w:val="25"/>
      </w:numPr>
      <w:tabs>
        <w:tab w:val="clear" w:pos="1209"/>
        <w:tab w:val="num" w:pos="360"/>
      </w:tabs>
    </w:pPr>
  </w:style>
  <w:style w:type="paragraph" w:styleId="50">
    <w:name w:val="List Bullet 5"/>
    <w:basedOn w:val="a4"/>
    <w:semiHidden/>
    <w:rsid w:val="00995453"/>
    <w:pPr>
      <w:numPr>
        <w:numId w:val="26"/>
      </w:numPr>
      <w:tabs>
        <w:tab w:val="clear" w:pos="1492"/>
        <w:tab w:val="num" w:pos="360"/>
      </w:tabs>
    </w:pPr>
  </w:style>
  <w:style w:type="paragraph" w:styleId="affe">
    <w:name w:val="Title"/>
    <w:basedOn w:val="a4"/>
    <w:qFormat/>
    <w:rsid w:val="00995453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character" w:styleId="afff">
    <w:name w:val="page number"/>
    <w:basedOn w:val="a5"/>
    <w:semiHidden/>
    <w:rsid w:val="00995453"/>
  </w:style>
  <w:style w:type="character" w:styleId="afff0">
    <w:name w:val="line number"/>
    <w:basedOn w:val="a5"/>
    <w:semiHidden/>
    <w:rsid w:val="00995453"/>
  </w:style>
  <w:style w:type="paragraph" w:styleId="2">
    <w:name w:val="List Number 2"/>
    <w:basedOn w:val="a4"/>
    <w:semiHidden/>
    <w:rsid w:val="00995453"/>
    <w:pPr>
      <w:numPr>
        <w:numId w:val="27"/>
      </w:numPr>
      <w:tabs>
        <w:tab w:val="clear" w:pos="643"/>
        <w:tab w:val="num" w:pos="360"/>
      </w:tabs>
    </w:pPr>
  </w:style>
  <w:style w:type="paragraph" w:styleId="3">
    <w:name w:val="List Number 3"/>
    <w:basedOn w:val="a4"/>
    <w:semiHidden/>
    <w:rsid w:val="00995453"/>
    <w:pPr>
      <w:numPr>
        <w:numId w:val="28"/>
      </w:numPr>
      <w:tabs>
        <w:tab w:val="clear" w:pos="926"/>
        <w:tab w:val="num" w:pos="360"/>
      </w:tabs>
    </w:pPr>
  </w:style>
  <w:style w:type="paragraph" w:styleId="4">
    <w:name w:val="List Number 4"/>
    <w:basedOn w:val="a4"/>
    <w:semiHidden/>
    <w:rsid w:val="00995453"/>
    <w:pPr>
      <w:numPr>
        <w:numId w:val="29"/>
      </w:numPr>
      <w:tabs>
        <w:tab w:val="clear" w:pos="1209"/>
        <w:tab w:val="num" w:pos="360"/>
      </w:tabs>
    </w:pPr>
  </w:style>
  <w:style w:type="paragraph" w:styleId="5">
    <w:name w:val="List Number 5"/>
    <w:basedOn w:val="a4"/>
    <w:semiHidden/>
    <w:rsid w:val="00995453"/>
    <w:pPr>
      <w:numPr>
        <w:numId w:val="30"/>
      </w:numPr>
      <w:tabs>
        <w:tab w:val="clear" w:pos="1492"/>
        <w:tab w:val="num" w:pos="360"/>
      </w:tabs>
    </w:pPr>
  </w:style>
  <w:style w:type="character" w:styleId="HTML8">
    <w:name w:val="HTML Sample"/>
    <w:semiHidden/>
    <w:rsid w:val="00995453"/>
    <w:rPr>
      <w:rFonts w:ascii="Courier New" w:hAnsi="Courier New" w:cs="Courier New"/>
    </w:rPr>
  </w:style>
  <w:style w:type="paragraph" w:styleId="2f2">
    <w:name w:val="envelope return"/>
    <w:basedOn w:val="a4"/>
    <w:semiHidden/>
    <w:rsid w:val="00995453"/>
    <w:rPr>
      <w:rFonts w:ascii="Arial" w:hAnsi="Arial" w:cs="Arial"/>
      <w:sz w:val="20"/>
    </w:rPr>
  </w:style>
  <w:style w:type="table" w:styleId="19">
    <w:name w:val="Table 3D effects 1"/>
    <w:basedOn w:val="a6"/>
    <w:semiHidden/>
    <w:rsid w:val="0099545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3D effects 2"/>
    <w:basedOn w:val="a6"/>
    <w:semiHidden/>
    <w:rsid w:val="0099545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3D effects 3"/>
    <w:basedOn w:val="a6"/>
    <w:semiHidden/>
    <w:rsid w:val="0099545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1">
    <w:name w:val="Normal (Web)"/>
    <w:basedOn w:val="a4"/>
    <w:uiPriority w:val="99"/>
    <w:rsid w:val="00995453"/>
  </w:style>
  <w:style w:type="paragraph" w:styleId="afff2">
    <w:name w:val="Normal Indent"/>
    <w:basedOn w:val="a4"/>
    <w:semiHidden/>
    <w:rsid w:val="00995453"/>
    <w:pPr>
      <w:ind w:left="708"/>
    </w:pPr>
  </w:style>
  <w:style w:type="character" w:styleId="HTML9">
    <w:name w:val="HTML Definition"/>
    <w:semiHidden/>
    <w:rsid w:val="00995453"/>
    <w:rPr>
      <w:i/>
      <w:iCs/>
    </w:rPr>
  </w:style>
  <w:style w:type="paragraph" w:styleId="afff3">
    <w:name w:val="table of figures"/>
    <w:aliases w:val="таблиц_GOST"/>
    <w:basedOn w:val="a4"/>
    <w:next w:val="GOSTNormal"/>
    <w:uiPriority w:val="99"/>
    <w:rsid w:val="00995453"/>
    <w:pPr>
      <w:tabs>
        <w:tab w:val="left" w:leader="dot" w:pos="567"/>
        <w:tab w:val="left" w:pos="1134"/>
        <w:tab w:val="right" w:leader="dot" w:pos="9631"/>
      </w:tabs>
      <w:spacing w:before="120" w:after="120"/>
      <w:ind w:left="567" w:right="567" w:hanging="567"/>
      <w:contextualSpacing/>
      <w:jc w:val="left"/>
    </w:pPr>
    <w:rPr>
      <w:noProof/>
    </w:rPr>
  </w:style>
  <w:style w:type="paragraph" w:customStyle="1" w:styleId="GOSTListnormal3">
    <w:name w:val="_GOST_List_normal_3"/>
    <w:rsid w:val="00995453"/>
    <w:pPr>
      <w:tabs>
        <w:tab w:val="left" w:pos="1418"/>
      </w:tabs>
      <w:spacing w:before="60" w:after="60"/>
      <w:ind w:left="1418"/>
      <w:contextualSpacing/>
      <w:jc w:val="both"/>
    </w:pPr>
    <w:rPr>
      <w:snapToGrid w:val="0"/>
      <w:sz w:val="24"/>
    </w:rPr>
  </w:style>
  <w:style w:type="paragraph" w:customStyle="1" w:styleId="GOSTListnormal4">
    <w:name w:val="_GOST_List_normal_4"/>
    <w:rsid w:val="00995453"/>
    <w:pPr>
      <w:tabs>
        <w:tab w:val="left" w:pos="1701"/>
      </w:tabs>
      <w:spacing w:before="60" w:after="60"/>
      <w:ind w:left="1701"/>
      <w:contextualSpacing/>
      <w:jc w:val="both"/>
    </w:pPr>
    <w:rPr>
      <w:sz w:val="24"/>
      <w:szCs w:val="24"/>
    </w:rPr>
  </w:style>
  <w:style w:type="paragraph" w:styleId="afff4">
    <w:name w:val="footer"/>
    <w:basedOn w:val="a4"/>
    <w:link w:val="afff5"/>
    <w:rsid w:val="00995453"/>
    <w:pPr>
      <w:tabs>
        <w:tab w:val="center" w:pos="4677"/>
        <w:tab w:val="right" w:pos="9355"/>
      </w:tabs>
    </w:pPr>
  </w:style>
  <w:style w:type="paragraph" w:customStyle="1" w:styleId="GOSTListnum">
    <w:name w:val="_GOST_List_num"/>
    <w:rsid w:val="00995453"/>
    <w:pPr>
      <w:numPr>
        <w:numId w:val="12"/>
      </w:numPr>
      <w:spacing w:before="120" w:after="120"/>
      <w:contextualSpacing/>
      <w:jc w:val="both"/>
    </w:pPr>
    <w:rPr>
      <w:sz w:val="24"/>
    </w:rPr>
  </w:style>
  <w:style w:type="character" w:customStyle="1" w:styleId="GOSTNote0">
    <w:name w:val="_GOST_Note Знак"/>
    <w:link w:val="GOSTNote"/>
    <w:rsid w:val="00995453"/>
    <w:rPr>
      <w:sz w:val="24"/>
    </w:rPr>
  </w:style>
  <w:style w:type="paragraph" w:customStyle="1" w:styleId="GOSTListmark5">
    <w:name w:val="_GOST_List_mark5"/>
    <w:basedOn w:val="GOSTListmark4"/>
    <w:rsid w:val="00995453"/>
    <w:pPr>
      <w:tabs>
        <w:tab w:val="clear" w:pos="1701"/>
        <w:tab w:val="left" w:pos="1985"/>
      </w:tabs>
      <w:ind w:left="1985" w:hanging="284"/>
    </w:pPr>
  </w:style>
  <w:style w:type="paragraph" w:customStyle="1" w:styleId="GOSTListnum3">
    <w:name w:val="_GOST_List_num3"/>
    <w:basedOn w:val="GOSTListnum2"/>
    <w:rsid w:val="00995453"/>
    <w:pPr>
      <w:numPr>
        <w:ilvl w:val="2"/>
      </w:numPr>
      <w:tabs>
        <w:tab w:val="left" w:pos="2268"/>
      </w:tabs>
    </w:pPr>
  </w:style>
  <w:style w:type="paragraph" w:customStyle="1" w:styleId="GOSTListnum4">
    <w:name w:val="_GOST_List_num4"/>
    <w:basedOn w:val="GOSTListnum3"/>
    <w:rsid w:val="00995453"/>
    <w:pPr>
      <w:numPr>
        <w:ilvl w:val="3"/>
      </w:numPr>
      <w:tabs>
        <w:tab w:val="clear" w:pos="2268"/>
        <w:tab w:val="left" w:pos="2835"/>
      </w:tabs>
    </w:pPr>
  </w:style>
  <w:style w:type="paragraph" w:customStyle="1" w:styleId="49">
    <w:name w:val="Заг_4_Приложение"/>
    <w:basedOn w:val="33"/>
    <w:next w:val="GOSTNormal"/>
    <w:rsid w:val="00995453"/>
    <w:pPr>
      <w:ind w:left="737" w:hanging="737"/>
      <w:outlineLvl w:val="3"/>
    </w:pPr>
    <w:rPr>
      <w:sz w:val="26"/>
      <w:szCs w:val="26"/>
    </w:rPr>
  </w:style>
  <w:style w:type="table" w:styleId="afff6">
    <w:name w:val="Table Grid"/>
    <w:basedOn w:val="a6"/>
    <w:rsid w:val="0099545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GOSTListnormal5">
    <w:name w:val="_GOST_List_normal_5"/>
    <w:rsid w:val="00995453"/>
    <w:pPr>
      <w:tabs>
        <w:tab w:val="left" w:pos="1985"/>
      </w:tabs>
      <w:spacing w:before="60" w:after="60"/>
      <w:ind w:left="1985"/>
      <w:contextualSpacing/>
      <w:jc w:val="both"/>
    </w:pPr>
    <w:rPr>
      <w:snapToGrid w:val="0"/>
      <w:sz w:val="24"/>
    </w:rPr>
  </w:style>
  <w:style w:type="paragraph" w:customStyle="1" w:styleId="GOSTTableListNum2">
    <w:name w:val="_GOST_Table_List_Num_2"/>
    <w:basedOn w:val="GOSTTableListNum1"/>
    <w:rsid w:val="00995453"/>
    <w:pPr>
      <w:numPr>
        <w:ilvl w:val="1"/>
      </w:numPr>
    </w:pPr>
  </w:style>
  <w:style w:type="paragraph" w:customStyle="1" w:styleId="GOSTTableListMark2">
    <w:name w:val="_GOST_Table_List_Mark_2"/>
    <w:basedOn w:val="GOSTTableListMark1"/>
    <w:rsid w:val="00995453"/>
    <w:pPr>
      <w:tabs>
        <w:tab w:val="left" w:pos="454"/>
      </w:tabs>
      <w:ind w:left="454" w:hanging="170"/>
    </w:pPr>
  </w:style>
  <w:style w:type="character" w:customStyle="1" w:styleId="GOSTTablenorm0">
    <w:name w:val="_GOST_Table_norm Знак"/>
    <w:link w:val="GOSTTablenorm"/>
    <w:qFormat/>
    <w:rsid w:val="00CD0081"/>
    <w:rPr>
      <w:sz w:val="22"/>
    </w:rPr>
  </w:style>
  <w:style w:type="paragraph" w:customStyle="1" w:styleId="GOSTTableListNum10">
    <w:name w:val="_GOST_Table_List_Num 1)"/>
    <w:rsid w:val="00995453"/>
    <w:pPr>
      <w:numPr>
        <w:numId w:val="15"/>
      </w:numPr>
      <w:tabs>
        <w:tab w:val="clear" w:pos="284"/>
        <w:tab w:val="left" w:pos="340"/>
      </w:tabs>
    </w:pPr>
    <w:rPr>
      <w:sz w:val="22"/>
      <w:szCs w:val="22"/>
    </w:rPr>
  </w:style>
  <w:style w:type="paragraph" w:customStyle="1" w:styleId="GOSTTableListNum">
    <w:name w:val="_GOST_Table_List_Num абв)"/>
    <w:rsid w:val="00995453"/>
    <w:pPr>
      <w:numPr>
        <w:numId w:val="16"/>
      </w:numPr>
      <w:tabs>
        <w:tab w:val="clear" w:pos="284"/>
        <w:tab w:val="left" w:pos="340"/>
      </w:tabs>
    </w:pPr>
    <w:rPr>
      <w:sz w:val="22"/>
      <w:szCs w:val="22"/>
    </w:rPr>
  </w:style>
  <w:style w:type="paragraph" w:customStyle="1" w:styleId="GOSTTitulhead">
    <w:name w:val="_GOST_Titul_head"/>
    <w:basedOn w:val="a4"/>
    <w:rsid w:val="002F5B7D"/>
    <w:pPr>
      <w:pBdr>
        <w:bottom w:val="single" w:sz="12" w:space="1" w:color="auto"/>
      </w:pBdr>
      <w:suppressAutoHyphens/>
      <w:jc w:val="center"/>
    </w:pPr>
    <w:rPr>
      <w:rFonts w:ascii="Arial" w:hAnsi="Arial"/>
      <w:b/>
      <w:bCs/>
    </w:rPr>
  </w:style>
  <w:style w:type="character" w:customStyle="1" w:styleId="GOSTReporterror">
    <w:name w:val="_GOST_Report_error"/>
    <w:rsid w:val="00995453"/>
  </w:style>
  <w:style w:type="paragraph" w:customStyle="1" w:styleId="GOSTListnormal2">
    <w:name w:val="_GOST_List_normal_2"/>
    <w:rsid w:val="00995453"/>
    <w:pPr>
      <w:tabs>
        <w:tab w:val="left" w:pos="1134"/>
      </w:tabs>
      <w:spacing w:before="60" w:after="60"/>
      <w:ind w:left="1134"/>
      <w:contextualSpacing/>
      <w:jc w:val="both"/>
    </w:pPr>
    <w:rPr>
      <w:snapToGrid w:val="0"/>
      <w:sz w:val="24"/>
    </w:rPr>
  </w:style>
  <w:style w:type="paragraph" w:customStyle="1" w:styleId="GOSTTableListNum3">
    <w:name w:val="_GOST_Table_List_Num_3"/>
    <w:basedOn w:val="GOSTTableListNum2"/>
    <w:rsid w:val="00995453"/>
    <w:pPr>
      <w:numPr>
        <w:ilvl w:val="2"/>
      </w:numPr>
    </w:pPr>
  </w:style>
  <w:style w:type="character" w:customStyle="1" w:styleId="GOSTNormal0">
    <w:name w:val="_GOST_Normal Знак"/>
    <w:link w:val="GOSTNormal"/>
    <w:qFormat/>
    <w:rsid w:val="00FE7679"/>
    <w:rPr>
      <w:sz w:val="24"/>
    </w:rPr>
  </w:style>
  <w:style w:type="paragraph" w:customStyle="1" w:styleId="GOSTTableListNum4">
    <w:name w:val="_GOST_Table_List_Num_4"/>
    <w:basedOn w:val="GOSTTableListNum3"/>
    <w:qFormat/>
    <w:rsid w:val="00995453"/>
    <w:pPr>
      <w:numPr>
        <w:ilvl w:val="3"/>
      </w:numPr>
    </w:pPr>
  </w:style>
  <w:style w:type="paragraph" w:customStyle="1" w:styleId="GOSTTableListNum5">
    <w:name w:val="_GOST_Table_List_Num_5"/>
    <w:basedOn w:val="GOSTTableListNum4"/>
    <w:qFormat/>
    <w:rsid w:val="00995453"/>
    <w:pPr>
      <w:numPr>
        <w:ilvl w:val="4"/>
      </w:numPr>
    </w:pPr>
  </w:style>
  <w:style w:type="paragraph" w:customStyle="1" w:styleId="GOSTTa6leListNum3">
    <w:name w:val="_GOST_Ta6le_List_Num_3"/>
    <w:basedOn w:val="a4"/>
    <w:rsid w:val="00995453"/>
    <w:pPr>
      <w:ind w:left="681" w:firstLine="0"/>
      <w:jc w:val="left"/>
    </w:pPr>
    <w:rPr>
      <w:sz w:val="22"/>
    </w:rPr>
  </w:style>
  <w:style w:type="paragraph" w:customStyle="1" w:styleId="GOSTTableListNum6">
    <w:name w:val="_GOST_Table_List_Num_6"/>
    <w:basedOn w:val="GOSTTableListNum5"/>
    <w:qFormat/>
    <w:rsid w:val="00995453"/>
    <w:pPr>
      <w:numPr>
        <w:ilvl w:val="5"/>
      </w:numPr>
    </w:pPr>
  </w:style>
  <w:style w:type="paragraph" w:customStyle="1" w:styleId="GOSTTableListNum7">
    <w:name w:val="_GOST_Table_List_Num_7"/>
    <w:basedOn w:val="GOSTTableListNum6"/>
    <w:qFormat/>
    <w:rsid w:val="00995453"/>
    <w:pPr>
      <w:numPr>
        <w:ilvl w:val="6"/>
      </w:numPr>
    </w:pPr>
  </w:style>
  <w:style w:type="paragraph" w:styleId="a1">
    <w:name w:val="endnote text"/>
    <w:basedOn w:val="a4"/>
    <w:link w:val="afff7"/>
    <w:rsid w:val="002B145B"/>
    <w:pPr>
      <w:numPr>
        <w:numId w:val="5"/>
      </w:numPr>
      <w:tabs>
        <w:tab w:val="clear" w:pos="927"/>
      </w:tabs>
      <w:ind w:left="0" w:firstLine="0"/>
    </w:pPr>
    <w:rPr>
      <w:sz w:val="20"/>
    </w:rPr>
  </w:style>
  <w:style w:type="character" w:customStyle="1" w:styleId="afff7">
    <w:name w:val="Текст концевой сноски Знак"/>
    <w:basedOn w:val="a5"/>
    <w:link w:val="a1"/>
    <w:rsid w:val="002B145B"/>
  </w:style>
  <w:style w:type="paragraph" w:customStyle="1" w:styleId="afff8">
    <w:name w:val="Основной текст (без отступа)"/>
    <w:basedOn w:val="affc"/>
    <w:rsid w:val="00D87F00"/>
    <w:pPr>
      <w:overflowPunct/>
      <w:autoSpaceDE/>
      <w:autoSpaceDN/>
      <w:adjustRightInd/>
      <w:spacing w:before="120" w:after="120"/>
      <w:ind w:firstLine="0"/>
      <w:textAlignment w:val="auto"/>
    </w:pPr>
    <w:rPr>
      <w:snapToGrid w:val="0"/>
      <w:color w:val="000000"/>
      <w:sz w:val="28"/>
    </w:rPr>
  </w:style>
  <w:style w:type="paragraph" w:customStyle="1" w:styleId="afff9">
    <w:name w:val="Основной текст (центр/одинарный)"/>
    <w:basedOn w:val="affc"/>
    <w:link w:val="afffa"/>
    <w:rsid w:val="00D87F00"/>
    <w:pPr>
      <w:overflowPunct/>
      <w:autoSpaceDE/>
      <w:autoSpaceDN/>
      <w:adjustRightInd/>
      <w:spacing w:before="120" w:after="120"/>
      <w:ind w:firstLine="0"/>
      <w:jc w:val="center"/>
      <w:textAlignment w:val="auto"/>
    </w:pPr>
    <w:rPr>
      <w:snapToGrid w:val="0"/>
      <w:color w:val="000000"/>
      <w:sz w:val="28"/>
    </w:rPr>
  </w:style>
  <w:style w:type="character" w:customStyle="1" w:styleId="afffa">
    <w:name w:val="Основной текст (центр/одинарный) Знак"/>
    <w:link w:val="afff9"/>
    <w:rsid w:val="00D87F00"/>
    <w:rPr>
      <w:snapToGrid w:val="0"/>
      <w:color w:val="000000"/>
      <w:sz w:val="28"/>
    </w:rPr>
  </w:style>
  <w:style w:type="paragraph" w:customStyle="1" w:styleId="-">
    <w:name w:val="Титульный лист - текст"/>
    <w:link w:val="-0"/>
    <w:rsid w:val="00D87F00"/>
    <w:rPr>
      <w:sz w:val="28"/>
    </w:rPr>
  </w:style>
  <w:style w:type="paragraph" w:customStyle="1" w:styleId="-9">
    <w:name w:val="Титульный лист - название документа"/>
    <w:basedOn w:val="a4"/>
    <w:link w:val="-a"/>
    <w:rsid w:val="00D87F00"/>
    <w:pPr>
      <w:ind w:firstLine="0"/>
      <w:jc w:val="center"/>
    </w:pPr>
    <w:rPr>
      <w:rFonts w:ascii="Arial" w:hAnsi="Arial"/>
      <w:snapToGrid w:val="0"/>
      <w:color w:val="000000"/>
      <w:sz w:val="36"/>
    </w:rPr>
  </w:style>
  <w:style w:type="character" w:customStyle="1" w:styleId="-a">
    <w:name w:val="Титульный лист - название документа Знак"/>
    <w:link w:val="-9"/>
    <w:rsid w:val="00D87F00"/>
    <w:rPr>
      <w:rFonts w:ascii="Arial" w:hAnsi="Arial"/>
      <w:snapToGrid w:val="0"/>
      <w:color w:val="000000"/>
      <w:sz w:val="36"/>
    </w:rPr>
  </w:style>
  <w:style w:type="character" w:customStyle="1" w:styleId="afffb">
    <w:name w:val="Выделение подчеркиванием"/>
    <w:qFormat/>
    <w:rsid w:val="00D87F00"/>
    <w:rPr>
      <w:u w:val="single"/>
    </w:rPr>
  </w:style>
  <w:style w:type="paragraph" w:customStyle="1" w:styleId="3f0">
    <w:name w:val="я_Технический стиль 3"/>
    <w:basedOn w:val="-"/>
    <w:link w:val="3f1"/>
    <w:qFormat/>
    <w:rsid w:val="00D87F00"/>
    <w:rPr>
      <w:rFonts w:ascii="Arial" w:hAnsi="Arial" w:cs="Arial"/>
      <w:b/>
    </w:rPr>
  </w:style>
  <w:style w:type="character" w:customStyle="1" w:styleId="-0">
    <w:name w:val="Титульный лист - текст Знак"/>
    <w:link w:val="-"/>
    <w:rsid w:val="00D87F00"/>
    <w:rPr>
      <w:sz w:val="28"/>
    </w:rPr>
  </w:style>
  <w:style w:type="character" w:customStyle="1" w:styleId="3f1">
    <w:name w:val="я_Технический стиль 3 Знак"/>
    <w:link w:val="3f0"/>
    <w:rsid w:val="00D87F00"/>
    <w:rPr>
      <w:rFonts w:ascii="Arial" w:hAnsi="Arial" w:cs="Arial"/>
      <w:b/>
      <w:sz w:val="28"/>
    </w:rPr>
  </w:style>
  <w:style w:type="character" w:customStyle="1" w:styleId="GOSTTableHead0">
    <w:name w:val="_GOST_Table_Head Знак"/>
    <w:link w:val="GOSTTableHead"/>
    <w:rsid w:val="00FC5170"/>
    <w:rPr>
      <w:b/>
      <w:bCs/>
      <w:sz w:val="22"/>
    </w:rPr>
  </w:style>
  <w:style w:type="paragraph" w:styleId="afffc">
    <w:name w:val="No Spacing"/>
    <w:link w:val="afffd"/>
    <w:uiPriority w:val="1"/>
    <w:qFormat/>
    <w:rsid w:val="00512B7E"/>
    <w:rPr>
      <w:rFonts w:asciiTheme="minorHAnsi" w:eastAsiaTheme="minorEastAsia" w:hAnsiTheme="minorHAnsi" w:cstheme="minorBidi"/>
      <w:sz w:val="22"/>
      <w:szCs w:val="22"/>
    </w:rPr>
  </w:style>
  <w:style w:type="character" w:customStyle="1" w:styleId="afffd">
    <w:name w:val="Без интервала Знак"/>
    <w:basedOn w:val="a5"/>
    <w:link w:val="afffc"/>
    <w:uiPriority w:val="1"/>
    <w:rsid w:val="00512B7E"/>
    <w:rPr>
      <w:rFonts w:asciiTheme="minorHAnsi" w:eastAsiaTheme="minorEastAsia" w:hAnsiTheme="minorHAnsi" w:cstheme="minorBidi"/>
      <w:sz w:val="22"/>
      <w:szCs w:val="22"/>
    </w:rPr>
  </w:style>
  <w:style w:type="character" w:customStyle="1" w:styleId="10">
    <w:name w:val="Заголовок 1 Знак"/>
    <w:aliases w:val="_GOST_1 Знак"/>
    <w:basedOn w:val="a5"/>
    <w:link w:val="1"/>
    <w:rsid w:val="00512B7E"/>
    <w:rPr>
      <w:b/>
      <w:caps/>
      <w:sz w:val="32"/>
      <w:szCs w:val="36"/>
    </w:rPr>
  </w:style>
  <w:style w:type="paragraph" w:styleId="afffe">
    <w:name w:val="TOC Heading"/>
    <w:basedOn w:val="1"/>
    <w:next w:val="a4"/>
    <w:uiPriority w:val="39"/>
    <w:unhideWhenUsed/>
    <w:qFormat/>
    <w:rsid w:val="00512B7E"/>
    <w:pPr>
      <w:keepLines/>
      <w:pageBreakBefore w:val="0"/>
      <w:numPr>
        <w:numId w:val="0"/>
      </w:numPr>
      <w:tabs>
        <w:tab w:val="clear" w:pos="567"/>
      </w:tabs>
      <w:suppressAutoHyphens w:val="0"/>
      <w:spacing w:after="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szCs w:val="32"/>
    </w:rPr>
  </w:style>
  <w:style w:type="character" w:customStyle="1" w:styleId="affff">
    <w:name w:val="Абзац списка Знак"/>
    <w:aliases w:val="Table-Normal Знак,RSHB_Table-Normal Знак,Bullets Знак,Предусловия Знак,NASOFT List Paragraph Знак,Paragraphe de liste1 Знак,列出段落1 Знак,List Paragraph2 Знак,List 1 Paragraph Знак,List Paragraph1 Знак,List Paragraph Char Char Знак"/>
    <w:link w:val="affff0"/>
    <w:uiPriority w:val="34"/>
    <w:qFormat/>
    <w:locked/>
    <w:rsid w:val="00512B7E"/>
    <w:rPr>
      <w:rFonts w:eastAsia="Calibri"/>
      <w:sz w:val="24"/>
      <w:szCs w:val="24"/>
    </w:rPr>
  </w:style>
  <w:style w:type="paragraph" w:styleId="affff0">
    <w:name w:val="List Paragraph"/>
    <w:aliases w:val="Table-Normal,RSHB_Table-Normal,Bullets,Предусловия,NASOFT List Paragraph,Paragraphe de liste1,列出段落1,List Paragraph2,List 1 Paragraph,List Paragraph1,List Paragraph Char Char,Equipment,numbered,List Paragraph11,Headding 3,Table Txt,lp1,列出段落"/>
    <w:basedOn w:val="a4"/>
    <w:link w:val="affff"/>
    <w:uiPriority w:val="34"/>
    <w:qFormat/>
    <w:rsid w:val="00512B7E"/>
    <w:pPr>
      <w:ind w:left="708" w:firstLine="708"/>
      <w:jc w:val="left"/>
    </w:pPr>
    <w:rPr>
      <w:rFonts w:eastAsia="Calibri"/>
      <w:szCs w:val="24"/>
    </w:rPr>
  </w:style>
  <w:style w:type="character" w:customStyle="1" w:styleId="22">
    <w:name w:val="Заголовок 2 Знак"/>
    <w:aliases w:val="_GOST_2 Знак"/>
    <w:basedOn w:val="a5"/>
    <w:link w:val="21"/>
    <w:rsid w:val="00512B7E"/>
    <w:rPr>
      <w:rFonts w:cs="Arial"/>
      <w:b/>
      <w:bCs/>
      <w:iCs/>
      <w:sz w:val="32"/>
      <w:szCs w:val="32"/>
    </w:rPr>
  </w:style>
  <w:style w:type="character" w:customStyle="1" w:styleId="af1">
    <w:name w:val="Текст выноски Знак"/>
    <w:basedOn w:val="a5"/>
    <w:link w:val="af0"/>
    <w:semiHidden/>
    <w:rsid w:val="00512B7E"/>
    <w:rPr>
      <w:rFonts w:ascii="Tahoma" w:hAnsi="Tahoma" w:cs="Tahoma"/>
      <w:sz w:val="16"/>
      <w:szCs w:val="16"/>
    </w:rPr>
  </w:style>
  <w:style w:type="character" w:customStyle="1" w:styleId="af3">
    <w:name w:val="Тема примечания Знак"/>
    <w:basedOn w:val="aa"/>
    <w:link w:val="af2"/>
    <w:semiHidden/>
    <w:rsid w:val="00512B7E"/>
    <w:rPr>
      <w:b/>
      <w:bCs/>
    </w:rPr>
  </w:style>
  <w:style w:type="character" w:customStyle="1" w:styleId="32">
    <w:name w:val="Заголовок 3 Знак"/>
    <w:aliases w:val="_GOST_3 Знак"/>
    <w:basedOn w:val="a5"/>
    <w:link w:val="31"/>
    <w:rsid w:val="00512B7E"/>
    <w:rPr>
      <w:rFonts w:cs="Arial"/>
      <w:b/>
      <w:iCs/>
      <w:sz w:val="26"/>
      <w:szCs w:val="26"/>
    </w:rPr>
  </w:style>
  <w:style w:type="character" w:customStyle="1" w:styleId="a9">
    <w:name w:val="Верхний колонтитул Знак"/>
    <w:basedOn w:val="a5"/>
    <w:link w:val="a8"/>
    <w:rsid w:val="00512B7E"/>
    <w:rPr>
      <w:sz w:val="24"/>
    </w:rPr>
  </w:style>
  <w:style w:type="character" w:customStyle="1" w:styleId="afff5">
    <w:name w:val="Нижний колонтитул Знак"/>
    <w:basedOn w:val="a5"/>
    <w:link w:val="afff4"/>
    <w:rsid w:val="00512B7E"/>
    <w:rPr>
      <w:sz w:val="24"/>
    </w:rPr>
  </w:style>
  <w:style w:type="paragraph" w:customStyle="1" w:styleId="BPCLegaleze">
    <w:name w:val="BPC – Legaleze"/>
    <w:basedOn w:val="a4"/>
    <w:rsid w:val="00512B7E"/>
    <w:pPr>
      <w:spacing w:after="41" w:line="140" w:lineRule="atLeast"/>
      <w:ind w:firstLine="0"/>
      <w:jc w:val="center"/>
    </w:pPr>
    <w:rPr>
      <w:rFonts w:ascii="Calibri" w:hAnsi="Calibri"/>
      <w:sz w:val="20"/>
      <w:lang w:val="en-US" w:eastAsia="en-US" w:bidi="he-IL"/>
    </w:rPr>
  </w:style>
  <w:style w:type="character" w:customStyle="1" w:styleId="HTML2">
    <w:name w:val="Стандартный HTML Знак"/>
    <w:basedOn w:val="a5"/>
    <w:link w:val="HTML1"/>
    <w:rsid w:val="00512B7E"/>
    <w:rPr>
      <w:rFonts w:ascii="Courier New" w:hAnsi="Courier New" w:cs="Courier New"/>
    </w:rPr>
  </w:style>
  <w:style w:type="paragraph" w:styleId="affff1">
    <w:name w:val="Revision"/>
    <w:hidden/>
    <w:uiPriority w:val="99"/>
    <w:semiHidden/>
    <w:rsid w:val="00512B7E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f6">
    <w:name w:val="Текст сноски Знак"/>
    <w:basedOn w:val="a5"/>
    <w:link w:val="af5"/>
    <w:semiHidden/>
    <w:rsid w:val="00512B7E"/>
  </w:style>
  <w:style w:type="character" w:customStyle="1" w:styleId="80">
    <w:name w:val="Заголовок 8 Знак"/>
    <w:basedOn w:val="a5"/>
    <w:link w:val="8"/>
    <w:rsid w:val="00512B7E"/>
    <w:rPr>
      <w:i/>
      <w:iCs/>
      <w:sz w:val="24"/>
    </w:rPr>
  </w:style>
  <w:style w:type="character" w:customStyle="1" w:styleId="GOSTTableListMark10">
    <w:name w:val="_GOST_Table_List_Mark_1 Знак"/>
    <w:link w:val="GOSTTableListMark1"/>
    <w:locked/>
    <w:rsid w:val="00512B7E"/>
    <w:rPr>
      <w:sz w:val="22"/>
    </w:rPr>
  </w:style>
  <w:style w:type="character" w:customStyle="1" w:styleId="1a">
    <w:name w:val="Неразрешенное упоминание1"/>
    <w:basedOn w:val="a5"/>
    <w:uiPriority w:val="99"/>
    <w:semiHidden/>
    <w:unhideWhenUsed/>
    <w:rsid w:val="00512B7E"/>
    <w:rPr>
      <w:color w:val="605E5C"/>
      <w:shd w:val="clear" w:color="auto" w:fill="E1DFDD"/>
    </w:rPr>
  </w:style>
  <w:style w:type="character" w:styleId="affff2">
    <w:name w:val="endnote reference"/>
    <w:basedOn w:val="a5"/>
    <w:semiHidden/>
    <w:unhideWhenUsed/>
    <w:rsid w:val="005C6BDA"/>
    <w:rPr>
      <w:vertAlign w:val="superscript"/>
    </w:rPr>
  </w:style>
  <w:style w:type="character" w:customStyle="1" w:styleId="2f4">
    <w:name w:val="Неразрешенное упоминание2"/>
    <w:basedOn w:val="a5"/>
    <w:uiPriority w:val="99"/>
    <w:semiHidden/>
    <w:unhideWhenUsed/>
    <w:rsid w:val="00BD6B85"/>
    <w:rPr>
      <w:color w:val="605E5C"/>
      <w:shd w:val="clear" w:color="auto" w:fill="E1DFDD"/>
    </w:rPr>
  </w:style>
  <w:style w:type="character" w:customStyle="1" w:styleId="inline-comment-marker">
    <w:name w:val="inline-comment-marker"/>
    <w:basedOn w:val="a5"/>
    <w:rsid w:val="00285168"/>
  </w:style>
  <w:style w:type="character" w:customStyle="1" w:styleId="3f2">
    <w:name w:val="Неразрешенное упоминание3"/>
    <w:basedOn w:val="a5"/>
    <w:uiPriority w:val="99"/>
    <w:semiHidden/>
    <w:unhideWhenUsed/>
    <w:rsid w:val="00371D61"/>
    <w:rPr>
      <w:color w:val="605E5C"/>
      <w:shd w:val="clear" w:color="auto" w:fill="E1DFDD"/>
    </w:rPr>
  </w:style>
  <w:style w:type="character" w:customStyle="1" w:styleId="4a">
    <w:name w:val="Неразрешенное упоминание4"/>
    <w:basedOn w:val="a5"/>
    <w:uiPriority w:val="99"/>
    <w:semiHidden/>
    <w:unhideWhenUsed/>
    <w:rsid w:val="00BC2D27"/>
    <w:rPr>
      <w:color w:val="605E5C"/>
      <w:shd w:val="clear" w:color="auto" w:fill="E1DFDD"/>
    </w:rPr>
  </w:style>
  <w:style w:type="character" w:customStyle="1" w:styleId="expand-control-text">
    <w:name w:val="expand-control-text"/>
    <w:basedOn w:val="a5"/>
    <w:rsid w:val="00260180"/>
  </w:style>
  <w:style w:type="character" w:customStyle="1" w:styleId="58">
    <w:name w:val="Неразрешенное упоминание5"/>
    <w:basedOn w:val="a5"/>
    <w:uiPriority w:val="99"/>
    <w:semiHidden/>
    <w:unhideWhenUsed/>
    <w:rsid w:val="0090178E"/>
    <w:rPr>
      <w:color w:val="605E5C"/>
      <w:shd w:val="clear" w:color="auto" w:fill="E1DFDD"/>
    </w:rPr>
  </w:style>
  <w:style w:type="character" w:customStyle="1" w:styleId="error">
    <w:name w:val="error"/>
    <w:basedOn w:val="a5"/>
    <w:rsid w:val="00317084"/>
  </w:style>
  <w:style w:type="paragraph" w:customStyle="1" w:styleId="ASFKListmark2">
    <w:name w:val="_ASFK_List_mark2"/>
    <w:uiPriority w:val="99"/>
    <w:rsid w:val="00B51A58"/>
    <w:pPr>
      <w:tabs>
        <w:tab w:val="num" w:pos="1134"/>
      </w:tabs>
      <w:spacing w:before="120" w:after="60"/>
      <w:ind w:left="1134" w:right="57" w:hanging="283"/>
    </w:pPr>
    <w:rPr>
      <w:sz w:val="24"/>
    </w:rPr>
  </w:style>
  <w:style w:type="paragraph" w:customStyle="1" w:styleId="GOSTTableNum2">
    <w:name w:val="_GOST_Table_Num_2"/>
    <w:basedOn w:val="GOSTTableNum"/>
    <w:rsid w:val="00995453"/>
    <w:pPr>
      <w:numPr>
        <w:ilvl w:val="1"/>
      </w:numPr>
    </w:pPr>
  </w:style>
  <w:style w:type="paragraph" w:customStyle="1" w:styleId="GOSTTableNum3">
    <w:name w:val="_GOST_Table_Num_3"/>
    <w:basedOn w:val="GOSTTableNum2"/>
    <w:qFormat/>
    <w:rsid w:val="00995453"/>
    <w:pPr>
      <w:numPr>
        <w:ilvl w:val="2"/>
      </w:numPr>
    </w:pPr>
  </w:style>
  <w:style w:type="paragraph" w:customStyle="1" w:styleId="GOSTTableNum4">
    <w:name w:val="_GOST_Table_Num_4"/>
    <w:basedOn w:val="GOSTTableNum3"/>
    <w:rsid w:val="00995453"/>
    <w:pPr>
      <w:numPr>
        <w:ilvl w:val="3"/>
      </w:numPr>
    </w:pPr>
  </w:style>
  <w:style w:type="paragraph" w:customStyle="1" w:styleId="GOSTTableNum5">
    <w:name w:val="_GOST_Table_Num_5"/>
    <w:basedOn w:val="GOSTTableNum4"/>
    <w:qFormat/>
    <w:rsid w:val="00995453"/>
    <w:pPr>
      <w:numPr>
        <w:ilvl w:val="4"/>
      </w:numPr>
    </w:pPr>
  </w:style>
  <w:style w:type="paragraph" w:customStyle="1" w:styleId="GOSTTableNum6">
    <w:name w:val="_GOST_Table_Num_6"/>
    <w:basedOn w:val="GOSTTableNum5"/>
    <w:rsid w:val="00995453"/>
    <w:pPr>
      <w:numPr>
        <w:ilvl w:val="5"/>
      </w:numPr>
    </w:pPr>
  </w:style>
  <w:style w:type="paragraph" w:customStyle="1" w:styleId="GOSTTableNum7">
    <w:name w:val="_GOST_Table_Num_7"/>
    <w:basedOn w:val="GOSTTableNum6"/>
    <w:qFormat/>
    <w:rsid w:val="00995453"/>
    <w:pPr>
      <w:numPr>
        <w:ilvl w:val="6"/>
      </w:numPr>
    </w:pPr>
  </w:style>
  <w:style w:type="table" w:customStyle="1" w:styleId="TableGridLight">
    <w:name w:val="Table Grid Light"/>
    <w:basedOn w:val="a6"/>
    <w:uiPriority w:val="59"/>
    <w:rsid w:val="009B5180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paragraph" w:customStyle="1" w:styleId="GOSTTitulfooter">
    <w:name w:val="_GOST_Titul_footer"/>
    <w:rsid w:val="00995453"/>
    <w:pPr>
      <w:suppressAutoHyphens/>
      <w:jc w:val="center"/>
    </w:pPr>
    <w:rPr>
      <w:color w:val="292929"/>
      <w:sz w:val="28"/>
    </w:rPr>
  </w:style>
  <w:style w:type="paragraph" w:customStyle="1" w:styleId="GOSTTitulheader">
    <w:name w:val="_GOST_Titul_header"/>
    <w:rsid w:val="00995453"/>
    <w:pPr>
      <w:suppressAutoHyphens/>
      <w:jc w:val="center"/>
    </w:pPr>
    <w:rPr>
      <w:b/>
      <w:caps/>
      <w:color w:val="40404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4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2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4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7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49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1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0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2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1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1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29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7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6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7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job-jira.otr.ru/browse/TSE-36398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oter" Target="footer3.xm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4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3.xml"/><Relationship Id="rId25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microsoft.com/office/2011/relationships/commentsExtended" Target="commentsExtended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comments" Target="comments.xml"/><Relationship Id="rId23" Type="http://schemas.openxmlformats.org/officeDocument/2006/relationships/header" Target="header7.xml"/><Relationship Id="rId28" Type="http://schemas.microsoft.com/office/2016/09/relationships/commentsIds" Target="commentsIds.xml"/><Relationship Id="rId10" Type="http://schemas.openxmlformats.org/officeDocument/2006/relationships/endnotes" Target="endnotes.xml"/><Relationship Id="rId19" Type="http://schemas.openxmlformats.org/officeDocument/2006/relationships/header" Target="head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header" Target="header6.xml"/><Relationship Id="rId27" Type="http://schemas.microsoft.com/office/2018/08/relationships/commentsExtensible" Target="commentsExtensi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&#1064;&#1072;&#1073;&#1083;&#1086;&#1085;&#1099;\Template_GOST_(&#1056;&#1055;_&#1056;&#1040;)_new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Status xmlns="http://schemas.microsoft.com/sharepoint/v3/fields">Not Started</_Status>
    <Client xmlns="5e426cab-08c9-43f1-8647-d3f8f0abfe60">Client Name</Client>
    <IconOverlay xmlns="http://schemas.microsoft.com/sharepoint/v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33E67427E7D24186E8325901170265" ma:contentTypeVersion="5" ma:contentTypeDescription="Create a new document." ma:contentTypeScope="" ma:versionID="bf9866e7f1839ef75cf440a87666b2a0">
  <xsd:schema xmlns:xsd="http://www.w3.org/2001/XMLSchema" xmlns:xs="http://www.w3.org/2001/XMLSchema" xmlns:p="http://schemas.microsoft.com/office/2006/metadata/properties" xmlns:ns2="http://schemas.microsoft.com/sharepoint/v3/fields" xmlns:ns3="5e426cab-08c9-43f1-8647-d3f8f0abfe60" xmlns:ns4="dbef1542-d588-40b1-b7af-4ed67e954938" xmlns:ns5="http://schemas.microsoft.com/sharepoint/v4" targetNamespace="http://schemas.microsoft.com/office/2006/metadata/properties" ma:root="true" ma:fieldsID="97c9284b0ca1cf48a0284a83f356bde6" ns2:_="" ns3:_="" ns4:_="" ns5:_="">
    <xsd:import namespace="http://schemas.microsoft.com/sharepoint/v3/fields"/>
    <xsd:import namespace="5e426cab-08c9-43f1-8647-d3f8f0abfe60"/>
    <xsd:import namespace="dbef1542-d588-40b1-b7af-4ed67e95493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_Status" minOccurs="0"/>
                <xsd:element ref="ns3:Client" minOccurs="0"/>
                <xsd:element ref="ns4:SharedWithUsers" minOccurs="0"/>
                <xsd:element ref="ns5:IconOverlay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Status" ma:index="8" nillable="true" ma:displayName="Status" ma:default="Not Started" ma:internalName="_Status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426cab-08c9-43f1-8647-d3f8f0abfe60" elementFormDefault="qualified">
    <xsd:import namespace="http://schemas.microsoft.com/office/2006/documentManagement/types"/>
    <xsd:import namespace="http://schemas.microsoft.com/office/infopath/2007/PartnerControls"/>
    <xsd:element name="Client" ma:index="9" nillable="true" ma:displayName="Client" ma:default="Client Name" ma:description="Client name for use within a document." ma:internalName="Clien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ef1542-d588-40b1-b7af-4ed67e95493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1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4E478A-02E1-4D1A-BE0D-BDA25E7CE0E4}">
  <ds:schemaRefs>
    <ds:schemaRef ds:uri="http://schemas.microsoft.com/office/2006/metadata/properties"/>
    <ds:schemaRef ds:uri="http://schemas.microsoft.com/office/infopath/2007/PartnerControls"/>
    <ds:schemaRef ds:uri="http://schemas.microsoft.com/sharepoint/v3/fields"/>
    <ds:schemaRef ds:uri="5e426cab-08c9-43f1-8647-d3f8f0abfe60"/>
    <ds:schemaRef ds:uri="http://schemas.microsoft.com/sharepoint/v4"/>
  </ds:schemaRefs>
</ds:datastoreItem>
</file>

<file path=customXml/itemProps2.xml><?xml version="1.0" encoding="utf-8"?>
<ds:datastoreItem xmlns:ds="http://schemas.openxmlformats.org/officeDocument/2006/customXml" ds:itemID="{0ACE4923-F376-4A02-A15A-DAA2E7EDFB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048208-33B8-47FC-9D15-7D1710FB02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/fields"/>
    <ds:schemaRef ds:uri="5e426cab-08c9-43f1-8647-d3f8f0abfe60"/>
    <ds:schemaRef ds:uri="dbef1542-d588-40b1-b7af-4ed67e954938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46D738D-608A-4346-81A7-DE34B0695D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Template_GOST_(РП_РА)_new.dot</Template>
  <TotalTime>22494</TotalTime>
  <Pages>310</Pages>
  <Words>40227</Words>
  <Characters>229294</Characters>
  <Application>Microsoft Office Word</Application>
  <DocSecurity>0</DocSecurity>
  <Lines>1910</Lines>
  <Paragraphs>537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РП_РА</vt:lpstr>
    </vt:vector>
  </TitlesOfParts>
  <Company/>
  <LinksUpToDate>false</LinksUpToDate>
  <CharactersWithSpaces>268984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РП_РА</dc:title>
  <dc:subject/>
  <dc:creator>Краснова Наталья EXP-269315</dc:creator>
  <cp:keywords/>
  <dc:description/>
  <cp:lastModifiedBy>EXP-345810</cp:lastModifiedBy>
  <cp:revision>108</cp:revision>
  <cp:lastPrinted>1900-12-31T21:00:00Z</cp:lastPrinted>
  <dcterms:created xsi:type="dcterms:W3CDTF">2023-12-09T08:42:00Z</dcterms:created>
  <dcterms:modified xsi:type="dcterms:W3CDTF">2026-04-27T07:21:00Z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0x0101003D33E67427E7D24186E8325901170265</vt:lpwstr>
  </property>
  <property fmtid="{D5CDD505-2E9C-101B-9397-08002B2CF9AE}" pid="3" name="DocCode">
    <vt:lpwstr>89603636.43.01,00.ДР.001-01.00 1(4,8)</vt:lpwstr>
  </property>
</Properties>
</file>