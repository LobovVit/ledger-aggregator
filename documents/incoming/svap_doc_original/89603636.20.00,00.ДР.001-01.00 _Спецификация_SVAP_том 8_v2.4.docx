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3.xml" ContentType="application/vnd.openxmlformats-officedocument.wordprocessingml.footer+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578" w:type="dxa"/>
        <w:tblInd w:w="142" w:type="dxa"/>
        <w:tblLayout w:type="fixed"/>
        <w:tblLook w:val="0000" w:firstRow="0" w:lastRow="0" w:firstColumn="0" w:lastColumn="0" w:noHBand="0" w:noVBand="0"/>
      </w:tblPr>
      <w:tblGrid>
        <w:gridCol w:w="4578"/>
      </w:tblGrid>
      <w:tr w:rsidR="005E57EB" w:rsidRPr="005C6BDA" w14:paraId="3785395E" w14:textId="77777777" w:rsidTr="005E57EB">
        <w:trPr>
          <w:trHeight w:val="20"/>
        </w:trPr>
        <w:tc>
          <w:tcPr>
            <w:tcW w:w="4578" w:type="dxa"/>
          </w:tcPr>
          <w:p w14:paraId="59ED471B" w14:textId="77777777" w:rsidR="005E57EB" w:rsidRPr="005C6BDA" w:rsidRDefault="005E57EB" w:rsidP="00D04606">
            <w:pPr>
              <w:pStyle w:val="GOSTTitul0"/>
            </w:pPr>
            <w:r w:rsidRPr="00A97805">
              <w:rPr>
                <w:sz w:val="24"/>
              </w:rPr>
              <w:br w:type="page"/>
            </w:r>
            <w:r w:rsidRPr="005C6BDA">
              <w:t>УТВЕРЖДАЮ</w:t>
            </w:r>
          </w:p>
          <w:p w14:paraId="7ECDC82C" w14:textId="398D22F8" w:rsidR="005E57EB" w:rsidRPr="005C6BDA" w:rsidRDefault="005E57EB" w:rsidP="00D04606">
            <w:pPr>
              <w:pStyle w:val="-"/>
              <w:suppressAutoHyphens/>
              <w:rPr>
                <w:b/>
              </w:rPr>
            </w:pPr>
            <w:r w:rsidRPr="005C6BDA">
              <w:t>От Федерального казначейства</w:t>
            </w:r>
          </w:p>
        </w:tc>
      </w:tr>
      <w:tr w:rsidR="005E57EB" w:rsidRPr="005C6BDA" w14:paraId="22D3743C" w14:textId="77777777" w:rsidTr="005E57EB">
        <w:trPr>
          <w:trHeight w:val="20"/>
        </w:trPr>
        <w:tc>
          <w:tcPr>
            <w:tcW w:w="4578" w:type="dxa"/>
          </w:tcPr>
          <w:p w14:paraId="3324B8D4" w14:textId="77777777" w:rsidR="005E57EB" w:rsidRPr="005C6BDA" w:rsidRDefault="005E57EB" w:rsidP="00D04606">
            <w:pPr>
              <w:pStyle w:val="GOSTTitul0"/>
              <w:rPr>
                <w:rStyle w:val="afffb"/>
              </w:rPr>
            </w:pPr>
          </w:p>
        </w:tc>
      </w:tr>
      <w:tr w:rsidR="005E57EB" w:rsidRPr="005C6BDA" w14:paraId="0CAD0294" w14:textId="77777777" w:rsidTr="005E57EB">
        <w:trPr>
          <w:trHeight w:val="20"/>
        </w:trPr>
        <w:tc>
          <w:tcPr>
            <w:tcW w:w="4578" w:type="dxa"/>
            <w:vAlign w:val="bottom"/>
          </w:tcPr>
          <w:p w14:paraId="003BAEC9" w14:textId="77777777" w:rsidR="005E57EB" w:rsidRPr="005C6BDA" w:rsidRDefault="005E57EB" w:rsidP="00D04606">
            <w:pPr>
              <w:pStyle w:val="-"/>
              <w:suppressAutoHyphens/>
            </w:pPr>
          </w:p>
        </w:tc>
      </w:tr>
      <w:tr w:rsidR="005E57EB" w:rsidRPr="005C6BDA" w14:paraId="6AC66B0C" w14:textId="77777777" w:rsidTr="005E57EB">
        <w:trPr>
          <w:trHeight w:val="20"/>
        </w:trPr>
        <w:tc>
          <w:tcPr>
            <w:tcW w:w="4578" w:type="dxa"/>
            <w:vAlign w:val="bottom"/>
          </w:tcPr>
          <w:p w14:paraId="36796938" w14:textId="76AA00A1" w:rsidR="005E57EB" w:rsidRPr="005C6BDA" w:rsidRDefault="005E57EB" w:rsidP="00D04606">
            <w:pPr>
              <w:pStyle w:val="-"/>
              <w:suppressAutoHyphens/>
            </w:pPr>
            <w:r w:rsidRPr="005C6BDA">
              <w:rPr>
                <w:rStyle w:val="afffb"/>
              </w:rPr>
              <w:t xml:space="preserve">                              /                      </w:t>
            </w:r>
            <w:r w:rsidRPr="005C6BDA">
              <w:t xml:space="preserve"> /</w:t>
            </w:r>
          </w:p>
        </w:tc>
      </w:tr>
      <w:tr w:rsidR="005E57EB" w:rsidRPr="005C6BDA" w14:paraId="29D1F0B5" w14:textId="77777777" w:rsidTr="005E57EB">
        <w:trPr>
          <w:trHeight w:val="20"/>
        </w:trPr>
        <w:tc>
          <w:tcPr>
            <w:tcW w:w="4578" w:type="dxa"/>
            <w:vAlign w:val="bottom"/>
          </w:tcPr>
          <w:p w14:paraId="3796A8AE" w14:textId="77777777" w:rsidR="005E57EB" w:rsidRPr="005C6BDA" w:rsidRDefault="005E57EB" w:rsidP="00D04606">
            <w:pPr>
              <w:pStyle w:val="-"/>
              <w:suppressAutoHyphens/>
            </w:pPr>
          </w:p>
        </w:tc>
      </w:tr>
      <w:tr w:rsidR="005E57EB" w:rsidRPr="005C6BDA" w14:paraId="1E07ADC8" w14:textId="77777777" w:rsidTr="005E57EB">
        <w:trPr>
          <w:trHeight w:val="20"/>
        </w:trPr>
        <w:tc>
          <w:tcPr>
            <w:tcW w:w="4578" w:type="dxa"/>
            <w:vAlign w:val="bottom"/>
          </w:tcPr>
          <w:p w14:paraId="0526012C" w14:textId="3F40F418" w:rsidR="005E57EB" w:rsidRPr="005C6BDA" w:rsidRDefault="005E57EB" w:rsidP="00D04606">
            <w:pPr>
              <w:pStyle w:val="-"/>
              <w:suppressAutoHyphens/>
            </w:pPr>
            <w:proofErr w:type="gramStart"/>
            <w:r w:rsidRPr="005C6BDA">
              <w:t>«</w:t>
            </w:r>
            <w:r w:rsidRPr="005C6BDA">
              <w:rPr>
                <w:rStyle w:val="afffb"/>
              </w:rPr>
              <w:t xml:space="preserve">  </w:t>
            </w:r>
            <w:proofErr w:type="gramEnd"/>
            <w:r w:rsidRPr="005C6BDA">
              <w:rPr>
                <w:rStyle w:val="afffb"/>
              </w:rPr>
              <w:t xml:space="preserve">       </w:t>
            </w:r>
            <w:r w:rsidRPr="005C6BDA">
              <w:t>»</w:t>
            </w:r>
            <w:r w:rsidRPr="005C6BDA">
              <w:rPr>
                <w:rStyle w:val="afffb"/>
              </w:rPr>
              <w:t xml:space="preserve">                                    </w:t>
            </w:r>
            <w:r w:rsidRPr="005C6BDA">
              <w:t>20</w:t>
            </w:r>
            <w:r w:rsidRPr="005C6BDA">
              <w:rPr>
                <w:rStyle w:val="afffb"/>
              </w:rPr>
              <w:t xml:space="preserve">     </w:t>
            </w:r>
            <w:r w:rsidRPr="005C6BDA">
              <w:t>г.</w:t>
            </w:r>
          </w:p>
        </w:tc>
      </w:tr>
    </w:tbl>
    <w:p w14:paraId="24C84DC3" w14:textId="51C1562C" w:rsidR="00D87F00" w:rsidRPr="005C6BDA" w:rsidRDefault="00D87F00" w:rsidP="00D04606">
      <w:pPr>
        <w:pStyle w:val="GOSTTitul1"/>
      </w:pPr>
    </w:p>
    <w:p w14:paraId="335BF44D" w14:textId="6ABA6144" w:rsidR="00D87F00" w:rsidRPr="003E7D32" w:rsidRDefault="7D0ACBF4" w:rsidP="00D04606">
      <w:pPr>
        <w:pStyle w:val="GOSTTitul1"/>
      </w:pPr>
      <w:r>
        <w:t>Государственная интегрированная информационная система управления общественными финансами «Электронный бюджет»</w:t>
      </w:r>
    </w:p>
    <w:p w14:paraId="69B80C3B" w14:textId="77777777" w:rsidR="00D87F00" w:rsidRPr="003E7D32" w:rsidRDefault="00D87F00" w:rsidP="00D04606">
      <w:pPr>
        <w:pStyle w:val="GOSTTitul1"/>
      </w:pPr>
    </w:p>
    <w:p w14:paraId="217D8F29" w14:textId="77777777" w:rsidR="00F50BAF" w:rsidRPr="005C6BDA" w:rsidRDefault="00F50BAF" w:rsidP="00D04606">
      <w:pPr>
        <w:pStyle w:val="afff9"/>
        <w:suppressAutoHyphens/>
      </w:pPr>
    </w:p>
    <w:p w14:paraId="2304F8CF" w14:textId="2F3BAEAF" w:rsidR="009439F9" w:rsidRDefault="0016478B" w:rsidP="00D04606">
      <w:pPr>
        <w:pStyle w:val="GOSTTitul2"/>
      </w:pPr>
      <w:r w:rsidRPr="005C6BDA">
        <w:t xml:space="preserve">Требования к взаимодействию </w:t>
      </w:r>
      <w:r w:rsidR="00E0779C">
        <w:t xml:space="preserve">расчетно-финансовой платформы </w:t>
      </w:r>
      <w:r w:rsidR="00E0779C" w:rsidRPr="00BF4F90">
        <w:t>SmartVista Accounting Platform</w:t>
      </w:r>
      <w:r w:rsidR="00FF79AA" w:rsidRPr="00C75A4E">
        <w:t xml:space="preserve"> </w:t>
      </w:r>
      <w:r w:rsidRPr="00B9499D">
        <w:t xml:space="preserve">с </w:t>
      </w:r>
      <w:r w:rsidR="001A7195" w:rsidRPr="00B9499D">
        <w:t>ф</w:t>
      </w:r>
      <w:r w:rsidRPr="00B9499D">
        <w:t>ункциональными подсистемами</w:t>
      </w:r>
    </w:p>
    <w:p w14:paraId="63C90247" w14:textId="492D4FE6" w:rsidR="00D87F00" w:rsidRPr="00B9499D" w:rsidRDefault="7D0ACBF4" w:rsidP="00D04606">
      <w:pPr>
        <w:pStyle w:val="afff9"/>
        <w:suppressAutoHyphens/>
        <w:rPr>
          <w:b/>
          <w:bCs/>
          <w:color w:val="auto"/>
          <w:sz w:val="36"/>
          <w:szCs w:val="36"/>
        </w:rPr>
      </w:pPr>
      <w:r w:rsidRPr="7D0ACBF4">
        <w:rPr>
          <w:b/>
          <w:bCs/>
          <w:color w:val="auto"/>
          <w:sz w:val="36"/>
          <w:szCs w:val="36"/>
        </w:rPr>
        <w:t>Версия 2.</w:t>
      </w:r>
      <w:r w:rsidR="005D4E14">
        <w:rPr>
          <w:b/>
          <w:bCs/>
          <w:color w:val="auto"/>
          <w:sz w:val="36"/>
          <w:szCs w:val="36"/>
        </w:rPr>
        <w:t>4</w:t>
      </w:r>
    </w:p>
    <w:p w14:paraId="31695C0C" w14:textId="273923C1" w:rsidR="00D87F00" w:rsidRPr="00B9499D" w:rsidRDefault="0CA53A56" w:rsidP="00D04606">
      <w:pPr>
        <w:pStyle w:val="GOSTTitul1"/>
      </w:pPr>
      <w:r w:rsidRPr="0CA53A56">
        <w:t>Лист утверждения</w:t>
      </w:r>
    </w:p>
    <w:p w14:paraId="31FD14AC" w14:textId="21DD0EE4" w:rsidR="00D87F00" w:rsidRPr="00B9499D" w:rsidRDefault="00D87F00" w:rsidP="00D04606">
      <w:pPr>
        <w:pStyle w:val="GOSTTitul0"/>
      </w:pPr>
      <w:r w:rsidRPr="00B9499D">
        <w:t xml:space="preserve">Код документа: </w:t>
      </w:r>
      <w:bookmarkStart w:id="0" w:name="kod_doc"/>
      <w:r w:rsidR="007A412D">
        <w:fldChar w:fldCharType="begin"/>
      </w:r>
      <w:r w:rsidR="007A412D">
        <w:instrText xml:space="preserve"> DOCPROPERTY  DocCode  \* MERGEFORMAT </w:instrText>
      </w:r>
      <w:r w:rsidR="007A412D">
        <w:fldChar w:fldCharType="separate"/>
      </w:r>
      <w:r w:rsidR="00A67566">
        <w:t>89603636.43.01,</w:t>
      </w:r>
      <w:proofErr w:type="gramStart"/>
      <w:r w:rsidR="00A67566">
        <w:t>00.ДР.</w:t>
      </w:r>
      <w:proofErr w:type="gramEnd"/>
      <w:r w:rsidR="00A67566">
        <w:t>001-01.00 1(4,8)</w:t>
      </w:r>
      <w:r w:rsidR="007A412D">
        <w:fldChar w:fldCharType="end"/>
      </w:r>
      <w:r w:rsidRPr="00B9499D">
        <w:t>-ЛУ</w:t>
      </w:r>
      <w:bookmarkEnd w:id="0"/>
    </w:p>
    <w:p w14:paraId="550EDBEE" w14:textId="3D7CF860" w:rsidR="00D87F00" w:rsidRPr="005C6BDA" w:rsidRDefault="00D87F00" w:rsidP="00D04606">
      <w:pPr>
        <w:pStyle w:val="GOSTTitul0"/>
      </w:pPr>
      <w:r w:rsidRPr="00B9499D">
        <w:t xml:space="preserve">Государственный контракт </w:t>
      </w:r>
      <w:r w:rsidR="009F2007" w:rsidRPr="00B9499D">
        <w:t xml:space="preserve">от </w:t>
      </w:r>
      <w:r w:rsidR="00DA4D8C" w:rsidRPr="00DA4D8C">
        <w:t>06.05.2024</w:t>
      </w:r>
      <w:r w:rsidR="005E57EB">
        <w:t xml:space="preserve"> </w:t>
      </w:r>
      <w:r w:rsidR="005E57EB" w:rsidRPr="003E7D32">
        <w:t>№ </w:t>
      </w:r>
      <w:r w:rsidR="00DA4D8C" w:rsidRPr="00DA4D8C">
        <w:t>ФКУ0134/05/2024/РИС</w:t>
      </w:r>
    </w:p>
    <w:p w14:paraId="3618244F" w14:textId="77777777" w:rsidR="00D87F00" w:rsidRPr="005C6BDA" w:rsidRDefault="00D87F00" w:rsidP="00D04606">
      <w:pPr>
        <w:pStyle w:val="afff9"/>
        <w:suppressAutoHyphens/>
      </w:pPr>
    </w:p>
    <w:p w14:paraId="44DE7283" w14:textId="77777777" w:rsidR="00D87F00" w:rsidRPr="00B9499D" w:rsidRDefault="00D87F00" w:rsidP="00D04606">
      <w:pPr>
        <w:pStyle w:val="afff9"/>
        <w:suppressAutoHyphens/>
      </w:pPr>
    </w:p>
    <w:p w14:paraId="24DBE222" w14:textId="48E12AB1" w:rsidR="00D87F00" w:rsidRPr="00B9499D" w:rsidRDefault="00D87F00" w:rsidP="00D04606">
      <w:pPr>
        <w:pStyle w:val="afff9"/>
        <w:suppressAutoHyphens/>
      </w:pPr>
    </w:p>
    <w:tbl>
      <w:tblPr>
        <w:tblW w:w="9889" w:type="dxa"/>
        <w:jc w:val="center"/>
        <w:tblLayout w:type="fixed"/>
        <w:tblLook w:val="0000" w:firstRow="0" w:lastRow="0" w:firstColumn="0" w:lastColumn="0" w:noHBand="0" w:noVBand="0"/>
      </w:tblPr>
      <w:tblGrid>
        <w:gridCol w:w="4360"/>
        <w:gridCol w:w="951"/>
        <w:gridCol w:w="4578"/>
      </w:tblGrid>
      <w:tr w:rsidR="00D87F00" w:rsidRPr="00B9499D" w14:paraId="4244DB44" w14:textId="77777777" w:rsidTr="001A5048">
        <w:trPr>
          <w:trHeight w:val="20"/>
          <w:jc w:val="center"/>
        </w:trPr>
        <w:tc>
          <w:tcPr>
            <w:tcW w:w="4360" w:type="dxa"/>
          </w:tcPr>
          <w:p w14:paraId="227F0453" w14:textId="77777777" w:rsidR="00D87F00" w:rsidRPr="00B9499D" w:rsidRDefault="00D87F00" w:rsidP="00D04606">
            <w:pPr>
              <w:pStyle w:val="GOSTTitul0"/>
            </w:pPr>
            <w:r w:rsidRPr="00B9499D">
              <w:t>СОГЛАСОВАНО</w:t>
            </w:r>
          </w:p>
        </w:tc>
        <w:tc>
          <w:tcPr>
            <w:tcW w:w="951" w:type="dxa"/>
          </w:tcPr>
          <w:p w14:paraId="7DD5B30C" w14:textId="77777777" w:rsidR="00D87F00" w:rsidRPr="00B9499D" w:rsidRDefault="00D87F00" w:rsidP="00D04606">
            <w:pPr>
              <w:pStyle w:val="GOSTTitul0"/>
            </w:pPr>
          </w:p>
        </w:tc>
        <w:tc>
          <w:tcPr>
            <w:tcW w:w="4578" w:type="dxa"/>
          </w:tcPr>
          <w:p w14:paraId="0A42DDD5" w14:textId="77777777" w:rsidR="00D87F00" w:rsidRPr="00B9499D" w:rsidRDefault="00D87F00" w:rsidP="00D04606">
            <w:pPr>
              <w:pStyle w:val="GOSTTitul0"/>
            </w:pPr>
            <w:r w:rsidRPr="00B9499D">
              <w:t>СОГЛАСОВАНО</w:t>
            </w:r>
          </w:p>
        </w:tc>
      </w:tr>
      <w:tr w:rsidR="00D87F00" w:rsidRPr="00B9499D" w14:paraId="00298679" w14:textId="77777777" w:rsidTr="001A5048">
        <w:trPr>
          <w:trHeight w:val="20"/>
          <w:jc w:val="center"/>
        </w:trPr>
        <w:tc>
          <w:tcPr>
            <w:tcW w:w="4360" w:type="dxa"/>
          </w:tcPr>
          <w:p w14:paraId="669CA3F5" w14:textId="77777777" w:rsidR="00D87F00" w:rsidRPr="00B9499D" w:rsidRDefault="00D87F00" w:rsidP="00D04606">
            <w:pPr>
              <w:pStyle w:val="GOSTTitul0"/>
            </w:pPr>
            <w:r w:rsidRPr="00B9499D">
              <w:t>От Федерального казначейства</w:t>
            </w:r>
          </w:p>
        </w:tc>
        <w:tc>
          <w:tcPr>
            <w:tcW w:w="951" w:type="dxa"/>
          </w:tcPr>
          <w:p w14:paraId="224AC932" w14:textId="77777777" w:rsidR="00D87F00" w:rsidRPr="00B9499D" w:rsidRDefault="00D87F00" w:rsidP="00D04606">
            <w:pPr>
              <w:pStyle w:val="GOSTTitul0"/>
            </w:pPr>
          </w:p>
        </w:tc>
        <w:tc>
          <w:tcPr>
            <w:tcW w:w="4578" w:type="dxa"/>
          </w:tcPr>
          <w:p w14:paraId="2A1538D0" w14:textId="0B68B065" w:rsidR="00D87F00" w:rsidRPr="00B9499D" w:rsidRDefault="00D87F00" w:rsidP="00D04606">
            <w:pPr>
              <w:pStyle w:val="GOSTTitul0"/>
            </w:pPr>
            <w:r w:rsidRPr="00B9499D">
              <w:t>От ООО «</w:t>
            </w:r>
            <w:r w:rsidR="001A7195" w:rsidRPr="00B9499D">
              <w:rPr>
                <w:szCs w:val="24"/>
              </w:rPr>
              <w:t>БП</w:t>
            </w:r>
            <w:r w:rsidR="001A7195" w:rsidRPr="00B9499D">
              <w:rPr>
                <w:szCs w:val="24"/>
                <w:lang w:val="en-US"/>
              </w:rPr>
              <w:t>C</w:t>
            </w:r>
            <w:r w:rsidR="001A7195" w:rsidRPr="00B9499D">
              <w:rPr>
                <w:szCs w:val="24"/>
              </w:rPr>
              <w:t xml:space="preserve"> Инновационные программные решения</w:t>
            </w:r>
            <w:r w:rsidRPr="00B9499D">
              <w:t>»</w:t>
            </w:r>
          </w:p>
          <w:p w14:paraId="0B315F81" w14:textId="77777777" w:rsidR="00D87F00" w:rsidRPr="00B9499D" w:rsidRDefault="00D87F00" w:rsidP="00D04606">
            <w:pPr>
              <w:pStyle w:val="GOSTTitul0"/>
            </w:pPr>
          </w:p>
        </w:tc>
      </w:tr>
      <w:tr w:rsidR="00D87F00" w:rsidRPr="00B9499D" w14:paraId="0B0049EA" w14:textId="77777777" w:rsidTr="001A5048">
        <w:trPr>
          <w:trHeight w:val="20"/>
          <w:jc w:val="center"/>
        </w:trPr>
        <w:tc>
          <w:tcPr>
            <w:tcW w:w="4360" w:type="dxa"/>
            <w:vAlign w:val="bottom"/>
          </w:tcPr>
          <w:p w14:paraId="541882AF" w14:textId="77777777" w:rsidR="00D87F00" w:rsidRPr="00B9499D" w:rsidRDefault="00D87F00" w:rsidP="00D04606">
            <w:pPr>
              <w:pStyle w:val="GOSTTitul0"/>
            </w:pPr>
          </w:p>
        </w:tc>
        <w:tc>
          <w:tcPr>
            <w:tcW w:w="951" w:type="dxa"/>
            <w:vAlign w:val="bottom"/>
          </w:tcPr>
          <w:p w14:paraId="4B5A4C4A" w14:textId="77777777" w:rsidR="00D87F00" w:rsidRPr="00B9499D" w:rsidRDefault="00D87F00" w:rsidP="00D04606">
            <w:pPr>
              <w:pStyle w:val="GOSTTitul0"/>
            </w:pPr>
          </w:p>
        </w:tc>
        <w:tc>
          <w:tcPr>
            <w:tcW w:w="4578" w:type="dxa"/>
            <w:vAlign w:val="bottom"/>
          </w:tcPr>
          <w:p w14:paraId="622D9D81" w14:textId="77777777" w:rsidR="00D87F00" w:rsidRPr="00B9499D" w:rsidRDefault="00D87F00" w:rsidP="00D04606">
            <w:pPr>
              <w:pStyle w:val="GOSTTitul0"/>
            </w:pPr>
          </w:p>
        </w:tc>
      </w:tr>
      <w:tr w:rsidR="00D87F00" w:rsidRPr="00B9499D" w14:paraId="2D17A352" w14:textId="77777777" w:rsidTr="001A5048">
        <w:trPr>
          <w:trHeight w:val="20"/>
          <w:jc w:val="center"/>
        </w:trPr>
        <w:tc>
          <w:tcPr>
            <w:tcW w:w="4360" w:type="dxa"/>
            <w:vAlign w:val="bottom"/>
          </w:tcPr>
          <w:p w14:paraId="252046A3" w14:textId="0C55D810" w:rsidR="00D87F00" w:rsidRPr="00B9499D" w:rsidRDefault="00D87F00" w:rsidP="00D04606">
            <w:pPr>
              <w:pStyle w:val="GOSTTitul0"/>
            </w:pPr>
            <w:r w:rsidRPr="00B9499D">
              <w:rPr>
                <w:rStyle w:val="afffb"/>
              </w:rPr>
              <w:t xml:space="preserve">                             </w:t>
            </w:r>
            <w:r w:rsidRPr="00B9499D">
              <w:t xml:space="preserve">/ </w:t>
            </w:r>
            <w:r w:rsidR="00F50BAF" w:rsidRPr="00B9499D">
              <w:rPr>
                <w:rStyle w:val="afffb"/>
              </w:rPr>
              <w:t xml:space="preserve">               </w:t>
            </w:r>
            <w:r w:rsidR="00A97805" w:rsidRPr="00B9499D">
              <w:rPr>
                <w:rStyle w:val="afffb"/>
              </w:rPr>
              <w:t xml:space="preserve">    </w:t>
            </w:r>
            <w:r w:rsidR="00F50BAF" w:rsidRPr="00B9499D">
              <w:rPr>
                <w:rStyle w:val="afffb"/>
              </w:rPr>
              <w:t xml:space="preserve">      </w:t>
            </w:r>
            <w:r w:rsidRPr="00B9499D">
              <w:t>/</w:t>
            </w:r>
          </w:p>
        </w:tc>
        <w:tc>
          <w:tcPr>
            <w:tcW w:w="951" w:type="dxa"/>
            <w:vAlign w:val="bottom"/>
          </w:tcPr>
          <w:p w14:paraId="6242B0A2" w14:textId="77777777" w:rsidR="00D87F00" w:rsidRPr="00B9499D" w:rsidRDefault="00D87F00" w:rsidP="00D04606">
            <w:pPr>
              <w:pStyle w:val="GOSTTitul0"/>
            </w:pPr>
          </w:p>
        </w:tc>
        <w:tc>
          <w:tcPr>
            <w:tcW w:w="4578" w:type="dxa"/>
            <w:vAlign w:val="bottom"/>
          </w:tcPr>
          <w:p w14:paraId="337F1364" w14:textId="77777777" w:rsidR="00D87F00" w:rsidRPr="00B9499D" w:rsidRDefault="00D87F00" w:rsidP="00D04606">
            <w:pPr>
              <w:pStyle w:val="GOSTTitul0"/>
            </w:pPr>
            <w:r w:rsidRPr="00B9499D">
              <w:rPr>
                <w:rStyle w:val="afffb"/>
              </w:rPr>
              <w:t xml:space="preserve">                             / </w:t>
            </w:r>
            <w:r w:rsidRPr="00B9499D">
              <w:t>Д.В. Бубнов/</w:t>
            </w:r>
          </w:p>
        </w:tc>
      </w:tr>
      <w:tr w:rsidR="00D87F00" w:rsidRPr="00B9499D" w14:paraId="51EFCD80" w14:textId="77777777" w:rsidTr="001A5048">
        <w:trPr>
          <w:trHeight w:val="20"/>
          <w:jc w:val="center"/>
        </w:trPr>
        <w:tc>
          <w:tcPr>
            <w:tcW w:w="4360" w:type="dxa"/>
            <w:vAlign w:val="bottom"/>
          </w:tcPr>
          <w:p w14:paraId="7EE138E8" w14:textId="77777777" w:rsidR="00D87F00" w:rsidRPr="00B9499D" w:rsidRDefault="00D87F00" w:rsidP="00D04606">
            <w:pPr>
              <w:pStyle w:val="GOSTTitul0"/>
            </w:pPr>
          </w:p>
        </w:tc>
        <w:tc>
          <w:tcPr>
            <w:tcW w:w="951" w:type="dxa"/>
            <w:vAlign w:val="bottom"/>
          </w:tcPr>
          <w:p w14:paraId="21511E5C" w14:textId="77777777" w:rsidR="00D87F00" w:rsidRPr="00B9499D" w:rsidRDefault="00D87F00" w:rsidP="00D04606">
            <w:pPr>
              <w:pStyle w:val="GOSTTitul0"/>
            </w:pPr>
          </w:p>
        </w:tc>
        <w:tc>
          <w:tcPr>
            <w:tcW w:w="4578" w:type="dxa"/>
            <w:vAlign w:val="bottom"/>
          </w:tcPr>
          <w:p w14:paraId="40066F7C" w14:textId="77777777" w:rsidR="00D87F00" w:rsidRPr="00B9499D" w:rsidRDefault="00D87F00" w:rsidP="00D04606">
            <w:pPr>
              <w:pStyle w:val="GOSTTitul0"/>
            </w:pPr>
          </w:p>
        </w:tc>
      </w:tr>
      <w:tr w:rsidR="00D87F00" w:rsidRPr="00B9499D" w14:paraId="75565437" w14:textId="77777777" w:rsidTr="001A5048">
        <w:trPr>
          <w:trHeight w:val="20"/>
          <w:jc w:val="center"/>
        </w:trPr>
        <w:tc>
          <w:tcPr>
            <w:tcW w:w="4360" w:type="dxa"/>
            <w:vAlign w:val="bottom"/>
          </w:tcPr>
          <w:p w14:paraId="77AB7F17" w14:textId="6BC9243D" w:rsidR="00D87F00" w:rsidRPr="00B9499D" w:rsidRDefault="00D87F00" w:rsidP="00D04606">
            <w:pPr>
              <w:pStyle w:val="GOSTTitul0"/>
            </w:pPr>
            <w:proofErr w:type="gramStart"/>
            <w:r w:rsidRPr="00B9499D">
              <w:t>«</w:t>
            </w:r>
            <w:r w:rsidRPr="00B9499D">
              <w:rPr>
                <w:rStyle w:val="afffb"/>
              </w:rPr>
              <w:t xml:space="preserve">  </w:t>
            </w:r>
            <w:proofErr w:type="gramEnd"/>
            <w:r w:rsidRPr="00B9499D">
              <w:rPr>
                <w:rStyle w:val="afffb"/>
              </w:rPr>
              <w:t xml:space="preserve">       </w:t>
            </w:r>
            <w:r w:rsidRPr="00B9499D">
              <w:t>»</w:t>
            </w:r>
            <w:r w:rsidRPr="00B9499D">
              <w:rPr>
                <w:rStyle w:val="afffb"/>
              </w:rPr>
              <w:t xml:space="preserve">                                  </w:t>
            </w:r>
            <w:r w:rsidRPr="00B9499D">
              <w:t>20</w:t>
            </w:r>
            <w:r w:rsidRPr="00B9499D">
              <w:rPr>
                <w:rStyle w:val="afffb"/>
                <w:u w:val="none"/>
              </w:rPr>
              <w:t>2</w:t>
            </w:r>
            <w:r w:rsidR="00AA6712" w:rsidRPr="00B9499D">
              <w:rPr>
                <w:rStyle w:val="afffb"/>
                <w:u w:val="none"/>
              </w:rPr>
              <w:t>2</w:t>
            </w:r>
            <w:r w:rsidRPr="00B9499D">
              <w:rPr>
                <w:rStyle w:val="afffb"/>
                <w:u w:val="none"/>
              </w:rPr>
              <w:t xml:space="preserve"> </w:t>
            </w:r>
            <w:r w:rsidRPr="00B9499D">
              <w:t>г.</w:t>
            </w:r>
          </w:p>
        </w:tc>
        <w:tc>
          <w:tcPr>
            <w:tcW w:w="951" w:type="dxa"/>
            <w:vAlign w:val="bottom"/>
          </w:tcPr>
          <w:p w14:paraId="09377C29" w14:textId="77777777" w:rsidR="00D87F00" w:rsidRPr="00B9499D" w:rsidRDefault="00D87F00" w:rsidP="00D04606">
            <w:pPr>
              <w:pStyle w:val="GOSTTitul0"/>
            </w:pPr>
          </w:p>
        </w:tc>
        <w:tc>
          <w:tcPr>
            <w:tcW w:w="4578" w:type="dxa"/>
            <w:vAlign w:val="bottom"/>
          </w:tcPr>
          <w:p w14:paraId="30A2EC77" w14:textId="1E802662" w:rsidR="00D87F00" w:rsidRPr="00B9499D" w:rsidRDefault="00D87F00" w:rsidP="00D04606">
            <w:pPr>
              <w:pStyle w:val="GOSTTitul0"/>
            </w:pPr>
            <w:proofErr w:type="gramStart"/>
            <w:r w:rsidRPr="00B9499D">
              <w:t>«</w:t>
            </w:r>
            <w:r w:rsidRPr="00B9499D">
              <w:rPr>
                <w:rStyle w:val="afffb"/>
              </w:rPr>
              <w:t xml:space="preserve">  </w:t>
            </w:r>
            <w:proofErr w:type="gramEnd"/>
            <w:r w:rsidRPr="00B9499D">
              <w:rPr>
                <w:rStyle w:val="afffb"/>
              </w:rPr>
              <w:t xml:space="preserve">       </w:t>
            </w:r>
            <w:r w:rsidRPr="00B9499D">
              <w:t>»</w:t>
            </w:r>
            <w:r w:rsidRPr="00B9499D">
              <w:rPr>
                <w:rStyle w:val="afffb"/>
              </w:rPr>
              <w:t xml:space="preserve">                                     </w:t>
            </w:r>
            <w:r w:rsidRPr="00B9499D">
              <w:t>202</w:t>
            </w:r>
            <w:r w:rsidR="00AA6712" w:rsidRPr="00B9499D">
              <w:t>2</w:t>
            </w:r>
            <w:r w:rsidRPr="00B9499D">
              <w:t xml:space="preserve"> г.</w:t>
            </w:r>
          </w:p>
        </w:tc>
      </w:tr>
    </w:tbl>
    <w:p w14:paraId="73C6FBE5" w14:textId="77777777" w:rsidR="00CD2F8F" w:rsidRDefault="00CD2F8F" w:rsidP="00D04606">
      <w:pPr>
        <w:suppressAutoHyphens/>
        <w:sectPr w:rsidR="00CD2F8F" w:rsidSect="003436DB">
          <w:headerReference w:type="default" r:id="rId11"/>
          <w:footerReference w:type="default" r:id="rId12"/>
          <w:headerReference w:type="first" r:id="rId13"/>
          <w:footerReference w:type="first" r:id="rId14"/>
          <w:pgSz w:w="11906" w:h="16838" w:code="9"/>
          <w:pgMar w:top="1134" w:right="567" w:bottom="851" w:left="1701" w:header="567" w:footer="284" w:gutter="0"/>
          <w:cols w:space="708"/>
          <w:docGrid w:linePitch="360"/>
        </w:sectPr>
      </w:pPr>
    </w:p>
    <w:tbl>
      <w:tblPr>
        <w:tblW w:w="4965" w:type="pct"/>
        <w:tblInd w:w="-74" w:type="dxa"/>
        <w:tblLook w:val="0000" w:firstRow="0" w:lastRow="0" w:firstColumn="0" w:lastColumn="0" w:noHBand="0" w:noVBand="0"/>
      </w:tblPr>
      <w:tblGrid>
        <w:gridCol w:w="6066"/>
        <w:gridCol w:w="3505"/>
      </w:tblGrid>
      <w:tr w:rsidR="00606F3C" w:rsidRPr="00B9499D" w14:paraId="4715DD2B" w14:textId="77777777" w:rsidTr="00844FAB">
        <w:trPr>
          <w:trHeight w:val="2513"/>
        </w:trPr>
        <w:tc>
          <w:tcPr>
            <w:tcW w:w="3169" w:type="pct"/>
          </w:tcPr>
          <w:p w14:paraId="76940BA4" w14:textId="6083E3CB" w:rsidR="00606F3C" w:rsidRPr="00C75A4E" w:rsidRDefault="00FF79AA" w:rsidP="00D04606">
            <w:pPr>
              <w:pStyle w:val="GOSTTitul0"/>
            </w:pPr>
            <w:r w:rsidRPr="00C75A4E">
              <w:lastRenderedPageBreak/>
              <w:t>Утвержден</w:t>
            </w:r>
          </w:p>
          <w:p w14:paraId="288F7928" w14:textId="2993B8AF" w:rsidR="00606F3C" w:rsidRPr="00B9499D" w:rsidRDefault="003436DB" w:rsidP="00D04606">
            <w:pPr>
              <w:pStyle w:val="GOSTTitul0"/>
            </w:pPr>
            <w:ins w:id="1" w:author="Сатлер Марина Викторовна" w:date="2023-12-26T14:37:00Z">
              <w:r>
                <w:fldChar w:fldCharType="begin"/>
              </w:r>
              <w:r>
                <w:instrText xml:space="preserve"> DOCPROPERTY  DocCode  \* MERGEFORMAT </w:instrText>
              </w:r>
            </w:ins>
            <w:r>
              <w:fldChar w:fldCharType="separate"/>
            </w:r>
            <w:r w:rsidR="00A67566">
              <w:t>89603636.43.01,</w:t>
            </w:r>
            <w:proofErr w:type="gramStart"/>
            <w:r w:rsidR="00A67566">
              <w:t>00.ДР.</w:t>
            </w:r>
            <w:proofErr w:type="gramEnd"/>
            <w:r w:rsidR="00A67566">
              <w:t>001-01.00 1(4,8)</w:t>
            </w:r>
            <w:ins w:id="2" w:author="Сатлер Марина Викторовна" w:date="2023-12-26T14:37:00Z">
              <w:r>
                <w:fldChar w:fldCharType="end"/>
              </w:r>
            </w:ins>
          </w:p>
        </w:tc>
        <w:tc>
          <w:tcPr>
            <w:tcW w:w="1831" w:type="pct"/>
          </w:tcPr>
          <w:p w14:paraId="2327C0A2" w14:textId="77777777" w:rsidR="00606F3C" w:rsidRPr="00B9499D" w:rsidRDefault="00606F3C" w:rsidP="00D04606">
            <w:pPr>
              <w:pStyle w:val="GOSTTitul0"/>
            </w:pPr>
          </w:p>
        </w:tc>
      </w:tr>
      <w:tr w:rsidR="00B44F3A" w:rsidRPr="00B9499D" w14:paraId="45B06BDC" w14:textId="77777777" w:rsidTr="00844FAB">
        <w:trPr>
          <w:trHeight w:val="1373"/>
        </w:trPr>
        <w:tc>
          <w:tcPr>
            <w:tcW w:w="5000" w:type="pct"/>
            <w:gridSpan w:val="2"/>
            <w:vAlign w:val="center"/>
          </w:tcPr>
          <w:p w14:paraId="2CD29E0D" w14:textId="7A64847D" w:rsidR="0026652C" w:rsidRPr="003436DB" w:rsidRDefault="0026652C" w:rsidP="00D04606">
            <w:pPr>
              <w:pStyle w:val="GOSTTitul1"/>
            </w:pPr>
            <w:r w:rsidRPr="003436DB">
              <w:t>Государственная интегрированная информационная система управления общественными финансами «Электронный бюджет»</w:t>
            </w:r>
          </w:p>
          <w:p w14:paraId="34052D87" w14:textId="6B52FFDB" w:rsidR="00B44F3A" w:rsidRPr="00B9499D" w:rsidRDefault="00B44F3A" w:rsidP="00D04606">
            <w:pPr>
              <w:pStyle w:val="GOSTTitul1"/>
              <w:jc w:val="both"/>
            </w:pPr>
          </w:p>
        </w:tc>
      </w:tr>
      <w:tr w:rsidR="00B44F3A" w:rsidRPr="00B9499D" w14:paraId="12AB8246" w14:textId="77777777" w:rsidTr="00C75A4E">
        <w:trPr>
          <w:trHeight w:val="1390"/>
        </w:trPr>
        <w:tc>
          <w:tcPr>
            <w:tcW w:w="5000" w:type="pct"/>
            <w:gridSpan w:val="2"/>
            <w:vAlign w:val="center"/>
          </w:tcPr>
          <w:p w14:paraId="1C26AC45" w14:textId="0969434A" w:rsidR="00D02493" w:rsidRPr="00B9499D" w:rsidRDefault="00D02493" w:rsidP="00D04606">
            <w:pPr>
              <w:pStyle w:val="GOSTTitul1"/>
            </w:pPr>
          </w:p>
        </w:tc>
      </w:tr>
      <w:tr w:rsidR="002F5B7D" w:rsidRPr="00B9499D" w14:paraId="2BDD3B3F" w14:textId="77777777" w:rsidTr="00C75A4E">
        <w:trPr>
          <w:trHeight w:val="3266"/>
        </w:trPr>
        <w:tc>
          <w:tcPr>
            <w:tcW w:w="5000" w:type="pct"/>
            <w:gridSpan w:val="2"/>
            <w:vAlign w:val="bottom"/>
          </w:tcPr>
          <w:p w14:paraId="253461F7" w14:textId="5CDBAE75" w:rsidR="009439F9" w:rsidRDefault="001A7195" w:rsidP="00D04606">
            <w:pPr>
              <w:pStyle w:val="GOSTTitul2"/>
            </w:pPr>
            <w:r w:rsidRPr="00B9499D">
              <w:t xml:space="preserve">Требования к взаимодействию </w:t>
            </w:r>
            <w:r w:rsidR="00E0779C">
              <w:t xml:space="preserve">расчетно-финансовой платформы </w:t>
            </w:r>
            <w:r w:rsidR="00E0779C" w:rsidRPr="00BF4F90">
              <w:t>SmartVista Accounting Platform</w:t>
            </w:r>
            <w:ins w:id="3" w:author="Сатлер Марина Викторовна" w:date="2023-12-26T14:38:00Z">
              <w:r w:rsidR="003436DB" w:rsidRPr="003436DB">
                <w:t xml:space="preserve"> </w:t>
              </w:r>
            </w:ins>
            <w:r w:rsidRPr="00B9499D">
              <w:t>с функциональными подсистемами</w:t>
            </w:r>
          </w:p>
          <w:p w14:paraId="5D9770D0" w14:textId="31B4BC50" w:rsidR="005E0B62" w:rsidRDefault="005E0B62" w:rsidP="00D04606">
            <w:pPr>
              <w:pStyle w:val="GOSTTitulnamedoc"/>
              <w:rPr>
                <w:ins w:id="4" w:author="Сатлер Марина Викторовна" w:date="2023-12-26T14:45:00Z"/>
                <w:highlight w:val="yellow"/>
              </w:rPr>
            </w:pPr>
            <w:r w:rsidRPr="00CA3CE3">
              <w:rPr>
                <w:highlight w:val="yellow"/>
              </w:rPr>
              <w:t xml:space="preserve">Том </w:t>
            </w:r>
            <w:r w:rsidR="00DA4D8C">
              <w:rPr>
                <w:highlight w:val="yellow"/>
              </w:rPr>
              <w:t>8</w:t>
            </w:r>
          </w:p>
          <w:p w14:paraId="234F3886" w14:textId="77777777" w:rsidR="00A23ED8" w:rsidRDefault="00A23ED8" w:rsidP="00D04606">
            <w:pPr>
              <w:pStyle w:val="GOSTTitulnamedoc"/>
              <w:rPr>
                <w:ins w:id="5" w:author="Сатлер Марина Викторовна" w:date="2023-12-26T14:45:00Z"/>
                <w:highlight w:val="yellow"/>
              </w:rPr>
            </w:pPr>
          </w:p>
          <w:p w14:paraId="58B17B8A" w14:textId="1FA93E40" w:rsidR="00844FAB" w:rsidRPr="00B9499D" w:rsidRDefault="00DA4D8C" w:rsidP="00C3411A">
            <w:pPr>
              <w:pStyle w:val="GOSTTitulnamedoc"/>
            </w:pPr>
            <w:r w:rsidRPr="0020454B">
              <w:rPr>
                <w:highlight w:val="yellow"/>
              </w:rPr>
              <w:t>Требования к передаче данных для формирования</w:t>
            </w:r>
            <w:r>
              <w:t xml:space="preserve"> </w:t>
            </w:r>
            <w:r w:rsidRPr="00DA4D8C">
              <w:rPr>
                <w:highlight w:val="yellow"/>
              </w:rPr>
              <w:t>диагностической отчетности</w:t>
            </w:r>
          </w:p>
        </w:tc>
      </w:tr>
      <w:tr w:rsidR="00D45C06" w:rsidRPr="00B9499D" w14:paraId="068F1F26" w14:textId="77777777" w:rsidTr="00C75A4E">
        <w:trPr>
          <w:trHeight w:val="1272"/>
        </w:trPr>
        <w:tc>
          <w:tcPr>
            <w:tcW w:w="5000" w:type="pct"/>
            <w:gridSpan w:val="2"/>
            <w:vAlign w:val="center"/>
          </w:tcPr>
          <w:p w14:paraId="613698C1" w14:textId="443F0767" w:rsidR="00D45C06" w:rsidRPr="00B9499D" w:rsidRDefault="005E0B62" w:rsidP="00D04606">
            <w:pPr>
              <w:pStyle w:val="GOSTTitul0"/>
            </w:pPr>
            <w:r>
              <w:t>Версия 2.4</w:t>
            </w:r>
          </w:p>
        </w:tc>
      </w:tr>
      <w:tr w:rsidR="00D45C06" w:rsidRPr="00B9499D" w14:paraId="1E7C5305" w14:textId="77777777" w:rsidTr="00844FAB">
        <w:tc>
          <w:tcPr>
            <w:tcW w:w="5000" w:type="pct"/>
            <w:gridSpan w:val="2"/>
            <w:vAlign w:val="center"/>
          </w:tcPr>
          <w:p w14:paraId="62A91E1F" w14:textId="40FCB2CB" w:rsidR="00D45C06" w:rsidRDefault="00D45C06" w:rsidP="00D04606">
            <w:pPr>
              <w:pStyle w:val="GOSTTitul0"/>
            </w:pPr>
            <w:r w:rsidRPr="00B9499D">
              <w:t xml:space="preserve">Код документа: </w:t>
            </w:r>
            <w:ins w:id="6" w:author="Сатлер Марина Викторовна" w:date="2023-12-26T14:33:00Z">
              <w:r w:rsidR="003436DB">
                <w:fldChar w:fldCharType="begin"/>
              </w:r>
              <w:r w:rsidR="003436DB">
                <w:instrText xml:space="preserve"> DOCPROPERTY  DocCode  \* MERGEFORMAT </w:instrText>
              </w:r>
            </w:ins>
            <w:r w:rsidR="003436DB">
              <w:fldChar w:fldCharType="separate"/>
            </w:r>
            <w:r w:rsidR="00A67566">
              <w:t>89603636.43.01,</w:t>
            </w:r>
            <w:proofErr w:type="gramStart"/>
            <w:r w:rsidR="00A67566">
              <w:t>00.ДР.</w:t>
            </w:r>
            <w:proofErr w:type="gramEnd"/>
            <w:r w:rsidR="00A67566">
              <w:t>001-01.00 1(4,8)</w:t>
            </w:r>
            <w:ins w:id="7" w:author="Сатлер Марина Викторовна" w:date="2023-12-26T14:33:00Z">
              <w:r w:rsidR="003436DB">
                <w:fldChar w:fldCharType="end"/>
              </w:r>
            </w:ins>
          </w:p>
          <w:p w14:paraId="3BAAB206" w14:textId="1BF35FA6" w:rsidR="00DA4D8C" w:rsidRPr="00B9499D" w:rsidRDefault="00DA4D8C" w:rsidP="00D04606">
            <w:pPr>
              <w:pStyle w:val="GOSTTitul0"/>
            </w:pPr>
          </w:p>
        </w:tc>
      </w:tr>
      <w:tr w:rsidR="00D45C06" w:rsidRPr="00B9499D" w14:paraId="14137F5E" w14:textId="77777777" w:rsidTr="00844FAB">
        <w:tc>
          <w:tcPr>
            <w:tcW w:w="5000" w:type="pct"/>
            <w:gridSpan w:val="2"/>
            <w:vAlign w:val="center"/>
          </w:tcPr>
          <w:p w14:paraId="22899B32" w14:textId="5D8FCFE6" w:rsidR="00D45C06" w:rsidRPr="00B9499D" w:rsidRDefault="005E0B62" w:rsidP="00D04606">
            <w:pPr>
              <w:pStyle w:val="GOSTTitul0"/>
            </w:pPr>
            <w:r w:rsidRPr="00B9499D">
              <w:t xml:space="preserve">Листов: </w:t>
            </w:r>
            <w:fldSimple w:instr=" DOCPROPERTY  Pages  \* MERGEFORMAT ">
              <w:r w:rsidR="00A67566">
                <w:t>104</w:t>
              </w:r>
            </w:fldSimple>
          </w:p>
        </w:tc>
      </w:tr>
      <w:tr w:rsidR="00D45C06" w:rsidRPr="00B9499D" w14:paraId="5ACC997F" w14:textId="77777777" w:rsidTr="00844FAB">
        <w:tc>
          <w:tcPr>
            <w:tcW w:w="5000" w:type="pct"/>
            <w:gridSpan w:val="2"/>
            <w:vAlign w:val="center"/>
          </w:tcPr>
          <w:p w14:paraId="4B0A0773" w14:textId="5A076F48" w:rsidR="00D45C06" w:rsidRPr="005C6BDA" w:rsidRDefault="00D45C06" w:rsidP="00D04606">
            <w:pPr>
              <w:pStyle w:val="GOSTTitul0"/>
              <w:jc w:val="both"/>
            </w:pPr>
          </w:p>
        </w:tc>
      </w:tr>
      <w:tr w:rsidR="00D45C06" w:rsidRPr="00B9499D" w14:paraId="004A6969" w14:textId="77777777" w:rsidTr="00844FAB">
        <w:tc>
          <w:tcPr>
            <w:tcW w:w="5000" w:type="pct"/>
            <w:gridSpan w:val="2"/>
          </w:tcPr>
          <w:p w14:paraId="7ABEAEF2" w14:textId="77777777" w:rsidR="00D45C06" w:rsidRPr="00B9499D" w:rsidRDefault="00D45C06" w:rsidP="00D04606">
            <w:pPr>
              <w:pStyle w:val="GOSTTitul0"/>
            </w:pPr>
          </w:p>
        </w:tc>
      </w:tr>
    </w:tbl>
    <w:p w14:paraId="41BA9F69" w14:textId="77777777" w:rsidR="00D45C06" w:rsidRPr="00B9499D" w:rsidRDefault="00D45C06" w:rsidP="00D04606">
      <w:pPr>
        <w:suppressAutoHyphens/>
        <w:sectPr w:rsidR="00D45C06" w:rsidRPr="00B9499D" w:rsidSect="00C75A4E">
          <w:pgSz w:w="11906" w:h="16838" w:code="9"/>
          <w:pgMar w:top="1134" w:right="567" w:bottom="851" w:left="1701" w:header="567" w:footer="284" w:gutter="0"/>
          <w:cols w:space="708"/>
          <w:docGrid w:linePitch="360"/>
        </w:sectPr>
      </w:pPr>
    </w:p>
    <w:p w14:paraId="2F8256D0" w14:textId="77777777" w:rsidR="00C97134" w:rsidRPr="00A23ED8" w:rsidRDefault="009A3C13" w:rsidP="00D04606">
      <w:pPr>
        <w:pStyle w:val="GOSTSign"/>
        <w:suppressAutoHyphens/>
      </w:pPr>
      <w:bookmarkStart w:id="8" w:name="_Toc176584673"/>
      <w:bookmarkStart w:id="9" w:name="_Toc176584802"/>
      <w:bookmarkStart w:id="10" w:name="_Toc180297702"/>
      <w:bookmarkStart w:id="11" w:name="_Toc180308527"/>
      <w:r w:rsidRPr="00A23ED8">
        <w:lastRenderedPageBreak/>
        <w:t>Аннотация</w:t>
      </w:r>
    </w:p>
    <w:p w14:paraId="607B8758" w14:textId="49181EB6" w:rsidR="00E0779C" w:rsidRPr="00A23ED8" w:rsidRDefault="00E0779C" w:rsidP="00D04606">
      <w:pPr>
        <w:pStyle w:val="GOSTNormal"/>
        <w:suppressAutoHyphens/>
      </w:pPr>
      <w:r w:rsidRPr="00A23ED8">
        <w:t xml:space="preserve">Настоящий документ представляет собой требования к взаимодействию расчетно-финансовой платформы </w:t>
      </w:r>
      <w:proofErr w:type="spellStart"/>
      <w:r w:rsidRPr="00A23ED8">
        <w:t>SmartVista</w:t>
      </w:r>
      <w:proofErr w:type="spellEnd"/>
      <w:r w:rsidRPr="00A23ED8">
        <w:t xml:space="preserve"> Accounting Platform с функциональными подсистемами государственной интегрированной информационной системы управления общественными финансами «Электронный бюджет», оператором которых является Федерально</w:t>
      </w:r>
      <w:r w:rsidR="009439F9" w:rsidRPr="00A23ED8">
        <w:t>е</w:t>
      </w:r>
      <w:r w:rsidRPr="00A23ED8">
        <w:t xml:space="preserve"> казначейств</w:t>
      </w:r>
      <w:r w:rsidR="009439F9" w:rsidRPr="00A23ED8">
        <w:t>о</w:t>
      </w:r>
      <w:r w:rsidRPr="00A23ED8">
        <w:t>.</w:t>
      </w:r>
    </w:p>
    <w:p w14:paraId="78378D7C" w14:textId="412084BD" w:rsidR="00542DB8" w:rsidRPr="00CA3CE3" w:rsidRDefault="000B0CD9" w:rsidP="00D04606">
      <w:pPr>
        <w:pStyle w:val="GOSTNormal"/>
        <w:suppressAutoHyphens/>
        <w:rPr>
          <w:highlight w:val="yellow"/>
        </w:rPr>
      </w:pPr>
      <w:r>
        <w:rPr>
          <w:highlight w:val="yellow"/>
        </w:rPr>
        <w:t xml:space="preserve">Том </w:t>
      </w:r>
      <w:r w:rsidR="00DA4D8C">
        <w:rPr>
          <w:highlight w:val="yellow"/>
        </w:rPr>
        <w:t>8</w:t>
      </w:r>
      <w:r>
        <w:rPr>
          <w:highlight w:val="yellow"/>
        </w:rPr>
        <w:t xml:space="preserve">. </w:t>
      </w:r>
      <w:r w:rsidRPr="000B0CD9">
        <w:rPr>
          <w:highlight w:val="yellow"/>
        </w:rPr>
        <w:t xml:space="preserve">Требования к передаче данных для формирования </w:t>
      </w:r>
      <w:r w:rsidR="00DA4D8C">
        <w:rPr>
          <w:highlight w:val="yellow"/>
        </w:rPr>
        <w:t>диагностической</w:t>
      </w:r>
      <w:r w:rsidRPr="000B0CD9">
        <w:rPr>
          <w:highlight w:val="yellow"/>
        </w:rPr>
        <w:t xml:space="preserve"> отчетности</w:t>
      </w:r>
      <w:r w:rsidR="00CA3CE3" w:rsidRPr="000B0CD9">
        <w:rPr>
          <w:highlight w:val="yellow"/>
        </w:rPr>
        <w:t>.</w:t>
      </w:r>
    </w:p>
    <w:p w14:paraId="4494FCD2" w14:textId="38298AA5" w:rsidR="00673D52" w:rsidRPr="00A23ED8" w:rsidRDefault="00673D52" w:rsidP="00D04606">
      <w:pPr>
        <w:pStyle w:val="GOSTNormal"/>
        <w:suppressAutoHyphens/>
      </w:pPr>
      <w:r w:rsidRPr="00A23ED8">
        <w:t xml:space="preserve">Документ </w:t>
      </w:r>
      <w:r w:rsidR="00E0779C" w:rsidRPr="00A23ED8">
        <w:t>разработан (</w:t>
      </w:r>
      <w:r w:rsidRPr="00A23ED8">
        <w:t>актуализирован</w:t>
      </w:r>
      <w:r w:rsidR="00E0779C" w:rsidRPr="00A23ED8">
        <w:t>)</w:t>
      </w:r>
      <w:r w:rsidRPr="00A23ED8">
        <w:t xml:space="preserve"> на основании Государственного контракта №</w:t>
      </w:r>
      <w:r w:rsidR="000F44A2" w:rsidRPr="00A23ED8">
        <w:t xml:space="preserve"> ФКУ0502/09/2022/ЭГИС от </w:t>
      </w:r>
      <w:r w:rsidR="007E5A12" w:rsidRPr="00A23ED8">
        <w:t xml:space="preserve">30.09.2022 </w:t>
      </w:r>
      <w:r w:rsidR="000F44A2" w:rsidRPr="00A23ED8">
        <w:t>(на оказание услуг по предоставлению права использования на условиях простой (неисключительной) лицензии программного обеспечения транзакционно-информационной платформы для нужд Федерального казначейства)</w:t>
      </w:r>
      <w:r w:rsidRPr="00A23ED8">
        <w:t>.</w:t>
      </w:r>
    </w:p>
    <w:p w14:paraId="22B3CD59" w14:textId="33740A49" w:rsidR="00673D52" w:rsidRPr="00A23ED8" w:rsidRDefault="00673D52" w:rsidP="00D04606">
      <w:pPr>
        <w:pStyle w:val="GOSTNormal"/>
        <w:suppressAutoHyphens/>
      </w:pPr>
      <w:r w:rsidRPr="00A23ED8">
        <w:t>Перечень подсистем (компонентов, модулей) информационной системы, д</w:t>
      </w:r>
      <w:r w:rsidR="00A23ED8" w:rsidRPr="00A23ED8">
        <w:t>ля которой был создан документ:</w:t>
      </w:r>
    </w:p>
    <w:p w14:paraId="42BB81FE" w14:textId="6962D830" w:rsidR="005265E0" w:rsidRPr="006104DE" w:rsidRDefault="005265E0" w:rsidP="00D04606">
      <w:pPr>
        <w:pStyle w:val="GOSTListmark1"/>
        <w:suppressAutoHyphens/>
      </w:pPr>
      <w:r w:rsidRPr="006104DE">
        <w:t>01,00 – документ предназначен для обслуживания б</w:t>
      </w:r>
      <w:r w:rsidRPr="006104DE">
        <w:rPr>
          <w:szCs w:val="24"/>
        </w:rPr>
        <w:t>азового программного обеспечения</w:t>
      </w:r>
      <w:r w:rsidR="00F5095F">
        <w:rPr>
          <w:szCs w:val="24"/>
        </w:rPr>
        <w:t>.</w:t>
      </w:r>
    </w:p>
    <w:p w14:paraId="2E76D3DB" w14:textId="6ED7A04B" w:rsidR="00673D52" w:rsidRPr="006104DE" w:rsidRDefault="00673D52" w:rsidP="00D04606">
      <w:pPr>
        <w:pStyle w:val="GOSTNormal"/>
        <w:suppressAutoHyphens/>
      </w:pPr>
      <w:r w:rsidRPr="006104DE">
        <w:t>Перечень</w:t>
      </w:r>
      <w:r w:rsidR="00116FA8">
        <w:t xml:space="preserve"> областей применения документа:</w:t>
      </w:r>
    </w:p>
    <w:p w14:paraId="593E2DB3" w14:textId="134DA9EF" w:rsidR="00673D52" w:rsidRPr="005C6BDA" w:rsidRDefault="00673D52" w:rsidP="00D04606">
      <w:pPr>
        <w:pStyle w:val="GOSTListmark1"/>
        <w:suppressAutoHyphens/>
      </w:pPr>
      <w:r w:rsidRPr="005C6BDA">
        <w:t xml:space="preserve">1 – </w:t>
      </w:r>
      <w:r w:rsidRPr="00F5095F">
        <w:t>Центральный аппарат Федерального казначейства</w:t>
      </w:r>
      <w:r w:rsidR="00F5095F">
        <w:t>;</w:t>
      </w:r>
    </w:p>
    <w:p w14:paraId="1FAA363A" w14:textId="7700540D" w:rsidR="005265E0" w:rsidRPr="006104DE" w:rsidRDefault="005265E0" w:rsidP="00D04606">
      <w:pPr>
        <w:pStyle w:val="GOSTListmark1"/>
        <w:suppressAutoHyphens/>
      </w:pPr>
      <w:r w:rsidRPr="006104DE">
        <w:t xml:space="preserve">4 – </w:t>
      </w:r>
      <w:r w:rsidRPr="00F5095F">
        <w:t>Применение для Исполнителей по государственному контракту</w:t>
      </w:r>
      <w:r w:rsidR="00F5095F">
        <w:t>;</w:t>
      </w:r>
    </w:p>
    <w:p w14:paraId="5FEF155A" w14:textId="41189E35" w:rsidR="005265E0" w:rsidRPr="006104DE" w:rsidRDefault="005265E0" w:rsidP="00D04606">
      <w:pPr>
        <w:pStyle w:val="GOSTListmark1"/>
        <w:suppressAutoHyphens/>
      </w:pPr>
      <w:r w:rsidRPr="006104DE">
        <w:t xml:space="preserve">8 – </w:t>
      </w:r>
      <w:r w:rsidRPr="00F5095F">
        <w:t>Федерального казенного учреждения «Центр по обеспечению деятельности Казначейства России»</w:t>
      </w:r>
      <w:r w:rsidRPr="006104DE">
        <w:t xml:space="preserve"> (</w:t>
      </w:r>
      <w:r w:rsidRPr="00F5095F">
        <w:t>ФКУ ЦОКР)</w:t>
      </w:r>
      <w:r w:rsidR="00F5095F">
        <w:t>.</w:t>
      </w:r>
    </w:p>
    <w:p w14:paraId="374B0307" w14:textId="6CA57E4D" w:rsidR="00A3718A" w:rsidRPr="00A509DE" w:rsidRDefault="00837E14" w:rsidP="00A509DE">
      <w:pPr>
        <w:pStyle w:val="GOSTNormal"/>
        <w:suppressAutoHyphens/>
      </w:pPr>
      <w:r w:rsidRPr="00116FA8">
        <w:t>В настоящем документе при указании по тексту наименования документов без реквизитов считать, что эти документы разрабатываются/актуализируются в рамках текущего Государственного контракта.</w:t>
      </w:r>
    </w:p>
    <w:p w14:paraId="161C2DA7" w14:textId="18A9706F" w:rsidR="00D45C06" w:rsidRPr="008D3BC8" w:rsidRDefault="00D45C06" w:rsidP="00A509DE">
      <w:pPr>
        <w:pStyle w:val="GOSTReg"/>
      </w:pPr>
      <w:bookmarkStart w:id="12" w:name="_Toc226456963"/>
      <w:r w:rsidRPr="008D3BC8">
        <w:lastRenderedPageBreak/>
        <w:t>СОДЕРЖАНИЕ</w:t>
      </w:r>
      <w:bookmarkEnd w:id="8"/>
      <w:bookmarkEnd w:id="9"/>
      <w:bookmarkEnd w:id="10"/>
      <w:bookmarkEnd w:id="11"/>
      <w:bookmarkEnd w:id="12"/>
    </w:p>
    <w:bookmarkStart w:id="13" w:name="_Toc527037298"/>
    <w:bookmarkStart w:id="14" w:name="_Toc529925454"/>
    <w:bookmarkStart w:id="15" w:name="_Toc182196480"/>
    <w:p w14:paraId="2A1FA61E" w14:textId="77777777" w:rsidR="00A67566" w:rsidRDefault="00367B7D">
      <w:pPr>
        <w:pStyle w:val="11"/>
        <w:rPr>
          <w:rFonts w:asciiTheme="minorHAnsi" w:eastAsiaTheme="minorEastAsia" w:hAnsiTheme="minorHAnsi" w:cstheme="minorBidi"/>
          <w:b w:val="0"/>
          <w:bCs w:val="0"/>
          <w:caps w:val="0"/>
          <w:sz w:val="22"/>
          <w:szCs w:val="22"/>
        </w:rPr>
      </w:pPr>
      <w:r w:rsidRPr="005C6BDA">
        <w:rPr>
          <w:b w:val="0"/>
          <w:bCs w:val="0"/>
          <w:caps w:val="0"/>
        </w:rPr>
        <w:fldChar w:fldCharType="begin"/>
      </w:r>
      <w:r w:rsidRPr="00B9499D">
        <w:rPr>
          <w:b w:val="0"/>
          <w:bCs w:val="0"/>
          <w:caps w:val="0"/>
        </w:rPr>
        <w:instrText xml:space="preserve"> TOC \o "1-5" \h \z \u </w:instrText>
      </w:r>
      <w:r w:rsidRPr="005C6BDA">
        <w:rPr>
          <w:b w:val="0"/>
          <w:bCs w:val="0"/>
          <w:caps w:val="0"/>
        </w:rPr>
        <w:fldChar w:fldCharType="separate"/>
      </w:r>
      <w:hyperlink w:anchor="_Toc226456963" w:history="1">
        <w:r w:rsidR="00A67566" w:rsidRPr="00766B98">
          <w:rPr>
            <w:rStyle w:val="ad"/>
          </w:rPr>
          <w:t>СОДЕРЖАНИЕ</w:t>
        </w:r>
        <w:r w:rsidR="00A67566">
          <w:rPr>
            <w:webHidden/>
          </w:rPr>
          <w:tab/>
        </w:r>
        <w:r w:rsidR="00A67566">
          <w:rPr>
            <w:webHidden/>
          </w:rPr>
          <w:fldChar w:fldCharType="begin"/>
        </w:r>
        <w:r w:rsidR="00A67566">
          <w:rPr>
            <w:webHidden/>
          </w:rPr>
          <w:instrText xml:space="preserve"> PAGEREF _Toc226456963 \h </w:instrText>
        </w:r>
        <w:r w:rsidR="00A67566">
          <w:rPr>
            <w:webHidden/>
          </w:rPr>
        </w:r>
        <w:r w:rsidR="00A67566">
          <w:rPr>
            <w:webHidden/>
          </w:rPr>
          <w:fldChar w:fldCharType="separate"/>
        </w:r>
        <w:r w:rsidR="00A67566">
          <w:rPr>
            <w:webHidden/>
          </w:rPr>
          <w:t>4</w:t>
        </w:r>
        <w:r w:rsidR="00A67566">
          <w:rPr>
            <w:webHidden/>
          </w:rPr>
          <w:fldChar w:fldCharType="end"/>
        </w:r>
      </w:hyperlink>
    </w:p>
    <w:p w14:paraId="1B34A218" w14:textId="77777777" w:rsidR="00A67566" w:rsidRDefault="00000000">
      <w:pPr>
        <w:pStyle w:val="11"/>
        <w:rPr>
          <w:rFonts w:asciiTheme="minorHAnsi" w:eastAsiaTheme="minorEastAsia" w:hAnsiTheme="minorHAnsi" w:cstheme="minorBidi"/>
          <w:b w:val="0"/>
          <w:bCs w:val="0"/>
          <w:caps w:val="0"/>
          <w:sz w:val="22"/>
          <w:szCs w:val="22"/>
        </w:rPr>
      </w:pPr>
      <w:hyperlink w:anchor="_Toc226456964" w:history="1">
        <w:r w:rsidR="00A67566" w:rsidRPr="00766B98">
          <w:rPr>
            <w:rStyle w:val="ad"/>
          </w:rPr>
          <w:t>Перечень таблиц</w:t>
        </w:r>
        <w:r w:rsidR="00A67566">
          <w:rPr>
            <w:webHidden/>
          </w:rPr>
          <w:tab/>
        </w:r>
        <w:r w:rsidR="00A67566">
          <w:rPr>
            <w:webHidden/>
          </w:rPr>
          <w:fldChar w:fldCharType="begin"/>
        </w:r>
        <w:r w:rsidR="00A67566">
          <w:rPr>
            <w:webHidden/>
          </w:rPr>
          <w:instrText xml:space="preserve"> PAGEREF _Toc226456964 \h </w:instrText>
        </w:r>
        <w:r w:rsidR="00A67566">
          <w:rPr>
            <w:webHidden/>
          </w:rPr>
        </w:r>
        <w:r w:rsidR="00A67566">
          <w:rPr>
            <w:webHidden/>
          </w:rPr>
          <w:fldChar w:fldCharType="separate"/>
        </w:r>
        <w:r w:rsidR="00A67566">
          <w:rPr>
            <w:webHidden/>
          </w:rPr>
          <w:t>7</w:t>
        </w:r>
        <w:r w:rsidR="00A67566">
          <w:rPr>
            <w:webHidden/>
          </w:rPr>
          <w:fldChar w:fldCharType="end"/>
        </w:r>
      </w:hyperlink>
    </w:p>
    <w:p w14:paraId="4D3B3A5A" w14:textId="77777777" w:rsidR="00A67566" w:rsidRDefault="00000000">
      <w:pPr>
        <w:pStyle w:val="11"/>
        <w:rPr>
          <w:rFonts w:asciiTheme="minorHAnsi" w:eastAsiaTheme="minorEastAsia" w:hAnsiTheme="minorHAnsi" w:cstheme="minorBidi"/>
          <w:b w:val="0"/>
          <w:bCs w:val="0"/>
          <w:caps w:val="0"/>
          <w:sz w:val="22"/>
          <w:szCs w:val="22"/>
        </w:rPr>
      </w:pPr>
      <w:hyperlink w:anchor="_Toc226456965" w:history="1">
        <w:r w:rsidR="00A67566" w:rsidRPr="00766B98">
          <w:rPr>
            <w:rStyle w:val="ad"/>
          </w:rPr>
          <w:t>Перечень рисунков</w:t>
        </w:r>
        <w:r w:rsidR="00A67566">
          <w:rPr>
            <w:webHidden/>
          </w:rPr>
          <w:tab/>
        </w:r>
        <w:r w:rsidR="00A67566">
          <w:rPr>
            <w:webHidden/>
          </w:rPr>
          <w:fldChar w:fldCharType="begin"/>
        </w:r>
        <w:r w:rsidR="00A67566">
          <w:rPr>
            <w:webHidden/>
          </w:rPr>
          <w:instrText xml:space="preserve"> PAGEREF _Toc226456965 \h </w:instrText>
        </w:r>
        <w:r w:rsidR="00A67566">
          <w:rPr>
            <w:webHidden/>
          </w:rPr>
        </w:r>
        <w:r w:rsidR="00A67566">
          <w:rPr>
            <w:webHidden/>
          </w:rPr>
          <w:fldChar w:fldCharType="separate"/>
        </w:r>
        <w:r w:rsidR="00A67566">
          <w:rPr>
            <w:webHidden/>
          </w:rPr>
          <w:t>9</w:t>
        </w:r>
        <w:r w:rsidR="00A67566">
          <w:rPr>
            <w:webHidden/>
          </w:rPr>
          <w:fldChar w:fldCharType="end"/>
        </w:r>
      </w:hyperlink>
    </w:p>
    <w:p w14:paraId="743A5B0B" w14:textId="77777777" w:rsidR="00A67566" w:rsidRDefault="00000000">
      <w:pPr>
        <w:pStyle w:val="11"/>
        <w:rPr>
          <w:rFonts w:asciiTheme="minorHAnsi" w:eastAsiaTheme="minorEastAsia" w:hAnsiTheme="minorHAnsi" w:cstheme="minorBidi"/>
          <w:b w:val="0"/>
          <w:bCs w:val="0"/>
          <w:caps w:val="0"/>
          <w:sz w:val="22"/>
          <w:szCs w:val="22"/>
        </w:rPr>
      </w:pPr>
      <w:hyperlink w:anchor="_Toc226456966" w:history="1">
        <w:r w:rsidR="00A67566" w:rsidRPr="00766B98">
          <w:rPr>
            <w:rStyle w:val="ad"/>
          </w:rPr>
          <w:t>Перечень терминов и сокращений</w:t>
        </w:r>
        <w:r w:rsidR="00A67566">
          <w:rPr>
            <w:webHidden/>
          </w:rPr>
          <w:tab/>
        </w:r>
        <w:r w:rsidR="00A67566">
          <w:rPr>
            <w:webHidden/>
          </w:rPr>
          <w:fldChar w:fldCharType="begin"/>
        </w:r>
        <w:r w:rsidR="00A67566">
          <w:rPr>
            <w:webHidden/>
          </w:rPr>
          <w:instrText xml:space="preserve"> PAGEREF _Toc226456966 \h </w:instrText>
        </w:r>
        <w:r w:rsidR="00A67566">
          <w:rPr>
            <w:webHidden/>
          </w:rPr>
        </w:r>
        <w:r w:rsidR="00A67566">
          <w:rPr>
            <w:webHidden/>
          </w:rPr>
          <w:fldChar w:fldCharType="separate"/>
        </w:r>
        <w:r w:rsidR="00A67566">
          <w:rPr>
            <w:webHidden/>
          </w:rPr>
          <w:t>10</w:t>
        </w:r>
        <w:r w:rsidR="00A67566">
          <w:rPr>
            <w:webHidden/>
          </w:rPr>
          <w:fldChar w:fldCharType="end"/>
        </w:r>
      </w:hyperlink>
    </w:p>
    <w:p w14:paraId="7DC3B8B7" w14:textId="77777777" w:rsidR="00A67566" w:rsidRDefault="00000000">
      <w:pPr>
        <w:pStyle w:val="11"/>
        <w:rPr>
          <w:rFonts w:asciiTheme="minorHAnsi" w:eastAsiaTheme="minorEastAsia" w:hAnsiTheme="minorHAnsi" w:cstheme="minorBidi"/>
          <w:b w:val="0"/>
          <w:bCs w:val="0"/>
          <w:caps w:val="0"/>
          <w:sz w:val="22"/>
          <w:szCs w:val="22"/>
        </w:rPr>
      </w:pPr>
      <w:hyperlink w:anchor="_Toc226456967" w:history="1">
        <w:r w:rsidR="00A67566" w:rsidRPr="00766B98">
          <w:rPr>
            <w:rStyle w:val="ad"/>
          </w:rPr>
          <w:t>1.</w:t>
        </w:r>
        <w:r w:rsidR="00A67566">
          <w:rPr>
            <w:rFonts w:asciiTheme="minorHAnsi" w:eastAsiaTheme="minorEastAsia" w:hAnsiTheme="minorHAnsi" w:cstheme="minorBidi"/>
            <w:b w:val="0"/>
            <w:bCs w:val="0"/>
            <w:caps w:val="0"/>
            <w:sz w:val="22"/>
            <w:szCs w:val="22"/>
          </w:rPr>
          <w:tab/>
        </w:r>
        <w:r w:rsidR="00A67566" w:rsidRPr="00766B98">
          <w:rPr>
            <w:rStyle w:val="ad"/>
          </w:rPr>
          <w:t>Типы запросов</w:t>
        </w:r>
        <w:r w:rsidR="00A67566">
          <w:rPr>
            <w:webHidden/>
          </w:rPr>
          <w:tab/>
        </w:r>
        <w:r w:rsidR="00A67566">
          <w:rPr>
            <w:webHidden/>
          </w:rPr>
          <w:fldChar w:fldCharType="begin"/>
        </w:r>
        <w:r w:rsidR="00A67566">
          <w:rPr>
            <w:webHidden/>
          </w:rPr>
          <w:instrText xml:space="preserve"> PAGEREF _Toc226456967 \h </w:instrText>
        </w:r>
        <w:r w:rsidR="00A67566">
          <w:rPr>
            <w:webHidden/>
          </w:rPr>
        </w:r>
        <w:r w:rsidR="00A67566">
          <w:rPr>
            <w:webHidden/>
          </w:rPr>
          <w:fldChar w:fldCharType="separate"/>
        </w:r>
        <w:r w:rsidR="00A67566">
          <w:rPr>
            <w:webHidden/>
          </w:rPr>
          <w:t>14</w:t>
        </w:r>
        <w:r w:rsidR="00A67566">
          <w:rPr>
            <w:webHidden/>
          </w:rPr>
          <w:fldChar w:fldCharType="end"/>
        </w:r>
      </w:hyperlink>
    </w:p>
    <w:p w14:paraId="58925145" w14:textId="77777777" w:rsidR="00A67566" w:rsidRDefault="00000000">
      <w:pPr>
        <w:pStyle w:val="11"/>
        <w:rPr>
          <w:rFonts w:asciiTheme="minorHAnsi" w:eastAsiaTheme="minorEastAsia" w:hAnsiTheme="minorHAnsi" w:cstheme="minorBidi"/>
          <w:b w:val="0"/>
          <w:bCs w:val="0"/>
          <w:caps w:val="0"/>
          <w:sz w:val="22"/>
          <w:szCs w:val="22"/>
        </w:rPr>
      </w:pPr>
      <w:hyperlink w:anchor="_Toc226456968" w:history="1">
        <w:r w:rsidR="00A67566" w:rsidRPr="00766B98">
          <w:rPr>
            <w:rStyle w:val="ad"/>
          </w:rPr>
          <w:t>2.</w:t>
        </w:r>
        <w:r w:rsidR="00A67566">
          <w:rPr>
            <w:rFonts w:asciiTheme="minorHAnsi" w:eastAsiaTheme="minorEastAsia" w:hAnsiTheme="minorHAnsi" w:cstheme="minorBidi"/>
            <w:b w:val="0"/>
            <w:bCs w:val="0"/>
            <w:caps w:val="0"/>
            <w:sz w:val="22"/>
            <w:szCs w:val="22"/>
          </w:rPr>
          <w:tab/>
        </w:r>
        <w:r w:rsidR="00A67566" w:rsidRPr="00766B98">
          <w:rPr>
            <w:rStyle w:val="ad"/>
          </w:rPr>
          <w:t>Схема потоков</w:t>
        </w:r>
        <w:r w:rsidR="00A67566">
          <w:rPr>
            <w:webHidden/>
          </w:rPr>
          <w:tab/>
        </w:r>
        <w:r w:rsidR="00A67566">
          <w:rPr>
            <w:webHidden/>
          </w:rPr>
          <w:fldChar w:fldCharType="begin"/>
        </w:r>
        <w:r w:rsidR="00A67566">
          <w:rPr>
            <w:webHidden/>
          </w:rPr>
          <w:instrText xml:space="preserve"> PAGEREF _Toc226456968 \h </w:instrText>
        </w:r>
        <w:r w:rsidR="00A67566">
          <w:rPr>
            <w:webHidden/>
          </w:rPr>
        </w:r>
        <w:r w:rsidR="00A67566">
          <w:rPr>
            <w:webHidden/>
          </w:rPr>
          <w:fldChar w:fldCharType="separate"/>
        </w:r>
        <w:r w:rsidR="00A67566">
          <w:rPr>
            <w:webHidden/>
          </w:rPr>
          <w:t>16</w:t>
        </w:r>
        <w:r w:rsidR="00A67566">
          <w:rPr>
            <w:webHidden/>
          </w:rPr>
          <w:fldChar w:fldCharType="end"/>
        </w:r>
      </w:hyperlink>
    </w:p>
    <w:p w14:paraId="0044A999" w14:textId="77777777" w:rsidR="00A67566" w:rsidRDefault="00000000">
      <w:pPr>
        <w:pStyle w:val="11"/>
        <w:rPr>
          <w:rFonts w:asciiTheme="minorHAnsi" w:eastAsiaTheme="minorEastAsia" w:hAnsiTheme="minorHAnsi" w:cstheme="minorBidi"/>
          <w:b w:val="0"/>
          <w:bCs w:val="0"/>
          <w:caps w:val="0"/>
          <w:sz w:val="22"/>
          <w:szCs w:val="22"/>
        </w:rPr>
      </w:pPr>
      <w:hyperlink w:anchor="_Toc226456969" w:history="1">
        <w:r w:rsidR="00A67566" w:rsidRPr="00766B98">
          <w:rPr>
            <w:rStyle w:val="ad"/>
          </w:rPr>
          <w:t>3.</w:t>
        </w:r>
        <w:r w:rsidR="00A67566">
          <w:rPr>
            <w:rFonts w:asciiTheme="minorHAnsi" w:eastAsiaTheme="minorEastAsia" w:hAnsiTheme="minorHAnsi" w:cstheme="minorBidi"/>
            <w:b w:val="0"/>
            <w:bCs w:val="0"/>
            <w:caps w:val="0"/>
            <w:sz w:val="22"/>
            <w:szCs w:val="22"/>
          </w:rPr>
          <w:tab/>
        </w:r>
        <w:r w:rsidR="00A67566" w:rsidRPr="00766B98">
          <w:rPr>
            <w:rStyle w:val="ad"/>
          </w:rPr>
          <w:t>Запрос состояния записей учета по первичным документам (DAS)</w:t>
        </w:r>
        <w:r w:rsidR="00A67566">
          <w:rPr>
            <w:webHidden/>
          </w:rPr>
          <w:tab/>
        </w:r>
        <w:r w:rsidR="00A67566">
          <w:rPr>
            <w:webHidden/>
          </w:rPr>
          <w:fldChar w:fldCharType="begin"/>
        </w:r>
        <w:r w:rsidR="00A67566">
          <w:rPr>
            <w:webHidden/>
          </w:rPr>
          <w:instrText xml:space="preserve"> PAGEREF _Toc226456969 \h </w:instrText>
        </w:r>
        <w:r w:rsidR="00A67566">
          <w:rPr>
            <w:webHidden/>
          </w:rPr>
        </w:r>
        <w:r w:rsidR="00A67566">
          <w:rPr>
            <w:webHidden/>
          </w:rPr>
          <w:fldChar w:fldCharType="separate"/>
        </w:r>
        <w:r w:rsidR="00A67566">
          <w:rPr>
            <w:webHidden/>
          </w:rPr>
          <w:t>18</w:t>
        </w:r>
        <w:r w:rsidR="00A67566">
          <w:rPr>
            <w:webHidden/>
          </w:rPr>
          <w:fldChar w:fldCharType="end"/>
        </w:r>
      </w:hyperlink>
    </w:p>
    <w:p w14:paraId="652B0AC7" w14:textId="77777777" w:rsidR="00A67566" w:rsidRDefault="00000000">
      <w:pPr>
        <w:pStyle w:val="25"/>
        <w:rPr>
          <w:rFonts w:asciiTheme="minorHAnsi" w:eastAsiaTheme="minorEastAsia" w:hAnsiTheme="minorHAnsi" w:cstheme="minorBidi"/>
          <w:bCs w:val="0"/>
          <w:sz w:val="22"/>
          <w:szCs w:val="22"/>
        </w:rPr>
      </w:pPr>
      <w:hyperlink w:anchor="_Toc226456970" w:history="1">
        <w:r w:rsidR="00A67566" w:rsidRPr="00766B98">
          <w:rPr>
            <w:rStyle w:val="ad"/>
          </w:rPr>
          <w:t>3.1.</w:t>
        </w:r>
        <w:r w:rsidR="00A67566">
          <w:rPr>
            <w:rFonts w:asciiTheme="minorHAnsi" w:eastAsiaTheme="minorEastAsia" w:hAnsiTheme="minorHAnsi" w:cstheme="minorBidi"/>
            <w:bCs w:val="0"/>
            <w:sz w:val="22"/>
            <w:szCs w:val="22"/>
          </w:rPr>
          <w:tab/>
        </w:r>
        <w:r w:rsidR="00A67566" w:rsidRPr="00766B98">
          <w:rPr>
            <w:rStyle w:val="ad"/>
          </w:rPr>
          <w:t>Параметры запроса</w:t>
        </w:r>
        <w:r w:rsidR="00A67566">
          <w:rPr>
            <w:webHidden/>
          </w:rPr>
          <w:tab/>
        </w:r>
        <w:r w:rsidR="00A67566">
          <w:rPr>
            <w:webHidden/>
          </w:rPr>
          <w:fldChar w:fldCharType="begin"/>
        </w:r>
        <w:r w:rsidR="00A67566">
          <w:rPr>
            <w:webHidden/>
          </w:rPr>
          <w:instrText xml:space="preserve"> PAGEREF _Toc226456970 \h </w:instrText>
        </w:r>
        <w:r w:rsidR="00A67566">
          <w:rPr>
            <w:webHidden/>
          </w:rPr>
        </w:r>
        <w:r w:rsidR="00A67566">
          <w:rPr>
            <w:webHidden/>
          </w:rPr>
          <w:fldChar w:fldCharType="separate"/>
        </w:r>
        <w:r w:rsidR="00A67566">
          <w:rPr>
            <w:webHidden/>
          </w:rPr>
          <w:t>19</w:t>
        </w:r>
        <w:r w:rsidR="00A67566">
          <w:rPr>
            <w:webHidden/>
          </w:rPr>
          <w:fldChar w:fldCharType="end"/>
        </w:r>
      </w:hyperlink>
    </w:p>
    <w:p w14:paraId="3F4956FA" w14:textId="77777777" w:rsidR="00A67566" w:rsidRDefault="00000000">
      <w:pPr>
        <w:pStyle w:val="34"/>
        <w:rPr>
          <w:rFonts w:asciiTheme="minorHAnsi" w:eastAsiaTheme="minorEastAsia" w:hAnsiTheme="minorHAnsi" w:cstheme="minorBidi"/>
          <w:bCs w:val="0"/>
          <w:iCs w:val="0"/>
          <w:sz w:val="22"/>
          <w:szCs w:val="22"/>
        </w:rPr>
      </w:pPr>
      <w:hyperlink w:anchor="_Toc226456971" w:history="1">
        <w:r w:rsidR="00A67566" w:rsidRPr="00766B98">
          <w:rPr>
            <w:rStyle w:val="ad"/>
          </w:rPr>
          <w:t>3.1.1.</w:t>
        </w:r>
        <w:r w:rsidR="00A67566">
          <w:rPr>
            <w:rFonts w:asciiTheme="minorHAnsi" w:eastAsiaTheme="minorEastAsia" w:hAnsiTheme="minorHAnsi" w:cstheme="minorBidi"/>
            <w:bCs w:val="0"/>
            <w:iCs w:val="0"/>
            <w:sz w:val="22"/>
            <w:szCs w:val="22"/>
          </w:rPr>
          <w:tab/>
        </w:r>
        <w:r w:rsidR="00A67566" w:rsidRPr="00766B98">
          <w:rPr>
            <w:rStyle w:val="ad"/>
          </w:rPr>
          <w:t>Пример запроса</w:t>
        </w:r>
        <w:r w:rsidR="00A67566">
          <w:rPr>
            <w:webHidden/>
          </w:rPr>
          <w:tab/>
        </w:r>
        <w:r w:rsidR="00A67566">
          <w:rPr>
            <w:webHidden/>
          </w:rPr>
          <w:fldChar w:fldCharType="begin"/>
        </w:r>
        <w:r w:rsidR="00A67566">
          <w:rPr>
            <w:webHidden/>
          </w:rPr>
          <w:instrText xml:space="preserve"> PAGEREF _Toc226456971 \h </w:instrText>
        </w:r>
        <w:r w:rsidR="00A67566">
          <w:rPr>
            <w:webHidden/>
          </w:rPr>
        </w:r>
        <w:r w:rsidR="00A67566">
          <w:rPr>
            <w:webHidden/>
          </w:rPr>
          <w:fldChar w:fldCharType="separate"/>
        </w:r>
        <w:r w:rsidR="00A67566">
          <w:rPr>
            <w:webHidden/>
          </w:rPr>
          <w:t>20</w:t>
        </w:r>
        <w:r w:rsidR="00A67566">
          <w:rPr>
            <w:webHidden/>
          </w:rPr>
          <w:fldChar w:fldCharType="end"/>
        </w:r>
      </w:hyperlink>
    </w:p>
    <w:p w14:paraId="7B9A7F25" w14:textId="77777777" w:rsidR="00A67566" w:rsidRDefault="00000000">
      <w:pPr>
        <w:pStyle w:val="25"/>
        <w:rPr>
          <w:rFonts w:asciiTheme="minorHAnsi" w:eastAsiaTheme="minorEastAsia" w:hAnsiTheme="minorHAnsi" w:cstheme="minorBidi"/>
          <w:bCs w:val="0"/>
          <w:sz w:val="22"/>
          <w:szCs w:val="22"/>
        </w:rPr>
      </w:pPr>
      <w:hyperlink w:anchor="_Toc226456972" w:history="1">
        <w:r w:rsidR="00A67566" w:rsidRPr="00766B98">
          <w:rPr>
            <w:rStyle w:val="ad"/>
          </w:rPr>
          <w:t>3.2.</w:t>
        </w:r>
        <w:r w:rsidR="00A67566">
          <w:rPr>
            <w:rFonts w:asciiTheme="minorHAnsi" w:eastAsiaTheme="minorEastAsia" w:hAnsiTheme="minorHAnsi" w:cstheme="minorBidi"/>
            <w:bCs w:val="0"/>
            <w:sz w:val="22"/>
            <w:szCs w:val="22"/>
          </w:rPr>
          <w:tab/>
        </w:r>
        <w:r w:rsidR="00A67566" w:rsidRPr="00766B98">
          <w:rPr>
            <w:rStyle w:val="ad"/>
          </w:rPr>
          <w:t>Параметры ответа</w:t>
        </w:r>
        <w:r w:rsidR="00A67566">
          <w:rPr>
            <w:webHidden/>
          </w:rPr>
          <w:tab/>
        </w:r>
        <w:r w:rsidR="00A67566">
          <w:rPr>
            <w:webHidden/>
          </w:rPr>
          <w:fldChar w:fldCharType="begin"/>
        </w:r>
        <w:r w:rsidR="00A67566">
          <w:rPr>
            <w:webHidden/>
          </w:rPr>
          <w:instrText xml:space="preserve"> PAGEREF _Toc226456972 \h </w:instrText>
        </w:r>
        <w:r w:rsidR="00A67566">
          <w:rPr>
            <w:webHidden/>
          </w:rPr>
        </w:r>
        <w:r w:rsidR="00A67566">
          <w:rPr>
            <w:webHidden/>
          </w:rPr>
          <w:fldChar w:fldCharType="separate"/>
        </w:r>
        <w:r w:rsidR="00A67566">
          <w:rPr>
            <w:webHidden/>
          </w:rPr>
          <w:t>21</w:t>
        </w:r>
        <w:r w:rsidR="00A67566">
          <w:rPr>
            <w:webHidden/>
          </w:rPr>
          <w:fldChar w:fldCharType="end"/>
        </w:r>
      </w:hyperlink>
    </w:p>
    <w:p w14:paraId="710CB5D6" w14:textId="77777777" w:rsidR="00A67566" w:rsidRDefault="00000000">
      <w:pPr>
        <w:pStyle w:val="34"/>
        <w:rPr>
          <w:rFonts w:asciiTheme="minorHAnsi" w:eastAsiaTheme="minorEastAsia" w:hAnsiTheme="minorHAnsi" w:cstheme="minorBidi"/>
          <w:bCs w:val="0"/>
          <w:iCs w:val="0"/>
          <w:sz w:val="22"/>
          <w:szCs w:val="22"/>
        </w:rPr>
      </w:pPr>
      <w:hyperlink w:anchor="_Toc226456973" w:history="1">
        <w:r w:rsidR="00A67566" w:rsidRPr="00766B98">
          <w:rPr>
            <w:rStyle w:val="ad"/>
          </w:rPr>
          <w:t>3.2.1.</w:t>
        </w:r>
        <w:r w:rsidR="00A67566">
          <w:rPr>
            <w:rFonts w:asciiTheme="minorHAnsi" w:eastAsiaTheme="minorEastAsia" w:hAnsiTheme="minorHAnsi" w:cstheme="minorBidi"/>
            <w:bCs w:val="0"/>
            <w:iCs w:val="0"/>
            <w:sz w:val="22"/>
            <w:szCs w:val="22"/>
          </w:rPr>
          <w:tab/>
        </w:r>
        <w:r w:rsidR="00A67566" w:rsidRPr="00766B98">
          <w:rPr>
            <w:rStyle w:val="ad"/>
          </w:rPr>
          <w:t>Пример ответа</w:t>
        </w:r>
        <w:r w:rsidR="00A67566">
          <w:rPr>
            <w:webHidden/>
          </w:rPr>
          <w:tab/>
        </w:r>
        <w:r w:rsidR="00A67566">
          <w:rPr>
            <w:webHidden/>
          </w:rPr>
          <w:fldChar w:fldCharType="begin"/>
        </w:r>
        <w:r w:rsidR="00A67566">
          <w:rPr>
            <w:webHidden/>
          </w:rPr>
          <w:instrText xml:space="preserve"> PAGEREF _Toc226456973 \h </w:instrText>
        </w:r>
        <w:r w:rsidR="00A67566">
          <w:rPr>
            <w:webHidden/>
          </w:rPr>
        </w:r>
        <w:r w:rsidR="00A67566">
          <w:rPr>
            <w:webHidden/>
          </w:rPr>
          <w:fldChar w:fldCharType="separate"/>
        </w:r>
        <w:r w:rsidR="00A67566">
          <w:rPr>
            <w:webHidden/>
          </w:rPr>
          <w:t>25</w:t>
        </w:r>
        <w:r w:rsidR="00A67566">
          <w:rPr>
            <w:webHidden/>
          </w:rPr>
          <w:fldChar w:fldCharType="end"/>
        </w:r>
      </w:hyperlink>
    </w:p>
    <w:p w14:paraId="0FA8B547" w14:textId="77777777" w:rsidR="00A67566" w:rsidRDefault="00000000">
      <w:pPr>
        <w:pStyle w:val="11"/>
        <w:rPr>
          <w:rFonts w:asciiTheme="minorHAnsi" w:eastAsiaTheme="minorEastAsia" w:hAnsiTheme="minorHAnsi" w:cstheme="minorBidi"/>
          <w:b w:val="0"/>
          <w:bCs w:val="0"/>
          <w:caps w:val="0"/>
          <w:sz w:val="22"/>
          <w:szCs w:val="22"/>
        </w:rPr>
      </w:pPr>
      <w:hyperlink w:anchor="_Toc226456974" w:history="1">
        <w:r w:rsidR="00A67566" w:rsidRPr="00766B98">
          <w:rPr>
            <w:rStyle w:val="ad"/>
          </w:rPr>
          <w:t>4.</w:t>
        </w:r>
        <w:r w:rsidR="00A67566">
          <w:rPr>
            <w:rFonts w:asciiTheme="minorHAnsi" w:eastAsiaTheme="minorEastAsia" w:hAnsiTheme="minorHAnsi" w:cstheme="minorBidi"/>
            <w:b w:val="0"/>
            <w:bCs w:val="0"/>
            <w:caps w:val="0"/>
            <w:sz w:val="22"/>
            <w:szCs w:val="22"/>
          </w:rPr>
          <w:tab/>
        </w:r>
        <w:r w:rsidR="00A67566" w:rsidRPr="00766B98">
          <w:rPr>
            <w:rStyle w:val="ad"/>
          </w:rPr>
          <w:t>Отчет «Несоответствие ожидаемого и фактического состояния записей учета в витринах данных» (REVISE)</w:t>
        </w:r>
        <w:r w:rsidR="00A67566">
          <w:rPr>
            <w:webHidden/>
          </w:rPr>
          <w:tab/>
        </w:r>
        <w:r w:rsidR="00A67566">
          <w:rPr>
            <w:webHidden/>
          </w:rPr>
          <w:fldChar w:fldCharType="begin"/>
        </w:r>
        <w:r w:rsidR="00A67566">
          <w:rPr>
            <w:webHidden/>
          </w:rPr>
          <w:instrText xml:space="preserve"> PAGEREF _Toc226456974 \h </w:instrText>
        </w:r>
        <w:r w:rsidR="00A67566">
          <w:rPr>
            <w:webHidden/>
          </w:rPr>
        </w:r>
        <w:r w:rsidR="00A67566">
          <w:rPr>
            <w:webHidden/>
          </w:rPr>
          <w:fldChar w:fldCharType="separate"/>
        </w:r>
        <w:r w:rsidR="00A67566">
          <w:rPr>
            <w:webHidden/>
          </w:rPr>
          <w:t>27</w:t>
        </w:r>
        <w:r w:rsidR="00A67566">
          <w:rPr>
            <w:webHidden/>
          </w:rPr>
          <w:fldChar w:fldCharType="end"/>
        </w:r>
      </w:hyperlink>
    </w:p>
    <w:p w14:paraId="563F12DF" w14:textId="77777777" w:rsidR="00A67566" w:rsidRDefault="00000000">
      <w:pPr>
        <w:pStyle w:val="25"/>
        <w:rPr>
          <w:rFonts w:asciiTheme="minorHAnsi" w:eastAsiaTheme="minorEastAsia" w:hAnsiTheme="minorHAnsi" w:cstheme="minorBidi"/>
          <w:bCs w:val="0"/>
          <w:sz w:val="22"/>
          <w:szCs w:val="22"/>
        </w:rPr>
      </w:pPr>
      <w:hyperlink w:anchor="_Toc226456975" w:history="1">
        <w:r w:rsidR="00A67566" w:rsidRPr="00766B98">
          <w:rPr>
            <w:rStyle w:val="ad"/>
          </w:rPr>
          <w:t>4.1.</w:t>
        </w:r>
        <w:r w:rsidR="00A67566">
          <w:rPr>
            <w:rFonts w:asciiTheme="minorHAnsi" w:eastAsiaTheme="minorEastAsia" w:hAnsiTheme="minorHAnsi" w:cstheme="minorBidi"/>
            <w:bCs w:val="0"/>
            <w:sz w:val="22"/>
            <w:szCs w:val="22"/>
          </w:rPr>
          <w:tab/>
        </w:r>
        <w:r w:rsidR="00A67566" w:rsidRPr="00766B98">
          <w:rPr>
            <w:rStyle w:val="ad"/>
          </w:rPr>
          <w:t>Параметры запроса</w:t>
        </w:r>
        <w:r w:rsidR="00A67566">
          <w:rPr>
            <w:webHidden/>
          </w:rPr>
          <w:tab/>
        </w:r>
        <w:r w:rsidR="00A67566">
          <w:rPr>
            <w:webHidden/>
          </w:rPr>
          <w:fldChar w:fldCharType="begin"/>
        </w:r>
        <w:r w:rsidR="00A67566">
          <w:rPr>
            <w:webHidden/>
          </w:rPr>
          <w:instrText xml:space="preserve"> PAGEREF _Toc226456975 \h </w:instrText>
        </w:r>
        <w:r w:rsidR="00A67566">
          <w:rPr>
            <w:webHidden/>
          </w:rPr>
        </w:r>
        <w:r w:rsidR="00A67566">
          <w:rPr>
            <w:webHidden/>
          </w:rPr>
          <w:fldChar w:fldCharType="separate"/>
        </w:r>
        <w:r w:rsidR="00A67566">
          <w:rPr>
            <w:webHidden/>
          </w:rPr>
          <w:t>28</w:t>
        </w:r>
        <w:r w:rsidR="00A67566">
          <w:rPr>
            <w:webHidden/>
          </w:rPr>
          <w:fldChar w:fldCharType="end"/>
        </w:r>
      </w:hyperlink>
    </w:p>
    <w:p w14:paraId="4CC3EA0D" w14:textId="77777777" w:rsidR="00A67566" w:rsidRDefault="00000000">
      <w:pPr>
        <w:pStyle w:val="34"/>
        <w:rPr>
          <w:rFonts w:asciiTheme="minorHAnsi" w:eastAsiaTheme="minorEastAsia" w:hAnsiTheme="minorHAnsi" w:cstheme="minorBidi"/>
          <w:bCs w:val="0"/>
          <w:iCs w:val="0"/>
          <w:sz w:val="22"/>
          <w:szCs w:val="22"/>
        </w:rPr>
      </w:pPr>
      <w:hyperlink w:anchor="_Toc226456976" w:history="1">
        <w:r w:rsidR="00A67566" w:rsidRPr="00766B98">
          <w:rPr>
            <w:rStyle w:val="ad"/>
          </w:rPr>
          <w:t>4.1.1.</w:t>
        </w:r>
        <w:r w:rsidR="00A67566">
          <w:rPr>
            <w:rFonts w:asciiTheme="minorHAnsi" w:eastAsiaTheme="minorEastAsia" w:hAnsiTheme="minorHAnsi" w:cstheme="minorBidi"/>
            <w:bCs w:val="0"/>
            <w:iCs w:val="0"/>
            <w:sz w:val="22"/>
            <w:szCs w:val="22"/>
          </w:rPr>
          <w:tab/>
        </w:r>
        <w:r w:rsidR="00A67566" w:rsidRPr="00766B98">
          <w:rPr>
            <w:rStyle w:val="ad"/>
          </w:rPr>
          <w:t>Пример запроса</w:t>
        </w:r>
        <w:r w:rsidR="00A67566">
          <w:rPr>
            <w:webHidden/>
          </w:rPr>
          <w:tab/>
        </w:r>
        <w:r w:rsidR="00A67566">
          <w:rPr>
            <w:webHidden/>
          </w:rPr>
          <w:fldChar w:fldCharType="begin"/>
        </w:r>
        <w:r w:rsidR="00A67566">
          <w:rPr>
            <w:webHidden/>
          </w:rPr>
          <w:instrText xml:space="preserve"> PAGEREF _Toc226456976 \h </w:instrText>
        </w:r>
        <w:r w:rsidR="00A67566">
          <w:rPr>
            <w:webHidden/>
          </w:rPr>
        </w:r>
        <w:r w:rsidR="00A67566">
          <w:rPr>
            <w:webHidden/>
          </w:rPr>
          <w:fldChar w:fldCharType="separate"/>
        </w:r>
        <w:r w:rsidR="00A67566">
          <w:rPr>
            <w:webHidden/>
          </w:rPr>
          <w:t>29</w:t>
        </w:r>
        <w:r w:rsidR="00A67566">
          <w:rPr>
            <w:webHidden/>
          </w:rPr>
          <w:fldChar w:fldCharType="end"/>
        </w:r>
      </w:hyperlink>
    </w:p>
    <w:p w14:paraId="12F6C3ED" w14:textId="77777777" w:rsidR="00A67566" w:rsidRDefault="00000000">
      <w:pPr>
        <w:pStyle w:val="25"/>
        <w:rPr>
          <w:rFonts w:asciiTheme="minorHAnsi" w:eastAsiaTheme="minorEastAsia" w:hAnsiTheme="minorHAnsi" w:cstheme="minorBidi"/>
          <w:bCs w:val="0"/>
          <w:sz w:val="22"/>
          <w:szCs w:val="22"/>
        </w:rPr>
      </w:pPr>
      <w:hyperlink w:anchor="_Toc226456977" w:history="1">
        <w:r w:rsidR="00A67566" w:rsidRPr="00766B98">
          <w:rPr>
            <w:rStyle w:val="ad"/>
          </w:rPr>
          <w:t>4.2.</w:t>
        </w:r>
        <w:r w:rsidR="00A67566">
          <w:rPr>
            <w:rFonts w:asciiTheme="minorHAnsi" w:eastAsiaTheme="minorEastAsia" w:hAnsiTheme="minorHAnsi" w:cstheme="minorBidi"/>
            <w:bCs w:val="0"/>
            <w:sz w:val="22"/>
            <w:szCs w:val="22"/>
          </w:rPr>
          <w:tab/>
        </w:r>
        <w:r w:rsidR="00A67566" w:rsidRPr="00766B98">
          <w:rPr>
            <w:rStyle w:val="ad"/>
          </w:rPr>
          <w:t>Параметры ответа</w:t>
        </w:r>
        <w:r w:rsidR="00A67566">
          <w:rPr>
            <w:webHidden/>
          </w:rPr>
          <w:tab/>
        </w:r>
        <w:r w:rsidR="00A67566">
          <w:rPr>
            <w:webHidden/>
          </w:rPr>
          <w:fldChar w:fldCharType="begin"/>
        </w:r>
        <w:r w:rsidR="00A67566">
          <w:rPr>
            <w:webHidden/>
          </w:rPr>
          <w:instrText xml:space="preserve"> PAGEREF _Toc226456977 \h </w:instrText>
        </w:r>
        <w:r w:rsidR="00A67566">
          <w:rPr>
            <w:webHidden/>
          </w:rPr>
        </w:r>
        <w:r w:rsidR="00A67566">
          <w:rPr>
            <w:webHidden/>
          </w:rPr>
          <w:fldChar w:fldCharType="separate"/>
        </w:r>
        <w:r w:rsidR="00A67566">
          <w:rPr>
            <w:webHidden/>
          </w:rPr>
          <w:t>30</w:t>
        </w:r>
        <w:r w:rsidR="00A67566">
          <w:rPr>
            <w:webHidden/>
          </w:rPr>
          <w:fldChar w:fldCharType="end"/>
        </w:r>
      </w:hyperlink>
    </w:p>
    <w:p w14:paraId="1FC70E5A" w14:textId="77777777" w:rsidR="00A67566" w:rsidRDefault="00000000">
      <w:pPr>
        <w:pStyle w:val="34"/>
        <w:rPr>
          <w:rFonts w:asciiTheme="minorHAnsi" w:eastAsiaTheme="minorEastAsia" w:hAnsiTheme="minorHAnsi" w:cstheme="minorBidi"/>
          <w:bCs w:val="0"/>
          <w:iCs w:val="0"/>
          <w:sz w:val="22"/>
          <w:szCs w:val="22"/>
        </w:rPr>
      </w:pPr>
      <w:hyperlink w:anchor="_Toc226456978" w:history="1">
        <w:r w:rsidR="00A67566" w:rsidRPr="00766B98">
          <w:rPr>
            <w:rStyle w:val="ad"/>
          </w:rPr>
          <w:t>4.2.1.</w:t>
        </w:r>
        <w:r w:rsidR="00A67566">
          <w:rPr>
            <w:rFonts w:asciiTheme="minorHAnsi" w:eastAsiaTheme="minorEastAsia" w:hAnsiTheme="minorHAnsi" w:cstheme="minorBidi"/>
            <w:bCs w:val="0"/>
            <w:iCs w:val="0"/>
            <w:sz w:val="22"/>
            <w:szCs w:val="22"/>
          </w:rPr>
          <w:tab/>
        </w:r>
        <w:r w:rsidR="00A67566" w:rsidRPr="00766B98">
          <w:rPr>
            <w:rStyle w:val="ad"/>
          </w:rPr>
          <w:t>Пример ответа</w:t>
        </w:r>
        <w:r w:rsidR="00A67566">
          <w:rPr>
            <w:webHidden/>
          </w:rPr>
          <w:tab/>
        </w:r>
        <w:r w:rsidR="00A67566">
          <w:rPr>
            <w:webHidden/>
          </w:rPr>
          <w:fldChar w:fldCharType="begin"/>
        </w:r>
        <w:r w:rsidR="00A67566">
          <w:rPr>
            <w:webHidden/>
          </w:rPr>
          <w:instrText xml:space="preserve"> PAGEREF _Toc226456978 \h </w:instrText>
        </w:r>
        <w:r w:rsidR="00A67566">
          <w:rPr>
            <w:webHidden/>
          </w:rPr>
        </w:r>
        <w:r w:rsidR="00A67566">
          <w:rPr>
            <w:webHidden/>
          </w:rPr>
          <w:fldChar w:fldCharType="separate"/>
        </w:r>
        <w:r w:rsidR="00A67566">
          <w:rPr>
            <w:webHidden/>
          </w:rPr>
          <w:t>31</w:t>
        </w:r>
        <w:r w:rsidR="00A67566">
          <w:rPr>
            <w:webHidden/>
          </w:rPr>
          <w:fldChar w:fldCharType="end"/>
        </w:r>
      </w:hyperlink>
    </w:p>
    <w:p w14:paraId="327E4F77" w14:textId="77777777" w:rsidR="00A67566" w:rsidRDefault="00000000">
      <w:pPr>
        <w:pStyle w:val="11"/>
        <w:rPr>
          <w:rFonts w:asciiTheme="minorHAnsi" w:eastAsiaTheme="minorEastAsia" w:hAnsiTheme="minorHAnsi" w:cstheme="minorBidi"/>
          <w:b w:val="0"/>
          <w:bCs w:val="0"/>
          <w:caps w:val="0"/>
          <w:sz w:val="22"/>
          <w:szCs w:val="22"/>
        </w:rPr>
      </w:pPr>
      <w:hyperlink w:anchor="_Toc226456979" w:history="1">
        <w:r w:rsidR="00A67566" w:rsidRPr="00766B98">
          <w:rPr>
            <w:rStyle w:val="ad"/>
          </w:rPr>
          <w:t>5.</w:t>
        </w:r>
        <w:r w:rsidR="00A67566">
          <w:rPr>
            <w:rFonts w:asciiTheme="minorHAnsi" w:eastAsiaTheme="minorEastAsia" w:hAnsiTheme="minorHAnsi" w:cstheme="minorBidi"/>
            <w:b w:val="0"/>
            <w:bCs w:val="0"/>
            <w:caps w:val="0"/>
            <w:sz w:val="22"/>
            <w:szCs w:val="22"/>
          </w:rPr>
          <w:tab/>
        </w:r>
        <w:r w:rsidR="00A67566" w:rsidRPr="00766B98">
          <w:rPr>
            <w:rStyle w:val="ad"/>
          </w:rPr>
          <w:t>Отчет «Записи учета, сформированные способом, отличным от направления стандартного запроса от функциональной подсистемы» (NSR)</w:t>
        </w:r>
        <w:r w:rsidR="00A67566">
          <w:rPr>
            <w:webHidden/>
          </w:rPr>
          <w:tab/>
        </w:r>
        <w:r w:rsidR="00A67566">
          <w:rPr>
            <w:webHidden/>
          </w:rPr>
          <w:fldChar w:fldCharType="begin"/>
        </w:r>
        <w:r w:rsidR="00A67566">
          <w:rPr>
            <w:webHidden/>
          </w:rPr>
          <w:instrText xml:space="preserve"> PAGEREF _Toc226456979 \h </w:instrText>
        </w:r>
        <w:r w:rsidR="00A67566">
          <w:rPr>
            <w:webHidden/>
          </w:rPr>
        </w:r>
        <w:r w:rsidR="00A67566">
          <w:rPr>
            <w:webHidden/>
          </w:rPr>
          <w:fldChar w:fldCharType="separate"/>
        </w:r>
        <w:r w:rsidR="00A67566">
          <w:rPr>
            <w:webHidden/>
          </w:rPr>
          <w:t>32</w:t>
        </w:r>
        <w:r w:rsidR="00A67566">
          <w:rPr>
            <w:webHidden/>
          </w:rPr>
          <w:fldChar w:fldCharType="end"/>
        </w:r>
      </w:hyperlink>
    </w:p>
    <w:p w14:paraId="32BB479F" w14:textId="77777777" w:rsidR="00A67566" w:rsidRDefault="00000000">
      <w:pPr>
        <w:pStyle w:val="25"/>
        <w:rPr>
          <w:rFonts w:asciiTheme="minorHAnsi" w:eastAsiaTheme="minorEastAsia" w:hAnsiTheme="minorHAnsi" w:cstheme="minorBidi"/>
          <w:bCs w:val="0"/>
          <w:sz w:val="22"/>
          <w:szCs w:val="22"/>
        </w:rPr>
      </w:pPr>
      <w:hyperlink w:anchor="_Toc226456980" w:history="1">
        <w:r w:rsidR="00A67566" w:rsidRPr="00766B98">
          <w:rPr>
            <w:rStyle w:val="ad"/>
          </w:rPr>
          <w:t>5.1.</w:t>
        </w:r>
        <w:r w:rsidR="00A67566">
          <w:rPr>
            <w:rFonts w:asciiTheme="minorHAnsi" w:eastAsiaTheme="minorEastAsia" w:hAnsiTheme="minorHAnsi" w:cstheme="minorBidi"/>
            <w:bCs w:val="0"/>
            <w:sz w:val="22"/>
            <w:szCs w:val="22"/>
          </w:rPr>
          <w:tab/>
        </w:r>
        <w:r w:rsidR="00A67566" w:rsidRPr="00766B98">
          <w:rPr>
            <w:rStyle w:val="ad"/>
          </w:rPr>
          <w:t>Параметры запроса</w:t>
        </w:r>
        <w:r w:rsidR="00A67566">
          <w:rPr>
            <w:webHidden/>
          </w:rPr>
          <w:tab/>
        </w:r>
        <w:r w:rsidR="00A67566">
          <w:rPr>
            <w:webHidden/>
          </w:rPr>
          <w:fldChar w:fldCharType="begin"/>
        </w:r>
        <w:r w:rsidR="00A67566">
          <w:rPr>
            <w:webHidden/>
          </w:rPr>
          <w:instrText xml:space="preserve"> PAGEREF _Toc226456980 \h </w:instrText>
        </w:r>
        <w:r w:rsidR="00A67566">
          <w:rPr>
            <w:webHidden/>
          </w:rPr>
        </w:r>
        <w:r w:rsidR="00A67566">
          <w:rPr>
            <w:webHidden/>
          </w:rPr>
          <w:fldChar w:fldCharType="separate"/>
        </w:r>
        <w:r w:rsidR="00A67566">
          <w:rPr>
            <w:webHidden/>
          </w:rPr>
          <w:t>33</w:t>
        </w:r>
        <w:r w:rsidR="00A67566">
          <w:rPr>
            <w:webHidden/>
          </w:rPr>
          <w:fldChar w:fldCharType="end"/>
        </w:r>
      </w:hyperlink>
    </w:p>
    <w:p w14:paraId="55B76BDD" w14:textId="77777777" w:rsidR="00A67566" w:rsidRDefault="00000000">
      <w:pPr>
        <w:pStyle w:val="34"/>
        <w:rPr>
          <w:rFonts w:asciiTheme="minorHAnsi" w:eastAsiaTheme="minorEastAsia" w:hAnsiTheme="minorHAnsi" w:cstheme="minorBidi"/>
          <w:bCs w:val="0"/>
          <w:iCs w:val="0"/>
          <w:sz w:val="22"/>
          <w:szCs w:val="22"/>
        </w:rPr>
      </w:pPr>
      <w:hyperlink w:anchor="_Toc226456981" w:history="1">
        <w:r w:rsidR="00A67566" w:rsidRPr="00766B98">
          <w:rPr>
            <w:rStyle w:val="ad"/>
          </w:rPr>
          <w:t>5.1.1.</w:t>
        </w:r>
        <w:r w:rsidR="00A67566">
          <w:rPr>
            <w:rFonts w:asciiTheme="minorHAnsi" w:eastAsiaTheme="minorEastAsia" w:hAnsiTheme="minorHAnsi" w:cstheme="minorBidi"/>
            <w:bCs w:val="0"/>
            <w:iCs w:val="0"/>
            <w:sz w:val="22"/>
            <w:szCs w:val="22"/>
          </w:rPr>
          <w:tab/>
        </w:r>
        <w:r w:rsidR="00A67566" w:rsidRPr="00766B98">
          <w:rPr>
            <w:rStyle w:val="ad"/>
          </w:rPr>
          <w:t>Пример запроса</w:t>
        </w:r>
        <w:r w:rsidR="00A67566">
          <w:rPr>
            <w:webHidden/>
          </w:rPr>
          <w:tab/>
        </w:r>
        <w:r w:rsidR="00A67566">
          <w:rPr>
            <w:webHidden/>
          </w:rPr>
          <w:fldChar w:fldCharType="begin"/>
        </w:r>
        <w:r w:rsidR="00A67566">
          <w:rPr>
            <w:webHidden/>
          </w:rPr>
          <w:instrText xml:space="preserve"> PAGEREF _Toc226456981 \h </w:instrText>
        </w:r>
        <w:r w:rsidR="00A67566">
          <w:rPr>
            <w:webHidden/>
          </w:rPr>
        </w:r>
        <w:r w:rsidR="00A67566">
          <w:rPr>
            <w:webHidden/>
          </w:rPr>
          <w:fldChar w:fldCharType="separate"/>
        </w:r>
        <w:r w:rsidR="00A67566">
          <w:rPr>
            <w:webHidden/>
          </w:rPr>
          <w:t>34</w:t>
        </w:r>
        <w:r w:rsidR="00A67566">
          <w:rPr>
            <w:webHidden/>
          </w:rPr>
          <w:fldChar w:fldCharType="end"/>
        </w:r>
      </w:hyperlink>
    </w:p>
    <w:p w14:paraId="78B1D399" w14:textId="77777777" w:rsidR="00A67566" w:rsidRDefault="00000000">
      <w:pPr>
        <w:pStyle w:val="25"/>
        <w:rPr>
          <w:rFonts w:asciiTheme="minorHAnsi" w:eastAsiaTheme="minorEastAsia" w:hAnsiTheme="minorHAnsi" w:cstheme="minorBidi"/>
          <w:bCs w:val="0"/>
          <w:sz w:val="22"/>
          <w:szCs w:val="22"/>
        </w:rPr>
      </w:pPr>
      <w:hyperlink w:anchor="_Toc226456982" w:history="1">
        <w:r w:rsidR="00A67566" w:rsidRPr="00766B98">
          <w:rPr>
            <w:rStyle w:val="ad"/>
          </w:rPr>
          <w:t>5.2.</w:t>
        </w:r>
        <w:r w:rsidR="00A67566">
          <w:rPr>
            <w:rFonts w:asciiTheme="minorHAnsi" w:eastAsiaTheme="minorEastAsia" w:hAnsiTheme="minorHAnsi" w:cstheme="minorBidi"/>
            <w:bCs w:val="0"/>
            <w:sz w:val="22"/>
            <w:szCs w:val="22"/>
          </w:rPr>
          <w:tab/>
        </w:r>
        <w:r w:rsidR="00A67566" w:rsidRPr="00766B98">
          <w:rPr>
            <w:rStyle w:val="ad"/>
          </w:rPr>
          <w:t>Параметры ответа</w:t>
        </w:r>
        <w:r w:rsidR="00A67566">
          <w:rPr>
            <w:webHidden/>
          </w:rPr>
          <w:tab/>
        </w:r>
        <w:r w:rsidR="00A67566">
          <w:rPr>
            <w:webHidden/>
          </w:rPr>
          <w:fldChar w:fldCharType="begin"/>
        </w:r>
        <w:r w:rsidR="00A67566">
          <w:rPr>
            <w:webHidden/>
          </w:rPr>
          <w:instrText xml:space="preserve"> PAGEREF _Toc226456982 \h </w:instrText>
        </w:r>
        <w:r w:rsidR="00A67566">
          <w:rPr>
            <w:webHidden/>
          </w:rPr>
        </w:r>
        <w:r w:rsidR="00A67566">
          <w:rPr>
            <w:webHidden/>
          </w:rPr>
          <w:fldChar w:fldCharType="separate"/>
        </w:r>
        <w:r w:rsidR="00A67566">
          <w:rPr>
            <w:webHidden/>
          </w:rPr>
          <w:t>35</w:t>
        </w:r>
        <w:r w:rsidR="00A67566">
          <w:rPr>
            <w:webHidden/>
          </w:rPr>
          <w:fldChar w:fldCharType="end"/>
        </w:r>
      </w:hyperlink>
    </w:p>
    <w:p w14:paraId="590F9E60" w14:textId="77777777" w:rsidR="00A67566" w:rsidRDefault="00000000">
      <w:pPr>
        <w:pStyle w:val="34"/>
        <w:rPr>
          <w:rFonts w:asciiTheme="minorHAnsi" w:eastAsiaTheme="minorEastAsia" w:hAnsiTheme="minorHAnsi" w:cstheme="minorBidi"/>
          <w:bCs w:val="0"/>
          <w:iCs w:val="0"/>
          <w:sz w:val="22"/>
          <w:szCs w:val="22"/>
        </w:rPr>
      </w:pPr>
      <w:hyperlink w:anchor="_Toc226456983" w:history="1">
        <w:r w:rsidR="00A67566" w:rsidRPr="00766B98">
          <w:rPr>
            <w:rStyle w:val="ad"/>
          </w:rPr>
          <w:t>5.2.1.</w:t>
        </w:r>
        <w:r w:rsidR="00A67566">
          <w:rPr>
            <w:rFonts w:asciiTheme="minorHAnsi" w:eastAsiaTheme="minorEastAsia" w:hAnsiTheme="minorHAnsi" w:cstheme="minorBidi"/>
            <w:bCs w:val="0"/>
            <w:iCs w:val="0"/>
            <w:sz w:val="22"/>
            <w:szCs w:val="22"/>
          </w:rPr>
          <w:tab/>
        </w:r>
        <w:r w:rsidR="00A67566" w:rsidRPr="00766B98">
          <w:rPr>
            <w:rStyle w:val="ad"/>
          </w:rPr>
          <w:t>Пример ответа</w:t>
        </w:r>
        <w:r w:rsidR="00A67566">
          <w:rPr>
            <w:webHidden/>
          </w:rPr>
          <w:tab/>
        </w:r>
        <w:r w:rsidR="00A67566">
          <w:rPr>
            <w:webHidden/>
          </w:rPr>
          <w:fldChar w:fldCharType="begin"/>
        </w:r>
        <w:r w:rsidR="00A67566">
          <w:rPr>
            <w:webHidden/>
          </w:rPr>
          <w:instrText xml:space="preserve"> PAGEREF _Toc226456983 \h </w:instrText>
        </w:r>
        <w:r w:rsidR="00A67566">
          <w:rPr>
            <w:webHidden/>
          </w:rPr>
        </w:r>
        <w:r w:rsidR="00A67566">
          <w:rPr>
            <w:webHidden/>
          </w:rPr>
          <w:fldChar w:fldCharType="separate"/>
        </w:r>
        <w:r w:rsidR="00A67566">
          <w:rPr>
            <w:webHidden/>
          </w:rPr>
          <w:t>36</w:t>
        </w:r>
        <w:r w:rsidR="00A67566">
          <w:rPr>
            <w:webHidden/>
          </w:rPr>
          <w:fldChar w:fldCharType="end"/>
        </w:r>
      </w:hyperlink>
    </w:p>
    <w:p w14:paraId="473BA436" w14:textId="77777777" w:rsidR="00A67566" w:rsidRDefault="00000000">
      <w:pPr>
        <w:pStyle w:val="11"/>
        <w:rPr>
          <w:rFonts w:asciiTheme="minorHAnsi" w:eastAsiaTheme="minorEastAsia" w:hAnsiTheme="minorHAnsi" w:cstheme="minorBidi"/>
          <w:b w:val="0"/>
          <w:bCs w:val="0"/>
          <w:caps w:val="0"/>
          <w:sz w:val="22"/>
          <w:szCs w:val="22"/>
        </w:rPr>
      </w:pPr>
      <w:hyperlink w:anchor="_Toc226456984" w:history="1">
        <w:r w:rsidR="00A67566" w:rsidRPr="00766B98">
          <w:rPr>
            <w:rStyle w:val="ad"/>
          </w:rPr>
          <w:t>6.</w:t>
        </w:r>
        <w:r w:rsidR="00A67566">
          <w:rPr>
            <w:rFonts w:asciiTheme="minorHAnsi" w:eastAsiaTheme="minorEastAsia" w:hAnsiTheme="minorHAnsi" w:cstheme="minorBidi"/>
            <w:b w:val="0"/>
            <w:bCs w:val="0"/>
            <w:caps w:val="0"/>
            <w:sz w:val="22"/>
            <w:szCs w:val="22"/>
          </w:rPr>
          <w:tab/>
        </w:r>
        <w:r w:rsidR="00A67566" w:rsidRPr="00766B98">
          <w:rPr>
            <w:rStyle w:val="ad"/>
          </w:rPr>
          <w:t>Отчет «Предварительные записи учета с превышением допустимого срока» (EXCEED)</w:t>
        </w:r>
        <w:r w:rsidR="00A67566">
          <w:rPr>
            <w:webHidden/>
          </w:rPr>
          <w:tab/>
        </w:r>
        <w:r w:rsidR="00A67566">
          <w:rPr>
            <w:webHidden/>
          </w:rPr>
          <w:fldChar w:fldCharType="begin"/>
        </w:r>
        <w:r w:rsidR="00A67566">
          <w:rPr>
            <w:webHidden/>
          </w:rPr>
          <w:instrText xml:space="preserve"> PAGEREF _Toc226456984 \h </w:instrText>
        </w:r>
        <w:r w:rsidR="00A67566">
          <w:rPr>
            <w:webHidden/>
          </w:rPr>
        </w:r>
        <w:r w:rsidR="00A67566">
          <w:rPr>
            <w:webHidden/>
          </w:rPr>
          <w:fldChar w:fldCharType="separate"/>
        </w:r>
        <w:r w:rsidR="00A67566">
          <w:rPr>
            <w:webHidden/>
          </w:rPr>
          <w:t>37</w:t>
        </w:r>
        <w:r w:rsidR="00A67566">
          <w:rPr>
            <w:webHidden/>
          </w:rPr>
          <w:fldChar w:fldCharType="end"/>
        </w:r>
      </w:hyperlink>
    </w:p>
    <w:p w14:paraId="56179591" w14:textId="77777777" w:rsidR="00A67566" w:rsidRDefault="00000000">
      <w:pPr>
        <w:pStyle w:val="25"/>
        <w:rPr>
          <w:rFonts w:asciiTheme="minorHAnsi" w:eastAsiaTheme="minorEastAsia" w:hAnsiTheme="minorHAnsi" w:cstheme="minorBidi"/>
          <w:bCs w:val="0"/>
          <w:sz w:val="22"/>
          <w:szCs w:val="22"/>
        </w:rPr>
      </w:pPr>
      <w:hyperlink w:anchor="_Toc226456985" w:history="1">
        <w:r w:rsidR="00A67566" w:rsidRPr="00766B98">
          <w:rPr>
            <w:rStyle w:val="ad"/>
          </w:rPr>
          <w:t>6.1.</w:t>
        </w:r>
        <w:r w:rsidR="00A67566">
          <w:rPr>
            <w:rFonts w:asciiTheme="minorHAnsi" w:eastAsiaTheme="minorEastAsia" w:hAnsiTheme="minorHAnsi" w:cstheme="minorBidi"/>
            <w:bCs w:val="0"/>
            <w:sz w:val="22"/>
            <w:szCs w:val="22"/>
          </w:rPr>
          <w:tab/>
        </w:r>
        <w:r w:rsidR="00A67566" w:rsidRPr="00766B98">
          <w:rPr>
            <w:rStyle w:val="ad"/>
          </w:rPr>
          <w:t>Параметры запроса</w:t>
        </w:r>
        <w:r w:rsidR="00A67566">
          <w:rPr>
            <w:webHidden/>
          </w:rPr>
          <w:tab/>
        </w:r>
        <w:r w:rsidR="00A67566">
          <w:rPr>
            <w:webHidden/>
          </w:rPr>
          <w:fldChar w:fldCharType="begin"/>
        </w:r>
        <w:r w:rsidR="00A67566">
          <w:rPr>
            <w:webHidden/>
          </w:rPr>
          <w:instrText xml:space="preserve"> PAGEREF _Toc226456985 \h </w:instrText>
        </w:r>
        <w:r w:rsidR="00A67566">
          <w:rPr>
            <w:webHidden/>
          </w:rPr>
        </w:r>
        <w:r w:rsidR="00A67566">
          <w:rPr>
            <w:webHidden/>
          </w:rPr>
          <w:fldChar w:fldCharType="separate"/>
        </w:r>
        <w:r w:rsidR="00A67566">
          <w:rPr>
            <w:webHidden/>
          </w:rPr>
          <w:t>38</w:t>
        </w:r>
        <w:r w:rsidR="00A67566">
          <w:rPr>
            <w:webHidden/>
          </w:rPr>
          <w:fldChar w:fldCharType="end"/>
        </w:r>
      </w:hyperlink>
    </w:p>
    <w:p w14:paraId="61D1AF5E" w14:textId="77777777" w:rsidR="00A67566" w:rsidRDefault="00000000">
      <w:pPr>
        <w:pStyle w:val="34"/>
        <w:rPr>
          <w:rFonts w:asciiTheme="minorHAnsi" w:eastAsiaTheme="minorEastAsia" w:hAnsiTheme="minorHAnsi" w:cstheme="minorBidi"/>
          <w:bCs w:val="0"/>
          <w:iCs w:val="0"/>
          <w:sz w:val="22"/>
          <w:szCs w:val="22"/>
        </w:rPr>
      </w:pPr>
      <w:hyperlink w:anchor="_Toc226456986" w:history="1">
        <w:r w:rsidR="00A67566" w:rsidRPr="00766B98">
          <w:rPr>
            <w:rStyle w:val="ad"/>
          </w:rPr>
          <w:t>6.1.1.</w:t>
        </w:r>
        <w:r w:rsidR="00A67566">
          <w:rPr>
            <w:rFonts w:asciiTheme="minorHAnsi" w:eastAsiaTheme="minorEastAsia" w:hAnsiTheme="minorHAnsi" w:cstheme="minorBidi"/>
            <w:bCs w:val="0"/>
            <w:iCs w:val="0"/>
            <w:sz w:val="22"/>
            <w:szCs w:val="22"/>
          </w:rPr>
          <w:tab/>
        </w:r>
        <w:r w:rsidR="00A67566" w:rsidRPr="00766B98">
          <w:rPr>
            <w:rStyle w:val="ad"/>
          </w:rPr>
          <w:t>Пример запроса</w:t>
        </w:r>
        <w:r w:rsidR="00A67566">
          <w:rPr>
            <w:webHidden/>
          </w:rPr>
          <w:tab/>
        </w:r>
        <w:r w:rsidR="00A67566">
          <w:rPr>
            <w:webHidden/>
          </w:rPr>
          <w:fldChar w:fldCharType="begin"/>
        </w:r>
        <w:r w:rsidR="00A67566">
          <w:rPr>
            <w:webHidden/>
          </w:rPr>
          <w:instrText xml:space="preserve"> PAGEREF _Toc226456986 \h </w:instrText>
        </w:r>
        <w:r w:rsidR="00A67566">
          <w:rPr>
            <w:webHidden/>
          </w:rPr>
        </w:r>
        <w:r w:rsidR="00A67566">
          <w:rPr>
            <w:webHidden/>
          </w:rPr>
          <w:fldChar w:fldCharType="separate"/>
        </w:r>
        <w:r w:rsidR="00A67566">
          <w:rPr>
            <w:webHidden/>
          </w:rPr>
          <w:t>39</w:t>
        </w:r>
        <w:r w:rsidR="00A67566">
          <w:rPr>
            <w:webHidden/>
          </w:rPr>
          <w:fldChar w:fldCharType="end"/>
        </w:r>
      </w:hyperlink>
    </w:p>
    <w:p w14:paraId="4441A53B" w14:textId="77777777" w:rsidR="00A67566" w:rsidRDefault="00000000">
      <w:pPr>
        <w:pStyle w:val="25"/>
        <w:rPr>
          <w:rFonts w:asciiTheme="minorHAnsi" w:eastAsiaTheme="minorEastAsia" w:hAnsiTheme="minorHAnsi" w:cstheme="minorBidi"/>
          <w:bCs w:val="0"/>
          <w:sz w:val="22"/>
          <w:szCs w:val="22"/>
        </w:rPr>
      </w:pPr>
      <w:hyperlink w:anchor="_Toc226456987" w:history="1">
        <w:r w:rsidR="00A67566" w:rsidRPr="00766B98">
          <w:rPr>
            <w:rStyle w:val="ad"/>
          </w:rPr>
          <w:t>6.2.</w:t>
        </w:r>
        <w:r w:rsidR="00A67566">
          <w:rPr>
            <w:rFonts w:asciiTheme="minorHAnsi" w:eastAsiaTheme="minorEastAsia" w:hAnsiTheme="minorHAnsi" w:cstheme="minorBidi"/>
            <w:bCs w:val="0"/>
            <w:sz w:val="22"/>
            <w:szCs w:val="22"/>
          </w:rPr>
          <w:tab/>
        </w:r>
        <w:r w:rsidR="00A67566" w:rsidRPr="00766B98">
          <w:rPr>
            <w:rStyle w:val="ad"/>
          </w:rPr>
          <w:t>Параметры ответа</w:t>
        </w:r>
        <w:r w:rsidR="00A67566">
          <w:rPr>
            <w:webHidden/>
          </w:rPr>
          <w:tab/>
        </w:r>
        <w:r w:rsidR="00A67566">
          <w:rPr>
            <w:webHidden/>
          </w:rPr>
          <w:fldChar w:fldCharType="begin"/>
        </w:r>
        <w:r w:rsidR="00A67566">
          <w:rPr>
            <w:webHidden/>
          </w:rPr>
          <w:instrText xml:space="preserve"> PAGEREF _Toc226456987 \h </w:instrText>
        </w:r>
        <w:r w:rsidR="00A67566">
          <w:rPr>
            <w:webHidden/>
          </w:rPr>
        </w:r>
        <w:r w:rsidR="00A67566">
          <w:rPr>
            <w:webHidden/>
          </w:rPr>
          <w:fldChar w:fldCharType="separate"/>
        </w:r>
        <w:r w:rsidR="00A67566">
          <w:rPr>
            <w:webHidden/>
          </w:rPr>
          <w:t>40</w:t>
        </w:r>
        <w:r w:rsidR="00A67566">
          <w:rPr>
            <w:webHidden/>
          </w:rPr>
          <w:fldChar w:fldCharType="end"/>
        </w:r>
      </w:hyperlink>
    </w:p>
    <w:p w14:paraId="256C9A7B" w14:textId="77777777" w:rsidR="00A67566" w:rsidRDefault="00000000">
      <w:pPr>
        <w:pStyle w:val="34"/>
        <w:rPr>
          <w:rFonts w:asciiTheme="minorHAnsi" w:eastAsiaTheme="minorEastAsia" w:hAnsiTheme="minorHAnsi" w:cstheme="minorBidi"/>
          <w:bCs w:val="0"/>
          <w:iCs w:val="0"/>
          <w:sz w:val="22"/>
          <w:szCs w:val="22"/>
        </w:rPr>
      </w:pPr>
      <w:hyperlink w:anchor="_Toc226456988" w:history="1">
        <w:r w:rsidR="00A67566" w:rsidRPr="00766B98">
          <w:rPr>
            <w:rStyle w:val="ad"/>
          </w:rPr>
          <w:t>6.2.1.</w:t>
        </w:r>
        <w:r w:rsidR="00A67566">
          <w:rPr>
            <w:rFonts w:asciiTheme="minorHAnsi" w:eastAsiaTheme="minorEastAsia" w:hAnsiTheme="minorHAnsi" w:cstheme="minorBidi"/>
            <w:bCs w:val="0"/>
            <w:iCs w:val="0"/>
            <w:sz w:val="22"/>
            <w:szCs w:val="22"/>
          </w:rPr>
          <w:tab/>
        </w:r>
        <w:r w:rsidR="00A67566" w:rsidRPr="00766B98">
          <w:rPr>
            <w:rStyle w:val="ad"/>
          </w:rPr>
          <w:t>Пример ответа</w:t>
        </w:r>
        <w:r w:rsidR="00A67566">
          <w:rPr>
            <w:webHidden/>
          </w:rPr>
          <w:tab/>
        </w:r>
        <w:r w:rsidR="00A67566">
          <w:rPr>
            <w:webHidden/>
          </w:rPr>
          <w:fldChar w:fldCharType="begin"/>
        </w:r>
        <w:r w:rsidR="00A67566">
          <w:rPr>
            <w:webHidden/>
          </w:rPr>
          <w:instrText xml:space="preserve"> PAGEREF _Toc226456988 \h </w:instrText>
        </w:r>
        <w:r w:rsidR="00A67566">
          <w:rPr>
            <w:webHidden/>
          </w:rPr>
        </w:r>
        <w:r w:rsidR="00A67566">
          <w:rPr>
            <w:webHidden/>
          </w:rPr>
          <w:fldChar w:fldCharType="separate"/>
        </w:r>
        <w:r w:rsidR="00A67566">
          <w:rPr>
            <w:webHidden/>
          </w:rPr>
          <w:t>41</w:t>
        </w:r>
        <w:r w:rsidR="00A67566">
          <w:rPr>
            <w:webHidden/>
          </w:rPr>
          <w:fldChar w:fldCharType="end"/>
        </w:r>
      </w:hyperlink>
    </w:p>
    <w:p w14:paraId="526F368D" w14:textId="77777777" w:rsidR="00A67566" w:rsidRDefault="00000000">
      <w:pPr>
        <w:pStyle w:val="11"/>
        <w:rPr>
          <w:rFonts w:asciiTheme="minorHAnsi" w:eastAsiaTheme="minorEastAsia" w:hAnsiTheme="minorHAnsi" w:cstheme="minorBidi"/>
          <w:b w:val="0"/>
          <w:bCs w:val="0"/>
          <w:caps w:val="0"/>
          <w:sz w:val="22"/>
          <w:szCs w:val="22"/>
        </w:rPr>
      </w:pPr>
      <w:hyperlink w:anchor="_Toc226456989" w:history="1">
        <w:r w:rsidR="00A67566" w:rsidRPr="00766B98">
          <w:rPr>
            <w:rStyle w:val="ad"/>
          </w:rPr>
          <w:t>7.</w:t>
        </w:r>
        <w:r w:rsidR="00A67566">
          <w:rPr>
            <w:rFonts w:asciiTheme="minorHAnsi" w:eastAsiaTheme="minorEastAsia" w:hAnsiTheme="minorHAnsi" w:cstheme="minorBidi"/>
            <w:b w:val="0"/>
            <w:bCs w:val="0"/>
            <w:caps w:val="0"/>
            <w:sz w:val="22"/>
            <w:szCs w:val="22"/>
          </w:rPr>
          <w:tab/>
        </w:r>
        <w:r w:rsidR="00A67566" w:rsidRPr="00766B98">
          <w:rPr>
            <w:rStyle w:val="ad"/>
          </w:rPr>
          <w:t>Запрос на изменение записей справочника «Исключения при проверке записей учета» (COMPLY)</w:t>
        </w:r>
        <w:r w:rsidR="00A67566">
          <w:rPr>
            <w:webHidden/>
          </w:rPr>
          <w:tab/>
        </w:r>
        <w:r w:rsidR="00A67566">
          <w:rPr>
            <w:webHidden/>
          </w:rPr>
          <w:fldChar w:fldCharType="begin"/>
        </w:r>
        <w:r w:rsidR="00A67566">
          <w:rPr>
            <w:webHidden/>
          </w:rPr>
          <w:instrText xml:space="preserve"> PAGEREF _Toc226456989 \h </w:instrText>
        </w:r>
        <w:r w:rsidR="00A67566">
          <w:rPr>
            <w:webHidden/>
          </w:rPr>
        </w:r>
        <w:r w:rsidR="00A67566">
          <w:rPr>
            <w:webHidden/>
          </w:rPr>
          <w:fldChar w:fldCharType="separate"/>
        </w:r>
        <w:r w:rsidR="00A67566">
          <w:rPr>
            <w:webHidden/>
          </w:rPr>
          <w:t>42</w:t>
        </w:r>
        <w:r w:rsidR="00A67566">
          <w:rPr>
            <w:webHidden/>
          </w:rPr>
          <w:fldChar w:fldCharType="end"/>
        </w:r>
      </w:hyperlink>
    </w:p>
    <w:p w14:paraId="0F8C9F36" w14:textId="77777777" w:rsidR="00A67566" w:rsidRDefault="00000000">
      <w:pPr>
        <w:pStyle w:val="25"/>
        <w:rPr>
          <w:rFonts w:asciiTheme="minorHAnsi" w:eastAsiaTheme="minorEastAsia" w:hAnsiTheme="minorHAnsi" w:cstheme="minorBidi"/>
          <w:bCs w:val="0"/>
          <w:sz w:val="22"/>
          <w:szCs w:val="22"/>
        </w:rPr>
      </w:pPr>
      <w:hyperlink w:anchor="_Toc226456990" w:history="1">
        <w:r w:rsidR="00A67566" w:rsidRPr="00766B98">
          <w:rPr>
            <w:rStyle w:val="ad"/>
          </w:rPr>
          <w:t>7.1.</w:t>
        </w:r>
        <w:r w:rsidR="00A67566">
          <w:rPr>
            <w:rFonts w:asciiTheme="minorHAnsi" w:eastAsiaTheme="minorEastAsia" w:hAnsiTheme="minorHAnsi" w:cstheme="minorBidi"/>
            <w:bCs w:val="0"/>
            <w:sz w:val="22"/>
            <w:szCs w:val="22"/>
          </w:rPr>
          <w:tab/>
        </w:r>
        <w:r w:rsidR="00A67566" w:rsidRPr="00766B98">
          <w:rPr>
            <w:rStyle w:val="ad"/>
          </w:rPr>
          <w:t>Параметры запроса</w:t>
        </w:r>
        <w:r w:rsidR="00A67566">
          <w:rPr>
            <w:webHidden/>
          </w:rPr>
          <w:tab/>
        </w:r>
        <w:r w:rsidR="00A67566">
          <w:rPr>
            <w:webHidden/>
          </w:rPr>
          <w:fldChar w:fldCharType="begin"/>
        </w:r>
        <w:r w:rsidR="00A67566">
          <w:rPr>
            <w:webHidden/>
          </w:rPr>
          <w:instrText xml:space="preserve"> PAGEREF _Toc226456990 \h </w:instrText>
        </w:r>
        <w:r w:rsidR="00A67566">
          <w:rPr>
            <w:webHidden/>
          </w:rPr>
        </w:r>
        <w:r w:rsidR="00A67566">
          <w:rPr>
            <w:webHidden/>
          </w:rPr>
          <w:fldChar w:fldCharType="separate"/>
        </w:r>
        <w:r w:rsidR="00A67566">
          <w:rPr>
            <w:webHidden/>
          </w:rPr>
          <w:t>43</w:t>
        </w:r>
        <w:r w:rsidR="00A67566">
          <w:rPr>
            <w:webHidden/>
          </w:rPr>
          <w:fldChar w:fldCharType="end"/>
        </w:r>
      </w:hyperlink>
    </w:p>
    <w:p w14:paraId="20C481E2" w14:textId="77777777" w:rsidR="00A67566" w:rsidRDefault="00000000">
      <w:pPr>
        <w:pStyle w:val="34"/>
        <w:rPr>
          <w:rFonts w:asciiTheme="minorHAnsi" w:eastAsiaTheme="minorEastAsia" w:hAnsiTheme="minorHAnsi" w:cstheme="minorBidi"/>
          <w:bCs w:val="0"/>
          <w:iCs w:val="0"/>
          <w:sz w:val="22"/>
          <w:szCs w:val="22"/>
        </w:rPr>
      </w:pPr>
      <w:hyperlink w:anchor="_Toc226456991" w:history="1">
        <w:r w:rsidR="00A67566" w:rsidRPr="00766B98">
          <w:rPr>
            <w:rStyle w:val="ad"/>
          </w:rPr>
          <w:t>7.1.1.</w:t>
        </w:r>
        <w:r w:rsidR="00A67566">
          <w:rPr>
            <w:rFonts w:asciiTheme="minorHAnsi" w:eastAsiaTheme="minorEastAsia" w:hAnsiTheme="minorHAnsi" w:cstheme="minorBidi"/>
            <w:bCs w:val="0"/>
            <w:iCs w:val="0"/>
            <w:sz w:val="22"/>
            <w:szCs w:val="22"/>
          </w:rPr>
          <w:tab/>
        </w:r>
        <w:r w:rsidR="00A67566" w:rsidRPr="00766B98">
          <w:rPr>
            <w:rStyle w:val="ad"/>
          </w:rPr>
          <w:t>Пример запроса</w:t>
        </w:r>
        <w:r w:rsidR="00A67566">
          <w:rPr>
            <w:webHidden/>
          </w:rPr>
          <w:tab/>
        </w:r>
        <w:r w:rsidR="00A67566">
          <w:rPr>
            <w:webHidden/>
          </w:rPr>
          <w:fldChar w:fldCharType="begin"/>
        </w:r>
        <w:r w:rsidR="00A67566">
          <w:rPr>
            <w:webHidden/>
          </w:rPr>
          <w:instrText xml:space="preserve"> PAGEREF _Toc226456991 \h </w:instrText>
        </w:r>
        <w:r w:rsidR="00A67566">
          <w:rPr>
            <w:webHidden/>
          </w:rPr>
        </w:r>
        <w:r w:rsidR="00A67566">
          <w:rPr>
            <w:webHidden/>
          </w:rPr>
          <w:fldChar w:fldCharType="separate"/>
        </w:r>
        <w:r w:rsidR="00A67566">
          <w:rPr>
            <w:webHidden/>
          </w:rPr>
          <w:t>44</w:t>
        </w:r>
        <w:r w:rsidR="00A67566">
          <w:rPr>
            <w:webHidden/>
          </w:rPr>
          <w:fldChar w:fldCharType="end"/>
        </w:r>
      </w:hyperlink>
    </w:p>
    <w:p w14:paraId="2DB77579" w14:textId="77777777" w:rsidR="00A67566" w:rsidRDefault="00000000">
      <w:pPr>
        <w:pStyle w:val="25"/>
        <w:rPr>
          <w:rFonts w:asciiTheme="minorHAnsi" w:eastAsiaTheme="minorEastAsia" w:hAnsiTheme="minorHAnsi" w:cstheme="minorBidi"/>
          <w:bCs w:val="0"/>
          <w:sz w:val="22"/>
          <w:szCs w:val="22"/>
        </w:rPr>
      </w:pPr>
      <w:hyperlink w:anchor="_Toc226456992" w:history="1">
        <w:r w:rsidR="00A67566" w:rsidRPr="00766B98">
          <w:rPr>
            <w:rStyle w:val="ad"/>
          </w:rPr>
          <w:t>7.2.</w:t>
        </w:r>
        <w:r w:rsidR="00A67566">
          <w:rPr>
            <w:rFonts w:asciiTheme="minorHAnsi" w:eastAsiaTheme="minorEastAsia" w:hAnsiTheme="minorHAnsi" w:cstheme="minorBidi"/>
            <w:bCs w:val="0"/>
            <w:sz w:val="22"/>
            <w:szCs w:val="22"/>
          </w:rPr>
          <w:tab/>
        </w:r>
        <w:r w:rsidR="00A67566" w:rsidRPr="00766B98">
          <w:rPr>
            <w:rStyle w:val="ad"/>
          </w:rPr>
          <w:t>Параметры ответа</w:t>
        </w:r>
        <w:r w:rsidR="00A67566">
          <w:rPr>
            <w:webHidden/>
          </w:rPr>
          <w:tab/>
        </w:r>
        <w:r w:rsidR="00A67566">
          <w:rPr>
            <w:webHidden/>
          </w:rPr>
          <w:fldChar w:fldCharType="begin"/>
        </w:r>
        <w:r w:rsidR="00A67566">
          <w:rPr>
            <w:webHidden/>
          </w:rPr>
          <w:instrText xml:space="preserve"> PAGEREF _Toc226456992 \h </w:instrText>
        </w:r>
        <w:r w:rsidR="00A67566">
          <w:rPr>
            <w:webHidden/>
          </w:rPr>
        </w:r>
        <w:r w:rsidR="00A67566">
          <w:rPr>
            <w:webHidden/>
          </w:rPr>
          <w:fldChar w:fldCharType="separate"/>
        </w:r>
        <w:r w:rsidR="00A67566">
          <w:rPr>
            <w:webHidden/>
          </w:rPr>
          <w:t>45</w:t>
        </w:r>
        <w:r w:rsidR="00A67566">
          <w:rPr>
            <w:webHidden/>
          </w:rPr>
          <w:fldChar w:fldCharType="end"/>
        </w:r>
      </w:hyperlink>
    </w:p>
    <w:p w14:paraId="72226989" w14:textId="77777777" w:rsidR="00A67566" w:rsidRDefault="00000000">
      <w:pPr>
        <w:pStyle w:val="34"/>
        <w:rPr>
          <w:rFonts w:asciiTheme="minorHAnsi" w:eastAsiaTheme="minorEastAsia" w:hAnsiTheme="minorHAnsi" w:cstheme="minorBidi"/>
          <w:bCs w:val="0"/>
          <w:iCs w:val="0"/>
          <w:sz w:val="22"/>
          <w:szCs w:val="22"/>
        </w:rPr>
      </w:pPr>
      <w:hyperlink w:anchor="_Toc226456993" w:history="1">
        <w:r w:rsidR="00A67566" w:rsidRPr="00766B98">
          <w:rPr>
            <w:rStyle w:val="ad"/>
          </w:rPr>
          <w:t>7.2.1.</w:t>
        </w:r>
        <w:r w:rsidR="00A67566">
          <w:rPr>
            <w:rFonts w:asciiTheme="minorHAnsi" w:eastAsiaTheme="minorEastAsia" w:hAnsiTheme="minorHAnsi" w:cstheme="minorBidi"/>
            <w:bCs w:val="0"/>
            <w:iCs w:val="0"/>
            <w:sz w:val="22"/>
            <w:szCs w:val="22"/>
          </w:rPr>
          <w:tab/>
        </w:r>
        <w:r w:rsidR="00A67566" w:rsidRPr="00766B98">
          <w:rPr>
            <w:rStyle w:val="ad"/>
          </w:rPr>
          <w:t>Пример ответа</w:t>
        </w:r>
        <w:r w:rsidR="00A67566">
          <w:rPr>
            <w:webHidden/>
          </w:rPr>
          <w:tab/>
        </w:r>
        <w:r w:rsidR="00A67566">
          <w:rPr>
            <w:webHidden/>
          </w:rPr>
          <w:fldChar w:fldCharType="begin"/>
        </w:r>
        <w:r w:rsidR="00A67566">
          <w:rPr>
            <w:webHidden/>
          </w:rPr>
          <w:instrText xml:space="preserve"> PAGEREF _Toc226456993 \h </w:instrText>
        </w:r>
        <w:r w:rsidR="00A67566">
          <w:rPr>
            <w:webHidden/>
          </w:rPr>
        </w:r>
        <w:r w:rsidR="00A67566">
          <w:rPr>
            <w:webHidden/>
          </w:rPr>
          <w:fldChar w:fldCharType="separate"/>
        </w:r>
        <w:r w:rsidR="00A67566">
          <w:rPr>
            <w:webHidden/>
          </w:rPr>
          <w:t>46</w:t>
        </w:r>
        <w:r w:rsidR="00A67566">
          <w:rPr>
            <w:webHidden/>
          </w:rPr>
          <w:fldChar w:fldCharType="end"/>
        </w:r>
      </w:hyperlink>
    </w:p>
    <w:p w14:paraId="2D37B105" w14:textId="77777777" w:rsidR="00A67566" w:rsidRDefault="00000000">
      <w:pPr>
        <w:pStyle w:val="11"/>
        <w:rPr>
          <w:rFonts w:asciiTheme="minorHAnsi" w:eastAsiaTheme="minorEastAsia" w:hAnsiTheme="minorHAnsi" w:cstheme="minorBidi"/>
          <w:b w:val="0"/>
          <w:bCs w:val="0"/>
          <w:caps w:val="0"/>
          <w:sz w:val="22"/>
          <w:szCs w:val="22"/>
        </w:rPr>
      </w:pPr>
      <w:hyperlink w:anchor="_Toc226456994" w:history="1">
        <w:r w:rsidR="00A67566" w:rsidRPr="00766B98">
          <w:rPr>
            <w:rStyle w:val="ad"/>
          </w:rPr>
          <w:t>8.</w:t>
        </w:r>
        <w:r w:rsidR="00A67566">
          <w:rPr>
            <w:rFonts w:asciiTheme="minorHAnsi" w:eastAsiaTheme="minorEastAsia" w:hAnsiTheme="minorHAnsi" w:cstheme="minorBidi"/>
            <w:b w:val="0"/>
            <w:bCs w:val="0"/>
            <w:caps w:val="0"/>
            <w:sz w:val="22"/>
            <w:szCs w:val="22"/>
          </w:rPr>
          <w:tab/>
        </w:r>
        <w:r w:rsidR="00A67566" w:rsidRPr="00766B98">
          <w:rPr>
            <w:rStyle w:val="ad"/>
          </w:rPr>
          <w:t>Запрос на экспорт записей справочника «Исключения при проверке записей учета» (UNLOADING)</w:t>
        </w:r>
        <w:r w:rsidR="00A67566">
          <w:rPr>
            <w:webHidden/>
          </w:rPr>
          <w:tab/>
        </w:r>
        <w:r w:rsidR="00A67566">
          <w:rPr>
            <w:webHidden/>
          </w:rPr>
          <w:fldChar w:fldCharType="begin"/>
        </w:r>
        <w:r w:rsidR="00A67566">
          <w:rPr>
            <w:webHidden/>
          </w:rPr>
          <w:instrText xml:space="preserve"> PAGEREF _Toc226456994 \h </w:instrText>
        </w:r>
        <w:r w:rsidR="00A67566">
          <w:rPr>
            <w:webHidden/>
          </w:rPr>
        </w:r>
        <w:r w:rsidR="00A67566">
          <w:rPr>
            <w:webHidden/>
          </w:rPr>
          <w:fldChar w:fldCharType="separate"/>
        </w:r>
        <w:r w:rsidR="00A67566">
          <w:rPr>
            <w:webHidden/>
          </w:rPr>
          <w:t>47</w:t>
        </w:r>
        <w:r w:rsidR="00A67566">
          <w:rPr>
            <w:webHidden/>
          </w:rPr>
          <w:fldChar w:fldCharType="end"/>
        </w:r>
      </w:hyperlink>
    </w:p>
    <w:p w14:paraId="4C8ED738" w14:textId="77777777" w:rsidR="00A67566" w:rsidRDefault="00000000">
      <w:pPr>
        <w:pStyle w:val="25"/>
        <w:rPr>
          <w:rFonts w:asciiTheme="minorHAnsi" w:eastAsiaTheme="minorEastAsia" w:hAnsiTheme="minorHAnsi" w:cstheme="minorBidi"/>
          <w:bCs w:val="0"/>
          <w:sz w:val="22"/>
          <w:szCs w:val="22"/>
        </w:rPr>
      </w:pPr>
      <w:hyperlink w:anchor="_Toc226456995" w:history="1">
        <w:r w:rsidR="00A67566" w:rsidRPr="00766B98">
          <w:rPr>
            <w:rStyle w:val="ad"/>
          </w:rPr>
          <w:t>8.1.</w:t>
        </w:r>
        <w:r w:rsidR="00A67566">
          <w:rPr>
            <w:rFonts w:asciiTheme="minorHAnsi" w:eastAsiaTheme="minorEastAsia" w:hAnsiTheme="minorHAnsi" w:cstheme="minorBidi"/>
            <w:bCs w:val="0"/>
            <w:sz w:val="22"/>
            <w:szCs w:val="22"/>
          </w:rPr>
          <w:tab/>
        </w:r>
        <w:r w:rsidR="00A67566" w:rsidRPr="00766B98">
          <w:rPr>
            <w:rStyle w:val="ad"/>
          </w:rPr>
          <w:t>Параметры запроса</w:t>
        </w:r>
        <w:r w:rsidR="00A67566">
          <w:rPr>
            <w:webHidden/>
          </w:rPr>
          <w:tab/>
        </w:r>
        <w:r w:rsidR="00A67566">
          <w:rPr>
            <w:webHidden/>
          </w:rPr>
          <w:fldChar w:fldCharType="begin"/>
        </w:r>
        <w:r w:rsidR="00A67566">
          <w:rPr>
            <w:webHidden/>
          </w:rPr>
          <w:instrText xml:space="preserve"> PAGEREF _Toc226456995 \h </w:instrText>
        </w:r>
        <w:r w:rsidR="00A67566">
          <w:rPr>
            <w:webHidden/>
          </w:rPr>
        </w:r>
        <w:r w:rsidR="00A67566">
          <w:rPr>
            <w:webHidden/>
          </w:rPr>
          <w:fldChar w:fldCharType="separate"/>
        </w:r>
        <w:r w:rsidR="00A67566">
          <w:rPr>
            <w:webHidden/>
          </w:rPr>
          <w:t>47</w:t>
        </w:r>
        <w:r w:rsidR="00A67566">
          <w:rPr>
            <w:webHidden/>
          </w:rPr>
          <w:fldChar w:fldCharType="end"/>
        </w:r>
      </w:hyperlink>
    </w:p>
    <w:p w14:paraId="1EE36759" w14:textId="77777777" w:rsidR="00A67566" w:rsidRDefault="00000000">
      <w:pPr>
        <w:pStyle w:val="34"/>
        <w:rPr>
          <w:rFonts w:asciiTheme="minorHAnsi" w:eastAsiaTheme="minorEastAsia" w:hAnsiTheme="minorHAnsi" w:cstheme="minorBidi"/>
          <w:bCs w:val="0"/>
          <w:iCs w:val="0"/>
          <w:sz w:val="22"/>
          <w:szCs w:val="22"/>
        </w:rPr>
      </w:pPr>
      <w:hyperlink w:anchor="_Toc226456996" w:history="1">
        <w:r w:rsidR="00A67566" w:rsidRPr="00766B98">
          <w:rPr>
            <w:rStyle w:val="ad"/>
          </w:rPr>
          <w:t>8.1.1.</w:t>
        </w:r>
        <w:r w:rsidR="00A67566">
          <w:rPr>
            <w:rFonts w:asciiTheme="minorHAnsi" w:eastAsiaTheme="minorEastAsia" w:hAnsiTheme="minorHAnsi" w:cstheme="minorBidi"/>
            <w:bCs w:val="0"/>
            <w:iCs w:val="0"/>
            <w:sz w:val="22"/>
            <w:szCs w:val="22"/>
          </w:rPr>
          <w:tab/>
        </w:r>
        <w:r w:rsidR="00A67566" w:rsidRPr="00766B98">
          <w:rPr>
            <w:rStyle w:val="ad"/>
          </w:rPr>
          <w:t>Пример запроса</w:t>
        </w:r>
        <w:r w:rsidR="00A67566">
          <w:rPr>
            <w:webHidden/>
          </w:rPr>
          <w:tab/>
        </w:r>
        <w:r w:rsidR="00A67566">
          <w:rPr>
            <w:webHidden/>
          </w:rPr>
          <w:fldChar w:fldCharType="begin"/>
        </w:r>
        <w:r w:rsidR="00A67566">
          <w:rPr>
            <w:webHidden/>
          </w:rPr>
          <w:instrText xml:space="preserve"> PAGEREF _Toc226456996 \h </w:instrText>
        </w:r>
        <w:r w:rsidR="00A67566">
          <w:rPr>
            <w:webHidden/>
          </w:rPr>
        </w:r>
        <w:r w:rsidR="00A67566">
          <w:rPr>
            <w:webHidden/>
          </w:rPr>
          <w:fldChar w:fldCharType="separate"/>
        </w:r>
        <w:r w:rsidR="00A67566">
          <w:rPr>
            <w:webHidden/>
          </w:rPr>
          <w:t>48</w:t>
        </w:r>
        <w:r w:rsidR="00A67566">
          <w:rPr>
            <w:webHidden/>
          </w:rPr>
          <w:fldChar w:fldCharType="end"/>
        </w:r>
      </w:hyperlink>
    </w:p>
    <w:p w14:paraId="1500794E" w14:textId="77777777" w:rsidR="00A67566" w:rsidRDefault="00000000">
      <w:pPr>
        <w:pStyle w:val="25"/>
        <w:rPr>
          <w:rFonts w:asciiTheme="minorHAnsi" w:eastAsiaTheme="minorEastAsia" w:hAnsiTheme="minorHAnsi" w:cstheme="minorBidi"/>
          <w:bCs w:val="0"/>
          <w:sz w:val="22"/>
          <w:szCs w:val="22"/>
        </w:rPr>
      </w:pPr>
      <w:hyperlink w:anchor="_Toc226456997" w:history="1">
        <w:r w:rsidR="00A67566" w:rsidRPr="00766B98">
          <w:rPr>
            <w:rStyle w:val="ad"/>
          </w:rPr>
          <w:t>8.2.</w:t>
        </w:r>
        <w:r w:rsidR="00A67566">
          <w:rPr>
            <w:rFonts w:asciiTheme="minorHAnsi" w:eastAsiaTheme="minorEastAsia" w:hAnsiTheme="minorHAnsi" w:cstheme="minorBidi"/>
            <w:bCs w:val="0"/>
            <w:sz w:val="22"/>
            <w:szCs w:val="22"/>
          </w:rPr>
          <w:tab/>
        </w:r>
        <w:r w:rsidR="00A67566" w:rsidRPr="00766B98">
          <w:rPr>
            <w:rStyle w:val="ad"/>
          </w:rPr>
          <w:t>Параметры ответа</w:t>
        </w:r>
        <w:r w:rsidR="00A67566">
          <w:rPr>
            <w:webHidden/>
          </w:rPr>
          <w:tab/>
        </w:r>
        <w:r w:rsidR="00A67566">
          <w:rPr>
            <w:webHidden/>
          </w:rPr>
          <w:fldChar w:fldCharType="begin"/>
        </w:r>
        <w:r w:rsidR="00A67566">
          <w:rPr>
            <w:webHidden/>
          </w:rPr>
          <w:instrText xml:space="preserve"> PAGEREF _Toc226456997 \h </w:instrText>
        </w:r>
        <w:r w:rsidR="00A67566">
          <w:rPr>
            <w:webHidden/>
          </w:rPr>
        </w:r>
        <w:r w:rsidR="00A67566">
          <w:rPr>
            <w:webHidden/>
          </w:rPr>
          <w:fldChar w:fldCharType="separate"/>
        </w:r>
        <w:r w:rsidR="00A67566">
          <w:rPr>
            <w:webHidden/>
          </w:rPr>
          <w:t>49</w:t>
        </w:r>
        <w:r w:rsidR="00A67566">
          <w:rPr>
            <w:webHidden/>
          </w:rPr>
          <w:fldChar w:fldCharType="end"/>
        </w:r>
      </w:hyperlink>
    </w:p>
    <w:p w14:paraId="4E3A731C" w14:textId="77777777" w:rsidR="00A67566" w:rsidRDefault="00000000">
      <w:pPr>
        <w:pStyle w:val="34"/>
        <w:rPr>
          <w:rFonts w:asciiTheme="minorHAnsi" w:eastAsiaTheme="minorEastAsia" w:hAnsiTheme="minorHAnsi" w:cstheme="minorBidi"/>
          <w:bCs w:val="0"/>
          <w:iCs w:val="0"/>
          <w:sz w:val="22"/>
          <w:szCs w:val="22"/>
        </w:rPr>
      </w:pPr>
      <w:hyperlink w:anchor="_Toc226456998" w:history="1">
        <w:r w:rsidR="00A67566" w:rsidRPr="00766B98">
          <w:rPr>
            <w:rStyle w:val="ad"/>
          </w:rPr>
          <w:t>8.2.1.</w:t>
        </w:r>
        <w:r w:rsidR="00A67566">
          <w:rPr>
            <w:rFonts w:asciiTheme="minorHAnsi" w:eastAsiaTheme="minorEastAsia" w:hAnsiTheme="minorHAnsi" w:cstheme="minorBidi"/>
            <w:bCs w:val="0"/>
            <w:iCs w:val="0"/>
            <w:sz w:val="22"/>
            <w:szCs w:val="22"/>
          </w:rPr>
          <w:tab/>
        </w:r>
        <w:r w:rsidR="00A67566" w:rsidRPr="00766B98">
          <w:rPr>
            <w:rStyle w:val="ad"/>
          </w:rPr>
          <w:t>Пример ответа</w:t>
        </w:r>
        <w:r w:rsidR="00A67566">
          <w:rPr>
            <w:webHidden/>
          </w:rPr>
          <w:tab/>
        </w:r>
        <w:r w:rsidR="00A67566">
          <w:rPr>
            <w:webHidden/>
          </w:rPr>
          <w:fldChar w:fldCharType="begin"/>
        </w:r>
        <w:r w:rsidR="00A67566">
          <w:rPr>
            <w:webHidden/>
          </w:rPr>
          <w:instrText xml:space="preserve"> PAGEREF _Toc226456998 \h </w:instrText>
        </w:r>
        <w:r w:rsidR="00A67566">
          <w:rPr>
            <w:webHidden/>
          </w:rPr>
        </w:r>
        <w:r w:rsidR="00A67566">
          <w:rPr>
            <w:webHidden/>
          </w:rPr>
          <w:fldChar w:fldCharType="separate"/>
        </w:r>
        <w:r w:rsidR="00A67566">
          <w:rPr>
            <w:webHidden/>
          </w:rPr>
          <w:t>50</w:t>
        </w:r>
        <w:r w:rsidR="00A67566">
          <w:rPr>
            <w:webHidden/>
          </w:rPr>
          <w:fldChar w:fldCharType="end"/>
        </w:r>
      </w:hyperlink>
    </w:p>
    <w:p w14:paraId="335EE7D8" w14:textId="77777777" w:rsidR="00A67566" w:rsidRDefault="00000000">
      <w:pPr>
        <w:pStyle w:val="11"/>
        <w:rPr>
          <w:rFonts w:asciiTheme="minorHAnsi" w:eastAsiaTheme="minorEastAsia" w:hAnsiTheme="minorHAnsi" w:cstheme="minorBidi"/>
          <w:b w:val="0"/>
          <w:bCs w:val="0"/>
          <w:caps w:val="0"/>
          <w:sz w:val="22"/>
          <w:szCs w:val="22"/>
        </w:rPr>
      </w:pPr>
      <w:hyperlink w:anchor="_Toc226456999" w:history="1">
        <w:r w:rsidR="00A67566" w:rsidRPr="00766B98">
          <w:rPr>
            <w:rStyle w:val="ad"/>
          </w:rPr>
          <w:t>9.</w:t>
        </w:r>
        <w:r w:rsidR="00A67566">
          <w:rPr>
            <w:rFonts w:asciiTheme="minorHAnsi" w:eastAsiaTheme="minorEastAsia" w:hAnsiTheme="minorHAnsi" w:cstheme="minorBidi"/>
            <w:b w:val="0"/>
            <w:bCs w:val="0"/>
            <w:caps w:val="0"/>
            <w:sz w:val="22"/>
            <w:szCs w:val="22"/>
          </w:rPr>
          <w:tab/>
        </w:r>
        <w:r w:rsidR="00A67566" w:rsidRPr="00766B98">
          <w:rPr>
            <w:rStyle w:val="ad"/>
          </w:rPr>
          <w:t>Отчет «Подокументарная сверка (поиск удаленных документов)» (DocRec)</w:t>
        </w:r>
        <w:r w:rsidR="00A67566">
          <w:rPr>
            <w:webHidden/>
          </w:rPr>
          <w:tab/>
        </w:r>
        <w:r w:rsidR="00A67566">
          <w:rPr>
            <w:webHidden/>
          </w:rPr>
          <w:fldChar w:fldCharType="begin"/>
        </w:r>
        <w:r w:rsidR="00A67566">
          <w:rPr>
            <w:webHidden/>
          </w:rPr>
          <w:instrText xml:space="preserve"> PAGEREF _Toc226456999 \h </w:instrText>
        </w:r>
        <w:r w:rsidR="00A67566">
          <w:rPr>
            <w:webHidden/>
          </w:rPr>
        </w:r>
        <w:r w:rsidR="00A67566">
          <w:rPr>
            <w:webHidden/>
          </w:rPr>
          <w:fldChar w:fldCharType="separate"/>
        </w:r>
        <w:r w:rsidR="00A67566">
          <w:rPr>
            <w:webHidden/>
          </w:rPr>
          <w:t>51</w:t>
        </w:r>
        <w:r w:rsidR="00A67566">
          <w:rPr>
            <w:webHidden/>
          </w:rPr>
          <w:fldChar w:fldCharType="end"/>
        </w:r>
      </w:hyperlink>
    </w:p>
    <w:p w14:paraId="5AF107CF" w14:textId="77777777" w:rsidR="00A67566" w:rsidRDefault="00000000">
      <w:pPr>
        <w:pStyle w:val="25"/>
        <w:rPr>
          <w:rFonts w:asciiTheme="minorHAnsi" w:eastAsiaTheme="minorEastAsia" w:hAnsiTheme="minorHAnsi" w:cstheme="minorBidi"/>
          <w:bCs w:val="0"/>
          <w:sz w:val="22"/>
          <w:szCs w:val="22"/>
        </w:rPr>
      </w:pPr>
      <w:hyperlink w:anchor="_Toc226457000" w:history="1">
        <w:r w:rsidR="00A67566" w:rsidRPr="00766B98">
          <w:rPr>
            <w:rStyle w:val="ad"/>
          </w:rPr>
          <w:t>9.1.</w:t>
        </w:r>
        <w:r w:rsidR="00A67566">
          <w:rPr>
            <w:rFonts w:asciiTheme="minorHAnsi" w:eastAsiaTheme="minorEastAsia" w:hAnsiTheme="minorHAnsi" w:cstheme="minorBidi"/>
            <w:bCs w:val="0"/>
            <w:sz w:val="22"/>
            <w:szCs w:val="22"/>
          </w:rPr>
          <w:tab/>
        </w:r>
        <w:r w:rsidR="00A67566" w:rsidRPr="00766B98">
          <w:rPr>
            <w:rStyle w:val="ad"/>
          </w:rPr>
          <w:t>Параметры запроса</w:t>
        </w:r>
        <w:r w:rsidR="00A67566">
          <w:rPr>
            <w:webHidden/>
          </w:rPr>
          <w:tab/>
        </w:r>
        <w:r w:rsidR="00A67566">
          <w:rPr>
            <w:webHidden/>
          </w:rPr>
          <w:fldChar w:fldCharType="begin"/>
        </w:r>
        <w:r w:rsidR="00A67566">
          <w:rPr>
            <w:webHidden/>
          </w:rPr>
          <w:instrText xml:space="preserve"> PAGEREF _Toc226457000 \h </w:instrText>
        </w:r>
        <w:r w:rsidR="00A67566">
          <w:rPr>
            <w:webHidden/>
          </w:rPr>
        </w:r>
        <w:r w:rsidR="00A67566">
          <w:rPr>
            <w:webHidden/>
          </w:rPr>
          <w:fldChar w:fldCharType="separate"/>
        </w:r>
        <w:r w:rsidR="00A67566">
          <w:rPr>
            <w:webHidden/>
          </w:rPr>
          <w:t>52</w:t>
        </w:r>
        <w:r w:rsidR="00A67566">
          <w:rPr>
            <w:webHidden/>
          </w:rPr>
          <w:fldChar w:fldCharType="end"/>
        </w:r>
      </w:hyperlink>
    </w:p>
    <w:p w14:paraId="6BC56ED5" w14:textId="77777777" w:rsidR="00A67566" w:rsidRDefault="00000000">
      <w:pPr>
        <w:pStyle w:val="34"/>
        <w:rPr>
          <w:rFonts w:asciiTheme="minorHAnsi" w:eastAsiaTheme="minorEastAsia" w:hAnsiTheme="minorHAnsi" w:cstheme="minorBidi"/>
          <w:bCs w:val="0"/>
          <w:iCs w:val="0"/>
          <w:sz w:val="22"/>
          <w:szCs w:val="22"/>
        </w:rPr>
      </w:pPr>
      <w:hyperlink w:anchor="_Toc226457001" w:history="1">
        <w:r w:rsidR="00A67566" w:rsidRPr="00766B98">
          <w:rPr>
            <w:rStyle w:val="ad"/>
          </w:rPr>
          <w:t>9.1.1.</w:t>
        </w:r>
        <w:r w:rsidR="00A67566">
          <w:rPr>
            <w:rFonts w:asciiTheme="minorHAnsi" w:eastAsiaTheme="minorEastAsia" w:hAnsiTheme="minorHAnsi" w:cstheme="minorBidi"/>
            <w:bCs w:val="0"/>
            <w:iCs w:val="0"/>
            <w:sz w:val="22"/>
            <w:szCs w:val="22"/>
          </w:rPr>
          <w:tab/>
        </w:r>
        <w:r w:rsidR="00A67566" w:rsidRPr="00766B98">
          <w:rPr>
            <w:rStyle w:val="ad"/>
          </w:rPr>
          <w:t>Пример запроса</w:t>
        </w:r>
        <w:r w:rsidR="00A67566">
          <w:rPr>
            <w:webHidden/>
          </w:rPr>
          <w:tab/>
        </w:r>
        <w:r w:rsidR="00A67566">
          <w:rPr>
            <w:webHidden/>
          </w:rPr>
          <w:fldChar w:fldCharType="begin"/>
        </w:r>
        <w:r w:rsidR="00A67566">
          <w:rPr>
            <w:webHidden/>
          </w:rPr>
          <w:instrText xml:space="preserve"> PAGEREF _Toc226457001 \h </w:instrText>
        </w:r>
        <w:r w:rsidR="00A67566">
          <w:rPr>
            <w:webHidden/>
          </w:rPr>
        </w:r>
        <w:r w:rsidR="00A67566">
          <w:rPr>
            <w:webHidden/>
          </w:rPr>
          <w:fldChar w:fldCharType="separate"/>
        </w:r>
        <w:r w:rsidR="00A67566">
          <w:rPr>
            <w:webHidden/>
          </w:rPr>
          <w:t>53</w:t>
        </w:r>
        <w:r w:rsidR="00A67566">
          <w:rPr>
            <w:webHidden/>
          </w:rPr>
          <w:fldChar w:fldCharType="end"/>
        </w:r>
      </w:hyperlink>
    </w:p>
    <w:p w14:paraId="1039CB08" w14:textId="77777777" w:rsidR="00A67566" w:rsidRDefault="00000000">
      <w:pPr>
        <w:pStyle w:val="25"/>
        <w:rPr>
          <w:rFonts w:asciiTheme="minorHAnsi" w:eastAsiaTheme="minorEastAsia" w:hAnsiTheme="minorHAnsi" w:cstheme="minorBidi"/>
          <w:bCs w:val="0"/>
          <w:sz w:val="22"/>
          <w:szCs w:val="22"/>
        </w:rPr>
      </w:pPr>
      <w:hyperlink w:anchor="_Toc226457002" w:history="1">
        <w:r w:rsidR="00A67566" w:rsidRPr="00766B98">
          <w:rPr>
            <w:rStyle w:val="ad"/>
          </w:rPr>
          <w:t>9.2.</w:t>
        </w:r>
        <w:r w:rsidR="00A67566">
          <w:rPr>
            <w:rFonts w:asciiTheme="minorHAnsi" w:eastAsiaTheme="minorEastAsia" w:hAnsiTheme="minorHAnsi" w:cstheme="minorBidi"/>
            <w:bCs w:val="0"/>
            <w:sz w:val="22"/>
            <w:szCs w:val="22"/>
          </w:rPr>
          <w:tab/>
        </w:r>
        <w:r w:rsidR="00A67566" w:rsidRPr="00766B98">
          <w:rPr>
            <w:rStyle w:val="ad"/>
          </w:rPr>
          <w:t>Параметры ответа</w:t>
        </w:r>
        <w:r w:rsidR="00A67566">
          <w:rPr>
            <w:webHidden/>
          </w:rPr>
          <w:tab/>
        </w:r>
        <w:r w:rsidR="00A67566">
          <w:rPr>
            <w:webHidden/>
          </w:rPr>
          <w:fldChar w:fldCharType="begin"/>
        </w:r>
        <w:r w:rsidR="00A67566">
          <w:rPr>
            <w:webHidden/>
          </w:rPr>
          <w:instrText xml:space="preserve"> PAGEREF _Toc226457002 \h </w:instrText>
        </w:r>
        <w:r w:rsidR="00A67566">
          <w:rPr>
            <w:webHidden/>
          </w:rPr>
        </w:r>
        <w:r w:rsidR="00A67566">
          <w:rPr>
            <w:webHidden/>
          </w:rPr>
          <w:fldChar w:fldCharType="separate"/>
        </w:r>
        <w:r w:rsidR="00A67566">
          <w:rPr>
            <w:webHidden/>
          </w:rPr>
          <w:t>54</w:t>
        </w:r>
        <w:r w:rsidR="00A67566">
          <w:rPr>
            <w:webHidden/>
          </w:rPr>
          <w:fldChar w:fldCharType="end"/>
        </w:r>
      </w:hyperlink>
    </w:p>
    <w:p w14:paraId="142EA9E1" w14:textId="77777777" w:rsidR="00A67566" w:rsidRDefault="00000000">
      <w:pPr>
        <w:pStyle w:val="34"/>
        <w:rPr>
          <w:rFonts w:asciiTheme="minorHAnsi" w:eastAsiaTheme="minorEastAsia" w:hAnsiTheme="minorHAnsi" w:cstheme="minorBidi"/>
          <w:bCs w:val="0"/>
          <w:iCs w:val="0"/>
          <w:sz w:val="22"/>
          <w:szCs w:val="22"/>
        </w:rPr>
      </w:pPr>
      <w:hyperlink w:anchor="_Toc226457003" w:history="1">
        <w:r w:rsidR="00A67566" w:rsidRPr="00766B98">
          <w:rPr>
            <w:rStyle w:val="ad"/>
          </w:rPr>
          <w:t>9.2.1.</w:t>
        </w:r>
        <w:r w:rsidR="00A67566">
          <w:rPr>
            <w:rFonts w:asciiTheme="minorHAnsi" w:eastAsiaTheme="minorEastAsia" w:hAnsiTheme="minorHAnsi" w:cstheme="minorBidi"/>
            <w:bCs w:val="0"/>
            <w:iCs w:val="0"/>
            <w:sz w:val="22"/>
            <w:szCs w:val="22"/>
          </w:rPr>
          <w:tab/>
        </w:r>
        <w:r w:rsidR="00A67566" w:rsidRPr="00766B98">
          <w:rPr>
            <w:rStyle w:val="ad"/>
          </w:rPr>
          <w:t>Пример ответа</w:t>
        </w:r>
        <w:r w:rsidR="00A67566">
          <w:rPr>
            <w:webHidden/>
          </w:rPr>
          <w:tab/>
        </w:r>
        <w:r w:rsidR="00A67566">
          <w:rPr>
            <w:webHidden/>
          </w:rPr>
          <w:fldChar w:fldCharType="begin"/>
        </w:r>
        <w:r w:rsidR="00A67566">
          <w:rPr>
            <w:webHidden/>
          </w:rPr>
          <w:instrText xml:space="preserve"> PAGEREF _Toc226457003 \h </w:instrText>
        </w:r>
        <w:r w:rsidR="00A67566">
          <w:rPr>
            <w:webHidden/>
          </w:rPr>
        </w:r>
        <w:r w:rsidR="00A67566">
          <w:rPr>
            <w:webHidden/>
          </w:rPr>
          <w:fldChar w:fldCharType="separate"/>
        </w:r>
        <w:r w:rsidR="00A67566">
          <w:rPr>
            <w:webHidden/>
          </w:rPr>
          <w:t>55</w:t>
        </w:r>
        <w:r w:rsidR="00A67566">
          <w:rPr>
            <w:webHidden/>
          </w:rPr>
          <w:fldChar w:fldCharType="end"/>
        </w:r>
      </w:hyperlink>
    </w:p>
    <w:p w14:paraId="5D37EA83" w14:textId="77777777" w:rsidR="00A67566" w:rsidRDefault="00000000">
      <w:pPr>
        <w:pStyle w:val="11"/>
        <w:rPr>
          <w:rFonts w:asciiTheme="minorHAnsi" w:eastAsiaTheme="minorEastAsia" w:hAnsiTheme="minorHAnsi" w:cstheme="minorBidi"/>
          <w:b w:val="0"/>
          <w:bCs w:val="0"/>
          <w:caps w:val="0"/>
          <w:sz w:val="22"/>
          <w:szCs w:val="22"/>
        </w:rPr>
      </w:pPr>
      <w:hyperlink w:anchor="_Toc226457004" w:history="1">
        <w:r w:rsidR="00A67566" w:rsidRPr="00766B98">
          <w:rPr>
            <w:rStyle w:val="ad"/>
          </w:rPr>
          <w:t>10.</w:t>
        </w:r>
        <w:r w:rsidR="00A67566">
          <w:rPr>
            <w:rFonts w:asciiTheme="minorHAnsi" w:eastAsiaTheme="minorEastAsia" w:hAnsiTheme="minorHAnsi" w:cstheme="minorBidi"/>
            <w:b w:val="0"/>
            <w:bCs w:val="0"/>
            <w:caps w:val="0"/>
            <w:sz w:val="22"/>
            <w:szCs w:val="22"/>
          </w:rPr>
          <w:tab/>
        </w:r>
        <w:r w:rsidR="00A67566" w:rsidRPr="00766B98">
          <w:rPr>
            <w:rStyle w:val="ad"/>
          </w:rPr>
          <w:t>Отчет «Несоответствие состояния записей учета в витринах данных локального Датамарта и Супердатамарта» (REPSDM)</w:t>
        </w:r>
        <w:r w:rsidR="00A67566">
          <w:rPr>
            <w:webHidden/>
          </w:rPr>
          <w:tab/>
        </w:r>
        <w:r w:rsidR="00A67566">
          <w:rPr>
            <w:webHidden/>
          </w:rPr>
          <w:fldChar w:fldCharType="begin"/>
        </w:r>
        <w:r w:rsidR="00A67566">
          <w:rPr>
            <w:webHidden/>
          </w:rPr>
          <w:instrText xml:space="preserve"> PAGEREF _Toc226457004 \h </w:instrText>
        </w:r>
        <w:r w:rsidR="00A67566">
          <w:rPr>
            <w:webHidden/>
          </w:rPr>
        </w:r>
        <w:r w:rsidR="00A67566">
          <w:rPr>
            <w:webHidden/>
          </w:rPr>
          <w:fldChar w:fldCharType="separate"/>
        </w:r>
        <w:r w:rsidR="00A67566">
          <w:rPr>
            <w:webHidden/>
          </w:rPr>
          <w:t>56</w:t>
        </w:r>
        <w:r w:rsidR="00A67566">
          <w:rPr>
            <w:webHidden/>
          </w:rPr>
          <w:fldChar w:fldCharType="end"/>
        </w:r>
      </w:hyperlink>
    </w:p>
    <w:p w14:paraId="452C9242" w14:textId="77777777" w:rsidR="00A67566" w:rsidRDefault="00000000">
      <w:pPr>
        <w:pStyle w:val="25"/>
        <w:rPr>
          <w:rFonts w:asciiTheme="minorHAnsi" w:eastAsiaTheme="minorEastAsia" w:hAnsiTheme="minorHAnsi" w:cstheme="minorBidi"/>
          <w:bCs w:val="0"/>
          <w:sz w:val="22"/>
          <w:szCs w:val="22"/>
        </w:rPr>
      </w:pPr>
      <w:hyperlink w:anchor="_Toc226457005" w:history="1">
        <w:r w:rsidR="00A67566" w:rsidRPr="00766B98">
          <w:rPr>
            <w:rStyle w:val="ad"/>
          </w:rPr>
          <w:t>10.1.</w:t>
        </w:r>
        <w:r w:rsidR="00A67566">
          <w:rPr>
            <w:rFonts w:asciiTheme="minorHAnsi" w:eastAsiaTheme="minorEastAsia" w:hAnsiTheme="minorHAnsi" w:cstheme="minorBidi"/>
            <w:bCs w:val="0"/>
            <w:sz w:val="22"/>
            <w:szCs w:val="22"/>
          </w:rPr>
          <w:tab/>
        </w:r>
        <w:r w:rsidR="00A67566" w:rsidRPr="00766B98">
          <w:rPr>
            <w:rStyle w:val="ad"/>
          </w:rPr>
          <w:t>Параметры запроса</w:t>
        </w:r>
        <w:r w:rsidR="00A67566">
          <w:rPr>
            <w:webHidden/>
          </w:rPr>
          <w:tab/>
        </w:r>
        <w:r w:rsidR="00A67566">
          <w:rPr>
            <w:webHidden/>
          </w:rPr>
          <w:fldChar w:fldCharType="begin"/>
        </w:r>
        <w:r w:rsidR="00A67566">
          <w:rPr>
            <w:webHidden/>
          </w:rPr>
          <w:instrText xml:space="preserve"> PAGEREF _Toc226457005 \h </w:instrText>
        </w:r>
        <w:r w:rsidR="00A67566">
          <w:rPr>
            <w:webHidden/>
          </w:rPr>
        </w:r>
        <w:r w:rsidR="00A67566">
          <w:rPr>
            <w:webHidden/>
          </w:rPr>
          <w:fldChar w:fldCharType="separate"/>
        </w:r>
        <w:r w:rsidR="00A67566">
          <w:rPr>
            <w:webHidden/>
          </w:rPr>
          <w:t>57</w:t>
        </w:r>
        <w:r w:rsidR="00A67566">
          <w:rPr>
            <w:webHidden/>
          </w:rPr>
          <w:fldChar w:fldCharType="end"/>
        </w:r>
      </w:hyperlink>
    </w:p>
    <w:p w14:paraId="59F3D2AE" w14:textId="77777777" w:rsidR="00A67566" w:rsidRDefault="00000000">
      <w:pPr>
        <w:pStyle w:val="34"/>
        <w:rPr>
          <w:rFonts w:asciiTheme="minorHAnsi" w:eastAsiaTheme="minorEastAsia" w:hAnsiTheme="minorHAnsi" w:cstheme="minorBidi"/>
          <w:bCs w:val="0"/>
          <w:iCs w:val="0"/>
          <w:sz w:val="22"/>
          <w:szCs w:val="22"/>
        </w:rPr>
      </w:pPr>
      <w:hyperlink w:anchor="_Toc226457006" w:history="1">
        <w:r w:rsidR="00A67566" w:rsidRPr="00766B98">
          <w:rPr>
            <w:rStyle w:val="ad"/>
          </w:rPr>
          <w:t>10.1.1.</w:t>
        </w:r>
        <w:r w:rsidR="00A67566">
          <w:rPr>
            <w:rFonts w:asciiTheme="minorHAnsi" w:eastAsiaTheme="minorEastAsia" w:hAnsiTheme="minorHAnsi" w:cstheme="minorBidi"/>
            <w:bCs w:val="0"/>
            <w:iCs w:val="0"/>
            <w:sz w:val="22"/>
            <w:szCs w:val="22"/>
          </w:rPr>
          <w:tab/>
        </w:r>
        <w:r w:rsidR="00A67566" w:rsidRPr="00766B98">
          <w:rPr>
            <w:rStyle w:val="ad"/>
          </w:rPr>
          <w:t>Пример запроса</w:t>
        </w:r>
        <w:r w:rsidR="00A67566">
          <w:rPr>
            <w:webHidden/>
          </w:rPr>
          <w:tab/>
        </w:r>
        <w:r w:rsidR="00A67566">
          <w:rPr>
            <w:webHidden/>
          </w:rPr>
          <w:fldChar w:fldCharType="begin"/>
        </w:r>
        <w:r w:rsidR="00A67566">
          <w:rPr>
            <w:webHidden/>
          </w:rPr>
          <w:instrText xml:space="preserve"> PAGEREF _Toc226457006 \h </w:instrText>
        </w:r>
        <w:r w:rsidR="00A67566">
          <w:rPr>
            <w:webHidden/>
          </w:rPr>
        </w:r>
        <w:r w:rsidR="00A67566">
          <w:rPr>
            <w:webHidden/>
          </w:rPr>
          <w:fldChar w:fldCharType="separate"/>
        </w:r>
        <w:r w:rsidR="00A67566">
          <w:rPr>
            <w:webHidden/>
          </w:rPr>
          <w:t>58</w:t>
        </w:r>
        <w:r w:rsidR="00A67566">
          <w:rPr>
            <w:webHidden/>
          </w:rPr>
          <w:fldChar w:fldCharType="end"/>
        </w:r>
      </w:hyperlink>
    </w:p>
    <w:p w14:paraId="79E63BD8" w14:textId="77777777" w:rsidR="00A67566" w:rsidRDefault="00000000">
      <w:pPr>
        <w:pStyle w:val="25"/>
        <w:rPr>
          <w:rFonts w:asciiTheme="minorHAnsi" w:eastAsiaTheme="minorEastAsia" w:hAnsiTheme="minorHAnsi" w:cstheme="minorBidi"/>
          <w:bCs w:val="0"/>
          <w:sz w:val="22"/>
          <w:szCs w:val="22"/>
        </w:rPr>
      </w:pPr>
      <w:hyperlink w:anchor="_Toc226457007" w:history="1">
        <w:r w:rsidR="00A67566" w:rsidRPr="00766B98">
          <w:rPr>
            <w:rStyle w:val="ad"/>
          </w:rPr>
          <w:t>10.2.</w:t>
        </w:r>
        <w:r w:rsidR="00A67566">
          <w:rPr>
            <w:rFonts w:asciiTheme="minorHAnsi" w:eastAsiaTheme="minorEastAsia" w:hAnsiTheme="minorHAnsi" w:cstheme="minorBidi"/>
            <w:bCs w:val="0"/>
            <w:sz w:val="22"/>
            <w:szCs w:val="22"/>
          </w:rPr>
          <w:tab/>
        </w:r>
        <w:r w:rsidR="00A67566" w:rsidRPr="00766B98">
          <w:rPr>
            <w:rStyle w:val="ad"/>
          </w:rPr>
          <w:t>Параметры ответа</w:t>
        </w:r>
        <w:r w:rsidR="00A67566">
          <w:rPr>
            <w:webHidden/>
          </w:rPr>
          <w:tab/>
        </w:r>
        <w:r w:rsidR="00A67566">
          <w:rPr>
            <w:webHidden/>
          </w:rPr>
          <w:fldChar w:fldCharType="begin"/>
        </w:r>
        <w:r w:rsidR="00A67566">
          <w:rPr>
            <w:webHidden/>
          </w:rPr>
          <w:instrText xml:space="preserve"> PAGEREF _Toc226457007 \h </w:instrText>
        </w:r>
        <w:r w:rsidR="00A67566">
          <w:rPr>
            <w:webHidden/>
          </w:rPr>
        </w:r>
        <w:r w:rsidR="00A67566">
          <w:rPr>
            <w:webHidden/>
          </w:rPr>
          <w:fldChar w:fldCharType="separate"/>
        </w:r>
        <w:r w:rsidR="00A67566">
          <w:rPr>
            <w:webHidden/>
          </w:rPr>
          <w:t>59</w:t>
        </w:r>
        <w:r w:rsidR="00A67566">
          <w:rPr>
            <w:webHidden/>
          </w:rPr>
          <w:fldChar w:fldCharType="end"/>
        </w:r>
      </w:hyperlink>
    </w:p>
    <w:p w14:paraId="1092B71F" w14:textId="77777777" w:rsidR="00A67566" w:rsidRDefault="00000000">
      <w:pPr>
        <w:pStyle w:val="34"/>
        <w:rPr>
          <w:rFonts w:asciiTheme="minorHAnsi" w:eastAsiaTheme="minorEastAsia" w:hAnsiTheme="minorHAnsi" w:cstheme="minorBidi"/>
          <w:bCs w:val="0"/>
          <w:iCs w:val="0"/>
          <w:sz w:val="22"/>
          <w:szCs w:val="22"/>
        </w:rPr>
      </w:pPr>
      <w:hyperlink w:anchor="_Toc226457008" w:history="1">
        <w:r w:rsidR="00A67566" w:rsidRPr="00766B98">
          <w:rPr>
            <w:rStyle w:val="ad"/>
          </w:rPr>
          <w:t>10.2.1.</w:t>
        </w:r>
        <w:r w:rsidR="00A67566">
          <w:rPr>
            <w:rFonts w:asciiTheme="minorHAnsi" w:eastAsiaTheme="minorEastAsia" w:hAnsiTheme="minorHAnsi" w:cstheme="minorBidi"/>
            <w:bCs w:val="0"/>
            <w:iCs w:val="0"/>
            <w:sz w:val="22"/>
            <w:szCs w:val="22"/>
          </w:rPr>
          <w:tab/>
        </w:r>
        <w:r w:rsidR="00A67566" w:rsidRPr="00766B98">
          <w:rPr>
            <w:rStyle w:val="ad"/>
          </w:rPr>
          <w:t>Пример ответа</w:t>
        </w:r>
        <w:r w:rsidR="00A67566">
          <w:rPr>
            <w:webHidden/>
          </w:rPr>
          <w:tab/>
        </w:r>
        <w:r w:rsidR="00A67566">
          <w:rPr>
            <w:webHidden/>
          </w:rPr>
          <w:fldChar w:fldCharType="begin"/>
        </w:r>
        <w:r w:rsidR="00A67566">
          <w:rPr>
            <w:webHidden/>
          </w:rPr>
          <w:instrText xml:space="preserve"> PAGEREF _Toc226457008 \h </w:instrText>
        </w:r>
        <w:r w:rsidR="00A67566">
          <w:rPr>
            <w:webHidden/>
          </w:rPr>
        </w:r>
        <w:r w:rsidR="00A67566">
          <w:rPr>
            <w:webHidden/>
          </w:rPr>
          <w:fldChar w:fldCharType="separate"/>
        </w:r>
        <w:r w:rsidR="00A67566">
          <w:rPr>
            <w:webHidden/>
          </w:rPr>
          <w:t>60</w:t>
        </w:r>
        <w:r w:rsidR="00A67566">
          <w:rPr>
            <w:webHidden/>
          </w:rPr>
          <w:fldChar w:fldCharType="end"/>
        </w:r>
      </w:hyperlink>
    </w:p>
    <w:p w14:paraId="6787D83B" w14:textId="77777777" w:rsidR="00A67566" w:rsidRDefault="00000000">
      <w:pPr>
        <w:pStyle w:val="11"/>
        <w:rPr>
          <w:rFonts w:asciiTheme="minorHAnsi" w:eastAsiaTheme="minorEastAsia" w:hAnsiTheme="minorHAnsi" w:cstheme="minorBidi"/>
          <w:b w:val="0"/>
          <w:bCs w:val="0"/>
          <w:caps w:val="0"/>
          <w:sz w:val="22"/>
          <w:szCs w:val="22"/>
        </w:rPr>
      </w:pPr>
      <w:hyperlink w:anchor="_Toc226457009" w:history="1">
        <w:r w:rsidR="00A67566" w:rsidRPr="00766B98">
          <w:rPr>
            <w:rStyle w:val="ad"/>
          </w:rPr>
          <w:t>11.</w:t>
        </w:r>
        <w:r w:rsidR="00A67566">
          <w:rPr>
            <w:rFonts w:asciiTheme="minorHAnsi" w:eastAsiaTheme="minorEastAsia" w:hAnsiTheme="minorHAnsi" w:cstheme="minorBidi"/>
            <w:b w:val="0"/>
            <w:bCs w:val="0"/>
            <w:caps w:val="0"/>
            <w:sz w:val="22"/>
            <w:szCs w:val="22"/>
          </w:rPr>
          <w:tab/>
        </w:r>
        <w:r w:rsidR="00A67566" w:rsidRPr="00766B98">
          <w:rPr>
            <w:rStyle w:val="ad"/>
          </w:rPr>
          <w:t>Отчет «Неконсистентность данных локального Датамарта и Супердатамарта» (NCSDM)</w:t>
        </w:r>
        <w:r w:rsidR="00A67566">
          <w:rPr>
            <w:webHidden/>
          </w:rPr>
          <w:tab/>
        </w:r>
        <w:r w:rsidR="00A67566">
          <w:rPr>
            <w:webHidden/>
          </w:rPr>
          <w:fldChar w:fldCharType="begin"/>
        </w:r>
        <w:r w:rsidR="00A67566">
          <w:rPr>
            <w:webHidden/>
          </w:rPr>
          <w:instrText xml:space="preserve"> PAGEREF _Toc226457009 \h </w:instrText>
        </w:r>
        <w:r w:rsidR="00A67566">
          <w:rPr>
            <w:webHidden/>
          </w:rPr>
        </w:r>
        <w:r w:rsidR="00A67566">
          <w:rPr>
            <w:webHidden/>
          </w:rPr>
          <w:fldChar w:fldCharType="separate"/>
        </w:r>
        <w:r w:rsidR="00A67566">
          <w:rPr>
            <w:webHidden/>
          </w:rPr>
          <w:t>61</w:t>
        </w:r>
        <w:r w:rsidR="00A67566">
          <w:rPr>
            <w:webHidden/>
          </w:rPr>
          <w:fldChar w:fldCharType="end"/>
        </w:r>
      </w:hyperlink>
    </w:p>
    <w:p w14:paraId="617F4392" w14:textId="77777777" w:rsidR="00A67566" w:rsidRDefault="00000000">
      <w:pPr>
        <w:pStyle w:val="25"/>
        <w:rPr>
          <w:rFonts w:asciiTheme="minorHAnsi" w:eastAsiaTheme="minorEastAsia" w:hAnsiTheme="minorHAnsi" w:cstheme="minorBidi"/>
          <w:bCs w:val="0"/>
          <w:sz w:val="22"/>
          <w:szCs w:val="22"/>
        </w:rPr>
      </w:pPr>
      <w:hyperlink w:anchor="_Toc226457010" w:history="1">
        <w:r w:rsidR="00A67566" w:rsidRPr="00766B98">
          <w:rPr>
            <w:rStyle w:val="ad"/>
          </w:rPr>
          <w:t>11.1.</w:t>
        </w:r>
        <w:r w:rsidR="00A67566">
          <w:rPr>
            <w:rFonts w:asciiTheme="minorHAnsi" w:eastAsiaTheme="minorEastAsia" w:hAnsiTheme="minorHAnsi" w:cstheme="minorBidi"/>
            <w:bCs w:val="0"/>
            <w:sz w:val="22"/>
            <w:szCs w:val="22"/>
          </w:rPr>
          <w:tab/>
        </w:r>
        <w:r w:rsidR="00A67566" w:rsidRPr="00766B98">
          <w:rPr>
            <w:rStyle w:val="ad"/>
          </w:rPr>
          <w:t>Параметры запроса</w:t>
        </w:r>
        <w:r w:rsidR="00A67566">
          <w:rPr>
            <w:webHidden/>
          </w:rPr>
          <w:tab/>
        </w:r>
        <w:r w:rsidR="00A67566">
          <w:rPr>
            <w:webHidden/>
          </w:rPr>
          <w:fldChar w:fldCharType="begin"/>
        </w:r>
        <w:r w:rsidR="00A67566">
          <w:rPr>
            <w:webHidden/>
          </w:rPr>
          <w:instrText xml:space="preserve"> PAGEREF _Toc226457010 \h </w:instrText>
        </w:r>
        <w:r w:rsidR="00A67566">
          <w:rPr>
            <w:webHidden/>
          </w:rPr>
        </w:r>
        <w:r w:rsidR="00A67566">
          <w:rPr>
            <w:webHidden/>
          </w:rPr>
          <w:fldChar w:fldCharType="separate"/>
        </w:r>
        <w:r w:rsidR="00A67566">
          <w:rPr>
            <w:webHidden/>
          </w:rPr>
          <w:t>63</w:t>
        </w:r>
        <w:r w:rsidR="00A67566">
          <w:rPr>
            <w:webHidden/>
          </w:rPr>
          <w:fldChar w:fldCharType="end"/>
        </w:r>
      </w:hyperlink>
    </w:p>
    <w:p w14:paraId="6A5026B5" w14:textId="77777777" w:rsidR="00A67566" w:rsidRDefault="00000000">
      <w:pPr>
        <w:pStyle w:val="34"/>
        <w:rPr>
          <w:rFonts w:asciiTheme="minorHAnsi" w:eastAsiaTheme="minorEastAsia" w:hAnsiTheme="minorHAnsi" w:cstheme="minorBidi"/>
          <w:bCs w:val="0"/>
          <w:iCs w:val="0"/>
          <w:sz w:val="22"/>
          <w:szCs w:val="22"/>
        </w:rPr>
      </w:pPr>
      <w:hyperlink w:anchor="_Toc226457011" w:history="1">
        <w:r w:rsidR="00A67566" w:rsidRPr="00766B98">
          <w:rPr>
            <w:rStyle w:val="ad"/>
          </w:rPr>
          <w:t>11.1.1.</w:t>
        </w:r>
        <w:r w:rsidR="00A67566">
          <w:rPr>
            <w:rFonts w:asciiTheme="minorHAnsi" w:eastAsiaTheme="minorEastAsia" w:hAnsiTheme="minorHAnsi" w:cstheme="minorBidi"/>
            <w:bCs w:val="0"/>
            <w:iCs w:val="0"/>
            <w:sz w:val="22"/>
            <w:szCs w:val="22"/>
          </w:rPr>
          <w:tab/>
        </w:r>
        <w:r w:rsidR="00A67566" w:rsidRPr="00766B98">
          <w:rPr>
            <w:rStyle w:val="ad"/>
          </w:rPr>
          <w:t>Пример запроса</w:t>
        </w:r>
        <w:r w:rsidR="00A67566">
          <w:rPr>
            <w:webHidden/>
          </w:rPr>
          <w:tab/>
        </w:r>
        <w:r w:rsidR="00A67566">
          <w:rPr>
            <w:webHidden/>
          </w:rPr>
          <w:fldChar w:fldCharType="begin"/>
        </w:r>
        <w:r w:rsidR="00A67566">
          <w:rPr>
            <w:webHidden/>
          </w:rPr>
          <w:instrText xml:space="preserve"> PAGEREF _Toc226457011 \h </w:instrText>
        </w:r>
        <w:r w:rsidR="00A67566">
          <w:rPr>
            <w:webHidden/>
          </w:rPr>
        </w:r>
        <w:r w:rsidR="00A67566">
          <w:rPr>
            <w:webHidden/>
          </w:rPr>
          <w:fldChar w:fldCharType="separate"/>
        </w:r>
        <w:r w:rsidR="00A67566">
          <w:rPr>
            <w:webHidden/>
          </w:rPr>
          <w:t>64</w:t>
        </w:r>
        <w:r w:rsidR="00A67566">
          <w:rPr>
            <w:webHidden/>
          </w:rPr>
          <w:fldChar w:fldCharType="end"/>
        </w:r>
      </w:hyperlink>
    </w:p>
    <w:p w14:paraId="1FE9D276" w14:textId="77777777" w:rsidR="00A67566" w:rsidRDefault="00000000">
      <w:pPr>
        <w:pStyle w:val="25"/>
        <w:rPr>
          <w:rFonts w:asciiTheme="minorHAnsi" w:eastAsiaTheme="minorEastAsia" w:hAnsiTheme="minorHAnsi" w:cstheme="minorBidi"/>
          <w:bCs w:val="0"/>
          <w:sz w:val="22"/>
          <w:szCs w:val="22"/>
        </w:rPr>
      </w:pPr>
      <w:hyperlink w:anchor="_Toc226457012" w:history="1">
        <w:r w:rsidR="00A67566" w:rsidRPr="00766B98">
          <w:rPr>
            <w:rStyle w:val="ad"/>
          </w:rPr>
          <w:t>11.2.</w:t>
        </w:r>
        <w:r w:rsidR="00A67566">
          <w:rPr>
            <w:rFonts w:asciiTheme="minorHAnsi" w:eastAsiaTheme="minorEastAsia" w:hAnsiTheme="minorHAnsi" w:cstheme="minorBidi"/>
            <w:bCs w:val="0"/>
            <w:sz w:val="22"/>
            <w:szCs w:val="22"/>
          </w:rPr>
          <w:tab/>
        </w:r>
        <w:r w:rsidR="00A67566" w:rsidRPr="00766B98">
          <w:rPr>
            <w:rStyle w:val="ad"/>
          </w:rPr>
          <w:t>Параметры ответа</w:t>
        </w:r>
        <w:r w:rsidR="00A67566">
          <w:rPr>
            <w:webHidden/>
          </w:rPr>
          <w:tab/>
        </w:r>
        <w:r w:rsidR="00A67566">
          <w:rPr>
            <w:webHidden/>
          </w:rPr>
          <w:fldChar w:fldCharType="begin"/>
        </w:r>
        <w:r w:rsidR="00A67566">
          <w:rPr>
            <w:webHidden/>
          </w:rPr>
          <w:instrText xml:space="preserve"> PAGEREF _Toc226457012 \h </w:instrText>
        </w:r>
        <w:r w:rsidR="00A67566">
          <w:rPr>
            <w:webHidden/>
          </w:rPr>
        </w:r>
        <w:r w:rsidR="00A67566">
          <w:rPr>
            <w:webHidden/>
          </w:rPr>
          <w:fldChar w:fldCharType="separate"/>
        </w:r>
        <w:r w:rsidR="00A67566">
          <w:rPr>
            <w:webHidden/>
          </w:rPr>
          <w:t>65</w:t>
        </w:r>
        <w:r w:rsidR="00A67566">
          <w:rPr>
            <w:webHidden/>
          </w:rPr>
          <w:fldChar w:fldCharType="end"/>
        </w:r>
      </w:hyperlink>
    </w:p>
    <w:p w14:paraId="683BB123" w14:textId="77777777" w:rsidR="00A67566" w:rsidRDefault="00000000">
      <w:pPr>
        <w:pStyle w:val="34"/>
        <w:rPr>
          <w:rFonts w:asciiTheme="minorHAnsi" w:eastAsiaTheme="minorEastAsia" w:hAnsiTheme="minorHAnsi" w:cstheme="minorBidi"/>
          <w:bCs w:val="0"/>
          <w:iCs w:val="0"/>
          <w:sz w:val="22"/>
          <w:szCs w:val="22"/>
        </w:rPr>
      </w:pPr>
      <w:hyperlink w:anchor="_Toc226457013" w:history="1">
        <w:r w:rsidR="00A67566" w:rsidRPr="00766B98">
          <w:rPr>
            <w:rStyle w:val="ad"/>
          </w:rPr>
          <w:t>11.2.1.</w:t>
        </w:r>
        <w:r w:rsidR="00A67566">
          <w:rPr>
            <w:rFonts w:asciiTheme="minorHAnsi" w:eastAsiaTheme="minorEastAsia" w:hAnsiTheme="minorHAnsi" w:cstheme="minorBidi"/>
            <w:bCs w:val="0"/>
            <w:iCs w:val="0"/>
            <w:sz w:val="22"/>
            <w:szCs w:val="22"/>
          </w:rPr>
          <w:tab/>
        </w:r>
        <w:r w:rsidR="00A67566" w:rsidRPr="00766B98">
          <w:rPr>
            <w:rStyle w:val="ad"/>
          </w:rPr>
          <w:t>Пример ответа</w:t>
        </w:r>
        <w:r w:rsidR="00A67566">
          <w:rPr>
            <w:webHidden/>
          </w:rPr>
          <w:tab/>
        </w:r>
        <w:r w:rsidR="00A67566">
          <w:rPr>
            <w:webHidden/>
          </w:rPr>
          <w:fldChar w:fldCharType="begin"/>
        </w:r>
        <w:r w:rsidR="00A67566">
          <w:rPr>
            <w:webHidden/>
          </w:rPr>
          <w:instrText xml:space="preserve"> PAGEREF _Toc226457013 \h </w:instrText>
        </w:r>
        <w:r w:rsidR="00A67566">
          <w:rPr>
            <w:webHidden/>
          </w:rPr>
        </w:r>
        <w:r w:rsidR="00A67566">
          <w:rPr>
            <w:webHidden/>
          </w:rPr>
          <w:fldChar w:fldCharType="separate"/>
        </w:r>
        <w:r w:rsidR="00A67566">
          <w:rPr>
            <w:webHidden/>
          </w:rPr>
          <w:t>66</w:t>
        </w:r>
        <w:r w:rsidR="00A67566">
          <w:rPr>
            <w:webHidden/>
          </w:rPr>
          <w:fldChar w:fldCharType="end"/>
        </w:r>
      </w:hyperlink>
    </w:p>
    <w:p w14:paraId="5507755D" w14:textId="77777777" w:rsidR="00A67566" w:rsidRDefault="00000000">
      <w:pPr>
        <w:pStyle w:val="11"/>
        <w:rPr>
          <w:rFonts w:asciiTheme="minorHAnsi" w:eastAsiaTheme="minorEastAsia" w:hAnsiTheme="minorHAnsi" w:cstheme="minorBidi"/>
          <w:b w:val="0"/>
          <w:bCs w:val="0"/>
          <w:caps w:val="0"/>
          <w:sz w:val="22"/>
          <w:szCs w:val="22"/>
        </w:rPr>
      </w:pPr>
      <w:hyperlink w:anchor="_Toc226457014" w:history="1">
        <w:r w:rsidR="00A67566" w:rsidRPr="00766B98">
          <w:rPr>
            <w:rStyle w:val="ad"/>
          </w:rPr>
          <w:t>12.</w:t>
        </w:r>
        <w:r w:rsidR="00A67566">
          <w:rPr>
            <w:rFonts w:asciiTheme="minorHAnsi" w:eastAsiaTheme="minorEastAsia" w:hAnsiTheme="minorHAnsi" w:cstheme="minorBidi"/>
            <w:b w:val="0"/>
            <w:bCs w:val="0"/>
            <w:caps w:val="0"/>
            <w:sz w:val="22"/>
            <w:szCs w:val="22"/>
          </w:rPr>
          <w:tab/>
        </w:r>
        <w:r w:rsidR="00A67566" w:rsidRPr="00766B98">
          <w:rPr>
            <w:rStyle w:val="ad"/>
          </w:rPr>
          <w:t>Отчет «Сверка внутренних расчетов между ТОФК (по счету 3410 «Внутриказначейские расчеты»)» (InternalCalc)</w:t>
        </w:r>
        <w:r w:rsidR="00A67566">
          <w:rPr>
            <w:webHidden/>
          </w:rPr>
          <w:tab/>
        </w:r>
        <w:r w:rsidR="00A67566">
          <w:rPr>
            <w:webHidden/>
          </w:rPr>
          <w:fldChar w:fldCharType="begin"/>
        </w:r>
        <w:r w:rsidR="00A67566">
          <w:rPr>
            <w:webHidden/>
          </w:rPr>
          <w:instrText xml:space="preserve"> PAGEREF _Toc226457014 \h </w:instrText>
        </w:r>
        <w:r w:rsidR="00A67566">
          <w:rPr>
            <w:webHidden/>
          </w:rPr>
        </w:r>
        <w:r w:rsidR="00A67566">
          <w:rPr>
            <w:webHidden/>
          </w:rPr>
          <w:fldChar w:fldCharType="separate"/>
        </w:r>
        <w:r w:rsidR="00A67566">
          <w:rPr>
            <w:webHidden/>
          </w:rPr>
          <w:t>67</w:t>
        </w:r>
        <w:r w:rsidR="00A67566">
          <w:rPr>
            <w:webHidden/>
          </w:rPr>
          <w:fldChar w:fldCharType="end"/>
        </w:r>
      </w:hyperlink>
    </w:p>
    <w:p w14:paraId="1A2E4EF9" w14:textId="77777777" w:rsidR="00A67566" w:rsidRDefault="00000000">
      <w:pPr>
        <w:pStyle w:val="25"/>
        <w:rPr>
          <w:rFonts w:asciiTheme="minorHAnsi" w:eastAsiaTheme="minorEastAsia" w:hAnsiTheme="minorHAnsi" w:cstheme="minorBidi"/>
          <w:bCs w:val="0"/>
          <w:sz w:val="22"/>
          <w:szCs w:val="22"/>
        </w:rPr>
      </w:pPr>
      <w:hyperlink w:anchor="_Toc226457015" w:history="1">
        <w:r w:rsidR="00A67566" w:rsidRPr="00766B98">
          <w:rPr>
            <w:rStyle w:val="ad"/>
          </w:rPr>
          <w:t>12.1.</w:t>
        </w:r>
        <w:r w:rsidR="00A67566">
          <w:rPr>
            <w:rFonts w:asciiTheme="minorHAnsi" w:eastAsiaTheme="minorEastAsia" w:hAnsiTheme="minorHAnsi" w:cstheme="minorBidi"/>
            <w:bCs w:val="0"/>
            <w:sz w:val="22"/>
            <w:szCs w:val="22"/>
          </w:rPr>
          <w:tab/>
        </w:r>
        <w:r w:rsidR="00A67566" w:rsidRPr="00766B98">
          <w:rPr>
            <w:rStyle w:val="ad"/>
          </w:rPr>
          <w:t>Параметры запроса</w:t>
        </w:r>
        <w:r w:rsidR="00A67566">
          <w:rPr>
            <w:webHidden/>
          </w:rPr>
          <w:tab/>
        </w:r>
        <w:r w:rsidR="00A67566">
          <w:rPr>
            <w:webHidden/>
          </w:rPr>
          <w:fldChar w:fldCharType="begin"/>
        </w:r>
        <w:r w:rsidR="00A67566">
          <w:rPr>
            <w:webHidden/>
          </w:rPr>
          <w:instrText xml:space="preserve"> PAGEREF _Toc226457015 \h </w:instrText>
        </w:r>
        <w:r w:rsidR="00A67566">
          <w:rPr>
            <w:webHidden/>
          </w:rPr>
        </w:r>
        <w:r w:rsidR="00A67566">
          <w:rPr>
            <w:webHidden/>
          </w:rPr>
          <w:fldChar w:fldCharType="separate"/>
        </w:r>
        <w:r w:rsidR="00A67566">
          <w:rPr>
            <w:webHidden/>
          </w:rPr>
          <w:t>68</w:t>
        </w:r>
        <w:r w:rsidR="00A67566">
          <w:rPr>
            <w:webHidden/>
          </w:rPr>
          <w:fldChar w:fldCharType="end"/>
        </w:r>
      </w:hyperlink>
    </w:p>
    <w:p w14:paraId="7D98664B" w14:textId="77777777" w:rsidR="00A67566" w:rsidRDefault="00000000">
      <w:pPr>
        <w:pStyle w:val="34"/>
        <w:rPr>
          <w:rFonts w:asciiTheme="minorHAnsi" w:eastAsiaTheme="minorEastAsia" w:hAnsiTheme="minorHAnsi" w:cstheme="minorBidi"/>
          <w:bCs w:val="0"/>
          <w:iCs w:val="0"/>
          <w:sz w:val="22"/>
          <w:szCs w:val="22"/>
        </w:rPr>
      </w:pPr>
      <w:hyperlink w:anchor="_Toc226457016" w:history="1">
        <w:r w:rsidR="00A67566" w:rsidRPr="00766B98">
          <w:rPr>
            <w:rStyle w:val="ad"/>
          </w:rPr>
          <w:t>12.1.1.</w:t>
        </w:r>
        <w:r w:rsidR="00A67566">
          <w:rPr>
            <w:rFonts w:asciiTheme="minorHAnsi" w:eastAsiaTheme="minorEastAsia" w:hAnsiTheme="minorHAnsi" w:cstheme="minorBidi"/>
            <w:bCs w:val="0"/>
            <w:iCs w:val="0"/>
            <w:sz w:val="22"/>
            <w:szCs w:val="22"/>
          </w:rPr>
          <w:tab/>
        </w:r>
        <w:r w:rsidR="00A67566" w:rsidRPr="00766B98">
          <w:rPr>
            <w:rStyle w:val="ad"/>
          </w:rPr>
          <w:t>Пример запроса</w:t>
        </w:r>
        <w:r w:rsidR="00A67566">
          <w:rPr>
            <w:webHidden/>
          </w:rPr>
          <w:tab/>
        </w:r>
        <w:r w:rsidR="00A67566">
          <w:rPr>
            <w:webHidden/>
          </w:rPr>
          <w:fldChar w:fldCharType="begin"/>
        </w:r>
        <w:r w:rsidR="00A67566">
          <w:rPr>
            <w:webHidden/>
          </w:rPr>
          <w:instrText xml:space="preserve"> PAGEREF _Toc226457016 \h </w:instrText>
        </w:r>
        <w:r w:rsidR="00A67566">
          <w:rPr>
            <w:webHidden/>
          </w:rPr>
        </w:r>
        <w:r w:rsidR="00A67566">
          <w:rPr>
            <w:webHidden/>
          </w:rPr>
          <w:fldChar w:fldCharType="separate"/>
        </w:r>
        <w:r w:rsidR="00A67566">
          <w:rPr>
            <w:webHidden/>
          </w:rPr>
          <w:t>70</w:t>
        </w:r>
        <w:r w:rsidR="00A67566">
          <w:rPr>
            <w:webHidden/>
          </w:rPr>
          <w:fldChar w:fldCharType="end"/>
        </w:r>
      </w:hyperlink>
    </w:p>
    <w:p w14:paraId="5A994228" w14:textId="77777777" w:rsidR="00A67566" w:rsidRDefault="00000000">
      <w:pPr>
        <w:pStyle w:val="25"/>
        <w:rPr>
          <w:rFonts w:asciiTheme="minorHAnsi" w:eastAsiaTheme="minorEastAsia" w:hAnsiTheme="minorHAnsi" w:cstheme="minorBidi"/>
          <w:bCs w:val="0"/>
          <w:sz w:val="22"/>
          <w:szCs w:val="22"/>
        </w:rPr>
      </w:pPr>
      <w:hyperlink w:anchor="_Toc226457017" w:history="1">
        <w:r w:rsidR="00A67566" w:rsidRPr="00766B98">
          <w:rPr>
            <w:rStyle w:val="ad"/>
          </w:rPr>
          <w:t>12.2.</w:t>
        </w:r>
        <w:r w:rsidR="00A67566">
          <w:rPr>
            <w:rFonts w:asciiTheme="minorHAnsi" w:eastAsiaTheme="minorEastAsia" w:hAnsiTheme="minorHAnsi" w:cstheme="minorBidi"/>
            <w:bCs w:val="0"/>
            <w:sz w:val="22"/>
            <w:szCs w:val="22"/>
          </w:rPr>
          <w:tab/>
        </w:r>
        <w:r w:rsidR="00A67566" w:rsidRPr="00766B98">
          <w:rPr>
            <w:rStyle w:val="ad"/>
          </w:rPr>
          <w:t>Параметры ответа</w:t>
        </w:r>
        <w:r w:rsidR="00A67566">
          <w:rPr>
            <w:webHidden/>
          </w:rPr>
          <w:tab/>
        </w:r>
        <w:r w:rsidR="00A67566">
          <w:rPr>
            <w:webHidden/>
          </w:rPr>
          <w:fldChar w:fldCharType="begin"/>
        </w:r>
        <w:r w:rsidR="00A67566">
          <w:rPr>
            <w:webHidden/>
          </w:rPr>
          <w:instrText xml:space="preserve"> PAGEREF _Toc226457017 \h </w:instrText>
        </w:r>
        <w:r w:rsidR="00A67566">
          <w:rPr>
            <w:webHidden/>
          </w:rPr>
        </w:r>
        <w:r w:rsidR="00A67566">
          <w:rPr>
            <w:webHidden/>
          </w:rPr>
          <w:fldChar w:fldCharType="separate"/>
        </w:r>
        <w:r w:rsidR="00A67566">
          <w:rPr>
            <w:webHidden/>
          </w:rPr>
          <w:t>70</w:t>
        </w:r>
        <w:r w:rsidR="00A67566">
          <w:rPr>
            <w:webHidden/>
          </w:rPr>
          <w:fldChar w:fldCharType="end"/>
        </w:r>
      </w:hyperlink>
    </w:p>
    <w:p w14:paraId="448BDC90" w14:textId="77777777" w:rsidR="00A67566" w:rsidRDefault="00000000">
      <w:pPr>
        <w:pStyle w:val="34"/>
        <w:rPr>
          <w:rFonts w:asciiTheme="minorHAnsi" w:eastAsiaTheme="minorEastAsia" w:hAnsiTheme="minorHAnsi" w:cstheme="minorBidi"/>
          <w:bCs w:val="0"/>
          <w:iCs w:val="0"/>
          <w:sz w:val="22"/>
          <w:szCs w:val="22"/>
        </w:rPr>
      </w:pPr>
      <w:hyperlink w:anchor="_Toc226457018" w:history="1">
        <w:r w:rsidR="00A67566" w:rsidRPr="00766B98">
          <w:rPr>
            <w:rStyle w:val="ad"/>
          </w:rPr>
          <w:t>12.2.1.</w:t>
        </w:r>
        <w:r w:rsidR="00A67566">
          <w:rPr>
            <w:rFonts w:asciiTheme="minorHAnsi" w:eastAsiaTheme="minorEastAsia" w:hAnsiTheme="minorHAnsi" w:cstheme="minorBidi"/>
            <w:bCs w:val="0"/>
            <w:iCs w:val="0"/>
            <w:sz w:val="22"/>
            <w:szCs w:val="22"/>
          </w:rPr>
          <w:tab/>
        </w:r>
        <w:r w:rsidR="00A67566" w:rsidRPr="00766B98">
          <w:rPr>
            <w:rStyle w:val="ad"/>
          </w:rPr>
          <w:t>Пример ответа</w:t>
        </w:r>
        <w:r w:rsidR="00A67566">
          <w:rPr>
            <w:webHidden/>
          </w:rPr>
          <w:tab/>
        </w:r>
        <w:r w:rsidR="00A67566">
          <w:rPr>
            <w:webHidden/>
          </w:rPr>
          <w:fldChar w:fldCharType="begin"/>
        </w:r>
        <w:r w:rsidR="00A67566">
          <w:rPr>
            <w:webHidden/>
          </w:rPr>
          <w:instrText xml:space="preserve"> PAGEREF _Toc226457018 \h </w:instrText>
        </w:r>
        <w:r w:rsidR="00A67566">
          <w:rPr>
            <w:webHidden/>
          </w:rPr>
        </w:r>
        <w:r w:rsidR="00A67566">
          <w:rPr>
            <w:webHidden/>
          </w:rPr>
          <w:fldChar w:fldCharType="separate"/>
        </w:r>
        <w:r w:rsidR="00A67566">
          <w:rPr>
            <w:webHidden/>
          </w:rPr>
          <w:t>75</w:t>
        </w:r>
        <w:r w:rsidR="00A67566">
          <w:rPr>
            <w:webHidden/>
          </w:rPr>
          <w:fldChar w:fldCharType="end"/>
        </w:r>
      </w:hyperlink>
    </w:p>
    <w:p w14:paraId="44994698" w14:textId="77777777" w:rsidR="00A67566" w:rsidRDefault="00000000">
      <w:pPr>
        <w:pStyle w:val="11"/>
        <w:rPr>
          <w:rFonts w:asciiTheme="minorHAnsi" w:eastAsiaTheme="minorEastAsia" w:hAnsiTheme="minorHAnsi" w:cstheme="minorBidi"/>
          <w:b w:val="0"/>
          <w:bCs w:val="0"/>
          <w:caps w:val="0"/>
          <w:sz w:val="22"/>
          <w:szCs w:val="22"/>
        </w:rPr>
      </w:pPr>
      <w:hyperlink w:anchor="_Toc226457019" w:history="1">
        <w:r w:rsidR="00A67566" w:rsidRPr="00766B98">
          <w:rPr>
            <w:rStyle w:val="ad"/>
          </w:rPr>
          <w:t>13.</w:t>
        </w:r>
        <w:r w:rsidR="00A67566">
          <w:rPr>
            <w:rFonts w:asciiTheme="minorHAnsi" w:eastAsiaTheme="minorEastAsia" w:hAnsiTheme="minorHAnsi" w:cstheme="minorBidi"/>
            <w:b w:val="0"/>
            <w:bCs w:val="0"/>
            <w:caps w:val="0"/>
            <w:sz w:val="22"/>
            <w:szCs w:val="22"/>
          </w:rPr>
          <w:tab/>
        </w:r>
        <w:r w:rsidR="00A67566" w:rsidRPr="00766B98">
          <w:rPr>
            <w:rStyle w:val="ad"/>
          </w:rPr>
          <w:t>Отчет «Сверка взаимосвязанных расчетов между разными учетными модулями одного ТОФК (по счету 3430 «Межсистемные расчеты»)» (InterSysCalc)</w:t>
        </w:r>
        <w:r w:rsidR="00A67566">
          <w:rPr>
            <w:webHidden/>
          </w:rPr>
          <w:tab/>
        </w:r>
        <w:r w:rsidR="00A67566">
          <w:rPr>
            <w:webHidden/>
          </w:rPr>
          <w:fldChar w:fldCharType="begin"/>
        </w:r>
        <w:r w:rsidR="00A67566">
          <w:rPr>
            <w:webHidden/>
          </w:rPr>
          <w:instrText xml:space="preserve"> PAGEREF _Toc226457019 \h </w:instrText>
        </w:r>
        <w:r w:rsidR="00A67566">
          <w:rPr>
            <w:webHidden/>
          </w:rPr>
        </w:r>
        <w:r w:rsidR="00A67566">
          <w:rPr>
            <w:webHidden/>
          </w:rPr>
          <w:fldChar w:fldCharType="separate"/>
        </w:r>
        <w:r w:rsidR="00A67566">
          <w:rPr>
            <w:webHidden/>
          </w:rPr>
          <w:t>79</w:t>
        </w:r>
        <w:r w:rsidR="00A67566">
          <w:rPr>
            <w:webHidden/>
          </w:rPr>
          <w:fldChar w:fldCharType="end"/>
        </w:r>
      </w:hyperlink>
    </w:p>
    <w:p w14:paraId="47361D98" w14:textId="77777777" w:rsidR="00A67566" w:rsidRDefault="00000000">
      <w:pPr>
        <w:pStyle w:val="25"/>
        <w:rPr>
          <w:rFonts w:asciiTheme="minorHAnsi" w:eastAsiaTheme="minorEastAsia" w:hAnsiTheme="minorHAnsi" w:cstheme="minorBidi"/>
          <w:bCs w:val="0"/>
          <w:sz w:val="22"/>
          <w:szCs w:val="22"/>
        </w:rPr>
      </w:pPr>
      <w:hyperlink w:anchor="_Toc226457020" w:history="1">
        <w:r w:rsidR="00A67566" w:rsidRPr="00766B98">
          <w:rPr>
            <w:rStyle w:val="ad"/>
          </w:rPr>
          <w:t>13.1.</w:t>
        </w:r>
        <w:r w:rsidR="00A67566">
          <w:rPr>
            <w:rFonts w:asciiTheme="minorHAnsi" w:eastAsiaTheme="minorEastAsia" w:hAnsiTheme="minorHAnsi" w:cstheme="minorBidi"/>
            <w:bCs w:val="0"/>
            <w:sz w:val="22"/>
            <w:szCs w:val="22"/>
          </w:rPr>
          <w:tab/>
        </w:r>
        <w:r w:rsidR="00A67566" w:rsidRPr="00766B98">
          <w:rPr>
            <w:rStyle w:val="ad"/>
          </w:rPr>
          <w:t>Параметры запроса</w:t>
        </w:r>
        <w:r w:rsidR="00A67566">
          <w:rPr>
            <w:webHidden/>
          </w:rPr>
          <w:tab/>
        </w:r>
        <w:r w:rsidR="00A67566">
          <w:rPr>
            <w:webHidden/>
          </w:rPr>
          <w:fldChar w:fldCharType="begin"/>
        </w:r>
        <w:r w:rsidR="00A67566">
          <w:rPr>
            <w:webHidden/>
          </w:rPr>
          <w:instrText xml:space="preserve"> PAGEREF _Toc226457020 \h </w:instrText>
        </w:r>
        <w:r w:rsidR="00A67566">
          <w:rPr>
            <w:webHidden/>
          </w:rPr>
        </w:r>
        <w:r w:rsidR="00A67566">
          <w:rPr>
            <w:webHidden/>
          </w:rPr>
          <w:fldChar w:fldCharType="separate"/>
        </w:r>
        <w:r w:rsidR="00A67566">
          <w:rPr>
            <w:webHidden/>
          </w:rPr>
          <w:t>80</w:t>
        </w:r>
        <w:r w:rsidR="00A67566">
          <w:rPr>
            <w:webHidden/>
          </w:rPr>
          <w:fldChar w:fldCharType="end"/>
        </w:r>
      </w:hyperlink>
    </w:p>
    <w:p w14:paraId="021A2B09" w14:textId="77777777" w:rsidR="00A67566" w:rsidRDefault="00000000">
      <w:pPr>
        <w:pStyle w:val="34"/>
        <w:rPr>
          <w:rFonts w:asciiTheme="minorHAnsi" w:eastAsiaTheme="minorEastAsia" w:hAnsiTheme="minorHAnsi" w:cstheme="minorBidi"/>
          <w:bCs w:val="0"/>
          <w:iCs w:val="0"/>
          <w:sz w:val="22"/>
          <w:szCs w:val="22"/>
        </w:rPr>
      </w:pPr>
      <w:hyperlink w:anchor="_Toc226457021" w:history="1">
        <w:r w:rsidR="00A67566" w:rsidRPr="00766B98">
          <w:rPr>
            <w:rStyle w:val="ad"/>
          </w:rPr>
          <w:t>13.1.1.</w:t>
        </w:r>
        <w:r w:rsidR="00A67566">
          <w:rPr>
            <w:rFonts w:asciiTheme="minorHAnsi" w:eastAsiaTheme="minorEastAsia" w:hAnsiTheme="minorHAnsi" w:cstheme="minorBidi"/>
            <w:bCs w:val="0"/>
            <w:iCs w:val="0"/>
            <w:sz w:val="22"/>
            <w:szCs w:val="22"/>
          </w:rPr>
          <w:tab/>
        </w:r>
        <w:r w:rsidR="00A67566" w:rsidRPr="00766B98">
          <w:rPr>
            <w:rStyle w:val="ad"/>
          </w:rPr>
          <w:t>Пример запроса</w:t>
        </w:r>
        <w:r w:rsidR="00A67566">
          <w:rPr>
            <w:webHidden/>
          </w:rPr>
          <w:tab/>
        </w:r>
        <w:r w:rsidR="00A67566">
          <w:rPr>
            <w:webHidden/>
          </w:rPr>
          <w:fldChar w:fldCharType="begin"/>
        </w:r>
        <w:r w:rsidR="00A67566">
          <w:rPr>
            <w:webHidden/>
          </w:rPr>
          <w:instrText xml:space="preserve"> PAGEREF _Toc226457021 \h </w:instrText>
        </w:r>
        <w:r w:rsidR="00A67566">
          <w:rPr>
            <w:webHidden/>
          </w:rPr>
        </w:r>
        <w:r w:rsidR="00A67566">
          <w:rPr>
            <w:webHidden/>
          </w:rPr>
          <w:fldChar w:fldCharType="separate"/>
        </w:r>
        <w:r w:rsidR="00A67566">
          <w:rPr>
            <w:webHidden/>
          </w:rPr>
          <w:t>82</w:t>
        </w:r>
        <w:r w:rsidR="00A67566">
          <w:rPr>
            <w:webHidden/>
          </w:rPr>
          <w:fldChar w:fldCharType="end"/>
        </w:r>
      </w:hyperlink>
    </w:p>
    <w:p w14:paraId="40F1B171" w14:textId="77777777" w:rsidR="00A67566" w:rsidRDefault="00000000">
      <w:pPr>
        <w:pStyle w:val="25"/>
        <w:rPr>
          <w:rFonts w:asciiTheme="minorHAnsi" w:eastAsiaTheme="minorEastAsia" w:hAnsiTheme="minorHAnsi" w:cstheme="minorBidi"/>
          <w:bCs w:val="0"/>
          <w:sz w:val="22"/>
          <w:szCs w:val="22"/>
        </w:rPr>
      </w:pPr>
      <w:hyperlink w:anchor="_Toc226457022" w:history="1">
        <w:r w:rsidR="00A67566" w:rsidRPr="00766B98">
          <w:rPr>
            <w:rStyle w:val="ad"/>
          </w:rPr>
          <w:t>13.2.</w:t>
        </w:r>
        <w:r w:rsidR="00A67566">
          <w:rPr>
            <w:rFonts w:asciiTheme="minorHAnsi" w:eastAsiaTheme="minorEastAsia" w:hAnsiTheme="minorHAnsi" w:cstheme="minorBidi"/>
            <w:bCs w:val="0"/>
            <w:sz w:val="22"/>
            <w:szCs w:val="22"/>
          </w:rPr>
          <w:tab/>
        </w:r>
        <w:r w:rsidR="00A67566" w:rsidRPr="00766B98">
          <w:rPr>
            <w:rStyle w:val="ad"/>
          </w:rPr>
          <w:t>Параметры ответа</w:t>
        </w:r>
        <w:r w:rsidR="00A67566">
          <w:rPr>
            <w:webHidden/>
          </w:rPr>
          <w:tab/>
        </w:r>
        <w:r w:rsidR="00A67566">
          <w:rPr>
            <w:webHidden/>
          </w:rPr>
          <w:fldChar w:fldCharType="begin"/>
        </w:r>
        <w:r w:rsidR="00A67566">
          <w:rPr>
            <w:webHidden/>
          </w:rPr>
          <w:instrText xml:space="preserve"> PAGEREF _Toc226457022 \h </w:instrText>
        </w:r>
        <w:r w:rsidR="00A67566">
          <w:rPr>
            <w:webHidden/>
          </w:rPr>
        </w:r>
        <w:r w:rsidR="00A67566">
          <w:rPr>
            <w:webHidden/>
          </w:rPr>
          <w:fldChar w:fldCharType="separate"/>
        </w:r>
        <w:r w:rsidR="00A67566">
          <w:rPr>
            <w:webHidden/>
          </w:rPr>
          <w:t>83</w:t>
        </w:r>
        <w:r w:rsidR="00A67566">
          <w:rPr>
            <w:webHidden/>
          </w:rPr>
          <w:fldChar w:fldCharType="end"/>
        </w:r>
      </w:hyperlink>
    </w:p>
    <w:p w14:paraId="1331063C" w14:textId="77777777" w:rsidR="00A67566" w:rsidRDefault="00000000">
      <w:pPr>
        <w:pStyle w:val="34"/>
        <w:rPr>
          <w:rFonts w:asciiTheme="minorHAnsi" w:eastAsiaTheme="minorEastAsia" w:hAnsiTheme="minorHAnsi" w:cstheme="minorBidi"/>
          <w:bCs w:val="0"/>
          <w:iCs w:val="0"/>
          <w:sz w:val="22"/>
          <w:szCs w:val="22"/>
        </w:rPr>
      </w:pPr>
      <w:hyperlink w:anchor="_Toc226457023" w:history="1">
        <w:r w:rsidR="00A67566" w:rsidRPr="00766B98">
          <w:rPr>
            <w:rStyle w:val="ad"/>
          </w:rPr>
          <w:t>13.2.1.</w:t>
        </w:r>
        <w:r w:rsidR="00A67566">
          <w:rPr>
            <w:rFonts w:asciiTheme="minorHAnsi" w:eastAsiaTheme="minorEastAsia" w:hAnsiTheme="minorHAnsi" w:cstheme="minorBidi"/>
            <w:bCs w:val="0"/>
            <w:iCs w:val="0"/>
            <w:sz w:val="22"/>
            <w:szCs w:val="22"/>
          </w:rPr>
          <w:tab/>
        </w:r>
        <w:r w:rsidR="00A67566" w:rsidRPr="00766B98">
          <w:rPr>
            <w:rStyle w:val="ad"/>
          </w:rPr>
          <w:t>Пример ответа</w:t>
        </w:r>
        <w:r w:rsidR="00A67566">
          <w:rPr>
            <w:webHidden/>
          </w:rPr>
          <w:tab/>
        </w:r>
        <w:r w:rsidR="00A67566">
          <w:rPr>
            <w:webHidden/>
          </w:rPr>
          <w:fldChar w:fldCharType="begin"/>
        </w:r>
        <w:r w:rsidR="00A67566">
          <w:rPr>
            <w:webHidden/>
          </w:rPr>
          <w:instrText xml:space="preserve"> PAGEREF _Toc226457023 \h </w:instrText>
        </w:r>
        <w:r w:rsidR="00A67566">
          <w:rPr>
            <w:webHidden/>
          </w:rPr>
        </w:r>
        <w:r w:rsidR="00A67566">
          <w:rPr>
            <w:webHidden/>
          </w:rPr>
          <w:fldChar w:fldCharType="separate"/>
        </w:r>
        <w:r w:rsidR="00A67566">
          <w:rPr>
            <w:webHidden/>
          </w:rPr>
          <w:t>87</w:t>
        </w:r>
        <w:r w:rsidR="00A67566">
          <w:rPr>
            <w:webHidden/>
          </w:rPr>
          <w:fldChar w:fldCharType="end"/>
        </w:r>
      </w:hyperlink>
    </w:p>
    <w:p w14:paraId="5AC8EF88" w14:textId="77777777" w:rsidR="00A67566" w:rsidRDefault="00000000">
      <w:pPr>
        <w:pStyle w:val="11"/>
        <w:tabs>
          <w:tab w:val="left" w:pos="2410"/>
        </w:tabs>
        <w:rPr>
          <w:rFonts w:asciiTheme="minorHAnsi" w:eastAsiaTheme="minorEastAsia" w:hAnsiTheme="minorHAnsi" w:cstheme="minorBidi"/>
          <w:b w:val="0"/>
          <w:bCs w:val="0"/>
          <w:caps w:val="0"/>
          <w:sz w:val="22"/>
          <w:szCs w:val="22"/>
        </w:rPr>
      </w:pPr>
      <w:hyperlink w:anchor="_Toc226457266" w:history="1">
        <w:r w:rsidR="00A67566" w:rsidRPr="00766B98">
          <w:rPr>
            <w:rStyle w:val="ad"/>
          </w:rPr>
          <w:t>Приложение</w:t>
        </w:r>
        <w:r w:rsidR="00A67566">
          <w:rPr>
            <w:rFonts w:asciiTheme="minorHAnsi" w:eastAsiaTheme="minorEastAsia" w:hAnsiTheme="minorHAnsi" w:cstheme="minorBidi"/>
            <w:b w:val="0"/>
            <w:bCs w:val="0"/>
            <w:caps w:val="0"/>
            <w:sz w:val="22"/>
            <w:szCs w:val="22"/>
          </w:rPr>
          <w:tab/>
        </w:r>
        <w:r w:rsidR="00A67566" w:rsidRPr="00766B98">
          <w:rPr>
            <w:rStyle w:val="ad"/>
          </w:rPr>
          <w:t>1. ПРИМЕР ОТЧЕТА «НЕСООТВЕТСТВИЕ ОЖИДАЕМОГО И ФАКТИЧЕСКОГО СОСТОЯНИЯ ЗАПИСЕЙ УЧЕТА В ВИТРИНАХ ДАННЫХ»</w:t>
        </w:r>
        <w:r w:rsidR="00A67566">
          <w:rPr>
            <w:webHidden/>
          </w:rPr>
          <w:tab/>
        </w:r>
        <w:r w:rsidR="00A67566">
          <w:rPr>
            <w:webHidden/>
          </w:rPr>
          <w:fldChar w:fldCharType="begin"/>
        </w:r>
        <w:r w:rsidR="00A67566">
          <w:rPr>
            <w:webHidden/>
          </w:rPr>
          <w:instrText xml:space="preserve"> PAGEREF _Toc226457266 \h </w:instrText>
        </w:r>
        <w:r w:rsidR="00A67566">
          <w:rPr>
            <w:webHidden/>
          </w:rPr>
        </w:r>
        <w:r w:rsidR="00A67566">
          <w:rPr>
            <w:webHidden/>
          </w:rPr>
          <w:fldChar w:fldCharType="separate"/>
        </w:r>
        <w:r w:rsidR="00A67566">
          <w:rPr>
            <w:webHidden/>
          </w:rPr>
          <w:t>90</w:t>
        </w:r>
        <w:r w:rsidR="00A67566">
          <w:rPr>
            <w:webHidden/>
          </w:rPr>
          <w:fldChar w:fldCharType="end"/>
        </w:r>
      </w:hyperlink>
    </w:p>
    <w:p w14:paraId="699A1609" w14:textId="77777777" w:rsidR="00A67566" w:rsidRDefault="00000000">
      <w:pPr>
        <w:pStyle w:val="11"/>
        <w:tabs>
          <w:tab w:val="left" w:pos="2410"/>
        </w:tabs>
        <w:rPr>
          <w:rFonts w:asciiTheme="minorHAnsi" w:eastAsiaTheme="minorEastAsia" w:hAnsiTheme="minorHAnsi" w:cstheme="minorBidi"/>
          <w:b w:val="0"/>
          <w:bCs w:val="0"/>
          <w:caps w:val="0"/>
          <w:sz w:val="22"/>
          <w:szCs w:val="22"/>
        </w:rPr>
      </w:pPr>
      <w:hyperlink w:anchor="_Toc226457267" w:history="1">
        <w:r w:rsidR="00A67566" w:rsidRPr="00766B98">
          <w:rPr>
            <w:rStyle w:val="ad"/>
          </w:rPr>
          <w:t>Приложение</w:t>
        </w:r>
        <w:r w:rsidR="00A67566">
          <w:rPr>
            <w:rFonts w:asciiTheme="minorHAnsi" w:eastAsiaTheme="minorEastAsia" w:hAnsiTheme="minorHAnsi" w:cstheme="minorBidi"/>
            <w:b w:val="0"/>
            <w:bCs w:val="0"/>
            <w:caps w:val="0"/>
            <w:sz w:val="22"/>
            <w:szCs w:val="22"/>
          </w:rPr>
          <w:tab/>
        </w:r>
        <w:r w:rsidR="00A67566" w:rsidRPr="00766B98">
          <w:rPr>
            <w:rStyle w:val="ad"/>
          </w:rPr>
          <w:t>2. ПРИМЕР ОТЧЕТА «ЗАПИСИ УЧЕТА, СФОРМИРОВАННЫЕ СПОСОБОМ, ОТЛИЧНЫМ ОТ НАПРАВЛЕНИЯ СТАНДАРТНОГО ЗАПРОСА ОТ ФУНКЦИОНАЛЬНОЙ ПОДСИСТЕМЫ»</w:t>
        </w:r>
        <w:r w:rsidR="00A67566">
          <w:rPr>
            <w:webHidden/>
          </w:rPr>
          <w:tab/>
        </w:r>
        <w:r w:rsidR="00A67566">
          <w:rPr>
            <w:webHidden/>
          </w:rPr>
          <w:fldChar w:fldCharType="begin"/>
        </w:r>
        <w:r w:rsidR="00A67566">
          <w:rPr>
            <w:webHidden/>
          </w:rPr>
          <w:instrText xml:space="preserve"> PAGEREF _Toc226457267 \h </w:instrText>
        </w:r>
        <w:r w:rsidR="00A67566">
          <w:rPr>
            <w:webHidden/>
          </w:rPr>
        </w:r>
        <w:r w:rsidR="00A67566">
          <w:rPr>
            <w:webHidden/>
          </w:rPr>
          <w:fldChar w:fldCharType="separate"/>
        </w:r>
        <w:r w:rsidR="00A67566">
          <w:rPr>
            <w:webHidden/>
          </w:rPr>
          <w:t>91</w:t>
        </w:r>
        <w:r w:rsidR="00A67566">
          <w:rPr>
            <w:webHidden/>
          </w:rPr>
          <w:fldChar w:fldCharType="end"/>
        </w:r>
      </w:hyperlink>
    </w:p>
    <w:p w14:paraId="574C4B1C" w14:textId="77777777" w:rsidR="00A67566" w:rsidRDefault="00000000">
      <w:pPr>
        <w:pStyle w:val="11"/>
        <w:tabs>
          <w:tab w:val="left" w:pos="2410"/>
        </w:tabs>
        <w:rPr>
          <w:rFonts w:asciiTheme="minorHAnsi" w:eastAsiaTheme="minorEastAsia" w:hAnsiTheme="minorHAnsi" w:cstheme="minorBidi"/>
          <w:b w:val="0"/>
          <w:bCs w:val="0"/>
          <w:caps w:val="0"/>
          <w:sz w:val="22"/>
          <w:szCs w:val="22"/>
        </w:rPr>
      </w:pPr>
      <w:hyperlink w:anchor="_Toc226457268" w:history="1">
        <w:r w:rsidR="00A67566" w:rsidRPr="00766B98">
          <w:rPr>
            <w:rStyle w:val="ad"/>
          </w:rPr>
          <w:t>Приложение</w:t>
        </w:r>
        <w:r w:rsidR="00A67566">
          <w:rPr>
            <w:rFonts w:asciiTheme="minorHAnsi" w:eastAsiaTheme="minorEastAsia" w:hAnsiTheme="minorHAnsi" w:cstheme="minorBidi"/>
            <w:b w:val="0"/>
            <w:bCs w:val="0"/>
            <w:caps w:val="0"/>
            <w:sz w:val="22"/>
            <w:szCs w:val="22"/>
          </w:rPr>
          <w:tab/>
        </w:r>
        <w:r w:rsidR="00A67566" w:rsidRPr="00766B98">
          <w:rPr>
            <w:rStyle w:val="ad"/>
          </w:rPr>
          <w:t>3. ПРИМЕР ОТЧЕТА «ПРЕДВАРИТЕЛЬНЫЕ ЗАПИСИ УЧЕТА С ПРЕВЫШЕНИЕМ ДОПУСТИМОГО СРОКА»</w:t>
        </w:r>
        <w:r w:rsidR="00A67566">
          <w:rPr>
            <w:webHidden/>
          </w:rPr>
          <w:tab/>
        </w:r>
        <w:r w:rsidR="00A67566">
          <w:rPr>
            <w:webHidden/>
          </w:rPr>
          <w:fldChar w:fldCharType="begin"/>
        </w:r>
        <w:r w:rsidR="00A67566">
          <w:rPr>
            <w:webHidden/>
          </w:rPr>
          <w:instrText xml:space="preserve"> PAGEREF _Toc226457268 \h </w:instrText>
        </w:r>
        <w:r w:rsidR="00A67566">
          <w:rPr>
            <w:webHidden/>
          </w:rPr>
        </w:r>
        <w:r w:rsidR="00A67566">
          <w:rPr>
            <w:webHidden/>
          </w:rPr>
          <w:fldChar w:fldCharType="separate"/>
        </w:r>
        <w:r w:rsidR="00A67566">
          <w:rPr>
            <w:webHidden/>
          </w:rPr>
          <w:t>92</w:t>
        </w:r>
        <w:r w:rsidR="00A67566">
          <w:rPr>
            <w:webHidden/>
          </w:rPr>
          <w:fldChar w:fldCharType="end"/>
        </w:r>
      </w:hyperlink>
    </w:p>
    <w:p w14:paraId="24EA43F8" w14:textId="77777777" w:rsidR="00A67566" w:rsidRDefault="00000000">
      <w:pPr>
        <w:pStyle w:val="11"/>
        <w:tabs>
          <w:tab w:val="left" w:pos="2410"/>
        </w:tabs>
        <w:rPr>
          <w:rFonts w:asciiTheme="minorHAnsi" w:eastAsiaTheme="minorEastAsia" w:hAnsiTheme="minorHAnsi" w:cstheme="minorBidi"/>
          <w:b w:val="0"/>
          <w:bCs w:val="0"/>
          <w:caps w:val="0"/>
          <w:sz w:val="22"/>
          <w:szCs w:val="22"/>
        </w:rPr>
      </w:pPr>
      <w:hyperlink w:anchor="_Toc226457269" w:history="1">
        <w:r w:rsidR="00A67566" w:rsidRPr="00766B98">
          <w:rPr>
            <w:rStyle w:val="ad"/>
          </w:rPr>
          <w:t>Приложение</w:t>
        </w:r>
        <w:r w:rsidR="00A67566">
          <w:rPr>
            <w:rFonts w:asciiTheme="minorHAnsi" w:eastAsiaTheme="minorEastAsia" w:hAnsiTheme="minorHAnsi" w:cstheme="minorBidi"/>
            <w:b w:val="0"/>
            <w:bCs w:val="0"/>
            <w:caps w:val="0"/>
            <w:sz w:val="22"/>
            <w:szCs w:val="22"/>
          </w:rPr>
          <w:tab/>
        </w:r>
        <w:r w:rsidR="00A67566" w:rsidRPr="00766B98">
          <w:rPr>
            <w:rStyle w:val="ad"/>
          </w:rPr>
          <w:t>4. ПРИМЕР ОТЧЕТА НА ЗАПРОС НА ЭКСПОРТ ЗАПИСЕЙ СПРАВОЧНИКА «ИСКЛЮЧЕНИЯ ПРИ ПРОВЕРКЕ ЗАПИСЕЙ УЧЕТА»</w:t>
        </w:r>
        <w:r w:rsidR="00A67566">
          <w:rPr>
            <w:webHidden/>
          </w:rPr>
          <w:tab/>
        </w:r>
        <w:r w:rsidR="00A67566">
          <w:rPr>
            <w:webHidden/>
          </w:rPr>
          <w:fldChar w:fldCharType="begin"/>
        </w:r>
        <w:r w:rsidR="00A67566">
          <w:rPr>
            <w:webHidden/>
          </w:rPr>
          <w:instrText xml:space="preserve"> PAGEREF _Toc226457269 \h </w:instrText>
        </w:r>
        <w:r w:rsidR="00A67566">
          <w:rPr>
            <w:webHidden/>
          </w:rPr>
        </w:r>
        <w:r w:rsidR="00A67566">
          <w:rPr>
            <w:webHidden/>
          </w:rPr>
          <w:fldChar w:fldCharType="separate"/>
        </w:r>
        <w:r w:rsidR="00A67566">
          <w:rPr>
            <w:webHidden/>
          </w:rPr>
          <w:t>93</w:t>
        </w:r>
        <w:r w:rsidR="00A67566">
          <w:rPr>
            <w:webHidden/>
          </w:rPr>
          <w:fldChar w:fldCharType="end"/>
        </w:r>
      </w:hyperlink>
    </w:p>
    <w:p w14:paraId="4A3E4FEB" w14:textId="77777777" w:rsidR="00A67566" w:rsidRDefault="00000000">
      <w:pPr>
        <w:pStyle w:val="11"/>
        <w:tabs>
          <w:tab w:val="left" w:pos="2410"/>
        </w:tabs>
        <w:rPr>
          <w:rFonts w:asciiTheme="minorHAnsi" w:eastAsiaTheme="minorEastAsia" w:hAnsiTheme="minorHAnsi" w:cstheme="minorBidi"/>
          <w:b w:val="0"/>
          <w:bCs w:val="0"/>
          <w:caps w:val="0"/>
          <w:sz w:val="22"/>
          <w:szCs w:val="22"/>
        </w:rPr>
      </w:pPr>
      <w:hyperlink w:anchor="_Toc226457270" w:history="1">
        <w:r w:rsidR="00A67566" w:rsidRPr="00766B98">
          <w:rPr>
            <w:rStyle w:val="ad"/>
          </w:rPr>
          <w:t>Приложение</w:t>
        </w:r>
        <w:r w:rsidR="00A67566">
          <w:rPr>
            <w:rFonts w:asciiTheme="minorHAnsi" w:eastAsiaTheme="minorEastAsia" w:hAnsiTheme="minorHAnsi" w:cstheme="minorBidi"/>
            <w:b w:val="0"/>
            <w:bCs w:val="0"/>
            <w:caps w:val="0"/>
            <w:sz w:val="22"/>
            <w:szCs w:val="22"/>
          </w:rPr>
          <w:tab/>
        </w:r>
        <w:r w:rsidR="00A67566" w:rsidRPr="00766B98">
          <w:rPr>
            <w:rStyle w:val="ad"/>
          </w:rPr>
          <w:t>5. ПРИМЕР ОТЧЕТА «НЕСООТВЕТСТВИЕ ФАКТИЧЕСКОГО СОСТОЯНИЯ ЗАПИСЕЙ УЧЕТА В ВИТРИНАХ ДАННЫХ ЛОКАЛЬНОГО ДАТАМАРТА и СУПЕРДАТАМАРТА»</w:t>
        </w:r>
        <w:r w:rsidR="00A67566">
          <w:rPr>
            <w:webHidden/>
          </w:rPr>
          <w:tab/>
        </w:r>
        <w:r w:rsidR="00A67566">
          <w:rPr>
            <w:webHidden/>
          </w:rPr>
          <w:fldChar w:fldCharType="begin"/>
        </w:r>
        <w:r w:rsidR="00A67566">
          <w:rPr>
            <w:webHidden/>
          </w:rPr>
          <w:instrText xml:space="preserve"> PAGEREF _Toc226457270 \h </w:instrText>
        </w:r>
        <w:r w:rsidR="00A67566">
          <w:rPr>
            <w:webHidden/>
          </w:rPr>
        </w:r>
        <w:r w:rsidR="00A67566">
          <w:rPr>
            <w:webHidden/>
          </w:rPr>
          <w:fldChar w:fldCharType="separate"/>
        </w:r>
        <w:r w:rsidR="00A67566">
          <w:rPr>
            <w:webHidden/>
          </w:rPr>
          <w:t>94</w:t>
        </w:r>
        <w:r w:rsidR="00A67566">
          <w:rPr>
            <w:webHidden/>
          </w:rPr>
          <w:fldChar w:fldCharType="end"/>
        </w:r>
      </w:hyperlink>
    </w:p>
    <w:p w14:paraId="538CC782" w14:textId="77777777" w:rsidR="00A67566" w:rsidRDefault="00000000">
      <w:pPr>
        <w:pStyle w:val="11"/>
        <w:tabs>
          <w:tab w:val="left" w:pos="2410"/>
        </w:tabs>
        <w:rPr>
          <w:rFonts w:asciiTheme="minorHAnsi" w:eastAsiaTheme="minorEastAsia" w:hAnsiTheme="minorHAnsi" w:cstheme="minorBidi"/>
          <w:b w:val="0"/>
          <w:bCs w:val="0"/>
          <w:caps w:val="0"/>
          <w:sz w:val="22"/>
          <w:szCs w:val="22"/>
        </w:rPr>
      </w:pPr>
      <w:hyperlink w:anchor="_Toc226457271" w:history="1">
        <w:r w:rsidR="00A67566" w:rsidRPr="00766B98">
          <w:rPr>
            <w:rStyle w:val="ad"/>
          </w:rPr>
          <w:t>Приложение</w:t>
        </w:r>
        <w:r w:rsidR="00A67566">
          <w:rPr>
            <w:rFonts w:asciiTheme="minorHAnsi" w:eastAsiaTheme="minorEastAsia" w:hAnsiTheme="minorHAnsi" w:cstheme="minorBidi"/>
            <w:b w:val="0"/>
            <w:bCs w:val="0"/>
            <w:caps w:val="0"/>
            <w:sz w:val="22"/>
            <w:szCs w:val="22"/>
          </w:rPr>
          <w:tab/>
        </w:r>
        <w:r w:rsidR="00A67566" w:rsidRPr="00766B98">
          <w:rPr>
            <w:rStyle w:val="ad"/>
          </w:rPr>
          <w:t>6. ПРИМЕР ОТЧЕТА «Неконсистентность данных локального Датамарта и Супердатамарта»</w:t>
        </w:r>
        <w:r w:rsidR="00A67566">
          <w:rPr>
            <w:webHidden/>
          </w:rPr>
          <w:tab/>
        </w:r>
        <w:r w:rsidR="00A67566">
          <w:rPr>
            <w:webHidden/>
          </w:rPr>
          <w:fldChar w:fldCharType="begin"/>
        </w:r>
        <w:r w:rsidR="00A67566">
          <w:rPr>
            <w:webHidden/>
          </w:rPr>
          <w:instrText xml:space="preserve"> PAGEREF _Toc226457271 \h </w:instrText>
        </w:r>
        <w:r w:rsidR="00A67566">
          <w:rPr>
            <w:webHidden/>
          </w:rPr>
        </w:r>
        <w:r w:rsidR="00A67566">
          <w:rPr>
            <w:webHidden/>
          </w:rPr>
          <w:fldChar w:fldCharType="separate"/>
        </w:r>
        <w:r w:rsidR="00A67566">
          <w:rPr>
            <w:webHidden/>
          </w:rPr>
          <w:t>95</w:t>
        </w:r>
        <w:r w:rsidR="00A67566">
          <w:rPr>
            <w:webHidden/>
          </w:rPr>
          <w:fldChar w:fldCharType="end"/>
        </w:r>
      </w:hyperlink>
    </w:p>
    <w:p w14:paraId="5ACE9799" w14:textId="77777777" w:rsidR="00A67566" w:rsidRDefault="00000000">
      <w:pPr>
        <w:pStyle w:val="11"/>
        <w:tabs>
          <w:tab w:val="left" w:pos="2410"/>
        </w:tabs>
        <w:rPr>
          <w:rFonts w:asciiTheme="minorHAnsi" w:eastAsiaTheme="minorEastAsia" w:hAnsiTheme="minorHAnsi" w:cstheme="minorBidi"/>
          <w:b w:val="0"/>
          <w:bCs w:val="0"/>
          <w:caps w:val="0"/>
          <w:sz w:val="22"/>
          <w:szCs w:val="22"/>
        </w:rPr>
      </w:pPr>
      <w:hyperlink w:anchor="_Toc226457272" w:history="1">
        <w:r w:rsidR="00A67566" w:rsidRPr="00766B98">
          <w:rPr>
            <w:rStyle w:val="ad"/>
          </w:rPr>
          <w:t>Приложение</w:t>
        </w:r>
        <w:r w:rsidR="00A67566">
          <w:rPr>
            <w:rFonts w:asciiTheme="minorHAnsi" w:eastAsiaTheme="minorEastAsia" w:hAnsiTheme="minorHAnsi" w:cstheme="minorBidi"/>
            <w:b w:val="0"/>
            <w:bCs w:val="0"/>
            <w:caps w:val="0"/>
            <w:sz w:val="22"/>
            <w:szCs w:val="22"/>
          </w:rPr>
          <w:tab/>
        </w:r>
        <w:r w:rsidR="00A67566" w:rsidRPr="00766B98">
          <w:rPr>
            <w:rStyle w:val="ad"/>
          </w:rPr>
          <w:t>7. ПРИМЕР ОТЧЕТА «Сверка внутренних расчетов между ТОФК (по счету 3410 «Внутриказначейские расчеты»)»</w:t>
        </w:r>
        <w:r w:rsidR="00A67566">
          <w:rPr>
            <w:webHidden/>
          </w:rPr>
          <w:tab/>
        </w:r>
        <w:r w:rsidR="00A67566">
          <w:rPr>
            <w:webHidden/>
          </w:rPr>
          <w:fldChar w:fldCharType="begin"/>
        </w:r>
        <w:r w:rsidR="00A67566">
          <w:rPr>
            <w:webHidden/>
          </w:rPr>
          <w:instrText xml:space="preserve"> PAGEREF _Toc226457272 \h </w:instrText>
        </w:r>
        <w:r w:rsidR="00A67566">
          <w:rPr>
            <w:webHidden/>
          </w:rPr>
        </w:r>
        <w:r w:rsidR="00A67566">
          <w:rPr>
            <w:webHidden/>
          </w:rPr>
          <w:fldChar w:fldCharType="separate"/>
        </w:r>
        <w:r w:rsidR="00A67566">
          <w:rPr>
            <w:webHidden/>
          </w:rPr>
          <w:t>97</w:t>
        </w:r>
        <w:r w:rsidR="00A67566">
          <w:rPr>
            <w:webHidden/>
          </w:rPr>
          <w:fldChar w:fldCharType="end"/>
        </w:r>
      </w:hyperlink>
    </w:p>
    <w:p w14:paraId="429AAC76" w14:textId="77777777" w:rsidR="00A67566" w:rsidRDefault="00000000">
      <w:pPr>
        <w:pStyle w:val="11"/>
        <w:tabs>
          <w:tab w:val="left" w:pos="2410"/>
        </w:tabs>
        <w:rPr>
          <w:rFonts w:asciiTheme="minorHAnsi" w:eastAsiaTheme="minorEastAsia" w:hAnsiTheme="minorHAnsi" w:cstheme="minorBidi"/>
          <w:b w:val="0"/>
          <w:bCs w:val="0"/>
          <w:caps w:val="0"/>
          <w:sz w:val="22"/>
          <w:szCs w:val="22"/>
        </w:rPr>
      </w:pPr>
      <w:hyperlink w:anchor="_Toc226457273" w:history="1">
        <w:r w:rsidR="00A67566" w:rsidRPr="00766B98">
          <w:rPr>
            <w:rStyle w:val="ad"/>
          </w:rPr>
          <w:t>Приложение</w:t>
        </w:r>
        <w:r w:rsidR="00A67566">
          <w:rPr>
            <w:rFonts w:asciiTheme="minorHAnsi" w:eastAsiaTheme="minorEastAsia" w:hAnsiTheme="minorHAnsi" w:cstheme="minorBidi"/>
            <w:b w:val="0"/>
            <w:bCs w:val="0"/>
            <w:caps w:val="0"/>
            <w:sz w:val="22"/>
            <w:szCs w:val="22"/>
          </w:rPr>
          <w:tab/>
        </w:r>
        <w:r w:rsidR="00A67566" w:rsidRPr="00766B98">
          <w:rPr>
            <w:rStyle w:val="ad"/>
          </w:rPr>
          <w:t>8. ПРИМЕР ОТЧЕТА «Сверка взаимосвязанных расчетов между разными учетными модулями одного ТОФК (по счету 3430 «Межсистемные расчеты»)»</w:t>
        </w:r>
        <w:r w:rsidR="00A67566">
          <w:rPr>
            <w:webHidden/>
          </w:rPr>
          <w:tab/>
        </w:r>
        <w:r w:rsidR="00A67566">
          <w:rPr>
            <w:webHidden/>
          </w:rPr>
          <w:fldChar w:fldCharType="begin"/>
        </w:r>
        <w:r w:rsidR="00A67566">
          <w:rPr>
            <w:webHidden/>
          </w:rPr>
          <w:instrText xml:space="preserve"> PAGEREF _Toc226457273 \h </w:instrText>
        </w:r>
        <w:r w:rsidR="00A67566">
          <w:rPr>
            <w:webHidden/>
          </w:rPr>
        </w:r>
        <w:r w:rsidR="00A67566">
          <w:rPr>
            <w:webHidden/>
          </w:rPr>
          <w:fldChar w:fldCharType="separate"/>
        </w:r>
        <w:r w:rsidR="00A67566">
          <w:rPr>
            <w:webHidden/>
          </w:rPr>
          <w:t>100</w:t>
        </w:r>
        <w:r w:rsidR="00A67566">
          <w:rPr>
            <w:webHidden/>
          </w:rPr>
          <w:fldChar w:fldCharType="end"/>
        </w:r>
      </w:hyperlink>
    </w:p>
    <w:p w14:paraId="42D70994" w14:textId="77777777" w:rsidR="00A67566" w:rsidRDefault="00000000">
      <w:pPr>
        <w:pStyle w:val="11"/>
        <w:rPr>
          <w:rFonts w:asciiTheme="minorHAnsi" w:eastAsiaTheme="minorEastAsia" w:hAnsiTheme="minorHAnsi" w:cstheme="minorBidi"/>
          <w:b w:val="0"/>
          <w:bCs w:val="0"/>
          <w:caps w:val="0"/>
          <w:sz w:val="22"/>
          <w:szCs w:val="22"/>
        </w:rPr>
      </w:pPr>
      <w:hyperlink w:anchor="_Toc226457274" w:history="1">
        <w:r w:rsidR="00A67566" w:rsidRPr="00766B98">
          <w:rPr>
            <w:rStyle w:val="ad"/>
          </w:rPr>
          <w:t>СОГЛАСОВАНО</w:t>
        </w:r>
        <w:r w:rsidR="00A67566">
          <w:rPr>
            <w:webHidden/>
          </w:rPr>
          <w:tab/>
        </w:r>
        <w:r w:rsidR="00A67566">
          <w:rPr>
            <w:webHidden/>
          </w:rPr>
          <w:fldChar w:fldCharType="begin"/>
        </w:r>
        <w:r w:rsidR="00A67566">
          <w:rPr>
            <w:webHidden/>
          </w:rPr>
          <w:instrText xml:space="preserve"> PAGEREF _Toc226457274 \h </w:instrText>
        </w:r>
        <w:r w:rsidR="00A67566">
          <w:rPr>
            <w:webHidden/>
          </w:rPr>
        </w:r>
        <w:r w:rsidR="00A67566">
          <w:rPr>
            <w:webHidden/>
          </w:rPr>
          <w:fldChar w:fldCharType="separate"/>
        </w:r>
        <w:r w:rsidR="00A67566">
          <w:rPr>
            <w:webHidden/>
          </w:rPr>
          <w:t>103</w:t>
        </w:r>
        <w:r w:rsidR="00A67566">
          <w:rPr>
            <w:webHidden/>
          </w:rPr>
          <w:fldChar w:fldCharType="end"/>
        </w:r>
      </w:hyperlink>
    </w:p>
    <w:p w14:paraId="4E973D05" w14:textId="77777777" w:rsidR="00A67566" w:rsidRDefault="00000000">
      <w:pPr>
        <w:pStyle w:val="11"/>
        <w:rPr>
          <w:rFonts w:asciiTheme="minorHAnsi" w:eastAsiaTheme="minorEastAsia" w:hAnsiTheme="minorHAnsi" w:cstheme="minorBidi"/>
          <w:b w:val="0"/>
          <w:bCs w:val="0"/>
          <w:caps w:val="0"/>
          <w:sz w:val="22"/>
          <w:szCs w:val="22"/>
        </w:rPr>
      </w:pPr>
      <w:hyperlink w:anchor="_Toc226457275" w:history="1">
        <w:r w:rsidR="00A67566" w:rsidRPr="00766B98">
          <w:rPr>
            <w:rStyle w:val="ad"/>
          </w:rPr>
          <w:t>ЛИСТ РЕГИСТРАЦИИ ИЗМЕНЕНИЙ</w:t>
        </w:r>
        <w:r w:rsidR="00A67566">
          <w:rPr>
            <w:webHidden/>
          </w:rPr>
          <w:tab/>
        </w:r>
        <w:r w:rsidR="00A67566">
          <w:rPr>
            <w:webHidden/>
          </w:rPr>
          <w:fldChar w:fldCharType="begin"/>
        </w:r>
        <w:r w:rsidR="00A67566">
          <w:rPr>
            <w:webHidden/>
          </w:rPr>
          <w:instrText xml:space="preserve"> PAGEREF _Toc226457275 \h </w:instrText>
        </w:r>
        <w:r w:rsidR="00A67566">
          <w:rPr>
            <w:webHidden/>
          </w:rPr>
        </w:r>
        <w:r w:rsidR="00A67566">
          <w:rPr>
            <w:webHidden/>
          </w:rPr>
          <w:fldChar w:fldCharType="separate"/>
        </w:r>
        <w:r w:rsidR="00A67566">
          <w:rPr>
            <w:webHidden/>
          </w:rPr>
          <w:t>104</w:t>
        </w:r>
        <w:r w:rsidR="00A67566">
          <w:rPr>
            <w:webHidden/>
          </w:rPr>
          <w:fldChar w:fldCharType="end"/>
        </w:r>
      </w:hyperlink>
    </w:p>
    <w:p w14:paraId="4CEEF51C" w14:textId="13560276" w:rsidR="00873EA9" w:rsidRPr="00100C72" w:rsidRDefault="00367B7D" w:rsidP="00D04606">
      <w:pPr>
        <w:pStyle w:val="GOSTReg"/>
        <w:suppressAutoHyphens/>
      </w:pPr>
      <w:r w:rsidRPr="005C6BDA">
        <w:rPr>
          <w:bCs/>
        </w:rPr>
        <w:lastRenderedPageBreak/>
        <w:fldChar w:fldCharType="end"/>
      </w:r>
      <w:bookmarkStart w:id="16" w:name="_Toc226456964"/>
      <w:r w:rsidR="00873EA9" w:rsidRPr="00100C72">
        <w:t>Перечень таблиц</w:t>
      </w:r>
      <w:bookmarkEnd w:id="13"/>
      <w:bookmarkEnd w:id="14"/>
      <w:bookmarkEnd w:id="16"/>
    </w:p>
    <w:p w14:paraId="63859A55" w14:textId="77777777" w:rsidR="00A67566" w:rsidRDefault="007E6F58">
      <w:pPr>
        <w:pStyle w:val="afff3"/>
        <w:rPr>
          <w:rFonts w:asciiTheme="minorHAnsi" w:eastAsiaTheme="minorEastAsia" w:hAnsiTheme="minorHAnsi" w:cstheme="minorBidi"/>
          <w:sz w:val="22"/>
          <w:szCs w:val="22"/>
        </w:rPr>
      </w:pPr>
      <w:r w:rsidRPr="005C6BDA">
        <w:fldChar w:fldCharType="begin"/>
      </w:r>
      <w:r w:rsidRPr="00B9499D">
        <w:instrText xml:space="preserve"> TOC \h \z \c "Таблица" </w:instrText>
      </w:r>
      <w:r w:rsidRPr="005C6BDA">
        <w:fldChar w:fldCharType="separate"/>
      </w:r>
      <w:hyperlink w:anchor="_Toc226457276"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1 - Список терминов и сокращений</w:t>
        </w:r>
        <w:r w:rsidR="00A67566">
          <w:rPr>
            <w:webHidden/>
          </w:rPr>
          <w:tab/>
        </w:r>
        <w:r w:rsidR="00A67566">
          <w:rPr>
            <w:webHidden/>
          </w:rPr>
          <w:fldChar w:fldCharType="begin"/>
        </w:r>
        <w:r w:rsidR="00A67566">
          <w:rPr>
            <w:webHidden/>
          </w:rPr>
          <w:instrText xml:space="preserve"> PAGEREF _Toc226457276 \h </w:instrText>
        </w:r>
        <w:r w:rsidR="00A67566">
          <w:rPr>
            <w:webHidden/>
          </w:rPr>
        </w:r>
        <w:r w:rsidR="00A67566">
          <w:rPr>
            <w:webHidden/>
          </w:rPr>
          <w:fldChar w:fldCharType="separate"/>
        </w:r>
        <w:r w:rsidR="00A67566">
          <w:rPr>
            <w:webHidden/>
          </w:rPr>
          <w:t>10</w:t>
        </w:r>
        <w:r w:rsidR="00A67566">
          <w:rPr>
            <w:webHidden/>
          </w:rPr>
          <w:fldChar w:fldCharType="end"/>
        </w:r>
      </w:hyperlink>
    </w:p>
    <w:p w14:paraId="177EACFC" w14:textId="77777777" w:rsidR="00A67566" w:rsidRDefault="00000000">
      <w:pPr>
        <w:pStyle w:val="afff3"/>
        <w:rPr>
          <w:rFonts w:asciiTheme="minorHAnsi" w:eastAsiaTheme="minorEastAsia" w:hAnsiTheme="minorHAnsi" w:cstheme="minorBidi"/>
          <w:sz w:val="22"/>
          <w:szCs w:val="22"/>
        </w:rPr>
      </w:pPr>
      <w:hyperlink w:anchor="_Toc226457277"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2 - Типы запросов</w:t>
        </w:r>
        <w:r w:rsidR="00A67566">
          <w:rPr>
            <w:webHidden/>
          </w:rPr>
          <w:tab/>
        </w:r>
        <w:r w:rsidR="00A67566">
          <w:rPr>
            <w:webHidden/>
          </w:rPr>
          <w:fldChar w:fldCharType="begin"/>
        </w:r>
        <w:r w:rsidR="00A67566">
          <w:rPr>
            <w:webHidden/>
          </w:rPr>
          <w:instrText xml:space="preserve"> PAGEREF _Toc226457277 \h </w:instrText>
        </w:r>
        <w:r w:rsidR="00A67566">
          <w:rPr>
            <w:webHidden/>
          </w:rPr>
        </w:r>
        <w:r w:rsidR="00A67566">
          <w:rPr>
            <w:webHidden/>
          </w:rPr>
          <w:fldChar w:fldCharType="separate"/>
        </w:r>
        <w:r w:rsidR="00A67566">
          <w:rPr>
            <w:webHidden/>
          </w:rPr>
          <w:t>14</w:t>
        </w:r>
        <w:r w:rsidR="00A67566">
          <w:rPr>
            <w:webHidden/>
          </w:rPr>
          <w:fldChar w:fldCharType="end"/>
        </w:r>
      </w:hyperlink>
    </w:p>
    <w:p w14:paraId="71BF0DEB" w14:textId="77777777" w:rsidR="00A67566" w:rsidRDefault="00000000">
      <w:pPr>
        <w:pStyle w:val="afff3"/>
        <w:rPr>
          <w:rFonts w:asciiTheme="minorHAnsi" w:eastAsiaTheme="minorEastAsia" w:hAnsiTheme="minorHAnsi" w:cstheme="minorBidi"/>
          <w:sz w:val="22"/>
          <w:szCs w:val="22"/>
        </w:rPr>
      </w:pPr>
      <w:hyperlink w:anchor="_Toc226457278"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3 - Схема потоков</w:t>
        </w:r>
        <w:r w:rsidR="00A67566">
          <w:rPr>
            <w:webHidden/>
          </w:rPr>
          <w:tab/>
        </w:r>
        <w:r w:rsidR="00A67566">
          <w:rPr>
            <w:webHidden/>
          </w:rPr>
          <w:fldChar w:fldCharType="begin"/>
        </w:r>
        <w:r w:rsidR="00A67566">
          <w:rPr>
            <w:webHidden/>
          </w:rPr>
          <w:instrText xml:space="preserve"> PAGEREF _Toc226457278 \h </w:instrText>
        </w:r>
        <w:r w:rsidR="00A67566">
          <w:rPr>
            <w:webHidden/>
          </w:rPr>
        </w:r>
        <w:r w:rsidR="00A67566">
          <w:rPr>
            <w:webHidden/>
          </w:rPr>
          <w:fldChar w:fldCharType="separate"/>
        </w:r>
        <w:r w:rsidR="00A67566">
          <w:rPr>
            <w:webHidden/>
          </w:rPr>
          <w:t>16</w:t>
        </w:r>
        <w:r w:rsidR="00A67566">
          <w:rPr>
            <w:webHidden/>
          </w:rPr>
          <w:fldChar w:fldCharType="end"/>
        </w:r>
      </w:hyperlink>
    </w:p>
    <w:p w14:paraId="4985F06C" w14:textId="77777777" w:rsidR="00A67566" w:rsidRDefault="00000000">
      <w:pPr>
        <w:pStyle w:val="afff3"/>
        <w:rPr>
          <w:rFonts w:asciiTheme="minorHAnsi" w:eastAsiaTheme="minorEastAsia" w:hAnsiTheme="minorHAnsi" w:cstheme="minorBidi"/>
          <w:sz w:val="22"/>
          <w:szCs w:val="22"/>
        </w:rPr>
      </w:pPr>
      <w:hyperlink w:anchor="_Toc226457279"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4 - Параметры запроса состояния записей учета по первичным документам</w:t>
        </w:r>
        <w:r w:rsidR="00A67566">
          <w:rPr>
            <w:webHidden/>
          </w:rPr>
          <w:tab/>
        </w:r>
        <w:r w:rsidR="00A67566">
          <w:rPr>
            <w:webHidden/>
          </w:rPr>
          <w:fldChar w:fldCharType="begin"/>
        </w:r>
        <w:r w:rsidR="00A67566">
          <w:rPr>
            <w:webHidden/>
          </w:rPr>
          <w:instrText xml:space="preserve"> PAGEREF _Toc226457279 \h </w:instrText>
        </w:r>
        <w:r w:rsidR="00A67566">
          <w:rPr>
            <w:webHidden/>
          </w:rPr>
        </w:r>
        <w:r w:rsidR="00A67566">
          <w:rPr>
            <w:webHidden/>
          </w:rPr>
          <w:fldChar w:fldCharType="separate"/>
        </w:r>
        <w:r w:rsidR="00A67566">
          <w:rPr>
            <w:webHidden/>
          </w:rPr>
          <w:t>19</w:t>
        </w:r>
        <w:r w:rsidR="00A67566">
          <w:rPr>
            <w:webHidden/>
          </w:rPr>
          <w:fldChar w:fldCharType="end"/>
        </w:r>
      </w:hyperlink>
    </w:p>
    <w:p w14:paraId="32654969" w14:textId="77777777" w:rsidR="00A67566" w:rsidRDefault="00000000">
      <w:pPr>
        <w:pStyle w:val="afff3"/>
        <w:rPr>
          <w:rFonts w:asciiTheme="minorHAnsi" w:eastAsiaTheme="minorEastAsia" w:hAnsiTheme="minorHAnsi" w:cstheme="minorBidi"/>
          <w:sz w:val="22"/>
          <w:szCs w:val="22"/>
        </w:rPr>
      </w:pPr>
      <w:hyperlink w:anchor="_Toc226457280"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5 - Параметры ответа на «Запрос состояния записей учета по первичным документам»</w:t>
        </w:r>
        <w:r w:rsidR="00A67566">
          <w:rPr>
            <w:webHidden/>
          </w:rPr>
          <w:tab/>
        </w:r>
        <w:r w:rsidR="00A67566">
          <w:rPr>
            <w:webHidden/>
          </w:rPr>
          <w:fldChar w:fldCharType="begin"/>
        </w:r>
        <w:r w:rsidR="00A67566">
          <w:rPr>
            <w:webHidden/>
          </w:rPr>
          <w:instrText xml:space="preserve"> PAGEREF _Toc226457280 \h </w:instrText>
        </w:r>
        <w:r w:rsidR="00A67566">
          <w:rPr>
            <w:webHidden/>
          </w:rPr>
        </w:r>
        <w:r w:rsidR="00A67566">
          <w:rPr>
            <w:webHidden/>
          </w:rPr>
          <w:fldChar w:fldCharType="separate"/>
        </w:r>
        <w:r w:rsidR="00A67566">
          <w:rPr>
            <w:webHidden/>
          </w:rPr>
          <w:t>21</w:t>
        </w:r>
        <w:r w:rsidR="00A67566">
          <w:rPr>
            <w:webHidden/>
          </w:rPr>
          <w:fldChar w:fldCharType="end"/>
        </w:r>
      </w:hyperlink>
    </w:p>
    <w:p w14:paraId="72BE0361" w14:textId="77777777" w:rsidR="00A67566" w:rsidRDefault="00000000">
      <w:pPr>
        <w:pStyle w:val="afff3"/>
        <w:rPr>
          <w:rFonts w:asciiTheme="minorHAnsi" w:eastAsiaTheme="minorEastAsia" w:hAnsiTheme="minorHAnsi" w:cstheme="minorBidi"/>
          <w:sz w:val="22"/>
          <w:szCs w:val="22"/>
        </w:rPr>
      </w:pPr>
      <w:hyperlink w:anchor="_Toc226457281"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6 - Параметры запроса «Отчет «Несоответствие ожидаемого и фактического состояния записей учета в витринах данных»»</w:t>
        </w:r>
        <w:r w:rsidR="00A67566">
          <w:rPr>
            <w:webHidden/>
          </w:rPr>
          <w:tab/>
        </w:r>
        <w:r w:rsidR="00A67566">
          <w:rPr>
            <w:webHidden/>
          </w:rPr>
          <w:fldChar w:fldCharType="begin"/>
        </w:r>
        <w:r w:rsidR="00A67566">
          <w:rPr>
            <w:webHidden/>
          </w:rPr>
          <w:instrText xml:space="preserve"> PAGEREF _Toc226457281 \h </w:instrText>
        </w:r>
        <w:r w:rsidR="00A67566">
          <w:rPr>
            <w:webHidden/>
          </w:rPr>
        </w:r>
        <w:r w:rsidR="00A67566">
          <w:rPr>
            <w:webHidden/>
          </w:rPr>
          <w:fldChar w:fldCharType="separate"/>
        </w:r>
        <w:r w:rsidR="00A67566">
          <w:rPr>
            <w:webHidden/>
          </w:rPr>
          <w:t>28</w:t>
        </w:r>
        <w:r w:rsidR="00A67566">
          <w:rPr>
            <w:webHidden/>
          </w:rPr>
          <w:fldChar w:fldCharType="end"/>
        </w:r>
      </w:hyperlink>
    </w:p>
    <w:p w14:paraId="7E948FF4" w14:textId="77777777" w:rsidR="00A67566" w:rsidRDefault="00000000">
      <w:pPr>
        <w:pStyle w:val="afff3"/>
        <w:rPr>
          <w:rFonts w:asciiTheme="minorHAnsi" w:eastAsiaTheme="minorEastAsia" w:hAnsiTheme="minorHAnsi" w:cstheme="minorBidi"/>
          <w:sz w:val="22"/>
          <w:szCs w:val="22"/>
        </w:rPr>
      </w:pPr>
      <w:hyperlink w:anchor="_Toc226457282"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7 - Параметры ответа на запрос «Отчет «Несоответствие ожидаемого и фактического состояния записей учета в витринах данных»»</w:t>
        </w:r>
        <w:r w:rsidR="00A67566">
          <w:rPr>
            <w:webHidden/>
          </w:rPr>
          <w:tab/>
        </w:r>
        <w:r w:rsidR="00A67566">
          <w:rPr>
            <w:webHidden/>
          </w:rPr>
          <w:fldChar w:fldCharType="begin"/>
        </w:r>
        <w:r w:rsidR="00A67566">
          <w:rPr>
            <w:webHidden/>
          </w:rPr>
          <w:instrText xml:space="preserve"> PAGEREF _Toc226457282 \h </w:instrText>
        </w:r>
        <w:r w:rsidR="00A67566">
          <w:rPr>
            <w:webHidden/>
          </w:rPr>
        </w:r>
        <w:r w:rsidR="00A67566">
          <w:rPr>
            <w:webHidden/>
          </w:rPr>
          <w:fldChar w:fldCharType="separate"/>
        </w:r>
        <w:r w:rsidR="00A67566">
          <w:rPr>
            <w:webHidden/>
          </w:rPr>
          <w:t>30</w:t>
        </w:r>
        <w:r w:rsidR="00A67566">
          <w:rPr>
            <w:webHidden/>
          </w:rPr>
          <w:fldChar w:fldCharType="end"/>
        </w:r>
      </w:hyperlink>
    </w:p>
    <w:p w14:paraId="24637D40" w14:textId="77777777" w:rsidR="00A67566" w:rsidRDefault="00000000">
      <w:pPr>
        <w:pStyle w:val="afff3"/>
        <w:rPr>
          <w:rFonts w:asciiTheme="minorHAnsi" w:eastAsiaTheme="minorEastAsia" w:hAnsiTheme="minorHAnsi" w:cstheme="minorBidi"/>
          <w:sz w:val="22"/>
          <w:szCs w:val="22"/>
        </w:rPr>
      </w:pPr>
      <w:hyperlink w:anchor="_Toc226457283"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8 - Параметры запроса «Отчет «Записи учета, сформированные способом, отличным от направления стандартного запроса от функциональной подсистемы»»</w:t>
        </w:r>
        <w:r w:rsidR="00A67566">
          <w:rPr>
            <w:webHidden/>
          </w:rPr>
          <w:tab/>
        </w:r>
        <w:r w:rsidR="00A67566">
          <w:rPr>
            <w:webHidden/>
          </w:rPr>
          <w:fldChar w:fldCharType="begin"/>
        </w:r>
        <w:r w:rsidR="00A67566">
          <w:rPr>
            <w:webHidden/>
          </w:rPr>
          <w:instrText xml:space="preserve"> PAGEREF _Toc226457283 \h </w:instrText>
        </w:r>
        <w:r w:rsidR="00A67566">
          <w:rPr>
            <w:webHidden/>
          </w:rPr>
        </w:r>
        <w:r w:rsidR="00A67566">
          <w:rPr>
            <w:webHidden/>
          </w:rPr>
          <w:fldChar w:fldCharType="separate"/>
        </w:r>
        <w:r w:rsidR="00A67566">
          <w:rPr>
            <w:webHidden/>
          </w:rPr>
          <w:t>33</w:t>
        </w:r>
        <w:r w:rsidR="00A67566">
          <w:rPr>
            <w:webHidden/>
          </w:rPr>
          <w:fldChar w:fldCharType="end"/>
        </w:r>
      </w:hyperlink>
    </w:p>
    <w:p w14:paraId="17C8D299" w14:textId="77777777" w:rsidR="00A67566" w:rsidRDefault="00000000">
      <w:pPr>
        <w:pStyle w:val="afff3"/>
        <w:rPr>
          <w:rFonts w:asciiTheme="minorHAnsi" w:eastAsiaTheme="minorEastAsia" w:hAnsiTheme="minorHAnsi" w:cstheme="minorBidi"/>
          <w:sz w:val="22"/>
          <w:szCs w:val="22"/>
        </w:rPr>
      </w:pPr>
      <w:hyperlink w:anchor="_Toc226457284"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9 - Параметры ответа запрос «Отчет «Записи учета, сформированные способом, отличным от направления стандартного запроса от функциональной подсистемы»»</w:t>
        </w:r>
        <w:r w:rsidR="00A67566">
          <w:rPr>
            <w:webHidden/>
          </w:rPr>
          <w:tab/>
        </w:r>
        <w:r w:rsidR="00A67566">
          <w:rPr>
            <w:webHidden/>
          </w:rPr>
          <w:fldChar w:fldCharType="begin"/>
        </w:r>
        <w:r w:rsidR="00A67566">
          <w:rPr>
            <w:webHidden/>
          </w:rPr>
          <w:instrText xml:space="preserve"> PAGEREF _Toc226457284 \h </w:instrText>
        </w:r>
        <w:r w:rsidR="00A67566">
          <w:rPr>
            <w:webHidden/>
          </w:rPr>
        </w:r>
        <w:r w:rsidR="00A67566">
          <w:rPr>
            <w:webHidden/>
          </w:rPr>
          <w:fldChar w:fldCharType="separate"/>
        </w:r>
        <w:r w:rsidR="00A67566">
          <w:rPr>
            <w:webHidden/>
          </w:rPr>
          <w:t>35</w:t>
        </w:r>
        <w:r w:rsidR="00A67566">
          <w:rPr>
            <w:webHidden/>
          </w:rPr>
          <w:fldChar w:fldCharType="end"/>
        </w:r>
      </w:hyperlink>
    </w:p>
    <w:p w14:paraId="0E4402F7" w14:textId="77777777" w:rsidR="00A67566" w:rsidRDefault="00000000">
      <w:pPr>
        <w:pStyle w:val="afff3"/>
        <w:rPr>
          <w:rFonts w:asciiTheme="minorHAnsi" w:eastAsiaTheme="minorEastAsia" w:hAnsiTheme="minorHAnsi" w:cstheme="minorBidi"/>
          <w:sz w:val="22"/>
          <w:szCs w:val="22"/>
        </w:rPr>
      </w:pPr>
      <w:hyperlink w:anchor="_Toc226457285"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10 - Параметры запроса «Отчет «Предварительные записи учета с превышением допустимого срока»»</w:t>
        </w:r>
        <w:r w:rsidR="00A67566">
          <w:rPr>
            <w:webHidden/>
          </w:rPr>
          <w:tab/>
        </w:r>
        <w:r w:rsidR="00A67566">
          <w:rPr>
            <w:webHidden/>
          </w:rPr>
          <w:fldChar w:fldCharType="begin"/>
        </w:r>
        <w:r w:rsidR="00A67566">
          <w:rPr>
            <w:webHidden/>
          </w:rPr>
          <w:instrText xml:space="preserve"> PAGEREF _Toc226457285 \h </w:instrText>
        </w:r>
        <w:r w:rsidR="00A67566">
          <w:rPr>
            <w:webHidden/>
          </w:rPr>
        </w:r>
        <w:r w:rsidR="00A67566">
          <w:rPr>
            <w:webHidden/>
          </w:rPr>
          <w:fldChar w:fldCharType="separate"/>
        </w:r>
        <w:r w:rsidR="00A67566">
          <w:rPr>
            <w:webHidden/>
          </w:rPr>
          <w:t>38</w:t>
        </w:r>
        <w:r w:rsidR="00A67566">
          <w:rPr>
            <w:webHidden/>
          </w:rPr>
          <w:fldChar w:fldCharType="end"/>
        </w:r>
      </w:hyperlink>
    </w:p>
    <w:p w14:paraId="623266DD" w14:textId="77777777" w:rsidR="00A67566" w:rsidRDefault="00000000">
      <w:pPr>
        <w:pStyle w:val="afff3"/>
        <w:rPr>
          <w:rFonts w:asciiTheme="minorHAnsi" w:eastAsiaTheme="minorEastAsia" w:hAnsiTheme="minorHAnsi" w:cstheme="minorBidi"/>
          <w:sz w:val="22"/>
          <w:szCs w:val="22"/>
        </w:rPr>
      </w:pPr>
      <w:hyperlink w:anchor="_Toc226457286"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11 - Параметры ответа на запрос «Отчет «Предварительные записи учета с превышением допустимого срока»»</w:t>
        </w:r>
        <w:r w:rsidR="00A67566">
          <w:rPr>
            <w:webHidden/>
          </w:rPr>
          <w:tab/>
        </w:r>
        <w:r w:rsidR="00A67566">
          <w:rPr>
            <w:webHidden/>
          </w:rPr>
          <w:fldChar w:fldCharType="begin"/>
        </w:r>
        <w:r w:rsidR="00A67566">
          <w:rPr>
            <w:webHidden/>
          </w:rPr>
          <w:instrText xml:space="preserve"> PAGEREF _Toc226457286 \h </w:instrText>
        </w:r>
        <w:r w:rsidR="00A67566">
          <w:rPr>
            <w:webHidden/>
          </w:rPr>
        </w:r>
        <w:r w:rsidR="00A67566">
          <w:rPr>
            <w:webHidden/>
          </w:rPr>
          <w:fldChar w:fldCharType="separate"/>
        </w:r>
        <w:r w:rsidR="00A67566">
          <w:rPr>
            <w:webHidden/>
          </w:rPr>
          <w:t>40</w:t>
        </w:r>
        <w:r w:rsidR="00A67566">
          <w:rPr>
            <w:webHidden/>
          </w:rPr>
          <w:fldChar w:fldCharType="end"/>
        </w:r>
      </w:hyperlink>
    </w:p>
    <w:p w14:paraId="42A121C6" w14:textId="77777777" w:rsidR="00A67566" w:rsidRDefault="00000000">
      <w:pPr>
        <w:pStyle w:val="afff3"/>
        <w:rPr>
          <w:rFonts w:asciiTheme="minorHAnsi" w:eastAsiaTheme="minorEastAsia" w:hAnsiTheme="minorHAnsi" w:cstheme="minorBidi"/>
          <w:sz w:val="22"/>
          <w:szCs w:val="22"/>
        </w:rPr>
      </w:pPr>
      <w:hyperlink w:anchor="_Toc226457287"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12 - Параметры запроса на изменение записей справочника «Исключения при проверке записей учета»</w:t>
        </w:r>
        <w:r w:rsidR="00A67566">
          <w:rPr>
            <w:webHidden/>
          </w:rPr>
          <w:tab/>
        </w:r>
        <w:r w:rsidR="00A67566">
          <w:rPr>
            <w:webHidden/>
          </w:rPr>
          <w:fldChar w:fldCharType="begin"/>
        </w:r>
        <w:r w:rsidR="00A67566">
          <w:rPr>
            <w:webHidden/>
          </w:rPr>
          <w:instrText xml:space="preserve"> PAGEREF _Toc226457287 \h </w:instrText>
        </w:r>
        <w:r w:rsidR="00A67566">
          <w:rPr>
            <w:webHidden/>
          </w:rPr>
        </w:r>
        <w:r w:rsidR="00A67566">
          <w:rPr>
            <w:webHidden/>
          </w:rPr>
          <w:fldChar w:fldCharType="separate"/>
        </w:r>
        <w:r w:rsidR="00A67566">
          <w:rPr>
            <w:webHidden/>
          </w:rPr>
          <w:t>43</w:t>
        </w:r>
        <w:r w:rsidR="00A67566">
          <w:rPr>
            <w:webHidden/>
          </w:rPr>
          <w:fldChar w:fldCharType="end"/>
        </w:r>
      </w:hyperlink>
    </w:p>
    <w:p w14:paraId="3A997B94" w14:textId="77777777" w:rsidR="00A67566" w:rsidRDefault="00000000">
      <w:pPr>
        <w:pStyle w:val="afff3"/>
        <w:rPr>
          <w:rFonts w:asciiTheme="minorHAnsi" w:eastAsiaTheme="minorEastAsia" w:hAnsiTheme="minorHAnsi" w:cstheme="minorBidi"/>
          <w:sz w:val="22"/>
          <w:szCs w:val="22"/>
        </w:rPr>
      </w:pPr>
      <w:hyperlink w:anchor="_Toc226457288"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13 - Параметры ответа на запрос «Запрос на изменение записей справочника «Исключения при проверке записей учета»</w:t>
        </w:r>
        <w:r w:rsidR="00A67566">
          <w:rPr>
            <w:webHidden/>
          </w:rPr>
          <w:tab/>
        </w:r>
        <w:r w:rsidR="00A67566">
          <w:rPr>
            <w:webHidden/>
          </w:rPr>
          <w:fldChar w:fldCharType="begin"/>
        </w:r>
        <w:r w:rsidR="00A67566">
          <w:rPr>
            <w:webHidden/>
          </w:rPr>
          <w:instrText xml:space="preserve"> PAGEREF _Toc226457288 \h </w:instrText>
        </w:r>
        <w:r w:rsidR="00A67566">
          <w:rPr>
            <w:webHidden/>
          </w:rPr>
        </w:r>
        <w:r w:rsidR="00A67566">
          <w:rPr>
            <w:webHidden/>
          </w:rPr>
          <w:fldChar w:fldCharType="separate"/>
        </w:r>
        <w:r w:rsidR="00A67566">
          <w:rPr>
            <w:webHidden/>
          </w:rPr>
          <w:t>45</w:t>
        </w:r>
        <w:r w:rsidR="00A67566">
          <w:rPr>
            <w:webHidden/>
          </w:rPr>
          <w:fldChar w:fldCharType="end"/>
        </w:r>
      </w:hyperlink>
    </w:p>
    <w:p w14:paraId="2D269DA8" w14:textId="77777777" w:rsidR="00A67566" w:rsidRDefault="00000000">
      <w:pPr>
        <w:pStyle w:val="afff3"/>
        <w:rPr>
          <w:rFonts w:asciiTheme="minorHAnsi" w:eastAsiaTheme="minorEastAsia" w:hAnsiTheme="minorHAnsi" w:cstheme="minorBidi"/>
          <w:sz w:val="22"/>
          <w:szCs w:val="22"/>
        </w:rPr>
      </w:pPr>
      <w:hyperlink w:anchor="_Toc226457289"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14 - Параметры запроса на экспорт записей справочника «Исключения при проверке записей учета»</w:t>
        </w:r>
        <w:r w:rsidR="00A67566">
          <w:rPr>
            <w:webHidden/>
          </w:rPr>
          <w:tab/>
        </w:r>
        <w:r w:rsidR="00A67566">
          <w:rPr>
            <w:webHidden/>
          </w:rPr>
          <w:fldChar w:fldCharType="begin"/>
        </w:r>
        <w:r w:rsidR="00A67566">
          <w:rPr>
            <w:webHidden/>
          </w:rPr>
          <w:instrText xml:space="preserve"> PAGEREF _Toc226457289 \h </w:instrText>
        </w:r>
        <w:r w:rsidR="00A67566">
          <w:rPr>
            <w:webHidden/>
          </w:rPr>
        </w:r>
        <w:r w:rsidR="00A67566">
          <w:rPr>
            <w:webHidden/>
          </w:rPr>
          <w:fldChar w:fldCharType="separate"/>
        </w:r>
        <w:r w:rsidR="00A67566">
          <w:rPr>
            <w:webHidden/>
          </w:rPr>
          <w:t>47</w:t>
        </w:r>
        <w:r w:rsidR="00A67566">
          <w:rPr>
            <w:webHidden/>
          </w:rPr>
          <w:fldChar w:fldCharType="end"/>
        </w:r>
      </w:hyperlink>
    </w:p>
    <w:p w14:paraId="3D7AF50C" w14:textId="77777777" w:rsidR="00A67566" w:rsidRDefault="00000000">
      <w:pPr>
        <w:pStyle w:val="afff3"/>
        <w:rPr>
          <w:rFonts w:asciiTheme="minorHAnsi" w:eastAsiaTheme="minorEastAsia" w:hAnsiTheme="minorHAnsi" w:cstheme="minorBidi"/>
          <w:sz w:val="22"/>
          <w:szCs w:val="22"/>
        </w:rPr>
      </w:pPr>
      <w:hyperlink w:anchor="_Toc226457290"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15 - Параметры ответа на запрос «Запрос на экспорт записей справочника «Исключения при проверке записей учета»»</w:t>
        </w:r>
        <w:r w:rsidR="00A67566">
          <w:rPr>
            <w:webHidden/>
          </w:rPr>
          <w:tab/>
        </w:r>
        <w:r w:rsidR="00A67566">
          <w:rPr>
            <w:webHidden/>
          </w:rPr>
          <w:fldChar w:fldCharType="begin"/>
        </w:r>
        <w:r w:rsidR="00A67566">
          <w:rPr>
            <w:webHidden/>
          </w:rPr>
          <w:instrText xml:space="preserve"> PAGEREF _Toc226457290 \h </w:instrText>
        </w:r>
        <w:r w:rsidR="00A67566">
          <w:rPr>
            <w:webHidden/>
          </w:rPr>
        </w:r>
        <w:r w:rsidR="00A67566">
          <w:rPr>
            <w:webHidden/>
          </w:rPr>
          <w:fldChar w:fldCharType="separate"/>
        </w:r>
        <w:r w:rsidR="00A67566">
          <w:rPr>
            <w:webHidden/>
          </w:rPr>
          <w:t>49</w:t>
        </w:r>
        <w:r w:rsidR="00A67566">
          <w:rPr>
            <w:webHidden/>
          </w:rPr>
          <w:fldChar w:fldCharType="end"/>
        </w:r>
      </w:hyperlink>
    </w:p>
    <w:p w14:paraId="31179DFC" w14:textId="77777777" w:rsidR="00A67566" w:rsidRDefault="00000000">
      <w:pPr>
        <w:pStyle w:val="afff3"/>
        <w:rPr>
          <w:rFonts w:asciiTheme="minorHAnsi" w:eastAsiaTheme="minorEastAsia" w:hAnsiTheme="minorHAnsi" w:cstheme="minorBidi"/>
          <w:sz w:val="22"/>
          <w:szCs w:val="22"/>
        </w:rPr>
      </w:pPr>
      <w:hyperlink w:anchor="_Toc226457291"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16 - Параметры запроса «Отчет «Подокументарная сверка (поиск удаленных документов)»»</w:t>
        </w:r>
        <w:r w:rsidR="00A67566">
          <w:rPr>
            <w:webHidden/>
          </w:rPr>
          <w:tab/>
        </w:r>
        <w:r w:rsidR="00A67566">
          <w:rPr>
            <w:webHidden/>
          </w:rPr>
          <w:fldChar w:fldCharType="begin"/>
        </w:r>
        <w:r w:rsidR="00A67566">
          <w:rPr>
            <w:webHidden/>
          </w:rPr>
          <w:instrText xml:space="preserve"> PAGEREF _Toc226457291 \h </w:instrText>
        </w:r>
        <w:r w:rsidR="00A67566">
          <w:rPr>
            <w:webHidden/>
          </w:rPr>
        </w:r>
        <w:r w:rsidR="00A67566">
          <w:rPr>
            <w:webHidden/>
          </w:rPr>
          <w:fldChar w:fldCharType="separate"/>
        </w:r>
        <w:r w:rsidR="00A67566">
          <w:rPr>
            <w:webHidden/>
          </w:rPr>
          <w:t>52</w:t>
        </w:r>
        <w:r w:rsidR="00A67566">
          <w:rPr>
            <w:webHidden/>
          </w:rPr>
          <w:fldChar w:fldCharType="end"/>
        </w:r>
      </w:hyperlink>
    </w:p>
    <w:p w14:paraId="7214911B" w14:textId="77777777" w:rsidR="00A67566" w:rsidRDefault="00000000">
      <w:pPr>
        <w:pStyle w:val="afff3"/>
        <w:rPr>
          <w:rFonts w:asciiTheme="minorHAnsi" w:eastAsiaTheme="minorEastAsia" w:hAnsiTheme="minorHAnsi" w:cstheme="minorBidi"/>
          <w:sz w:val="22"/>
          <w:szCs w:val="22"/>
        </w:rPr>
      </w:pPr>
      <w:hyperlink w:anchor="_Toc226457292"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17 - Параметры ответа на запрос «Отчет «Подокументарная сверка (поиск удаленных документов)»»</w:t>
        </w:r>
        <w:r w:rsidR="00A67566">
          <w:rPr>
            <w:webHidden/>
          </w:rPr>
          <w:tab/>
        </w:r>
        <w:r w:rsidR="00A67566">
          <w:rPr>
            <w:webHidden/>
          </w:rPr>
          <w:fldChar w:fldCharType="begin"/>
        </w:r>
        <w:r w:rsidR="00A67566">
          <w:rPr>
            <w:webHidden/>
          </w:rPr>
          <w:instrText xml:space="preserve"> PAGEREF _Toc226457292 \h </w:instrText>
        </w:r>
        <w:r w:rsidR="00A67566">
          <w:rPr>
            <w:webHidden/>
          </w:rPr>
        </w:r>
        <w:r w:rsidR="00A67566">
          <w:rPr>
            <w:webHidden/>
          </w:rPr>
          <w:fldChar w:fldCharType="separate"/>
        </w:r>
        <w:r w:rsidR="00A67566">
          <w:rPr>
            <w:webHidden/>
          </w:rPr>
          <w:t>54</w:t>
        </w:r>
        <w:r w:rsidR="00A67566">
          <w:rPr>
            <w:webHidden/>
          </w:rPr>
          <w:fldChar w:fldCharType="end"/>
        </w:r>
      </w:hyperlink>
    </w:p>
    <w:p w14:paraId="1A0F9A5E" w14:textId="77777777" w:rsidR="00A67566" w:rsidRDefault="00000000">
      <w:pPr>
        <w:pStyle w:val="afff3"/>
        <w:rPr>
          <w:rFonts w:asciiTheme="minorHAnsi" w:eastAsiaTheme="minorEastAsia" w:hAnsiTheme="minorHAnsi" w:cstheme="minorBidi"/>
          <w:sz w:val="22"/>
          <w:szCs w:val="22"/>
        </w:rPr>
      </w:pPr>
      <w:hyperlink w:anchor="_Toc226457293"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18 - Параметры запроса «Отчет «Несоответствие состояния записей учета в витринах данных локального Датамарта и Супердатамарта»»</w:t>
        </w:r>
        <w:r w:rsidR="00A67566">
          <w:rPr>
            <w:webHidden/>
          </w:rPr>
          <w:tab/>
        </w:r>
        <w:r w:rsidR="00A67566">
          <w:rPr>
            <w:webHidden/>
          </w:rPr>
          <w:fldChar w:fldCharType="begin"/>
        </w:r>
        <w:r w:rsidR="00A67566">
          <w:rPr>
            <w:webHidden/>
          </w:rPr>
          <w:instrText xml:space="preserve"> PAGEREF _Toc226457293 \h </w:instrText>
        </w:r>
        <w:r w:rsidR="00A67566">
          <w:rPr>
            <w:webHidden/>
          </w:rPr>
        </w:r>
        <w:r w:rsidR="00A67566">
          <w:rPr>
            <w:webHidden/>
          </w:rPr>
          <w:fldChar w:fldCharType="separate"/>
        </w:r>
        <w:r w:rsidR="00A67566">
          <w:rPr>
            <w:webHidden/>
          </w:rPr>
          <w:t>57</w:t>
        </w:r>
        <w:r w:rsidR="00A67566">
          <w:rPr>
            <w:webHidden/>
          </w:rPr>
          <w:fldChar w:fldCharType="end"/>
        </w:r>
      </w:hyperlink>
    </w:p>
    <w:p w14:paraId="63A1CECE" w14:textId="77777777" w:rsidR="00A67566" w:rsidRDefault="00000000">
      <w:pPr>
        <w:pStyle w:val="afff3"/>
        <w:rPr>
          <w:rFonts w:asciiTheme="minorHAnsi" w:eastAsiaTheme="minorEastAsia" w:hAnsiTheme="minorHAnsi" w:cstheme="minorBidi"/>
          <w:sz w:val="22"/>
          <w:szCs w:val="22"/>
        </w:rPr>
      </w:pPr>
      <w:hyperlink w:anchor="_Toc226457294"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19 - Параметры ответа на запрос «Отчет «Несоответствие состояния записей учета в витринах данных локального Датамарта и Супердатамарта»»</w:t>
        </w:r>
        <w:r w:rsidR="00A67566">
          <w:rPr>
            <w:webHidden/>
          </w:rPr>
          <w:tab/>
        </w:r>
        <w:r w:rsidR="00A67566">
          <w:rPr>
            <w:webHidden/>
          </w:rPr>
          <w:fldChar w:fldCharType="begin"/>
        </w:r>
        <w:r w:rsidR="00A67566">
          <w:rPr>
            <w:webHidden/>
          </w:rPr>
          <w:instrText xml:space="preserve"> PAGEREF _Toc226457294 \h </w:instrText>
        </w:r>
        <w:r w:rsidR="00A67566">
          <w:rPr>
            <w:webHidden/>
          </w:rPr>
        </w:r>
        <w:r w:rsidR="00A67566">
          <w:rPr>
            <w:webHidden/>
          </w:rPr>
          <w:fldChar w:fldCharType="separate"/>
        </w:r>
        <w:r w:rsidR="00A67566">
          <w:rPr>
            <w:webHidden/>
          </w:rPr>
          <w:t>59</w:t>
        </w:r>
        <w:r w:rsidR="00A67566">
          <w:rPr>
            <w:webHidden/>
          </w:rPr>
          <w:fldChar w:fldCharType="end"/>
        </w:r>
      </w:hyperlink>
    </w:p>
    <w:p w14:paraId="518799B0" w14:textId="77777777" w:rsidR="00A67566" w:rsidRDefault="00000000">
      <w:pPr>
        <w:pStyle w:val="afff3"/>
        <w:rPr>
          <w:rFonts w:asciiTheme="minorHAnsi" w:eastAsiaTheme="minorEastAsia" w:hAnsiTheme="minorHAnsi" w:cstheme="minorBidi"/>
          <w:sz w:val="22"/>
          <w:szCs w:val="22"/>
        </w:rPr>
      </w:pPr>
      <w:hyperlink w:anchor="_Toc226457295"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20 - Параметры запроса «Отчет «Неконсистентность данных локального Датамарта и Супердатамарта»»</w:t>
        </w:r>
        <w:r w:rsidR="00A67566">
          <w:rPr>
            <w:webHidden/>
          </w:rPr>
          <w:tab/>
        </w:r>
        <w:r w:rsidR="00A67566">
          <w:rPr>
            <w:webHidden/>
          </w:rPr>
          <w:fldChar w:fldCharType="begin"/>
        </w:r>
        <w:r w:rsidR="00A67566">
          <w:rPr>
            <w:webHidden/>
          </w:rPr>
          <w:instrText xml:space="preserve"> PAGEREF _Toc226457295 \h </w:instrText>
        </w:r>
        <w:r w:rsidR="00A67566">
          <w:rPr>
            <w:webHidden/>
          </w:rPr>
        </w:r>
        <w:r w:rsidR="00A67566">
          <w:rPr>
            <w:webHidden/>
          </w:rPr>
          <w:fldChar w:fldCharType="separate"/>
        </w:r>
        <w:r w:rsidR="00A67566">
          <w:rPr>
            <w:webHidden/>
          </w:rPr>
          <w:t>63</w:t>
        </w:r>
        <w:r w:rsidR="00A67566">
          <w:rPr>
            <w:webHidden/>
          </w:rPr>
          <w:fldChar w:fldCharType="end"/>
        </w:r>
      </w:hyperlink>
    </w:p>
    <w:p w14:paraId="5A1FE182" w14:textId="77777777" w:rsidR="00A67566" w:rsidRDefault="00000000">
      <w:pPr>
        <w:pStyle w:val="afff3"/>
        <w:rPr>
          <w:rFonts w:asciiTheme="minorHAnsi" w:eastAsiaTheme="minorEastAsia" w:hAnsiTheme="minorHAnsi" w:cstheme="minorBidi"/>
          <w:sz w:val="22"/>
          <w:szCs w:val="22"/>
        </w:rPr>
      </w:pPr>
      <w:hyperlink w:anchor="_Toc226457296"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21 - Параметры ответа на запрос «Отчет «Неконсистентность данных локального Датамарта и Супердатамарта»»</w:t>
        </w:r>
        <w:r w:rsidR="00A67566">
          <w:rPr>
            <w:webHidden/>
          </w:rPr>
          <w:tab/>
        </w:r>
        <w:r w:rsidR="00A67566">
          <w:rPr>
            <w:webHidden/>
          </w:rPr>
          <w:fldChar w:fldCharType="begin"/>
        </w:r>
        <w:r w:rsidR="00A67566">
          <w:rPr>
            <w:webHidden/>
          </w:rPr>
          <w:instrText xml:space="preserve"> PAGEREF _Toc226457296 \h </w:instrText>
        </w:r>
        <w:r w:rsidR="00A67566">
          <w:rPr>
            <w:webHidden/>
          </w:rPr>
        </w:r>
        <w:r w:rsidR="00A67566">
          <w:rPr>
            <w:webHidden/>
          </w:rPr>
          <w:fldChar w:fldCharType="separate"/>
        </w:r>
        <w:r w:rsidR="00A67566">
          <w:rPr>
            <w:webHidden/>
          </w:rPr>
          <w:t>65</w:t>
        </w:r>
        <w:r w:rsidR="00A67566">
          <w:rPr>
            <w:webHidden/>
          </w:rPr>
          <w:fldChar w:fldCharType="end"/>
        </w:r>
      </w:hyperlink>
    </w:p>
    <w:p w14:paraId="141B19A3" w14:textId="77777777" w:rsidR="00A67566" w:rsidRDefault="00000000">
      <w:pPr>
        <w:pStyle w:val="afff3"/>
        <w:rPr>
          <w:rFonts w:asciiTheme="minorHAnsi" w:eastAsiaTheme="minorEastAsia" w:hAnsiTheme="minorHAnsi" w:cstheme="minorBidi"/>
          <w:sz w:val="22"/>
          <w:szCs w:val="22"/>
        </w:rPr>
      </w:pPr>
      <w:hyperlink w:anchor="_Toc226457297"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22 - Параметры запроса «Отчет «Сверка внутренних расчетов между ТОФК (по счету 3410 «Внутриказначейские расчеты»)»»</w:t>
        </w:r>
        <w:r w:rsidR="00A67566">
          <w:rPr>
            <w:webHidden/>
          </w:rPr>
          <w:tab/>
        </w:r>
        <w:r w:rsidR="00A67566">
          <w:rPr>
            <w:webHidden/>
          </w:rPr>
          <w:fldChar w:fldCharType="begin"/>
        </w:r>
        <w:r w:rsidR="00A67566">
          <w:rPr>
            <w:webHidden/>
          </w:rPr>
          <w:instrText xml:space="preserve"> PAGEREF _Toc226457297 \h </w:instrText>
        </w:r>
        <w:r w:rsidR="00A67566">
          <w:rPr>
            <w:webHidden/>
          </w:rPr>
        </w:r>
        <w:r w:rsidR="00A67566">
          <w:rPr>
            <w:webHidden/>
          </w:rPr>
          <w:fldChar w:fldCharType="separate"/>
        </w:r>
        <w:r w:rsidR="00A67566">
          <w:rPr>
            <w:webHidden/>
          </w:rPr>
          <w:t>68</w:t>
        </w:r>
        <w:r w:rsidR="00A67566">
          <w:rPr>
            <w:webHidden/>
          </w:rPr>
          <w:fldChar w:fldCharType="end"/>
        </w:r>
      </w:hyperlink>
    </w:p>
    <w:p w14:paraId="6EB33AC8" w14:textId="77777777" w:rsidR="00A67566" w:rsidRDefault="00000000">
      <w:pPr>
        <w:pStyle w:val="afff3"/>
        <w:rPr>
          <w:rFonts w:asciiTheme="minorHAnsi" w:eastAsiaTheme="minorEastAsia" w:hAnsiTheme="minorHAnsi" w:cstheme="minorBidi"/>
          <w:sz w:val="22"/>
          <w:szCs w:val="22"/>
        </w:rPr>
      </w:pPr>
      <w:hyperlink w:anchor="_Toc226457298"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23 - Параметры ответа на запрос «Отчет «Сверка внутренних расчетов между ТОФК (по счету 3410 «Внутриказначейские расчеты»)»»</w:t>
        </w:r>
        <w:r w:rsidR="00A67566">
          <w:rPr>
            <w:webHidden/>
          </w:rPr>
          <w:tab/>
        </w:r>
        <w:r w:rsidR="00A67566">
          <w:rPr>
            <w:webHidden/>
          </w:rPr>
          <w:fldChar w:fldCharType="begin"/>
        </w:r>
        <w:r w:rsidR="00A67566">
          <w:rPr>
            <w:webHidden/>
          </w:rPr>
          <w:instrText xml:space="preserve"> PAGEREF _Toc226457298 \h </w:instrText>
        </w:r>
        <w:r w:rsidR="00A67566">
          <w:rPr>
            <w:webHidden/>
          </w:rPr>
        </w:r>
        <w:r w:rsidR="00A67566">
          <w:rPr>
            <w:webHidden/>
          </w:rPr>
          <w:fldChar w:fldCharType="separate"/>
        </w:r>
        <w:r w:rsidR="00A67566">
          <w:rPr>
            <w:webHidden/>
          </w:rPr>
          <w:t>70</w:t>
        </w:r>
        <w:r w:rsidR="00A67566">
          <w:rPr>
            <w:webHidden/>
          </w:rPr>
          <w:fldChar w:fldCharType="end"/>
        </w:r>
      </w:hyperlink>
    </w:p>
    <w:p w14:paraId="6CE3102D" w14:textId="77777777" w:rsidR="00A67566" w:rsidRDefault="00000000">
      <w:pPr>
        <w:pStyle w:val="afff3"/>
        <w:rPr>
          <w:rFonts w:asciiTheme="minorHAnsi" w:eastAsiaTheme="minorEastAsia" w:hAnsiTheme="minorHAnsi" w:cstheme="minorBidi"/>
          <w:sz w:val="22"/>
          <w:szCs w:val="22"/>
        </w:rPr>
      </w:pPr>
      <w:hyperlink w:anchor="_Toc226457299"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24 - Параметры запроса «Отчет «Сверка взаимосвязанных расчетов между разными учетными модулями одного ТОФК (по счету 3430 «Межсистемные расчеты»)»»</w:t>
        </w:r>
        <w:r w:rsidR="00A67566">
          <w:rPr>
            <w:webHidden/>
          </w:rPr>
          <w:tab/>
        </w:r>
        <w:r w:rsidR="00A67566">
          <w:rPr>
            <w:webHidden/>
          </w:rPr>
          <w:fldChar w:fldCharType="begin"/>
        </w:r>
        <w:r w:rsidR="00A67566">
          <w:rPr>
            <w:webHidden/>
          </w:rPr>
          <w:instrText xml:space="preserve"> PAGEREF _Toc226457299 \h </w:instrText>
        </w:r>
        <w:r w:rsidR="00A67566">
          <w:rPr>
            <w:webHidden/>
          </w:rPr>
        </w:r>
        <w:r w:rsidR="00A67566">
          <w:rPr>
            <w:webHidden/>
          </w:rPr>
          <w:fldChar w:fldCharType="separate"/>
        </w:r>
        <w:r w:rsidR="00A67566">
          <w:rPr>
            <w:webHidden/>
          </w:rPr>
          <w:t>80</w:t>
        </w:r>
        <w:r w:rsidR="00A67566">
          <w:rPr>
            <w:webHidden/>
          </w:rPr>
          <w:fldChar w:fldCharType="end"/>
        </w:r>
      </w:hyperlink>
    </w:p>
    <w:p w14:paraId="5DF0828F" w14:textId="77777777" w:rsidR="00A67566" w:rsidRDefault="00000000">
      <w:pPr>
        <w:pStyle w:val="afff3"/>
        <w:rPr>
          <w:rFonts w:asciiTheme="minorHAnsi" w:eastAsiaTheme="minorEastAsia" w:hAnsiTheme="minorHAnsi" w:cstheme="minorBidi"/>
          <w:sz w:val="22"/>
          <w:szCs w:val="22"/>
        </w:rPr>
      </w:pPr>
      <w:hyperlink w:anchor="_Toc226457300" w:history="1">
        <w:r w:rsidR="00A67566" w:rsidRPr="00BA2FDC">
          <w:rPr>
            <w:rStyle w:val="ad"/>
          </w:rPr>
          <w:t>Таблица </w:t>
        </w:r>
        <w:r w:rsidR="00A67566">
          <w:rPr>
            <w:rFonts w:asciiTheme="minorHAnsi" w:eastAsiaTheme="minorEastAsia" w:hAnsiTheme="minorHAnsi" w:cstheme="minorBidi"/>
            <w:sz w:val="22"/>
            <w:szCs w:val="22"/>
          </w:rPr>
          <w:tab/>
        </w:r>
        <w:r w:rsidR="00A67566" w:rsidRPr="00BA2FDC">
          <w:rPr>
            <w:rStyle w:val="ad"/>
          </w:rPr>
          <w:t>25 - Параметры ответа на запрос «Отчет «Сверка взаимосвязанных расчетов между разными учетными модулями одного ТОФК (по счету 3430 «Межсистемные расчеты»)»»</w:t>
        </w:r>
        <w:r w:rsidR="00A67566">
          <w:rPr>
            <w:webHidden/>
          </w:rPr>
          <w:tab/>
        </w:r>
        <w:r w:rsidR="00A67566">
          <w:rPr>
            <w:webHidden/>
          </w:rPr>
          <w:fldChar w:fldCharType="begin"/>
        </w:r>
        <w:r w:rsidR="00A67566">
          <w:rPr>
            <w:webHidden/>
          </w:rPr>
          <w:instrText xml:space="preserve"> PAGEREF _Toc226457300 \h </w:instrText>
        </w:r>
        <w:r w:rsidR="00A67566">
          <w:rPr>
            <w:webHidden/>
          </w:rPr>
        </w:r>
        <w:r w:rsidR="00A67566">
          <w:rPr>
            <w:webHidden/>
          </w:rPr>
          <w:fldChar w:fldCharType="separate"/>
        </w:r>
        <w:r w:rsidR="00A67566">
          <w:rPr>
            <w:webHidden/>
          </w:rPr>
          <w:t>83</w:t>
        </w:r>
        <w:r w:rsidR="00A67566">
          <w:rPr>
            <w:webHidden/>
          </w:rPr>
          <w:fldChar w:fldCharType="end"/>
        </w:r>
      </w:hyperlink>
    </w:p>
    <w:p w14:paraId="7174CEF4" w14:textId="23EB52E0" w:rsidR="00873EA9" w:rsidRPr="005C6BDA" w:rsidRDefault="007E6F58" w:rsidP="00A509DE">
      <w:pPr>
        <w:pStyle w:val="afff3"/>
      </w:pPr>
      <w:r w:rsidRPr="005C6BDA">
        <w:fldChar w:fldCharType="end"/>
      </w:r>
    </w:p>
    <w:p w14:paraId="293461AD" w14:textId="77777777" w:rsidR="002C23DF" w:rsidRPr="00100C72" w:rsidRDefault="002C23DF" w:rsidP="00D04606">
      <w:pPr>
        <w:pStyle w:val="GOSTReg"/>
        <w:suppressAutoHyphens/>
      </w:pPr>
      <w:bookmarkStart w:id="17" w:name="_Toc532296331"/>
      <w:bookmarkStart w:id="18" w:name="_Toc121319580"/>
      <w:bookmarkStart w:id="19" w:name="_Toc226456965"/>
      <w:r w:rsidRPr="00100C72">
        <w:lastRenderedPageBreak/>
        <w:t>Перечень рисунков</w:t>
      </w:r>
      <w:bookmarkEnd w:id="17"/>
      <w:bookmarkEnd w:id="18"/>
      <w:bookmarkEnd w:id="19"/>
    </w:p>
    <w:p w14:paraId="79D91630" w14:textId="77777777" w:rsidR="00A67566" w:rsidRDefault="001B0A49">
      <w:pPr>
        <w:pStyle w:val="afff3"/>
        <w:rPr>
          <w:rFonts w:asciiTheme="minorHAnsi" w:eastAsiaTheme="minorEastAsia" w:hAnsiTheme="minorHAnsi" w:cstheme="minorBidi"/>
          <w:sz w:val="22"/>
          <w:szCs w:val="22"/>
        </w:rPr>
      </w:pPr>
      <w:r>
        <w:fldChar w:fldCharType="begin"/>
      </w:r>
      <w:r>
        <w:instrText xml:space="preserve"> TOC \h \z \c "Рисунок" </w:instrText>
      </w:r>
      <w:r>
        <w:fldChar w:fldCharType="separate"/>
      </w:r>
      <w:hyperlink w:anchor="_Toc226457301" w:history="1">
        <w:r w:rsidR="00A67566" w:rsidRPr="000949FE">
          <w:rPr>
            <w:rStyle w:val="ad"/>
          </w:rPr>
          <w:t>Рисунок </w:t>
        </w:r>
        <w:r w:rsidR="00A67566">
          <w:rPr>
            <w:rFonts w:asciiTheme="minorHAnsi" w:eastAsiaTheme="minorEastAsia" w:hAnsiTheme="minorHAnsi" w:cstheme="minorBidi"/>
            <w:sz w:val="22"/>
            <w:szCs w:val="22"/>
          </w:rPr>
          <w:tab/>
        </w:r>
        <w:r w:rsidR="00A67566" w:rsidRPr="000949FE">
          <w:rPr>
            <w:rStyle w:val="ad"/>
          </w:rPr>
          <w:t>1. Пример отчета «Несоответствие ожидаемого и фактического состояния записей учета в витринах данных»</w:t>
        </w:r>
        <w:r w:rsidR="00A67566">
          <w:rPr>
            <w:webHidden/>
          </w:rPr>
          <w:tab/>
        </w:r>
        <w:r w:rsidR="00A67566">
          <w:rPr>
            <w:webHidden/>
          </w:rPr>
          <w:fldChar w:fldCharType="begin"/>
        </w:r>
        <w:r w:rsidR="00A67566">
          <w:rPr>
            <w:webHidden/>
          </w:rPr>
          <w:instrText xml:space="preserve"> PAGEREF _Toc226457301 \h </w:instrText>
        </w:r>
        <w:r w:rsidR="00A67566">
          <w:rPr>
            <w:webHidden/>
          </w:rPr>
        </w:r>
        <w:r w:rsidR="00A67566">
          <w:rPr>
            <w:webHidden/>
          </w:rPr>
          <w:fldChar w:fldCharType="separate"/>
        </w:r>
        <w:r w:rsidR="00A67566">
          <w:rPr>
            <w:webHidden/>
          </w:rPr>
          <w:t>90</w:t>
        </w:r>
        <w:r w:rsidR="00A67566">
          <w:rPr>
            <w:webHidden/>
          </w:rPr>
          <w:fldChar w:fldCharType="end"/>
        </w:r>
      </w:hyperlink>
    </w:p>
    <w:p w14:paraId="18351904" w14:textId="77777777" w:rsidR="00A67566" w:rsidRDefault="00000000">
      <w:pPr>
        <w:pStyle w:val="afff3"/>
        <w:rPr>
          <w:rFonts w:asciiTheme="minorHAnsi" w:eastAsiaTheme="minorEastAsia" w:hAnsiTheme="minorHAnsi" w:cstheme="minorBidi"/>
          <w:sz w:val="22"/>
          <w:szCs w:val="22"/>
        </w:rPr>
      </w:pPr>
      <w:hyperlink w:anchor="_Toc226457302" w:history="1">
        <w:r w:rsidR="00A67566" w:rsidRPr="000949FE">
          <w:rPr>
            <w:rStyle w:val="ad"/>
          </w:rPr>
          <w:t>Рисунок </w:t>
        </w:r>
        <w:r w:rsidR="00A67566">
          <w:rPr>
            <w:rFonts w:asciiTheme="minorHAnsi" w:eastAsiaTheme="minorEastAsia" w:hAnsiTheme="minorHAnsi" w:cstheme="minorBidi"/>
            <w:sz w:val="22"/>
            <w:szCs w:val="22"/>
          </w:rPr>
          <w:tab/>
        </w:r>
        <w:r w:rsidR="00A67566" w:rsidRPr="000949FE">
          <w:rPr>
            <w:rStyle w:val="ad"/>
          </w:rPr>
          <w:t>2. Пример отчета «Записи учета, сформированные способом, отличным от направления стандартного запроса от функциональной подсистемы»</w:t>
        </w:r>
        <w:r w:rsidR="00A67566">
          <w:rPr>
            <w:webHidden/>
          </w:rPr>
          <w:tab/>
        </w:r>
        <w:r w:rsidR="00A67566">
          <w:rPr>
            <w:webHidden/>
          </w:rPr>
          <w:fldChar w:fldCharType="begin"/>
        </w:r>
        <w:r w:rsidR="00A67566">
          <w:rPr>
            <w:webHidden/>
          </w:rPr>
          <w:instrText xml:space="preserve"> PAGEREF _Toc226457302 \h </w:instrText>
        </w:r>
        <w:r w:rsidR="00A67566">
          <w:rPr>
            <w:webHidden/>
          </w:rPr>
        </w:r>
        <w:r w:rsidR="00A67566">
          <w:rPr>
            <w:webHidden/>
          </w:rPr>
          <w:fldChar w:fldCharType="separate"/>
        </w:r>
        <w:r w:rsidR="00A67566">
          <w:rPr>
            <w:webHidden/>
          </w:rPr>
          <w:t>91</w:t>
        </w:r>
        <w:r w:rsidR="00A67566">
          <w:rPr>
            <w:webHidden/>
          </w:rPr>
          <w:fldChar w:fldCharType="end"/>
        </w:r>
      </w:hyperlink>
    </w:p>
    <w:p w14:paraId="480D5F62" w14:textId="77777777" w:rsidR="00A67566" w:rsidRDefault="00000000">
      <w:pPr>
        <w:pStyle w:val="afff3"/>
        <w:rPr>
          <w:rFonts w:asciiTheme="minorHAnsi" w:eastAsiaTheme="minorEastAsia" w:hAnsiTheme="minorHAnsi" w:cstheme="minorBidi"/>
          <w:sz w:val="22"/>
          <w:szCs w:val="22"/>
        </w:rPr>
      </w:pPr>
      <w:hyperlink w:anchor="_Toc226457303" w:history="1">
        <w:r w:rsidR="00A67566" w:rsidRPr="000949FE">
          <w:rPr>
            <w:rStyle w:val="ad"/>
          </w:rPr>
          <w:t>Рисунок </w:t>
        </w:r>
        <w:r w:rsidR="00A67566">
          <w:rPr>
            <w:rFonts w:asciiTheme="minorHAnsi" w:eastAsiaTheme="minorEastAsia" w:hAnsiTheme="minorHAnsi" w:cstheme="minorBidi"/>
            <w:sz w:val="22"/>
            <w:szCs w:val="22"/>
          </w:rPr>
          <w:tab/>
        </w:r>
        <w:r w:rsidR="00A67566" w:rsidRPr="000949FE">
          <w:rPr>
            <w:rStyle w:val="ad"/>
          </w:rPr>
          <w:t>3. Пример отчета «Предварительные записи учета с превышением допустимого срока»</w:t>
        </w:r>
        <w:r w:rsidR="00A67566">
          <w:rPr>
            <w:webHidden/>
          </w:rPr>
          <w:tab/>
        </w:r>
        <w:r w:rsidR="00A67566">
          <w:rPr>
            <w:webHidden/>
          </w:rPr>
          <w:fldChar w:fldCharType="begin"/>
        </w:r>
        <w:r w:rsidR="00A67566">
          <w:rPr>
            <w:webHidden/>
          </w:rPr>
          <w:instrText xml:space="preserve"> PAGEREF _Toc226457303 \h </w:instrText>
        </w:r>
        <w:r w:rsidR="00A67566">
          <w:rPr>
            <w:webHidden/>
          </w:rPr>
        </w:r>
        <w:r w:rsidR="00A67566">
          <w:rPr>
            <w:webHidden/>
          </w:rPr>
          <w:fldChar w:fldCharType="separate"/>
        </w:r>
        <w:r w:rsidR="00A67566">
          <w:rPr>
            <w:webHidden/>
          </w:rPr>
          <w:t>92</w:t>
        </w:r>
        <w:r w:rsidR="00A67566">
          <w:rPr>
            <w:webHidden/>
          </w:rPr>
          <w:fldChar w:fldCharType="end"/>
        </w:r>
      </w:hyperlink>
    </w:p>
    <w:p w14:paraId="4410FD88" w14:textId="77777777" w:rsidR="00A67566" w:rsidRDefault="00000000">
      <w:pPr>
        <w:pStyle w:val="afff3"/>
        <w:rPr>
          <w:rFonts w:asciiTheme="minorHAnsi" w:eastAsiaTheme="minorEastAsia" w:hAnsiTheme="minorHAnsi" w:cstheme="minorBidi"/>
          <w:sz w:val="22"/>
          <w:szCs w:val="22"/>
        </w:rPr>
      </w:pPr>
      <w:hyperlink w:anchor="_Toc226457304" w:history="1">
        <w:r w:rsidR="00A67566" w:rsidRPr="000949FE">
          <w:rPr>
            <w:rStyle w:val="ad"/>
          </w:rPr>
          <w:t>Рисунок </w:t>
        </w:r>
        <w:r w:rsidR="00A67566">
          <w:rPr>
            <w:rFonts w:asciiTheme="minorHAnsi" w:eastAsiaTheme="minorEastAsia" w:hAnsiTheme="minorHAnsi" w:cstheme="minorBidi"/>
            <w:sz w:val="22"/>
            <w:szCs w:val="22"/>
          </w:rPr>
          <w:tab/>
        </w:r>
        <w:r w:rsidR="00A67566" w:rsidRPr="000949FE">
          <w:rPr>
            <w:rStyle w:val="ad"/>
          </w:rPr>
          <w:t>4. Пример отчета запрос на экспорт записей справочника «Исключения при проверке записей учета»</w:t>
        </w:r>
        <w:r w:rsidR="00A67566">
          <w:rPr>
            <w:webHidden/>
          </w:rPr>
          <w:tab/>
        </w:r>
        <w:r w:rsidR="00A67566">
          <w:rPr>
            <w:webHidden/>
          </w:rPr>
          <w:fldChar w:fldCharType="begin"/>
        </w:r>
        <w:r w:rsidR="00A67566">
          <w:rPr>
            <w:webHidden/>
          </w:rPr>
          <w:instrText xml:space="preserve"> PAGEREF _Toc226457304 \h </w:instrText>
        </w:r>
        <w:r w:rsidR="00A67566">
          <w:rPr>
            <w:webHidden/>
          </w:rPr>
        </w:r>
        <w:r w:rsidR="00A67566">
          <w:rPr>
            <w:webHidden/>
          </w:rPr>
          <w:fldChar w:fldCharType="separate"/>
        </w:r>
        <w:r w:rsidR="00A67566">
          <w:rPr>
            <w:webHidden/>
          </w:rPr>
          <w:t>93</w:t>
        </w:r>
        <w:r w:rsidR="00A67566">
          <w:rPr>
            <w:webHidden/>
          </w:rPr>
          <w:fldChar w:fldCharType="end"/>
        </w:r>
      </w:hyperlink>
    </w:p>
    <w:p w14:paraId="5ADB1675" w14:textId="77777777" w:rsidR="00A67566" w:rsidRDefault="00000000">
      <w:pPr>
        <w:pStyle w:val="afff3"/>
        <w:rPr>
          <w:rFonts w:asciiTheme="minorHAnsi" w:eastAsiaTheme="minorEastAsia" w:hAnsiTheme="minorHAnsi" w:cstheme="minorBidi"/>
          <w:sz w:val="22"/>
          <w:szCs w:val="22"/>
        </w:rPr>
      </w:pPr>
      <w:hyperlink w:anchor="_Toc226457305" w:history="1">
        <w:r w:rsidR="00A67566" w:rsidRPr="000949FE">
          <w:rPr>
            <w:rStyle w:val="ad"/>
          </w:rPr>
          <w:t>Рисунок </w:t>
        </w:r>
        <w:r w:rsidR="00A67566">
          <w:rPr>
            <w:rFonts w:asciiTheme="minorHAnsi" w:eastAsiaTheme="minorEastAsia" w:hAnsiTheme="minorHAnsi" w:cstheme="minorBidi"/>
            <w:sz w:val="22"/>
            <w:szCs w:val="22"/>
          </w:rPr>
          <w:tab/>
        </w:r>
        <w:r w:rsidR="00A67566" w:rsidRPr="000949FE">
          <w:rPr>
            <w:rStyle w:val="ad"/>
          </w:rPr>
          <w:t>5. Пример отчета «Несоответствие состояния записей учета в витринах данных локального Датамарта и Супердатамарта»</w:t>
        </w:r>
        <w:r w:rsidR="00A67566">
          <w:rPr>
            <w:webHidden/>
          </w:rPr>
          <w:tab/>
        </w:r>
        <w:r w:rsidR="00A67566">
          <w:rPr>
            <w:webHidden/>
          </w:rPr>
          <w:fldChar w:fldCharType="begin"/>
        </w:r>
        <w:r w:rsidR="00A67566">
          <w:rPr>
            <w:webHidden/>
          </w:rPr>
          <w:instrText xml:space="preserve"> PAGEREF _Toc226457305 \h </w:instrText>
        </w:r>
        <w:r w:rsidR="00A67566">
          <w:rPr>
            <w:webHidden/>
          </w:rPr>
        </w:r>
        <w:r w:rsidR="00A67566">
          <w:rPr>
            <w:webHidden/>
          </w:rPr>
          <w:fldChar w:fldCharType="separate"/>
        </w:r>
        <w:r w:rsidR="00A67566">
          <w:rPr>
            <w:webHidden/>
          </w:rPr>
          <w:t>94</w:t>
        </w:r>
        <w:r w:rsidR="00A67566">
          <w:rPr>
            <w:webHidden/>
          </w:rPr>
          <w:fldChar w:fldCharType="end"/>
        </w:r>
      </w:hyperlink>
    </w:p>
    <w:p w14:paraId="21F96E5B" w14:textId="77777777" w:rsidR="00A67566" w:rsidRDefault="00000000">
      <w:pPr>
        <w:pStyle w:val="afff3"/>
        <w:rPr>
          <w:rFonts w:asciiTheme="minorHAnsi" w:eastAsiaTheme="minorEastAsia" w:hAnsiTheme="minorHAnsi" w:cstheme="minorBidi"/>
          <w:sz w:val="22"/>
          <w:szCs w:val="22"/>
        </w:rPr>
      </w:pPr>
      <w:hyperlink w:anchor="_Toc226457306" w:history="1">
        <w:r w:rsidR="00A67566" w:rsidRPr="000949FE">
          <w:rPr>
            <w:rStyle w:val="ad"/>
          </w:rPr>
          <w:t>Рисунок </w:t>
        </w:r>
        <w:r w:rsidR="00A67566">
          <w:rPr>
            <w:rFonts w:asciiTheme="minorHAnsi" w:eastAsiaTheme="minorEastAsia" w:hAnsiTheme="minorHAnsi" w:cstheme="minorBidi"/>
            <w:sz w:val="22"/>
            <w:szCs w:val="22"/>
          </w:rPr>
          <w:tab/>
        </w:r>
        <w:r w:rsidR="00A67566" w:rsidRPr="000949FE">
          <w:rPr>
            <w:rStyle w:val="ad"/>
          </w:rPr>
          <w:t>6. Пример отчета «Неконсистентность данных локального Датамарта и Супердатамарта», лист «Записи учета»</w:t>
        </w:r>
        <w:r w:rsidR="00A67566">
          <w:rPr>
            <w:webHidden/>
          </w:rPr>
          <w:tab/>
        </w:r>
        <w:r w:rsidR="00A67566">
          <w:rPr>
            <w:webHidden/>
          </w:rPr>
          <w:fldChar w:fldCharType="begin"/>
        </w:r>
        <w:r w:rsidR="00A67566">
          <w:rPr>
            <w:webHidden/>
          </w:rPr>
          <w:instrText xml:space="preserve"> PAGEREF _Toc226457306 \h </w:instrText>
        </w:r>
        <w:r w:rsidR="00A67566">
          <w:rPr>
            <w:webHidden/>
          </w:rPr>
        </w:r>
        <w:r w:rsidR="00A67566">
          <w:rPr>
            <w:webHidden/>
          </w:rPr>
          <w:fldChar w:fldCharType="separate"/>
        </w:r>
        <w:r w:rsidR="00A67566">
          <w:rPr>
            <w:webHidden/>
          </w:rPr>
          <w:t>95</w:t>
        </w:r>
        <w:r w:rsidR="00A67566">
          <w:rPr>
            <w:webHidden/>
          </w:rPr>
          <w:fldChar w:fldCharType="end"/>
        </w:r>
      </w:hyperlink>
    </w:p>
    <w:p w14:paraId="790B6974" w14:textId="77777777" w:rsidR="00A67566" w:rsidRDefault="00000000">
      <w:pPr>
        <w:pStyle w:val="afff3"/>
        <w:rPr>
          <w:rFonts w:asciiTheme="minorHAnsi" w:eastAsiaTheme="minorEastAsia" w:hAnsiTheme="minorHAnsi" w:cstheme="minorBidi"/>
          <w:sz w:val="22"/>
          <w:szCs w:val="22"/>
        </w:rPr>
      </w:pPr>
      <w:hyperlink w:anchor="_Toc226457307" w:history="1">
        <w:r w:rsidR="00A67566" w:rsidRPr="000949FE">
          <w:rPr>
            <w:rStyle w:val="ad"/>
          </w:rPr>
          <w:t>Рисунок </w:t>
        </w:r>
        <w:r w:rsidR="00A67566">
          <w:rPr>
            <w:rFonts w:asciiTheme="minorHAnsi" w:eastAsiaTheme="minorEastAsia" w:hAnsiTheme="minorHAnsi" w:cstheme="minorBidi"/>
            <w:sz w:val="22"/>
            <w:szCs w:val="22"/>
          </w:rPr>
          <w:tab/>
        </w:r>
        <w:r w:rsidR="00A67566" w:rsidRPr="000949FE">
          <w:rPr>
            <w:rStyle w:val="ad"/>
          </w:rPr>
          <w:t>7. Пример отчета «Неконсистентность данных локального Датамарта и Супердатамарта», лист «Балансы»</w:t>
        </w:r>
        <w:r w:rsidR="00A67566">
          <w:rPr>
            <w:webHidden/>
          </w:rPr>
          <w:tab/>
        </w:r>
        <w:r w:rsidR="00A67566">
          <w:rPr>
            <w:webHidden/>
          </w:rPr>
          <w:fldChar w:fldCharType="begin"/>
        </w:r>
        <w:r w:rsidR="00A67566">
          <w:rPr>
            <w:webHidden/>
          </w:rPr>
          <w:instrText xml:space="preserve"> PAGEREF _Toc226457307 \h </w:instrText>
        </w:r>
        <w:r w:rsidR="00A67566">
          <w:rPr>
            <w:webHidden/>
          </w:rPr>
        </w:r>
        <w:r w:rsidR="00A67566">
          <w:rPr>
            <w:webHidden/>
          </w:rPr>
          <w:fldChar w:fldCharType="separate"/>
        </w:r>
        <w:r w:rsidR="00A67566">
          <w:rPr>
            <w:webHidden/>
          </w:rPr>
          <w:t>96</w:t>
        </w:r>
        <w:r w:rsidR="00A67566">
          <w:rPr>
            <w:webHidden/>
          </w:rPr>
          <w:fldChar w:fldCharType="end"/>
        </w:r>
      </w:hyperlink>
    </w:p>
    <w:p w14:paraId="45D98386" w14:textId="77777777" w:rsidR="00A67566" w:rsidRDefault="00000000">
      <w:pPr>
        <w:pStyle w:val="afff3"/>
        <w:rPr>
          <w:rFonts w:asciiTheme="minorHAnsi" w:eastAsiaTheme="minorEastAsia" w:hAnsiTheme="minorHAnsi" w:cstheme="minorBidi"/>
          <w:sz w:val="22"/>
          <w:szCs w:val="22"/>
        </w:rPr>
      </w:pPr>
      <w:hyperlink w:anchor="_Toc226457308" w:history="1">
        <w:r w:rsidR="00A67566" w:rsidRPr="000949FE">
          <w:rPr>
            <w:rStyle w:val="ad"/>
          </w:rPr>
          <w:t>Рисунок </w:t>
        </w:r>
        <w:r w:rsidR="00A67566">
          <w:rPr>
            <w:rFonts w:asciiTheme="minorHAnsi" w:eastAsiaTheme="minorEastAsia" w:hAnsiTheme="minorHAnsi" w:cstheme="minorBidi"/>
            <w:sz w:val="22"/>
            <w:szCs w:val="22"/>
          </w:rPr>
          <w:tab/>
        </w:r>
        <w:r w:rsidR="00A67566" w:rsidRPr="000949FE">
          <w:rPr>
            <w:rStyle w:val="ad"/>
          </w:rPr>
          <w:t>8. Пример отчета «Сверка внутренних расчетов между ТОФК (по счету 3410 «Внутриказначейские расчеты»)», раздел 1</w:t>
        </w:r>
        <w:r w:rsidR="00A67566">
          <w:rPr>
            <w:webHidden/>
          </w:rPr>
          <w:tab/>
        </w:r>
        <w:r w:rsidR="00A67566">
          <w:rPr>
            <w:webHidden/>
          </w:rPr>
          <w:fldChar w:fldCharType="begin"/>
        </w:r>
        <w:r w:rsidR="00A67566">
          <w:rPr>
            <w:webHidden/>
          </w:rPr>
          <w:instrText xml:space="preserve"> PAGEREF _Toc226457308 \h </w:instrText>
        </w:r>
        <w:r w:rsidR="00A67566">
          <w:rPr>
            <w:webHidden/>
          </w:rPr>
        </w:r>
        <w:r w:rsidR="00A67566">
          <w:rPr>
            <w:webHidden/>
          </w:rPr>
          <w:fldChar w:fldCharType="separate"/>
        </w:r>
        <w:r w:rsidR="00A67566">
          <w:rPr>
            <w:webHidden/>
          </w:rPr>
          <w:t>97</w:t>
        </w:r>
        <w:r w:rsidR="00A67566">
          <w:rPr>
            <w:webHidden/>
          </w:rPr>
          <w:fldChar w:fldCharType="end"/>
        </w:r>
      </w:hyperlink>
    </w:p>
    <w:p w14:paraId="4497733C" w14:textId="77777777" w:rsidR="00A67566" w:rsidRDefault="00000000">
      <w:pPr>
        <w:pStyle w:val="afff3"/>
        <w:rPr>
          <w:rFonts w:asciiTheme="minorHAnsi" w:eastAsiaTheme="minorEastAsia" w:hAnsiTheme="minorHAnsi" w:cstheme="minorBidi"/>
          <w:sz w:val="22"/>
          <w:szCs w:val="22"/>
        </w:rPr>
      </w:pPr>
      <w:hyperlink w:anchor="_Toc226457309" w:history="1">
        <w:r w:rsidR="00A67566" w:rsidRPr="000949FE">
          <w:rPr>
            <w:rStyle w:val="ad"/>
          </w:rPr>
          <w:t>Рисунок </w:t>
        </w:r>
        <w:r w:rsidR="00A67566">
          <w:rPr>
            <w:rFonts w:asciiTheme="minorHAnsi" w:eastAsiaTheme="minorEastAsia" w:hAnsiTheme="minorHAnsi" w:cstheme="minorBidi"/>
            <w:sz w:val="22"/>
            <w:szCs w:val="22"/>
          </w:rPr>
          <w:tab/>
        </w:r>
        <w:r w:rsidR="00A67566" w:rsidRPr="000949FE">
          <w:rPr>
            <w:rStyle w:val="ad"/>
          </w:rPr>
          <w:t>9. Пример отчета «Сверка внутренних расчетов между ТОФК (по счету 3410 «Внутриказначейские расчеты»)», раздел 2.1</w:t>
        </w:r>
        <w:r w:rsidR="00A67566">
          <w:rPr>
            <w:webHidden/>
          </w:rPr>
          <w:tab/>
        </w:r>
        <w:r w:rsidR="00A67566">
          <w:rPr>
            <w:webHidden/>
          </w:rPr>
          <w:fldChar w:fldCharType="begin"/>
        </w:r>
        <w:r w:rsidR="00A67566">
          <w:rPr>
            <w:webHidden/>
          </w:rPr>
          <w:instrText xml:space="preserve"> PAGEREF _Toc226457309 \h </w:instrText>
        </w:r>
        <w:r w:rsidR="00A67566">
          <w:rPr>
            <w:webHidden/>
          </w:rPr>
        </w:r>
        <w:r w:rsidR="00A67566">
          <w:rPr>
            <w:webHidden/>
          </w:rPr>
          <w:fldChar w:fldCharType="separate"/>
        </w:r>
        <w:r w:rsidR="00A67566">
          <w:rPr>
            <w:webHidden/>
          </w:rPr>
          <w:t>98</w:t>
        </w:r>
        <w:r w:rsidR="00A67566">
          <w:rPr>
            <w:webHidden/>
          </w:rPr>
          <w:fldChar w:fldCharType="end"/>
        </w:r>
      </w:hyperlink>
    </w:p>
    <w:p w14:paraId="012CB08C" w14:textId="77777777" w:rsidR="00A67566" w:rsidRDefault="00000000">
      <w:pPr>
        <w:pStyle w:val="afff3"/>
        <w:rPr>
          <w:rFonts w:asciiTheme="minorHAnsi" w:eastAsiaTheme="minorEastAsia" w:hAnsiTheme="minorHAnsi" w:cstheme="minorBidi"/>
          <w:sz w:val="22"/>
          <w:szCs w:val="22"/>
        </w:rPr>
      </w:pPr>
      <w:hyperlink w:anchor="_Toc226457310" w:history="1">
        <w:r w:rsidR="00A67566" w:rsidRPr="000949FE">
          <w:rPr>
            <w:rStyle w:val="ad"/>
          </w:rPr>
          <w:t>Рисунок </w:t>
        </w:r>
        <w:r w:rsidR="00A67566">
          <w:rPr>
            <w:rFonts w:asciiTheme="minorHAnsi" w:eastAsiaTheme="minorEastAsia" w:hAnsiTheme="minorHAnsi" w:cstheme="minorBidi"/>
            <w:sz w:val="22"/>
            <w:szCs w:val="22"/>
          </w:rPr>
          <w:tab/>
        </w:r>
        <w:r w:rsidR="00A67566" w:rsidRPr="000949FE">
          <w:rPr>
            <w:rStyle w:val="ad"/>
          </w:rPr>
          <w:t>10. Пример отчета «Сверка внутренних расчетов между ТОФК (по счету 3410 «Внутриказначейские расчеты»)», раздел 2.2</w:t>
        </w:r>
        <w:r w:rsidR="00A67566">
          <w:rPr>
            <w:webHidden/>
          </w:rPr>
          <w:tab/>
        </w:r>
        <w:r w:rsidR="00A67566">
          <w:rPr>
            <w:webHidden/>
          </w:rPr>
          <w:fldChar w:fldCharType="begin"/>
        </w:r>
        <w:r w:rsidR="00A67566">
          <w:rPr>
            <w:webHidden/>
          </w:rPr>
          <w:instrText xml:space="preserve"> PAGEREF _Toc226457310 \h </w:instrText>
        </w:r>
        <w:r w:rsidR="00A67566">
          <w:rPr>
            <w:webHidden/>
          </w:rPr>
        </w:r>
        <w:r w:rsidR="00A67566">
          <w:rPr>
            <w:webHidden/>
          </w:rPr>
          <w:fldChar w:fldCharType="separate"/>
        </w:r>
        <w:r w:rsidR="00A67566">
          <w:rPr>
            <w:webHidden/>
          </w:rPr>
          <w:t>99</w:t>
        </w:r>
        <w:r w:rsidR="00A67566">
          <w:rPr>
            <w:webHidden/>
          </w:rPr>
          <w:fldChar w:fldCharType="end"/>
        </w:r>
      </w:hyperlink>
    </w:p>
    <w:p w14:paraId="2A7DA5FB" w14:textId="77777777" w:rsidR="00A67566" w:rsidRDefault="00000000">
      <w:pPr>
        <w:pStyle w:val="afff3"/>
        <w:rPr>
          <w:rFonts w:asciiTheme="minorHAnsi" w:eastAsiaTheme="minorEastAsia" w:hAnsiTheme="minorHAnsi" w:cstheme="minorBidi"/>
          <w:sz w:val="22"/>
          <w:szCs w:val="22"/>
        </w:rPr>
      </w:pPr>
      <w:hyperlink w:anchor="_Toc226457311" w:history="1">
        <w:r w:rsidR="00A67566" w:rsidRPr="000949FE">
          <w:rPr>
            <w:rStyle w:val="ad"/>
          </w:rPr>
          <w:t>Рисунок </w:t>
        </w:r>
        <w:r w:rsidR="00A67566">
          <w:rPr>
            <w:rFonts w:asciiTheme="minorHAnsi" w:eastAsiaTheme="minorEastAsia" w:hAnsiTheme="minorHAnsi" w:cstheme="minorBidi"/>
            <w:sz w:val="22"/>
            <w:szCs w:val="22"/>
          </w:rPr>
          <w:tab/>
        </w:r>
        <w:r w:rsidR="00A67566" w:rsidRPr="000949FE">
          <w:rPr>
            <w:rStyle w:val="ad"/>
          </w:rPr>
          <w:t>11. Пример отчета «Сверка взаимосвязанных расчетов между разными учетными модулями одного ТОФК (по счету 3430 «Межсистемные расчеты»)», раздел 1</w:t>
        </w:r>
        <w:r w:rsidR="00A67566">
          <w:rPr>
            <w:webHidden/>
          </w:rPr>
          <w:tab/>
        </w:r>
        <w:r w:rsidR="00A67566">
          <w:rPr>
            <w:webHidden/>
          </w:rPr>
          <w:fldChar w:fldCharType="begin"/>
        </w:r>
        <w:r w:rsidR="00A67566">
          <w:rPr>
            <w:webHidden/>
          </w:rPr>
          <w:instrText xml:space="preserve"> PAGEREF _Toc226457311 \h </w:instrText>
        </w:r>
        <w:r w:rsidR="00A67566">
          <w:rPr>
            <w:webHidden/>
          </w:rPr>
        </w:r>
        <w:r w:rsidR="00A67566">
          <w:rPr>
            <w:webHidden/>
          </w:rPr>
          <w:fldChar w:fldCharType="separate"/>
        </w:r>
        <w:r w:rsidR="00A67566">
          <w:rPr>
            <w:webHidden/>
          </w:rPr>
          <w:t>100</w:t>
        </w:r>
        <w:r w:rsidR="00A67566">
          <w:rPr>
            <w:webHidden/>
          </w:rPr>
          <w:fldChar w:fldCharType="end"/>
        </w:r>
      </w:hyperlink>
    </w:p>
    <w:p w14:paraId="31554DBA" w14:textId="77777777" w:rsidR="00A67566" w:rsidRDefault="00000000">
      <w:pPr>
        <w:pStyle w:val="afff3"/>
        <w:rPr>
          <w:rFonts w:asciiTheme="minorHAnsi" w:eastAsiaTheme="minorEastAsia" w:hAnsiTheme="minorHAnsi" w:cstheme="minorBidi"/>
          <w:sz w:val="22"/>
          <w:szCs w:val="22"/>
        </w:rPr>
      </w:pPr>
      <w:hyperlink w:anchor="_Toc226457312" w:history="1">
        <w:r w:rsidR="00A67566" w:rsidRPr="000949FE">
          <w:rPr>
            <w:rStyle w:val="ad"/>
          </w:rPr>
          <w:t>Рисунок </w:t>
        </w:r>
        <w:r w:rsidR="00A67566">
          <w:rPr>
            <w:rFonts w:asciiTheme="minorHAnsi" w:eastAsiaTheme="minorEastAsia" w:hAnsiTheme="minorHAnsi" w:cstheme="minorBidi"/>
            <w:sz w:val="22"/>
            <w:szCs w:val="22"/>
          </w:rPr>
          <w:tab/>
        </w:r>
        <w:r w:rsidR="00A67566" w:rsidRPr="000949FE">
          <w:rPr>
            <w:rStyle w:val="ad"/>
          </w:rPr>
          <w:t>12. Пример отчета «Сверка взаимосвязанных расчетов между разными учетными модулями одного ТОФК (по счету 3430 «Межсистемные расчеты»)», раздел 2.1</w:t>
        </w:r>
        <w:r w:rsidR="00A67566">
          <w:rPr>
            <w:webHidden/>
          </w:rPr>
          <w:tab/>
        </w:r>
        <w:r w:rsidR="00A67566">
          <w:rPr>
            <w:webHidden/>
          </w:rPr>
          <w:fldChar w:fldCharType="begin"/>
        </w:r>
        <w:r w:rsidR="00A67566">
          <w:rPr>
            <w:webHidden/>
          </w:rPr>
          <w:instrText xml:space="preserve"> PAGEREF _Toc226457312 \h </w:instrText>
        </w:r>
        <w:r w:rsidR="00A67566">
          <w:rPr>
            <w:webHidden/>
          </w:rPr>
        </w:r>
        <w:r w:rsidR="00A67566">
          <w:rPr>
            <w:webHidden/>
          </w:rPr>
          <w:fldChar w:fldCharType="separate"/>
        </w:r>
        <w:r w:rsidR="00A67566">
          <w:rPr>
            <w:webHidden/>
          </w:rPr>
          <w:t>101</w:t>
        </w:r>
        <w:r w:rsidR="00A67566">
          <w:rPr>
            <w:webHidden/>
          </w:rPr>
          <w:fldChar w:fldCharType="end"/>
        </w:r>
      </w:hyperlink>
    </w:p>
    <w:p w14:paraId="309398BF" w14:textId="77777777" w:rsidR="00A67566" w:rsidRDefault="00000000">
      <w:pPr>
        <w:pStyle w:val="afff3"/>
        <w:rPr>
          <w:rFonts w:asciiTheme="minorHAnsi" w:eastAsiaTheme="minorEastAsia" w:hAnsiTheme="minorHAnsi" w:cstheme="minorBidi"/>
          <w:sz w:val="22"/>
          <w:szCs w:val="22"/>
        </w:rPr>
      </w:pPr>
      <w:hyperlink w:anchor="_Toc226457313" w:history="1">
        <w:r w:rsidR="00A67566" w:rsidRPr="000949FE">
          <w:rPr>
            <w:rStyle w:val="ad"/>
          </w:rPr>
          <w:t>Рисунок </w:t>
        </w:r>
        <w:r w:rsidR="00A67566">
          <w:rPr>
            <w:rFonts w:asciiTheme="minorHAnsi" w:eastAsiaTheme="minorEastAsia" w:hAnsiTheme="minorHAnsi" w:cstheme="minorBidi"/>
            <w:sz w:val="22"/>
            <w:szCs w:val="22"/>
          </w:rPr>
          <w:tab/>
        </w:r>
        <w:r w:rsidR="00A67566" w:rsidRPr="000949FE">
          <w:rPr>
            <w:rStyle w:val="ad"/>
          </w:rPr>
          <w:t>13. Пример отчета «Сверка взаимосвязанных расчетов между разными учетными модулями одного ТОФК (по счету 3430 «Межсистемные расчеты»)», раздел 2.2</w:t>
        </w:r>
        <w:r w:rsidR="00A67566">
          <w:rPr>
            <w:webHidden/>
          </w:rPr>
          <w:tab/>
        </w:r>
        <w:r w:rsidR="00A67566">
          <w:rPr>
            <w:webHidden/>
          </w:rPr>
          <w:fldChar w:fldCharType="begin"/>
        </w:r>
        <w:r w:rsidR="00A67566">
          <w:rPr>
            <w:webHidden/>
          </w:rPr>
          <w:instrText xml:space="preserve"> PAGEREF _Toc226457313 \h </w:instrText>
        </w:r>
        <w:r w:rsidR="00A67566">
          <w:rPr>
            <w:webHidden/>
          </w:rPr>
        </w:r>
        <w:r w:rsidR="00A67566">
          <w:rPr>
            <w:webHidden/>
          </w:rPr>
          <w:fldChar w:fldCharType="separate"/>
        </w:r>
        <w:r w:rsidR="00A67566">
          <w:rPr>
            <w:webHidden/>
          </w:rPr>
          <w:t>102</w:t>
        </w:r>
        <w:r w:rsidR="00A67566">
          <w:rPr>
            <w:webHidden/>
          </w:rPr>
          <w:fldChar w:fldCharType="end"/>
        </w:r>
      </w:hyperlink>
    </w:p>
    <w:p w14:paraId="5E281DC7" w14:textId="7681A5AB" w:rsidR="002C23DF" w:rsidRPr="00B9499D" w:rsidRDefault="001B0A49" w:rsidP="00A509DE">
      <w:pPr>
        <w:pStyle w:val="afff3"/>
      </w:pPr>
      <w:r>
        <w:fldChar w:fldCharType="end"/>
      </w:r>
    </w:p>
    <w:p w14:paraId="718F339B" w14:textId="77777777" w:rsidR="002C23DF" w:rsidRPr="00100C72" w:rsidRDefault="002C23DF" w:rsidP="00D04606">
      <w:pPr>
        <w:pStyle w:val="GOSTReg"/>
        <w:suppressAutoHyphens/>
      </w:pPr>
      <w:bookmarkStart w:id="20" w:name="_Toc532296332"/>
      <w:bookmarkStart w:id="21" w:name="_Toc121319581"/>
      <w:bookmarkStart w:id="22" w:name="_Toc226456966"/>
      <w:r w:rsidRPr="00100C72">
        <w:lastRenderedPageBreak/>
        <w:t>Перечень терминов и сокращений</w:t>
      </w:r>
      <w:bookmarkEnd w:id="20"/>
      <w:bookmarkEnd w:id="21"/>
      <w:bookmarkEnd w:id="22"/>
    </w:p>
    <w:p w14:paraId="1DBBC0FD" w14:textId="12C5EC5E" w:rsidR="00233FA6" w:rsidRPr="00100C72" w:rsidRDefault="00233FA6" w:rsidP="00D04606">
      <w:pPr>
        <w:pStyle w:val="GOSTNormal"/>
        <w:suppressAutoHyphens/>
      </w:pPr>
      <w:r w:rsidRPr="00100C72">
        <w:t xml:space="preserve">Термины и сокращения, используемые в документе, приведены в </w:t>
      </w:r>
      <w:r w:rsidR="00100C72">
        <w:t xml:space="preserve">Таблице </w:t>
      </w:r>
      <w:r w:rsidR="00100C72">
        <w:fldChar w:fldCharType="begin"/>
      </w:r>
      <w:r w:rsidR="00100C72">
        <w:instrText xml:space="preserve"> REF _Ref154495295 \h </w:instrText>
      </w:r>
      <w:r w:rsidR="00100C72">
        <w:fldChar w:fldCharType="separate"/>
      </w:r>
      <w:ins w:id="23" w:author="Сатлер Марина Викторовна" w:date="2026-04-07T12:22:00Z">
        <w:r w:rsidR="00A67566">
          <w:rPr>
            <w:noProof/>
          </w:rPr>
          <w:t>1</w:t>
        </w:r>
      </w:ins>
      <w:r w:rsidR="00100C72">
        <w:fldChar w:fldCharType="end"/>
      </w:r>
      <w:r w:rsidR="000F44A2" w:rsidRPr="00100C72">
        <w:t>.</w:t>
      </w:r>
    </w:p>
    <w:bookmarkStart w:id="24" w:name="_Toc150758397"/>
    <w:bookmarkStart w:id="25" w:name="_Toc154485450"/>
    <w:bookmarkStart w:id="26" w:name="_Toc182196514"/>
    <w:bookmarkEnd w:id="15"/>
    <w:p w14:paraId="7F6E78C4" w14:textId="5152CDFE" w:rsidR="00100C72" w:rsidRDefault="00100C72" w:rsidP="00D04606">
      <w:pPr>
        <w:pStyle w:val="GOSTNameTable"/>
      </w:pPr>
      <w:r>
        <w:fldChar w:fldCharType="begin"/>
      </w:r>
      <w:r>
        <w:instrText xml:space="preserve"> SEQ Таблица \* ARABIC </w:instrText>
      </w:r>
      <w:r>
        <w:fldChar w:fldCharType="separate"/>
      </w:r>
      <w:bookmarkStart w:id="27" w:name="_Ref154495295"/>
      <w:bookmarkStart w:id="28" w:name="_Toc226457276"/>
      <w:r w:rsidR="00A67566">
        <w:rPr>
          <w:noProof/>
        </w:rPr>
        <w:t>1</w:t>
      </w:r>
      <w:bookmarkEnd w:id="27"/>
      <w:r>
        <w:fldChar w:fldCharType="end"/>
      </w:r>
      <w:r>
        <w:t xml:space="preserve"> - </w:t>
      </w:r>
      <w:r w:rsidRPr="001F22DD">
        <w:t>Список терминов и сокращений</w:t>
      </w:r>
      <w:bookmarkEnd w:id="28"/>
    </w:p>
    <w:tbl>
      <w:tblPr>
        <w:tblStyle w:val="GOSTTable"/>
        <w:tblW w:w="5000" w:type="pct"/>
        <w:tblLook w:val="07E0" w:firstRow="1" w:lastRow="1" w:firstColumn="1" w:lastColumn="1" w:noHBand="1" w:noVBand="1"/>
      </w:tblPr>
      <w:tblGrid>
        <w:gridCol w:w="2366"/>
        <w:gridCol w:w="7262"/>
      </w:tblGrid>
      <w:tr w:rsidR="00963774" w:rsidRPr="000F44A2" w14:paraId="1BCCEFF3" w14:textId="77777777" w:rsidTr="00552C1A">
        <w:trPr>
          <w:cnfStyle w:val="100000000000" w:firstRow="1" w:lastRow="0" w:firstColumn="0" w:lastColumn="0" w:oddVBand="0" w:evenVBand="0" w:oddHBand="0" w:evenHBand="0" w:firstRowFirstColumn="0" w:firstRowLastColumn="0" w:lastRowFirstColumn="0" w:lastRowLastColumn="0"/>
          <w:trHeight w:val="836"/>
        </w:trPr>
        <w:tc>
          <w:tcPr>
            <w:tcW w:w="2366" w:type="dxa"/>
          </w:tcPr>
          <w:p w14:paraId="66B95448" w14:textId="77777777" w:rsidR="00963774" w:rsidRPr="00637DDB" w:rsidRDefault="00963774" w:rsidP="00D04606">
            <w:pPr>
              <w:pStyle w:val="GOSTTableHead"/>
            </w:pPr>
            <w:r w:rsidRPr="000F44A2">
              <w:t>Термин или определение</w:t>
            </w:r>
          </w:p>
        </w:tc>
        <w:tc>
          <w:tcPr>
            <w:tcW w:w="7262" w:type="dxa"/>
          </w:tcPr>
          <w:p w14:paraId="6EE329F1" w14:textId="77777777" w:rsidR="00963774" w:rsidRPr="00637DDB" w:rsidRDefault="00963774" w:rsidP="00D04606">
            <w:pPr>
              <w:pStyle w:val="GOSTTableHead"/>
            </w:pPr>
            <w:r w:rsidRPr="000F44A2">
              <w:t>Описание</w:t>
            </w:r>
          </w:p>
        </w:tc>
      </w:tr>
      <w:tr w:rsidR="001B0A49" w:rsidRPr="000F44A2" w14:paraId="5C9F5592" w14:textId="77777777" w:rsidTr="00552C1A">
        <w:tc>
          <w:tcPr>
            <w:tcW w:w="2366" w:type="dxa"/>
          </w:tcPr>
          <w:p w14:paraId="2C373AEB" w14:textId="32605AE1" w:rsidR="008D45E6" w:rsidRPr="008D45E6" w:rsidRDefault="001B0A49" w:rsidP="00552C1A">
            <w:pPr>
              <w:pStyle w:val="GOSTTablenorm"/>
              <w:suppressAutoHyphens/>
            </w:pPr>
            <w:commentRangeStart w:id="29"/>
            <w:proofErr w:type="spellStart"/>
            <w:r w:rsidRPr="001B0A49">
              <w:t>Datamar</w:t>
            </w:r>
            <w:commentRangeEnd w:id="29"/>
            <w:r w:rsidR="008D45E6">
              <w:rPr>
                <w:rStyle w:val="affa"/>
              </w:rPr>
              <w:commentReference w:id="29"/>
            </w:r>
            <w:r w:rsidRPr="001B0A49">
              <w:t>t</w:t>
            </w:r>
            <w:proofErr w:type="spellEnd"/>
          </w:p>
        </w:tc>
        <w:tc>
          <w:tcPr>
            <w:tcW w:w="7262" w:type="dxa"/>
          </w:tcPr>
          <w:p w14:paraId="5DDC0457" w14:textId="62A82F8C" w:rsidR="001B0A49" w:rsidRPr="000F44A2" w:rsidRDefault="001B0A49" w:rsidP="00D04606">
            <w:pPr>
              <w:pStyle w:val="GOSTTablenorm"/>
              <w:suppressAutoHyphens/>
            </w:pPr>
            <w:r>
              <w:t xml:space="preserve">Модуль предоставления отчетности </w:t>
            </w:r>
            <w:r w:rsidRPr="000F44A2">
              <w:t>системы SVAP</w:t>
            </w:r>
            <w:r>
              <w:t xml:space="preserve">, </w:t>
            </w:r>
            <w:r w:rsidRPr="4B108625">
              <w:t xml:space="preserve">предназначенный для предоставления </w:t>
            </w:r>
            <w:r>
              <w:t>ФП ГИИС ЭБ</w:t>
            </w:r>
            <w:r w:rsidRPr="4B108625">
              <w:t xml:space="preserve"> агрегированных данных в различных срезах (фильтрах, группировках)</w:t>
            </w:r>
          </w:p>
        </w:tc>
      </w:tr>
      <w:tr w:rsidR="00552C1A" w:rsidRPr="000F44A2" w14:paraId="6CF1B5F8" w14:textId="77777777" w:rsidTr="00552C1A">
        <w:trPr>
          <w:ins w:id="30" w:author="Сказецкая Наталья Камилевна" w:date="2024-09-26T18:53:00Z"/>
        </w:trPr>
        <w:tc>
          <w:tcPr>
            <w:tcW w:w="2366" w:type="dxa"/>
          </w:tcPr>
          <w:p w14:paraId="396E5DE5" w14:textId="13805744" w:rsidR="00552C1A" w:rsidRPr="001B0A49" w:rsidRDefault="00552C1A" w:rsidP="00552C1A">
            <w:pPr>
              <w:pStyle w:val="GOSTTablenorm"/>
              <w:suppressAutoHyphens/>
              <w:rPr>
                <w:ins w:id="31" w:author="Сказецкая Наталья Камилевна" w:date="2024-09-26T18:53:00Z"/>
              </w:rPr>
            </w:pPr>
            <w:ins w:id="32" w:author="Сказецкая Наталья Камилевна" w:date="2024-09-26T18:53:00Z">
              <w:r>
                <w:t xml:space="preserve">Локальный </w:t>
              </w:r>
              <w:proofErr w:type="spellStart"/>
              <w:r w:rsidRPr="001B0A49">
                <w:t>Datamart</w:t>
              </w:r>
              <w:proofErr w:type="spellEnd"/>
              <w:r>
                <w:t xml:space="preserve"> (локальный </w:t>
              </w:r>
              <w:proofErr w:type="spellStart"/>
              <w:r>
                <w:t>Датамарт</w:t>
              </w:r>
              <w:proofErr w:type="spellEnd"/>
              <w:r>
                <w:t>)</w:t>
              </w:r>
            </w:ins>
          </w:p>
        </w:tc>
        <w:tc>
          <w:tcPr>
            <w:tcW w:w="7262" w:type="dxa"/>
          </w:tcPr>
          <w:p w14:paraId="5A14D9BB" w14:textId="3DA090B6" w:rsidR="00552C1A" w:rsidRDefault="00552C1A" w:rsidP="00552C1A">
            <w:pPr>
              <w:pStyle w:val="GOSTTablenorm"/>
              <w:suppressAutoHyphens/>
              <w:rPr>
                <w:ins w:id="33" w:author="Сказецкая Наталья Камилевна" w:date="2024-09-26T18:53:00Z"/>
              </w:rPr>
            </w:pPr>
            <w:ins w:id="34" w:author="Сказецкая Наталья Камилевна" w:date="2024-09-26T18:53:00Z">
              <w:r>
                <w:t xml:space="preserve">Модуль предоставления отчетности </w:t>
              </w:r>
              <w:r w:rsidRPr="000F44A2">
                <w:t>системы SVAP</w:t>
              </w:r>
              <w:r>
                <w:t>, в котором содержится информация об учетных данных по операциям отдельной (-ых) ФП ГИИС ЭБ</w:t>
              </w:r>
            </w:ins>
          </w:p>
        </w:tc>
      </w:tr>
      <w:tr w:rsidR="00552C1A" w:rsidRPr="000F44A2" w14:paraId="4634E5AE" w14:textId="77777777" w:rsidTr="00552C1A">
        <w:tc>
          <w:tcPr>
            <w:tcW w:w="2366" w:type="dxa"/>
          </w:tcPr>
          <w:p w14:paraId="5BC4C2D9" w14:textId="1E19274D" w:rsidR="00552C1A" w:rsidRPr="000F44A2" w:rsidRDefault="00552C1A" w:rsidP="00552C1A">
            <w:pPr>
              <w:pStyle w:val="GOSTTablenorm"/>
              <w:suppressAutoHyphens/>
            </w:pPr>
            <w:r w:rsidRPr="000F44A2">
              <w:t>JSON</w:t>
            </w:r>
          </w:p>
        </w:tc>
        <w:tc>
          <w:tcPr>
            <w:tcW w:w="7262" w:type="dxa"/>
          </w:tcPr>
          <w:p w14:paraId="2673DEBE" w14:textId="46058838" w:rsidR="00552C1A" w:rsidRPr="000F44A2" w:rsidRDefault="00552C1A" w:rsidP="00552C1A">
            <w:pPr>
              <w:pStyle w:val="GOSTTablenorm"/>
              <w:suppressAutoHyphens/>
            </w:pPr>
            <w:r w:rsidRPr="000F44A2">
              <w:t>Текстовый формат обмена данными, основанный на JavaScript</w:t>
            </w:r>
          </w:p>
        </w:tc>
      </w:tr>
      <w:tr w:rsidR="00552C1A" w:rsidRPr="000F44A2" w14:paraId="0201B654" w14:textId="77777777" w:rsidTr="00552C1A">
        <w:tc>
          <w:tcPr>
            <w:tcW w:w="2366" w:type="dxa"/>
          </w:tcPr>
          <w:p w14:paraId="1FBC0BA6" w14:textId="77777777" w:rsidR="00552C1A" w:rsidRPr="000F44A2" w:rsidRDefault="00552C1A" w:rsidP="00552C1A">
            <w:pPr>
              <w:pStyle w:val="GOSTTablenorm"/>
              <w:suppressAutoHyphens/>
            </w:pPr>
            <w:r w:rsidRPr="000F44A2">
              <w:t>OLAP</w:t>
            </w:r>
          </w:p>
        </w:tc>
        <w:tc>
          <w:tcPr>
            <w:tcW w:w="7262" w:type="dxa"/>
          </w:tcPr>
          <w:p w14:paraId="0C17A42B" w14:textId="38E092BE" w:rsidR="00552C1A" w:rsidRPr="000F44A2" w:rsidRDefault="00552C1A" w:rsidP="00552C1A">
            <w:pPr>
              <w:pStyle w:val="GOSTTablenorm"/>
              <w:suppressAutoHyphens/>
            </w:pPr>
            <w:r>
              <w:t>Модуль сбора отчетности</w:t>
            </w:r>
            <w:r w:rsidRPr="000F44A2">
              <w:t xml:space="preserve"> системы SVAP</w:t>
            </w:r>
            <w:r>
              <w:t>,</w:t>
            </w:r>
            <w:r w:rsidRPr="000F44A2">
              <w:t xml:space="preserve"> предназначенн</w:t>
            </w:r>
            <w:r>
              <w:t>ый</w:t>
            </w:r>
            <w:r w:rsidRPr="000F44A2">
              <w:t xml:space="preserve"> для </w:t>
            </w:r>
            <w:r>
              <w:t xml:space="preserve">сбора и </w:t>
            </w:r>
            <w:r w:rsidRPr="000F44A2">
              <w:t xml:space="preserve">пост-обработки сформированных и переданных из OLTP записей учета, </w:t>
            </w:r>
            <w:r>
              <w:t xml:space="preserve">в </w:t>
            </w:r>
            <w:r w:rsidRPr="000F44A2">
              <w:t>котор</w:t>
            </w:r>
            <w:r>
              <w:t>ом</w:t>
            </w:r>
            <w:r w:rsidRPr="000F44A2">
              <w:t xml:space="preserve"> осуществляет</w:t>
            </w:r>
            <w:r>
              <w:t>ся</w:t>
            </w:r>
            <w:r w:rsidRPr="000F44A2">
              <w:t xml:space="preserve"> дообогащение записей учета дополнительными </w:t>
            </w:r>
            <w:r w:rsidRPr="00C3644C">
              <w:t>аналитическими признаками</w:t>
            </w:r>
            <w:r w:rsidRPr="000F44A2">
              <w:t>, содержащи</w:t>
            </w:r>
            <w:r>
              <w:t>ми</w:t>
            </w:r>
            <w:r w:rsidRPr="000F44A2">
              <w:t xml:space="preserve">ся в запросах, и их агрегирование в необходимых разрезах для последующей передачи агрегированных данных в </w:t>
            </w:r>
            <w:proofErr w:type="spellStart"/>
            <w:r w:rsidRPr="001B0A49">
              <w:t>Datamart</w:t>
            </w:r>
            <w:proofErr w:type="spellEnd"/>
            <w:del w:id="35" w:author="Сказецкая Наталья Камилевна" w:date="2023-08-01T14:50:00Z">
              <w:r w:rsidDel="00637DDB">
                <w:delText>.</w:delText>
              </w:r>
            </w:del>
          </w:p>
        </w:tc>
      </w:tr>
      <w:tr w:rsidR="00552C1A" w:rsidRPr="000F44A2" w14:paraId="7A64E096" w14:textId="77777777" w:rsidTr="00552C1A">
        <w:tc>
          <w:tcPr>
            <w:tcW w:w="2366" w:type="dxa"/>
          </w:tcPr>
          <w:p w14:paraId="16BC6A8B" w14:textId="77777777" w:rsidR="00552C1A" w:rsidRPr="000F44A2" w:rsidRDefault="00552C1A" w:rsidP="00552C1A">
            <w:pPr>
              <w:pStyle w:val="GOSTTablenorm"/>
              <w:suppressAutoHyphens/>
            </w:pPr>
            <w:r w:rsidRPr="000F44A2">
              <w:t>OLTP</w:t>
            </w:r>
          </w:p>
        </w:tc>
        <w:tc>
          <w:tcPr>
            <w:tcW w:w="7262" w:type="dxa"/>
          </w:tcPr>
          <w:p w14:paraId="5550088D" w14:textId="52B3B3C7" w:rsidR="00552C1A" w:rsidRPr="000F44A2" w:rsidRDefault="00552C1A" w:rsidP="00552C1A">
            <w:pPr>
              <w:pStyle w:val="GOSTTablenorm"/>
              <w:suppressAutoHyphens/>
            </w:pPr>
            <w:r>
              <w:t>Модуль учета</w:t>
            </w:r>
            <w:r w:rsidRPr="000F44A2">
              <w:t xml:space="preserve"> системы SVAP</w:t>
            </w:r>
            <w:r>
              <w:t>,</w:t>
            </w:r>
            <w:r w:rsidRPr="000F44A2">
              <w:t xml:space="preserve"> предназначенн</w:t>
            </w:r>
            <w:r>
              <w:t>ый</w:t>
            </w:r>
            <w:r w:rsidRPr="000F44A2">
              <w:t xml:space="preserve"> для обработки запросов, содержащих </w:t>
            </w:r>
            <w:r>
              <w:t xml:space="preserve">атрибуты </w:t>
            </w:r>
            <w:r w:rsidRPr="000F44A2">
              <w:t>документ</w:t>
            </w:r>
            <w:r>
              <w:t>ов</w:t>
            </w:r>
            <w:r w:rsidRPr="000F44A2">
              <w:t xml:space="preserve">, на подбор </w:t>
            </w:r>
            <w:r>
              <w:t xml:space="preserve">и формирование </w:t>
            </w:r>
            <w:r w:rsidRPr="000F44A2">
              <w:t>записей учета</w:t>
            </w:r>
            <w:r>
              <w:t xml:space="preserve"> по настроенным правилам и с осуществлением необходимых контролей</w:t>
            </w:r>
          </w:p>
        </w:tc>
      </w:tr>
      <w:tr w:rsidR="00552C1A" w:rsidRPr="000F44A2" w14:paraId="1CF22DDB" w14:textId="77777777" w:rsidTr="00552C1A">
        <w:trPr>
          <w:ins w:id="36" w:author="Сказецкая Наталья Камилевна" w:date="2024-09-26T17:06:00Z"/>
        </w:trPr>
        <w:tc>
          <w:tcPr>
            <w:tcW w:w="2366" w:type="dxa"/>
          </w:tcPr>
          <w:p w14:paraId="4AD88261" w14:textId="77777777" w:rsidR="00552C1A" w:rsidRPr="008D45E6" w:rsidRDefault="00552C1A" w:rsidP="00552C1A">
            <w:pPr>
              <w:pStyle w:val="GOSTTablenorm"/>
              <w:suppressAutoHyphens/>
              <w:rPr>
                <w:ins w:id="37" w:author="Сказецкая Наталья Камилевна" w:date="2024-09-26T17:06:00Z"/>
              </w:rPr>
            </w:pPr>
            <w:proofErr w:type="spellStart"/>
            <w:ins w:id="38" w:author="Сказецкая Наталья Камилевна" w:date="2024-09-26T17:11:00Z">
              <w:r>
                <w:rPr>
                  <w:lang w:val="en-US"/>
                </w:rPr>
                <w:t>SuperDatamart</w:t>
              </w:r>
              <w:proofErr w:type="spellEnd"/>
              <w:r>
                <w:t xml:space="preserve"> (</w:t>
              </w:r>
              <w:proofErr w:type="spellStart"/>
              <w:r>
                <w:t>Супердатамарт</w:t>
              </w:r>
              <w:proofErr w:type="spellEnd"/>
              <w:r>
                <w:t>)</w:t>
              </w:r>
            </w:ins>
          </w:p>
        </w:tc>
        <w:tc>
          <w:tcPr>
            <w:tcW w:w="7262" w:type="dxa"/>
          </w:tcPr>
          <w:p w14:paraId="6F0E9189" w14:textId="7438A5AE" w:rsidR="00552C1A" w:rsidRDefault="00552C1A" w:rsidP="008859BA">
            <w:pPr>
              <w:pStyle w:val="GOSTTablenorm"/>
              <w:suppressAutoHyphens/>
              <w:rPr>
                <w:ins w:id="39" w:author="Сказецкая Наталья Камилевна" w:date="2024-09-26T17:06:00Z"/>
              </w:rPr>
            </w:pPr>
            <w:ins w:id="40" w:author="Сказецкая Наталья Камилевна" w:date="2024-09-26T18:51:00Z">
              <w:r>
                <w:t xml:space="preserve">Модуль предоставления отчетности </w:t>
              </w:r>
              <w:r w:rsidRPr="000F44A2">
                <w:t>системы SVAP</w:t>
              </w:r>
            </w:ins>
            <w:ins w:id="41" w:author="Сказецкая Наталья Камилевна" w:date="2024-09-26T18:46:00Z">
              <w:r>
                <w:t xml:space="preserve">, </w:t>
              </w:r>
            </w:ins>
            <w:ins w:id="42" w:author="Сказецкая Наталья Камилевна" w:date="2024-10-15T15:06:00Z">
              <w:r w:rsidR="008859BA">
                <w:t xml:space="preserve">в котором содержится информация об учетных данных по операциям всех ФП ГИИС ЭБ, поступающая с </w:t>
              </w:r>
            </w:ins>
            <w:ins w:id="43" w:author="Сказецкая Наталья Камилевна" w:date="2024-09-26T18:47:00Z">
              <w:r>
                <w:t>локальных</w:t>
              </w:r>
            </w:ins>
            <w:ins w:id="44" w:author="Сказецкая Наталья Камилевна" w:date="2024-09-26T18:48:00Z">
              <w:r>
                <w:t xml:space="preserve"> </w:t>
              </w:r>
              <w:proofErr w:type="spellStart"/>
              <w:r w:rsidRPr="001B0A49">
                <w:t>Datamart</w:t>
              </w:r>
            </w:ins>
            <w:proofErr w:type="spellEnd"/>
          </w:p>
        </w:tc>
      </w:tr>
      <w:tr w:rsidR="00552C1A" w:rsidRPr="000F44A2" w14:paraId="04E6B419" w14:textId="77777777" w:rsidTr="00552C1A">
        <w:tc>
          <w:tcPr>
            <w:tcW w:w="2366" w:type="dxa"/>
          </w:tcPr>
          <w:p w14:paraId="0B08D2C1" w14:textId="77777777" w:rsidR="00552C1A" w:rsidRPr="000F44A2" w:rsidRDefault="00552C1A" w:rsidP="00552C1A">
            <w:pPr>
              <w:pStyle w:val="GOSTTablenorm"/>
              <w:suppressAutoHyphens/>
            </w:pPr>
            <w:r w:rsidRPr="000F44A2">
              <w:t>SVAP</w:t>
            </w:r>
          </w:p>
        </w:tc>
        <w:tc>
          <w:tcPr>
            <w:tcW w:w="7262" w:type="dxa"/>
          </w:tcPr>
          <w:p w14:paraId="53D2FB38" w14:textId="77777777" w:rsidR="00552C1A" w:rsidRDefault="00552C1A" w:rsidP="00552C1A">
            <w:pPr>
              <w:pStyle w:val="GOSTTablenorm"/>
              <w:suppressAutoHyphens/>
            </w:pPr>
            <w:proofErr w:type="spellStart"/>
            <w:r w:rsidRPr="000F44A2">
              <w:t>SmartVista</w:t>
            </w:r>
            <w:proofErr w:type="spellEnd"/>
            <w:r w:rsidRPr="000F44A2">
              <w:t xml:space="preserve"> Accounting Platform – расчетно-финансовая платформа для аналитического и бухгалтерского учета финансово-денежных операций, построенная на базе продуктов семейства </w:t>
            </w:r>
            <w:proofErr w:type="spellStart"/>
            <w:r w:rsidRPr="000F44A2">
              <w:t>SmartVista</w:t>
            </w:r>
            <w:proofErr w:type="spellEnd"/>
            <w:r w:rsidRPr="000F44A2">
              <w:t xml:space="preserve"> </w:t>
            </w:r>
            <w:r w:rsidRPr="00637DDB">
              <w:t>и</w:t>
            </w:r>
            <w:r w:rsidRPr="000F44A2">
              <w:t xml:space="preserve"> состоящая из </w:t>
            </w:r>
            <w:r>
              <w:rPr>
                <w:lang w:val="en-US"/>
              </w:rPr>
              <w:t>SVBO</w:t>
            </w:r>
            <w:r w:rsidRPr="00421681">
              <w:t xml:space="preserve"> </w:t>
            </w:r>
            <w:r>
              <w:t xml:space="preserve">и </w:t>
            </w:r>
            <w:r>
              <w:rPr>
                <w:lang w:val="en-US"/>
              </w:rPr>
              <w:t>SVIP</w:t>
            </w:r>
            <w:r>
              <w:t xml:space="preserve"> компонентов:</w:t>
            </w:r>
          </w:p>
          <w:p w14:paraId="359326EC" w14:textId="564238A7" w:rsidR="00552C1A" w:rsidRDefault="00552C1A" w:rsidP="00552C1A">
            <w:pPr>
              <w:pStyle w:val="GOSTTableListMark1"/>
              <w:suppressAutoHyphens/>
            </w:pPr>
            <w:r>
              <w:t>«Смарт Виста Бэк Офис Рус» Модуль «Смарт Виста подсистемы учета и отчетности системы»;</w:t>
            </w:r>
          </w:p>
          <w:p w14:paraId="6C89FE1E" w14:textId="285640EA" w:rsidR="00552C1A" w:rsidRPr="00637DDB" w:rsidRDefault="00552C1A" w:rsidP="00552C1A">
            <w:pPr>
              <w:pStyle w:val="GOSTTableListMark1"/>
              <w:suppressAutoHyphens/>
            </w:pPr>
            <w:r>
              <w:t>«Смарт Виста Фронт Энд Рус» Модуль «Смарт Виста Интеграционная Платформа»</w:t>
            </w:r>
          </w:p>
        </w:tc>
      </w:tr>
      <w:tr w:rsidR="00552C1A" w:rsidRPr="000F44A2" w14:paraId="786E4714" w14:textId="77777777" w:rsidTr="00552C1A">
        <w:tc>
          <w:tcPr>
            <w:tcW w:w="2366" w:type="dxa"/>
          </w:tcPr>
          <w:p w14:paraId="2197C57A" w14:textId="77777777" w:rsidR="00552C1A" w:rsidRPr="000F44A2" w:rsidRDefault="00552C1A" w:rsidP="00552C1A">
            <w:pPr>
              <w:pStyle w:val="GOSTTablenorm"/>
              <w:suppressAutoHyphens/>
            </w:pPr>
            <w:r w:rsidRPr="000F44A2">
              <w:t>SVBO</w:t>
            </w:r>
          </w:p>
        </w:tc>
        <w:tc>
          <w:tcPr>
            <w:tcW w:w="7262" w:type="dxa"/>
          </w:tcPr>
          <w:p w14:paraId="567F9B1B" w14:textId="56E135D6" w:rsidR="00552C1A" w:rsidRPr="00637DDB" w:rsidRDefault="00552C1A" w:rsidP="00552C1A">
            <w:pPr>
              <w:pStyle w:val="GOSTTablenorm"/>
              <w:suppressAutoHyphens/>
            </w:pPr>
            <w:proofErr w:type="spellStart"/>
            <w:r w:rsidRPr="000F44A2">
              <w:t>SmartVista</w:t>
            </w:r>
            <w:proofErr w:type="spellEnd"/>
            <w:r w:rsidRPr="000F44A2">
              <w:t xml:space="preserve"> Back Office</w:t>
            </w:r>
            <w:r>
              <w:t xml:space="preserve"> -</w:t>
            </w:r>
            <w:r w:rsidRPr="000F44A2">
              <w:t xml:space="preserve"> </w:t>
            </w:r>
            <w:r>
              <w:t>«Смарт Виста Бэк Офис Рус» Модуль «Смарт Виста подсистемы учета и отчетности системы». К</w:t>
            </w:r>
            <w:r w:rsidRPr="000F44A2">
              <w:t>омпонент SVAP, отвечающий за финансовую часть – подбор записей учета, агрегирование и суммирование данных</w:t>
            </w:r>
            <w:r w:rsidRPr="00421681">
              <w:t xml:space="preserve">. </w:t>
            </w:r>
            <w:r w:rsidRPr="00637DDB">
              <w:t xml:space="preserve">Состоит из OLTP, OLAP, </w:t>
            </w:r>
            <w:r w:rsidRPr="00637DDB">
              <w:rPr>
                <w:lang w:val="en-US"/>
              </w:rPr>
              <w:t>Datamart</w:t>
            </w:r>
            <w:r w:rsidRPr="00637DDB">
              <w:t xml:space="preserve"> модулей</w:t>
            </w:r>
          </w:p>
        </w:tc>
      </w:tr>
      <w:tr w:rsidR="00552C1A" w:rsidRPr="000F44A2" w14:paraId="219D04BA" w14:textId="77777777" w:rsidTr="00552C1A">
        <w:tc>
          <w:tcPr>
            <w:tcW w:w="2366" w:type="dxa"/>
          </w:tcPr>
          <w:p w14:paraId="39A9B62A" w14:textId="77777777" w:rsidR="00552C1A" w:rsidRPr="000F44A2" w:rsidRDefault="00552C1A" w:rsidP="00552C1A">
            <w:pPr>
              <w:pStyle w:val="GOSTTablenorm"/>
              <w:suppressAutoHyphens/>
            </w:pPr>
            <w:r w:rsidRPr="000F44A2">
              <w:t>SVIP</w:t>
            </w:r>
          </w:p>
        </w:tc>
        <w:tc>
          <w:tcPr>
            <w:tcW w:w="7262" w:type="dxa"/>
          </w:tcPr>
          <w:p w14:paraId="3EBE3250" w14:textId="18DB3DD1" w:rsidR="00552C1A" w:rsidRPr="000F44A2" w:rsidRDefault="00552C1A" w:rsidP="00552C1A">
            <w:pPr>
              <w:pStyle w:val="GOSTTablenorm"/>
              <w:suppressAutoHyphens/>
            </w:pPr>
            <w:proofErr w:type="spellStart"/>
            <w:r w:rsidRPr="000F44A2">
              <w:t>SmartVista</w:t>
            </w:r>
            <w:proofErr w:type="spellEnd"/>
            <w:r w:rsidRPr="000F44A2">
              <w:t xml:space="preserve"> </w:t>
            </w:r>
            <w:proofErr w:type="spellStart"/>
            <w:r w:rsidRPr="000F44A2">
              <w:t>Integration</w:t>
            </w:r>
            <w:proofErr w:type="spellEnd"/>
            <w:r w:rsidRPr="000F44A2">
              <w:t xml:space="preserve"> Platform</w:t>
            </w:r>
            <w:r>
              <w:t xml:space="preserve"> -</w:t>
            </w:r>
            <w:r w:rsidRPr="000F44A2">
              <w:t xml:space="preserve"> </w:t>
            </w:r>
            <w:r w:rsidRPr="00637DDB">
              <w:t>«Смарт Виста Фронт Энд Рус» Модуль «Смарт Виста Интеграционная Платформа».</w:t>
            </w:r>
            <w:r>
              <w:t xml:space="preserve"> К</w:t>
            </w:r>
            <w:r w:rsidRPr="000F44A2">
              <w:t>омпонент SVAP, отвечающий за интеграционную часть – взаимодействие с функциональными подсистемами ГИИС «Электронный бюджет»</w:t>
            </w:r>
          </w:p>
        </w:tc>
      </w:tr>
      <w:tr w:rsidR="00552C1A" w:rsidRPr="000F44A2" w14:paraId="618BB274" w14:textId="77777777" w:rsidTr="00552C1A">
        <w:tc>
          <w:tcPr>
            <w:tcW w:w="2366" w:type="dxa"/>
          </w:tcPr>
          <w:p w14:paraId="1FCB08FF" w14:textId="77777777" w:rsidR="00552C1A" w:rsidRPr="000F44A2" w:rsidRDefault="00552C1A" w:rsidP="00552C1A">
            <w:pPr>
              <w:pStyle w:val="GOSTTablenorm"/>
              <w:suppressAutoHyphens/>
            </w:pPr>
            <w:r w:rsidRPr="000F44A2">
              <w:t>XML</w:t>
            </w:r>
          </w:p>
        </w:tc>
        <w:tc>
          <w:tcPr>
            <w:tcW w:w="7262" w:type="dxa"/>
          </w:tcPr>
          <w:p w14:paraId="4B24E5AB" w14:textId="77777777" w:rsidR="00552C1A" w:rsidRPr="000F44A2" w:rsidRDefault="00552C1A" w:rsidP="00552C1A">
            <w:pPr>
              <w:pStyle w:val="GOSTTablenorm"/>
              <w:suppressAutoHyphens/>
            </w:pPr>
            <w:r w:rsidRPr="000F44A2">
              <w:t>Расширяемый язык разметки. Формат, обеспечивающий механизмы описания структур документов с помощью тэгов разметки</w:t>
            </w:r>
          </w:p>
        </w:tc>
      </w:tr>
      <w:tr w:rsidR="00552C1A" w:rsidRPr="000F44A2" w14:paraId="2D482E92" w14:textId="77777777" w:rsidTr="00552C1A">
        <w:tc>
          <w:tcPr>
            <w:tcW w:w="2366" w:type="dxa"/>
          </w:tcPr>
          <w:p w14:paraId="5D20F146" w14:textId="5A0BFA9E" w:rsidR="00552C1A" w:rsidRPr="000F44A2" w:rsidRDefault="00552C1A" w:rsidP="00552C1A">
            <w:pPr>
              <w:pStyle w:val="GOSTTablenorm"/>
              <w:suppressAutoHyphens/>
            </w:pPr>
            <w:r w:rsidRPr="00E95569">
              <w:lastRenderedPageBreak/>
              <w:t>Аналитические признаки, входящие в структуру номера счета</w:t>
            </w:r>
          </w:p>
        </w:tc>
        <w:tc>
          <w:tcPr>
            <w:tcW w:w="7262" w:type="dxa"/>
          </w:tcPr>
          <w:p w14:paraId="53D4FF04" w14:textId="723B3B10" w:rsidR="00552C1A" w:rsidRPr="000F44A2" w:rsidRDefault="00552C1A" w:rsidP="00552C1A">
            <w:pPr>
              <w:pStyle w:val="GOSTTablenorm"/>
              <w:suppressAutoHyphens/>
            </w:pPr>
            <w:r>
              <w:t xml:space="preserve">Группа </w:t>
            </w:r>
            <w:r w:rsidRPr="00E95569">
              <w:t>аналитически</w:t>
            </w:r>
            <w:r>
              <w:t>х</w:t>
            </w:r>
            <w:r w:rsidRPr="00E95569">
              <w:t xml:space="preserve"> признак</w:t>
            </w:r>
            <w:r>
              <w:t>ов</w:t>
            </w:r>
            <w:r w:rsidRPr="00E95569">
              <w:t>, включенны</w:t>
            </w:r>
            <w:r>
              <w:t>х</w:t>
            </w:r>
            <w:r w:rsidRPr="00E95569">
              <w:t xml:space="preserve"> в шаб</w:t>
            </w:r>
            <w:r>
              <w:t xml:space="preserve">лон </w:t>
            </w:r>
            <w:proofErr w:type="gramStart"/>
            <w:r>
              <w:t>счета согласно справочнику</w:t>
            </w:r>
            <w:proofErr w:type="gramEnd"/>
            <w:r>
              <w:t xml:space="preserve"> «Шаблоны счетов»</w:t>
            </w:r>
            <w:r w:rsidRPr="00E95569">
              <w:t xml:space="preserve"> в SVAP. В разрезе </w:t>
            </w:r>
            <w:r>
              <w:t xml:space="preserve">таких </w:t>
            </w:r>
            <w:r w:rsidRPr="00E95569">
              <w:t>аналитических признаков в SVAP осуществляется предварительное агрегирование данных</w:t>
            </w:r>
            <w:r>
              <w:t>,</w:t>
            </w:r>
            <w:r w:rsidRPr="00E95569">
              <w:t xml:space="preserve"> контроль доступного остатка средств, расчет балансов (оборотов и остатков по счетам). Аналитические признаки этой группы могут задаваться в качестве параметров отбора и параметров отображения данных </w:t>
            </w:r>
            <w:r>
              <w:t xml:space="preserve">в запросах на сбор учетных данных </w:t>
            </w:r>
            <w:r w:rsidRPr="00E95569">
              <w:t>при отборе по счетам (по комбинации аналитических признаков) и по записям учета</w:t>
            </w:r>
            <w:del w:id="45" w:author="Наталия Коршунова" w:date="2023-12-19T13:59:00Z">
              <w:r w:rsidDel="00717098">
                <w:delText>.</w:delText>
              </w:r>
            </w:del>
          </w:p>
        </w:tc>
      </w:tr>
      <w:tr w:rsidR="00552C1A" w:rsidRPr="000F44A2" w14:paraId="5009B55A" w14:textId="77777777" w:rsidTr="00552C1A">
        <w:tc>
          <w:tcPr>
            <w:tcW w:w="2366" w:type="dxa"/>
          </w:tcPr>
          <w:p w14:paraId="219A877C" w14:textId="76BBB028" w:rsidR="00552C1A" w:rsidRPr="00E95569" w:rsidRDefault="00552C1A" w:rsidP="00552C1A">
            <w:pPr>
              <w:pStyle w:val="GOSTTablenorm"/>
              <w:suppressAutoHyphens/>
            </w:pPr>
            <w:r w:rsidRPr="0014700E">
              <w:t>Аналитические признаки, участвующие в расчете балансов</w:t>
            </w:r>
          </w:p>
        </w:tc>
        <w:tc>
          <w:tcPr>
            <w:tcW w:w="7262" w:type="dxa"/>
          </w:tcPr>
          <w:p w14:paraId="404C73F8" w14:textId="407D670E" w:rsidR="00552C1A" w:rsidRDefault="00552C1A" w:rsidP="00552C1A">
            <w:pPr>
              <w:pStyle w:val="GOSTTablenorm"/>
              <w:suppressAutoHyphens/>
            </w:pPr>
            <w:r>
              <w:t xml:space="preserve">Группа аналитических признаков, имеющих «Признак использования при расчете балансов» в справочнике «Аналитические признаки» в </w:t>
            </w:r>
            <w:r>
              <w:rPr>
                <w:lang w:val="en-US"/>
              </w:rPr>
              <w:t>SVAP</w:t>
            </w:r>
            <w:proofErr w:type="gramStart"/>
            <w:r>
              <w:t>, Представляет</w:t>
            </w:r>
            <w:proofErr w:type="gramEnd"/>
            <w:r>
              <w:t xml:space="preserve"> собой объединение множеств </w:t>
            </w:r>
            <w:r w:rsidRPr="0014700E">
              <w:t>аналитически</w:t>
            </w:r>
            <w:r>
              <w:t>х</w:t>
            </w:r>
            <w:r w:rsidRPr="0014700E">
              <w:t xml:space="preserve"> признак</w:t>
            </w:r>
            <w:r>
              <w:t>ов</w:t>
            </w:r>
            <w:r w:rsidRPr="0014700E">
              <w:t xml:space="preserve">, </w:t>
            </w:r>
            <w:r w:rsidRPr="00E95569">
              <w:t>входящи</w:t>
            </w:r>
            <w:r>
              <w:t>х</w:t>
            </w:r>
            <w:r w:rsidRPr="00E95569">
              <w:t xml:space="preserve"> в структуру номера счета</w:t>
            </w:r>
            <w:r>
              <w:t>, и д</w:t>
            </w:r>
            <w:r w:rsidRPr="00E95569">
              <w:t>ополнительны</w:t>
            </w:r>
            <w:r>
              <w:t>х</w:t>
            </w:r>
            <w:r w:rsidRPr="00E95569">
              <w:t xml:space="preserve"> аналитически</w:t>
            </w:r>
            <w:r>
              <w:t>х</w:t>
            </w:r>
            <w:r w:rsidRPr="00E95569">
              <w:t xml:space="preserve"> признак</w:t>
            </w:r>
            <w:r>
              <w:t>ов</w:t>
            </w:r>
            <w:r w:rsidRPr="00E95569">
              <w:t>, не входящи</w:t>
            </w:r>
            <w:r>
              <w:t>х</w:t>
            </w:r>
            <w:r w:rsidRPr="00E95569">
              <w:t xml:space="preserve"> в структуру номера счета, которыми обогащается счет</w:t>
            </w:r>
          </w:p>
        </w:tc>
      </w:tr>
      <w:tr w:rsidR="00552C1A" w:rsidRPr="000F44A2" w14:paraId="32948EEF" w14:textId="77777777" w:rsidTr="00552C1A">
        <w:tc>
          <w:tcPr>
            <w:tcW w:w="2366" w:type="dxa"/>
          </w:tcPr>
          <w:p w14:paraId="781162CE" w14:textId="5E6F342A" w:rsidR="00552C1A" w:rsidRPr="00895A88" w:rsidRDefault="00552C1A" w:rsidP="00552C1A">
            <w:pPr>
              <w:pStyle w:val="GOSTTablenorm"/>
              <w:suppressAutoHyphens/>
            </w:pPr>
            <w:r w:rsidRPr="00637DDB">
              <w:t>Аналитические признаки</w:t>
            </w:r>
            <w:r>
              <w:t>,</w:t>
            </w:r>
            <w:r w:rsidRPr="00637DDB">
              <w:t xml:space="preserve"> не участвующие в расчете балансов (свойства</w:t>
            </w:r>
            <w:r>
              <w:t xml:space="preserve"> записи учета</w:t>
            </w:r>
            <w:r w:rsidRPr="00637DDB">
              <w:t>)</w:t>
            </w:r>
          </w:p>
        </w:tc>
        <w:tc>
          <w:tcPr>
            <w:tcW w:w="7262" w:type="dxa"/>
          </w:tcPr>
          <w:p w14:paraId="4E086196" w14:textId="5B3509EF" w:rsidR="00552C1A" w:rsidRPr="000F44A2" w:rsidRDefault="00552C1A" w:rsidP="00552C1A">
            <w:pPr>
              <w:pStyle w:val="GOSTTablenorm"/>
              <w:suppressAutoHyphens/>
            </w:pPr>
            <w:r>
              <w:t xml:space="preserve">Группа аналитических признаков, не имеющих «Признака использования при расчете балансов» в справочнике «Аналитические признаки» в </w:t>
            </w:r>
            <w:r>
              <w:rPr>
                <w:lang w:val="en-US"/>
              </w:rPr>
              <w:t>SVAP</w:t>
            </w:r>
            <w:r>
              <w:t xml:space="preserve">, В разрезе таких аналитических признаков в </w:t>
            </w:r>
            <w:r>
              <w:rPr>
                <w:lang w:val="en-US"/>
              </w:rPr>
              <w:t>SVAP</w:t>
            </w:r>
            <w:r w:rsidRPr="00637DDB">
              <w:t xml:space="preserve"> </w:t>
            </w:r>
            <w:r>
              <w:t>не</w:t>
            </w:r>
            <w:r w:rsidRPr="00637DDB">
              <w:t xml:space="preserve"> осуществляет</w:t>
            </w:r>
            <w:r>
              <w:t>ся</w:t>
            </w:r>
            <w:r w:rsidRPr="00637DDB">
              <w:t xml:space="preserve"> предварительное агрегирование данных</w:t>
            </w:r>
            <w:r>
              <w:t xml:space="preserve">, </w:t>
            </w:r>
            <w:r w:rsidRPr="00E95569">
              <w:t>расчет балансов (оборотов и остатков по счетам)</w:t>
            </w:r>
            <w:r>
              <w:t>,</w:t>
            </w:r>
            <w:r w:rsidRPr="00637DDB">
              <w:t xml:space="preserve"> </w:t>
            </w:r>
            <w:r w:rsidRPr="00E95569">
              <w:t>контроль доступного остатка средств</w:t>
            </w:r>
            <w:r>
              <w:t>. Они</w:t>
            </w:r>
            <w:r w:rsidRPr="00637DDB">
              <w:t xml:space="preserve"> не могут быть включены в </w:t>
            </w:r>
            <w:r>
              <w:t>шаблон</w:t>
            </w:r>
            <w:r w:rsidRPr="00637DDB">
              <w:t xml:space="preserve"> номера счета.</w:t>
            </w:r>
            <w:r>
              <w:t xml:space="preserve"> </w:t>
            </w:r>
            <w:r w:rsidRPr="00E95569">
              <w:t xml:space="preserve">Аналитические признаки этой группы могут задаваться в качестве параметров отбора и параметров отображения данных </w:t>
            </w:r>
            <w:r>
              <w:t xml:space="preserve">в запросах на сбор учетных данных </w:t>
            </w:r>
            <w:r w:rsidRPr="00E95569">
              <w:t>при отборе по записям учета</w:t>
            </w:r>
          </w:p>
        </w:tc>
      </w:tr>
      <w:tr w:rsidR="00552C1A" w:rsidRPr="000F44A2" w14:paraId="7BA1A09C" w14:textId="77777777" w:rsidTr="00552C1A">
        <w:tc>
          <w:tcPr>
            <w:tcW w:w="2366" w:type="dxa"/>
          </w:tcPr>
          <w:p w14:paraId="170ACA54" w14:textId="729F8913" w:rsidR="00552C1A" w:rsidRPr="00637DDB" w:rsidRDefault="00552C1A" w:rsidP="00552C1A">
            <w:pPr>
              <w:pStyle w:val="GOSTTablenorm"/>
              <w:suppressAutoHyphens/>
            </w:pPr>
            <w:r w:rsidRPr="00DA53AC">
              <w:t>Аналитические признаки, зарегистрированные в SVAP</w:t>
            </w:r>
          </w:p>
        </w:tc>
        <w:tc>
          <w:tcPr>
            <w:tcW w:w="7262" w:type="dxa"/>
          </w:tcPr>
          <w:p w14:paraId="187D47A4" w14:textId="77777777" w:rsidR="00552C1A" w:rsidRDefault="00552C1A" w:rsidP="00552C1A">
            <w:pPr>
              <w:pStyle w:val="GOSTTablenorm"/>
              <w:suppressAutoHyphens/>
            </w:pPr>
            <w:r>
              <w:t xml:space="preserve">Все аналитические признаки, настроенные в справочнике «Аналитические признаки» в </w:t>
            </w:r>
            <w:r>
              <w:rPr>
                <w:lang w:val="en-US"/>
              </w:rPr>
              <w:t>SVAP</w:t>
            </w:r>
            <w:r>
              <w:t>. Включают следующие группы аналитических признаков:</w:t>
            </w:r>
          </w:p>
          <w:p w14:paraId="32F36FAF" w14:textId="77777777" w:rsidR="00552C1A" w:rsidRDefault="00552C1A" w:rsidP="00552C1A">
            <w:pPr>
              <w:pStyle w:val="GOSTTableListMark1"/>
              <w:suppressAutoHyphens/>
            </w:pPr>
            <w:r w:rsidRPr="00E95569">
              <w:t>Аналитические признаки, входящие в структуру номера счета</w:t>
            </w:r>
            <w:r>
              <w:t>;</w:t>
            </w:r>
          </w:p>
          <w:p w14:paraId="3E690B38" w14:textId="77777777" w:rsidR="00552C1A" w:rsidRDefault="00552C1A" w:rsidP="00552C1A">
            <w:pPr>
              <w:pStyle w:val="GOSTTableListMark1"/>
              <w:suppressAutoHyphens/>
            </w:pPr>
            <w:r w:rsidRPr="00E95569">
              <w:t>Дополнительные аналитические признаки, не входящие в структуру номера счета, которыми обогащается счет</w:t>
            </w:r>
            <w:r>
              <w:t>;</w:t>
            </w:r>
          </w:p>
          <w:p w14:paraId="1400BEBA" w14:textId="268B2D87" w:rsidR="00552C1A" w:rsidRPr="00504278" w:rsidRDefault="00552C1A" w:rsidP="00552C1A">
            <w:pPr>
              <w:pStyle w:val="GOSTTableListMark1"/>
              <w:suppressAutoHyphens/>
            </w:pPr>
            <w:r w:rsidRPr="00637DDB">
              <w:t>Аналитические признаки</w:t>
            </w:r>
            <w:r>
              <w:t>,</w:t>
            </w:r>
            <w:r w:rsidRPr="00637DDB">
              <w:t xml:space="preserve"> не участвующие в расчете балансов (свойства</w:t>
            </w:r>
            <w:r>
              <w:t xml:space="preserve"> записи учета</w:t>
            </w:r>
            <w:r w:rsidRPr="00637DDB">
              <w:t>)</w:t>
            </w:r>
          </w:p>
        </w:tc>
      </w:tr>
      <w:tr w:rsidR="00552C1A" w:rsidRPr="003379FC" w14:paraId="160916AF" w14:textId="77777777" w:rsidTr="00552C1A">
        <w:tc>
          <w:tcPr>
            <w:tcW w:w="2366" w:type="dxa"/>
          </w:tcPr>
          <w:p w14:paraId="4749E41B" w14:textId="77777777" w:rsidR="00552C1A" w:rsidRPr="000F44A2" w:rsidRDefault="00552C1A" w:rsidP="00552C1A">
            <w:pPr>
              <w:pStyle w:val="GOSTTablenorm"/>
              <w:suppressAutoHyphens/>
            </w:pPr>
            <w:r>
              <w:t>ГИИС «Электронный бюджет»</w:t>
            </w:r>
          </w:p>
        </w:tc>
        <w:tc>
          <w:tcPr>
            <w:tcW w:w="7262" w:type="dxa"/>
          </w:tcPr>
          <w:p w14:paraId="78C0C316" w14:textId="77777777" w:rsidR="00552C1A" w:rsidRPr="000F44A2" w:rsidRDefault="00552C1A" w:rsidP="00552C1A">
            <w:pPr>
              <w:pStyle w:val="GOSTTablenorm"/>
              <w:suppressAutoHyphens/>
            </w:pPr>
            <w:r>
              <w:t>Государственная интегрированная информационная система «Электронный бюджет»</w:t>
            </w:r>
          </w:p>
        </w:tc>
      </w:tr>
      <w:tr w:rsidR="00552C1A" w:rsidRPr="003379FC" w14:paraId="3FA22D24" w14:textId="77777777" w:rsidTr="00552C1A">
        <w:trPr>
          <w:ins w:id="46" w:author="Сказецкая Наталья Камилевна" w:date="2024-09-26T18:37:00Z"/>
        </w:trPr>
        <w:tc>
          <w:tcPr>
            <w:tcW w:w="2366" w:type="dxa"/>
          </w:tcPr>
          <w:p w14:paraId="33AD353F" w14:textId="77777777" w:rsidR="00552C1A" w:rsidRDefault="00552C1A" w:rsidP="00552C1A">
            <w:pPr>
              <w:pStyle w:val="GOSTTablenorm"/>
              <w:suppressAutoHyphens/>
              <w:rPr>
                <w:ins w:id="47" w:author="Сказецкая Наталья Камилевна" w:date="2024-09-26T18:37:00Z"/>
              </w:rPr>
            </w:pPr>
            <w:ins w:id="48" w:author="Сказецкая Наталья Камилевна" w:date="2024-09-26T18:37:00Z">
              <w:r>
                <w:t>Глобальный диагностический отчет</w:t>
              </w:r>
            </w:ins>
          </w:p>
        </w:tc>
        <w:tc>
          <w:tcPr>
            <w:tcW w:w="7262" w:type="dxa"/>
          </w:tcPr>
          <w:p w14:paraId="16E08D87" w14:textId="77777777" w:rsidR="00552C1A" w:rsidRDefault="00552C1A" w:rsidP="00552C1A">
            <w:pPr>
              <w:pStyle w:val="GOSTTablenorm"/>
              <w:suppressAutoHyphens/>
              <w:rPr>
                <w:ins w:id="49" w:author="Сказецкая Наталья Камилевна" w:date="2024-09-26T18:37:00Z"/>
              </w:rPr>
            </w:pPr>
            <w:ins w:id="50" w:author="Сказецкая Наталья Камилевна" w:date="2024-09-26T18:37:00Z">
              <w:r>
                <w:t xml:space="preserve">К глобальным относятся диагностики, которые </w:t>
              </w:r>
              <w:r w:rsidRPr="00613F5F">
                <w:t xml:space="preserve">инициируются ПУИО ЭБ и выполняются по данным </w:t>
              </w:r>
              <w:r>
                <w:t xml:space="preserve">(или с использованием данных) </w:t>
              </w:r>
              <w:proofErr w:type="spellStart"/>
              <w:r>
                <w:t>SuperDatamart</w:t>
              </w:r>
              <w:proofErr w:type="spellEnd"/>
            </w:ins>
          </w:p>
        </w:tc>
      </w:tr>
      <w:tr w:rsidR="00552C1A" w:rsidRPr="003379FC" w14:paraId="514D00C7" w14:textId="77777777" w:rsidTr="00552C1A">
        <w:tc>
          <w:tcPr>
            <w:tcW w:w="2366" w:type="dxa"/>
          </w:tcPr>
          <w:p w14:paraId="5E2E96D2" w14:textId="75E7C355" w:rsidR="00552C1A" w:rsidRDefault="00552C1A" w:rsidP="00552C1A">
            <w:pPr>
              <w:pStyle w:val="GOSTTablenorm"/>
              <w:suppressAutoHyphens/>
            </w:pPr>
            <w:r w:rsidRPr="00E95569">
              <w:t>Дополнительные аналитические признаки, не входящие в структуру номера счета, которыми обогащается счет</w:t>
            </w:r>
          </w:p>
        </w:tc>
        <w:tc>
          <w:tcPr>
            <w:tcW w:w="7262" w:type="dxa"/>
          </w:tcPr>
          <w:p w14:paraId="3C5CDB11" w14:textId="0C334A53" w:rsidR="00552C1A" w:rsidRDefault="00552C1A" w:rsidP="00552C1A">
            <w:pPr>
              <w:pStyle w:val="GOSTTablenorm"/>
              <w:suppressAutoHyphens/>
            </w:pPr>
            <w:r>
              <w:t xml:space="preserve">Группа аналитических признаков, имеющих «Признак использования при расчете балансов» в справочнике «Аналитические признаки» в </w:t>
            </w:r>
            <w:r>
              <w:rPr>
                <w:lang w:val="en-US"/>
              </w:rPr>
              <w:t>SVAP</w:t>
            </w:r>
            <w:r>
              <w:t xml:space="preserve">, но не </w:t>
            </w:r>
            <w:r w:rsidRPr="00E95569">
              <w:t>включенны</w:t>
            </w:r>
            <w:r>
              <w:t>х</w:t>
            </w:r>
            <w:r w:rsidRPr="00E95569">
              <w:t xml:space="preserve"> в шаблон </w:t>
            </w:r>
            <w:proofErr w:type="gramStart"/>
            <w:r w:rsidRPr="00E95569">
              <w:t>счета согла</w:t>
            </w:r>
            <w:r>
              <w:t>сно справочнику</w:t>
            </w:r>
            <w:proofErr w:type="gramEnd"/>
            <w:r>
              <w:t xml:space="preserve"> «Шаблоны счетов»</w:t>
            </w:r>
            <w:r w:rsidRPr="00E95569">
              <w:t xml:space="preserve"> в SVAP</w:t>
            </w:r>
            <w:r>
              <w:t xml:space="preserve">. </w:t>
            </w:r>
            <w:r w:rsidRPr="00E95569">
              <w:t xml:space="preserve">В разрезе </w:t>
            </w:r>
            <w:r>
              <w:t xml:space="preserve">таких </w:t>
            </w:r>
            <w:r w:rsidRPr="00E95569">
              <w:t xml:space="preserve">аналитических признаков осуществляется </w:t>
            </w:r>
            <w:r>
              <w:t xml:space="preserve">предварительное агрегирование данных, </w:t>
            </w:r>
            <w:r w:rsidRPr="00E95569">
              <w:t>расчет балансов (оборотов и остатков по счетам)</w:t>
            </w:r>
            <w:r>
              <w:t>, в контроле доступного остатка средств не участвуют</w:t>
            </w:r>
            <w:r w:rsidRPr="00E95569">
              <w:t xml:space="preserve">. Аналитические признаки этой группы могут задаваться в качестве параметров отбора и параметров отображения данных </w:t>
            </w:r>
            <w:r>
              <w:t xml:space="preserve">в запросах на сбор учетных данных </w:t>
            </w:r>
            <w:r w:rsidRPr="00E95569">
              <w:t>при отборе по счетам (по комбинации аналитических признаков) и по записям учета</w:t>
            </w:r>
          </w:p>
        </w:tc>
      </w:tr>
      <w:tr w:rsidR="00552C1A" w:rsidRPr="003379FC" w14:paraId="6DFCB6D9" w14:textId="77777777" w:rsidTr="00552C1A">
        <w:tc>
          <w:tcPr>
            <w:tcW w:w="2366" w:type="dxa"/>
          </w:tcPr>
          <w:p w14:paraId="6ECBA06A" w14:textId="24B67C7B" w:rsidR="00552C1A" w:rsidRPr="00E95569" w:rsidRDefault="00552C1A" w:rsidP="00552C1A">
            <w:pPr>
              <w:pStyle w:val="GOSTTablenorm"/>
              <w:suppressAutoHyphens/>
            </w:pPr>
            <w:r>
              <w:lastRenderedPageBreak/>
              <w:t>Запрос на сбор учетных данных</w:t>
            </w:r>
          </w:p>
        </w:tc>
        <w:tc>
          <w:tcPr>
            <w:tcW w:w="7262" w:type="dxa"/>
          </w:tcPr>
          <w:p w14:paraId="14D5ED49" w14:textId="3E0F86D2" w:rsidR="00552C1A" w:rsidRDefault="00552C1A" w:rsidP="00552C1A">
            <w:pPr>
              <w:pStyle w:val="GOSTTablenorm"/>
              <w:suppressAutoHyphens/>
            </w:pPr>
            <w:r>
              <w:t>З</w:t>
            </w:r>
            <w:r w:rsidRPr="00842B93">
              <w:t xml:space="preserve">апросы, используемые для получения информации </w:t>
            </w:r>
            <w:r>
              <w:t xml:space="preserve">об отраженных в учете операциях, </w:t>
            </w:r>
            <w:r w:rsidRPr="00842B93">
              <w:t>о</w:t>
            </w:r>
            <w:r>
              <w:t>б</w:t>
            </w:r>
            <w:r w:rsidRPr="00842B93">
              <w:t xml:space="preserve"> остатках на начало отчетного периода, оборотах за отчетный период и остатках на конец отчетного периода по счетам учета</w:t>
            </w:r>
            <w:r>
              <w:t xml:space="preserve"> </w:t>
            </w:r>
            <w:r w:rsidRPr="00842B93">
              <w:t xml:space="preserve">или по комбинациям аналитических признаков, зарегистрированных в SVAP, </w:t>
            </w:r>
            <w:r>
              <w:t xml:space="preserve">в т.ч. </w:t>
            </w:r>
            <w:r w:rsidRPr="00842B93">
              <w:t xml:space="preserve">в разрезе корреспонденции счетов </w:t>
            </w:r>
            <w:r>
              <w:t>и/</w:t>
            </w:r>
            <w:r w:rsidRPr="00842B93">
              <w:t>или реквизитов первичных документов</w:t>
            </w:r>
          </w:p>
        </w:tc>
      </w:tr>
      <w:tr w:rsidR="00552C1A" w:rsidRPr="003379FC" w14:paraId="245071F4" w14:textId="77777777" w:rsidTr="00552C1A">
        <w:trPr>
          <w:ins w:id="51" w:author="Сказецкая Наталья Камилевна" w:date="2024-09-26T18:37:00Z"/>
        </w:trPr>
        <w:tc>
          <w:tcPr>
            <w:tcW w:w="2366" w:type="dxa"/>
          </w:tcPr>
          <w:p w14:paraId="43F087E6" w14:textId="4CC95140" w:rsidR="00552C1A" w:rsidRDefault="00552C1A" w:rsidP="00552C1A">
            <w:pPr>
              <w:pStyle w:val="GOSTTablenorm"/>
              <w:suppressAutoHyphens/>
              <w:rPr>
                <w:ins w:id="52" w:author="Сказецкая Наталья Камилевна" w:date="2024-09-26T18:37:00Z"/>
              </w:rPr>
            </w:pPr>
            <w:ins w:id="53" w:author="Сказецкая Наталья Камилевна" w:date="2024-09-26T18:38:00Z">
              <w:r>
                <w:t>Локальный диагностический отчет</w:t>
              </w:r>
            </w:ins>
          </w:p>
        </w:tc>
        <w:tc>
          <w:tcPr>
            <w:tcW w:w="7262" w:type="dxa"/>
          </w:tcPr>
          <w:p w14:paraId="7D9A5233" w14:textId="7D4DA222" w:rsidR="00552C1A" w:rsidRDefault="00552C1A" w:rsidP="00552C1A">
            <w:pPr>
              <w:pStyle w:val="GOSTTablenorm"/>
              <w:suppressAutoHyphens/>
              <w:rPr>
                <w:ins w:id="54" w:author="Сказецкая Наталья Камилевна" w:date="2024-09-26T18:37:00Z"/>
              </w:rPr>
            </w:pPr>
            <w:ins w:id="55" w:author="Сказецкая Наталья Камилевна" w:date="2024-09-26T18:38:00Z">
              <w:r>
                <w:t xml:space="preserve">К локальным относятся диагностики, которые </w:t>
              </w:r>
              <w:r w:rsidRPr="00613F5F">
                <w:t xml:space="preserve">инициируются </w:t>
              </w:r>
              <w:r>
                <w:t>ФП ГИИС</w:t>
              </w:r>
              <w:r w:rsidRPr="00613F5F">
                <w:t xml:space="preserve"> ЭБ и выполняются по данным</w:t>
              </w:r>
            </w:ins>
            <w:ins w:id="56" w:author="Сказецкая Наталья Камилевна" w:date="2024-09-26T18:39:00Z">
              <w:r>
                <w:t xml:space="preserve"> локальн</w:t>
              </w:r>
            </w:ins>
            <w:ins w:id="57" w:author="Сказецкая Наталья Камилевна" w:date="2024-09-26T18:56:00Z">
              <w:r w:rsidR="00CC573E">
                <w:t>ого</w:t>
              </w:r>
            </w:ins>
            <w:ins w:id="58" w:author="Сказецкая Наталья Камилевна" w:date="2024-09-26T18:38:00Z">
              <w:r w:rsidRPr="00613F5F">
                <w:t xml:space="preserve"> </w:t>
              </w:r>
            </w:ins>
            <w:proofErr w:type="spellStart"/>
            <w:ins w:id="59" w:author="Сказецкая Наталья Камилевна" w:date="2024-09-26T18:39:00Z">
              <w:r w:rsidRPr="001B0A49">
                <w:t>Datamart</w:t>
              </w:r>
              <w:proofErr w:type="spellEnd"/>
              <w:r>
                <w:t xml:space="preserve"> </w:t>
              </w:r>
            </w:ins>
            <w:ins w:id="60" w:author="Сказецкая Наталья Камилевна" w:date="2024-09-26T18:38:00Z">
              <w:r>
                <w:t>(без использовани</w:t>
              </w:r>
              <w:r w:rsidR="00B11CE0">
                <w:t>я данных</w:t>
              </w:r>
            </w:ins>
            <w:del w:id="61" w:author="Сказецкая Наталья Камилевна" w:date="2024-09-30T15:37:00Z">
              <w:r w:rsidR="00B11CE0" w:rsidDel="00B11CE0">
                <w:delText xml:space="preserve"> </w:delText>
              </w:r>
            </w:del>
            <w:ins w:id="62" w:author="Сказецкая Наталья Камилевна" w:date="2024-09-26T18:38:00Z">
              <w:r>
                <w:t xml:space="preserve"> </w:t>
              </w:r>
              <w:proofErr w:type="spellStart"/>
              <w:r>
                <w:t>SuperDatamart</w:t>
              </w:r>
            </w:ins>
            <w:proofErr w:type="spellEnd"/>
            <w:ins w:id="63" w:author="Сказецкая Наталья Камилевна" w:date="2024-09-30T15:37:00Z">
              <w:r w:rsidR="00B11CE0">
                <w:t>)</w:t>
              </w:r>
            </w:ins>
          </w:p>
        </w:tc>
      </w:tr>
      <w:tr w:rsidR="00552C1A" w:rsidRPr="000F44A2" w14:paraId="1C595EBE" w14:textId="77777777" w:rsidTr="00552C1A">
        <w:tc>
          <w:tcPr>
            <w:tcW w:w="2366" w:type="dxa"/>
          </w:tcPr>
          <w:p w14:paraId="43074435" w14:textId="77777777" w:rsidR="00552C1A" w:rsidRPr="000F44A2" w:rsidRDefault="00552C1A" w:rsidP="00552C1A">
            <w:pPr>
              <w:pStyle w:val="GOSTTablenorm"/>
              <w:suppressAutoHyphens/>
            </w:pPr>
            <w:r w:rsidRPr="000F44A2">
              <w:t>ЛС</w:t>
            </w:r>
            <w:r>
              <w:t>, л/с</w:t>
            </w:r>
          </w:p>
        </w:tc>
        <w:tc>
          <w:tcPr>
            <w:tcW w:w="7262" w:type="dxa"/>
          </w:tcPr>
          <w:p w14:paraId="397D70B3" w14:textId="77777777" w:rsidR="00552C1A" w:rsidRPr="000F44A2" w:rsidRDefault="00552C1A" w:rsidP="00552C1A">
            <w:pPr>
              <w:pStyle w:val="GOSTTablenorm"/>
              <w:suppressAutoHyphens/>
            </w:pPr>
            <w:r w:rsidRPr="000F44A2">
              <w:t>Лицевой счет</w:t>
            </w:r>
          </w:p>
        </w:tc>
      </w:tr>
      <w:tr w:rsidR="00552C1A" w:rsidRPr="000F44A2" w14:paraId="152F9802" w14:textId="77777777" w:rsidTr="00552C1A">
        <w:tc>
          <w:tcPr>
            <w:tcW w:w="2366" w:type="dxa"/>
          </w:tcPr>
          <w:p w14:paraId="7579E2AD" w14:textId="32128B5E" w:rsidR="00552C1A" w:rsidRPr="00517D18" w:rsidRDefault="00552C1A" w:rsidP="00552C1A">
            <w:pPr>
              <w:pStyle w:val="GOSTTablenorm"/>
              <w:suppressAutoHyphens/>
            </w:pPr>
            <w:r w:rsidRPr="00517D18">
              <w:t>ПУД ЭБ</w:t>
            </w:r>
          </w:p>
        </w:tc>
        <w:tc>
          <w:tcPr>
            <w:tcW w:w="7262" w:type="dxa"/>
          </w:tcPr>
          <w:p w14:paraId="5FFA021A" w14:textId="0C79543E" w:rsidR="00552C1A" w:rsidRPr="00517D18" w:rsidRDefault="00552C1A" w:rsidP="00552C1A">
            <w:pPr>
              <w:pStyle w:val="GOSTTablenorm"/>
              <w:suppressAutoHyphens/>
            </w:pPr>
            <w:r w:rsidRPr="00517D18">
              <w:t xml:space="preserve">Подсистема управления доходами ГИИС «Электронный бюджет» </w:t>
            </w:r>
          </w:p>
        </w:tc>
      </w:tr>
      <w:tr w:rsidR="00552C1A" w:rsidRPr="000F44A2" w14:paraId="766C8F3B" w14:textId="77777777" w:rsidTr="00552C1A">
        <w:tc>
          <w:tcPr>
            <w:tcW w:w="2366" w:type="dxa"/>
          </w:tcPr>
          <w:p w14:paraId="656CF15F" w14:textId="77777777" w:rsidR="00552C1A" w:rsidRPr="000F44A2" w:rsidRDefault="00552C1A" w:rsidP="00552C1A">
            <w:pPr>
              <w:pStyle w:val="GOSTTablenorm"/>
              <w:suppressAutoHyphens/>
            </w:pPr>
            <w:r w:rsidRPr="000F44A2">
              <w:t>ПУИО ЭБ</w:t>
            </w:r>
          </w:p>
        </w:tc>
        <w:tc>
          <w:tcPr>
            <w:tcW w:w="7262" w:type="dxa"/>
          </w:tcPr>
          <w:p w14:paraId="3EC7148F" w14:textId="77777777" w:rsidR="00552C1A" w:rsidRPr="000F44A2" w:rsidRDefault="00552C1A" w:rsidP="00552C1A">
            <w:pPr>
              <w:pStyle w:val="GOSTTablenorm"/>
              <w:suppressAutoHyphens/>
            </w:pPr>
            <w:r w:rsidRPr="000F44A2">
              <w:t>Подсистема учета и отчетности ГИИС «Электронный бюджет»</w:t>
            </w:r>
          </w:p>
        </w:tc>
      </w:tr>
      <w:tr w:rsidR="00552C1A" w:rsidRPr="000F44A2" w14:paraId="3AB62FE0" w14:textId="77777777" w:rsidTr="00552C1A">
        <w:tc>
          <w:tcPr>
            <w:tcW w:w="2366" w:type="dxa"/>
          </w:tcPr>
          <w:p w14:paraId="3DBFD01B" w14:textId="1545A7B2" w:rsidR="00552C1A" w:rsidRPr="000F44A2" w:rsidRDefault="00552C1A" w:rsidP="00552C1A">
            <w:pPr>
              <w:pStyle w:val="GOSTTablenorm"/>
              <w:suppressAutoHyphens/>
            </w:pPr>
            <w:r>
              <w:t>ПУР 01 ЭБ</w:t>
            </w:r>
          </w:p>
        </w:tc>
        <w:tc>
          <w:tcPr>
            <w:tcW w:w="7262" w:type="dxa"/>
          </w:tcPr>
          <w:p w14:paraId="029F7773" w14:textId="0961B857" w:rsidR="00552C1A" w:rsidRPr="000F44A2" w:rsidRDefault="00552C1A" w:rsidP="00552C1A">
            <w:pPr>
              <w:pStyle w:val="GOSTTablenorm"/>
              <w:suppressAutoHyphens/>
            </w:pPr>
            <w:r w:rsidRPr="00C36890">
              <w:t xml:space="preserve">Подсистема управления расходами ГИИС «Электронный бюджет», </w:t>
            </w:r>
            <w:r w:rsidRPr="0049084F">
              <w:t>база данных для проведения</w:t>
            </w:r>
            <w:r w:rsidRPr="00C36890">
              <w:t xml:space="preserve"> </w:t>
            </w:r>
            <w:r w:rsidRPr="0049084F">
              <w:t>операций</w:t>
            </w:r>
            <w:r w:rsidRPr="00C36890">
              <w:t xml:space="preserve"> </w:t>
            </w:r>
            <w:r>
              <w:t>по доведению бюджетных данных участникам бюджетного процесса федерального уровня</w:t>
            </w:r>
          </w:p>
        </w:tc>
      </w:tr>
      <w:tr w:rsidR="00552C1A" w:rsidRPr="000F44A2" w14:paraId="271FCE73" w14:textId="77777777" w:rsidTr="00552C1A">
        <w:tc>
          <w:tcPr>
            <w:tcW w:w="2366" w:type="dxa"/>
          </w:tcPr>
          <w:p w14:paraId="7A576796" w14:textId="10D24F40" w:rsidR="00552C1A" w:rsidRPr="000F44A2" w:rsidRDefault="00552C1A" w:rsidP="00552C1A">
            <w:pPr>
              <w:pStyle w:val="GOSTTablenorm"/>
              <w:suppressAutoHyphens/>
            </w:pPr>
            <w:r w:rsidRPr="000F44A2">
              <w:t>ПУР 03 ЭБ</w:t>
            </w:r>
          </w:p>
        </w:tc>
        <w:tc>
          <w:tcPr>
            <w:tcW w:w="7262" w:type="dxa"/>
          </w:tcPr>
          <w:p w14:paraId="062DD3B7" w14:textId="2E627B35" w:rsidR="00552C1A" w:rsidRPr="000F44A2" w:rsidRDefault="00552C1A" w:rsidP="00552C1A">
            <w:pPr>
              <w:pStyle w:val="GOSTTablenorm"/>
              <w:suppressAutoHyphens/>
            </w:pPr>
            <w:r w:rsidRPr="000F44A2">
              <w:t xml:space="preserve">Подсистема управления расходами ГИИС «Электронный бюджет», база данных для проведения операций </w:t>
            </w:r>
            <w:r>
              <w:t>по учету бюджетных и денежных обязательств и операций</w:t>
            </w:r>
            <w:r w:rsidRPr="000F44A2">
              <w:t xml:space="preserve"> со средствами </w:t>
            </w:r>
            <w:r>
              <w:t xml:space="preserve">федерального </w:t>
            </w:r>
            <w:r w:rsidRPr="000F44A2">
              <w:t>бюджета</w:t>
            </w:r>
          </w:p>
        </w:tc>
      </w:tr>
      <w:tr w:rsidR="00552C1A" w:rsidRPr="000F44A2" w14:paraId="65400598" w14:textId="77777777" w:rsidTr="00552C1A">
        <w:tc>
          <w:tcPr>
            <w:tcW w:w="2366" w:type="dxa"/>
          </w:tcPr>
          <w:p w14:paraId="1D7DDB47" w14:textId="131D5BD3" w:rsidR="00552C1A" w:rsidRPr="000F44A2" w:rsidRDefault="00552C1A" w:rsidP="00552C1A">
            <w:pPr>
              <w:pStyle w:val="GOSTTablenorm"/>
              <w:suppressAutoHyphens/>
            </w:pPr>
            <w:r w:rsidRPr="000F44A2">
              <w:t>ПУР 05 ЭБ</w:t>
            </w:r>
          </w:p>
        </w:tc>
        <w:tc>
          <w:tcPr>
            <w:tcW w:w="7262" w:type="dxa"/>
          </w:tcPr>
          <w:p w14:paraId="005202BF" w14:textId="685870A3" w:rsidR="00552C1A" w:rsidRPr="000F44A2" w:rsidRDefault="00552C1A" w:rsidP="00552C1A">
            <w:pPr>
              <w:pStyle w:val="GOSTTablenorm"/>
              <w:suppressAutoHyphens/>
            </w:pPr>
            <w:r w:rsidRPr="000F44A2">
              <w:t>Подсистема управления расходами ГИИС «Электронный бюджет», база данных для проведения операций со средствами, поступающими во временное распоряжение получателей бюджетных средств</w:t>
            </w:r>
            <w:r>
              <w:t xml:space="preserve"> федерального уровня</w:t>
            </w:r>
          </w:p>
        </w:tc>
      </w:tr>
      <w:tr w:rsidR="00552C1A" w:rsidRPr="003379FC" w14:paraId="33C5BEF7" w14:textId="77777777" w:rsidTr="00552C1A">
        <w:tc>
          <w:tcPr>
            <w:tcW w:w="2366" w:type="dxa"/>
          </w:tcPr>
          <w:p w14:paraId="4DCFDDDB" w14:textId="1626A825" w:rsidR="00552C1A" w:rsidRPr="00CA3CE3" w:rsidRDefault="00552C1A" w:rsidP="00552C1A">
            <w:pPr>
              <w:pStyle w:val="GOSTTablenorm"/>
              <w:suppressAutoHyphens/>
              <w:rPr>
                <w:highlight w:val="yellow"/>
              </w:rPr>
            </w:pPr>
            <w:r>
              <w:rPr>
                <w:highlight w:val="yellow"/>
              </w:rPr>
              <w:t xml:space="preserve">ПУР АУ/БУ ЭБ, </w:t>
            </w:r>
            <w:r w:rsidRPr="00CA3CE3">
              <w:rPr>
                <w:highlight w:val="yellow"/>
              </w:rPr>
              <w:t>Компонент АУ/БУ ПУР ЭБ</w:t>
            </w:r>
          </w:p>
        </w:tc>
        <w:tc>
          <w:tcPr>
            <w:tcW w:w="7262" w:type="dxa"/>
          </w:tcPr>
          <w:p w14:paraId="3A7EF690" w14:textId="77777777" w:rsidR="00552C1A" w:rsidRPr="00CA3CE3" w:rsidRDefault="00552C1A" w:rsidP="00552C1A">
            <w:pPr>
              <w:pStyle w:val="GOSTTablenorm"/>
              <w:suppressAutoHyphens/>
              <w:rPr>
                <w:highlight w:val="yellow"/>
              </w:rPr>
            </w:pPr>
            <w:r w:rsidRPr="00CA3CE3">
              <w:rPr>
                <w:highlight w:val="yellow"/>
              </w:rPr>
              <w:t>Компонент ведения операций со средствами юридических лиц, не являющихся участниками бюджетного процесса модуля ведения операций по исполнению обязательств участников бюджетного процесса и операций со средствами юридических лиц, не являющихся участниками бюджетного процесса, подсистемы управления расходами государственной интегрированной информационной системы управления общественными финансами «Электронный бюджет»</w:t>
            </w:r>
          </w:p>
        </w:tc>
      </w:tr>
      <w:tr w:rsidR="00552C1A" w:rsidRPr="000F44A2" w14:paraId="5439C4A2" w14:textId="77777777" w:rsidTr="00552C1A">
        <w:tc>
          <w:tcPr>
            <w:tcW w:w="2366" w:type="dxa"/>
          </w:tcPr>
          <w:p w14:paraId="437FD1FE" w14:textId="77777777" w:rsidR="00552C1A" w:rsidRPr="000F44A2" w:rsidRDefault="00552C1A" w:rsidP="00552C1A">
            <w:pPr>
              <w:pStyle w:val="GOSTTablenorm"/>
              <w:suppressAutoHyphens/>
            </w:pPr>
            <w:r>
              <w:t xml:space="preserve">ПУР КС ЭБ, </w:t>
            </w:r>
            <w:r w:rsidRPr="00A1343A">
              <w:t>Компонент КС ПУР ЭБ</w:t>
            </w:r>
          </w:p>
        </w:tc>
        <w:tc>
          <w:tcPr>
            <w:tcW w:w="7262" w:type="dxa"/>
          </w:tcPr>
          <w:p w14:paraId="19A7C4E8" w14:textId="77777777" w:rsidR="00552C1A" w:rsidRPr="000F44A2" w:rsidRDefault="00552C1A" w:rsidP="00552C1A">
            <w:pPr>
              <w:pStyle w:val="GOSTTablenorm"/>
              <w:suppressAutoHyphens/>
            </w:pPr>
            <w:r w:rsidRPr="00A1343A">
              <w:rPr>
                <w:rFonts w:hint="eastAsia"/>
              </w:rPr>
              <w:t>Компонент</w:t>
            </w:r>
            <w:r w:rsidRPr="00A1343A">
              <w:t xml:space="preserve"> </w:t>
            </w:r>
            <w:r w:rsidRPr="00A1343A">
              <w:rPr>
                <w:rFonts w:hint="eastAsia"/>
              </w:rPr>
              <w:t>казначейского</w:t>
            </w:r>
            <w:r w:rsidRPr="00A1343A">
              <w:t xml:space="preserve"> </w:t>
            </w:r>
            <w:r w:rsidRPr="00A1343A">
              <w:rPr>
                <w:rFonts w:hint="eastAsia"/>
              </w:rPr>
              <w:t>сопровождения модуля</w:t>
            </w:r>
            <w:r w:rsidRPr="00A1343A">
              <w:t xml:space="preserve"> </w:t>
            </w:r>
            <w:r w:rsidRPr="00A1343A">
              <w:rPr>
                <w:rFonts w:hint="eastAsia"/>
              </w:rPr>
              <w:t>ведения</w:t>
            </w:r>
            <w:r w:rsidRPr="00A1343A">
              <w:t xml:space="preserve"> </w:t>
            </w:r>
            <w:r w:rsidRPr="00A1343A">
              <w:rPr>
                <w:rFonts w:hint="eastAsia"/>
              </w:rPr>
              <w:t>операций</w:t>
            </w:r>
            <w:r w:rsidRPr="00A1343A">
              <w:t xml:space="preserve"> </w:t>
            </w:r>
            <w:r w:rsidRPr="00A1343A">
              <w:rPr>
                <w:rFonts w:hint="eastAsia"/>
              </w:rPr>
              <w:t>по</w:t>
            </w:r>
            <w:r w:rsidRPr="00A1343A">
              <w:t xml:space="preserve"> </w:t>
            </w:r>
            <w:r w:rsidRPr="00A1343A">
              <w:rPr>
                <w:rFonts w:hint="eastAsia"/>
              </w:rPr>
              <w:t>исполнению</w:t>
            </w:r>
            <w:r w:rsidRPr="00A1343A">
              <w:t xml:space="preserve"> </w:t>
            </w:r>
            <w:r w:rsidRPr="00A1343A">
              <w:rPr>
                <w:rFonts w:hint="eastAsia"/>
              </w:rPr>
              <w:t>обязательств</w:t>
            </w:r>
            <w:r w:rsidRPr="00A1343A">
              <w:t xml:space="preserve"> </w:t>
            </w:r>
            <w:r w:rsidRPr="00A1343A">
              <w:rPr>
                <w:rFonts w:hint="eastAsia"/>
              </w:rPr>
              <w:t>участников</w:t>
            </w:r>
            <w:r w:rsidRPr="00A1343A">
              <w:t xml:space="preserve"> </w:t>
            </w:r>
            <w:r w:rsidRPr="00A1343A">
              <w:rPr>
                <w:rFonts w:hint="eastAsia"/>
              </w:rPr>
              <w:t>бюджетного</w:t>
            </w:r>
            <w:r w:rsidRPr="00A1343A">
              <w:t xml:space="preserve"> </w:t>
            </w:r>
            <w:r w:rsidRPr="00A1343A">
              <w:rPr>
                <w:rFonts w:hint="eastAsia"/>
              </w:rPr>
              <w:t>процесса</w:t>
            </w:r>
            <w:r w:rsidRPr="00A1343A">
              <w:t xml:space="preserve"> </w:t>
            </w:r>
            <w:r w:rsidRPr="00A1343A">
              <w:rPr>
                <w:rFonts w:hint="eastAsia"/>
              </w:rPr>
              <w:t>и</w:t>
            </w:r>
            <w:r w:rsidRPr="00A1343A">
              <w:t xml:space="preserve"> </w:t>
            </w:r>
            <w:r w:rsidRPr="00A1343A">
              <w:rPr>
                <w:rFonts w:hint="eastAsia"/>
              </w:rPr>
              <w:t>операций</w:t>
            </w:r>
            <w:r w:rsidRPr="00A1343A">
              <w:t xml:space="preserve"> </w:t>
            </w:r>
            <w:r w:rsidRPr="00A1343A">
              <w:rPr>
                <w:rFonts w:hint="eastAsia"/>
              </w:rPr>
              <w:t>со</w:t>
            </w:r>
            <w:r w:rsidRPr="00A1343A">
              <w:t xml:space="preserve"> </w:t>
            </w:r>
            <w:r w:rsidRPr="00A1343A">
              <w:rPr>
                <w:rFonts w:hint="eastAsia"/>
              </w:rPr>
              <w:t>средствами</w:t>
            </w:r>
            <w:r w:rsidRPr="00A1343A">
              <w:t xml:space="preserve"> </w:t>
            </w:r>
            <w:r w:rsidRPr="00A1343A">
              <w:rPr>
                <w:rFonts w:hint="eastAsia"/>
              </w:rPr>
              <w:t>юридических</w:t>
            </w:r>
            <w:r w:rsidRPr="00A1343A">
              <w:t xml:space="preserve"> </w:t>
            </w:r>
            <w:r w:rsidRPr="00A1343A">
              <w:rPr>
                <w:rFonts w:hint="eastAsia"/>
              </w:rPr>
              <w:t>лиц</w:t>
            </w:r>
            <w:r w:rsidRPr="00A1343A">
              <w:t xml:space="preserve">, </w:t>
            </w:r>
            <w:r w:rsidRPr="00A1343A">
              <w:rPr>
                <w:rFonts w:hint="eastAsia"/>
              </w:rPr>
              <w:t>не</w:t>
            </w:r>
            <w:r w:rsidRPr="00A1343A">
              <w:t xml:space="preserve"> </w:t>
            </w:r>
            <w:r w:rsidRPr="00A1343A">
              <w:rPr>
                <w:rFonts w:hint="eastAsia"/>
              </w:rPr>
              <w:t>являющихся</w:t>
            </w:r>
            <w:r w:rsidRPr="00A1343A">
              <w:t xml:space="preserve"> </w:t>
            </w:r>
            <w:r w:rsidRPr="00A1343A">
              <w:rPr>
                <w:rFonts w:hint="eastAsia"/>
              </w:rPr>
              <w:t>участниками</w:t>
            </w:r>
            <w:r w:rsidRPr="00A1343A">
              <w:t xml:space="preserve"> </w:t>
            </w:r>
            <w:r w:rsidRPr="00A1343A">
              <w:rPr>
                <w:rFonts w:hint="eastAsia"/>
              </w:rPr>
              <w:t>бюджетного</w:t>
            </w:r>
            <w:r w:rsidRPr="00A1343A">
              <w:t xml:space="preserve"> </w:t>
            </w:r>
            <w:r w:rsidRPr="00A1343A">
              <w:rPr>
                <w:rFonts w:hint="eastAsia"/>
              </w:rPr>
              <w:t>процесса</w:t>
            </w:r>
            <w:r w:rsidRPr="00A1343A">
              <w:t xml:space="preserve">, </w:t>
            </w:r>
            <w:r w:rsidRPr="00A1343A">
              <w:rPr>
                <w:rFonts w:hint="eastAsia"/>
              </w:rPr>
              <w:t>подсистемы</w:t>
            </w:r>
            <w:r w:rsidRPr="00A1343A">
              <w:t xml:space="preserve"> </w:t>
            </w:r>
            <w:r w:rsidRPr="00A1343A">
              <w:rPr>
                <w:rFonts w:hint="eastAsia"/>
              </w:rPr>
              <w:t>управления</w:t>
            </w:r>
            <w:r w:rsidRPr="00A1343A">
              <w:t xml:space="preserve"> </w:t>
            </w:r>
            <w:r w:rsidRPr="00A1343A">
              <w:rPr>
                <w:rFonts w:hint="eastAsia"/>
              </w:rPr>
              <w:t>расходами</w:t>
            </w:r>
            <w:r w:rsidRPr="00A1343A">
              <w:t xml:space="preserve"> </w:t>
            </w:r>
            <w:r w:rsidRPr="00A1343A">
              <w:rPr>
                <w:rFonts w:hint="eastAsia"/>
              </w:rPr>
              <w:t>государственной</w:t>
            </w:r>
            <w:r w:rsidRPr="00A1343A">
              <w:t xml:space="preserve"> </w:t>
            </w:r>
            <w:r w:rsidRPr="00A1343A">
              <w:rPr>
                <w:rFonts w:hint="eastAsia"/>
              </w:rPr>
              <w:t>интегрированной</w:t>
            </w:r>
            <w:r w:rsidRPr="00A1343A">
              <w:t xml:space="preserve"> </w:t>
            </w:r>
            <w:r w:rsidRPr="00A1343A">
              <w:rPr>
                <w:rFonts w:hint="eastAsia"/>
              </w:rPr>
              <w:t>информационной</w:t>
            </w:r>
            <w:r w:rsidRPr="00A1343A">
              <w:t xml:space="preserve"> </w:t>
            </w:r>
            <w:r w:rsidRPr="00A1343A">
              <w:rPr>
                <w:rFonts w:hint="eastAsia"/>
              </w:rPr>
              <w:t>системы</w:t>
            </w:r>
            <w:r w:rsidRPr="00A1343A">
              <w:t xml:space="preserve"> </w:t>
            </w:r>
            <w:r w:rsidRPr="00A1343A">
              <w:rPr>
                <w:rFonts w:hint="eastAsia"/>
              </w:rPr>
              <w:t>управления</w:t>
            </w:r>
            <w:r w:rsidRPr="00A1343A">
              <w:t xml:space="preserve"> </w:t>
            </w:r>
            <w:r w:rsidRPr="00A1343A">
              <w:rPr>
                <w:rFonts w:hint="eastAsia"/>
              </w:rPr>
              <w:t>общественными</w:t>
            </w:r>
            <w:r w:rsidRPr="00A1343A">
              <w:t xml:space="preserve"> </w:t>
            </w:r>
            <w:r w:rsidRPr="00A1343A">
              <w:rPr>
                <w:rFonts w:hint="eastAsia"/>
              </w:rPr>
              <w:t>финансами</w:t>
            </w:r>
            <w:r w:rsidRPr="00A1343A">
              <w:t xml:space="preserve"> </w:t>
            </w:r>
            <w:r w:rsidRPr="00A1343A">
              <w:rPr>
                <w:rFonts w:hint="eastAsia"/>
              </w:rPr>
              <w:t>«Электронный</w:t>
            </w:r>
            <w:r w:rsidRPr="00A1343A">
              <w:t xml:space="preserve"> </w:t>
            </w:r>
            <w:r w:rsidRPr="00A1343A">
              <w:rPr>
                <w:rFonts w:hint="eastAsia"/>
              </w:rPr>
              <w:t>бюджет»</w:t>
            </w:r>
          </w:p>
        </w:tc>
      </w:tr>
      <w:tr w:rsidR="00552C1A" w:rsidRPr="000F44A2" w14:paraId="2EF9DAAA" w14:textId="77777777" w:rsidTr="00552C1A">
        <w:tc>
          <w:tcPr>
            <w:tcW w:w="2366" w:type="dxa"/>
          </w:tcPr>
          <w:p w14:paraId="0A3FE9BF" w14:textId="77777777" w:rsidR="00552C1A" w:rsidRPr="000F44A2" w:rsidRDefault="00552C1A" w:rsidP="00552C1A">
            <w:pPr>
              <w:pStyle w:val="GOSTTablenorm"/>
              <w:suppressAutoHyphens/>
            </w:pPr>
            <w:r w:rsidRPr="000F44A2">
              <w:t>ПУР ЭБ</w:t>
            </w:r>
          </w:p>
        </w:tc>
        <w:tc>
          <w:tcPr>
            <w:tcW w:w="7262" w:type="dxa"/>
          </w:tcPr>
          <w:p w14:paraId="50F7014D" w14:textId="77777777" w:rsidR="00552C1A" w:rsidRPr="000F44A2" w:rsidRDefault="00552C1A" w:rsidP="00552C1A">
            <w:pPr>
              <w:pStyle w:val="GOSTTablenorm"/>
              <w:suppressAutoHyphens/>
            </w:pPr>
            <w:r w:rsidRPr="000F44A2">
              <w:t>Подсистема управления расходами ГИИС «Электронный бюджет»</w:t>
            </w:r>
          </w:p>
        </w:tc>
      </w:tr>
      <w:tr w:rsidR="00552C1A" w:rsidRPr="000F44A2" w14:paraId="73B7D07B" w14:textId="77777777" w:rsidTr="00552C1A">
        <w:tc>
          <w:tcPr>
            <w:tcW w:w="2366" w:type="dxa"/>
          </w:tcPr>
          <w:p w14:paraId="51087383" w14:textId="39A9E93C" w:rsidR="00552C1A" w:rsidRPr="000F44A2" w:rsidRDefault="00552C1A" w:rsidP="00552C1A">
            <w:pPr>
              <w:pStyle w:val="GOSTTablenorm"/>
              <w:suppressAutoHyphens/>
            </w:pPr>
            <w:r>
              <w:t>Справочник «Исключения при проверке записей учета»</w:t>
            </w:r>
          </w:p>
        </w:tc>
        <w:tc>
          <w:tcPr>
            <w:tcW w:w="7262" w:type="dxa"/>
          </w:tcPr>
          <w:p w14:paraId="4C444FD7" w14:textId="7C0AAA93" w:rsidR="00552C1A" w:rsidRPr="00BA5DE3" w:rsidRDefault="00552C1A" w:rsidP="00552C1A">
            <w:pPr>
              <w:pStyle w:val="GOSTTablenorm"/>
              <w:suppressAutoHyphens/>
            </w:pPr>
            <w:r>
              <w:t>Справочник «Исключения при проверке записей учета»</w:t>
            </w:r>
            <w:r w:rsidRPr="00BA5DE3">
              <w:t xml:space="preserve"> </w:t>
            </w:r>
            <w:r>
              <w:t xml:space="preserve">в </w:t>
            </w:r>
            <w:r>
              <w:rPr>
                <w:lang w:val="en-US"/>
              </w:rPr>
              <w:t>SVAP</w:t>
            </w:r>
            <w:r>
              <w:t xml:space="preserve">, содержащий перечень </w:t>
            </w:r>
            <w:r>
              <w:rPr>
                <w:lang w:val="en-US"/>
              </w:rPr>
              <w:t>GUID</w:t>
            </w:r>
            <w:r w:rsidRPr="00BA5DE3">
              <w:t xml:space="preserve"> </w:t>
            </w:r>
            <w:r>
              <w:t xml:space="preserve">документов, по которым обработка </w:t>
            </w:r>
            <w:r>
              <w:rPr>
                <w:bCs/>
              </w:rPr>
              <w:t xml:space="preserve">Запроса на подбор / сторнирование / переформирование записей учета (тип </w:t>
            </w:r>
            <w:r w:rsidRPr="000179E4">
              <w:t>ACCOUNTING</w:t>
            </w:r>
            <w:r>
              <w:t xml:space="preserve">) осуществляется без проведения проверки </w:t>
            </w:r>
            <w:r w:rsidRPr="005A4494">
              <w:t>соответствия аналитических и бухгалтерских записей учета</w:t>
            </w:r>
            <w:r>
              <w:t xml:space="preserve">. Используется </w:t>
            </w:r>
            <w:r>
              <w:rPr>
                <w:bCs/>
              </w:rPr>
              <w:t xml:space="preserve">для обеспечения в исключительных случаях возможности проведения срочных документов, по которым </w:t>
            </w:r>
            <w:r>
              <w:t xml:space="preserve">проверка </w:t>
            </w:r>
            <w:r w:rsidRPr="005A4494">
              <w:t>соответствия аналитических и бухгалтерских записей учета</w:t>
            </w:r>
            <w:r>
              <w:rPr>
                <w:bCs/>
              </w:rPr>
              <w:t xml:space="preserve"> прошла неуспешно по причине ошибок в </w:t>
            </w:r>
            <w:r>
              <w:rPr>
                <w:bCs/>
              </w:rPr>
              <w:lastRenderedPageBreak/>
              <w:t xml:space="preserve">правилах формирования записей учета и/или в настройках справочника </w:t>
            </w:r>
            <w:r>
              <w:t>«Соответств</w:t>
            </w:r>
            <w:r w:rsidRPr="005A4494">
              <w:t>и</w:t>
            </w:r>
            <w:r>
              <w:t>е</w:t>
            </w:r>
            <w:r w:rsidRPr="005A4494">
              <w:t xml:space="preserve"> аналитических и бухгалтерских записей учета</w:t>
            </w:r>
            <w:r>
              <w:t>»</w:t>
            </w:r>
            <w:r>
              <w:rPr>
                <w:bCs/>
              </w:rPr>
              <w:t>, требующих времени на устранение</w:t>
            </w:r>
          </w:p>
        </w:tc>
      </w:tr>
      <w:tr w:rsidR="00552C1A" w:rsidRPr="000F44A2" w14:paraId="79E6D1D8" w14:textId="77777777" w:rsidTr="00552C1A">
        <w:tc>
          <w:tcPr>
            <w:tcW w:w="2366" w:type="dxa"/>
          </w:tcPr>
          <w:p w14:paraId="6790A6D0" w14:textId="77777777" w:rsidR="00552C1A" w:rsidRPr="000F44A2" w:rsidRDefault="00552C1A" w:rsidP="00552C1A">
            <w:pPr>
              <w:pStyle w:val="GOSTTablenorm"/>
              <w:suppressAutoHyphens/>
            </w:pPr>
            <w:r w:rsidRPr="000F44A2">
              <w:lastRenderedPageBreak/>
              <w:t>Тип запроса</w:t>
            </w:r>
          </w:p>
        </w:tc>
        <w:tc>
          <w:tcPr>
            <w:tcW w:w="7262" w:type="dxa"/>
          </w:tcPr>
          <w:p w14:paraId="335C604A" w14:textId="49791D72" w:rsidR="00552C1A" w:rsidRPr="000F44A2" w:rsidRDefault="00552C1A" w:rsidP="00552C1A">
            <w:pPr>
              <w:pStyle w:val="GOSTTablenorm"/>
              <w:suppressAutoHyphens/>
            </w:pPr>
            <w:r w:rsidRPr="000F44A2">
              <w:t>Вид JSON-сообщения с определенным перечнем атрибутов (параметров), соответствующих его бизнес смыслу, поступающий в SVAP из ФП</w:t>
            </w:r>
            <w:r>
              <w:t xml:space="preserve"> ГИИС ЭБ</w:t>
            </w:r>
          </w:p>
        </w:tc>
      </w:tr>
      <w:tr w:rsidR="00552C1A" w:rsidRPr="000F44A2" w14:paraId="70B66A1F" w14:textId="77777777" w:rsidTr="00552C1A">
        <w:tc>
          <w:tcPr>
            <w:tcW w:w="2366" w:type="dxa"/>
          </w:tcPr>
          <w:p w14:paraId="270D38F1" w14:textId="77777777" w:rsidR="00552C1A" w:rsidRPr="000F44A2" w:rsidRDefault="00552C1A" w:rsidP="00552C1A">
            <w:pPr>
              <w:pStyle w:val="GOSTTablenorm"/>
              <w:suppressAutoHyphens/>
            </w:pPr>
            <w:r w:rsidRPr="000F44A2">
              <w:t>ТОФК</w:t>
            </w:r>
          </w:p>
        </w:tc>
        <w:tc>
          <w:tcPr>
            <w:tcW w:w="7262" w:type="dxa"/>
          </w:tcPr>
          <w:p w14:paraId="414E3790" w14:textId="77777777" w:rsidR="00552C1A" w:rsidRPr="000F44A2" w:rsidRDefault="00552C1A" w:rsidP="00552C1A">
            <w:pPr>
              <w:pStyle w:val="GOSTTablenorm"/>
              <w:suppressAutoHyphens/>
            </w:pPr>
            <w:r w:rsidRPr="000F44A2">
              <w:t>Территориальный орган Федерального казначейства. К территориальным органам Федерального казначейства относятся – Межрегиональное операционное управление Федерального казначейства, Межрегиональное бухгалтерское управление Федерального казначейства, Межрегиональное контрольно-ревизионное управление Федерального казначейства, Межрегиональное управление Федерального казначейства в сфере управления ликвидностью, управления Федерального казначейства по субъектам Российской Федерации</w:t>
            </w:r>
          </w:p>
        </w:tc>
      </w:tr>
      <w:tr w:rsidR="00552C1A" w:rsidRPr="000F44A2" w14:paraId="35EBB3DF" w14:textId="77777777" w:rsidTr="00552C1A">
        <w:tc>
          <w:tcPr>
            <w:tcW w:w="2366" w:type="dxa"/>
          </w:tcPr>
          <w:p w14:paraId="21122D29" w14:textId="77777777" w:rsidR="00552C1A" w:rsidRPr="000F44A2" w:rsidRDefault="00552C1A" w:rsidP="00552C1A">
            <w:pPr>
              <w:pStyle w:val="GOSTTablenorm"/>
              <w:suppressAutoHyphens/>
            </w:pPr>
            <w:r w:rsidRPr="000F44A2">
              <w:t>ФК</w:t>
            </w:r>
          </w:p>
        </w:tc>
        <w:tc>
          <w:tcPr>
            <w:tcW w:w="7262" w:type="dxa"/>
          </w:tcPr>
          <w:p w14:paraId="515B4826" w14:textId="77777777" w:rsidR="00552C1A" w:rsidRPr="000F44A2" w:rsidRDefault="00552C1A" w:rsidP="00552C1A">
            <w:pPr>
              <w:pStyle w:val="GOSTTablenorm"/>
              <w:suppressAutoHyphens/>
            </w:pPr>
            <w:r w:rsidRPr="000F44A2">
              <w:t>Федеральное казначейство</w:t>
            </w:r>
          </w:p>
        </w:tc>
      </w:tr>
      <w:tr w:rsidR="00552C1A" w:rsidRPr="000F44A2" w14:paraId="5F04966E" w14:textId="77777777" w:rsidTr="00552C1A">
        <w:tc>
          <w:tcPr>
            <w:tcW w:w="2366" w:type="dxa"/>
          </w:tcPr>
          <w:p w14:paraId="2E60323A" w14:textId="0FF14809" w:rsidR="00552C1A" w:rsidRPr="000F44A2" w:rsidRDefault="00552C1A" w:rsidP="00552C1A">
            <w:pPr>
              <w:pStyle w:val="GOSTTablenorm"/>
              <w:suppressAutoHyphens/>
            </w:pPr>
            <w:r w:rsidRPr="000F44A2">
              <w:t>ФП</w:t>
            </w:r>
            <w:r>
              <w:t xml:space="preserve"> ГИИС</w:t>
            </w:r>
            <w:r w:rsidRPr="000F44A2">
              <w:t xml:space="preserve"> ЭБ</w:t>
            </w:r>
          </w:p>
        </w:tc>
        <w:tc>
          <w:tcPr>
            <w:tcW w:w="7262" w:type="dxa"/>
          </w:tcPr>
          <w:p w14:paraId="3B73A819" w14:textId="77777777" w:rsidR="00552C1A" w:rsidRPr="000F44A2" w:rsidRDefault="00552C1A" w:rsidP="00552C1A">
            <w:pPr>
              <w:pStyle w:val="GOSTTablenorm"/>
              <w:suppressAutoHyphens/>
            </w:pPr>
            <w:r w:rsidRPr="000F44A2">
              <w:t xml:space="preserve">Функциональная подсистема ГИИС «Электронный бюджет», взаимодействующая со SVAP </w:t>
            </w:r>
            <w:r>
              <w:t>(</w:t>
            </w:r>
            <w:r w:rsidRPr="000F44A2">
              <w:t>например, ПУР ЭБ и ПУИО ЭБ</w:t>
            </w:r>
            <w:r>
              <w:t>)</w:t>
            </w:r>
          </w:p>
        </w:tc>
      </w:tr>
      <w:tr w:rsidR="00552C1A" w:rsidRPr="000F44A2" w14:paraId="33C4E3D3" w14:textId="77777777" w:rsidTr="00552C1A">
        <w:tc>
          <w:tcPr>
            <w:tcW w:w="2366" w:type="dxa"/>
          </w:tcPr>
          <w:p w14:paraId="4E0BE183" w14:textId="77777777" w:rsidR="00552C1A" w:rsidRPr="000F44A2" w:rsidRDefault="00552C1A" w:rsidP="00552C1A">
            <w:pPr>
              <w:pStyle w:val="GOSTTablenorm"/>
              <w:suppressAutoHyphens/>
            </w:pPr>
            <w:r w:rsidRPr="000F44A2">
              <w:t>ЦС по учету</w:t>
            </w:r>
          </w:p>
        </w:tc>
        <w:tc>
          <w:tcPr>
            <w:tcW w:w="7262" w:type="dxa"/>
          </w:tcPr>
          <w:p w14:paraId="38D7397B" w14:textId="77777777" w:rsidR="00552C1A" w:rsidRPr="000F44A2" w:rsidRDefault="00552C1A" w:rsidP="00552C1A">
            <w:pPr>
              <w:pStyle w:val="GOSTTablenorm"/>
              <w:suppressAutoHyphens/>
            </w:pPr>
            <w:r w:rsidRPr="000F44A2">
              <w:t>Центр специализации по ведению бухгалтерского учета – территориальный орган Федерального казначейства, определенный как центр специализации по выполнению функции ведения бухгалтерского учета и формирования бухгалтерской отчетности</w:t>
            </w:r>
          </w:p>
        </w:tc>
      </w:tr>
      <w:tr w:rsidR="00552C1A" w:rsidRPr="000F44A2" w14:paraId="114969AC" w14:textId="77777777" w:rsidTr="00552C1A">
        <w:tc>
          <w:tcPr>
            <w:tcW w:w="2366" w:type="dxa"/>
          </w:tcPr>
          <w:p w14:paraId="2364DBB6" w14:textId="77777777" w:rsidR="00552C1A" w:rsidRPr="000F44A2" w:rsidRDefault="00552C1A" w:rsidP="00552C1A">
            <w:pPr>
              <w:pStyle w:val="GOSTTablenorm"/>
              <w:suppressAutoHyphens/>
            </w:pPr>
            <w:r w:rsidRPr="000F44A2">
              <w:t>Этап обработки</w:t>
            </w:r>
          </w:p>
        </w:tc>
        <w:tc>
          <w:tcPr>
            <w:tcW w:w="7262" w:type="dxa"/>
          </w:tcPr>
          <w:p w14:paraId="6F4DA896" w14:textId="0C7F30CD" w:rsidR="00552C1A" w:rsidRPr="000F44A2" w:rsidRDefault="00552C1A" w:rsidP="00552C1A">
            <w:pPr>
              <w:pStyle w:val="GOSTTablenorm"/>
              <w:suppressAutoHyphens/>
            </w:pPr>
            <w:r>
              <w:t>Элемент процесса обработки/подбора записей учета по документу в SVAP. Документ в SVAP может быть обработан как в один этап, так и в несколько, в зависимости от бизнес-потребности для того или иного вида документа. При</w:t>
            </w:r>
            <w:r w:rsidDel="33249EA7">
              <w:t xml:space="preserve"> </w:t>
            </w:r>
            <w:r>
              <w:t xml:space="preserve">нескольких этапах обработки определенного типа документа, каждый этап обработки формирует по документу отдельно настраиваемые записи учета. Один этап может быть выполнен по одному документу только один раз, для повторного </w:t>
            </w:r>
            <w:r w:rsidRPr="00E32AC2">
              <w:t>исполнения одного и того же этапа по документу требуется сначала выполнить его сторнирование или отмену, после чего заново повторить выполнение этапа. Таким образом, если по документу есть уже исполненный (не сторнированный или не отмененный</w:t>
            </w:r>
            <w:r>
              <w:t>) этап обработки, то второй раз по одному документу этот этап не может быть выполнен (например, нельзя 2 раза зарезервировать средства на сумму документа).</w:t>
            </w:r>
          </w:p>
        </w:tc>
      </w:tr>
    </w:tbl>
    <w:p w14:paraId="527C77CE" w14:textId="3B90502F" w:rsidR="00512B7E" w:rsidRPr="00C75A4E" w:rsidRDefault="00512B7E" w:rsidP="00D04606">
      <w:pPr>
        <w:pStyle w:val="1"/>
      </w:pPr>
      <w:bookmarkStart w:id="64" w:name="_Типы_запросов"/>
      <w:bookmarkStart w:id="65" w:name="_Ref110614197"/>
      <w:bookmarkStart w:id="66" w:name="_Toc117871491"/>
      <w:bookmarkStart w:id="67" w:name="_Toc121319587"/>
      <w:bookmarkStart w:id="68" w:name="_Toc226456967"/>
      <w:bookmarkEnd w:id="64"/>
      <w:r w:rsidRPr="00BD0F8E">
        <w:lastRenderedPageBreak/>
        <w:t>Типы запросов</w:t>
      </w:r>
      <w:bookmarkEnd w:id="65"/>
      <w:bookmarkEnd w:id="66"/>
      <w:bookmarkEnd w:id="67"/>
      <w:bookmarkEnd w:id="68"/>
    </w:p>
    <w:p w14:paraId="67A81416" w14:textId="1F1BF9AA" w:rsidR="00512B7E" w:rsidRDefault="0010117D" w:rsidP="00D04606">
      <w:pPr>
        <w:suppressAutoHyphens/>
        <w:rPr>
          <w:szCs w:val="24"/>
        </w:rPr>
      </w:pPr>
      <w:r w:rsidRPr="008D3BC8">
        <w:rPr>
          <w:rStyle w:val="GOSTNormal0"/>
        </w:rPr>
        <w:t>Перечень типов запросов, передаваемых из ФП</w:t>
      </w:r>
      <w:r w:rsidR="002F320B" w:rsidRPr="008D3BC8">
        <w:rPr>
          <w:rStyle w:val="GOSTNormal0"/>
        </w:rPr>
        <w:t xml:space="preserve"> ГИИС</w:t>
      </w:r>
      <w:r w:rsidRPr="008D3BC8">
        <w:rPr>
          <w:rStyle w:val="GOSTNormal0"/>
        </w:rPr>
        <w:t xml:space="preserve"> ЭБ в SVAP в рамках информационного взаимодействия, </w:t>
      </w:r>
      <w:r w:rsidR="002D66BC" w:rsidRPr="002D66BC">
        <w:rPr>
          <w:rStyle w:val="GOSTNormal0"/>
          <w:highlight w:val="yellow"/>
        </w:rPr>
        <w:t>при осуществлении диагностики учетных данных</w:t>
      </w:r>
      <w:r w:rsidR="002D66BC">
        <w:rPr>
          <w:rStyle w:val="GOSTNormal0"/>
        </w:rPr>
        <w:t xml:space="preserve"> </w:t>
      </w:r>
      <w:r w:rsidRPr="008D3BC8">
        <w:rPr>
          <w:rStyle w:val="GOSTNormal0"/>
        </w:rPr>
        <w:t xml:space="preserve">приведен в </w:t>
      </w:r>
      <w:r w:rsidR="008D3BC8">
        <w:rPr>
          <w:rStyle w:val="GOSTNormal0"/>
        </w:rPr>
        <w:t xml:space="preserve">таблице </w:t>
      </w:r>
      <w:r w:rsidR="008D3BC8">
        <w:rPr>
          <w:rStyle w:val="GOSTNormal0"/>
        </w:rPr>
        <w:fldChar w:fldCharType="begin"/>
      </w:r>
      <w:r w:rsidR="008D3BC8">
        <w:rPr>
          <w:rStyle w:val="GOSTNormal0"/>
        </w:rPr>
        <w:instrText xml:space="preserve"> REF _Ref154511746 \h </w:instrText>
      </w:r>
      <w:r w:rsidR="008D3BC8">
        <w:rPr>
          <w:rStyle w:val="GOSTNormal0"/>
        </w:rPr>
      </w:r>
      <w:r w:rsidR="008D3BC8">
        <w:rPr>
          <w:rStyle w:val="GOSTNormal0"/>
        </w:rPr>
        <w:fldChar w:fldCharType="separate"/>
      </w:r>
      <w:ins w:id="69" w:author="Сатлер Марина Викторовна" w:date="2026-04-07T12:22:00Z">
        <w:r w:rsidR="00A67566">
          <w:rPr>
            <w:noProof/>
          </w:rPr>
          <w:t>2</w:t>
        </w:r>
      </w:ins>
      <w:r w:rsidR="008D3BC8">
        <w:rPr>
          <w:rStyle w:val="GOSTNormal0"/>
        </w:rPr>
        <w:fldChar w:fldCharType="end"/>
      </w:r>
      <w:r w:rsidRPr="33249EA7">
        <w:rPr>
          <w:rStyle w:val="af4"/>
        </w:rPr>
        <w:footnoteReference w:id="2"/>
      </w:r>
      <w:r>
        <w:rPr>
          <w:szCs w:val="24"/>
        </w:rPr>
        <w:t>.</w:t>
      </w:r>
    </w:p>
    <w:p w14:paraId="6CC71ED7" w14:textId="3A8E216E" w:rsidR="008D3BC8" w:rsidRDefault="00561A39" w:rsidP="00D04606">
      <w:pPr>
        <w:pStyle w:val="GOSTNameTable"/>
      </w:pPr>
      <w:r>
        <w:rPr>
          <w:noProof/>
        </w:rPr>
        <w:fldChar w:fldCharType="begin"/>
      </w:r>
      <w:r>
        <w:rPr>
          <w:noProof/>
        </w:rPr>
        <w:instrText xml:space="preserve"> SEQ Таблица \* ARABIC </w:instrText>
      </w:r>
      <w:r>
        <w:rPr>
          <w:noProof/>
        </w:rPr>
        <w:fldChar w:fldCharType="separate"/>
      </w:r>
      <w:bookmarkStart w:id="70" w:name="_Ref154511746"/>
      <w:bookmarkStart w:id="71" w:name="_Toc226457277"/>
      <w:r w:rsidR="00A67566">
        <w:rPr>
          <w:noProof/>
        </w:rPr>
        <w:t>2</w:t>
      </w:r>
      <w:bookmarkEnd w:id="70"/>
      <w:r>
        <w:rPr>
          <w:noProof/>
        </w:rPr>
        <w:fldChar w:fldCharType="end"/>
      </w:r>
      <w:r w:rsidR="008D3BC8">
        <w:t xml:space="preserve"> - </w:t>
      </w:r>
      <w:r w:rsidR="008D3BC8" w:rsidRPr="0088185F">
        <w:t>Типы запросов</w:t>
      </w:r>
      <w:bookmarkEnd w:id="71"/>
    </w:p>
    <w:tbl>
      <w:tblPr>
        <w:tblStyle w:val="GOSTTable"/>
        <w:tblW w:w="5000" w:type="pct"/>
        <w:tblLayout w:type="fixed"/>
        <w:tblLook w:val="07E0" w:firstRow="1" w:lastRow="1" w:firstColumn="1" w:lastColumn="1" w:noHBand="1" w:noVBand="1"/>
      </w:tblPr>
      <w:tblGrid>
        <w:gridCol w:w="565"/>
        <w:gridCol w:w="1700"/>
        <w:gridCol w:w="4250"/>
        <w:gridCol w:w="1698"/>
        <w:gridCol w:w="1415"/>
      </w:tblGrid>
      <w:tr w:rsidR="00B52A3A" w:rsidRPr="00B9499D" w14:paraId="2D97CA50" w14:textId="10A6E8A5" w:rsidTr="00B52A3A">
        <w:trPr>
          <w:cnfStyle w:val="100000000000" w:firstRow="1" w:lastRow="0" w:firstColumn="0" w:lastColumn="0" w:oddVBand="0" w:evenVBand="0" w:oddHBand="0" w:evenHBand="0" w:firstRowFirstColumn="0" w:firstRowLastColumn="0" w:lastRowFirstColumn="0" w:lastRowLastColumn="0"/>
        </w:trPr>
        <w:tc>
          <w:tcPr>
            <w:tcW w:w="1176" w:type="pct"/>
            <w:gridSpan w:val="2"/>
          </w:tcPr>
          <w:p w14:paraId="3D51EA62" w14:textId="24B35FCC" w:rsidR="00B52A3A" w:rsidRPr="00B9499D" w:rsidRDefault="00B52A3A" w:rsidP="00D04606">
            <w:pPr>
              <w:pStyle w:val="GOSTTableHead"/>
              <w:rPr>
                <w:szCs w:val="22"/>
              </w:rPr>
            </w:pPr>
            <w:r w:rsidRPr="00B9499D">
              <w:rPr>
                <w:szCs w:val="22"/>
              </w:rPr>
              <w:t>Тип запроса</w:t>
            </w:r>
          </w:p>
        </w:tc>
        <w:tc>
          <w:tcPr>
            <w:tcW w:w="2207" w:type="pct"/>
          </w:tcPr>
          <w:p w14:paraId="0A99981B" w14:textId="77777777" w:rsidR="00B52A3A" w:rsidRPr="00B9499D" w:rsidRDefault="00B52A3A" w:rsidP="00D04606">
            <w:pPr>
              <w:pStyle w:val="GOSTTableHead"/>
              <w:rPr>
                <w:szCs w:val="22"/>
              </w:rPr>
            </w:pPr>
            <w:r w:rsidRPr="00B9499D">
              <w:rPr>
                <w:szCs w:val="22"/>
              </w:rPr>
              <w:t>Наименование запроса</w:t>
            </w:r>
          </w:p>
        </w:tc>
        <w:tc>
          <w:tcPr>
            <w:tcW w:w="882" w:type="pct"/>
          </w:tcPr>
          <w:p w14:paraId="67A12F13" w14:textId="699A24F4" w:rsidR="00B52A3A" w:rsidRPr="00B9499D" w:rsidRDefault="00B52A3A" w:rsidP="00D04606">
            <w:pPr>
              <w:pStyle w:val="GOSTTableHead"/>
              <w:rPr>
                <w:szCs w:val="22"/>
              </w:rPr>
            </w:pPr>
            <w:r w:rsidRPr="00B9499D">
              <w:rPr>
                <w:szCs w:val="22"/>
              </w:rPr>
              <w:t>Система – инициатор запроса</w:t>
            </w:r>
          </w:p>
        </w:tc>
        <w:tc>
          <w:tcPr>
            <w:tcW w:w="735" w:type="pct"/>
          </w:tcPr>
          <w:p w14:paraId="6E37BD5B" w14:textId="5BDD6E09" w:rsidR="00B52A3A" w:rsidRPr="0068310A" w:rsidRDefault="00B52A3A" w:rsidP="00D04606">
            <w:pPr>
              <w:pStyle w:val="GOSTTableHead"/>
              <w:rPr>
                <w:szCs w:val="22"/>
                <w:highlight w:val="yellow"/>
              </w:rPr>
            </w:pPr>
            <w:r w:rsidRPr="0068310A">
              <w:rPr>
                <w:szCs w:val="22"/>
                <w:highlight w:val="yellow"/>
              </w:rPr>
              <w:t>Ссылка на описание</w:t>
            </w:r>
          </w:p>
        </w:tc>
      </w:tr>
      <w:tr w:rsidR="00B52A3A" w:rsidRPr="00B9499D" w14:paraId="6B95CA28" w14:textId="15F3A2A7" w:rsidTr="00B52A3A">
        <w:tc>
          <w:tcPr>
            <w:tcW w:w="293" w:type="pct"/>
          </w:tcPr>
          <w:p w14:paraId="1FAE3F06" w14:textId="77777777" w:rsidR="00B52A3A" w:rsidRPr="00670B7E" w:rsidRDefault="00B52A3A" w:rsidP="00D04606">
            <w:pPr>
              <w:pStyle w:val="GOSTTableListNum1"/>
              <w:suppressAutoHyphens/>
            </w:pPr>
          </w:p>
        </w:tc>
        <w:tc>
          <w:tcPr>
            <w:tcW w:w="883" w:type="pct"/>
          </w:tcPr>
          <w:p w14:paraId="7AB49441" w14:textId="30AD346D" w:rsidR="00B52A3A" w:rsidRDefault="00B52A3A" w:rsidP="00D04606">
            <w:pPr>
              <w:pStyle w:val="GOSTTablenorm"/>
              <w:suppressAutoHyphens/>
              <w:rPr>
                <w:lang w:val="en-US"/>
              </w:rPr>
            </w:pPr>
            <w:r w:rsidRPr="00141AE4">
              <w:rPr>
                <w:rFonts w:eastAsiaTheme="majorEastAsia"/>
              </w:rPr>
              <w:t>DAS</w:t>
            </w:r>
          </w:p>
        </w:tc>
        <w:tc>
          <w:tcPr>
            <w:tcW w:w="2207" w:type="pct"/>
          </w:tcPr>
          <w:p w14:paraId="7CA881F6" w14:textId="3CAE34AD" w:rsidR="00B52A3A" w:rsidRPr="00002655" w:rsidRDefault="00B52A3A" w:rsidP="00D04606">
            <w:pPr>
              <w:pStyle w:val="GOSTTablenorm"/>
              <w:suppressAutoHyphens/>
            </w:pPr>
            <w:r w:rsidRPr="00141AE4">
              <w:rPr>
                <w:rFonts w:eastAsiaTheme="majorEastAsia"/>
              </w:rPr>
              <w:t>Запрос состояния записей уч</w:t>
            </w:r>
            <w:r>
              <w:rPr>
                <w:rFonts w:eastAsiaTheme="majorEastAsia"/>
              </w:rPr>
              <w:t>ета по первичным документам</w:t>
            </w:r>
          </w:p>
        </w:tc>
        <w:tc>
          <w:tcPr>
            <w:tcW w:w="882" w:type="pct"/>
          </w:tcPr>
          <w:p w14:paraId="09476F78" w14:textId="69C42E9C" w:rsidR="00B52A3A" w:rsidRDefault="002D66BC" w:rsidP="00D04606">
            <w:pPr>
              <w:pStyle w:val="GOSTTablenorm"/>
              <w:suppressAutoHyphens/>
            </w:pPr>
            <w:r>
              <w:t>ПУР 01</w:t>
            </w:r>
            <w:r w:rsidR="00B52A3A" w:rsidRPr="00B9499D">
              <w:t xml:space="preserve"> ЭБ</w:t>
            </w:r>
          </w:p>
          <w:p w14:paraId="2B07F6DA" w14:textId="0153F0B4" w:rsidR="00B52A3A" w:rsidRPr="0080146D" w:rsidRDefault="00B52A3A" w:rsidP="00D04606">
            <w:pPr>
              <w:pStyle w:val="GOSTTablenorm"/>
              <w:suppressAutoHyphens/>
            </w:pPr>
            <w:r w:rsidRPr="0080146D">
              <w:t>ПУИО ЭБ</w:t>
            </w:r>
          </w:p>
        </w:tc>
        <w:tc>
          <w:tcPr>
            <w:tcW w:w="735" w:type="pct"/>
          </w:tcPr>
          <w:p w14:paraId="3EB396C4" w14:textId="09DD9878" w:rsidR="00B52A3A" w:rsidRPr="00EF32BE" w:rsidRDefault="00B52A3A" w:rsidP="00D04606">
            <w:pPr>
              <w:pStyle w:val="GOSTTablenorm"/>
              <w:suppressAutoHyphens/>
              <w:rPr>
                <w:highlight w:val="yellow"/>
              </w:rPr>
            </w:pPr>
            <w:r w:rsidRPr="00EF32BE">
              <w:rPr>
                <w:highlight w:val="yellow"/>
              </w:rPr>
              <w:t xml:space="preserve">Том </w:t>
            </w:r>
            <w:r>
              <w:rPr>
                <w:highlight w:val="yellow"/>
              </w:rPr>
              <w:t>8 п.</w:t>
            </w:r>
            <w:r w:rsidR="00E32AC2">
              <w:rPr>
                <w:highlight w:val="yellow"/>
              </w:rPr>
              <w:t>3</w:t>
            </w:r>
          </w:p>
        </w:tc>
      </w:tr>
      <w:tr w:rsidR="00B52A3A" w:rsidRPr="00B9499D" w14:paraId="6CB84617" w14:textId="0AABBC97" w:rsidTr="00B52A3A">
        <w:tc>
          <w:tcPr>
            <w:tcW w:w="293" w:type="pct"/>
          </w:tcPr>
          <w:p w14:paraId="30F15491" w14:textId="77777777" w:rsidR="00B52A3A" w:rsidRPr="00670B7E" w:rsidRDefault="00B52A3A" w:rsidP="00D04606">
            <w:pPr>
              <w:pStyle w:val="GOSTTableListNum1"/>
              <w:suppressAutoHyphens/>
            </w:pPr>
          </w:p>
        </w:tc>
        <w:tc>
          <w:tcPr>
            <w:tcW w:w="883" w:type="pct"/>
          </w:tcPr>
          <w:p w14:paraId="35460795" w14:textId="7531C415" w:rsidR="00B52A3A" w:rsidRPr="00141AE4" w:rsidRDefault="00B52A3A" w:rsidP="00D04606">
            <w:pPr>
              <w:pStyle w:val="GOSTTablenorm"/>
              <w:suppressAutoHyphens/>
              <w:rPr>
                <w:rFonts w:eastAsiaTheme="majorEastAsia"/>
              </w:rPr>
            </w:pPr>
            <w:r>
              <w:t>REVISE</w:t>
            </w:r>
          </w:p>
        </w:tc>
        <w:tc>
          <w:tcPr>
            <w:tcW w:w="2207" w:type="pct"/>
          </w:tcPr>
          <w:p w14:paraId="5A9DAEDA" w14:textId="479ECFE0" w:rsidR="00B52A3A" w:rsidRPr="00141AE4" w:rsidRDefault="00B52A3A" w:rsidP="00D04606">
            <w:pPr>
              <w:pStyle w:val="GOSTTablenorm"/>
              <w:suppressAutoHyphens/>
              <w:rPr>
                <w:rFonts w:eastAsiaTheme="majorEastAsia"/>
              </w:rPr>
            </w:pPr>
            <w:r>
              <w:t>Отчет «Нес</w:t>
            </w:r>
            <w:r w:rsidRPr="00764350">
              <w:t xml:space="preserve">оответствие ожидаемого и фактического </w:t>
            </w:r>
            <w:r>
              <w:t>состояния</w:t>
            </w:r>
            <w:r w:rsidRPr="00764350">
              <w:t xml:space="preserve"> записей учета </w:t>
            </w:r>
            <w:r>
              <w:t>в витринах данных»</w:t>
            </w:r>
          </w:p>
        </w:tc>
        <w:tc>
          <w:tcPr>
            <w:tcW w:w="882" w:type="pct"/>
          </w:tcPr>
          <w:p w14:paraId="2AED4D39" w14:textId="474E689C" w:rsidR="00B52A3A" w:rsidRPr="0080146D" w:rsidRDefault="00B52A3A" w:rsidP="00D04606">
            <w:pPr>
              <w:pStyle w:val="GOSTTablenorm"/>
              <w:suppressAutoHyphens/>
            </w:pPr>
            <w:r w:rsidRPr="0080146D">
              <w:t>ПУИО ЭБ</w:t>
            </w:r>
          </w:p>
        </w:tc>
        <w:tc>
          <w:tcPr>
            <w:tcW w:w="735" w:type="pct"/>
          </w:tcPr>
          <w:p w14:paraId="796EA918" w14:textId="4A22C9F3" w:rsidR="00B52A3A" w:rsidRPr="00EF32BE" w:rsidRDefault="00E32AC2" w:rsidP="00D04606">
            <w:pPr>
              <w:pStyle w:val="GOSTTablenorm"/>
              <w:suppressAutoHyphens/>
              <w:rPr>
                <w:highlight w:val="yellow"/>
              </w:rPr>
            </w:pPr>
            <w:r w:rsidRPr="00EF32BE">
              <w:rPr>
                <w:highlight w:val="yellow"/>
              </w:rPr>
              <w:t xml:space="preserve">Том </w:t>
            </w:r>
            <w:r>
              <w:rPr>
                <w:highlight w:val="yellow"/>
              </w:rPr>
              <w:t>8 п.4</w:t>
            </w:r>
          </w:p>
        </w:tc>
      </w:tr>
      <w:tr w:rsidR="00B52A3A" w:rsidRPr="00B9499D" w14:paraId="20413345" w14:textId="2559FF6C" w:rsidTr="00B52A3A">
        <w:tc>
          <w:tcPr>
            <w:tcW w:w="293" w:type="pct"/>
          </w:tcPr>
          <w:p w14:paraId="6C97523D" w14:textId="77777777" w:rsidR="00B52A3A" w:rsidRPr="00670B7E" w:rsidRDefault="00B52A3A" w:rsidP="00D04606">
            <w:pPr>
              <w:pStyle w:val="GOSTTableListNum1"/>
              <w:suppressAutoHyphens/>
            </w:pPr>
          </w:p>
        </w:tc>
        <w:tc>
          <w:tcPr>
            <w:tcW w:w="883" w:type="pct"/>
          </w:tcPr>
          <w:p w14:paraId="043AE753" w14:textId="77D0C695" w:rsidR="00B52A3A" w:rsidRDefault="00B52A3A" w:rsidP="00D04606">
            <w:pPr>
              <w:pStyle w:val="GOSTTablenorm"/>
              <w:suppressAutoHyphens/>
            </w:pPr>
            <w:r>
              <w:t>NSR</w:t>
            </w:r>
          </w:p>
        </w:tc>
        <w:tc>
          <w:tcPr>
            <w:tcW w:w="2207" w:type="pct"/>
          </w:tcPr>
          <w:p w14:paraId="62C903B0" w14:textId="428AEB3E" w:rsidR="00B52A3A" w:rsidRDefault="00B52A3A" w:rsidP="00D04606">
            <w:pPr>
              <w:pStyle w:val="GOSTTablenorm"/>
              <w:suppressAutoHyphens/>
            </w:pPr>
            <w:r>
              <w:t>Отчет «З</w:t>
            </w:r>
            <w:r w:rsidRPr="00764350">
              <w:t>апис</w:t>
            </w:r>
            <w:r>
              <w:t>и</w:t>
            </w:r>
            <w:r w:rsidRPr="00764350">
              <w:t xml:space="preserve"> учета, сформированны</w:t>
            </w:r>
            <w:r>
              <w:t>е</w:t>
            </w:r>
            <w:r w:rsidRPr="00764350">
              <w:t xml:space="preserve"> способом, отличным от направл</w:t>
            </w:r>
            <w:r>
              <w:t>ения стандартного запроса от функциональной подсистемы»</w:t>
            </w:r>
          </w:p>
        </w:tc>
        <w:tc>
          <w:tcPr>
            <w:tcW w:w="882" w:type="pct"/>
          </w:tcPr>
          <w:p w14:paraId="10B58F25" w14:textId="0B4B58AF" w:rsidR="00B52A3A" w:rsidRPr="0080146D" w:rsidRDefault="00B52A3A" w:rsidP="00D04606">
            <w:pPr>
              <w:pStyle w:val="GOSTTablenorm"/>
              <w:suppressAutoHyphens/>
            </w:pPr>
            <w:r w:rsidRPr="0080146D">
              <w:t>ПУИО ЭБ</w:t>
            </w:r>
          </w:p>
        </w:tc>
        <w:tc>
          <w:tcPr>
            <w:tcW w:w="735" w:type="pct"/>
          </w:tcPr>
          <w:p w14:paraId="08A895E6" w14:textId="311D9F5F" w:rsidR="00B52A3A" w:rsidRPr="00EF32BE" w:rsidRDefault="00B52A3A" w:rsidP="00D04606">
            <w:pPr>
              <w:pStyle w:val="GOSTTablenorm"/>
              <w:suppressAutoHyphens/>
              <w:rPr>
                <w:highlight w:val="yellow"/>
              </w:rPr>
            </w:pPr>
            <w:r w:rsidRPr="004158B6">
              <w:rPr>
                <w:highlight w:val="yellow"/>
              </w:rPr>
              <w:t>Том 8 п.</w:t>
            </w:r>
            <w:r w:rsidR="00E32AC2">
              <w:rPr>
                <w:highlight w:val="yellow"/>
              </w:rPr>
              <w:t>5</w:t>
            </w:r>
          </w:p>
        </w:tc>
      </w:tr>
      <w:tr w:rsidR="00B52A3A" w:rsidRPr="00B9499D" w14:paraId="57ED898F" w14:textId="468B4CDB" w:rsidTr="00B52A3A">
        <w:tc>
          <w:tcPr>
            <w:tcW w:w="293" w:type="pct"/>
          </w:tcPr>
          <w:p w14:paraId="5B1D464E" w14:textId="77777777" w:rsidR="00B52A3A" w:rsidRPr="00670B7E" w:rsidRDefault="00B52A3A" w:rsidP="00D04606">
            <w:pPr>
              <w:pStyle w:val="GOSTTableListNum1"/>
              <w:suppressAutoHyphens/>
            </w:pPr>
          </w:p>
        </w:tc>
        <w:tc>
          <w:tcPr>
            <w:tcW w:w="883" w:type="pct"/>
          </w:tcPr>
          <w:p w14:paraId="0D1EFA93" w14:textId="52E7C969" w:rsidR="00B52A3A" w:rsidRDefault="00B52A3A" w:rsidP="00D04606">
            <w:pPr>
              <w:pStyle w:val="GOSTTablenorm"/>
              <w:suppressAutoHyphens/>
            </w:pPr>
            <w:r>
              <w:t>EXCEED</w:t>
            </w:r>
          </w:p>
        </w:tc>
        <w:tc>
          <w:tcPr>
            <w:tcW w:w="2207" w:type="pct"/>
          </w:tcPr>
          <w:p w14:paraId="787FA3E1" w14:textId="1851C2AA" w:rsidR="00B52A3A" w:rsidRDefault="00B52A3A" w:rsidP="00D04606">
            <w:pPr>
              <w:pStyle w:val="GOSTTablenorm"/>
              <w:suppressAutoHyphens/>
            </w:pPr>
            <w:r>
              <w:t>Отчет «П</w:t>
            </w:r>
            <w:r w:rsidRPr="00764350">
              <w:t>редварительные записи учета с превышением допустимого срока</w:t>
            </w:r>
            <w:r>
              <w:t>»</w:t>
            </w:r>
          </w:p>
        </w:tc>
        <w:tc>
          <w:tcPr>
            <w:tcW w:w="882" w:type="pct"/>
          </w:tcPr>
          <w:p w14:paraId="74B4D21D" w14:textId="5EA5CEFD" w:rsidR="00B52A3A" w:rsidRPr="0080146D" w:rsidRDefault="00B52A3A" w:rsidP="00D04606">
            <w:pPr>
              <w:pStyle w:val="GOSTTablenorm"/>
              <w:suppressAutoHyphens/>
            </w:pPr>
            <w:r w:rsidRPr="0080146D">
              <w:t>ПУИО ЭБ</w:t>
            </w:r>
          </w:p>
        </w:tc>
        <w:tc>
          <w:tcPr>
            <w:tcW w:w="735" w:type="pct"/>
          </w:tcPr>
          <w:p w14:paraId="69103F27" w14:textId="0DF05661" w:rsidR="00B52A3A" w:rsidRPr="00EF32BE" w:rsidRDefault="00B52A3A" w:rsidP="00D04606">
            <w:pPr>
              <w:pStyle w:val="GOSTTablenorm"/>
              <w:suppressAutoHyphens/>
              <w:rPr>
                <w:highlight w:val="yellow"/>
              </w:rPr>
            </w:pPr>
            <w:r w:rsidRPr="004158B6">
              <w:rPr>
                <w:highlight w:val="yellow"/>
              </w:rPr>
              <w:t>Том 8 п.</w:t>
            </w:r>
            <w:r w:rsidR="00E32AC2">
              <w:rPr>
                <w:highlight w:val="yellow"/>
              </w:rPr>
              <w:t>6</w:t>
            </w:r>
          </w:p>
        </w:tc>
      </w:tr>
      <w:tr w:rsidR="00B52A3A" w:rsidRPr="00B9499D" w14:paraId="197316F8" w14:textId="518DDA4A" w:rsidTr="00B52A3A">
        <w:tc>
          <w:tcPr>
            <w:tcW w:w="293" w:type="pct"/>
          </w:tcPr>
          <w:p w14:paraId="51ECF124" w14:textId="77777777" w:rsidR="00B52A3A" w:rsidRPr="00670B7E" w:rsidRDefault="00B52A3A" w:rsidP="00D04606">
            <w:pPr>
              <w:pStyle w:val="GOSTTableListNum1"/>
              <w:suppressAutoHyphens/>
            </w:pPr>
          </w:p>
        </w:tc>
        <w:tc>
          <w:tcPr>
            <w:tcW w:w="883" w:type="pct"/>
          </w:tcPr>
          <w:p w14:paraId="09EBD79C" w14:textId="7B1E371F" w:rsidR="00B52A3A" w:rsidRPr="008610D2" w:rsidRDefault="00B52A3A" w:rsidP="00D04606">
            <w:pPr>
              <w:pStyle w:val="GOSTTablenorm"/>
              <w:suppressAutoHyphens/>
            </w:pPr>
            <w:r w:rsidRPr="008610D2">
              <w:rPr>
                <w:bCs/>
                <w:lang w:val="en-US"/>
              </w:rPr>
              <w:t>COMPLY</w:t>
            </w:r>
          </w:p>
        </w:tc>
        <w:tc>
          <w:tcPr>
            <w:tcW w:w="2207" w:type="pct"/>
          </w:tcPr>
          <w:p w14:paraId="37BB33DE" w14:textId="328B4BAF" w:rsidR="00B52A3A" w:rsidRPr="008610D2" w:rsidRDefault="00B52A3A" w:rsidP="00D04606">
            <w:pPr>
              <w:pStyle w:val="GOSTTablenorm"/>
              <w:suppressAutoHyphens/>
            </w:pPr>
            <w:r w:rsidRPr="008610D2">
              <w:t>Запрос на изменение записей справочника «Исключения при проверке записей учета»</w:t>
            </w:r>
          </w:p>
        </w:tc>
        <w:tc>
          <w:tcPr>
            <w:tcW w:w="882" w:type="pct"/>
          </w:tcPr>
          <w:p w14:paraId="4F590BAA" w14:textId="5A071016" w:rsidR="00B52A3A" w:rsidRDefault="00B52A3A" w:rsidP="00D04606">
            <w:pPr>
              <w:pStyle w:val="GOSTTablenorm"/>
              <w:suppressAutoHyphens/>
            </w:pPr>
            <w:r w:rsidRPr="00B9499D">
              <w:t>ПУР 05 ЭБ</w:t>
            </w:r>
          </w:p>
          <w:p w14:paraId="5C00EF50" w14:textId="7C1B0B58" w:rsidR="00E32AC2" w:rsidRPr="005C6BDA" w:rsidRDefault="00E32AC2" w:rsidP="00D04606">
            <w:pPr>
              <w:pStyle w:val="GOSTTablenorm"/>
              <w:suppressAutoHyphens/>
            </w:pPr>
            <w:r>
              <w:t>ПУР 01</w:t>
            </w:r>
            <w:r w:rsidRPr="00B9499D">
              <w:t xml:space="preserve"> ЭБ</w:t>
            </w:r>
          </w:p>
          <w:p w14:paraId="26215AB1" w14:textId="30576F94" w:rsidR="00B52A3A" w:rsidRDefault="00B52A3A" w:rsidP="00D04606">
            <w:pPr>
              <w:pStyle w:val="GOSTTablenorm"/>
              <w:suppressAutoHyphens/>
            </w:pPr>
            <w:r w:rsidRPr="00B9499D">
              <w:t>ПУР 03 ЭБ</w:t>
            </w:r>
          </w:p>
          <w:p w14:paraId="2614AFF8" w14:textId="77777777" w:rsidR="00B52A3A" w:rsidRDefault="00B52A3A" w:rsidP="00D04606">
            <w:pPr>
              <w:pStyle w:val="GOSTTablenorm"/>
              <w:suppressAutoHyphens/>
            </w:pPr>
            <w:r w:rsidRPr="00C5191C">
              <w:t>ПУИО ЭБ</w:t>
            </w:r>
          </w:p>
          <w:p w14:paraId="1C2FDDC2" w14:textId="77777777" w:rsidR="00B52A3A" w:rsidRPr="000D276B" w:rsidRDefault="00B52A3A" w:rsidP="00D04606">
            <w:pPr>
              <w:pStyle w:val="GOSTTablenorm"/>
              <w:suppressAutoHyphens/>
            </w:pPr>
            <w:r w:rsidRPr="00D96503">
              <w:t>ПУДС ЭБ</w:t>
            </w:r>
          </w:p>
          <w:p w14:paraId="749712BA" w14:textId="58FC12A0" w:rsidR="00B52A3A" w:rsidRPr="002D66BC" w:rsidRDefault="00B52A3A" w:rsidP="00D04606">
            <w:pPr>
              <w:pStyle w:val="GOSTTablenorm"/>
              <w:suppressAutoHyphens/>
            </w:pPr>
            <w:r w:rsidRPr="002D66BC">
              <w:t>ПУД ЭБ</w:t>
            </w:r>
          </w:p>
          <w:p w14:paraId="596364DB" w14:textId="28146E8F" w:rsidR="00B52A3A" w:rsidRPr="002D66BC" w:rsidRDefault="00B52A3A" w:rsidP="00D04606">
            <w:pPr>
              <w:pStyle w:val="GOSTTablenorm"/>
              <w:suppressAutoHyphens/>
            </w:pPr>
            <w:r w:rsidRPr="002D66BC">
              <w:t>ПУР КС ЭБ</w:t>
            </w:r>
          </w:p>
          <w:p w14:paraId="1DC4941E" w14:textId="61632131" w:rsidR="00B52A3A" w:rsidRPr="00D96503" w:rsidRDefault="00B52A3A" w:rsidP="00D04606">
            <w:pPr>
              <w:pStyle w:val="GOSTTablenorm"/>
              <w:suppressAutoHyphens/>
            </w:pPr>
            <w:r w:rsidRPr="002D66BC">
              <w:t>ПУР АУ/БУ ЭБ</w:t>
            </w:r>
          </w:p>
        </w:tc>
        <w:tc>
          <w:tcPr>
            <w:tcW w:w="735" w:type="pct"/>
          </w:tcPr>
          <w:p w14:paraId="49FC1862" w14:textId="6C7C2BA8" w:rsidR="00B52A3A" w:rsidRPr="00EF32BE" w:rsidRDefault="00B52A3A" w:rsidP="00D04606">
            <w:pPr>
              <w:pStyle w:val="GOSTTablenorm"/>
              <w:suppressAutoHyphens/>
              <w:rPr>
                <w:highlight w:val="yellow"/>
              </w:rPr>
            </w:pPr>
            <w:r w:rsidRPr="004158B6">
              <w:rPr>
                <w:highlight w:val="yellow"/>
              </w:rPr>
              <w:t>Том 8 п.</w:t>
            </w:r>
            <w:r w:rsidR="00E32AC2">
              <w:rPr>
                <w:highlight w:val="yellow"/>
              </w:rPr>
              <w:t>7</w:t>
            </w:r>
          </w:p>
        </w:tc>
      </w:tr>
      <w:tr w:rsidR="00B52A3A" w:rsidRPr="00B9499D" w14:paraId="7A810421" w14:textId="674036B9" w:rsidTr="00B52A3A">
        <w:tc>
          <w:tcPr>
            <w:tcW w:w="293" w:type="pct"/>
          </w:tcPr>
          <w:p w14:paraId="57836AAC" w14:textId="77777777" w:rsidR="00B52A3A" w:rsidRPr="00670B7E" w:rsidRDefault="00B52A3A" w:rsidP="00D04606">
            <w:pPr>
              <w:pStyle w:val="GOSTTableListNum1"/>
              <w:suppressAutoHyphens/>
            </w:pPr>
          </w:p>
        </w:tc>
        <w:tc>
          <w:tcPr>
            <w:tcW w:w="883" w:type="pct"/>
          </w:tcPr>
          <w:p w14:paraId="67A029AA" w14:textId="0B2E1366" w:rsidR="00B52A3A" w:rsidRPr="008610D2" w:rsidRDefault="00B52A3A" w:rsidP="00D04606">
            <w:pPr>
              <w:pStyle w:val="GOSTTablenorm"/>
              <w:suppressAutoHyphens/>
              <w:rPr>
                <w:bCs/>
                <w:lang w:val="en-US"/>
              </w:rPr>
            </w:pPr>
            <w:r w:rsidRPr="00BC7656">
              <w:rPr>
                <w:bCs/>
                <w:lang w:val="en-US"/>
              </w:rPr>
              <w:t>UNLOADING</w:t>
            </w:r>
          </w:p>
        </w:tc>
        <w:tc>
          <w:tcPr>
            <w:tcW w:w="2207" w:type="pct"/>
          </w:tcPr>
          <w:p w14:paraId="066B5A9E" w14:textId="46908155" w:rsidR="00B52A3A" w:rsidRPr="008610D2" w:rsidRDefault="00B52A3A" w:rsidP="00D04606">
            <w:pPr>
              <w:pStyle w:val="GOSTTablenorm"/>
              <w:suppressAutoHyphens/>
            </w:pPr>
            <w:r w:rsidRPr="008610D2">
              <w:t xml:space="preserve">Запрос на </w:t>
            </w:r>
            <w:r>
              <w:t>экспорт</w:t>
            </w:r>
            <w:r w:rsidRPr="008610D2">
              <w:t xml:space="preserve"> записей справочника «Исключения при проверке записей учета»</w:t>
            </w:r>
          </w:p>
        </w:tc>
        <w:tc>
          <w:tcPr>
            <w:tcW w:w="882" w:type="pct"/>
          </w:tcPr>
          <w:p w14:paraId="596F0891" w14:textId="2DEB0447" w:rsidR="00B52A3A" w:rsidRDefault="00B52A3A" w:rsidP="00D04606">
            <w:pPr>
              <w:pStyle w:val="GOSTTablenorm"/>
              <w:suppressAutoHyphens/>
            </w:pPr>
            <w:r w:rsidRPr="00B9499D">
              <w:t>ПУР</w:t>
            </w:r>
            <w:r w:rsidRPr="00B52A3A">
              <w:t xml:space="preserve"> 05 </w:t>
            </w:r>
            <w:r w:rsidRPr="00B9499D">
              <w:t>ЭБ</w:t>
            </w:r>
          </w:p>
          <w:p w14:paraId="2C0FD8C2" w14:textId="63D644C2" w:rsidR="00E32AC2" w:rsidRPr="00B52A3A" w:rsidRDefault="00E32AC2" w:rsidP="00D04606">
            <w:pPr>
              <w:pStyle w:val="GOSTTablenorm"/>
              <w:suppressAutoHyphens/>
            </w:pPr>
            <w:r>
              <w:t>ПУР 01</w:t>
            </w:r>
            <w:r w:rsidRPr="00B9499D">
              <w:t xml:space="preserve"> ЭБ</w:t>
            </w:r>
          </w:p>
          <w:p w14:paraId="13A89492" w14:textId="5448F93A" w:rsidR="00B52A3A" w:rsidRPr="00B52A3A" w:rsidRDefault="00B52A3A" w:rsidP="00D04606">
            <w:pPr>
              <w:pStyle w:val="GOSTTablenorm"/>
              <w:suppressAutoHyphens/>
            </w:pPr>
            <w:r w:rsidRPr="00B9499D">
              <w:t>ПУР</w:t>
            </w:r>
            <w:r w:rsidRPr="00B52A3A">
              <w:t xml:space="preserve"> 03 </w:t>
            </w:r>
            <w:r w:rsidRPr="00B9499D">
              <w:t>ЭБ</w:t>
            </w:r>
          </w:p>
          <w:p w14:paraId="06154D48" w14:textId="77777777" w:rsidR="00B52A3A" w:rsidRPr="00B52A3A" w:rsidRDefault="00B52A3A" w:rsidP="00D04606">
            <w:pPr>
              <w:pStyle w:val="GOSTTablenorm"/>
              <w:suppressAutoHyphens/>
            </w:pPr>
            <w:r w:rsidRPr="00C5191C">
              <w:t>ПУИО</w:t>
            </w:r>
            <w:r w:rsidRPr="00B52A3A">
              <w:t xml:space="preserve"> </w:t>
            </w:r>
            <w:r w:rsidRPr="00C5191C">
              <w:t>ЭБ</w:t>
            </w:r>
          </w:p>
          <w:p w14:paraId="79DB5F5B" w14:textId="77777777" w:rsidR="00B52A3A" w:rsidRPr="00B52A3A" w:rsidRDefault="00B52A3A" w:rsidP="00D04606">
            <w:pPr>
              <w:pStyle w:val="GOSTTablenorm"/>
              <w:suppressAutoHyphens/>
            </w:pPr>
            <w:r w:rsidRPr="00D96503">
              <w:t>ПУДС</w:t>
            </w:r>
            <w:r w:rsidRPr="00B52A3A">
              <w:t xml:space="preserve"> </w:t>
            </w:r>
            <w:r w:rsidRPr="00D96503">
              <w:t>ЭБ</w:t>
            </w:r>
          </w:p>
          <w:p w14:paraId="642DBDF5" w14:textId="19104791" w:rsidR="00B52A3A" w:rsidRPr="002D66BC" w:rsidRDefault="00B52A3A" w:rsidP="00D04606">
            <w:pPr>
              <w:pStyle w:val="GOSTTablenorm"/>
              <w:suppressAutoHyphens/>
            </w:pPr>
            <w:r w:rsidRPr="002D66BC">
              <w:t>ПУД ЭБ</w:t>
            </w:r>
          </w:p>
          <w:p w14:paraId="20963D33" w14:textId="662787DE" w:rsidR="00B52A3A" w:rsidRPr="002D66BC" w:rsidRDefault="00B52A3A" w:rsidP="00D04606">
            <w:pPr>
              <w:pStyle w:val="GOSTTablenorm"/>
              <w:suppressAutoHyphens/>
            </w:pPr>
            <w:r w:rsidRPr="002D66BC">
              <w:t>ПУР КС ЭБ</w:t>
            </w:r>
          </w:p>
          <w:p w14:paraId="65EE1AA4" w14:textId="7540F825" w:rsidR="00B52A3A" w:rsidRPr="00D96503" w:rsidRDefault="00B52A3A" w:rsidP="00D04606">
            <w:pPr>
              <w:pStyle w:val="GOSTTablenorm"/>
              <w:suppressAutoHyphens/>
            </w:pPr>
            <w:r w:rsidRPr="002D66BC">
              <w:t>ПУР АУ/БУ ЭБ</w:t>
            </w:r>
          </w:p>
        </w:tc>
        <w:tc>
          <w:tcPr>
            <w:tcW w:w="735" w:type="pct"/>
          </w:tcPr>
          <w:p w14:paraId="25805038" w14:textId="21DD6C89" w:rsidR="00B52A3A" w:rsidRPr="00EF32BE" w:rsidRDefault="00B52A3A" w:rsidP="00D04606">
            <w:pPr>
              <w:pStyle w:val="GOSTTablenorm"/>
              <w:suppressAutoHyphens/>
              <w:rPr>
                <w:highlight w:val="yellow"/>
              </w:rPr>
            </w:pPr>
            <w:r w:rsidRPr="004158B6">
              <w:rPr>
                <w:highlight w:val="yellow"/>
              </w:rPr>
              <w:t>Том 8 п.</w:t>
            </w:r>
            <w:r w:rsidR="00E32AC2">
              <w:rPr>
                <w:highlight w:val="yellow"/>
              </w:rPr>
              <w:t>8</w:t>
            </w:r>
          </w:p>
        </w:tc>
      </w:tr>
      <w:tr w:rsidR="001D7CA7" w:rsidRPr="00B9499D" w14:paraId="185487B3" w14:textId="77777777" w:rsidTr="001D7CA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ins w:id="72" w:author="Сказецкая Наталья Камилевна" w:date="2024-09-26T17:02:00Z"/>
        </w:trPr>
        <w:tc>
          <w:tcPr>
            <w:tcW w:w="293" w:type="pct"/>
          </w:tcPr>
          <w:p w14:paraId="2022F684" w14:textId="77777777" w:rsidR="001D7CA7" w:rsidRPr="00670B7E" w:rsidRDefault="001D7CA7" w:rsidP="006D6AF4">
            <w:pPr>
              <w:pStyle w:val="GOSTTableListNum1"/>
              <w:suppressAutoHyphens/>
              <w:rPr>
                <w:ins w:id="73" w:author="Сказецкая Наталья Камилевна" w:date="2024-09-26T17:02:00Z"/>
              </w:rPr>
            </w:pPr>
            <w:bookmarkStart w:id="74" w:name="_Ref112666747"/>
            <w:bookmarkStart w:id="75" w:name="_Ref112666776"/>
            <w:bookmarkStart w:id="76" w:name="_Ref112666815"/>
            <w:bookmarkStart w:id="77" w:name="_Ref112666843"/>
            <w:bookmarkStart w:id="78" w:name="_Ref113906722"/>
            <w:bookmarkStart w:id="79" w:name="_Ref113906768"/>
            <w:bookmarkStart w:id="80" w:name="_Toc117871492"/>
            <w:bookmarkStart w:id="81" w:name="_Toc121319588"/>
          </w:p>
        </w:tc>
        <w:tc>
          <w:tcPr>
            <w:tcW w:w="883" w:type="pct"/>
          </w:tcPr>
          <w:p w14:paraId="7857FB98" w14:textId="77777777" w:rsidR="001D7CA7" w:rsidRPr="00BC7656" w:rsidRDefault="001D7CA7" w:rsidP="006D6AF4">
            <w:pPr>
              <w:pStyle w:val="GOSTTablenorm"/>
              <w:suppressAutoHyphens/>
              <w:rPr>
                <w:ins w:id="82" w:author="Сказецкая Наталья Камилевна" w:date="2024-09-26T17:02:00Z"/>
                <w:bCs/>
                <w:lang w:val="en-US"/>
              </w:rPr>
            </w:pPr>
            <w:commentRangeStart w:id="83"/>
            <w:proofErr w:type="spellStart"/>
            <w:ins w:id="84" w:author="Сказецкая Наталья Камилевна" w:date="2024-09-26T17:02:00Z">
              <w:r w:rsidRPr="00423112">
                <w:t>DocRec</w:t>
              </w:r>
              <w:commentRangeEnd w:id="83"/>
              <w:proofErr w:type="spellEnd"/>
              <w:r>
                <w:rPr>
                  <w:rStyle w:val="affa"/>
                </w:rPr>
                <w:commentReference w:id="83"/>
              </w:r>
            </w:ins>
          </w:p>
        </w:tc>
        <w:tc>
          <w:tcPr>
            <w:tcW w:w="2207" w:type="pct"/>
          </w:tcPr>
          <w:p w14:paraId="625BE7A9" w14:textId="77777777" w:rsidR="001D7CA7" w:rsidRPr="008610D2" w:rsidRDefault="001D7CA7" w:rsidP="006D6AF4">
            <w:pPr>
              <w:pStyle w:val="GOSTTablenorm"/>
              <w:suppressAutoHyphens/>
              <w:rPr>
                <w:ins w:id="85" w:author="Сказецкая Наталья Камилевна" w:date="2024-09-26T17:02:00Z"/>
              </w:rPr>
            </w:pPr>
            <w:ins w:id="86" w:author="Сказецкая Наталья Камилевна" w:date="2024-09-26T17:02:00Z">
              <w:r w:rsidRPr="00423112">
                <w:t>Отчет «</w:t>
              </w:r>
              <w:proofErr w:type="spellStart"/>
              <w:r w:rsidRPr="00423112">
                <w:t>Подокументарная</w:t>
              </w:r>
              <w:proofErr w:type="spellEnd"/>
              <w:r w:rsidRPr="00423112">
                <w:t xml:space="preserve"> сверка (поиск удаленных документов)»</w:t>
              </w:r>
            </w:ins>
          </w:p>
        </w:tc>
        <w:tc>
          <w:tcPr>
            <w:tcW w:w="882" w:type="pct"/>
          </w:tcPr>
          <w:p w14:paraId="7AD31888" w14:textId="77777777" w:rsidR="001D7CA7" w:rsidRPr="00B9499D" w:rsidRDefault="001D7CA7" w:rsidP="006D6AF4">
            <w:pPr>
              <w:pStyle w:val="GOSTTablenorm"/>
              <w:suppressAutoHyphens/>
              <w:rPr>
                <w:ins w:id="87" w:author="Сказецкая Наталья Камилевна" w:date="2024-09-26T17:02:00Z"/>
              </w:rPr>
            </w:pPr>
            <w:ins w:id="88" w:author="Сказецкая Наталья Камилевна" w:date="2024-09-26T17:02:00Z">
              <w:r w:rsidRPr="002D66BC">
                <w:t>ПУД ЭБ</w:t>
              </w:r>
            </w:ins>
          </w:p>
        </w:tc>
        <w:tc>
          <w:tcPr>
            <w:tcW w:w="735" w:type="pct"/>
          </w:tcPr>
          <w:p w14:paraId="0F6106F4" w14:textId="77777777" w:rsidR="001D7CA7" w:rsidRPr="004158B6" w:rsidRDefault="001D7CA7" w:rsidP="006D6AF4">
            <w:pPr>
              <w:pStyle w:val="GOSTTablenorm"/>
              <w:suppressAutoHyphens/>
              <w:rPr>
                <w:ins w:id="89" w:author="Сказецкая Наталья Камилевна" w:date="2024-09-26T17:02:00Z"/>
                <w:highlight w:val="yellow"/>
              </w:rPr>
            </w:pPr>
            <w:ins w:id="90" w:author="Сказецкая Наталья Камилевна" w:date="2024-09-26T17:02:00Z">
              <w:r w:rsidRPr="00092A60">
                <w:rPr>
                  <w:highlight w:val="yellow"/>
                </w:rPr>
                <w:t>Том 8 п.</w:t>
              </w:r>
              <w:r>
                <w:rPr>
                  <w:highlight w:val="yellow"/>
                </w:rPr>
                <w:t>9</w:t>
              </w:r>
            </w:ins>
          </w:p>
        </w:tc>
      </w:tr>
      <w:tr w:rsidR="001D7CA7" w:rsidRPr="00B9499D" w14:paraId="550509DC" w14:textId="77777777" w:rsidTr="001D7CA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ins w:id="91" w:author="Сказецкая Наталья Камилевна" w:date="2024-09-26T17:02:00Z"/>
        </w:trPr>
        <w:tc>
          <w:tcPr>
            <w:tcW w:w="293" w:type="pct"/>
          </w:tcPr>
          <w:p w14:paraId="7DE69552" w14:textId="77777777" w:rsidR="001D7CA7" w:rsidRPr="00670B7E" w:rsidRDefault="001D7CA7" w:rsidP="006D6AF4">
            <w:pPr>
              <w:pStyle w:val="GOSTTableListNum1"/>
              <w:suppressAutoHyphens/>
              <w:rPr>
                <w:ins w:id="92" w:author="Сказецкая Наталья Камилевна" w:date="2024-09-26T17:02:00Z"/>
              </w:rPr>
            </w:pPr>
          </w:p>
        </w:tc>
        <w:tc>
          <w:tcPr>
            <w:tcW w:w="883" w:type="pct"/>
          </w:tcPr>
          <w:p w14:paraId="11FB6CF1" w14:textId="77777777" w:rsidR="001D7CA7" w:rsidRPr="00984902" w:rsidRDefault="001D7CA7" w:rsidP="006D6AF4">
            <w:pPr>
              <w:pStyle w:val="GOSTTablenorm"/>
              <w:suppressAutoHyphens/>
              <w:rPr>
                <w:ins w:id="93" w:author="Сказецкая Наталья Камилевна" w:date="2024-09-26T17:02:00Z"/>
                <w:bCs/>
              </w:rPr>
            </w:pPr>
            <w:commentRangeStart w:id="94"/>
            <w:ins w:id="95" w:author="Сказецкая Наталья Камилевна" w:date="2024-09-26T17:02:00Z">
              <w:r w:rsidRPr="00423112">
                <w:t>REPSDM</w:t>
              </w:r>
              <w:commentRangeEnd w:id="94"/>
              <w:r>
                <w:rPr>
                  <w:rStyle w:val="affa"/>
                </w:rPr>
                <w:commentReference w:id="94"/>
              </w:r>
            </w:ins>
          </w:p>
        </w:tc>
        <w:tc>
          <w:tcPr>
            <w:tcW w:w="2207" w:type="pct"/>
          </w:tcPr>
          <w:p w14:paraId="758F20A8" w14:textId="77777777" w:rsidR="001D7CA7" w:rsidRPr="008610D2" w:rsidRDefault="001D7CA7" w:rsidP="006D6AF4">
            <w:pPr>
              <w:pStyle w:val="GOSTTablenorm"/>
              <w:suppressAutoHyphens/>
              <w:rPr>
                <w:ins w:id="96" w:author="Сказецкая Наталья Камилевна" w:date="2024-09-26T17:02:00Z"/>
              </w:rPr>
            </w:pPr>
            <w:ins w:id="97" w:author="Сказецкая Наталья Камилевна" w:date="2024-09-26T17:02:00Z">
              <w:r w:rsidRPr="00423112">
                <w:t xml:space="preserve">Отчет «Несоответствие состояния записей учета в витринах данных локального </w:t>
              </w:r>
              <w:proofErr w:type="spellStart"/>
              <w:r w:rsidRPr="00423112">
                <w:t>Датамарта</w:t>
              </w:r>
              <w:proofErr w:type="spellEnd"/>
              <w:r w:rsidRPr="00423112">
                <w:t xml:space="preserve"> и </w:t>
              </w:r>
              <w:proofErr w:type="spellStart"/>
              <w:r w:rsidRPr="00423112">
                <w:t>Супердатамарта</w:t>
              </w:r>
              <w:proofErr w:type="spellEnd"/>
              <w:r w:rsidRPr="00423112">
                <w:t>»</w:t>
              </w:r>
            </w:ins>
          </w:p>
        </w:tc>
        <w:tc>
          <w:tcPr>
            <w:tcW w:w="882" w:type="pct"/>
          </w:tcPr>
          <w:p w14:paraId="0EE4B556" w14:textId="679B9668" w:rsidR="001D7CA7" w:rsidRPr="00B9499D" w:rsidRDefault="00592A29" w:rsidP="006D6AF4">
            <w:pPr>
              <w:pStyle w:val="GOSTTablenorm"/>
              <w:suppressAutoHyphens/>
              <w:rPr>
                <w:ins w:id="98" w:author="Сказецкая Наталья Камилевна" w:date="2024-09-26T17:02:00Z"/>
              </w:rPr>
            </w:pPr>
            <w:ins w:id="99" w:author="Сказецкая Наталья Камилевна" w:date="2024-10-03T18:25:00Z">
              <w:r w:rsidRPr="002D66BC">
                <w:t>ПУД ЭБ</w:t>
              </w:r>
            </w:ins>
          </w:p>
        </w:tc>
        <w:tc>
          <w:tcPr>
            <w:tcW w:w="735" w:type="pct"/>
          </w:tcPr>
          <w:p w14:paraId="770D51B8" w14:textId="77777777" w:rsidR="001D7CA7" w:rsidRPr="004158B6" w:rsidRDefault="001D7CA7" w:rsidP="006D6AF4">
            <w:pPr>
              <w:pStyle w:val="GOSTTablenorm"/>
              <w:suppressAutoHyphens/>
              <w:rPr>
                <w:ins w:id="100" w:author="Сказецкая Наталья Камилевна" w:date="2024-09-26T17:02:00Z"/>
                <w:highlight w:val="yellow"/>
              </w:rPr>
            </w:pPr>
            <w:ins w:id="101" w:author="Сказецкая Наталья Камилевна" w:date="2024-09-26T17:02:00Z">
              <w:r w:rsidRPr="00092A60">
                <w:rPr>
                  <w:highlight w:val="yellow"/>
                </w:rPr>
                <w:t>Том 8 п.</w:t>
              </w:r>
              <w:r>
                <w:rPr>
                  <w:highlight w:val="yellow"/>
                </w:rPr>
                <w:t>10</w:t>
              </w:r>
            </w:ins>
          </w:p>
        </w:tc>
      </w:tr>
      <w:tr w:rsidR="001D7CA7" w:rsidRPr="00B9499D" w14:paraId="1A470D5C" w14:textId="77777777" w:rsidTr="001D7CA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ins w:id="102" w:author="Сказецкая Наталья Камилевна" w:date="2024-09-26T17:02:00Z"/>
        </w:trPr>
        <w:tc>
          <w:tcPr>
            <w:tcW w:w="293" w:type="pct"/>
          </w:tcPr>
          <w:p w14:paraId="3D582D3D" w14:textId="77777777" w:rsidR="001D7CA7" w:rsidRPr="00670B7E" w:rsidRDefault="001D7CA7" w:rsidP="006D6AF4">
            <w:pPr>
              <w:pStyle w:val="GOSTTableListNum1"/>
              <w:suppressAutoHyphens/>
              <w:rPr>
                <w:ins w:id="103" w:author="Сказецкая Наталья Камилевна" w:date="2024-09-26T17:02:00Z"/>
              </w:rPr>
            </w:pPr>
          </w:p>
        </w:tc>
        <w:tc>
          <w:tcPr>
            <w:tcW w:w="883" w:type="pct"/>
          </w:tcPr>
          <w:p w14:paraId="7ACC61B6" w14:textId="77777777" w:rsidR="001D7CA7" w:rsidRPr="00984902" w:rsidRDefault="001D7CA7" w:rsidP="006D6AF4">
            <w:pPr>
              <w:pStyle w:val="GOSTTablenorm"/>
              <w:suppressAutoHyphens/>
              <w:rPr>
                <w:ins w:id="104" w:author="Сказецкая Наталья Камилевна" w:date="2024-09-26T17:02:00Z"/>
                <w:bCs/>
              </w:rPr>
            </w:pPr>
            <w:commentRangeStart w:id="105"/>
            <w:ins w:id="106" w:author="Сказецкая Наталья Камилевна" w:date="2024-09-26T17:02:00Z">
              <w:r>
                <w:t>NCSDM</w:t>
              </w:r>
              <w:commentRangeEnd w:id="105"/>
              <w:r>
                <w:rPr>
                  <w:rStyle w:val="affa"/>
                </w:rPr>
                <w:commentReference w:id="105"/>
              </w:r>
            </w:ins>
          </w:p>
        </w:tc>
        <w:tc>
          <w:tcPr>
            <w:tcW w:w="2207" w:type="pct"/>
          </w:tcPr>
          <w:p w14:paraId="0DCD7A2E" w14:textId="77777777" w:rsidR="001D7CA7" w:rsidRPr="008610D2" w:rsidRDefault="001D7CA7" w:rsidP="006D6AF4">
            <w:pPr>
              <w:pStyle w:val="GOSTTablenorm"/>
              <w:suppressAutoHyphens/>
              <w:rPr>
                <w:ins w:id="107" w:author="Сказецкая Наталья Камилевна" w:date="2024-09-26T17:02:00Z"/>
              </w:rPr>
            </w:pPr>
            <w:ins w:id="108" w:author="Сказецкая Наталья Камилевна" w:date="2024-09-26T17:02:00Z">
              <w:r>
                <w:t>Отчет «</w:t>
              </w:r>
              <w:proofErr w:type="spellStart"/>
              <w:r w:rsidRPr="00A61223">
                <w:t>Неконсистентность</w:t>
              </w:r>
              <w:proofErr w:type="spellEnd"/>
              <w:r w:rsidRPr="00A61223">
                <w:t xml:space="preserve"> данных локального </w:t>
              </w:r>
              <w:proofErr w:type="spellStart"/>
              <w:r w:rsidRPr="00A61223">
                <w:t>Датамарта</w:t>
              </w:r>
              <w:proofErr w:type="spellEnd"/>
              <w:r w:rsidRPr="00A61223">
                <w:t xml:space="preserve"> и </w:t>
              </w:r>
              <w:proofErr w:type="spellStart"/>
              <w:r w:rsidRPr="00A61223">
                <w:t>Супердатамарта</w:t>
              </w:r>
              <w:proofErr w:type="spellEnd"/>
              <w:r>
                <w:t>»</w:t>
              </w:r>
            </w:ins>
          </w:p>
        </w:tc>
        <w:tc>
          <w:tcPr>
            <w:tcW w:w="882" w:type="pct"/>
          </w:tcPr>
          <w:p w14:paraId="1ED50251" w14:textId="77777777" w:rsidR="001D7CA7" w:rsidRPr="00B9499D" w:rsidRDefault="001D7CA7" w:rsidP="006D6AF4">
            <w:pPr>
              <w:pStyle w:val="GOSTTablenorm"/>
              <w:suppressAutoHyphens/>
              <w:rPr>
                <w:ins w:id="109" w:author="Сказецкая Наталья Камилевна" w:date="2024-09-26T17:02:00Z"/>
              </w:rPr>
            </w:pPr>
            <w:ins w:id="110" w:author="Сказецкая Наталья Камилевна" w:date="2024-09-26T17:02:00Z">
              <w:r w:rsidRPr="003A610A">
                <w:t>ПУИО ЭБ</w:t>
              </w:r>
            </w:ins>
          </w:p>
        </w:tc>
        <w:tc>
          <w:tcPr>
            <w:tcW w:w="735" w:type="pct"/>
          </w:tcPr>
          <w:p w14:paraId="6CC69B77" w14:textId="77777777" w:rsidR="001D7CA7" w:rsidRPr="004158B6" w:rsidRDefault="001D7CA7" w:rsidP="006D6AF4">
            <w:pPr>
              <w:pStyle w:val="GOSTTablenorm"/>
              <w:suppressAutoHyphens/>
              <w:rPr>
                <w:ins w:id="111" w:author="Сказецкая Наталья Камилевна" w:date="2024-09-26T17:02:00Z"/>
                <w:highlight w:val="yellow"/>
              </w:rPr>
            </w:pPr>
            <w:ins w:id="112" w:author="Сказецкая Наталья Камилевна" w:date="2024-09-26T17:02:00Z">
              <w:r w:rsidRPr="00092A60">
                <w:rPr>
                  <w:highlight w:val="yellow"/>
                </w:rPr>
                <w:t>Том 8 п.</w:t>
              </w:r>
              <w:r>
                <w:rPr>
                  <w:highlight w:val="yellow"/>
                </w:rPr>
                <w:t>11</w:t>
              </w:r>
            </w:ins>
          </w:p>
        </w:tc>
      </w:tr>
      <w:tr w:rsidR="001D7CA7" w:rsidRPr="00B9499D" w14:paraId="1F79DA7F" w14:textId="77777777" w:rsidTr="001D7CA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ins w:id="113" w:author="Сказецкая Наталья Камилевна" w:date="2024-09-26T17:02:00Z"/>
        </w:trPr>
        <w:tc>
          <w:tcPr>
            <w:tcW w:w="293" w:type="pct"/>
          </w:tcPr>
          <w:p w14:paraId="32D82FE8" w14:textId="77777777" w:rsidR="001D7CA7" w:rsidRPr="00670B7E" w:rsidRDefault="001D7CA7" w:rsidP="006D6AF4">
            <w:pPr>
              <w:pStyle w:val="GOSTTableListNum1"/>
              <w:suppressAutoHyphens/>
              <w:rPr>
                <w:ins w:id="114" w:author="Сказецкая Наталья Камилевна" w:date="2024-09-26T17:02:00Z"/>
              </w:rPr>
            </w:pPr>
          </w:p>
        </w:tc>
        <w:tc>
          <w:tcPr>
            <w:tcW w:w="883" w:type="pct"/>
          </w:tcPr>
          <w:p w14:paraId="2AB29493" w14:textId="77777777" w:rsidR="001D7CA7" w:rsidRPr="00984902" w:rsidRDefault="001D7CA7" w:rsidP="006D6AF4">
            <w:pPr>
              <w:pStyle w:val="GOSTTablenorm"/>
              <w:suppressAutoHyphens/>
              <w:rPr>
                <w:ins w:id="115" w:author="Сказецкая Наталья Камилевна" w:date="2024-09-26T17:02:00Z"/>
                <w:bCs/>
              </w:rPr>
            </w:pPr>
            <w:commentRangeStart w:id="116"/>
            <w:proofErr w:type="spellStart"/>
            <w:ins w:id="117" w:author="Сказецкая Наталья Камилевна" w:date="2024-09-26T17:02:00Z">
              <w:r w:rsidRPr="00D56138">
                <w:t>InternalCalc</w:t>
              </w:r>
              <w:commentRangeEnd w:id="116"/>
              <w:proofErr w:type="spellEnd"/>
              <w:r>
                <w:rPr>
                  <w:rStyle w:val="affa"/>
                </w:rPr>
                <w:commentReference w:id="116"/>
              </w:r>
            </w:ins>
          </w:p>
        </w:tc>
        <w:tc>
          <w:tcPr>
            <w:tcW w:w="2207" w:type="pct"/>
          </w:tcPr>
          <w:p w14:paraId="1FFA9536" w14:textId="77777777" w:rsidR="001D7CA7" w:rsidRPr="008610D2" w:rsidRDefault="001D7CA7" w:rsidP="006D6AF4">
            <w:pPr>
              <w:pStyle w:val="GOSTTablenorm"/>
              <w:suppressAutoHyphens/>
              <w:rPr>
                <w:ins w:id="118" w:author="Сказецкая Наталья Камилевна" w:date="2024-09-26T17:02:00Z"/>
              </w:rPr>
            </w:pPr>
            <w:ins w:id="119" w:author="Сказецкая Наталья Камилевна" w:date="2024-09-26T17:02:00Z">
              <w:r>
                <w:t>О</w:t>
              </w:r>
              <w:r w:rsidRPr="00D56138">
                <w:t>тчет «Сверка внутренних расчетов между ТОФК (по счету 3410 «</w:t>
              </w:r>
              <w:proofErr w:type="spellStart"/>
              <w:r w:rsidRPr="00D56138">
                <w:t>Внутриказначейские</w:t>
              </w:r>
              <w:proofErr w:type="spellEnd"/>
              <w:r w:rsidRPr="00D56138">
                <w:t xml:space="preserve"> расчеты»)»</w:t>
              </w:r>
              <w:r w:rsidRPr="008610D2">
                <w:t xml:space="preserve"> </w:t>
              </w:r>
            </w:ins>
          </w:p>
        </w:tc>
        <w:tc>
          <w:tcPr>
            <w:tcW w:w="882" w:type="pct"/>
          </w:tcPr>
          <w:p w14:paraId="6B3AE8DE" w14:textId="77777777" w:rsidR="001D7CA7" w:rsidRPr="00B9499D" w:rsidRDefault="001D7CA7" w:rsidP="006D6AF4">
            <w:pPr>
              <w:pStyle w:val="GOSTTablenorm"/>
              <w:suppressAutoHyphens/>
              <w:rPr>
                <w:ins w:id="120" w:author="Сказецкая Наталья Камилевна" w:date="2024-09-26T17:02:00Z"/>
              </w:rPr>
            </w:pPr>
            <w:ins w:id="121" w:author="Сказецкая Наталья Камилевна" w:date="2024-09-26T17:02:00Z">
              <w:r w:rsidRPr="003A610A">
                <w:t>ПУИО ЭБ</w:t>
              </w:r>
            </w:ins>
          </w:p>
        </w:tc>
        <w:tc>
          <w:tcPr>
            <w:tcW w:w="735" w:type="pct"/>
          </w:tcPr>
          <w:p w14:paraId="4E048BF3" w14:textId="77777777" w:rsidR="001D7CA7" w:rsidRPr="004158B6" w:rsidRDefault="001D7CA7" w:rsidP="006D6AF4">
            <w:pPr>
              <w:pStyle w:val="GOSTTablenorm"/>
              <w:suppressAutoHyphens/>
              <w:rPr>
                <w:ins w:id="122" w:author="Сказецкая Наталья Камилевна" w:date="2024-09-26T17:02:00Z"/>
                <w:highlight w:val="yellow"/>
              </w:rPr>
            </w:pPr>
            <w:ins w:id="123" w:author="Сказецкая Наталья Камилевна" w:date="2024-09-26T17:02:00Z">
              <w:r w:rsidRPr="00092A60">
                <w:rPr>
                  <w:highlight w:val="yellow"/>
                </w:rPr>
                <w:t>Том 8 п.</w:t>
              </w:r>
              <w:r>
                <w:rPr>
                  <w:highlight w:val="yellow"/>
                </w:rPr>
                <w:t>12</w:t>
              </w:r>
            </w:ins>
          </w:p>
        </w:tc>
      </w:tr>
      <w:tr w:rsidR="001D7CA7" w:rsidRPr="00B9499D" w14:paraId="76D77293" w14:textId="77777777" w:rsidTr="001D7CA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ins w:id="124" w:author="Сказецкая Наталья Камилевна" w:date="2024-09-26T17:02:00Z"/>
        </w:trPr>
        <w:tc>
          <w:tcPr>
            <w:tcW w:w="293" w:type="pct"/>
          </w:tcPr>
          <w:p w14:paraId="20BFFF39" w14:textId="77777777" w:rsidR="001D7CA7" w:rsidRPr="00670B7E" w:rsidRDefault="001D7CA7" w:rsidP="006D6AF4">
            <w:pPr>
              <w:pStyle w:val="GOSTTableListNum1"/>
              <w:suppressAutoHyphens/>
              <w:rPr>
                <w:ins w:id="125" w:author="Сказецкая Наталья Камилевна" w:date="2024-09-26T17:02:00Z"/>
              </w:rPr>
            </w:pPr>
          </w:p>
        </w:tc>
        <w:tc>
          <w:tcPr>
            <w:tcW w:w="883" w:type="pct"/>
          </w:tcPr>
          <w:p w14:paraId="00AEF352" w14:textId="77777777" w:rsidR="001D7CA7" w:rsidRPr="00984902" w:rsidRDefault="001D7CA7" w:rsidP="006D6AF4">
            <w:pPr>
              <w:pStyle w:val="GOSTTablenorm"/>
              <w:suppressAutoHyphens/>
              <w:rPr>
                <w:ins w:id="126" w:author="Сказецкая Наталья Камилевна" w:date="2024-09-26T17:02:00Z"/>
                <w:bCs/>
              </w:rPr>
            </w:pPr>
            <w:commentRangeStart w:id="127"/>
            <w:proofErr w:type="spellStart"/>
            <w:ins w:id="128" w:author="Сказецкая Наталья Камилевна" w:date="2024-09-26T17:02:00Z">
              <w:r w:rsidRPr="00D56138">
                <w:t>Inte</w:t>
              </w:r>
              <w:r>
                <w:rPr>
                  <w:lang w:val="en-US"/>
                </w:rPr>
                <w:t>rSys</w:t>
              </w:r>
              <w:r w:rsidRPr="00D56138">
                <w:t>Calc</w:t>
              </w:r>
              <w:commentRangeEnd w:id="127"/>
              <w:proofErr w:type="spellEnd"/>
              <w:r>
                <w:rPr>
                  <w:rStyle w:val="affa"/>
                </w:rPr>
                <w:commentReference w:id="127"/>
              </w:r>
            </w:ins>
          </w:p>
        </w:tc>
        <w:tc>
          <w:tcPr>
            <w:tcW w:w="2207" w:type="pct"/>
          </w:tcPr>
          <w:p w14:paraId="52B93A73" w14:textId="77777777" w:rsidR="001D7CA7" w:rsidRPr="008610D2" w:rsidRDefault="001D7CA7" w:rsidP="006D6AF4">
            <w:pPr>
              <w:pStyle w:val="GOSTTablenorm"/>
              <w:suppressAutoHyphens/>
              <w:rPr>
                <w:ins w:id="129" w:author="Сказецкая Наталья Камилевна" w:date="2024-09-26T17:02:00Z"/>
              </w:rPr>
            </w:pPr>
            <w:ins w:id="130" w:author="Сказецкая Наталья Камилевна" w:date="2024-09-26T17:02:00Z">
              <w:r>
                <w:t>О</w:t>
              </w:r>
              <w:r w:rsidRPr="00D56138">
                <w:t>тчет «Сверка в</w:t>
              </w:r>
              <w:r>
                <w:t>заимосвязанных</w:t>
              </w:r>
              <w:r w:rsidRPr="00D56138">
                <w:t xml:space="preserve"> расчетов между</w:t>
              </w:r>
              <w:r>
                <w:t xml:space="preserve"> разными учетными модулями одного</w:t>
              </w:r>
              <w:r w:rsidRPr="00D56138">
                <w:t xml:space="preserve"> ТОФК (по счету 34</w:t>
              </w:r>
              <w:r>
                <w:t>3</w:t>
              </w:r>
              <w:r w:rsidRPr="00D56138">
                <w:t>0 «</w:t>
              </w:r>
              <w:r>
                <w:t>Межсистемные расчеты»)»</w:t>
              </w:r>
            </w:ins>
          </w:p>
        </w:tc>
        <w:tc>
          <w:tcPr>
            <w:tcW w:w="882" w:type="pct"/>
          </w:tcPr>
          <w:p w14:paraId="27042752" w14:textId="77777777" w:rsidR="001D7CA7" w:rsidRPr="00B9499D" w:rsidRDefault="001D7CA7" w:rsidP="006D6AF4">
            <w:pPr>
              <w:pStyle w:val="GOSTTablenorm"/>
              <w:suppressAutoHyphens/>
              <w:rPr>
                <w:ins w:id="131" w:author="Сказецкая Наталья Камилевна" w:date="2024-09-26T17:02:00Z"/>
              </w:rPr>
            </w:pPr>
            <w:ins w:id="132" w:author="Сказецкая Наталья Камилевна" w:date="2024-09-26T17:02:00Z">
              <w:r w:rsidRPr="003A610A">
                <w:t>ПУИО ЭБ</w:t>
              </w:r>
            </w:ins>
          </w:p>
        </w:tc>
        <w:tc>
          <w:tcPr>
            <w:tcW w:w="735" w:type="pct"/>
          </w:tcPr>
          <w:p w14:paraId="6565360D" w14:textId="77777777" w:rsidR="001D7CA7" w:rsidRPr="004158B6" w:rsidRDefault="001D7CA7" w:rsidP="006D6AF4">
            <w:pPr>
              <w:pStyle w:val="GOSTTablenorm"/>
              <w:suppressAutoHyphens/>
              <w:rPr>
                <w:ins w:id="133" w:author="Сказецкая Наталья Камилевна" w:date="2024-09-26T17:02:00Z"/>
                <w:highlight w:val="yellow"/>
              </w:rPr>
            </w:pPr>
            <w:ins w:id="134" w:author="Сказецкая Наталья Камилевна" w:date="2024-09-26T17:02:00Z">
              <w:r w:rsidRPr="00092A60">
                <w:rPr>
                  <w:highlight w:val="yellow"/>
                </w:rPr>
                <w:t>Том 8 п.</w:t>
              </w:r>
              <w:r>
                <w:rPr>
                  <w:highlight w:val="yellow"/>
                </w:rPr>
                <w:t>13</w:t>
              </w:r>
            </w:ins>
          </w:p>
        </w:tc>
      </w:tr>
    </w:tbl>
    <w:p w14:paraId="0833F737" w14:textId="4B8B0D1F" w:rsidR="00512B7E" w:rsidRPr="00C75A4E" w:rsidRDefault="109D8E8A" w:rsidP="00D04606">
      <w:pPr>
        <w:pStyle w:val="1"/>
      </w:pPr>
      <w:bookmarkStart w:id="135" w:name="_Toc226456968"/>
      <w:r w:rsidRPr="00BD0F8E">
        <w:lastRenderedPageBreak/>
        <w:t>Схема потоков</w:t>
      </w:r>
      <w:bookmarkEnd w:id="74"/>
      <w:bookmarkEnd w:id="75"/>
      <w:bookmarkEnd w:id="76"/>
      <w:bookmarkEnd w:id="77"/>
      <w:bookmarkEnd w:id="78"/>
      <w:bookmarkEnd w:id="79"/>
      <w:bookmarkEnd w:id="80"/>
      <w:bookmarkEnd w:id="81"/>
      <w:bookmarkEnd w:id="135"/>
    </w:p>
    <w:p w14:paraId="2390638F" w14:textId="2BDD86D7" w:rsidR="0010117D" w:rsidRDefault="0010117D" w:rsidP="00D04606">
      <w:pPr>
        <w:pStyle w:val="GOSTNormal"/>
        <w:suppressAutoHyphens/>
        <w:rPr>
          <w:szCs w:val="24"/>
        </w:rPr>
      </w:pPr>
      <w:r w:rsidRPr="008E680B">
        <w:t>Основные характеристики информационных потоков в рамках взаимодействия ФП</w:t>
      </w:r>
      <w:r w:rsidR="002F320B" w:rsidRPr="002666F6">
        <w:t xml:space="preserve"> ГИИС</w:t>
      </w:r>
      <w:r w:rsidRPr="000E1E0A">
        <w:t xml:space="preserve"> ЭБ и </w:t>
      </w:r>
      <w:r w:rsidRPr="00C75A4E">
        <w:t>SVAP</w:t>
      </w:r>
      <w:r w:rsidRPr="008E680B">
        <w:t xml:space="preserve"> </w:t>
      </w:r>
      <w:r w:rsidR="002D66BC" w:rsidRPr="002D66BC">
        <w:rPr>
          <w:rStyle w:val="GOSTNormal0"/>
          <w:highlight w:val="yellow"/>
        </w:rPr>
        <w:t>при осуществлении диагностики учетных данных</w:t>
      </w:r>
      <w:r w:rsidR="002D66BC">
        <w:rPr>
          <w:rStyle w:val="GOSTNormal0"/>
        </w:rPr>
        <w:t xml:space="preserve"> </w:t>
      </w:r>
      <w:r w:rsidRPr="008E680B">
        <w:t>приведены в</w:t>
      </w:r>
      <w:r>
        <w:rPr>
          <w:szCs w:val="24"/>
        </w:rPr>
        <w:t xml:space="preserve"> </w:t>
      </w:r>
      <w:r w:rsidR="00BD0F8E">
        <w:rPr>
          <w:szCs w:val="24"/>
        </w:rPr>
        <w:t>таблице</w:t>
      </w:r>
      <w:r w:rsidR="00052537">
        <w:rPr>
          <w:szCs w:val="24"/>
        </w:rPr>
        <w:t xml:space="preserve"> </w:t>
      </w:r>
      <w:r w:rsidR="00052537">
        <w:rPr>
          <w:szCs w:val="24"/>
        </w:rPr>
        <w:fldChar w:fldCharType="begin"/>
      </w:r>
      <w:r w:rsidR="00052537">
        <w:rPr>
          <w:szCs w:val="24"/>
        </w:rPr>
        <w:instrText xml:space="preserve"> REF _Ref154514249 \h </w:instrText>
      </w:r>
      <w:r w:rsidR="00052537">
        <w:rPr>
          <w:szCs w:val="24"/>
        </w:rPr>
      </w:r>
      <w:r w:rsidR="00052537">
        <w:rPr>
          <w:szCs w:val="24"/>
        </w:rPr>
        <w:fldChar w:fldCharType="separate"/>
      </w:r>
      <w:ins w:id="136" w:author="Сатлер Марина Викторовна" w:date="2026-04-07T12:22:00Z">
        <w:r w:rsidR="00A67566">
          <w:rPr>
            <w:noProof/>
          </w:rPr>
          <w:t>3</w:t>
        </w:r>
      </w:ins>
      <w:r w:rsidR="00052537">
        <w:rPr>
          <w:szCs w:val="24"/>
        </w:rPr>
        <w:fldChar w:fldCharType="end"/>
      </w:r>
      <w:r>
        <w:rPr>
          <w:szCs w:val="24"/>
        </w:rPr>
        <w:t>.</w:t>
      </w:r>
    </w:p>
    <w:p w14:paraId="25F28E16" w14:textId="346EEC78" w:rsidR="00BD0F8E" w:rsidRDefault="00DB035D" w:rsidP="00D04606">
      <w:pPr>
        <w:pStyle w:val="GOSTNameTable"/>
      </w:pPr>
      <w:r>
        <w:rPr>
          <w:noProof/>
        </w:rPr>
        <w:fldChar w:fldCharType="begin"/>
      </w:r>
      <w:r>
        <w:rPr>
          <w:noProof/>
        </w:rPr>
        <w:instrText xml:space="preserve"> SEQ Таблица \* ARABIC </w:instrText>
      </w:r>
      <w:r>
        <w:rPr>
          <w:noProof/>
        </w:rPr>
        <w:fldChar w:fldCharType="separate"/>
      </w:r>
      <w:bookmarkStart w:id="137" w:name="_Ref154514249"/>
      <w:bookmarkStart w:id="138" w:name="_Toc226457278"/>
      <w:r w:rsidR="00A67566">
        <w:rPr>
          <w:noProof/>
        </w:rPr>
        <w:t>3</w:t>
      </w:r>
      <w:bookmarkEnd w:id="137"/>
      <w:r>
        <w:rPr>
          <w:noProof/>
        </w:rPr>
        <w:fldChar w:fldCharType="end"/>
      </w:r>
      <w:r w:rsidR="00BD0F8E">
        <w:t xml:space="preserve"> - </w:t>
      </w:r>
      <w:r w:rsidR="00BD0F8E" w:rsidRPr="00C42D0E">
        <w:t>Схема потоков</w:t>
      </w:r>
      <w:bookmarkEnd w:id="138"/>
    </w:p>
    <w:tbl>
      <w:tblPr>
        <w:tblStyle w:val="GOSTTable"/>
        <w:tblW w:w="5000" w:type="pct"/>
        <w:tblLayout w:type="fixed"/>
        <w:tblLook w:val="07E0" w:firstRow="1" w:lastRow="1" w:firstColumn="1" w:lastColumn="1" w:noHBand="1" w:noVBand="1"/>
      </w:tblPr>
      <w:tblGrid>
        <w:gridCol w:w="371"/>
        <w:gridCol w:w="3139"/>
        <w:gridCol w:w="1695"/>
        <w:gridCol w:w="1687"/>
        <w:gridCol w:w="1377"/>
        <w:gridCol w:w="1359"/>
      </w:tblGrid>
      <w:tr w:rsidR="00B14773" w:rsidRPr="00B9499D" w14:paraId="01C93850" w14:textId="77777777" w:rsidTr="00EF6B4C">
        <w:trPr>
          <w:cnfStyle w:val="100000000000" w:firstRow="1" w:lastRow="0" w:firstColumn="0" w:lastColumn="0" w:oddVBand="0" w:evenVBand="0" w:oddHBand="0" w:evenHBand="0" w:firstRowFirstColumn="0" w:firstRowLastColumn="0" w:lastRowFirstColumn="0" w:lastRowLastColumn="0"/>
          <w:trHeight w:val="691"/>
        </w:trPr>
        <w:tc>
          <w:tcPr>
            <w:tcW w:w="1823" w:type="pct"/>
            <w:gridSpan w:val="2"/>
          </w:tcPr>
          <w:p w14:paraId="4C9FA57D" w14:textId="77777777" w:rsidR="00B14773" w:rsidRPr="00BD0F8E" w:rsidRDefault="00B14773" w:rsidP="00D04606">
            <w:pPr>
              <w:pStyle w:val="GOSTTableHead"/>
            </w:pPr>
            <w:r w:rsidRPr="00BD0F8E">
              <w:t>Тип запроса</w:t>
            </w:r>
          </w:p>
        </w:tc>
        <w:tc>
          <w:tcPr>
            <w:tcW w:w="880" w:type="pct"/>
          </w:tcPr>
          <w:p w14:paraId="239C8235" w14:textId="6842770A" w:rsidR="00B14773" w:rsidRPr="00BD0F8E" w:rsidRDefault="00B14773" w:rsidP="00D04606">
            <w:pPr>
              <w:pStyle w:val="GOSTTableHead"/>
            </w:pPr>
            <w:r w:rsidRPr="00BD0F8E">
              <w:t>Код запроса</w:t>
            </w:r>
          </w:p>
        </w:tc>
        <w:tc>
          <w:tcPr>
            <w:tcW w:w="876" w:type="pct"/>
          </w:tcPr>
          <w:p w14:paraId="463BDDE8" w14:textId="77777777" w:rsidR="00B14773" w:rsidRPr="00BD0F8E" w:rsidRDefault="00B14773" w:rsidP="00D04606">
            <w:pPr>
              <w:pStyle w:val="GOSTTableHead"/>
            </w:pPr>
            <w:r w:rsidRPr="00BD0F8E">
              <w:t>Режим</w:t>
            </w:r>
          </w:p>
        </w:tc>
        <w:tc>
          <w:tcPr>
            <w:tcW w:w="715" w:type="pct"/>
          </w:tcPr>
          <w:p w14:paraId="01BCDF08" w14:textId="3295152D" w:rsidR="00B14773" w:rsidRPr="00BD0F8E" w:rsidRDefault="00B14773" w:rsidP="00D04606">
            <w:pPr>
              <w:pStyle w:val="GOSTTableHead"/>
            </w:pPr>
            <w:r w:rsidRPr="00BD0F8E">
              <w:t>Отвечающий модуль SVAP</w:t>
            </w:r>
          </w:p>
        </w:tc>
        <w:tc>
          <w:tcPr>
            <w:tcW w:w="706" w:type="pct"/>
          </w:tcPr>
          <w:p w14:paraId="45C4EFE7" w14:textId="77777777" w:rsidR="00B14773" w:rsidRPr="00BD0F8E" w:rsidRDefault="00B14773" w:rsidP="00D04606">
            <w:pPr>
              <w:pStyle w:val="GOSTTableHead"/>
            </w:pPr>
            <w:r w:rsidRPr="00BD0F8E">
              <w:t>Допустимое время ответа</w:t>
            </w:r>
          </w:p>
        </w:tc>
      </w:tr>
      <w:tr w:rsidR="00B40938" w:rsidRPr="00B9499D" w14:paraId="383BE8BB" w14:textId="77777777" w:rsidTr="00EF6B4C">
        <w:trPr>
          <w:trHeight w:val="921"/>
        </w:trPr>
        <w:tc>
          <w:tcPr>
            <w:tcW w:w="193" w:type="pct"/>
          </w:tcPr>
          <w:p w14:paraId="449A5168" w14:textId="77777777" w:rsidR="005027E8" w:rsidRDefault="005027E8" w:rsidP="00EF69A7">
            <w:pPr>
              <w:pStyle w:val="GOSTTablenorm"/>
              <w:numPr>
                <w:ilvl w:val="0"/>
                <w:numId w:val="1"/>
              </w:numPr>
              <w:suppressAutoHyphens/>
            </w:pPr>
          </w:p>
        </w:tc>
        <w:tc>
          <w:tcPr>
            <w:tcW w:w="1630" w:type="pct"/>
          </w:tcPr>
          <w:p w14:paraId="6F31E323" w14:textId="1536761B" w:rsidR="005027E8" w:rsidRPr="00002655" w:rsidRDefault="005027E8" w:rsidP="00D04606">
            <w:pPr>
              <w:pStyle w:val="GOSTTablenorm"/>
              <w:suppressAutoHyphens/>
              <w:rPr>
                <w:szCs w:val="22"/>
              </w:rPr>
            </w:pPr>
            <w:r w:rsidRPr="00141AE4">
              <w:rPr>
                <w:rFonts w:eastAsiaTheme="majorEastAsia"/>
              </w:rPr>
              <w:t>Запрос состояния записей уч</w:t>
            </w:r>
            <w:r>
              <w:rPr>
                <w:rFonts w:eastAsiaTheme="majorEastAsia"/>
              </w:rPr>
              <w:t>ета по первичным документам</w:t>
            </w:r>
          </w:p>
        </w:tc>
        <w:tc>
          <w:tcPr>
            <w:tcW w:w="880" w:type="pct"/>
          </w:tcPr>
          <w:p w14:paraId="67E3A62E" w14:textId="34298B1F" w:rsidR="005027E8" w:rsidRDefault="005027E8" w:rsidP="00D04606">
            <w:pPr>
              <w:pStyle w:val="GOSTTablenorm"/>
              <w:suppressAutoHyphens/>
              <w:rPr>
                <w:szCs w:val="22"/>
                <w:lang w:val="en-US"/>
              </w:rPr>
            </w:pPr>
            <w:r w:rsidRPr="00141AE4">
              <w:rPr>
                <w:rFonts w:eastAsiaTheme="majorEastAsia"/>
              </w:rPr>
              <w:t>DAS</w:t>
            </w:r>
          </w:p>
        </w:tc>
        <w:tc>
          <w:tcPr>
            <w:tcW w:w="876" w:type="pct"/>
          </w:tcPr>
          <w:p w14:paraId="236B2547" w14:textId="506DC1E8" w:rsidR="005027E8" w:rsidRPr="00B9499D" w:rsidRDefault="005027E8" w:rsidP="00D04606">
            <w:pPr>
              <w:pStyle w:val="GOSTTablenorm"/>
              <w:suppressAutoHyphens/>
            </w:pPr>
            <w:r w:rsidRPr="00B9499D">
              <w:t>Синхронный/Асинхронный</w:t>
            </w:r>
          </w:p>
        </w:tc>
        <w:tc>
          <w:tcPr>
            <w:tcW w:w="715" w:type="pct"/>
          </w:tcPr>
          <w:p w14:paraId="6081E437" w14:textId="0F8775F0" w:rsidR="005027E8" w:rsidRPr="002E3C7E" w:rsidRDefault="005027E8" w:rsidP="00D04606">
            <w:pPr>
              <w:pStyle w:val="GOSTTablenorm"/>
              <w:suppressAutoHyphens/>
              <w:rPr>
                <w:strike/>
              </w:rPr>
            </w:pPr>
            <w:r>
              <w:rPr>
                <w:lang w:val="en-US"/>
              </w:rPr>
              <w:t>Datamart</w:t>
            </w:r>
          </w:p>
        </w:tc>
        <w:tc>
          <w:tcPr>
            <w:tcW w:w="706" w:type="pct"/>
          </w:tcPr>
          <w:p w14:paraId="721D007F" w14:textId="013F5730" w:rsidR="005027E8" w:rsidRPr="00B9499D" w:rsidRDefault="005027E8" w:rsidP="00D04606">
            <w:pPr>
              <w:pStyle w:val="GOSTTablenorm"/>
              <w:suppressAutoHyphens/>
            </w:pPr>
            <w:r w:rsidRPr="00ED39B5">
              <w:t>5 секунд</w:t>
            </w:r>
          </w:p>
        </w:tc>
      </w:tr>
      <w:tr w:rsidR="00B40938" w:rsidRPr="00B9499D" w14:paraId="7C27B5AB" w14:textId="77777777" w:rsidTr="00EF6B4C">
        <w:trPr>
          <w:trHeight w:val="921"/>
        </w:trPr>
        <w:tc>
          <w:tcPr>
            <w:tcW w:w="193" w:type="pct"/>
          </w:tcPr>
          <w:p w14:paraId="7281A272" w14:textId="77777777" w:rsidR="005027E8" w:rsidRDefault="005027E8" w:rsidP="00EF69A7">
            <w:pPr>
              <w:pStyle w:val="GOSTTablenorm"/>
              <w:numPr>
                <w:ilvl w:val="0"/>
                <w:numId w:val="1"/>
              </w:numPr>
              <w:suppressAutoHyphens/>
            </w:pPr>
          </w:p>
        </w:tc>
        <w:tc>
          <w:tcPr>
            <w:tcW w:w="1630" w:type="pct"/>
          </w:tcPr>
          <w:p w14:paraId="7241D6BD" w14:textId="655DA320" w:rsidR="005027E8" w:rsidRPr="00002655" w:rsidRDefault="005027E8" w:rsidP="00D04606">
            <w:pPr>
              <w:pStyle w:val="GOSTTablenorm"/>
              <w:suppressAutoHyphens/>
              <w:rPr>
                <w:szCs w:val="22"/>
              </w:rPr>
            </w:pPr>
            <w:r>
              <w:t>Отчет «Нес</w:t>
            </w:r>
            <w:r w:rsidRPr="00764350">
              <w:t xml:space="preserve">оответствие ожидаемого и фактического </w:t>
            </w:r>
            <w:r>
              <w:t>состояния</w:t>
            </w:r>
            <w:r w:rsidRPr="00764350">
              <w:t xml:space="preserve"> записей учета </w:t>
            </w:r>
            <w:r>
              <w:t>в витринах данных»</w:t>
            </w:r>
          </w:p>
        </w:tc>
        <w:tc>
          <w:tcPr>
            <w:tcW w:w="880" w:type="pct"/>
          </w:tcPr>
          <w:p w14:paraId="62D7FD14" w14:textId="5AD7EB3F" w:rsidR="005027E8" w:rsidRDefault="005027E8" w:rsidP="00D04606">
            <w:pPr>
              <w:pStyle w:val="GOSTTablenorm"/>
              <w:suppressAutoHyphens/>
              <w:rPr>
                <w:szCs w:val="22"/>
                <w:lang w:val="en-US"/>
              </w:rPr>
            </w:pPr>
            <w:r>
              <w:t>REVISE</w:t>
            </w:r>
          </w:p>
        </w:tc>
        <w:tc>
          <w:tcPr>
            <w:tcW w:w="876" w:type="pct"/>
          </w:tcPr>
          <w:p w14:paraId="1314E22D" w14:textId="6256D1D4" w:rsidR="005027E8" w:rsidRPr="00B9499D" w:rsidRDefault="005027E8" w:rsidP="00D04606">
            <w:pPr>
              <w:pStyle w:val="GOSTTablenorm"/>
              <w:suppressAutoHyphens/>
            </w:pPr>
            <w:r>
              <w:t>С</w:t>
            </w:r>
            <w:r w:rsidRPr="00033D12">
              <w:t>инхронный</w:t>
            </w:r>
          </w:p>
        </w:tc>
        <w:tc>
          <w:tcPr>
            <w:tcW w:w="715" w:type="pct"/>
          </w:tcPr>
          <w:p w14:paraId="2335A022" w14:textId="7B211069" w:rsidR="005027E8" w:rsidRPr="00550FA7" w:rsidRDefault="005027E8" w:rsidP="00D04606">
            <w:pPr>
              <w:pStyle w:val="GOSTTablenorm"/>
              <w:suppressAutoHyphens/>
            </w:pPr>
            <w:r>
              <w:rPr>
                <w:lang w:val="en-US"/>
              </w:rPr>
              <w:t>Datamart</w:t>
            </w:r>
            <w:r>
              <w:t xml:space="preserve"> (</w:t>
            </w:r>
            <w:proofErr w:type="spellStart"/>
            <w:r>
              <w:rPr>
                <w:lang w:val="en-US"/>
              </w:rPr>
              <w:t>ods</w:t>
            </w:r>
            <w:proofErr w:type="spellEnd"/>
            <w:r>
              <w:t>)</w:t>
            </w:r>
          </w:p>
        </w:tc>
        <w:tc>
          <w:tcPr>
            <w:tcW w:w="706" w:type="pct"/>
          </w:tcPr>
          <w:p w14:paraId="5B4CEC47" w14:textId="76007F29" w:rsidR="005027E8" w:rsidRPr="00B9499D" w:rsidRDefault="005027E8" w:rsidP="00D04606">
            <w:pPr>
              <w:pStyle w:val="GOSTTablenorm"/>
              <w:suppressAutoHyphens/>
            </w:pPr>
            <w:r w:rsidRPr="00ED39B5">
              <w:t>5 секунд</w:t>
            </w:r>
          </w:p>
        </w:tc>
      </w:tr>
      <w:tr w:rsidR="00B40938" w:rsidRPr="00B9499D" w14:paraId="2884D123" w14:textId="77777777" w:rsidTr="00EF6B4C">
        <w:trPr>
          <w:trHeight w:val="921"/>
        </w:trPr>
        <w:tc>
          <w:tcPr>
            <w:tcW w:w="193" w:type="pct"/>
          </w:tcPr>
          <w:p w14:paraId="4670812F" w14:textId="77777777" w:rsidR="005027E8" w:rsidRDefault="005027E8" w:rsidP="00EF69A7">
            <w:pPr>
              <w:pStyle w:val="GOSTTablenorm"/>
              <w:numPr>
                <w:ilvl w:val="0"/>
                <w:numId w:val="1"/>
              </w:numPr>
              <w:suppressAutoHyphens/>
            </w:pPr>
          </w:p>
        </w:tc>
        <w:tc>
          <w:tcPr>
            <w:tcW w:w="1630" w:type="pct"/>
          </w:tcPr>
          <w:p w14:paraId="6518BBD8" w14:textId="695F33A9" w:rsidR="005027E8" w:rsidRPr="00002655" w:rsidRDefault="005027E8" w:rsidP="00D04606">
            <w:pPr>
              <w:pStyle w:val="GOSTTablenorm"/>
              <w:suppressAutoHyphens/>
              <w:rPr>
                <w:szCs w:val="22"/>
              </w:rPr>
            </w:pPr>
            <w:r>
              <w:t>Отчет «З</w:t>
            </w:r>
            <w:r w:rsidRPr="00764350">
              <w:t>апис</w:t>
            </w:r>
            <w:r>
              <w:t>и</w:t>
            </w:r>
            <w:r w:rsidRPr="00764350">
              <w:t xml:space="preserve"> учета, сформированны</w:t>
            </w:r>
            <w:r>
              <w:t>е</w:t>
            </w:r>
            <w:r w:rsidRPr="00764350">
              <w:t xml:space="preserve"> способом, отличным от направл</w:t>
            </w:r>
            <w:r>
              <w:t>ения стандартного запроса от функциональной подсистемы»</w:t>
            </w:r>
          </w:p>
        </w:tc>
        <w:tc>
          <w:tcPr>
            <w:tcW w:w="880" w:type="pct"/>
          </w:tcPr>
          <w:p w14:paraId="00EB412A" w14:textId="0739F69D" w:rsidR="005027E8" w:rsidRPr="003F6E79" w:rsidRDefault="005027E8" w:rsidP="00D04606">
            <w:pPr>
              <w:pStyle w:val="GOSTTablenorm"/>
              <w:suppressAutoHyphens/>
              <w:rPr>
                <w:szCs w:val="22"/>
              </w:rPr>
            </w:pPr>
            <w:r>
              <w:t>NSR</w:t>
            </w:r>
          </w:p>
        </w:tc>
        <w:tc>
          <w:tcPr>
            <w:tcW w:w="876" w:type="pct"/>
          </w:tcPr>
          <w:p w14:paraId="5C2F86C1" w14:textId="7FEB63FF" w:rsidR="005027E8" w:rsidRPr="00B9499D" w:rsidRDefault="005027E8" w:rsidP="00D04606">
            <w:pPr>
              <w:pStyle w:val="GOSTTablenorm"/>
              <w:suppressAutoHyphens/>
            </w:pPr>
            <w:r w:rsidRPr="00B1229F">
              <w:t>Синхронный</w:t>
            </w:r>
          </w:p>
        </w:tc>
        <w:tc>
          <w:tcPr>
            <w:tcW w:w="715" w:type="pct"/>
          </w:tcPr>
          <w:p w14:paraId="2651712F" w14:textId="4D446D00" w:rsidR="005027E8" w:rsidRPr="00637DDB" w:rsidRDefault="005027E8" w:rsidP="00D04606">
            <w:pPr>
              <w:pStyle w:val="GOSTTablenorm"/>
              <w:suppressAutoHyphens/>
            </w:pPr>
            <w:r>
              <w:rPr>
                <w:lang w:val="en-US"/>
              </w:rPr>
              <w:t>Datamart</w:t>
            </w:r>
            <w:r>
              <w:t xml:space="preserve"> (</w:t>
            </w:r>
            <w:proofErr w:type="spellStart"/>
            <w:r>
              <w:rPr>
                <w:lang w:val="en-US"/>
              </w:rPr>
              <w:t>ods</w:t>
            </w:r>
            <w:proofErr w:type="spellEnd"/>
            <w:r>
              <w:t>)</w:t>
            </w:r>
          </w:p>
        </w:tc>
        <w:tc>
          <w:tcPr>
            <w:tcW w:w="706" w:type="pct"/>
          </w:tcPr>
          <w:p w14:paraId="1D6FD990" w14:textId="0D7EA63C" w:rsidR="005027E8" w:rsidRPr="00B9499D" w:rsidRDefault="005027E8" w:rsidP="00D04606">
            <w:pPr>
              <w:pStyle w:val="GOSTTablenorm"/>
              <w:suppressAutoHyphens/>
            </w:pPr>
            <w:r w:rsidRPr="00ED39B5">
              <w:t>5 секунд</w:t>
            </w:r>
          </w:p>
        </w:tc>
      </w:tr>
      <w:tr w:rsidR="00B40938" w:rsidRPr="00B9499D" w14:paraId="58F152E5" w14:textId="77777777" w:rsidTr="00EF6B4C">
        <w:trPr>
          <w:trHeight w:val="921"/>
        </w:trPr>
        <w:tc>
          <w:tcPr>
            <w:tcW w:w="193" w:type="pct"/>
          </w:tcPr>
          <w:p w14:paraId="666B4E80" w14:textId="77777777" w:rsidR="005027E8" w:rsidRDefault="005027E8" w:rsidP="00EF69A7">
            <w:pPr>
              <w:pStyle w:val="GOSTTablenorm"/>
              <w:numPr>
                <w:ilvl w:val="0"/>
                <w:numId w:val="1"/>
              </w:numPr>
              <w:suppressAutoHyphens/>
            </w:pPr>
          </w:p>
        </w:tc>
        <w:tc>
          <w:tcPr>
            <w:tcW w:w="1630" w:type="pct"/>
          </w:tcPr>
          <w:p w14:paraId="3DAF6648" w14:textId="044DC5D8" w:rsidR="005027E8" w:rsidRPr="00002655" w:rsidRDefault="005027E8" w:rsidP="00D04606">
            <w:pPr>
              <w:pStyle w:val="GOSTTablenorm"/>
              <w:suppressAutoHyphens/>
              <w:rPr>
                <w:szCs w:val="22"/>
              </w:rPr>
            </w:pPr>
            <w:r>
              <w:t>Отчет «П</w:t>
            </w:r>
            <w:r w:rsidRPr="00764350">
              <w:t>редварительные записи учета с превышением допустимого срока</w:t>
            </w:r>
            <w:r>
              <w:t>»</w:t>
            </w:r>
          </w:p>
        </w:tc>
        <w:tc>
          <w:tcPr>
            <w:tcW w:w="880" w:type="pct"/>
          </w:tcPr>
          <w:p w14:paraId="0CF3B392" w14:textId="5778FD1C" w:rsidR="005027E8" w:rsidRDefault="005027E8" w:rsidP="00D04606">
            <w:pPr>
              <w:pStyle w:val="GOSTTablenorm"/>
              <w:suppressAutoHyphens/>
              <w:rPr>
                <w:szCs w:val="22"/>
                <w:lang w:val="en-US"/>
              </w:rPr>
            </w:pPr>
            <w:r>
              <w:t>EXCEED</w:t>
            </w:r>
          </w:p>
        </w:tc>
        <w:tc>
          <w:tcPr>
            <w:tcW w:w="876" w:type="pct"/>
          </w:tcPr>
          <w:p w14:paraId="7C3CB297" w14:textId="2BECE044" w:rsidR="005027E8" w:rsidRPr="00B9499D" w:rsidRDefault="005027E8" w:rsidP="00D04606">
            <w:pPr>
              <w:pStyle w:val="GOSTTablenorm"/>
              <w:suppressAutoHyphens/>
            </w:pPr>
            <w:r w:rsidRPr="00B1229F">
              <w:t>Синхронный</w:t>
            </w:r>
          </w:p>
        </w:tc>
        <w:tc>
          <w:tcPr>
            <w:tcW w:w="715" w:type="pct"/>
          </w:tcPr>
          <w:p w14:paraId="3F9C40CB" w14:textId="1F85C3E8" w:rsidR="005027E8" w:rsidRPr="00637DDB" w:rsidRDefault="005027E8" w:rsidP="00D04606">
            <w:pPr>
              <w:pStyle w:val="GOSTTablenorm"/>
              <w:suppressAutoHyphens/>
            </w:pPr>
            <w:r>
              <w:rPr>
                <w:lang w:val="en-US"/>
              </w:rPr>
              <w:t>Datamart</w:t>
            </w:r>
            <w:r>
              <w:t xml:space="preserve"> (</w:t>
            </w:r>
            <w:proofErr w:type="spellStart"/>
            <w:r>
              <w:rPr>
                <w:lang w:val="en-US"/>
              </w:rPr>
              <w:t>ods</w:t>
            </w:r>
            <w:proofErr w:type="spellEnd"/>
            <w:r>
              <w:t>)</w:t>
            </w:r>
          </w:p>
        </w:tc>
        <w:tc>
          <w:tcPr>
            <w:tcW w:w="706" w:type="pct"/>
          </w:tcPr>
          <w:p w14:paraId="686E81FD" w14:textId="4EBC153A" w:rsidR="005027E8" w:rsidRPr="00B9499D" w:rsidRDefault="005027E8" w:rsidP="00D04606">
            <w:pPr>
              <w:pStyle w:val="GOSTTablenorm"/>
              <w:suppressAutoHyphens/>
            </w:pPr>
            <w:r w:rsidRPr="00ED39B5">
              <w:t>5 секунд</w:t>
            </w:r>
          </w:p>
        </w:tc>
      </w:tr>
      <w:tr w:rsidR="00B40938" w:rsidRPr="00B9499D" w14:paraId="78497983" w14:textId="77777777" w:rsidTr="00EF6B4C">
        <w:trPr>
          <w:trHeight w:val="921"/>
        </w:trPr>
        <w:tc>
          <w:tcPr>
            <w:tcW w:w="193" w:type="pct"/>
          </w:tcPr>
          <w:p w14:paraId="028EC50B" w14:textId="77777777" w:rsidR="005027E8" w:rsidRDefault="005027E8" w:rsidP="00EF69A7">
            <w:pPr>
              <w:pStyle w:val="GOSTTablenorm"/>
              <w:numPr>
                <w:ilvl w:val="0"/>
                <w:numId w:val="1"/>
              </w:numPr>
              <w:suppressAutoHyphens/>
            </w:pPr>
          </w:p>
        </w:tc>
        <w:tc>
          <w:tcPr>
            <w:tcW w:w="1630" w:type="pct"/>
          </w:tcPr>
          <w:p w14:paraId="3A29DD5C" w14:textId="5AA43E5D" w:rsidR="005027E8" w:rsidRDefault="005027E8" w:rsidP="00D04606">
            <w:pPr>
              <w:pStyle w:val="GOSTTablenorm"/>
              <w:suppressAutoHyphens/>
            </w:pPr>
            <w:r w:rsidRPr="008610D2">
              <w:t>Запрос на изменение записей справочника «Исключения при проверке записей учета»</w:t>
            </w:r>
          </w:p>
        </w:tc>
        <w:tc>
          <w:tcPr>
            <w:tcW w:w="880" w:type="pct"/>
          </w:tcPr>
          <w:p w14:paraId="731DEC43" w14:textId="634323B9" w:rsidR="005027E8" w:rsidRPr="00BF40EA" w:rsidRDefault="005027E8" w:rsidP="00D04606">
            <w:pPr>
              <w:pStyle w:val="GOSTTablenorm"/>
              <w:suppressAutoHyphens/>
            </w:pPr>
            <w:r w:rsidRPr="008610D2">
              <w:rPr>
                <w:bCs/>
                <w:szCs w:val="22"/>
                <w:lang w:val="en-US"/>
              </w:rPr>
              <w:t>COMPLY</w:t>
            </w:r>
          </w:p>
        </w:tc>
        <w:tc>
          <w:tcPr>
            <w:tcW w:w="876" w:type="pct"/>
          </w:tcPr>
          <w:p w14:paraId="5DFDAF03" w14:textId="780BB2D3" w:rsidR="005027E8" w:rsidRPr="00033D12" w:rsidRDefault="005027E8" w:rsidP="00D04606">
            <w:pPr>
              <w:pStyle w:val="GOSTTablenorm"/>
              <w:suppressAutoHyphens/>
            </w:pPr>
            <w:r w:rsidRPr="000E0D59">
              <w:t>Синхронный/Асинхронный</w:t>
            </w:r>
          </w:p>
        </w:tc>
        <w:tc>
          <w:tcPr>
            <w:tcW w:w="715" w:type="pct"/>
          </w:tcPr>
          <w:p w14:paraId="682FFCD9" w14:textId="13031AC9" w:rsidR="005027E8" w:rsidRPr="00A61B20" w:rsidDel="00637DDB" w:rsidRDefault="00291313" w:rsidP="00D04606">
            <w:pPr>
              <w:pStyle w:val="GOSTTablenorm"/>
              <w:suppressAutoHyphens/>
              <w:rPr>
                <w:lang w:val="en-US"/>
              </w:rPr>
            </w:pPr>
            <w:r w:rsidRPr="00DC0D98">
              <w:rPr>
                <w:lang w:val="en-US"/>
              </w:rPr>
              <w:t>OL</w:t>
            </w:r>
            <w:r>
              <w:rPr>
                <w:lang w:val="en-US"/>
              </w:rPr>
              <w:t>T</w:t>
            </w:r>
            <w:r w:rsidRPr="00DC0D98">
              <w:rPr>
                <w:lang w:val="en-US"/>
              </w:rPr>
              <w:t>P</w:t>
            </w:r>
          </w:p>
        </w:tc>
        <w:tc>
          <w:tcPr>
            <w:tcW w:w="706" w:type="pct"/>
          </w:tcPr>
          <w:p w14:paraId="14040D37" w14:textId="212FA2AF" w:rsidR="005027E8" w:rsidRPr="00B9499D" w:rsidRDefault="005027E8" w:rsidP="00D04606">
            <w:pPr>
              <w:pStyle w:val="GOSTTablenorm"/>
              <w:suppressAutoHyphens/>
            </w:pPr>
            <w:r w:rsidRPr="00ED2277">
              <w:t>2</w:t>
            </w:r>
            <w:r w:rsidRPr="003F6E79">
              <w:t xml:space="preserve"> </w:t>
            </w:r>
            <w:r w:rsidRPr="00ED2277">
              <w:t>секунды</w:t>
            </w:r>
          </w:p>
        </w:tc>
      </w:tr>
      <w:tr w:rsidR="00B40938" w:rsidRPr="00B9499D" w14:paraId="3281AA1C" w14:textId="77777777" w:rsidTr="00EF6B4C">
        <w:trPr>
          <w:trHeight w:val="921"/>
        </w:trPr>
        <w:tc>
          <w:tcPr>
            <w:tcW w:w="193" w:type="pct"/>
          </w:tcPr>
          <w:p w14:paraId="2F108AED" w14:textId="77777777" w:rsidR="005027E8" w:rsidRDefault="005027E8" w:rsidP="00EF69A7">
            <w:pPr>
              <w:pStyle w:val="GOSTTablenorm"/>
              <w:numPr>
                <w:ilvl w:val="0"/>
                <w:numId w:val="1"/>
              </w:numPr>
              <w:suppressAutoHyphens/>
            </w:pPr>
          </w:p>
        </w:tc>
        <w:tc>
          <w:tcPr>
            <w:tcW w:w="1630" w:type="pct"/>
          </w:tcPr>
          <w:p w14:paraId="28AE7214" w14:textId="69F968CC" w:rsidR="005027E8" w:rsidRDefault="005027E8" w:rsidP="00D04606">
            <w:pPr>
              <w:pStyle w:val="GOSTTablenorm"/>
              <w:suppressAutoHyphens/>
            </w:pPr>
            <w:r w:rsidRPr="008610D2">
              <w:t xml:space="preserve">Запрос на </w:t>
            </w:r>
            <w:r>
              <w:t>экспорт</w:t>
            </w:r>
            <w:r w:rsidRPr="008610D2">
              <w:t xml:space="preserve"> записей справочника «Исключения при проверке записей учета»</w:t>
            </w:r>
          </w:p>
        </w:tc>
        <w:tc>
          <w:tcPr>
            <w:tcW w:w="880" w:type="pct"/>
          </w:tcPr>
          <w:p w14:paraId="475B23C9" w14:textId="21BE6E9D" w:rsidR="005027E8" w:rsidRPr="00BF40EA" w:rsidRDefault="005027E8" w:rsidP="00D04606">
            <w:pPr>
              <w:pStyle w:val="GOSTTablenorm"/>
              <w:suppressAutoHyphens/>
            </w:pPr>
            <w:r w:rsidRPr="00BC7656">
              <w:rPr>
                <w:bCs/>
                <w:szCs w:val="22"/>
                <w:lang w:val="en-US"/>
              </w:rPr>
              <w:t>UNLOADING</w:t>
            </w:r>
          </w:p>
        </w:tc>
        <w:tc>
          <w:tcPr>
            <w:tcW w:w="876" w:type="pct"/>
          </w:tcPr>
          <w:p w14:paraId="0E78AA8B" w14:textId="73D84721" w:rsidR="005027E8" w:rsidRPr="00033D12" w:rsidRDefault="005027E8" w:rsidP="00D04606">
            <w:pPr>
              <w:pStyle w:val="GOSTTablenorm"/>
              <w:suppressAutoHyphens/>
            </w:pPr>
            <w:r w:rsidRPr="000E0D59">
              <w:t>Синхронный/Асинхронный</w:t>
            </w:r>
          </w:p>
        </w:tc>
        <w:tc>
          <w:tcPr>
            <w:tcW w:w="715" w:type="pct"/>
          </w:tcPr>
          <w:p w14:paraId="463345C7" w14:textId="4B4CA2D3" w:rsidR="005027E8" w:rsidRPr="00BC7656" w:rsidDel="00637DDB" w:rsidRDefault="005027E8" w:rsidP="00D04606">
            <w:pPr>
              <w:pStyle w:val="GOSTTablenorm"/>
              <w:suppressAutoHyphens/>
            </w:pPr>
            <w:r>
              <w:rPr>
                <w:lang w:val="en-US"/>
              </w:rPr>
              <w:t>Datamart</w:t>
            </w:r>
            <w:r>
              <w:t xml:space="preserve"> (</w:t>
            </w:r>
            <w:proofErr w:type="spellStart"/>
            <w:r>
              <w:rPr>
                <w:lang w:val="en-US"/>
              </w:rPr>
              <w:t>ods</w:t>
            </w:r>
            <w:proofErr w:type="spellEnd"/>
            <w:r>
              <w:t>)</w:t>
            </w:r>
          </w:p>
        </w:tc>
        <w:tc>
          <w:tcPr>
            <w:tcW w:w="706" w:type="pct"/>
          </w:tcPr>
          <w:p w14:paraId="3808AE5F" w14:textId="3B80D06B" w:rsidR="005027E8" w:rsidRPr="00B9499D" w:rsidRDefault="005027E8" w:rsidP="00D04606">
            <w:pPr>
              <w:pStyle w:val="GOSTTablenorm"/>
              <w:suppressAutoHyphens/>
            </w:pPr>
            <w:r w:rsidRPr="00ED2277">
              <w:t>2</w:t>
            </w:r>
            <w:r w:rsidRPr="00ED2277">
              <w:rPr>
                <w:lang w:val="en-US"/>
              </w:rPr>
              <w:t xml:space="preserve"> </w:t>
            </w:r>
            <w:r w:rsidRPr="00ED2277">
              <w:t>секунды</w:t>
            </w:r>
          </w:p>
        </w:tc>
      </w:tr>
      <w:tr w:rsidR="000D760A" w:rsidRPr="00B9499D" w14:paraId="0CFC18E8" w14:textId="77777777" w:rsidTr="000D760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921"/>
          <w:ins w:id="139" w:author="Сказецкая Наталья Камилевна" w:date="2024-09-26T17:06:00Z"/>
        </w:trPr>
        <w:tc>
          <w:tcPr>
            <w:tcW w:w="193" w:type="pct"/>
          </w:tcPr>
          <w:p w14:paraId="09854FB5" w14:textId="77777777" w:rsidR="000D760A" w:rsidRDefault="000D760A" w:rsidP="00EF69A7">
            <w:pPr>
              <w:pStyle w:val="GOSTTablenorm"/>
              <w:numPr>
                <w:ilvl w:val="0"/>
                <w:numId w:val="1"/>
              </w:numPr>
              <w:suppressAutoHyphens/>
              <w:rPr>
                <w:ins w:id="140" w:author="Сказецкая Наталья Камилевна" w:date="2024-09-26T17:06:00Z"/>
              </w:rPr>
            </w:pPr>
          </w:p>
        </w:tc>
        <w:tc>
          <w:tcPr>
            <w:tcW w:w="1630" w:type="pct"/>
          </w:tcPr>
          <w:p w14:paraId="5A4F906B" w14:textId="77777777" w:rsidR="000D760A" w:rsidRPr="008610D2" w:rsidRDefault="000D760A" w:rsidP="006D6AF4">
            <w:pPr>
              <w:pStyle w:val="GOSTTablenorm"/>
              <w:suppressAutoHyphens/>
              <w:rPr>
                <w:ins w:id="141" w:author="Сказецкая Наталья Камилевна" w:date="2024-09-26T17:06:00Z"/>
              </w:rPr>
            </w:pPr>
            <w:ins w:id="142" w:author="Сказецкая Наталья Камилевна" w:date="2024-09-26T17:06:00Z">
              <w:r w:rsidRPr="00423112">
                <w:t>Отчет «</w:t>
              </w:r>
              <w:proofErr w:type="spellStart"/>
              <w:r w:rsidRPr="00423112">
                <w:t>Подокументарная</w:t>
              </w:r>
              <w:proofErr w:type="spellEnd"/>
              <w:r w:rsidRPr="00423112">
                <w:t xml:space="preserve"> сверка (поиск удаленных документов)»</w:t>
              </w:r>
            </w:ins>
          </w:p>
        </w:tc>
        <w:tc>
          <w:tcPr>
            <w:tcW w:w="880" w:type="pct"/>
          </w:tcPr>
          <w:p w14:paraId="39644585" w14:textId="77777777" w:rsidR="000D760A" w:rsidRPr="000D760A" w:rsidRDefault="000D760A" w:rsidP="006D6AF4">
            <w:pPr>
              <w:pStyle w:val="GOSTTablenorm"/>
              <w:suppressAutoHyphens/>
              <w:rPr>
                <w:ins w:id="143" w:author="Сказецкая Наталья Камилевна" w:date="2024-09-26T17:06:00Z"/>
                <w:bCs/>
                <w:szCs w:val="22"/>
              </w:rPr>
            </w:pPr>
            <w:commentRangeStart w:id="144"/>
            <w:proofErr w:type="spellStart"/>
            <w:ins w:id="145" w:author="Сказецкая Наталья Камилевна" w:date="2024-09-26T17:06:00Z">
              <w:r w:rsidRPr="00423112">
                <w:t>DocRec</w:t>
              </w:r>
              <w:commentRangeEnd w:id="144"/>
              <w:proofErr w:type="spellEnd"/>
              <w:r>
                <w:rPr>
                  <w:rStyle w:val="affa"/>
                </w:rPr>
                <w:commentReference w:id="144"/>
              </w:r>
            </w:ins>
          </w:p>
        </w:tc>
        <w:tc>
          <w:tcPr>
            <w:tcW w:w="876" w:type="pct"/>
          </w:tcPr>
          <w:p w14:paraId="56CBC154" w14:textId="77777777" w:rsidR="000D760A" w:rsidRPr="000E0D59" w:rsidRDefault="000D760A" w:rsidP="006D6AF4">
            <w:pPr>
              <w:pStyle w:val="GOSTTablenorm"/>
              <w:suppressAutoHyphens/>
              <w:rPr>
                <w:ins w:id="146" w:author="Сказецкая Наталья Камилевна" w:date="2024-09-26T17:06:00Z"/>
              </w:rPr>
            </w:pPr>
            <w:ins w:id="147" w:author="Сказецкая Наталья Камилевна" w:date="2024-09-26T17:06:00Z">
              <w:r w:rsidRPr="00B1229F">
                <w:t>Синхронный</w:t>
              </w:r>
            </w:ins>
          </w:p>
        </w:tc>
        <w:tc>
          <w:tcPr>
            <w:tcW w:w="715" w:type="pct"/>
          </w:tcPr>
          <w:p w14:paraId="61C48E54" w14:textId="77777777" w:rsidR="000D760A" w:rsidRPr="000D760A" w:rsidRDefault="000D760A" w:rsidP="006D6AF4">
            <w:pPr>
              <w:pStyle w:val="GOSTTablenorm"/>
              <w:suppressAutoHyphens/>
              <w:rPr>
                <w:ins w:id="148" w:author="Сказецкая Наталья Камилевна" w:date="2024-09-26T17:06:00Z"/>
              </w:rPr>
            </w:pPr>
            <w:ins w:id="149" w:author="Сказецкая Наталья Камилевна" w:date="2024-09-26T17:06:00Z">
              <w:r>
                <w:rPr>
                  <w:lang w:val="en-US"/>
                </w:rPr>
                <w:t>Datamart</w:t>
              </w:r>
            </w:ins>
          </w:p>
        </w:tc>
        <w:tc>
          <w:tcPr>
            <w:tcW w:w="706" w:type="pct"/>
          </w:tcPr>
          <w:p w14:paraId="4C950C0C" w14:textId="77777777" w:rsidR="000D760A" w:rsidRPr="00ED2277" w:rsidRDefault="000D760A" w:rsidP="006D6AF4">
            <w:pPr>
              <w:pStyle w:val="GOSTTablenorm"/>
              <w:suppressAutoHyphens/>
              <w:rPr>
                <w:ins w:id="150" w:author="Сказецкая Наталья Камилевна" w:date="2024-09-26T17:06:00Z"/>
              </w:rPr>
            </w:pPr>
            <w:ins w:id="151" w:author="Сказецкая Наталья Камилевна" w:date="2024-09-26T17:06:00Z">
              <w:r w:rsidRPr="00ED39B5">
                <w:t>5 секунд</w:t>
              </w:r>
            </w:ins>
          </w:p>
        </w:tc>
      </w:tr>
      <w:tr w:rsidR="000D760A" w:rsidRPr="00B9499D" w14:paraId="4B57C44A" w14:textId="77777777" w:rsidTr="000D760A">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921"/>
          <w:ins w:id="152" w:author="Сказецкая Наталья Камилевна" w:date="2024-09-26T17:06:00Z"/>
        </w:trPr>
        <w:tc>
          <w:tcPr>
            <w:tcW w:w="193" w:type="pct"/>
          </w:tcPr>
          <w:p w14:paraId="3E542904" w14:textId="77777777" w:rsidR="000D760A" w:rsidRDefault="000D760A" w:rsidP="00EF69A7">
            <w:pPr>
              <w:pStyle w:val="GOSTTablenorm"/>
              <w:numPr>
                <w:ilvl w:val="0"/>
                <w:numId w:val="1"/>
              </w:numPr>
              <w:suppressAutoHyphens/>
              <w:rPr>
                <w:ins w:id="153" w:author="Сказецкая Наталья Камилевна" w:date="2024-09-26T17:06:00Z"/>
              </w:rPr>
            </w:pPr>
          </w:p>
        </w:tc>
        <w:tc>
          <w:tcPr>
            <w:tcW w:w="1630" w:type="pct"/>
          </w:tcPr>
          <w:p w14:paraId="3DB642CA" w14:textId="77777777" w:rsidR="000D760A" w:rsidRPr="008610D2" w:rsidRDefault="000D760A" w:rsidP="006D6AF4">
            <w:pPr>
              <w:pStyle w:val="GOSTTablenorm"/>
              <w:suppressAutoHyphens/>
              <w:rPr>
                <w:ins w:id="154" w:author="Сказецкая Наталья Камилевна" w:date="2024-09-26T17:06:00Z"/>
              </w:rPr>
            </w:pPr>
            <w:ins w:id="155" w:author="Сказецкая Наталья Камилевна" w:date="2024-09-26T17:06:00Z">
              <w:r w:rsidRPr="00423112">
                <w:t xml:space="preserve">Отчет «Несоответствие состояния записей учета в витринах данных локального </w:t>
              </w:r>
              <w:proofErr w:type="spellStart"/>
              <w:r w:rsidRPr="00423112">
                <w:t>Датамарта</w:t>
              </w:r>
              <w:proofErr w:type="spellEnd"/>
              <w:r w:rsidRPr="00423112">
                <w:t xml:space="preserve"> и </w:t>
              </w:r>
              <w:proofErr w:type="spellStart"/>
              <w:r w:rsidRPr="00423112">
                <w:t>Супердатамарта</w:t>
              </w:r>
              <w:proofErr w:type="spellEnd"/>
              <w:r w:rsidRPr="00423112">
                <w:t>»</w:t>
              </w:r>
            </w:ins>
          </w:p>
        </w:tc>
        <w:tc>
          <w:tcPr>
            <w:tcW w:w="880" w:type="pct"/>
          </w:tcPr>
          <w:p w14:paraId="142D0C0A" w14:textId="77777777" w:rsidR="000D760A" w:rsidRPr="000D760A" w:rsidRDefault="000D760A" w:rsidP="006D6AF4">
            <w:pPr>
              <w:pStyle w:val="GOSTTablenorm"/>
              <w:suppressAutoHyphens/>
              <w:rPr>
                <w:ins w:id="156" w:author="Сказецкая Наталья Камилевна" w:date="2024-09-26T17:06:00Z"/>
                <w:bCs/>
                <w:szCs w:val="22"/>
              </w:rPr>
            </w:pPr>
            <w:commentRangeStart w:id="157"/>
            <w:ins w:id="158" w:author="Сказецкая Наталья Камилевна" w:date="2024-09-26T17:06:00Z">
              <w:r w:rsidRPr="00423112">
                <w:t>REPSDM</w:t>
              </w:r>
              <w:commentRangeEnd w:id="157"/>
              <w:r>
                <w:rPr>
                  <w:rStyle w:val="affa"/>
                </w:rPr>
                <w:commentReference w:id="157"/>
              </w:r>
            </w:ins>
          </w:p>
        </w:tc>
        <w:tc>
          <w:tcPr>
            <w:tcW w:w="876" w:type="pct"/>
          </w:tcPr>
          <w:p w14:paraId="1F338824" w14:textId="77777777" w:rsidR="000D760A" w:rsidRPr="000E0D59" w:rsidRDefault="000D760A" w:rsidP="006D6AF4">
            <w:pPr>
              <w:pStyle w:val="GOSTTablenorm"/>
              <w:suppressAutoHyphens/>
              <w:rPr>
                <w:ins w:id="159" w:author="Сказецкая Наталья Камилевна" w:date="2024-09-26T17:06:00Z"/>
              </w:rPr>
            </w:pPr>
            <w:ins w:id="160" w:author="Сказецкая Наталья Камилевна" w:date="2024-09-26T17:06:00Z">
              <w:r w:rsidRPr="00B1229F">
                <w:t>Синхронный</w:t>
              </w:r>
            </w:ins>
          </w:p>
        </w:tc>
        <w:tc>
          <w:tcPr>
            <w:tcW w:w="715" w:type="pct"/>
          </w:tcPr>
          <w:p w14:paraId="16FAA2E0" w14:textId="77777777" w:rsidR="000D760A" w:rsidRPr="000D760A" w:rsidRDefault="000D760A" w:rsidP="006D6AF4">
            <w:pPr>
              <w:pStyle w:val="GOSTTablenorm"/>
              <w:suppressAutoHyphens/>
              <w:rPr>
                <w:ins w:id="161" w:author="Сказецкая Наталья Камилевна" w:date="2024-09-26T17:06:00Z"/>
              </w:rPr>
            </w:pPr>
            <w:ins w:id="162" w:author="Сказецкая Наталья Камилевна" w:date="2024-09-26T17:06:00Z">
              <w:r>
                <w:rPr>
                  <w:lang w:val="en-US"/>
                </w:rPr>
                <w:t>Datamart</w:t>
              </w:r>
              <w:r>
                <w:t xml:space="preserve"> (</w:t>
              </w:r>
              <w:proofErr w:type="spellStart"/>
              <w:r>
                <w:rPr>
                  <w:lang w:val="en-US"/>
                </w:rPr>
                <w:t>ods</w:t>
              </w:r>
              <w:proofErr w:type="spellEnd"/>
              <w:r>
                <w:t>)</w:t>
              </w:r>
            </w:ins>
          </w:p>
        </w:tc>
        <w:tc>
          <w:tcPr>
            <w:tcW w:w="706" w:type="pct"/>
          </w:tcPr>
          <w:p w14:paraId="28471E07" w14:textId="77777777" w:rsidR="000D760A" w:rsidRPr="00ED2277" w:rsidRDefault="000D760A" w:rsidP="006D6AF4">
            <w:pPr>
              <w:pStyle w:val="GOSTTablenorm"/>
              <w:suppressAutoHyphens/>
              <w:rPr>
                <w:ins w:id="163" w:author="Сказецкая Наталья Камилевна" w:date="2024-09-26T17:06:00Z"/>
              </w:rPr>
            </w:pPr>
            <w:ins w:id="164" w:author="Сказецкая Наталья Камилевна" w:date="2024-09-26T17:06:00Z">
              <w:r w:rsidRPr="00ED39B5">
                <w:t>5 секунд</w:t>
              </w:r>
            </w:ins>
          </w:p>
        </w:tc>
      </w:tr>
      <w:tr w:rsidR="000D760A" w:rsidRPr="00B9499D" w14:paraId="12DB52EA" w14:textId="77777777" w:rsidTr="000D760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921"/>
          <w:ins w:id="165" w:author="Сказецкая Наталья Камилевна" w:date="2024-09-26T17:06:00Z"/>
        </w:trPr>
        <w:tc>
          <w:tcPr>
            <w:tcW w:w="193" w:type="pct"/>
          </w:tcPr>
          <w:p w14:paraId="01122B3F" w14:textId="77777777" w:rsidR="000D760A" w:rsidRDefault="000D760A" w:rsidP="00EF69A7">
            <w:pPr>
              <w:pStyle w:val="GOSTTablenorm"/>
              <w:numPr>
                <w:ilvl w:val="0"/>
                <w:numId w:val="1"/>
              </w:numPr>
              <w:suppressAutoHyphens/>
              <w:rPr>
                <w:ins w:id="166" w:author="Сказецкая Наталья Камилевна" w:date="2024-09-26T17:06:00Z"/>
              </w:rPr>
            </w:pPr>
          </w:p>
        </w:tc>
        <w:tc>
          <w:tcPr>
            <w:tcW w:w="1630" w:type="pct"/>
          </w:tcPr>
          <w:p w14:paraId="3111B3A1" w14:textId="77777777" w:rsidR="000D760A" w:rsidRPr="008610D2" w:rsidRDefault="000D760A" w:rsidP="006D6AF4">
            <w:pPr>
              <w:pStyle w:val="GOSTTablenorm"/>
              <w:suppressAutoHyphens/>
              <w:rPr>
                <w:ins w:id="167" w:author="Сказецкая Наталья Камилевна" w:date="2024-09-26T17:06:00Z"/>
              </w:rPr>
            </w:pPr>
            <w:ins w:id="168" w:author="Сказецкая Наталья Камилевна" w:date="2024-09-26T17:06:00Z">
              <w:r>
                <w:t>Отчет «</w:t>
              </w:r>
              <w:proofErr w:type="spellStart"/>
              <w:r w:rsidRPr="00A61223">
                <w:t>Неконсистентность</w:t>
              </w:r>
              <w:proofErr w:type="spellEnd"/>
              <w:r w:rsidRPr="00A61223">
                <w:t xml:space="preserve"> данных локального </w:t>
              </w:r>
              <w:proofErr w:type="spellStart"/>
              <w:r w:rsidRPr="00A61223">
                <w:t>Датамарта</w:t>
              </w:r>
              <w:proofErr w:type="spellEnd"/>
              <w:r w:rsidRPr="00A61223">
                <w:t xml:space="preserve"> и </w:t>
              </w:r>
              <w:proofErr w:type="spellStart"/>
              <w:r w:rsidRPr="00A61223">
                <w:t>Супердатамарта</w:t>
              </w:r>
              <w:proofErr w:type="spellEnd"/>
              <w:r>
                <w:t>»</w:t>
              </w:r>
            </w:ins>
          </w:p>
        </w:tc>
        <w:tc>
          <w:tcPr>
            <w:tcW w:w="880" w:type="pct"/>
          </w:tcPr>
          <w:p w14:paraId="0F24F39F" w14:textId="77777777" w:rsidR="000D760A" w:rsidRPr="000D760A" w:rsidRDefault="000D760A" w:rsidP="006D6AF4">
            <w:pPr>
              <w:pStyle w:val="GOSTTablenorm"/>
              <w:suppressAutoHyphens/>
              <w:rPr>
                <w:ins w:id="169" w:author="Сказецкая Наталья Камилевна" w:date="2024-09-26T17:06:00Z"/>
                <w:bCs/>
                <w:szCs w:val="22"/>
              </w:rPr>
            </w:pPr>
            <w:commentRangeStart w:id="170"/>
            <w:ins w:id="171" w:author="Сказецкая Наталья Камилевна" w:date="2024-09-26T17:06:00Z">
              <w:r>
                <w:t>NCSDM</w:t>
              </w:r>
              <w:commentRangeEnd w:id="170"/>
              <w:r>
                <w:rPr>
                  <w:rStyle w:val="affa"/>
                </w:rPr>
                <w:commentReference w:id="170"/>
              </w:r>
            </w:ins>
          </w:p>
        </w:tc>
        <w:tc>
          <w:tcPr>
            <w:tcW w:w="876" w:type="pct"/>
          </w:tcPr>
          <w:p w14:paraId="17A2C85C" w14:textId="77777777" w:rsidR="000D760A" w:rsidRPr="000E0D59" w:rsidRDefault="000D760A" w:rsidP="006D6AF4">
            <w:pPr>
              <w:pStyle w:val="GOSTTablenorm"/>
              <w:suppressAutoHyphens/>
              <w:rPr>
                <w:ins w:id="172" w:author="Сказецкая Наталья Камилевна" w:date="2024-09-26T17:06:00Z"/>
              </w:rPr>
            </w:pPr>
            <w:ins w:id="173" w:author="Сказецкая Наталья Камилевна" w:date="2024-09-26T17:06:00Z">
              <w:r w:rsidRPr="00B1229F">
                <w:t>Синхронный</w:t>
              </w:r>
            </w:ins>
          </w:p>
        </w:tc>
        <w:tc>
          <w:tcPr>
            <w:tcW w:w="715" w:type="pct"/>
          </w:tcPr>
          <w:p w14:paraId="5AED25FC" w14:textId="77777777" w:rsidR="000D760A" w:rsidRPr="000D760A" w:rsidRDefault="000D760A" w:rsidP="006D6AF4">
            <w:pPr>
              <w:pStyle w:val="GOSTTablenorm"/>
              <w:suppressAutoHyphens/>
              <w:rPr>
                <w:ins w:id="174" w:author="Сказецкая Наталья Камилевна" w:date="2024-09-26T17:06:00Z"/>
              </w:rPr>
            </w:pPr>
            <w:proofErr w:type="spellStart"/>
            <w:ins w:id="175" w:author="Сказецкая Наталья Камилевна" w:date="2024-09-26T17:06:00Z">
              <w:r>
                <w:rPr>
                  <w:lang w:val="en-US"/>
                </w:rPr>
                <w:t>SuperDatamart</w:t>
              </w:r>
              <w:proofErr w:type="spellEnd"/>
              <w:r>
                <w:t xml:space="preserve"> (</w:t>
              </w:r>
              <w:proofErr w:type="spellStart"/>
              <w:r>
                <w:rPr>
                  <w:lang w:val="en-US"/>
                </w:rPr>
                <w:t>ods</w:t>
              </w:r>
              <w:proofErr w:type="spellEnd"/>
              <w:r>
                <w:t>)</w:t>
              </w:r>
            </w:ins>
          </w:p>
        </w:tc>
        <w:tc>
          <w:tcPr>
            <w:tcW w:w="706" w:type="pct"/>
          </w:tcPr>
          <w:p w14:paraId="56D70B5A" w14:textId="77777777" w:rsidR="000D760A" w:rsidRPr="00ED2277" w:rsidRDefault="000D760A" w:rsidP="006D6AF4">
            <w:pPr>
              <w:pStyle w:val="GOSTTablenorm"/>
              <w:suppressAutoHyphens/>
              <w:rPr>
                <w:ins w:id="176" w:author="Сказецкая Наталья Камилевна" w:date="2024-09-26T17:06:00Z"/>
              </w:rPr>
            </w:pPr>
            <w:ins w:id="177" w:author="Сказецкая Наталья Камилевна" w:date="2024-09-26T17:06:00Z">
              <w:r w:rsidRPr="00ED39B5">
                <w:t>5 секунд</w:t>
              </w:r>
            </w:ins>
          </w:p>
        </w:tc>
      </w:tr>
      <w:tr w:rsidR="000D760A" w:rsidRPr="00B9499D" w14:paraId="7C3302A8" w14:textId="77777777" w:rsidTr="000D760A">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921"/>
          <w:ins w:id="178" w:author="Сказецкая Наталья Камилевна" w:date="2024-09-26T17:06:00Z"/>
        </w:trPr>
        <w:tc>
          <w:tcPr>
            <w:tcW w:w="193" w:type="pct"/>
          </w:tcPr>
          <w:p w14:paraId="03089EF9" w14:textId="77777777" w:rsidR="000D760A" w:rsidRDefault="000D760A" w:rsidP="00EF69A7">
            <w:pPr>
              <w:pStyle w:val="GOSTTablenorm"/>
              <w:numPr>
                <w:ilvl w:val="0"/>
                <w:numId w:val="1"/>
              </w:numPr>
              <w:suppressAutoHyphens/>
              <w:rPr>
                <w:ins w:id="179" w:author="Сказецкая Наталья Камилевна" w:date="2024-09-26T17:06:00Z"/>
              </w:rPr>
            </w:pPr>
          </w:p>
        </w:tc>
        <w:tc>
          <w:tcPr>
            <w:tcW w:w="1630" w:type="pct"/>
          </w:tcPr>
          <w:p w14:paraId="7CC76043" w14:textId="77777777" w:rsidR="000D760A" w:rsidRPr="008610D2" w:rsidRDefault="000D760A" w:rsidP="006D6AF4">
            <w:pPr>
              <w:pStyle w:val="GOSTTablenorm"/>
              <w:suppressAutoHyphens/>
              <w:rPr>
                <w:ins w:id="180" w:author="Сказецкая Наталья Камилевна" w:date="2024-09-26T17:06:00Z"/>
              </w:rPr>
            </w:pPr>
            <w:ins w:id="181" w:author="Сказецкая Наталья Камилевна" w:date="2024-09-26T17:06:00Z">
              <w:r>
                <w:t>О</w:t>
              </w:r>
              <w:r w:rsidRPr="00D56138">
                <w:t>тчет «Сверка внутренних расчетов между ТОФК (по счету 3410 «</w:t>
              </w:r>
              <w:proofErr w:type="spellStart"/>
              <w:r w:rsidRPr="00D56138">
                <w:t>Внутриказначейские</w:t>
              </w:r>
              <w:proofErr w:type="spellEnd"/>
              <w:r w:rsidRPr="00D56138">
                <w:t xml:space="preserve"> расчеты»)»</w:t>
              </w:r>
              <w:r w:rsidRPr="008610D2">
                <w:t xml:space="preserve"> </w:t>
              </w:r>
            </w:ins>
          </w:p>
        </w:tc>
        <w:tc>
          <w:tcPr>
            <w:tcW w:w="880" w:type="pct"/>
          </w:tcPr>
          <w:p w14:paraId="07C4F82F" w14:textId="77777777" w:rsidR="000D760A" w:rsidRPr="000D760A" w:rsidRDefault="000D760A" w:rsidP="006D6AF4">
            <w:pPr>
              <w:pStyle w:val="GOSTTablenorm"/>
              <w:suppressAutoHyphens/>
              <w:rPr>
                <w:ins w:id="182" w:author="Сказецкая Наталья Камилевна" w:date="2024-09-26T17:06:00Z"/>
                <w:bCs/>
                <w:szCs w:val="22"/>
              </w:rPr>
            </w:pPr>
            <w:commentRangeStart w:id="183"/>
            <w:proofErr w:type="spellStart"/>
            <w:ins w:id="184" w:author="Сказецкая Наталья Камилевна" w:date="2024-09-26T17:06:00Z">
              <w:r w:rsidRPr="00D56138">
                <w:t>InternalCalc</w:t>
              </w:r>
              <w:commentRangeEnd w:id="183"/>
              <w:proofErr w:type="spellEnd"/>
              <w:r>
                <w:rPr>
                  <w:rStyle w:val="affa"/>
                </w:rPr>
                <w:commentReference w:id="183"/>
              </w:r>
            </w:ins>
          </w:p>
        </w:tc>
        <w:tc>
          <w:tcPr>
            <w:tcW w:w="876" w:type="pct"/>
          </w:tcPr>
          <w:p w14:paraId="2A71E7A3" w14:textId="77777777" w:rsidR="000D760A" w:rsidRPr="000E0D59" w:rsidRDefault="000D760A" w:rsidP="006D6AF4">
            <w:pPr>
              <w:pStyle w:val="GOSTTablenorm"/>
              <w:suppressAutoHyphens/>
              <w:rPr>
                <w:ins w:id="185" w:author="Сказецкая Наталья Камилевна" w:date="2024-09-26T17:06:00Z"/>
              </w:rPr>
            </w:pPr>
            <w:ins w:id="186" w:author="Сказецкая Наталья Камилевна" w:date="2024-09-26T17:06:00Z">
              <w:r w:rsidRPr="00B1229F">
                <w:t>Синхронный</w:t>
              </w:r>
            </w:ins>
          </w:p>
        </w:tc>
        <w:tc>
          <w:tcPr>
            <w:tcW w:w="715" w:type="pct"/>
          </w:tcPr>
          <w:p w14:paraId="6ED01368" w14:textId="77777777" w:rsidR="000D760A" w:rsidRPr="000D760A" w:rsidRDefault="000D760A" w:rsidP="006D6AF4">
            <w:pPr>
              <w:pStyle w:val="GOSTTablenorm"/>
              <w:suppressAutoHyphens/>
              <w:rPr>
                <w:ins w:id="187" w:author="Сказецкая Наталья Камилевна" w:date="2024-09-26T17:06:00Z"/>
              </w:rPr>
            </w:pPr>
            <w:proofErr w:type="spellStart"/>
            <w:ins w:id="188" w:author="Сказецкая Наталья Камилевна" w:date="2024-09-26T17:06:00Z">
              <w:r w:rsidRPr="00ED4953">
                <w:rPr>
                  <w:lang w:val="en-US"/>
                </w:rPr>
                <w:t>SuperDatamart</w:t>
              </w:r>
              <w:proofErr w:type="spellEnd"/>
              <w:r w:rsidRPr="00ED4953">
                <w:t xml:space="preserve"> (</w:t>
              </w:r>
              <w:proofErr w:type="spellStart"/>
              <w:r w:rsidRPr="00ED4953">
                <w:rPr>
                  <w:lang w:val="en-US"/>
                </w:rPr>
                <w:t>ods</w:t>
              </w:r>
              <w:proofErr w:type="spellEnd"/>
              <w:r w:rsidRPr="00ED4953">
                <w:t>)</w:t>
              </w:r>
            </w:ins>
          </w:p>
        </w:tc>
        <w:tc>
          <w:tcPr>
            <w:tcW w:w="706" w:type="pct"/>
          </w:tcPr>
          <w:p w14:paraId="3F8569A7" w14:textId="77777777" w:rsidR="000D760A" w:rsidRPr="00ED2277" w:rsidRDefault="000D760A" w:rsidP="006D6AF4">
            <w:pPr>
              <w:pStyle w:val="GOSTTablenorm"/>
              <w:suppressAutoHyphens/>
              <w:rPr>
                <w:ins w:id="189" w:author="Сказецкая Наталья Камилевна" w:date="2024-09-26T17:06:00Z"/>
              </w:rPr>
            </w:pPr>
            <w:ins w:id="190" w:author="Сказецкая Наталья Камилевна" w:date="2024-09-26T17:06:00Z">
              <w:r w:rsidRPr="00ED39B5">
                <w:t>5 секунд</w:t>
              </w:r>
            </w:ins>
          </w:p>
        </w:tc>
      </w:tr>
      <w:tr w:rsidR="000D760A" w:rsidRPr="00B9499D" w14:paraId="377F13FE" w14:textId="77777777" w:rsidTr="000D760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921"/>
          <w:ins w:id="191" w:author="Сказецкая Наталья Камилевна" w:date="2024-09-26T17:06:00Z"/>
        </w:trPr>
        <w:tc>
          <w:tcPr>
            <w:tcW w:w="193" w:type="pct"/>
          </w:tcPr>
          <w:p w14:paraId="4BF9E2D0" w14:textId="77777777" w:rsidR="000D760A" w:rsidRDefault="000D760A" w:rsidP="00EF69A7">
            <w:pPr>
              <w:pStyle w:val="GOSTTablenorm"/>
              <w:numPr>
                <w:ilvl w:val="0"/>
                <w:numId w:val="1"/>
              </w:numPr>
              <w:suppressAutoHyphens/>
              <w:rPr>
                <w:ins w:id="192" w:author="Сказецкая Наталья Камилевна" w:date="2024-09-26T17:06:00Z"/>
              </w:rPr>
            </w:pPr>
          </w:p>
        </w:tc>
        <w:tc>
          <w:tcPr>
            <w:tcW w:w="1630" w:type="pct"/>
          </w:tcPr>
          <w:p w14:paraId="4C7F2219" w14:textId="77777777" w:rsidR="000D760A" w:rsidRPr="008610D2" w:rsidRDefault="000D760A" w:rsidP="006D6AF4">
            <w:pPr>
              <w:pStyle w:val="GOSTTablenorm"/>
              <w:suppressAutoHyphens/>
              <w:rPr>
                <w:ins w:id="193" w:author="Сказецкая Наталья Камилевна" w:date="2024-09-26T17:06:00Z"/>
              </w:rPr>
            </w:pPr>
            <w:ins w:id="194" w:author="Сказецкая Наталья Камилевна" w:date="2024-09-26T17:06:00Z">
              <w:r>
                <w:t>О</w:t>
              </w:r>
              <w:r w:rsidRPr="00D56138">
                <w:t>тчет «Сверка в</w:t>
              </w:r>
              <w:r>
                <w:t>заимосвязанных</w:t>
              </w:r>
              <w:r w:rsidRPr="00D56138">
                <w:t xml:space="preserve"> расчетов между</w:t>
              </w:r>
              <w:r>
                <w:t xml:space="preserve"> разными учетными модулями одного</w:t>
              </w:r>
              <w:r w:rsidRPr="00D56138">
                <w:t xml:space="preserve"> ТОФК (по счету 34</w:t>
              </w:r>
              <w:r>
                <w:t>3</w:t>
              </w:r>
              <w:r w:rsidRPr="00D56138">
                <w:t>0 «</w:t>
              </w:r>
              <w:r>
                <w:t>Межсистемные расчеты»)»</w:t>
              </w:r>
            </w:ins>
          </w:p>
        </w:tc>
        <w:tc>
          <w:tcPr>
            <w:tcW w:w="880" w:type="pct"/>
          </w:tcPr>
          <w:p w14:paraId="444BFF6F" w14:textId="77777777" w:rsidR="000D760A" w:rsidRPr="000D760A" w:rsidRDefault="000D760A" w:rsidP="006D6AF4">
            <w:pPr>
              <w:pStyle w:val="GOSTTablenorm"/>
              <w:suppressAutoHyphens/>
              <w:rPr>
                <w:ins w:id="195" w:author="Сказецкая Наталья Камилевна" w:date="2024-09-26T17:06:00Z"/>
                <w:bCs/>
                <w:szCs w:val="22"/>
              </w:rPr>
            </w:pPr>
            <w:commentRangeStart w:id="196"/>
            <w:proofErr w:type="spellStart"/>
            <w:ins w:id="197" w:author="Сказецкая Наталья Камилевна" w:date="2024-09-26T17:06:00Z">
              <w:r w:rsidRPr="00D56138">
                <w:t>Inte</w:t>
              </w:r>
              <w:r>
                <w:rPr>
                  <w:lang w:val="en-US"/>
                </w:rPr>
                <w:t>rSys</w:t>
              </w:r>
              <w:r w:rsidRPr="00D56138">
                <w:t>Calc</w:t>
              </w:r>
              <w:commentRangeEnd w:id="196"/>
              <w:proofErr w:type="spellEnd"/>
              <w:r>
                <w:rPr>
                  <w:rStyle w:val="affa"/>
                </w:rPr>
                <w:commentReference w:id="196"/>
              </w:r>
            </w:ins>
          </w:p>
        </w:tc>
        <w:tc>
          <w:tcPr>
            <w:tcW w:w="876" w:type="pct"/>
          </w:tcPr>
          <w:p w14:paraId="329323CF" w14:textId="77777777" w:rsidR="000D760A" w:rsidRPr="000E0D59" w:rsidRDefault="000D760A" w:rsidP="006D6AF4">
            <w:pPr>
              <w:pStyle w:val="GOSTTablenorm"/>
              <w:suppressAutoHyphens/>
              <w:rPr>
                <w:ins w:id="198" w:author="Сказецкая Наталья Камилевна" w:date="2024-09-26T17:06:00Z"/>
              </w:rPr>
            </w:pPr>
            <w:ins w:id="199" w:author="Сказецкая Наталья Камилевна" w:date="2024-09-26T17:06:00Z">
              <w:r w:rsidRPr="00B1229F">
                <w:t>Синхронный</w:t>
              </w:r>
            </w:ins>
          </w:p>
        </w:tc>
        <w:tc>
          <w:tcPr>
            <w:tcW w:w="715" w:type="pct"/>
          </w:tcPr>
          <w:p w14:paraId="51D197E9" w14:textId="77777777" w:rsidR="000D760A" w:rsidRPr="000D760A" w:rsidRDefault="000D760A" w:rsidP="006D6AF4">
            <w:pPr>
              <w:pStyle w:val="GOSTTablenorm"/>
              <w:suppressAutoHyphens/>
              <w:rPr>
                <w:ins w:id="200" w:author="Сказецкая Наталья Камилевна" w:date="2024-09-26T17:06:00Z"/>
              </w:rPr>
            </w:pPr>
            <w:proofErr w:type="spellStart"/>
            <w:ins w:id="201" w:author="Сказецкая Наталья Камилевна" w:date="2024-09-26T17:06:00Z">
              <w:r w:rsidRPr="00ED4953">
                <w:rPr>
                  <w:lang w:val="en-US"/>
                </w:rPr>
                <w:t>SuperDatamart</w:t>
              </w:r>
              <w:proofErr w:type="spellEnd"/>
              <w:r w:rsidRPr="00ED4953">
                <w:t xml:space="preserve"> (</w:t>
              </w:r>
              <w:proofErr w:type="spellStart"/>
              <w:r w:rsidRPr="00ED4953">
                <w:rPr>
                  <w:lang w:val="en-US"/>
                </w:rPr>
                <w:t>ods</w:t>
              </w:r>
              <w:proofErr w:type="spellEnd"/>
              <w:r w:rsidRPr="00ED4953">
                <w:t>)</w:t>
              </w:r>
            </w:ins>
          </w:p>
        </w:tc>
        <w:tc>
          <w:tcPr>
            <w:tcW w:w="706" w:type="pct"/>
          </w:tcPr>
          <w:p w14:paraId="70BDAC12" w14:textId="77777777" w:rsidR="000D760A" w:rsidRPr="00ED2277" w:rsidRDefault="000D760A" w:rsidP="006D6AF4">
            <w:pPr>
              <w:pStyle w:val="GOSTTablenorm"/>
              <w:suppressAutoHyphens/>
              <w:rPr>
                <w:ins w:id="202" w:author="Сказецкая Наталья Камилевна" w:date="2024-09-26T17:06:00Z"/>
              </w:rPr>
            </w:pPr>
            <w:ins w:id="203" w:author="Сказецкая Наталья Камилевна" w:date="2024-09-26T17:06:00Z">
              <w:r w:rsidRPr="00ED39B5">
                <w:t>5 секунд</w:t>
              </w:r>
            </w:ins>
          </w:p>
        </w:tc>
      </w:tr>
    </w:tbl>
    <w:p w14:paraId="661AF672" w14:textId="6F00AD60" w:rsidR="00512B7E" w:rsidRPr="00B9499D" w:rsidRDefault="00512B7E" w:rsidP="00D04606">
      <w:pPr>
        <w:suppressAutoHyphens/>
        <w:rPr>
          <w:szCs w:val="24"/>
        </w:rPr>
        <w:sectPr w:rsidR="00512B7E" w:rsidRPr="00B9499D" w:rsidSect="00C75A4E">
          <w:headerReference w:type="default" r:id="rId18"/>
          <w:footerReference w:type="default" r:id="rId19"/>
          <w:pgSz w:w="11906" w:h="16838" w:code="9"/>
          <w:pgMar w:top="1134" w:right="567" w:bottom="851" w:left="1701" w:header="567" w:footer="284" w:gutter="0"/>
          <w:cols w:space="708"/>
          <w:docGrid w:linePitch="360"/>
        </w:sectPr>
      </w:pPr>
    </w:p>
    <w:p w14:paraId="3EFC5ED9" w14:textId="38368B58" w:rsidR="0076103C" w:rsidRPr="00474651" w:rsidRDefault="003352C1" w:rsidP="00D04606">
      <w:pPr>
        <w:pStyle w:val="1"/>
      </w:pPr>
      <w:bookmarkStart w:id="204" w:name="_Toc154609674"/>
      <w:bookmarkStart w:id="205" w:name="_Toc154610662"/>
      <w:bookmarkStart w:id="206" w:name="_Toc154738920"/>
      <w:bookmarkStart w:id="207" w:name="_Toc154739864"/>
      <w:bookmarkStart w:id="208" w:name="_Toc155696783"/>
      <w:bookmarkStart w:id="209" w:name="_Toc154609675"/>
      <w:bookmarkStart w:id="210" w:name="_Toc154610663"/>
      <w:bookmarkStart w:id="211" w:name="_Toc154738921"/>
      <w:bookmarkStart w:id="212" w:name="_Toc154739865"/>
      <w:bookmarkStart w:id="213" w:name="_Toc155696784"/>
      <w:bookmarkStart w:id="214" w:name="_Ref137652375"/>
      <w:bookmarkStart w:id="215" w:name="_Toc226456969"/>
      <w:bookmarkStart w:id="216" w:name="_Ref120802899"/>
      <w:bookmarkEnd w:id="204"/>
      <w:bookmarkEnd w:id="205"/>
      <w:bookmarkEnd w:id="206"/>
      <w:bookmarkEnd w:id="207"/>
      <w:bookmarkEnd w:id="208"/>
      <w:bookmarkEnd w:id="209"/>
      <w:bookmarkEnd w:id="210"/>
      <w:bookmarkEnd w:id="211"/>
      <w:bookmarkEnd w:id="212"/>
      <w:bookmarkEnd w:id="213"/>
      <w:r w:rsidRPr="000E1E0A">
        <w:lastRenderedPageBreak/>
        <w:t>Запрос состояния записей учета по первичным документам</w:t>
      </w:r>
      <w:r w:rsidR="0076103C" w:rsidRPr="00474651" w:rsidDel="00454D27">
        <w:t xml:space="preserve"> </w:t>
      </w:r>
      <w:r w:rsidR="0076103C" w:rsidRPr="00890A8D">
        <w:t>(</w:t>
      </w:r>
      <w:r w:rsidRPr="00C75A4E">
        <w:t>DAS</w:t>
      </w:r>
      <w:r w:rsidR="0076103C" w:rsidRPr="000E1E0A">
        <w:t>)</w:t>
      </w:r>
      <w:bookmarkEnd w:id="214"/>
      <w:bookmarkEnd w:id="215"/>
    </w:p>
    <w:p w14:paraId="022AE091" w14:textId="72C6FBB3" w:rsidR="0076103C" w:rsidRPr="00141AE4" w:rsidRDefault="0076103C" w:rsidP="00D04606">
      <w:pPr>
        <w:pStyle w:val="GOSTNormal"/>
        <w:suppressAutoHyphens/>
        <w:rPr>
          <w:rFonts w:eastAsiaTheme="majorEastAsia"/>
        </w:rPr>
      </w:pPr>
      <w:r w:rsidRPr="00141AE4">
        <w:rPr>
          <w:rFonts w:eastAsiaTheme="majorEastAsia"/>
        </w:rPr>
        <w:t xml:space="preserve">Запрос состояния записей учета по первичным документам (тип DAS) применяется для получения информации о состоянии отражения в бухгалтерском и/или аналитическом учете документов в конечных статусах – исполненных и отмененных – по заданному перечню идентификаторов документов (GUID), предоставленному </w:t>
      </w:r>
      <w:r w:rsidRPr="0076103C">
        <w:t>ФП ГИИС ЭБ</w:t>
      </w:r>
      <w:r w:rsidRPr="00141AE4">
        <w:rPr>
          <w:rFonts w:eastAsiaTheme="majorEastAsia"/>
        </w:rPr>
        <w:t xml:space="preserve">. Признак, указывающий на то исполнен документ или отменен, проставляет </w:t>
      </w:r>
      <w:r w:rsidRPr="0076103C">
        <w:t>ФП ГИИС ЭБ</w:t>
      </w:r>
      <w:r w:rsidRPr="00141AE4">
        <w:rPr>
          <w:rFonts w:eastAsiaTheme="majorEastAsia"/>
        </w:rPr>
        <w:t xml:space="preserve"> на своей стороне самостоятельно.</w:t>
      </w:r>
    </w:p>
    <w:p w14:paraId="41F5D6EB" w14:textId="77777777" w:rsidR="0076103C" w:rsidRPr="00141AE4" w:rsidRDefault="0076103C" w:rsidP="00D04606">
      <w:pPr>
        <w:pStyle w:val="GOSTNormal"/>
        <w:suppressAutoHyphens/>
        <w:rPr>
          <w:rFonts w:eastAsiaTheme="majorEastAsia"/>
        </w:rPr>
      </w:pPr>
      <w:r w:rsidRPr="00141AE4">
        <w:rPr>
          <w:rFonts w:eastAsiaTheme="majorEastAsia"/>
        </w:rPr>
        <w:t>Отбор и анализ данных выполняется по записям аналитического и/или бухгалтерского учета (зависит от значения параметра «Книга учета» (Book)) по перечню идентификаторов (GUID) исполненных документов (</w:t>
      </w:r>
      <w:proofErr w:type="spellStart"/>
      <w:r w:rsidRPr="00141AE4">
        <w:rPr>
          <w:rFonts w:eastAsiaTheme="majorEastAsia"/>
        </w:rPr>
        <w:t>ExecutedDocGuids</w:t>
      </w:r>
      <w:proofErr w:type="spellEnd"/>
      <w:r w:rsidRPr="00141AE4">
        <w:rPr>
          <w:rFonts w:eastAsiaTheme="majorEastAsia"/>
        </w:rPr>
        <w:t>) и/или отмененных документов (</w:t>
      </w:r>
      <w:proofErr w:type="spellStart"/>
      <w:r w:rsidRPr="00141AE4">
        <w:rPr>
          <w:rFonts w:eastAsiaTheme="majorEastAsia"/>
        </w:rPr>
        <w:t>CanceledDocGuids</w:t>
      </w:r>
      <w:proofErr w:type="spellEnd"/>
      <w:r w:rsidRPr="00141AE4">
        <w:rPr>
          <w:rFonts w:eastAsiaTheme="majorEastAsia"/>
        </w:rPr>
        <w:t>).</w:t>
      </w:r>
    </w:p>
    <w:p w14:paraId="0F42D0B7" w14:textId="77777777" w:rsidR="0076103C" w:rsidRPr="00141AE4" w:rsidRDefault="0076103C" w:rsidP="00D04606">
      <w:pPr>
        <w:pStyle w:val="GOSTNormal"/>
        <w:suppressAutoHyphens/>
        <w:rPr>
          <w:rFonts w:eastAsiaTheme="majorEastAsia"/>
        </w:rPr>
      </w:pPr>
      <w:r w:rsidRPr="00141AE4">
        <w:rPr>
          <w:rFonts w:eastAsiaTheme="majorEastAsia"/>
        </w:rPr>
        <w:t>В ответе данные о состоянии записей учета предоставляются отдельными массивами для исполненных и для отмененных документов. Могут быть заполнены оба блока или хотя бы один из них (в зависимости от переданных параметров запроса). SVAP по результатам многофакторного анализа учетных данных (перечень критериев описан выше) присваивает и возвращает в ответе одно из кодовых значений, характеризующих состояние отражения документа в учете:</w:t>
      </w:r>
    </w:p>
    <w:p w14:paraId="114DB0B5" w14:textId="20E64D3D" w:rsidR="0076103C" w:rsidRPr="00141AE4" w:rsidRDefault="0076103C" w:rsidP="00D04606">
      <w:pPr>
        <w:pStyle w:val="GOSTListmark1"/>
        <w:suppressAutoHyphens/>
        <w:rPr>
          <w:rFonts w:eastAsiaTheme="majorEastAsia"/>
        </w:rPr>
      </w:pPr>
      <w:r w:rsidRPr="00141AE4">
        <w:rPr>
          <w:rFonts w:eastAsiaTheme="majorEastAsia"/>
        </w:rPr>
        <w:t>для исполненных документов (</w:t>
      </w:r>
      <w:proofErr w:type="spellStart"/>
      <w:proofErr w:type="gramStart"/>
      <w:r w:rsidRPr="00141AE4">
        <w:rPr>
          <w:rFonts w:eastAsiaTheme="majorEastAsia"/>
        </w:rPr>
        <w:t>ExecutedDocList:Status</w:t>
      </w:r>
      <w:proofErr w:type="spellEnd"/>
      <w:proofErr w:type="gramEnd"/>
      <w:r w:rsidRPr="00141AE4">
        <w:rPr>
          <w:rFonts w:eastAsiaTheme="majorEastAsia"/>
        </w:rPr>
        <w:t>):</w:t>
      </w:r>
    </w:p>
    <w:p w14:paraId="6C80DA61" w14:textId="77777777" w:rsidR="0076103C" w:rsidRPr="00141AE4" w:rsidRDefault="0076103C" w:rsidP="00D04606">
      <w:pPr>
        <w:pStyle w:val="GOSTListmark3"/>
        <w:suppressAutoHyphens/>
        <w:rPr>
          <w:rFonts w:eastAsiaTheme="majorEastAsia"/>
        </w:rPr>
      </w:pPr>
      <w:r w:rsidRPr="00141AE4">
        <w:rPr>
          <w:rFonts w:eastAsiaTheme="majorEastAsia"/>
        </w:rPr>
        <w:t>отражение документа в учете завершено;</w:t>
      </w:r>
    </w:p>
    <w:p w14:paraId="2646B825" w14:textId="77777777" w:rsidR="0076103C" w:rsidRPr="00141AE4" w:rsidRDefault="0076103C" w:rsidP="00D04606">
      <w:pPr>
        <w:pStyle w:val="GOSTListmark3"/>
        <w:suppressAutoHyphens/>
        <w:rPr>
          <w:rFonts w:eastAsiaTheme="majorEastAsia"/>
        </w:rPr>
      </w:pPr>
      <w:r w:rsidRPr="00141AE4">
        <w:rPr>
          <w:rFonts w:eastAsiaTheme="majorEastAsia"/>
        </w:rPr>
        <w:t>отражение документа в учете не завершено;</w:t>
      </w:r>
    </w:p>
    <w:p w14:paraId="0213357E" w14:textId="77777777" w:rsidR="0076103C" w:rsidRPr="00141AE4" w:rsidRDefault="0076103C" w:rsidP="00D04606">
      <w:pPr>
        <w:pStyle w:val="GOSTListmark3"/>
        <w:suppressAutoHyphens/>
        <w:rPr>
          <w:rFonts w:eastAsiaTheme="majorEastAsia"/>
        </w:rPr>
      </w:pPr>
      <w:r w:rsidRPr="00141AE4">
        <w:rPr>
          <w:rFonts w:eastAsiaTheme="majorEastAsia"/>
        </w:rPr>
        <w:t>документ не отражен в учете;</w:t>
      </w:r>
    </w:p>
    <w:p w14:paraId="35F7D247" w14:textId="77777777" w:rsidR="0076103C" w:rsidRPr="00141AE4" w:rsidRDefault="0076103C" w:rsidP="00D04606">
      <w:pPr>
        <w:pStyle w:val="GOSTListmark1"/>
        <w:suppressAutoHyphens/>
        <w:rPr>
          <w:rFonts w:eastAsiaTheme="majorEastAsia"/>
        </w:rPr>
      </w:pPr>
      <w:r w:rsidRPr="00141AE4">
        <w:rPr>
          <w:rFonts w:eastAsiaTheme="majorEastAsia"/>
        </w:rPr>
        <w:t>для отмененных документов (</w:t>
      </w:r>
      <w:proofErr w:type="spellStart"/>
      <w:proofErr w:type="gramStart"/>
      <w:r w:rsidRPr="00141AE4">
        <w:rPr>
          <w:rFonts w:eastAsiaTheme="majorEastAsia"/>
        </w:rPr>
        <w:t>CanceledDocList:Status</w:t>
      </w:r>
      <w:proofErr w:type="spellEnd"/>
      <w:proofErr w:type="gramEnd"/>
      <w:r w:rsidRPr="00141AE4">
        <w:rPr>
          <w:rFonts w:eastAsiaTheme="majorEastAsia"/>
        </w:rPr>
        <w:t>):</w:t>
      </w:r>
    </w:p>
    <w:p w14:paraId="7F4ACDC6" w14:textId="77777777" w:rsidR="0076103C" w:rsidRPr="00141AE4" w:rsidRDefault="0076103C" w:rsidP="00D04606">
      <w:pPr>
        <w:pStyle w:val="GOSTListmark3"/>
        <w:suppressAutoHyphens/>
        <w:rPr>
          <w:rFonts w:eastAsiaTheme="majorEastAsia"/>
        </w:rPr>
      </w:pPr>
      <w:r w:rsidRPr="00141AE4">
        <w:rPr>
          <w:rFonts w:eastAsiaTheme="majorEastAsia"/>
        </w:rPr>
        <w:t>документ не снят с учета;</w:t>
      </w:r>
    </w:p>
    <w:p w14:paraId="73C52FEB" w14:textId="77777777" w:rsidR="0076103C" w:rsidRPr="00141AE4" w:rsidRDefault="0076103C" w:rsidP="00D04606">
      <w:pPr>
        <w:pStyle w:val="GOSTListmark3"/>
        <w:suppressAutoHyphens/>
        <w:rPr>
          <w:rFonts w:eastAsiaTheme="majorEastAsia"/>
        </w:rPr>
      </w:pPr>
      <w:r w:rsidRPr="00141AE4">
        <w:rPr>
          <w:rFonts w:eastAsiaTheme="majorEastAsia"/>
        </w:rPr>
        <w:t>документ снят с учета (не принимался на учет).</w:t>
      </w:r>
    </w:p>
    <w:p w14:paraId="2E053EC6" w14:textId="77777777" w:rsidR="0076103C" w:rsidRPr="00141AE4" w:rsidRDefault="0076103C" w:rsidP="00D04606">
      <w:pPr>
        <w:pStyle w:val="GOSTNormal"/>
        <w:suppressAutoHyphens/>
        <w:rPr>
          <w:rFonts w:eastAsiaTheme="majorEastAsia"/>
        </w:rPr>
      </w:pPr>
      <w:r w:rsidRPr="00141AE4">
        <w:rPr>
          <w:rFonts w:eastAsiaTheme="majorEastAsia"/>
        </w:rPr>
        <w:t>При поступлении запроса с типом «DAS» с GUID запроса, который ранее уже направлялся, в ответе будет всегда возвращаться ошибка (E – ERROR – Не успешное завершение).</w:t>
      </w:r>
    </w:p>
    <w:p w14:paraId="0C80C7C3" w14:textId="77777777" w:rsidR="0076103C" w:rsidRPr="00C75A4E" w:rsidRDefault="0076103C" w:rsidP="00D04606">
      <w:pPr>
        <w:pStyle w:val="21"/>
      </w:pPr>
      <w:bookmarkStart w:id="217" w:name="_Toc226456970"/>
      <w:r w:rsidRPr="000E1E0A">
        <w:lastRenderedPageBreak/>
        <w:t>Параметры запроса</w:t>
      </w:r>
      <w:bookmarkEnd w:id="217"/>
    </w:p>
    <w:p w14:paraId="4CCE260E" w14:textId="7EC47B51" w:rsidR="00875295" w:rsidRDefault="00C51529" w:rsidP="00D04606">
      <w:pPr>
        <w:pStyle w:val="GOSTNameTable"/>
      </w:pPr>
      <w:r>
        <w:rPr>
          <w:noProof/>
        </w:rPr>
        <w:fldChar w:fldCharType="begin"/>
      </w:r>
      <w:r>
        <w:rPr>
          <w:noProof/>
        </w:rPr>
        <w:instrText xml:space="preserve"> SEQ Таблица \* ARABIC </w:instrText>
      </w:r>
      <w:r>
        <w:rPr>
          <w:noProof/>
        </w:rPr>
        <w:fldChar w:fldCharType="separate"/>
      </w:r>
      <w:bookmarkStart w:id="218" w:name="_Toc226457279"/>
      <w:r w:rsidR="00A67566">
        <w:rPr>
          <w:noProof/>
        </w:rPr>
        <w:t>4</w:t>
      </w:r>
      <w:r>
        <w:rPr>
          <w:noProof/>
        </w:rPr>
        <w:fldChar w:fldCharType="end"/>
      </w:r>
      <w:r w:rsidR="00875295">
        <w:t xml:space="preserve"> - </w:t>
      </w:r>
      <w:r w:rsidR="00875295" w:rsidRPr="003F61B8">
        <w:t>Параметры запроса состояния записей учета по первичным документам</w:t>
      </w:r>
      <w:bookmarkEnd w:id="218"/>
    </w:p>
    <w:tbl>
      <w:tblPr>
        <w:tblStyle w:val="GOSTTable"/>
        <w:tblW w:w="5000" w:type="pct"/>
        <w:tblLayout w:type="fixed"/>
        <w:tblLook w:val="07E0" w:firstRow="1" w:lastRow="1" w:firstColumn="1" w:lastColumn="1" w:noHBand="1" w:noVBand="1"/>
      </w:tblPr>
      <w:tblGrid>
        <w:gridCol w:w="3557"/>
        <w:gridCol w:w="2426"/>
        <w:gridCol w:w="1616"/>
        <w:gridCol w:w="957"/>
        <w:gridCol w:w="1020"/>
        <w:gridCol w:w="6118"/>
      </w:tblGrid>
      <w:tr w:rsidR="00875295" w:rsidRPr="005A52E1" w14:paraId="617499C0" w14:textId="77777777" w:rsidTr="00B72A52">
        <w:trPr>
          <w:cnfStyle w:val="100000000000" w:firstRow="1" w:lastRow="0" w:firstColumn="0" w:lastColumn="0" w:oddVBand="0" w:evenVBand="0" w:oddHBand="0" w:evenHBand="0" w:firstRowFirstColumn="0" w:firstRowLastColumn="0" w:lastRowFirstColumn="0" w:lastRowLastColumn="0"/>
          <w:trHeight w:val="739"/>
        </w:trPr>
        <w:tc>
          <w:tcPr>
            <w:tcW w:w="1133" w:type="pct"/>
            <w:hideMark/>
          </w:tcPr>
          <w:p w14:paraId="12A48A99" w14:textId="77777777" w:rsidR="0076103C" w:rsidRPr="000E1E0A" w:rsidRDefault="0076103C" w:rsidP="00D04606">
            <w:pPr>
              <w:pStyle w:val="GOSTTableHead"/>
            </w:pPr>
            <w:r w:rsidRPr="000E1E0A">
              <w:t>Наименование параметра</w:t>
            </w:r>
          </w:p>
        </w:tc>
        <w:tc>
          <w:tcPr>
            <w:tcW w:w="773" w:type="pct"/>
            <w:hideMark/>
          </w:tcPr>
          <w:p w14:paraId="4D65BCC3" w14:textId="77777777" w:rsidR="0076103C" w:rsidRPr="00474651" w:rsidRDefault="0076103C" w:rsidP="00D04606">
            <w:pPr>
              <w:pStyle w:val="GOSTTableHead"/>
            </w:pPr>
            <w:r w:rsidRPr="00474651">
              <w:t>Название тэга</w:t>
            </w:r>
          </w:p>
        </w:tc>
        <w:tc>
          <w:tcPr>
            <w:tcW w:w="515" w:type="pct"/>
            <w:hideMark/>
          </w:tcPr>
          <w:p w14:paraId="530772FC" w14:textId="77777777" w:rsidR="0076103C" w:rsidRPr="00C75A4E" w:rsidRDefault="0076103C" w:rsidP="00D04606">
            <w:pPr>
              <w:pStyle w:val="GOSTTableHead"/>
            </w:pPr>
            <w:r w:rsidRPr="00474651">
              <w:t>Тип данных</w:t>
            </w:r>
          </w:p>
        </w:tc>
        <w:tc>
          <w:tcPr>
            <w:tcW w:w="305" w:type="pct"/>
          </w:tcPr>
          <w:p w14:paraId="5FD307D5" w14:textId="77777777" w:rsidR="0076103C" w:rsidRPr="000E1E0A" w:rsidRDefault="0076103C" w:rsidP="00D04606">
            <w:pPr>
              <w:pStyle w:val="GOSTTableHead"/>
            </w:pPr>
            <w:r w:rsidRPr="000E1E0A">
              <w:t>Обязательность</w:t>
            </w:r>
          </w:p>
        </w:tc>
        <w:tc>
          <w:tcPr>
            <w:tcW w:w="325" w:type="pct"/>
            <w:hideMark/>
          </w:tcPr>
          <w:p w14:paraId="3DE071DC" w14:textId="77777777" w:rsidR="0076103C" w:rsidRPr="00474651" w:rsidRDefault="0076103C" w:rsidP="00D04606">
            <w:pPr>
              <w:pStyle w:val="GOSTTableHead"/>
            </w:pPr>
            <w:r w:rsidRPr="00474651">
              <w:t>Размерность</w:t>
            </w:r>
          </w:p>
        </w:tc>
        <w:tc>
          <w:tcPr>
            <w:tcW w:w="1949" w:type="pct"/>
          </w:tcPr>
          <w:p w14:paraId="667CEBF2" w14:textId="77777777" w:rsidR="0076103C" w:rsidRPr="00890A8D" w:rsidRDefault="0076103C" w:rsidP="00D04606">
            <w:pPr>
              <w:pStyle w:val="GOSTTableHead"/>
            </w:pPr>
            <w:r w:rsidRPr="00890A8D">
              <w:t>Описание</w:t>
            </w:r>
          </w:p>
        </w:tc>
      </w:tr>
      <w:tr w:rsidR="005A52E1" w:rsidRPr="005A52E1" w14:paraId="67D61118" w14:textId="77777777" w:rsidTr="00B72A52">
        <w:tc>
          <w:tcPr>
            <w:tcW w:w="5000" w:type="pct"/>
            <w:gridSpan w:val="6"/>
          </w:tcPr>
          <w:p w14:paraId="513B37BC" w14:textId="77777777" w:rsidR="0076103C" w:rsidRPr="005A52E1" w:rsidRDefault="0076103C" w:rsidP="00D04606">
            <w:pPr>
              <w:suppressAutoHyphens/>
              <w:ind w:firstLine="30"/>
              <w:jc w:val="center"/>
              <w:rPr>
                <w:b/>
                <w:sz w:val="22"/>
                <w:szCs w:val="22"/>
              </w:rPr>
            </w:pPr>
            <w:r w:rsidRPr="005A52E1">
              <w:rPr>
                <w:b/>
                <w:sz w:val="22"/>
                <w:szCs w:val="22"/>
              </w:rPr>
              <w:t>Перечень параметров заголовка запроса (</w:t>
            </w:r>
            <w:r w:rsidRPr="005A52E1">
              <w:rPr>
                <w:b/>
                <w:sz w:val="22"/>
                <w:szCs w:val="22"/>
                <w:lang w:val="en-US"/>
              </w:rPr>
              <w:t>header</w:t>
            </w:r>
            <w:r w:rsidRPr="005A52E1">
              <w:rPr>
                <w:b/>
                <w:sz w:val="22"/>
                <w:szCs w:val="22"/>
              </w:rPr>
              <w:t>)</w:t>
            </w:r>
          </w:p>
        </w:tc>
      </w:tr>
      <w:tr w:rsidR="00875295" w:rsidRPr="005A52E1" w14:paraId="2A945736" w14:textId="77777777" w:rsidTr="00B72A52">
        <w:tc>
          <w:tcPr>
            <w:tcW w:w="1133" w:type="pct"/>
          </w:tcPr>
          <w:p w14:paraId="1A5AB1D8" w14:textId="77777777" w:rsidR="0076103C" w:rsidRPr="00106607" w:rsidRDefault="0076103C" w:rsidP="00D04606">
            <w:pPr>
              <w:pStyle w:val="GOSTTablenorm"/>
              <w:suppressAutoHyphens/>
            </w:pPr>
            <w:r w:rsidRPr="00106607">
              <w:t>Система - отправитель запроса</w:t>
            </w:r>
          </w:p>
        </w:tc>
        <w:tc>
          <w:tcPr>
            <w:tcW w:w="773" w:type="pct"/>
          </w:tcPr>
          <w:p w14:paraId="24656311" w14:textId="77777777" w:rsidR="0076103C" w:rsidRPr="003F2180" w:rsidRDefault="0076103C" w:rsidP="00D04606">
            <w:pPr>
              <w:pStyle w:val="GOSTTablenorm"/>
              <w:suppressAutoHyphens/>
              <w:rPr>
                <w:lang w:val="en-US"/>
              </w:rPr>
            </w:pPr>
            <w:r w:rsidRPr="00106607">
              <w:rPr>
                <w:lang w:val="en-US"/>
              </w:rPr>
              <w:t>Source</w:t>
            </w:r>
          </w:p>
        </w:tc>
        <w:tc>
          <w:tcPr>
            <w:tcW w:w="515" w:type="pct"/>
          </w:tcPr>
          <w:p w14:paraId="60965479" w14:textId="77777777" w:rsidR="0076103C" w:rsidRPr="005A52E1" w:rsidRDefault="0076103C" w:rsidP="00D04606">
            <w:pPr>
              <w:pStyle w:val="GOSTTablenorm"/>
              <w:suppressAutoHyphens/>
              <w:rPr>
                <w:lang w:val="en-US"/>
              </w:rPr>
            </w:pPr>
            <w:r w:rsidRPr="005A52E1">
              <w:t>Строка</w:t>
            </w:r>
          </w:p>
        </w:tc>
        <w:tc>
          <w:tcPr>
            <w:tcW w:w="305" w:type="pct"/>
          </w:tcPr>
          <w:p w14:paraId="023382DF" w14:textId="77777777" w:rsidR="0076103C" w:rsidRPr="005A52E1" w:rsidRDefault="0076103C" w:rsidP="00D04606">
            <w:pPr>
              <w:pStyle w:val="GOSTTablenorm"/>
              <w:suppressAutoHyphens/>
            </w:pPr>
            <w:r w:rsidRPr="005A52E1">
              <w:t>Да</w:t>
            </w:r>
          </w:p>
        </w:tc>
        <w:tc>
          <w:tcPr>
            <w:tcW w:w="325" w:type="pct"/>
          </w:tcPr>
          <w:p w14:paraId="0D30617B" w14:textId="77777777" w:rsidR="0076103C" w:rsidRPr="00106607" w:rsidRDefault="0076103C" w:rsidP="00D04606">
            <w:pPr>
              <w:pStyle w:val="GOSTTablenorm"/>
              <w:suppressAutoHyphens/>
              <w:rPr>
                <w:lang w:val="en-US"/>
              </w:rPr>
            </w:pPr>
            <w:r w:rsidRPr="00106607">
              <w:t>&lt;=</w:t>
            </w:r>
            <w:r w:rsidRPr="00106607">
              <w:rPr>
                <w:lang w:val="en-US"/>
              </w:rPr>
              <w:t>10</w:t>
            </w:r>
          </w:p>
        </w:tc>
        <w:tc>
          <w:tcPr>
            <w:tcW w:w="1949" w:type="pct"/>
          </w:tcPr>
          <w:p w14:paraId="5F552A40" w14:textId="77777777" w:rsidR="00C83EA3" w:rsidRDefault="0076103C" w:rsidP="00D04606">
            <w:pPr>
              <w:pStyle w:val="GOSTTablenorm"/>
              <w:suppressAutoHyphens/>
            </w:pPr>
            <w:r w:rsidRPr="003F2180">
              <w:t xml:space="preserve">ФП </w:t>
            </w:r>
            <w:r w:rsidRPr="005A52E1">
              <w:t>ГИИС ЭБ</w:t>
            </w:r>
            <w:r w:rsidRPr="00106607">
              <w:t xml:space="preserve"> - отправитель запроса. </w:t>
            </w:r>
          </w:p>
          <w:p w14:paraId="14187591" w14:textId="0A32F106" w:rsidR="0076103C" w:rsidRPr="00106607" w:rsidRDefault="0076103C" w:rsidP="00D04606">
            <w:pPr>
              <w:pStyle w:val="GOSTTablenorm"/>
              <w:suppressAutoHyphens/>
            </w:pPr>
            <w:r w:rsidRPr="00106607">
              <w:t>Возможные значения:</w:t>
            </w:r>
          </w:p>
          <w:p w14:paraId="0C670AE0" w14:textId="77777777" w:rsidR="00D52EE2" w:rsidRPr="00D52EE2" w:rsidRDefault="00D52EE2" w:rsidP="00D52EE2">
            <w:pPr>
              <w:pStyle w:val="GOSTTableListMark1"/>
              <w:suppressAutoHyphens/>
              <w:rPr>
                <w:lang w:val="en-US"/>
              </w:rPr>
            </w:pPr>
            <w:r w:rsidRPr="005A52E1">
              <w:rPr>
                <w:lang w:val="en-US"/>
              </w:rPr>
              <w:t>EXP</w:t>
            </w:r>
            <w:r w:rsidRPr="00141AE4">
              <w:rPr>
                <w:lang w:val="en-US"/>
              </w:rPr>
              <w:t>0</w:t>
            </w:r>
            <w:r>
              <w:t>1</w:t>
            </w:r>
            <w:r w:rsidRPr="005A52E1">
              <w:rPr>
                <w:lang w:val="en-US"/>
              </w:rPr>
              <w:t xml:space="preserve"> (ПУР</w:t>
            </w:r>
            <w:r w:rsidRPr="00141AE4">
              <w:rPr>
                <w:lang w:val="en-US"/>
              </w:rPr>
              <w:t xml:space="preserve"> 0</w:t>
            </w:r>
            <w:r>
              <w:t>1</w:t>
            </w:r>
            <w:r w:rsidRPr="005A52E1">
              <w:rPr>
                <w:lang w:val="en-US"/>
              </w:rPr>
              <w:t xml:space="preserve"> ЭБ)</w:t>
            </w:r>
            <w:r>
              <w:t>;</w:t>
            </w:r>
          </w:p>
          <w:p w14:paraId="377F52B2" w14:textId="6818F3F6" w:rsidR="0076103C" w:rsidRPr="003352C1" w:rsidRDefault="00D52EE2" w:rsidP="00D52EE2">
            <w:pPr>
              <w:pStyle w:val="GOSTTableListMark1"/>
              <w:suppressAutoHyphens/>
              <w:rPr>
                <w:lang w:val="en-US"/>
              </w:rPr>
            </w:pPr>
            <w:r>
              <w:rPr>
                <w:lang w:val="en-US"/>
              </w:rPr>
              <w:t>ARP (ПУИО ЭБ)</w:t>
            </w:r>
          </w:p>
        </w:tc>
      </w:tr>
      <w:tr w:rsidR="00875295" w:rsidRPr="005A52E1" w14:paraId="5F1C4ACA" w14:textId="77777777" w:rsidTr="00B72A52">
        <w:tc>
          <w:tcPr>
            <w:tcW w:w="1133" w:type="pct"/>
          </w:tcPr>
          <w:p w14:paraId="17E27B00" w14:textId="77777777" w:rsidR="0076103C" w:rsidRPr="00106607" w:rsidRDefault="0076103C" w:rsidP="00D04606">
            <w:pPr>
              <w:pStyle w:val="GOSTTablenorm"/>
              <w:suppressAutoHyphens/>
            </w:pPr>
            <w:r w:rsidRPr="00106607">
              <w:t>Дата и время запроса</w:t>
            </w:r>
          </w:p>
        </w:tc>
        <w:tc>
          <w:tcPr>
            <w:tcW w:w="773" w:type="pct"/>
          </w:tcPr>
          <w:p w14:paraId="6695744F" w14:textId="77777777" w:rsidR="0076103C" w:rsidRPr="003F2180" w:rsidRDefault="0076103C" w:rsidP="00D04606">
            <w:pPr>
              <w:pStyle w:val="GOSTTablenorm"/>
              <w:suppressAutoHyphens/>
              <w:rPr>
                <w:lang w:val="en-US"/>
              </w:rPr>
            </w:pPr>
            <w:proofErr w:type="spellStart"/>
            <w:r w:rsidRPr="00106607">
              <w:rPr>
                <w:lang w:val="en-US"/>
              </w:rPr>
              <w:t>ReqDateTime</w:t>
            </w:r>
            <w:proofErr w:type="spellEnd"/>
          </w:p>
        </w:tc>
        <w:tc>
          <w:tcPr>
            <w:tcW w:w="515" w:type="pct"/>
          </w:tcPr>
          <w:p w14:paraId="0E9BD537" w14:textId="77777777" w:rsidR="0076103C" w:rsidRPr="005A52E1" w:rsidRDefault="0076103C" w:rsidP="00D04606">
            <w:pPr>
              <w:pStyle w:val="GOSTTablenorm"/>
              <w:suppressAutoHyphens/>
            </w:pPr>
            <w:r w:rsidRPr="005A52E1">
              <w:t>Дата-время (</w:t>
            </w:r>
            <w:r w:rsidRPr="005A52E1">
              <w:rPr>
                <w:lang w:val="en-US"/>
              </w:rPr>
              <w:t>timestamp</w:t>
            </w:r>
            <w:r w:rsidRPr="005A52E1">
              <w:t>)</w:t>
            </w:r>
          </w:p>
        </w:tc>
        <w:tc>
          <w:tcPr>
            <w:tcW w:w="305" w:type="pct"/>
          </w:tcPr>
          <w:p w14:paraId="0B4F62A5" w14:textId="77777777" w:rsidR="0076103C" w:rsidRPr="005A52E1" w:rsidRDefault="0076103C" w:rsidP="00D04606">
            <w:pPr>
              <w:pStyle w:val="GOSTTablenorm"/>
              <w:suppressAutoHyphens/>
            </w:pPr>
            <w:r w:rsidRPr="005A52E1">
              <w:t>Да</w:t>
            </w:r>
          </w:p>
        </w:tc>
        <w:tc>
          <w:tcPr>
            <w:tcW w:w="325" w:type="pct"/>
          </w:tcPr>
          <w:p w14:paraId="7F88083D" w14:textId="6E8C7ABB" w:rsidR="0076103C" w:rsidRPr="005A52E1" w:rsidRDefault="0076103C" w:rsidP="00D04606">
            <w:pPr>
              <w:pStyle w:val="GOSTTablenorm"/>
              <w:suppressAutoHyphens/>
            </w:pPr>
          </w:p>
        </w:tc>
        <w:tc>
          <w:tcPr>
            <w:tcW w:w="1949" w:type="pct"/>
          </w:tcPr>
          <w:p w14:paraId="20B1041F" w14:textId="77777777" w:rsidR="0076103C" w:rsidRPr="00106607" w:rsidRDefault="0076103C" w:rsidP="00D04606">
            <w:pPr>
              <w:pStyle w:val="GOSTTablenorm"/>
              <w:suppressAutoHyphens/>
            </w:pPr>
            <w:r w:rsidRPr="00106607">
              <w:t xml:space="preserve">Дата и время формирования запроса ФП </w:t>
            </w:r>
            <w:r w:rsidRPr="005A52E1">
              <w:t>ГИИС ЭБ.</w:t>
            </w:r>
          </w:p>
          <w:p w14:paraId="41F7EBC2" w14:textId="77777777" w:rsidR="0076103C" w:rsidRPr="00AF60EA" w:rsidRDefault="0076103C" w:rsidP="00D04606">
            <w:pPr>
              <w:pStyle w:val="GOSTTablenorm"/>
              <w:suppressAutoHyphens/>
            </w:pPr>
            <w:r w:rsidRPr="00106607">
              <w:t xml:space="preserve">Формат </w:t>
            </w:r>
            <w:r w:rsidRPr="00106607">
              <w:rPr>
                <w:lang w:val="en-US"/>
              </w:rPr>
              <w:t>YYYY</w:t>
            </w:r>
            <w:r w:rsidRPr="003F2180">
              <w:t>-</w:t>
            </w:r>
            <w:r w:rsidRPr="00711EB3">
              <w:rPr>
                <w:lang w:val="en-US"/>
              </w:rPr>
              <w:t>MM</w:t>
            </w:r>
            <w:r w:rsidRPr="00711EB3">
              <w:t>-</w:t>
            </w:r>
            <w:r w:rsidRPr="004570C1">
              <w:rPr>
                <w:lang w:val="en-US"/>
              </w:rPr>
              <w:t>DD</w:t>
            </w:r>
            <w:r w:rsidRPr="00C04ABF">
              <w:t xml:space="preserve"> </w:t>
            </w:r>
            <w:proofErr w:type="spellStart"/>
            <w:r w:rsidRPr="00AF60EA">
              <w:rPr>
                <w:lang w:val="en-US"/>
              </w:rPr>
              <w:t>hh</w:t>
            </w:r>
            <w:proofErr w:type="spellEnd"/>
            <w:r w:rsidRPr="00AF60EA">
              <w:t>:</w:t>
            </w:r>
            <w:proofErr w:type="gramStart"/>
            <w:r w:rsidRPr="00AF60EA">
              <w:rPr>
                <w:lang w:val="en-US"/>
              </w:rPr>
              <w:t>mm</w:t>
            </w:r>
            <w:r w:rsidRPr="00AF60EA">
              <w:t>:</w:t>
            </w:r>
            <w:r w:rsidRPr="00AF60EA">
              <w:rPr>
                <w:lang w:val="en-US"/>
              </w:rPr>
              <w:t>ss</w:t>
            </w:r>
            <w:proofErr w:type="gramEnd"/>
          </w:p>
        </w:tc>
      </w:tr>
      <w:tr w:rsidR="00875295" w:rsidRPr="005A52E1" w14:paraId="76929FBC" w14:textId="77777777" w:rsidTr="00B72A52">
        <w:tc>
          <w:tcPr>
            <w:tcW w:w="1133" w:type="pct"/>
          </w:tcPr>
          <w:p w14:paraId="5B6E1500" w14:textId="77777777" w:rsidR="0076103C" w:rsidRPr="00106607" w:rsidRDefault="0076103C" w:rsidP="00D04606">
            <w:pPr>
              <w:pStyle w:val="GOSTTablenorm"/>
              <w:suppressAutoHyphens/>
            </w:pPr>
            <w:r w:rsidRPr="00106607">
              <w:t>Версия формата запроса</w:t>
            </w:r>
          </w:p>
        </w:tc>
        <w:tc>
          <w:tcPr>
            <w:tcW w:w="773" w:type="pct"/>
          </w:tcPr>
          <w:p w14:paraId="2928973D" w14:textId="77777777" w:rsidR="0076103C" w:rsidRPr="003F2180" w:rsidRDefault="0076103C" w:rsidP="00D04606">
            <w:pPr>
              <w:pStyle w:val="GOSTTablenorm"/>
              <w:suppressAutoHyphens/>
              <w:rPr>
                <w:lang w:val="en-US"/>
              </w:rPr>
            </w:pPr>
            <w:r w:rsidRPr="00106607">
              <w:rPr>
                <w:lang w:val="en-US"/>
              </w:rPr>
              <w:t>Version</w:t>
            </w:r>
          </w:p>
        </w:tc>
        <w:tc>
          <w:tcPr>
            <w:tcW w:w="515" w:type="pct"/>
          </w:tcPr>
          <w:p w14:paraId="153ECAC4" w14:textId="77777777" w:rsidR="0076103C" w:rsidRPr="005A52E1" w:rsidRDefault="0076103C" w:rsidP="00D04606">
            <w:pPr>
              <w:pStyle w:val="GOSTTablenorm"/>
              <w:suppressAutoHyphens/>
              <w:rPr>
                <w:lang w:val="en-US"/>
              </w:rPr>
            </w:pPr>
            <w:r w:rsidRPr="005A52E1">
              <w:t>Строка</w:t>
            </w:r>
          </w:p>
        </w:tc>
        <w:tc>
          <w:tcPr>
            <w:tcW w:w="305" w:type="pct"/>
          </w:tcPr>
          <w:p w14:paraId="24F57F3F" w14:textId="77777777" w:rsidR="0076103C" w:rsidRPr="005A52E1" w:rsidRDefault="0076103C" w:rsidP="00D04606">
            <w:pPr>
              <w:pStyle w:val="GOSTTablenorm"/>
              <w:suppressAutoHyphens/>
            </w:pPr>
            <w:r w:rsidRPr="005A52E1">
              <w:t>Да</w:t>
            </w:r>
          </w:p>
        </w:tc>
        <w:tc>
          <w:tcPr>
            <w:tcW w:w="325" w:type="pct"/>
          </w:tcPr>
          <w:p w14:paraId="791F56A5" w14:textId="77777777" w:rsidR="0076103C" w:rsidRPr="00106607" w:rsidRDefault="0076103C" w:rsidP="00D04606">
            <w:pPr>
              <w:pStyle w:val="GOSTTablenorm"/>
              <w:suppressAutoHyphens/>
              <w:rPr>
                <w:lang w:val="en-US"/>
              </w:rPr>
            </w:pPr>
            <w:r w:rsidRPr="00106607">
              <w:t>&lt;=</w:t>
            </w:r>
            <w:r w:rsidRPr="00106607">
              <w:rPr>
                <w:lang w:val="en-US"/>
              </w:rPr>
              <w:t>10</w:t>
            </w:r>
          </w:p>
        </w:tc>
        <w:tc>
          <w:tcPr>
            <w:tcW w:w="1949" w:type="pct"/>
          </w:tcPr>
          <w:p w14:paraId="424BF213" w14:textId="77777777" w:rsidR="0076103C" w:rsidRPr="00711EB3" w:rsidRDefault="0076103C" w:rsidP="00D04606">
            <w:pPr>
              <w:pStyle w:val="GOSTTablenorm"/>
              <w:suppressAutoHyphens/>
            </w:pPr>
            <w:r w:rsidRPr="003F2180">
              <w:t>Версия формата з</w:t>
            </w:r>
            <w:r w:rsidRPr="00711EB3">
              <w:t>апроса</w:t>
            </w:r>
          </w:p>
        </w:tc>
      </w:tr>
      <w:tr w:rsidR="00875295" w:rsidRPr="005A52E1" w14:paraId="71360D18" w14:textId="77777777" w:rsidTr="00B72A52">
        <w:tc>
          <w:tcPr>
            <w:tcW w:w="1133" w:type="pct"/>
          </w:tcPr>
          <w:p w14:paraId="7206F185" w14:textId="77777777" w:rsidR="0076103C" w:rsidRPr="00106607" w:rsidRDefault="0076103C" w:rsidP="00D04606">
            <w:pPr>
              <w:pStyle w:val="GOSTTablenorm"/>
              <w:suppressAutoHyphens/>
            </w:pPr>
            <w:r w:rsidRPr="00106607">
              <w:t>Глобальный идентификатор запроса</w:t>
            </w:r>
          </w:p>
        </w:tc>
        <w:tc>
          <w:tcPr>
            <w:tcW w:w="773" w:type="pct"/>
          </w:tcPr>
          <w:p w14:paraId="0F6C6FD5" w14:textId="77777777" w:rsidR="0076103C" w:rsidRPr="003F2180" w:rsidRDefault="0076103C" w:rsidP="00D04606">
            <w:pPr>
              <w:pStyle w:val="GOSTTablenorm"/>
              <w:suppressAutoHyphens/>
              <w:rPr>
                <w:lang w:val="en-US"/>
              </w:rPr>
            </w:pPr>
            <w:proofErr w:type="spellStart"/>
            <w:r w:rsidRPr="00106607">
              <w:rPr>
                <w:lang w:val="en-US"/>
              </w:rPr>
              <w:t>ReqGuid</w:t>
            </w:r>
            <w:proofErr w:type="spellEnd"/>
          </w:p>
        </w:tc>
        <w:tc>
          <w:tcPr>
            <w:tcW w:w="515" w:type="pct"/>
          </w:tcPr>
          <w:p w14:paraId="4E0B033D" w14:textId="77777777" w:rsidR="0076103C" w:rsidRPr="005A52E1" w:rsidRDefault="0076103C" w:rsidP="00D04606">
            <w:pPr>
              <w:pStyle w:val="GOSTTablenorm"/>
              <w:suppressAutoHyphens/>
            </w:pPr>
            <w:r w:rsidRPr="005A52E1">
              <w:rPr>
                <w:lang w:val="en-US"/>
              </w:rPr>
              <w:t>GUID</w:t>
            </w:r>
          </w:p>
        </w:tc>
        <w:tc>
          <w:tcPr>
            <w:tcW w:w="305" w:type="pct"/>
          </w:tcPr>
          <w:p w14:paraId="1788123B" w14:textId="77777777" w:rsidR="0076103C" w:rsidRPr="005A52E1" w:rsidRDefault="0076103C" w:rsidP="00D04606">
            <w:pPr>
              <w:pStyle w:val="GOSTTablenorm"/>
              <w:suppressAutoHyphens/>
            </w:pPr>
            <w:r w:rsidRPr="005A52E1">
              <w:t>Да</w:t>
            </w:r>
          </w:p>
        </w:tc>
        <w:tc>
          <w:tcPr>
            <w:tcW w:w="325" w:type="pct"/>
          </w:tcPr>
          <w:p w14:paraId="5A301775" w14:textId="77777777" w:rsidR="0076103C" w:rsidRPr="00106607" w:rsidRDefault="0076103C" w:rsidP="00D04606">
            <w:pPr>
              <w:pStyle w:val="GOSTTablenorm"/>
              <w:suppressAutoHyphens/>
              <w:rPr>
                <w:lang w:val="en-US"/>
              </w:rPr>
            </w:pPr>
            <w:r w:rsidRPr="00106607">
              <w:rPr>
                <w:lang w:val="en-US"/>
              </w:rPr>
              <w:t>=</w:t>
            </w:r>
            <w:r w:rsidRPr="00106607">
              <w:t>36</w:t>
            </w:r>
          </w:p>
        </w:tc>
        <w:tc>
          <w:tcPr>
            <w:tcW w:w="1949" w:type="pct"/>
          </w:tcPr>
          <w:p w14:paraId="0200BBEC" w14:textId="77777777" w:rsidR="0076103C" w:rsidRPr="00106607" w:rsidRDefault="0076103C" w:rsidP="00D04606">
            <w:pPr>
              <w:pStyle w:val="GOSTTablenorm"/>
              <w:suppressAutoHyphens/>
            </w:pPr>
            <w:r w:rsidRPr="003F2180">
              <w:t xml:space="preserve">Уникальный идентификатор </w:t>
            </w:r>
            <w:r w:rsidRPr="005A52E1">
              <w:t xml:space="preserve">текущего </w:t>
            </w:r>
            <w:r w:rsidRPr="00106607">
              <w:t>запроса (с тире)</w:t>
            </w:r>
          </w:p>
        </w:tc>
      </w:tr>
      <w:tr w:rsidR="00875295" w:rsidRPr="005A52E1" w14:paraId="17FF89CC" w14:textId="77777777" w:rsidTr="00B72A52">
        <w:tc>
          <w:tcPr>
            <w:tcW w:w="1133" w:type="pct"/>
          </w:tcPr>
          <w:p w14:paraId="41A1530C" w14:textId="77777777" w:rsidR="0076103C" w:rsidRPr="00106607" w:rsidRDefault="0076103C" w:rsidP="00D04606">
            <w:pPr>
              <w:pStyle w:val="GOSTTablenorm"/>
              <w:suppressAutoHyphens/>
            </w:pPr>
            <w:r w:rsidRPr="00106607">
              <w:t>Глобальный идентификатор документа</w:t>
            </w:r>
          </w:p>
        </w:tc>
        <w:tc>
          <w:tcPr>
            <w:tcW w:w="773" w:type="pct"/>
          </w:tcPr>
          <w:p w14:paraId="64FBD18B" w14:textId="77777777" w:rsidR="0076103C" w:rsidRPr="003F2180" w:rsidRDefault="0076103C" w:rsidP="00D04606">
            <w:pPr>
              <w:pStyle w:val="GOSTTablenorm"/>
              <w:suppressAutoHyphens/>
              <w:rPr>
                <w:lang w:val="en-US"/>
              </w:rPr>
            </w:pPr>
            <w:proofErr w:type="spellStart"/>
            <w:r w:rsidRPr="00106607">
              <w:t>DocGuid</w:t>
            </w:r>
            <w:proofErr w:type="spellEnd"/>
          </w:p>
        </w:tc>
        <w:tc>
          <w:tcPr>
            <w:tcW w:w="515" w:type="pct"/>
          </w:tcPr>
          <w:p w14:paraId="2BA2A7B3" w14:textId="77777777" w:rsidR="0076103C" w:rsidRPr="005A52E1" w:rsidRDefault="0076103C" w:rsidP="00D04606">
            <w:pPr>
              <w:pStyle w:val="GOSTTablenorm"/>
              <w:suppressAutoHyphens/>
            </w:pPr>
            <w:r w:rsidRPr="00141AE4">
              <w:t>GUID</w:t>
            </w:r>
          </w:p>
        </w:tc>
        <w:tc>
          <w:tcPr>
            <w:tcW w:w="305" w:type="pct"/>
          </w:tcPr>
          <w:p w14:paraId="1A084E94" w14:textId="77777777" w:rsidR="0076103C" w:rsidRPr="005A52E1" w:rsidRDefault="0076103C" w:rsidP="00D04606">
            <w:pPr>
              <w:pStyle w:val="GOSTTablenorm"/>
              <w:suppressAutoHyphens/>
            </w:pPr>
            <w:r w:rsidRPr="005A52E1">
              <w:t>Нет</w:t>
            </w:r>
          </w:p>
        </w:tc>
        <w:tc>
          <w:tcPr>
            <w:tcW w:w="325" w:type="pct"/>
          </w:tcPr>
          <w:p w14:paraId="4BBB415B" w14:textId="77777777" w:rsidR="0076103C" w:rsidRPr="00106607" w:rsidRDefault="0076103C" w:rsidP="00D04606">
            <w:pPr>
              <w:pStyle w:val="GOSTTablenorm"/>
              <w:suppressAutoHyphens/>
            </w:pPr>
            <w:r w:rsidRPr="00106607">
              <w:t>=36</w:t>
            </w:r>
          </w:p>
        </w:tc>
        <w:tc>
          <w:tcPr>
            <w:tcW w:w="1949" w:type="pct"/>
          </w:tcPr>
          <w:p w14:paraId="69C725BC" w14:textId="77777777" w:rsidR="0076103C" w:rsidRPr="00106607" w:rsidRDefault="0076103C" w:rsidP="00D04606">
            <w:pPr>
              <w:pStyle w:val="GOSTTablenorm"/>
              <w:suppressAutoHyphens/>
            </w:pPr>
            <w:r w:rsidRPr="00106607">
              <w:t>Уникальный идентификатор документа</w:t>
            </w:r>
            <w:r w:rsidRPr="005A52E1">
              <w:t>/отчета/виджета</w:t>
            </w:r>
            <w:r w:rsidRPr="00106607">
              <w:t xml:space="preserve"> (с тире),</w:t>
            </w:r>
            <w:r w:rsidRPr="005A52E1">
              <w:t xml:space="preserve"> инициировавшего запрос</w:t>
            </w:r>
          </w:p>
        </w:tc>
      </w:tr>
      <w:tr w:rsidR="00875295" w:rsidRPr="005A52E1" w14:paraId="5667F247" w14:textId="77777777" w:rsidTr="00B72A52">
        <w:tc>
          <w:tcPr>
            <w:tcW w:w="1133" w:type="pct"/>
          </w:tcPr>
          <w:p w14:paraId="41560B2F" w14:textId="77777777" w:rsidR="0076103C" w:rsidRPr="00106607" w:rsidRDefault="0076103C" w:rsidP="00D04606">
            <w:pPr>
              <w:pStyle w:val="GOSTTablenorm"/>
              <w:suppressAutoHyphens/>
            </w:pPr>
            <w:r w:rsidRPr="00106607">
              <w:t>Тип запроса</w:t>
            </w:r>
          </w:p>
        </w:tc>
        <w:tc>
          <w:tcPr>
            <w:tcW w:w="773" w:type="pct"/>
          </w:tcPr>
          <w:p w14:paraId="1CF7ED22" w14:textId="77777777" w:rsidR="0076103C" w:rsidRPr="003F2180" w:rsidRDefault="0076103C" w:rsidP="00D04606">
            <w:pPr>
              <w:pStyle w:val="GOSTTablenorm"/>
              <w:suppressAutoHyphens/>
              <w:rPr>
                <w:lang w:val="en-US"/>
              </w:rPr>
            </w:pPr>
            <w:proofErr w:type="spellStart"/>
            <w:r w:rsidRPr="00106607">
              <w:rPr>
                <w:lang w:val="en-US"/>
              </w:rPr>
              <w:t>RequestType</w:t>
            </w:r>
            <w:proofErr w:type="spellEnd"/>
          </w:p>
        </w:tc>
        <w:tc>
          <w:tcPr>
            <w:tcW w:w="515" w:type="pct"/>
          </w:tcPr>
          <w:p w14:paraId="6E50E9C5" w14:textId="77777777" w:rsidR="0076103C" w:rsidRPr="005A52E1" w:rsidRDefault="0076103C" w:rsidP="00D04606">
            <w:pPr>
              <w:pStyle w:val="GOSTTablenorm"/>
              <w:suppressAutoHyphens/>
              <w:rPr>
                <w:lang w:val="en-US"/>
              </w:rPr>
            </w:pPr>
            <w:r w:rsidRPr="005A52E1">
              <w:t>Строка</w:t>
            </w:r>
          </w:p>
        </w:tc>
        <w:tc>
          <w:tcPr>
            <w:tcW w:w="305" w:type="pct"/>
          </w:tcPr>
          <w:p w14:paraId="31252227" w14:textId="77777777" w:rsidR="0076103C" w:rsidRPr="005A52E1" w:rsidRDefault="0076103C" w:rsidP="00D04606">
            <w:pPr>
              <w:pStyle w:val="GOSTTablenorm"/>
              <w:suppressAutoHyphens/>
            </w:pPr>
            <w:r w:rsidRPr="005A52E1">
              <w:t>Да</w:t>
            </w:r>
          </w:p>
        </w:tc>
        <w:tc>
          <w:tcPr>
            <w:tcW w:w="325" w:type="pct"/>
          </w:tcPr>
          <w:p w14:paraId="789C081C" w14:textId="39583611" w:rsidR="0076103C" w:rsidRPr="00106607" w:rsidRDefault="0076103C">
            <w:pPr>
              <w:pStyle w:val="GOSTTablenorm"/>
              <w:suppressAutoHyphens/>
              <w:rPr>
                <w:lang w:val="en-US"/>
              </w:rPr>
            </w:pPr>
            <w:r w:rsidRPr="00106607">
              <w:t>&lt;=</w:t>
            </w:r>
            <w:del w:id="219" w:author="Сатлер Марина Викторовна" w:date="2024-10-31T12:15:00Z">
              <w:r w:rsidRPr="00106607" w:rsidDel="00AA0659">
                <w:rPr>
                  <w:lang w:val="en-US"/>
                </w:rPr>
                <w:delText>10</w:delText>
              </w:r>
            </w:del>
            <w:ins w:id="220" w:author="Сатлер Марина Викторовна" w:date="2024-10-31T12:15:00Z">
              <w:r w:rsidR="00AA0659">
                <w:rPr>
                  <w:lang w:val="en-US"/>
                </w:rPr>
                <w:t>5</w:t>
              </w:r>
              <w:r w:rsidR="00AA0659" w:rsidRPr="00106607">
                <w:rPr>
                  <w:lang w:val="en-US"/>
                </w:rPr>
                <w:t>0</w:t>
              </w:r>
            </w:ins>
          </w:p>
        </w:tc>
        <w:tc>
          <w:tcPr>
            <w:tcW w:w="1949" w:type="pct"/>
          </w:tcPr>
          <w:p w14:paraId="14F00120" w14:textId="1DA0A3AA" w:rsidR="0076103C" w:rsidRPr="00711EB3" w:rsidRDefault="0076103C" w:rsidP="00D04606">
            <w:pPr>
              <w:pStyle w:val="GOSTTablenorm"/>
              <w:suppressAutoHyphens/>
            </w:pPr>
            <w:r w:rsidRPr="003F2180">
              <w:t>Передается значение «</w:t>
            </w:r>
            <w:r w:rsidR="005A52E1" w:rsidRPr="00711EB3">
              <w:rPr>
                <w:lang w:val="en-US"/>
              </w:rPr>
              <w:t>DAS</w:t>
            </w:r>
            <w:r w:rsidRPr="00711EB3">
              <w:t>»</w:t>
            </w:r>
          </w:p>
        </w:tc>
      </w:tr>
      <w:tr w:rsidR="005A52E1" w:rsidRPr="005A52E1" w14:paraId="15AFFEED" w14:textId="77777777" w:rsidTr="00B72A52">
        <w:tc>
          <w:tcPr>
            <w:tcW w:w="5000" w:type="pct"/>
            <w:gridSpan w:val="6"/>
          </w:tcPr>
          <w:p w14:paraId="6CC67CD6" w14:textId="77777777" w:rsidR="0076103C" w:rsidRPr="00106607" w:rsidRDefault="0076103C" w:rsidP="00D04606">
            <w:pPr>
              <w:pStyle w:val="GOSTTableHead"/>
              <w:rPr>
                <w:szCs w:val="22"/>
              </w:rPr>
            </w:pPr>
            <w:r w:rsidRPr="00106607">
              <w:rPr>
                <w:szCs w:val="22"/>
              </w:rPr>
              <w:t>Перечень параметров тела запроса (</w:t>
            </w:r>
            <w:r w:rsidRPr="005A52E1">
              <w:rPr>
                <w:szCs w:val="22"/>
                <w:lang w:val="en-US"/>
              </w:rPr>
              <w:t>document</w:t>
            </w:r>
            <w:r w:rsidRPr="00106607">
              <w:rPr>
                <w:szCs w:val="22"/>
              </w:rPr>
              <w:t>)</w:t>
            </w:r>
          </w:p>
        </w:tc>
      </w:tr>
      <w:tr w:rsidR="00875295" w:rsidRPr="005A52E1" w14:paraId="29E83E08" w14:textId="77777777" w:rsidTr="00B72A52">
        <w:tc>
          <w:tcPr>
            <w:tcW w:w="1133" w:type="pct"/>
          </w:tcPr>
          <w:p w14:paraId="1BD39434" w14:textId="23DE44A8" w:rsidR="0076103C" w:rsidRPr="00C75A4E" w:rsidRDefault="005A52E1" w:rsidP="00D04606">
            <w:pPr>
              <w:pStyle w:val="GOSTTablenorm"/>
              <w:suppressAutoHyphens/>
              <w:rPr>
                <w:b/>
              </w:rPr>
            </w:pPr>
            <w:r w:rsidRPr="00C75A4E">
              <w:rPr>
                <w:b/>
              </w:rPr>
              <w:t>Глобальные идентификаторы исполненных документов</w:t>
            </w:r>
          </w:p>
        </w:tc>
        <w:tc>
          <w:tcPr>
            <w:tcW w:w="773" w:type="pct"/>
          </w:tcPr>
          <w:p w14:paraId="1EE95B05" w14:textId="34E51ECA" w:rsidR="0076103C" w:rsidRPr="00C75A4E" w:rsidRDefault="005A52E1" w:rsidP="00D04606">
            <w:pPr>
              <w:pStyle w:val="GOSTTablenorm"/>
              <w:suppressAutoHyphens/>
              <w:rPr>
                <w:b/>
              </w:rPr>
            </w:pPr>
            <w:proofErr w:type="spellStart"/>
            <w:r w:rsidRPr="00C75A4E">
              <w:rPr>
                <w:b/>
              </w:rPr>
              <w:t>ExecutedDocGuids</w:t>
            </w:r>
            <w:proofErr w:type="spellEnd"/>
          </w:p>
        </w:tc>
        <w:tc>
          <w:tcPr>
            <w:tcW w:w="515" w:type="pct"/>
          </w:tcPr>
          <w:p w14:paraId="79559745" w14:textId="654D688C" w:rsidR="0076103C" w:rsidRPr="000E1E0A" w:rsidRDefault="005A52E1" w:rsidP="00D04606">
            <w:pPr>
              <w:pStyle w:val="GOSTTablenorm"/>
              <w:suppressAutoHyphens/>
            </w:pPr>
            <w:r w:rsidRPr="00C75A4E">
              <w:t>Массив</w:t>
            </w:r>
          </w:p>
        </w:tc>
        <w:tc>
          <w:tcPr>
            <w:tcW w:w="305" w:type="pct"/>
          </w:tcPr>
          <w:p w14:paraId="639924B4" w14:textId="73C82280" w:rsidR="0076103C" w:rsidRPr="000E1E0A" w:rsidRDefault="005A52E1" w:rsidP="00D04606">
            <w:pPr>
              <w:pStyle w:val="GOSTTablenorm"/>
              <w:suppressAutoHyphens/>
            </w:pPr>
            <w:r w:rsidRPr="00C75A4E">
              <w:t>Нет</w:t>
            </w:r>
          </w:p>
        </w:tc>
        <w:tc>
          <w:tcPr>
            <w:tcW w:w="325" w:type="pct"/>
          </w:tcPr>
          <w:p w14:paraId="05220A4D" w14:textId="4B78FFA9" w:rsidR="0076103C" w:rsidRPr="00C75A4E" w:rsidRDefault="005A52E1" w:rsidP="00D04606">
            <w:pPr>
              <w:pStyle w:val="GOSTTablenorm"/>
              <w:suppressAutoHyphens/>
            </w:pPr>
            <w:r w:rsidRPr="00C75A4E">
              <w:t>-</w:t>
            </w:r>
          </w:p>
        </w:tc>
        <w:tc>
          <w:tcPr>
            <w:tcW w:w="1949" w:type="pct"/>
          </w:tcPr>
          <w:p w14:paraId="29AC108D" w14:textId="77777777" w:rsidR="005A52E1" w:rsidRPr="00C75A4E" w:rsidRDefault="005A52E1" w:rsidP="00D04606">
            <w:pPr>
              <w:pStyle w:val="GOSTTablenorm"/>
              <w:suppressAutoHyphens/>
            </w:pPr>
            <w:r w:rsidRPr="00C75A4E">
              <w:t>Указывается перечень идентификаторов документов (тип данных = GUID, размерность =36), исполненных в ФП ЭБ, для которых требуется провести диагностику состояния отражения в учете.</w:t>
            </w:r>
          </w:p>
          <w:p w14:paraId="05F1D796" w14:textId="02475FA7" w:rsidR="0076103C" w:rsidRPr="00C75A4E" w:rsidRDefault="005A52E1" w:rsidP="00D04606">
            <w:pPr>
              <w:pStyle w:val="GOSTTablenorm"/>
              <w:suppressAutoHyphens/>
            </w:pPr>
            <w:r w:rsidRPr="00C75A4E">
              <w:t xml:space="preserve">Обязателен для заполнения, если не заполнен параметр </w:t>
            </w:r>
            <w:proofErr w:type="spellStart"/>
            <w:r w:rsidRPr="00C75A4E">
              <w:t>CanceledDocGuids</w:t>
            </w:r>
            <w:proofErr w:type="spellEnd"/>
          </w:p>
        </w:tc>
      </w:tr>
      <w:tr w:rsidR="00875295" w:rsidRPr="005A52E1" w14:paraId="312A985C" w14:textId="77777777" w:rsidTr="00B72A52">
        <w:tc>
          <w:tcPr>
            <w:tcW w:w="1133" w:type="pct"/>
          </w:tcPr>
          <w:p w14:paraId="4DA076A6" w14:textId="33240DB8" w:rsidR="0076103C" w:rsidRPr="00C75A4E" w:rsidRDefault="005A52E1" w:rsidP="00D04606">
            <w:pPr>
              <w:pStyle w:val="GOSTTablenorm"/>
              <w:suppressAutoHyphens/>
              <w:rPr>
                <w:b/>
              </w:rPr>
            </w:pPr>
            <w:r w:rsidRPr="00C75A4E">
              <w:rPr>
                <w:b/>
              </w:rPr>
              <w:t>Глобальные идентификаторы отмененных документов</w:t>
            </w:r>
          </w:p>
        </w:tc>
        <w:tc>
          <w:tcPr>
            <w:tcW w:w="773" w:type="pct"/>
          </w:tcPr>
          <w:p w14:paraId="1FF48B8F" w14:textId="572ED7F9" w:rsidR="0076103C" w:rsidRPr="00C75A4E" w:rsidRDefault="005A52E1" w:rsidP="00D04606">
            <w:pPr>
              <w:pStyle w:val="GOSTTablenorm"/>
              <w:suppressAutoHyphens/>
              <w:rPr>
                <w:b/>
              </w:rPr>
            </w:pPr>
            <w:proofErr w:type="spellStart"/>
            <w:r w:rsidRPr="00C75A4E">
              <w:rPr>
                <w:b/>
              </w:rPr>
              <w:t>CanceledDocGuids</w:t>
            </w:r>
            <w:proofErr w:type="spellEnd"/>
          </w:p>
        </w:tc>
        <w:tc>
          <w:tcPr>
            <w:tcW w:w="515" w:type="pct"/>
          </w:tcPr>
          <w:p w14:paraId="039AAAD8" w14:textId="3446ECA8" w:rsidR="0076103C" w:rsidRPr="000E1E0A" w:rsidRDefault="005A52E1" w:rsidP="00D04606">
            <w:pPr>
              <w:pStyle w:val="GOSTTablenorm"/>
              <w:suppressAutoHyphens/>
            </w:pPr>
            <w:r w:rsidRPr="00C75A4E">
              <w:t>Массив</w:t>
            </w:r>
          </w:p>
        </w:tc>
        <w:tc>
          <w:tcPr>
            <w:tcW w:w="305" w:type="pct"/>
          </w:tcPr>
          <w:p w14:paraId="5F98D54B" w14:textId="157232AE" w:rsidR="0076103C" w:rsidRPr="000E1E0A" w:rsidRDefault="005A52E1" w:rsidP="00D04606">
            <w:pPr>
              <w:pStyle w:val="GOSTTablenorm"/>
              <w:suppressAutoHyphens/>
            </w:pPr>
            <w:r w:rsidRPr="00C75A4E">
              <w:t>Нет</w:t>
            </w:r>
          </w:p>
        </w:tc>
        <w:tc>
          <w:tcPr>
            <w:tcW w:w="325" w:type="pct"/>
          </w:tcPr>
          <w:p w14:paraId="053B7A43" w14:textId="7ED15427" w:rsidR="0076103C" w:rsidRPr="00C75A4E" w:rsidRDefault="005A52E1" w:rsidP="00D04606">
            <w:pPr>
              <w:pStyle w:val="GOSTTablenorm"/>
              <w:suppressAutoHyphens/>
            </w:pPr>
            <w:r w:rsidRPr="00C75A4E">
              <w:t>-</w:t>
            </w:r>
          </w:p>
        </w:tc>
        <w:tc>
          <w:tcPr>
            <w:tcW w:w="1949" w:type="pct"/>
          </w:tcPr>
          <w:p w14:paraId="2981922A" w14:textId="77777777" w:rsidR="005A52E1" w:rsidRPr="00C75A4E" w:rsidRDefault="005A52E1" w:rsidP="00D04606">
            <w:pPr>
              <w:pStyle w:val="GOSTTablenorm"/>
              <w:suppressAutoHyphens/>
            </w:pPr>
            <w:r w:rsidRPr="00C75A4E">
              <w:t xml:space="preserve">Указывается перечень идентификаторов документов (тип данных = GUID, размерность =36), отмененных в ФП ЭБ, для </w:t>
            </w:r>
            <w:r w:rsidRPr="00C75A4E">
              <w:lastRenderedPageBreak/>
              <w:t>которых требуется провести диагностику состояния отражения в учете.</w:t>
            </w:r>
          </w:p>
          <w:p w14:paraId="47EED9E9" w14:textId="072D43BE" w:rsidR="0076103C" w:rsidRPr="00C75A4E" w:rsidRDefault="005A52E1" w:rsidP="00D04606">
            <w:pPr>
              <w:pStyle w:val="GOSTTablenorm"/>
              <w:suppressAutoHyphens/>
            </w:pPr>
            <w:r w:rsidRPr="00C75A4E">
              <w:t xml:space="preserve">Обязателен для заполнения, если не заполнен параметр </w:t>
            </w:r>
            <w:proofErr w:type="spellStart"/>
            <w:r w:rsidRPr="00C75A4E">
              <w:t>ExecutedDocGuids</w:t>
            </w:r>
            <w:proofErr w:type="spellEnd"/>
          </w:p>
        </w:tc>
      </w:tr>
      <w:tr w:rsidR="00875295" w:rsidRPr="005A52E1" w14:paraId="3282CAF7" w14:textId="77777777" w:rsidTr="00B72A52">
        <w:tc>
          <w:tcPr>
            <w:tcW w:w="1133" w:type="pct"/>
          </w:tcPr>
          <w:p w14:paraId="4A23DDA9" w14:textId="56C05CDA" w:rsidR="0076103C" w:rsidRPr="000E1E0A" w:rsidRDefault="005A52E1" w:rsidP="00D04606">
            <w:pPr>
              <w:pStyle w:val="GOSTTablenorm"/>
              <w:suppressAutoHyphens/>
            </w:pPr>
            <w:r w:rsidRPr="00C75A4E">
              <w:lastRenderedPageBreak/>
              <w:t>Книга учета</w:t>
            </w:r>
          </w:p>
        </w:tc>
        <w:tc>
          <w:tcPr>
            <w:tcW w:w="773" w:type="pct"/>
          </w:tcPr>
          <w:p w14:paraId="5CFB66DF" w14:textId="5D316F01" w:rsidR="0076103C" w:rsidRPr="00C75A4E" w:rsidRDefault="005A52E1" w:rsidP="00D04606">
            <w:pPr>
              <w:pStyle w:val="GOSTTablenorm"/>
              <w:suppressAutoHyphens/>
            </w:pPr>
            <w:r w:rsidRPr="00C75A4E">
              <w:t>Book</w:t>
            </w:r>
          </w:p>
        </w:tc>
        <w:tc>
          <w:tcPr>
            <w:tcW w:w="515" w:type="pct"/>
          </w:tcPr>
          <w:p w14:paraId="33A667FB" w14:textId="6D12EC42" w:rsidR="0076103C" w:rsidRPr="000E1E0A" w:rsidRDefault="005A52E1" w:rsidP="00D04606">
            <w:pPr>
              <w:pStyle w:val="GOSTTablenorm"/>
              <w:suppressAutoHyphens/>
            </w:pPr>
            <w:r w:rsidRPr="00C75A4E">
              <w:t>Строка</w:t>
            </w:r>
          </w:p>
        </w:tc>
        <w:tc>
          <w:tcPr>
            <w:tcW w:w="305" w:type="pct"/>
          </w:tcPr>
          <w:p w14:paraId="11EFE267" w14:textId="5DAE0D88" w:rsidR="0076103C" w:rsidRPr="000E1E0A" w:rsidRDefault="005A52E1" w:rsidP="00D04606">
            <w:pPr>
              <w:pStyle w:val="GOSTTablenorm"/>
              <w:suppressAutoHyphens/>
            </w:pPr>
            <w:r w:rsidRPr="00C75A4E">
              <w:t>Нет</w:t>
            </w:r>
          </w:p>
        </w:tc>
        <w:tc>
          <w:tcPr>
            <w:tcW w:w="325" w:type="pct"/>
          </w:tcPr>
          <w:p w14:paraId="3ACD3135" w14:textId="4CD69D72" w:rsidR="0076103C" w:rsidRPr="000E1E0A" w:rsidRDefault="005A52E1" w:rsidP="00D04606">
            <w:pPr>
              <w:pStyle w:val="GOSTTablenorm"/>
              <w:suppressAutoHyphens/>
            </w:pPr>
            <w:r w:rsidRPr="00C75A4E">
              <w:t>&lt;=1000</w:t>
            </w:r>
          </w:p>
        </w:tc>
        <w:tc>
          <w:tcPr>
            <w:tcW w:w="1949" w:type="pct"/>
          </w:tcPr>
          <w:p w14:paraId="765B51E6" w14:textId="77777777" w:rsidR="005A52E1" w:rsidRPr="00C75A4E" w:rsidRDefault="005A52E1" w:rsidP="00D04606">
            <w:pPr>
              <w:pStyle w:val="GOSTTablenorm"/>
              <w:suppressAutoHyphens/>
            </w:pPr>
            <w:r w:rsidRPr="00C75A4E">
              <w:t>Книга учета, по записям учета которой осуществляется проверка данных. Указывается системное наименование книги учета в соответствии со справочником «Книги учета» в SVAP.</w:t>
            </w:r>
          </w:p>
          <w:p w14:paraId="2861CB5C" w14:textId="77777777" w:rsidR="005A52E1" w:rsidRPr="00C75A4E" w:rsidRDefault="005A52E1" w:rsidP="00D04606">
            <w:pPr>
              <w:pStyle w:val="GOSTTablenorm"/>
              <w:suppressAutoHyphens/>
            </w:pPr>
            <w:r w:rsidRPr="00C75A4E">
              <w:t>Может быть задано несколько значений через символ «,» (запятая).</w:t>
            </w:r>
          </w:p>
          <w:p w14:paraId="3E007484" w14:textId="74913912" w:rsidR="0076103C" w:rsidRPr="00C75A4E" w:rsidRDefault="005A52E1" w:rsidP="00D04606">
            <w:pPr>
              <w:pStyle w:val="GOSTTablenorm"/>
              <w:suppressAutoHyphens/>
            </w:pPr>
            <w:r w:rsidRPr="00C75A4E">
              <w:t>Если параметр не заполнен, то проверка выполняется по всем записям учета на документе. Если параметр заполнен, то проверка выполняется по записям учета на документе, относящимся к указанной книге учета</w:t>
            </w:r>
          </w:p>
        </w:tc>
      </w:tr>
      <w:tr w:rsidR="00B72A52" w:rsidRPr="005A52E1" w14:paraId="4D5A97BD" w14:textId="77777777" w:rsidTr="00B72A52">
        <w:trPr>
          <w:ins w:id="221" w:author="Сатлер Марина Викторовна" w:date="2025-10-09T16:39:00Z"/>
        </w:trPr>
        <w:tc>
          <w:tcPr>
            <w:tcW w:w="1133" w:type="pct"/>
          </w:tcPr>
          <w:p w14:paraId="57BCEE73" w14:textId="149B3D7A" w:rsidR="00B72A52" w:rsidRPr="00C75A4E" w:rsidRDefault="00B72A52" w:rsidP="00B72A52">
            <w:pPr>
              <w:pStyle w:val="GOSTTablenorm"/>
              <w:suppressAutoHyphens/>
              <w:rPr>
                <w:ins w:id="222" w:author="Сатлер Марина Викторовна" w:date="2025-10-09T16:39:00Z"/>
              </w:rPr>
            </w:pPr>
            <w:ins w:id="223" w:author="Сатлер Марина Викторовна" w:date="2025-10-09T16:39:00Z">
              <w:r w:rsidRPr="00AF60EA">
                <w:t>Сдвиг по номеру страницы</w:t>
              </w:r>
            </w:ins>
          </w:p>
        </w:tc>
        <w:tc>
          <w:tcPr>
            <w:tcW w:w="773" w:type="pct"/>
          </w:tcPr>
          <w:p w14:paraId="0614A013" w14:textId="22922B04" w:rsidR="00B72A52" w:rsidRPr="00C75A4E" w:rsidRDefault="00B72A52" w:rsidP="00B72A52">
            <w:pPr>
              <w:pStyle w:val="GOSTTablenorm"/>
              <w:suppressAutoHyphens/>
              <w:rPr>
                <w:ins w:id="224" w:author="Сатлер Марина Викторовна" w:date="2025-10-09T16:39:00Z"/>
              </w:rPr>
            </w:pPr>
            <w:proofErr w:type="spellStart"/>
            <w:ins w:id="225" w:author="Сатлер Марина Викторовна" w:date="2025-10-09T16:39:00Z">
              <w:r w:rsidRPr="000A55A1">
                <w:t>Offset</w:t>
              </w:r>
              <w:proofErr w:type="spellEnd"/>
            </w:ins>
          </w:p>
        </w:tc>
        <w:tc>
          <w:tcPr>
            <w:tcW w:w="515" w:type="pct"/>
          </w:tcPr>
          <w:p w14:paraId="604DBAC3" w14:textId="5C890D0C" w:rsidR="00B72A52" w:rsidRPr="00C75A4E" w:rsidRDefault="00B72A52" w:rsidP="00B72A52">
            <w:pPr>
              <w:pStyle w:val="GOSTTablenorm"/>
              <w:suppressAutoHyphens/>
              <w:rPr>
                <w:ins w:id="226" w:author="Сатлер Марина Викторовна" w:date="2025-10-09T16:39:00Z"/>
              </w:rPr>
            </w:pPr>
            <w:ins w:id="227" w:author="Сатлер Марина Викторовна" w:date="2025-10-09T16:39:00Z">
              <w:r>
                <w:t>Число</w:t>
              </w:r>
            </w:ins>
          </w:p>
        </w:tc>
        <w:tc>
          <w:tcPr>
            <w:tcW w:w="305" w:type="pct"/>
          </w:tcPr>
          <w:p w14:paraId="2102BE15" w14:textId="10C661F9" w:rsidR="00B72A52" w:rsidRPr="00C75A4E" w:rsidRDefault="00B72A52" w:rsidP="00B72A52">
            <w:pPr>
              <w:pStyle w:val="GOSTTablenorm"/>
              <w:suppressAutoHyphens/>
              <w:rPr>
                <w:ins w:id="228" w:author="Сатлер Марина Викторовна" w:date="2025-10-09T16:39:00Z"/>
              </w:rPr>
            </w:pPr>
            <w:ins w:id="229" w:author="Сатлер Марина Викторовна" w:date="2025-10-09T16:39:00Z">
              <w:r>
                <w:t>Нет</w:t>
              </w:r>
            </w:ins>
          </w:p>
        </w:tc>
        <w:tc>
          <w:tcPr>
            <w:tcW w:w="325" w:type="pct"/>
          </w:tcPr>
          <w:p w14:paraId="0142ED0C" w14:textId="25A9546B" w:rsidR="00B72A52" w:rsidRPr="00C75A4E" w:rsidRDefault="00B72A52" w:rsidP="00B72A52">
            <w:pPr>
              <w:pStyle w:val="GOSTTablenorm"/>
              <w:suppressAutoHyphens/>
              <w:rPr>
                <w:ins w:id="230" w:author="Сатлер Марина Викторовна" w:date="2025-10-09T16:39:00Z"/>
              </w:rPr>
            </w:pPr>
            <w:ins w:id="231" w:author="Сатлер Марина Викторовна" w:date="2025-10-09T16:39:00Z">
              <w:r>
                <w:t>-</w:t>
              </w:r>
            </w:ins>
          </w:p>
        </w:tc>
        <w:tc>
          <w:tcPr>
            <w:tcW w:w="1949" w:type="pct"/>
          </w:tcPr>
          <w:p w14:paraId="6C1840DE" w14:textId="77777777" w:rsidR="00B72A52" w:rsidRDefault="00B72A52" w:rsidP="00B72A52">
            <w:pPr>
              <w:pStyle w:val="GOSTTablenorm"/>
              <w:rPr>
                <w:ins w:id="232" w:author="Сатлер Марина Викторовна" w:date="2025-10-09T16:39:00Z"/>
              </w:rPr>
            </w:pPr>
            <w:ins w:id="233" w:author="Сатлер Марина Викторовна" w:date="2025-10-09T16:39:00Z">
              <w:r>
                <w:t>Указывается количество строк (натуральное число</w:t>
              </w:r>
              <w:r w:rsidRPr="002761B9">
                <w:t xml:space="preserve"> </w:t>
              </w:r>
              <w:r>
                <w:t>и ноль), на которое производится сдвиг от начала массива строк с результатами расчета при постраничном запросе.</w:t>
              </w:r>
            </w:ins>
          </w:p>
          <w:p w14:paraId="797D8718" w14:textId="77777777" w:rsidR="00B72A52" w:rsidRDefault="00B72A52" w:rsidP="00B72A52">
            <w:pPr>
              <w:pStyle w:val="GOSTTablenorm"/>
              <w:rPr>
                <w:ins w:id="234" w:author="Сатлер Марина Викторовна" w:date="2025-10-09T16:39:00Z"/>
              </w:rPr>
            </w:pPr>
            <w:proofErr w:type="spellStart"/>
            <w:ins w:id="235" w:author="Сатлер Марина Викторовна" w:date="2025-10-09T16:39:00Z">
              <w:r w:rsidRPr="006E1848">
                <w:t>O</w:t>
              </w:r>
              <w:r>
                <w:t>ffset</w:t>
              </w:r>
              <w:proofErr w:type="spellEnd"/>
              <w:r>
                <w:t xml:space="preserve"> =</w:t>
              </w:r>
              <w:r w:rsidRPr="006E1848">
                <w:t xml:space="preserve"> </w:t>
              </w:r>
              <w:proofErr w:type="spellStart"/>
              <w:r w:rsidRPr="006E1848">
                <w:t>Limit</w:t>
              </w:r>
              <w:proofErr w:type="spellEnd"/>
              <w:r w:rsidRPr="006E1848">
                <w:t xml:space="preserve"> * (Page - 1)</w:t>
              </w:r>
              <w:r>
                <w:t>, где:</w:t>
              </w:r>
            </w:ins>
          </w:p>
          <w:p w14:paraId="5FB4AD10" w14:textId="77777777" w:rsidR="00B72A52" w:rsidRDefault="00B72A52" w:rsidP="00B72A52">
            <w:pPr>
              <w:pStyle w:val="GOSTTableListMark1"/>
              <w:tabs>
                <w:tab w:val="clear" w:pos="340"/>
              </w:tabs>
              <w:ind w:left="284"/>
              <w:rPr>
                <w:ins w:id="236" w:author="Сатлер Марина Викторовна" w:date="2025-10-09T16:39:00Z"/>
              </w:rPr>
            </w:pPr>
            <w:proofErr w:type="spellStart"/>
            <w:ins w:id="237" w:author="Сатлер Марина Викторовна" w:date="2025-10-09T16:39:00Z">
              <w:r w:rsidRPr="000A55A1">
                <w:t>L</w:t>
              </w:r>
              <w:r w:rsidRPr="006E1848">
                <w:t>imit</w:t>
              </w:r>
              <w:proofErr w:type="spellEnd"/>
              <w:r w:rsidRPr="006E1848">
                <w:t xml:space="preserve"> </w:t>
              </w:r>
              <w:r w:rsidRPr="00454E7D">
                <w:t>–</w:t>
              </w:r>
              <w:r w:rsidRPr="006E1848">
                <w:t xml:space="preserve"> к</w:t>
              </w:r>
              <w:r>
                <w:t>оличество записей на странице;</w:t>
              </w:r>
            </w:ins>
          </w:p>
          <w:p w14:paraId="7F8C886C" w14:textId="316016B4" w:rsidR="00B72A52" w:rsidRPr="00C75A4E" w:rsidRDefault="00B72A52" w:rsidP="009B0BF3">
            <w:pPr>
              <w:pStyle w:val="GOSTTableListMark1"/>
              <w:rPr>
                <w:ins w:id="238" w:author="Сатлер Марина Викторовна" w:date="2025-10-09T16:39:00Z"/>
              </w:rPr>
            </w:pPr>
            <w:ins w:id="239" w:author="Сатлер Марина Викторовна" w:date="2025-10-09T16:39:00Z">
              <w:r w:rsidRPr="000A55A1">
                <w:t>P</w:t>
              </w:r>
              <w:r w:rsidRPr="006E1848">
                <w:t xml:space="preserve">age </w:t>
              </w:r>
              <w:r w:rsidRPr="00454E7D">
                <w:t>–</w:t>
              </w:r>
              <w:r w:rsidRPr="006E1848">
                <w:t xml:space="preserve"> номер страницы</w:t>
              </w:r>
              <w:r>
                <w:t>,</w:t>
              </w:r>
              <w:r w:rsidRPr="006E1848">
                <w:t xml:space="preserve"> которую хочет отразить пользователь, </w:t>
              </w:r>
              <w:r>
                <w:t>выполняющий</w:t>
              </w:r>
              <w:r w:rsidRPr="006E1848">
                <w:t xml:space="preserve"> запрос</w:t>
              </w:r>
            </w:ins>
          </w:p>
        </w:tc>
      </w:tr>
      <w:tr w:rsidR="00B72A52" w:rsidRPr="005A52E1" w14:paraId="4D83FFD3" w14:textId="77777777" w:rsidTr="00B72A52">
        <w:trPr>
          <w:ins w:id="240" w:author="Сатлер Марина Викторовна" w:date="2025-10-09T16:39:00Z"/>
        </w:trPr>
        <w:tc>
          <w:tcPr>
            <w:tcW w:w="1133" w:type="pct"/>
          </w:tcPr>
          <w:p w14:paraId="045BAD87" w14:textId="4E53D3B4" w:rsidR="00B72A52" w:rsidRPr="00C75A4E" w:rsidRDefault="00B72A52" w:rsidP="00B72A52">
            <w:pPr>
              <w:pStyle w:val="GOSTTablenorm"/>
              <w:suppressAutoHyphens/>
              <w:rPr>
                <w:ins w:id="241" w:author="Сатлер Марина Викторовна" w:date="2025-10-09T16:39:00Z"/>
              </w:rPr>
            </w:pPr>
            <w:ins w:id="242" w:author="Сатлер Марина Викторовна" w:date="2025-10-09T16:39:00Z">
              <w:r w:rsidRPr="00AF60EA">
                <w:t>Количество записей на странице</w:t>
              </w:r>
            </w:ins>
          </w:p>
        </w:tc>
        <w:tc>
          <w:tcPr>
            <w:tcW w:w="773" w:type="pct"/>
          </w:tcPr>
          <w:p w14:paraId="4C1CC891" w14:textId="00ED71D8" w:rsidR="00B72A52" w:rsidRPr="00C75A4E" w:rsidRDefault="00B72A52" w:rsidP="00B72A52">
            <w:pPr>
              <w:pStyle w:val="GOSTTablenorm"/>
              <w:suppressAutoHyphens/>
              <w:rPr>
                <w:ins w:id="243" w:author="Сатлер Марина Викторовна" w:date="2025-10-09T16:39:00Z"/>
              </w:rPr>
            </w:pPr>
            <w:proofErr w:type="spellStart"/>
            <w:ins w:id="244" w:author="Сатлер Марина Викторовна" w:date="2025-10-09T16:39:00Z">
              <w:r w:rsidRPr="000A55A1">
                <w:t>Limit</w:t>
              </w:r>
              <w:proofErr w:type="spellEnd"/>
            </w:ins>
          </w:p>
        </w:tc>
        <w:tc>
          <w:tcPr>
            <w:tcW w:w="515" w:type="pct"/>
          </w:tcPr>
          <w:p w14:paraId="0747492E" w14:textId="30350997" w:rsidR="00B72A52" w:rsidRPr="00C75A4E" w:rsidRDefault="00B72A52" w:rsidP="00B72A52">
            <w:pPr>
              <w:pStyle w:val="GOSTTablenorm"/>
              <w:suppressAutoHyphens/>
              <w:rPr>
                <w:ins w:id="245" w:author="Сатлер Марина Викторовна" w:date="2025-10-09T16:39:00Z"/>
              </w:rPr>
            </w:pPr>
            <w:ins w:id="246" w:author="Сатлер Марина Викторовна" w:date="2025-10-09T16:39:00Z">
              <w:r>
                <w:t>Число</w:t>
              </w:r>
            </w:ins>
          </w:p>
        </w:tc>
        <w:tc>
          <w:tcPr>
            <w:tcW w:w="305" w:type="pct"/>
          </w:tcPr>
          <w:p w14:paraId="54CF2FC5" w14:textId="7DBDC071" w:rsidR="00B72A52" w:rsidRPr="00C75A4E" w:rsidRDefault="00B72A52" w:rsidP="00B72A52">
            <w:pPr>
              <w:pStyle w:val="GOSTTablenorm"/>
              <w:suppressAutoHyphens/>
              <w:rPr>
                <w:ins w:id="247" w:author="Сатлер Марина Викторовна" w:date="2025-10-09T16:39:00Z"/>
              </w:rPr>
            </w:pPr>
            <w:ins w:id="248" w:author="Сатлер Марина Викторовна" w:date="2025-10-09T16:39:00Z">
              <w:r w:rsidRPr="00CA3A38">
                <w:t>Нет</w:t>
              </w:r>
            </w:ins>
          </w:p>
        </w:tc>
        <w:tc>
          <w:tcPr>
            <w:tcW w:w="325" w:type="pct"/>
          </w:tcPr>
          <w:p w14:paraId="2B686C0A" w14:textId="738CAB8B" w:rsidR="00B72A52" w:rsidRPr="00C75A4E" w:rsidRDefault="00B72A52" w:rsidP="00B72A52">
            <w:pPr>
              <w:pStyle w:val="GOSTTablenorm"/>
              <w:suppressAutoHyphens/>
              <w:rPr>
                <w:ins w:id="249" w:author="Сатлер Марина Викторовна" w:date="2025-10-09T16:39:00Z"/>
              </w:rPr>
            </w:pPr>
            <w:ins w:id="250" w:author="Сатлер Марина Викторовна" w:date="2025-10-09T16:39:00Z">
              <w:r w:rsidRPr="000A55A1">
                <w:t>&lt;=3</w:t>
              </w:r>
            </w:ins>
          </w:p>
        </w:tc>
        <w:tc>
          <w:tcPr>
            <w:tcW w:w="1949" w:type="pct"/>
          </w:tcPr>
          <w:p w14:paraId="769DD8B9" w14:textId="77777777" w:rsidR="00B72A52" w:rsidRDefault="00B72A52" w:rsidP="00B72A52">
            <w:pPr>
              <w:pStyle w:val="GOSTTablenorm"/>
              <w:rPr>
                <w:ins w:id="251" w:author="Сатлер Марина Викторовна" w:date="2025-10-09T16:39:00Z"/>
              </w:rPr>
            </w:pPr>
            <w:ins w:id="252" w:author="Сатлер Марина Викторовна" w:date="2025-10-09T16:39:00Z">
              <w:r>
                <w:t>Указывается количество строк на странице при постраничном запросе.</w:t>
              </w:r>
            </w:ins>
          </w:p>
          <w:p w14:paraId="60057C72" w14:textId="20901A55" w:rsidR="00B72A52" w:rsidRPr="00C75A4E" w:rsidRDefault="00B72A52" w:rsidP="00B72A52">
            <w:pPr>
              <w:pStyle w:val="GOSTTablenorm"/>
              <w:suppressAutoHyphens/>
              <w:rPr>
                <w:ins w:id="253" w:author="Сатлер Марина Викторовна" w:date="2025-10-09T16:39:00Z"/>
              </w:rPr>
            </w:pPr>
            <w:ins w:id="254" w:author="Сатлер Марина Викторовна" w:date="2025-10-09T16:39:00Z">
              <w:r w:rsidRPr="00AF60EA">
                <w:t>Обязательно для заполнения, если задан параметр «Сдвиг по номеру страницы» (</w:t>
              </w:r>
              <w:proofErr w:type="spellStart"/>
              <w:r w:rsidRPr="000A55A1">
                <w:t>Offset</w:t>
              </w:r>
              <w:proofErr w:type="spellEnd"/>
              <w:r w:rsidRPr="00AF60EA">
                <w:t>)</w:t>
              </w:r>
            </w:ins>
          </w:p>
        </w:tc>
      </w:tr>
    </w:tbl>
    <w:p w14:paraId="283AEDFF" w14:textId="4B048678" w:rsidR="0076103C" w:rsidRPr="00474651" w:rsidRDefault="0076103C" w:rsidP="00D04606">
      <w:pPr>
        <w:pStyle w:val="31"/>
      </w:pPr>
      <w:bookmarkStart w:id="255" w:name="_Toc226456971"/>
      <w:r w:rsidRPr="000E1E0A">
        <w:t>Пример запроса</w:t>
      </w:r>
      <w:bookmarkEnd w:id="255"/>
    </w:p>
    <w:p w14:paraId="4B4AB6C2" w14:textId="77777777" w:rsidR="00875295" w:rsidRPr="00875295" w:rsidRDefault="00875295" w:rsidP="00D04606">
      <w:pPr>
        <w:pStyle w:val="GOSTScript"/>
        <w:suppressAutoHyphens/>
      </w:pPr>
      <w:r w:rsidRPr="00875295">
        <w:t>{</w:t>
      </w:r>
    </w:p>
    <w:p w14:paraId="0C521D20" w14:textId="77777777" w:rsidR="00875295" w:rsidRPr="00875295" w:rsidRDefault="00875295" w:rsidP="00D04606">
      <w:pPr>
        <w:pStyle w:val="GOSTScript"/>
        <w:suppressAutoHyphens/>
      </w:pPr>
      <w:r w:rsidRPr="00875295">
        <w:tab/>
        <w:t>"header": {</w:t>
      </w:r>
    </w:p>
    <w:p w14:paraId="453416A3" w14:textId="338A4FAC" w:rsidR="00875295" w:rsidRPr="00875295" w:rsidRDefault="00875295" w:rsidP="00D04606">
      <w:pPr>
        <w:pStyle w:val="GOSTScript"/>
        <w:suppressAutoHyphens/>
      </w:pPr>
      <w:r w:rsidRPr="00875295">
        <w:lastRenderedPageBreak/>
        <w:tab/>
      </w:r>
      <w:r w:rsidRPr="00875295">
        <w:tab/>
        <w:t>"Source": "EXP0</w:t>
      </w:r>
      <w:ins w:id="256" w:author="Сатлер Марина Викторовна" w:date="2024-10-08T10:19:00Z">
        <w:r w:rsidR="00D52EE2">
          <w:rPr>
            <w:lang w:val="ru-RU"/>
          </w:rPr>
          <w:t>1</w:t>
        </w:r>
      </w:ins>
      <w:del w:id="257" w:author="Сатлер Марина Викторовна" w:date="2024-10-08T10:19:00Z">
        <w:r w:rsidR="00D52EE2" w:rsidDel="00D52EE2">
          <w:rPr>
            <w:lang w:val="ru-RU"/>
          </w:rPr>
          <w:delText>3</w:delText>
        </w:r>
      </w:del>
      <w:r w:rsidRPr="00875295">
        <w:t>",</w:t>
      </w:r>
    </w:p>
    <w:p w14:paraId="7A554606" w14:textId="77777777" w:rsidR="00875295" w:rsidRPr="00875295" w:rsidRDefault="00875295" w:rsidP="00D04606">
      <w:pPr>
        <w:pStyle w:val="GOSTScript"/>
        <w:suppressAutoHyphens/>
      </w:pPr>
      <w:r w:rsidRPr="00875295">
        <w:tab/>
      </w:r>
      <w:r w:rsidRPr="00875295">
        <w:tab/>
        <w:t>"ReqDateTime": "2023-04-04 10:34:12",</w:t>
      </w:r>
    </w:p>
    <w:p w14:paraId="346C5A14" w14:textId="77777777" w:rsidR="00875295" w:rsidRPr="00875295" w:rsidRDefault="00875295" w:rsidP="00D04606">
      <w:pPr>
        <w:pStyle w:val="GOSTScript"/>
        <w:suppressAutoHyphens/>
      </w:pPr>
      <w:r w:rsidRPr="00875295">
        <w:tab/>
      </w:r>
      <w:r w:rsidRPr="00875295">
        <w:tab/>
        <w:t>"Version": "2.4",</w:t>
      </w:r>
    </w:p>
    <w:p w14:paraId="3BC87B85" w14:textId="77777777" w:rsidR="00875295" w:rsidRPr="00875295" w:rsidRDefault="00875295" w:rsidP="00D04606">
      <w:pPr>
        <w:pStyle w:val="GOSTScript"/>
        <w:suppressAutoHyphens/>
      </w:pPr>
      <w:r w:rsidRPr="00875295">
        <w:tab/>
      </w:r>
      <w:r w:rsidRPr="00875295">
        <w:tab/>
        <w:t>"ReqGuid": "b0d4ce5d-5478-4454-948c-cfa34ba94f10",</w:t>
      </w:r>
    </w:p>
    <w:p w14:paraId="15377762" w14:textId="77777777" w:rsidR="00875295" w:rsidRPr="00875295" w:rsidRDefault="00875295" w:rsidP="00D04606">
      <w:pPr>
        <w:pStyle w:val="GOSTScript"/>
        <w:suppressAutoHyphens/>
      </w:pPr>
      <w:r w:rsidRPr="00875295">
        <w:tab/>
      </w:r>
      <w:r w:rsidRPr="00875295">
        <w:tab/>
        <w:t>"DocGuid": "1c6cc695-ee9a-4d44-a15e-8228f0954f77",</w:t>
      </w:r>
    </w:p>
    <w:p w14:paraId="0BEBAAD2" w14:textId="77777777" w:rsidR="00875295" w:rsidRPr="00FD42B5" w:rsidRDefault="00875295" w:rsidP="00D04606">
      <w:pPr>
        <w:pStyle w:val="GOSTScript"/>
        <w:suppressAutoHyphens/>
      </w:pPr>
      <w:r w:rsidRPr="00875295">
        <w:tab/>
      </w:r>
      <w:r w:rsidRPr="00875295">
        <w:tab/>
      </w:r>
      <w:r w:rsidRPr="00FD42B5">
        <w:t>"RequestType": "DAS"</w:t>
      </w:r>
    </w:p>
    <w:p w14:paraId="6B04E0F3" w14:textId="77777777" w:rsidR="00875295" w:rsidRPr="00FD42B5" w:rsidRDefault="00875295" w:rsidP="00D04606">
      <w:pPr>
        <w:pStyle w:val="GOSTScript"/>
        <w:suppressAutoHyphens/>
      </w:pPr>
      <w:r w:rsidRPr="00FD42B5">
        <w:tab/>
        <w:t>},</w:t>
      </w:r>
    </w:p>
    <w:p w14:paraId="3536BFFE" w14:textId="77777777" w:rsidR="00875295" w:rsidRPr="00875295" w:rsidRDefault="00875295" w:rsidP="00D04606">
      <w:pPr>
        <w:pStyle w:val="GOSTScript"/>
        <w:suppressAutoHyphens/>
      </w:pPr>
      <w:r w:rsidRPr="00FD42B5">
        <w:tab/>
      </w:r>
      <w:r w:rsidRPr="00875295">
        <w:t>"document": {</w:t>
      </w:r>
    </w:p>
    <w:p w14:paraId="1070348A" w14:textId="77777777" w:rsidR="00875295" w:rsidRPr="00875295" w:rsidRDefault="00875295" w:rsidP="00D04606">
      <w:pPr>
        <w:pStyle w:val="GOSTScript"/>
        <w:suppressAutoHyphens/>
      </w:pPr>
      <w:r w:rsidRPr="00875295">
        <w:tab/>
      </w:r>
      <w:r w:rsidRPr="00875295">
        <w:tab/>
        <w:t>"ExecutedDocGuids": [</w:t>
      </w:r>
    </w:p>
    <w:p w14:paraId="3B9C4DA0" w14:textId="77777777" w:rsidR="00875295" w:rsidRPr="00875295" w:rsidRDefault="00875295" w:rsidP="00D04606">
      <w:pPr>
        <w:pStyle w:val="GOSTScript"/>
        <w:suppressAutoHyphens/>
      </w:pPr>
      <w:r w:rsidRPr="00875295">
        <w:tab/>
      </w:r>
      <w:r w:rsidRPr="00875295">
        <w:tab/>
      </w:r>
      <w:r w:rsidRPr="00875295">
        <w:tab/>
        <w:t>"8c369353-4763-44f9-8c87-b2f2e5b92a3d",</w:t>
      </w:r>
    </w:p>
    <w:p w14:paraId="765AD581" w14:textId="77777777" w:rsidR="00875295" w:rsidRPr="00875295" w:rsidRDefault="00875295" w:rsidP="00D04606">
      <w:pPr>
        <w:pStyle w:val="GOSTScript"/>
        <w:suppressAutoHyphens/>
      </w:pPr>
      <w:r w:rsidRPr="00875295">
        <w:tab/>
      </w:r>
      <w:r w:rsidRPr="00875295">
        <w:tab/>
      </w:r>
      <w:r w:rsidRPr="00875295">
        <w:tab/>
        <w:t>"6b1b5c23-7ab9-4009-b20b-0e22ce4f47bc"</w:t>
      </w:r>
    </w:p>
    <w:p w14:paraId="15BDA2A9" w14:textId="77777777" w:rsidR="00875295" w:rsidRPr="00875295" w:rsidRDefault="00875295" w:rsidP="00D04606">
      <w:pPr>
        <w:pStyle w:val="GOSTScript"/>
        <w:suppressAutoHyphens/>
      </w:pPr>
      <w:r w:rsidRPr="00875295">
        <w:tab/>
      </w:r>
      <w:r w:rsidRPr="00875295">
        <w:tab/>
        <w:t>],</w:t>
      </w:r>
    </w:p>
    <w:p w14:paraId="2715FD58" w14:textId="77777777" w:rsidR="00875295" w:rsidRPr="00875295" w:rsidRDefault="00875295" w:rsidP="00D04606">
      <w:pPr>
        <w:pStyle w:val="GOSTScript"/>
        <w:suppressAutoHyphens/>
      </w:pPr>
      <w:r w:rsidRPr="00875295">
        <w:tab/>
      </w:r>
      <w:r w:rsidRPr="00875295">
        <w:tab/>
        <w:t>"CanceledDocGuids": [</w:t>
      </w:r>
    </w:p>
    <w:p w14:paraId="11A4EB8B" w14:textId="77777777" w:rsidR="00875295" w:rsidRPr="00875295" w:rsidRDefault="00875295" w:rsidP="00D04606">
      <w:pPr>
        <w:pStyle w:val="GOSTScript"/>
        <w:suppressAutoHyphens/>
      </w:pPr>
      <w:r w:rsidRPr="00875295">
        <w:tab/>
      </w:r>
      <w:r w:rsidRPr="00875295">
        <w:tab/>
      </w:r>
      <w:r w:rsidRPr="00875295">
        <w:tab/>
        <w:t>"c6bdfab0-c643-4b02-857d-43cd279162f0",</w:t>
      </w:r>
    </w:p>
    <w:p w14:paraId="7EECED6A" w14:textId="77777777" w:rsidR="00875295" w:rsidRPr="00875295" w:rsidRDefault="00875295" w:rsidP="00D04606">
      <w:pPr>
        <w:pStyle w:val="GOSTScript"/>
        <w:suppressAutoHyphens/>
      </w:pPr>
      <w:r w:rsidRPr="00875295">
        <w:tab/>
      </w:r>
      <w:r w:rsidRPr="00875295">
        <w:tab/>
      </w:r>
      <w:r w:rsidRPr="00875295">
        <w:tab/>
        <w:t>"deec3b42-e2d5-4ee5-9bed-9f6a4e68d776"</w:t>
      </w:r>
    </w:p>
    <w:p w14:paraId="625CE501" w14:textId="77777777" w:rsidR="00875295" w:rsidRDefault="00875295" w:rsidP="00D04606">
      <w:pPr>
        <w:pStyle w:val="GOSTScript"/>
        <w:suppressAutoHyphens/>
      </w:pPr>
      <w:r w:rsidRPr="00875295">
        <w:tab/>
      </w:r>
      <w:r w:rsidRPr="00875295">
        <w:tab/>
      </w:r>
      <w:r>
        <w:t>],</w:t>
      </w:r>
    </w:p>
    <w:p w14:paraId="20CA4DFA" w14:textId="77777777" w:rsidR="00875295" w:rsidRDefault="00875295" w:rsidP="00D04606">
      <w:pPr>
        <w:pStyle w:val="GOSTScript"/>
        <w:suppressAutoHyphens/>
      </w:pPr>
      <w:r>
        <w:tab/>
      </w:r>
      <w:r>
        <w:tab/>
        <w:t>"Book": "FTAccFedOrg"</w:t>
      </w:r>
    </w:p>
    <w:p w14:paraId="0C1E37E8" w14:textId="77777777" w:rsidR="00875295" w:rsidRDefault="00875295" w:rsidP="00D04606">
      <w:pPr>
        <w:pStyle w:val="GOSTScript"/>
        <w:suppressAutoHyphens/>
      </w:pPr>
      <w:r>
        <w:tab/>
        <w:t>}</w:t>
      </w:r>
    </w:p>
    <w:p w14:paraId="41AF46DD" w14:textId="7E5368B7" w:rsidR="00875295" w:rsidRPr="00C75A4E" w:rsidRDefault="00875295" w:rsidP="00D04606">
      <w:pPr>
        <w:pStyle w:val="GOSTScript"/>
        <w:suppressAutoHyphens/>
        <w:rPr>
          <w:lang w:val="ru-RU"/>
        </w:rPr>
      </w:pPr>
      <w:r>
        <w:t>}</w:t>
      </w:r>
    </w:p>
    <w:p w14:paraId="047FF542" w14:textId="0F47B471" w:rsidR="0076103C" w:rsidRPr="00474651" w:rsidRDefault="0076103C" w:rsidP="00D04606">
      <w:pPr>
        <w:pStyle w:val="21"/>
      </w:pPr>
      <w:bookmarkStart w:id="258" w:name="_Toc154609684"/>
      <w:bookmarkStart w:id="259" w:name="_Toc154610672"/>
      <w:bookmarkStart w:id="260" w:name="_Toc154738925"/>
      <w:bookmarkStart w:id="261" w:name="_Toc154739869"/>
      <w:bookmarkStart w:id="262" w:name="_Toc155696788"/>
      <w:bookmarkStart w:id="263" w:name="_Toc154609685"/>
      <w:bookmarkStart w:id="264" w:name="_Toc154610673"/>
      <w:bookmarkStart w:id="265" w:name="_Toc154738926"/>
      <w:bookmarkStart w:id="266" w:name="_Toc154739870"/>
      <w:bookmarkStart w:id="267" w:name="_Toc155696789"/>
      <w:bookmarkStart w:id="268" w:name="_Toc154609686"/>
      <w:bookmarkStart w:id="269" w:name="_Toc154610674"/>
      <w:bookmarkStart w:id="270" w:name="_Toc154738927"/>
      <w:bookmarkStart w:id="271" w:name="_Toc154739871"/>
      <w:bookmarkStart w:id="272" w:name="_Toc155696790"/>
      <w:bookmarkStart w:id="273" w:name="_Toc154609687"/>
      <w:bookmarkStart w:id="274" w:name="_Toc154610675"/>
      <w:bookmarkStart w:id="275" w:name="_Toc154738928"/>
      <w:bookmarkStart w:id="276" w:name="_Toc154739872"/>
      <w:bookmarkStart w:id="277" w:name="_Toc155696791"/>
      <w:bookmarkStart w:id="278" w:name="_Toc154609688"/>
      <w:bookmarkStart w:id="279" w:name="_Toc154610676"/>
      <w:bookmarkStart w:id="280" w:name="_Toc154738929"/>
      <w:bookmarkStart w:id="281" w:name="_Toc154739873"/>
      <w:bookmarkStart w:id="282" w:name="_Toc155696792"/>
      <w:bookmarkStart w:id="283" w:name="_Toc154609689"/>
      <w:bookmarkStart w:id="284" w:name="_Toc154610677"/>
      <w:bookmarkStart w:id="285" w:name="_Toc154738930"/>
      <w:bookmarkStart w:id="286" w:name="_Toc154739874"/>
      <w:bookmarkStart w:id="287" w:name="_Toc155696793"/>
      <w:bookmarkStart w:id="288" w:name="_Toc154609690"/>
      <w:bookmarkStart w:id="289" w:name="_Toc154610678"/>
      <w:bookmarkStart w:id="290" w:name="_Toc154738931"/>
      <w:bookmarkStart w:id="291" w:name="_Toc154739875"/>
      <w:bookmarkStart w:id="292" w:name="_Toc155696794"/>
      <w:bookmarkStart w:id="293" w:name="_Toc154609691"/>
      <w:bookmarkStart w:id="294" w:name="_Toc154610679"/>
      <w:bookmarkStart w:id="295" w:name="_Toc154738932"/>
      <w:bookmarkStart w:id="296" w:name="_Toc154739876"/>
      <w:bookmarkStart w:id="297" w:name="_Toc155696795"/>
      <w:bookmarkStart w:id="298" w:name="_Toc154609692"/>
      <w:bookmarkStart w:id="299" w:name="_Toc154610680"/>
      <w:bookmarkStart w:id="300" w:name="_Toc154738933"/>
      <w:bookmarkStart w:id="301" w:name="_Toc154739877"/>
      <w:bookmarkStart w:id="302" w:name="_Toc155696796"/>
      <w:bookmarkStart w:id="303" w:name="_Toc154609693"/>
      <w:bookmarkStart w:id="304" w:name="_Toc154610681"/>
      <w:bookmarkStart w:id="305" w:name="_Toc154738934"/>
      <w:bookmarkStart w:id="306" w:name="_Toc154739878"/>
      <w:bookmarkStart w:id="307" w:name="_Toc155696797"/>
      <w:bookmarkStart w:id="308" w:name="_Toc154609694"/>
      <w:bookmarkStart w:id="309" w:name="_Toc154610682"/>
      <w:bookmarkStart w:id="310" w:name="_Toc154738935"/>
      <w:bookmarkStart w:id="311" w:name="_Toc154739879"/>
      <w:bookmarkStart w:id="312" w:name="_Toc155696798"/>
      <w:bookmarkStart w:id="313" w:name="_Toc154609695"/>
      <w:bookmarkStart w:id="314" w:name="_Toc154610683"/>
      <w:bookmarkStart w:id="315" w:name="_Toc154738936"/>
      <w:bookmarkStart w:id="316" w:name="_Toc154739880"/>
      <w:bookmarkStart w:id="317" w:name="_Toc155696799"/>
      <w:bookmarkStart w:id="318" w:name="_Toc154609696"/>
      <w:bookmarkStart w:id="319" w:name="_Toc154610684"/>
      <w:bookmarkStart w:id="320" w:name="_Toc154738937"/>
      <w:bookmarkStart w:id="321" w:name="_Toc154739881"/>
      <w:bookmarkStart w:id="322" w:name="_Toc155696800"/>
      <w:bookmarkStart w:id="323" w:name="_Toc154609697"/>
      <w:bookmarkStart w:id="324" w:name="_Toc154610685"/>
      <w:bookmarkStart w:id="325" w:name="_Toc154738938"/>
      <w:bookmarkStart w:id="326" w:name="_Toc154739882"/>
      <w:bookmarkStart w:id="327" w:name="_Toc155696801"/>
      <w:bookmarkStart w:id="328" w:name="_Toc154609698"/>
      <w:bookmarkStart w:id="329" w:name="_Toc154610686"/>
      <w:bookmarkStart w:id="330" w:name="_Toc154738939"/>
      <w:bookmarkStart w:id="331" w:name="_Toc154739883"/>
      <w:bookmarkStart w:id="332" w:name="_Toc155696802"/>
      <w:bookmarkStart w:id="333" w:name="_Toc226456972"/>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r w:rsidRPr="000E1E0A">
        <w:t>Параме</w:t>
      </w:r>
      <w:r w:rsidRPr="00474651">
        <w:t>тры ответа</w:t>
      </w:r>
      <w:bookmarkEnd w:id="333"/>
    </w:p>
    <w:p w14:paraId="27C65011" w14:textId="04A9B666" w:rsidR="00875295" w:rsidRDefault="00C51529" w:rsidP="00D04606">
      <w:pPr>
        <w:pStyle w:val="GOSTNameTable"/>
      </w:pPr>
      <w:r>
        <w:rPr>
          <w:noProof/>
        </w:rPr>
        <w:fldChar w:fldCharType="begin"/>
      </w:r>
      <w:r>
        <w:rPr>
          <w:noProof/>
        </w:rPr>
        <w:instrText xml:space="preserve"> SEQ Таблица \* ARABIC </w:instrText>
      </w:r>
      <w:r>
        <w:rPr>
          <w:noProof/>
        </w:rPr>
        <w:fldChar w:fldCharType="separate"/>
      </w:r>
      <w:bookmarkStart w:id="334" w:name="_Toc226457280"/>
      <w:r w:rsidR="00A67566">
        <w:rPr>
          <w:noProof/>
        </w:rPr>
        <w:t>5</w:t>
      </w:r>
      <w:r>
        <w:rPr>
          <w:noProof/>
        </w:rPr>
        <w:fldChar w:fldCharType="end"/>
      </w:r>
      <w:r w:rsidR="00875295">
        <w:t xml:space="preserve"> - </w:t>
      </w:r>
      <w:r w:rsidR="00875295" w:rsidRPr="00C223D2">
        <w:t>Параметры ответа на «Запрос состояния записей учета по первичным документам»</w:t>
      </w:r>
      <w:bookmarkEnd w:id="334"/>
    </w:p>
    <w:tbl>
      <w:tblPr>
        <w:tblStyle w:val="GOSTTable"/>
        <w:tblW w:w="5000" w:type="pct"/>
        <w:tblLayout w:type="fixed"/>
        <w:tblLook w:val="07E0" w:firstRow="1" w:lastRow="1" w:firstColumn="1" w:lastColumn="1" w:noHBand="1" w:noVBand="1"/>
      </w:tblPr>
      <w:tblGrid>
        <w:gridCol w:w="3453"/>
        <w:gridCol w:w="2354"/>
        <w:gridCol w:w="1569"/>
        <w:gridCol w:w="942"/>
        <w:gridCol w:w="989"/>
        <w:gridCol w:w="6387"/>
      </w:tblGrid>
      <w:tr w:rsidR="00875295" w:rsidRPr="00BA7DE0" w14:paraId="28BD473A" w14:textId="77777777" w:rsidTr="00C75A4E">
        <w:trPr>
          <w:cnfStyle w:val="100000000000" w:firstRow="1" w:lastRow="0" w:firstColumn="0" w:lastColumn="0" w:oddVBand="0" w:evenVBand="0" w:oddHBand="0" w:evenHBand="0" w:firstRowFirstColumn="0" w:firstRowLastColumn="0" w:lastRowFirstColumn="0" w:lastRowLastColumn="0"/>
          <w:trHeight w:val="840"/>
        </w:trPr>
        <w:tc>
          <w:tcPr>
            <w:tcW w:w="1100" w:type="pct"/>
            <w:hideMark/>
          </w:tcPr>
          <w:p w14:paraId="15B4073C" w14:textId="77E34F77" w:rsidR="0076103C" w:rsidRPr="000E1E0A" w:rsidRDefault="0076103C" w:rsidP="00D04606">
            <w:pPr>
              <w:pStyle w:val="GOSTTableHead"/>
            </w:pPr>
            <w:r w:rsidRPr="000E1E0A">
              <w:t>Наименование параметра</w:t>
            </w:r>
          </w:p>
        </w:tc>
        <w:tc>
          <w:tcPr>
            <w:tcW w:w="750" w:type="pct"/>
            <w:hideMark/>
          </w:tcPr>
          <w:p w14:paraId="36863322" w14:textId="77777777" w:rsidR="0076103C" w:rsidRPr="00474651" w:rsidRDefault="0076103C" w:rsidP="00D04606">
            <w:pPr>
              <w:pStyle w:val="GOSTTableHead"/>
            </w:pPr>
            <w:r w:rsidRPr="00474651">
              <w:t>Название тэга</w:t>
            </w:r>
          </w:p>
        </w:tc>
        <w:tc>
          <w:tcPr>
            <w:tcW w:w="500" w:type="pct"/>
            <w:hideMark/>
          </w:tcPr>
          <w:p w14:paraId="55646AE1" w14:textId="77777777" w:rsidR="0076103C" w:rsidRPr="00890A8D" w:rsidRDefault="0076103C" w:rsidP="00D04606">
            <w:pPr>
              <w:pStyle w:val="GOSTTableHead"/>
            </w:pPr>
            <w:r w:rsidRPr="00890A8D">
              <w:t>Тип данных</w:t>
            </w:r>
          </w:p>
        </w:tc>
        <w:tc>
          <w:tcPr>
            <w:tcW w:w="300" w:type="pct"/>
          </w:tcPr>
          <w:p w14:paraId="0865172D" w14:textId="77777777" w:rsidR="0076103C" w:rsidRPr="00BA7A4A" w:rsidRDefault="0076103C" w:rsidP="00D04606">
            <w:pPr>
              <w:pStyle w:val="GOSTTableHead"/>
            </w:pPr>
            <w:r w:rsidRPr="00BA7A4A">
              <w:t>Обязательность</w:t>
            </w:r>
          </w:p>
        </w:tc>
        <w:tc>
          <w:tcPr>
            <w:tcW w:w="315" w:type="pct"/>
          </w:tcPr>
          <w:p w14:paraId="2936E03B" w14:textId="77777777" w:rsidR="0076103C" w:rsidRPr="00BA7A4A" w:rsidRDefault="0076103C" w:rsidP="00D04606">
            <w:pPr>
              <w:pStyle w:val="GOSTTableHead"/>
            </w:pPr>
            <w:r w:rsidRPr="00BA7A4A">
              <w:t>Размерность</w:t>
            </w:r>
          </w:p>
        </w:tc>
        <w:tc>
          <w:tcPr>
            <w:tcW w:w="2050" w:type="pct"/>
            <w:hideMark/>
          </w:tcPr>
          <w:p w14:paraId="39450AD4" w14:textId="77777777" w:rsidR="0076103C" w:rsidRPr="00BA7A4A" w:rsidRDefault="0076103C" w:rsidP="00D04606">
            <w:pPr>
              <w:pStyle w:val="GOSTTableHead"/>
            </w:pPr>
            <w:r w:rsidRPr="00BA7A4A">
              <w:t>Описание</w:t>
            </w:r>
          </w:p>
        </w:tc>
      </w:tr>
      <w:tr w:rsidR="00BA7DE0" w:rsidRPr="00BA7DE0" w14:paraId="53145087" w14:textId="77777777" w:rsidTr="00C75A4E">
        <w:tc>
          <w:tcPr>
            <w:tcW w:w="2050" w:type="pct"/>
            <w:gridSpan w:val="6"/>
          </w:tcPr>
          <w:p w14:paraId="0062383E" w14:textId="77777777" w:rsidR="0076103C" w:rsidRPr="003F2180" w:rsidRDefault="0076103C" w:rsidP="00D04606">
            <w:pPr>
              <w:pStyle w:val="GOSTTableHead"/>
              <w:rPr>
                <w:szCs w:val="22"/>
              </w:rPr>
            </w:pPr>
            <w:r w:rsidRPr="00106607">
              <w:rPr>
                <w:szCs w:val="22"/>
              </w:rPr>
              <w:t>Перечень параметров ответа (</w:t>
            </w:r>
            <w:r w:rsidRPr="00106607">
              <w:rPr>
                <w:szCs w:val="22"/>
                <w:lang w:val="en-US"/>
              </w:rPr>
              <w:t>header</w:t>
            </w:r>
            <w:r w:rsidRPr="00106607">
              <w:rPr>
                <w:szCs w:val="22"/>
              </w:rPr>
              <w:t>)</w:t>
            </w:r>
          </w:p>
        </w:tc>
      </w:tr>
      <w:tr w:rsidR="00875295" w:rsidRPr="00BA7DE0" w14:paraId="197770D7" w14:textId="77777777" w:rsidTr="00C75A4E">
        <w:tc>
          <w:tcPr>
            <w:tcW w:w="1100" w:type="pct"/>
          </w:tcPr>
          <w:p w14:paraId="4D62391D" w14:textId="77777777" w:rsidR="0076103C" w:rsidRPr="00106607" w:rsidRDefault="0076103C" w:rsidP="00D04606">
            <w:pPr>
              <w:pStyle w:val="GOSTTablenorm"/>
              <w:suppressAutoHyphens/>
            </w:pPr>
            <w:r w:rsidRPr="00106607">
              <w:t>Система -отправитель запроса</w:t>
            </w:r>
          </w:p>
        </w:tc>
        <w:tc>
          <w:tcPr>
            <w:tcW w:w="750" w:type="pct"/>
          </w:tcPr>
          <w:p w14:paraId="4C35EF3E" w14:textId="77777777" w:rsidR="0076103C" w:rsidRPr="003F2180" w:rsidRDefault="0076103C" w:rsidP="00D04606">
            <w:pPr>
              <w:pStyle w:val="GOSTTablenorm"/>
              <w:suppressAutoHyphens/>
              <w:rPr>
                <w:lang w:val="en-US"/>
              </w:rPr>
            </w:pPr>
            <w:r w:rsidRPr="003F2180">
              <w:rPr>
                <w:lang w:val="en-US"/>
              </w:rPr>
              <w:t>Source</w:t>
            </w:r>
          </w:p>
        </w:tc>
        <w:tc>
          <w:tcPr>
            <w:tcW w:w="500" w:type="pct"/>
          </w:tcPr>
          <w:p w14:paraId="4C27F1F8" w14:textId="77777777" w:rsidR="0076103C" w:rsidRPr="00BA7DE0" w:rsidRDefault="0076103C" w:rsidP="00D04606">
            <w:pPr>
              <w:pStyle w:val="GOSTTablenorm"/>
              <w:suppressAutoHyphens/>
              <w:rPr>
                <w:lang w:val="en-US"/>
              </w:rPr>
            </w:pPr>
            <w:r w:rsidRPr="00BA7DE0">
              <w:t>Строка</w:t>
            </w:r>
          </w:p>
        </w:tc>
        <w:tc>
          <w:tcPr>
            <w:tcW w:w="300" w:type="pct"/>
          </w:tcPr>
          <w:p w14:paraId="337A85C5" w14:textId="77777777" w:rsidR="0076103C" w:rsidRPr="00BA7DE0" w:rsidRDefault="0076103C" w:rsidP="00D04606">
            <w:pPr>
              <w:pStyle w:val="GOSTTablenorm"/>
              <w:suppressAutoHyphens/>
            </w:pPr>
            <w:r w:rsidRPr="00BA7DE0">
              <w:t>Да</w:t>
            </w:r>
          </w:p>
        </w:tc>
        <w:tc>
          <w:tcPr>
            <w:tcW w:w="315" w:type="pct"/>
          </w:tcPr>
          <w:p w14:paraId="7E6AA5C3" w14:textId="77777777" w:rsidR="0076103C" w:rsidRPr="00BA7DE0" w:rsidRDefault="0076103C" w:rsidP="00D04606">
            <w:pPr>
              <w:pStyle w:val="GOSTTablenorm"/>
              <w:suppressAutoHyphens/>
              <w:rPr>
                <w:lang w:val="en-US"/>
              </w:rPr>
            </w:pPr>
            <w:r w:rsidRPr="00BA7DE0">
              <w:t>&lt;=</w:t>
            </w:r>
            <w:r w:rsidRPr="00BA7DE0">
              <w:rPr>
                <w:lang w:val="en-US"/>
              </w:rPr>
              <w:t>10</w:t>
            </w:r>
          </w:p>
        </w:tc>
        <w:tc>
          <w:tcPr>
            <w:tcW w:w="2050" w:type="pct"/>
          </w:tcPr>
          <w:p w14:paraId="55676376" w14:textId="77777777" w:rsidR="00C83EA3" w:rsidRDefault="0076103C" w:rsidP="00D04606">
            <w:pPr>
              <w:pStyle w:val="GOSTTablenorm"/>
              <w:suppressAutoHyphens/>
            </w:pPr>
            <w:r w:rsidRPr="00106607">
              <w:t xml:space="preserve">ФП </w:t>
            </w:r>
            <w:r w:rsidRPr="00BA7DE0">
              <w:t xml:space="preserve">ГИИС ЭБ </w:t>
            </w:r>
            <w:r w:rsidRPr="00106607">
              <w:t xml:space="preserve">- отправитель запроса. </w:t>
            </w:r>
          </w:p>
          <w:p w14:paraId="5C6629D1" w14:textId="3B3E058A" w:rsidR="0076103C" w:rsidRPr="00106607" w:rsidRDefault="0076103C" w:rsidP="00D04606">
            <w:pPr>
              <w:pStyle w:val="GOSTTablenorm"/>
              <w:suppressAutoHyphens/>
            </w:pPr>
            <w:r w:rsidRPr="00BA7DE0">
              <w:t>Возможные значения:</w:t>
            </w:r>
          </w:p>
          <w:p w14:paraId="5E4266E2" w14:textId="77777777" w:rsidR="00D52EE2" w:rsidRDefault="00D52EE2" w:rsidP="00D52EE2">
            <w:pPr>
              <w:pStyle w:val="GOSTTableListMark1"/>
              <w:suppressAutoHyphens/>
            </w:pPr>
            <w:r w:rsidRPr="00BA7DE0">
              <w:rPr>
                <w:lang w:val="en-US"/>
              </w:rPr>
              <w:t>EXP</w:t>
            </w:r>
            <w:r w:rsidRPr="00BA7DE0">
              <w:t>0</w:t>
            </w:r>
            <w:r>
              <w:t>1</w:t>
            </w:r>
            <w:r w:rsidRPr="00141AE4">
              <w:t xml:space="preserve"> (ПУР 0</w:t>
            </w:r>
            <w:r>
              <w:t>1</w:t>
            </w:r>
            <w:r w:rsidRPr="00141AE4">
              <w:t xml:space="preserve"> ЭБ)</w:t>
            </w:r>
            <w:r>
              <w:t>;</w:t>
            </w:r>
          </w:p>
          <w:p w14:paraId="565F1A0E" w14:textId="0DE5A7A7" w:rsidR="0076103C" w:rsidRPr="00141AE4" w:rsidRDefault="005A52E1" w:rsidP="00D52EE2">
            <w:pPr>
              <w:pStyle w:val="GOSTTableListMark1"/>
              <w:suppressAutoHyphens/>
            </w:pPr>
            <w:r w:rsidRPr="00141AE4">
              <w:rPr>
                <w:shd w:val="clear" w:color="auto" w:fill="FFFFFF"/>
              </w:rPr>
              <w:t>ARP (ПУИО ЭБ)</w:t>
            </w:r>
          </w:p>
        </w:tc>
      </w:tr>
      <w:tr w:rsidR="00875295" w:rsidRPr="00BA7DE0" w14:paraId="20F98FBD" w14:textId="77777777" w:rsidTr="00C75A4E">
        <w:tc>
          <w:tcPr>
            <w:tcW w:w="1100" w:type="pct"/>
          </w:tcPr>
          <w:p w14:paraId="1630B536" w14:textId="77777777" w:rsidR="0076103C" w:rsidRPr="00106607" w:rsidRDefault="0076103C" w:rsidP="00D04606">
            <w:pPr>
              <w:pStyle w:val="GOSTTablenorm"/>
              <w:suppressAutoHyphens/>
            </w:pPr>
            <w:r w:rsidRPr="00106607">
              <w:t>Система - получатель ответа</w:t>
            </w:r>
          </w:p>
        </w:tc>
        <w:tc>
          <w:tcPr>
            <w:tcW w:w="750" w:type="pct"/>
          </w:tcPr>
          <w:p w14:paraId="65A48892" w14:textId="77777777" w:rsidR="0076103C" w:rsidRPr="003F2180" w:rsidRDefault="0076103C" w:rsidP="00D04606">
            <w:pPr>
              <w:pStyle w:val="GOSTTablenorm"/>
              <w:suppressAutoHyphens/>
            </w:pPr>
            <w:r w:rsidRPr="00106607">
              <w:rPr>
                <w:lang w:val="en-US"/>
              </w:rPr>
              <w:t>Receiver</w:t>
            </w:r>
          </w:p>
        </w:tc>
        <w:tc>
          <w:tcPr>
            <w:tcW w:w="500" w:type="pct"/>
          </w:tcPr>
          <w:p w14:paraId="74182C77" w14:textId="77777777" w:rsidR="0076103C" w:rsidRPr="00BA7DE0" w:rsidRDefault="0076103C" w:rsidP="00D04606">
            <w:pPr>
              <w:pStyle w:val="GOSTTablenorm"/>
              <w:suppressAutoHyphens/>
            </w:pPr>
            <w:r w:rsidRPr="00BA7DE0">
              <w:t>Строка</w:t>
            </w:r>
          </w:p>
        </w:tc>
        <w:tc>
          <w:tcPr>
            <w:tcW w:w="300" w:type="pct"/>
          </w:tcPr>
          <w:p w14:paraId="5E6ED2DB" w14:textId="77777777" w:rsidR="0076103C" w:rsidRPr="00BA7DE0" w:rsidRDefault="0076103C" w:rsidP="00D04606">
            <w:pPr>
              <w:pStyle w:val="GOSTTablenorm"/>
              <w:suppressAutoHyphens/>
            </w:pPr>
            <w:r w:rsidRPr="00BA7DE0">
              <w:t>Да</w:t>
            </w:r>
          </w:p>
        </w:tc>
        <w:tc>
          <w:tcPr>
            <w:tcW w:w="315" w:type="pct"/>
          </w:tcPr>
          <w:p w14:paraId="5C9BFEB0" w14:textId="77777777" w:rsidR="0076103C" w:rsidRPr="00BA7DE0" w:rsidRDefault="0076103C" w:rsidP="00D04606">
            <w:pPr>
              <w:pStyle w:val="GOSTTablenorm"/>
              <w:suppressAutoHyphens/>
            </w:pPr>
            <w:r w:rsidRPr="00BA7DE0">
              <w:t>&lt;=10</w:t>
            </w:r>
          </w:p>
        </w:tc>
        <w:tc>
          <w:tcPr>
            <w:tcW w:w="2050" w:type="pct"/>
          </w:tcPr>
          <w:p w14:paraId="125D5D97" w14:textId="77777777" w:rsidR="00C83EA3" w:rsidRDefault="0076103C" w:rsidP="00D04606">
            <w:pPr>
              <w:pStyle w:val="GOSTTablenorm"/>
              <w:suppressAutoHyphens/>
            </w:pPr>
            <w:r w:rsidRPr="00106607">
              <w:t xml:space="preserve">ФП </w:t>
            </w:r>
            <w:r w:rsidRPr="00BA7DE0">
              <w:t xml:space="preserve">ГИИС ЭБ </w:t>
            </w:r>
            <w:r w:rsidRPr="00106607">
              <w:t xml:space="preserve">- получатель ответа. </w:t>
            </w:r>
          </w:p>
          <w:p w14:paraId="67868BB0" w14:textId="1EFE06F3" w:rsidR="0076103C" w:rsidRPr="00106607" w:rsidRDefault="0076103C" w:rsidP="00D04606">
            <w:pPr>
              <w:pStyle w:val="GOSTTablenorm"/>
              <w:suppressAutoHyphens/>
            </w:pPr>
            <w:r w:rsidRPr="00BA7DE0">
              <w:t>Возможные значения:</w:t>
            </w:r>
          </w:p>
          <w:p w14:paraId="775ECA20" w14:textId="77777777" w:rsidR="00D52EE2" w:rsidRDefault="00D52EE2" w:rsidP="00D52EE2">
            <w:pPr>
              <w:pStyle w:val="GOSTTableListMark1"/>
              <w:suppressAutoHyphens/>
            </w:pPr>
            <w:r w:rsidRPr="00BA7DE0">
              <w:rPr>
                <w:lang w:val="en-US"/>
              </w:rPr>
              <w:lastRenderedPageBreak/>
              <w:t>EXP</w:t>
            </w:r>
            <w:r w:rsidRPr="00BA7DE0">
              <w:t>0</w:t>
            </w:r>
            <w:r>
              <w:t>1</w:t>
            </w:r>
            <w:r w:rsidRPr="00141AE4">
              <w:t xml:space="preserve"> (ПУР 0</w:t>
            </w:r>
            <w:r>
              <w:t>1</w:t>
            </w:r>
            <w:r w:rsidRPr="00141AE4">
              <w:t xml:space="preserve"> ЭБ)</w:t>
            </w:r>
            <w:r>
              <w:t>;</w:t>
            </w:r>
          </w:p>
          <w:p w14:paraId="2FA9D267" w14:textId="0A7D20A5" w:rsidR="0076103C" w:rsidRPr="00141AE4" w:rsidRDefault="00D52EE2" w:rsidP="00D52EE2">
            <w:pPr>
              <w:pStyle w:val="GOSTTableListMark1"/>
              <w:suppressAutoHyphens/>
            </w:pPr>
            <w:r w:rsidRPr="00141AE4">
              <w:rPr>
                <w:shd w:val="clear" w:color="auto" w:fill="FFFFFF"/>
              </w:rPr>
              <w:t>ARP (ПУИО ЭБ)</w:t>
            </w:r>
          </w:p>
        </w:tc>
      </w:tr>
      <w:tr w:rsidR="00875295" w:rsidRPr="00BA7DE0" w14:paraId="646A4A53" w14:textId="77777777" w:rsidTr="00C75A4E">
        <w:tc>
          <w:tcPr>
            <w:tcW w:w="1100" w:type="pct"/>
          </w:tcPr>
          <w:p w14:paraId="210C02BB" w14:textId="77777777" w:rsidR="0076103C" w:rsidRPr="00106607" w:rsidRDefault="0076103C" w:rsidP="00D04606">
            <w:pPr>
              <w:pStyle w:val="GOSTTablenorm"/>
              <w:suppressAutoHyphens/>
            </w:pPr>
            <w:r w:rsidRPr="00106607">
              <w:lastRenderedPageBreak/>
              <w:t>Дата и время ответа</w:t>
            </w:r>
          </w:p>
        </w:tc>
        <w:tc>
          <w:tcPr>
            <w:tcW w:w="750" w:type="pct"/>
          </w:tcPr>
          <w:p w14:paraId="64D174D5" w14:textId="77777777" w:rsidR="0076103C" w:rsidRPr="003F2180" w:rsidRDefault="0076103C" w:rsidP="00D04606">
            <w:pPr>
              <w:pStyle w:val="GOSTTablenorm"/>
              <w:suppressAutoHyphens/>
              <w:rPr>
                <w:lang w:val="en-US"/>
              </w:rPr>
            </w:pPr>
            <w:proofErr w:type="spellStart"/>
            <w:r w:rsidRPr="00106607">
              <w:rPr>
                <w:lang w:val="en-US"/>
              </w:rPr>
              <w:t>AnsDateTime</w:t>
            </w:r>
            <w:proofErr w:type="spellEnd"/>
          </w:p>
        </w:tc>
        <w:tc>
          <w:tcPr>
            <w:tcW w:w="500" w:type="pct"/>
          </w:tcPr>
          <w:p w14:paraId="527BF25C" w14:textId="77777777" w:rsidR="0076103C" w:rsidRPr="00BA7DE0" w:rsidRDefault="0076103C" w:rsidP="00D04606">
            <w:pPr>
              <w:pStyle w:val="GOSTTablenorm"/>
              <w:suppressAutoHyphens/>
            </w:pPr>
            <w:r w:rsidRPr="00BA7DE0">
              <w:t>Дата-время (</w:t>
            </w:r>
            <w:r w:rsidRPr="00BA7DE0">
              <w:rPr>
                <w:lang w:val="en-US"/>
              </w:rPr>
              <w:t>timestamp</w:t>
            </w:r>
            <w:r w:rsidRPr="00BA7DE0">
              <w:t>)</w:t>
            </w:r>
          </w:p>
        </w:tc>
        <w:tc>
          <w:tcPr>
            <w:tcW w:w="300" w:type="pct"/>
          </w:tcPr>
          <w:p w14:paraId="780D8B3C" w14:textId="77777777" w:rsidR="0076103C" w:rsidRPr="00BA7DE0" w:rsidRDefault="0076103C" w:rsidP="00D04606">
            <w:pPr>
              <w:pStyle w:val="GOSTTablenorm"/>
              <w:suppressAutoHyphens/>
            </w:pPr>
            <w:r w:rsidRPr="00BA7DE0">
              <w:t>Да</w:t>
            </w:r>
          </w:p>
        </w:tc>
        <w:tc>
          <w:tcPr>
            <w:tcW w:w="315" w:type="pct"/>
          </w:tcPr>
          <w:p w14:paraId="3AA37881" w14:textId="126160D1" w:rsidR="0076103C" w:rsidRPr="00BA7DE0" w:rsidRDefault="0076103C" w:rsidP="00D04606">
            <w:pPr>
              <w:pStyle w:val="GOSTTablenorm"/>
              <w:suppressAutoHyphens/>
            </w:pPr>
          </w:p>
        </w:tc>
        <w:tc>
          <w:tcPr>
            <w:tcW w:w="2050" w:type="pct"/>
          </w:tcPr>
          <w:p w14:paraId="2C52C282" w14:textId="77777777" w:rsidR="0076103C" w:rsidRPr="003F2180" w:rsidRDefault="0076103C" w:rsidP="00D04606">
            <w:pPr>
              <w:pStyle w:val="GOSTTablenorm"/>
              <w:suppressAutoHyphens/>
            </w:pPr>
            <w:r w:rsidRPr="00106607">
              <w:t xml:space="preserve">Дата и время формирования ответа </w:t>
            </w:r>
            <w:r w:rsidRPr="00106607">
              <w:rPr>
                <w:lang w:val="en-US"/>
              </w:rPr>
              <w:t>SVAP</w:t>
            </w:r>
            <w:r w:rsidRPr="00106607">
              <w:t>.</w:t>
            </w:r>
          </w:p>
          <w:p w14:paraId="7DFCC04D" w14:textId="77777777" w:rsidR="0076103C" w:rsidRPr="00127F5B" w:rsidRDefault="0076103C" w:rsidP="00D04606">
            <w:pPr>
              <w:pStyle w:val="GOSTTablenorm"/>
              <w:suppressAutoHyphens/>
            </w:pPr>
            <w:r w:rsidRPr="00711EB3">
              <w:t xml:space="preserve">Формат </w:t>
            </w:r>
            <w:r w:rsidRPr="00711EB3">
              <w:rPr>
                <w:lang w:val="en-US"/>
              </w:rPr>
              <w:t>YYYY</w:t>
            </w:r>
            <w:r w:rsidRPr="004570C1">
              <w:t>-</w:t>
            </w:r>
            <w:r w:rsidRPr="00C04ABF">
              <w:rPr>
                <w:lang w:val="en-US"/>
              </w:rPr>
              <w:t>MM</w:t>
            </w:r>
            <w:r w:rsidRPr="00AF60EA">
              <w:t>-</w:t>
            </w:r>
            <w:r w:rsidRPr="00AF60EA">
              <w:rPr>
                <w:lang w:val="en-US"/>
              </w:rPr>
              <w:t>DD</w:t>
            </w:r>
            <w:r w:rsidRPr="00AF60EA">
              <w:t xml:space="preserve"> </w:t>
            </w:r>
            <w:proofErr w:type="spellStart"/>
            <w:r w:rsidRPr="00AF60EA">
              <w:rPr>
                <w:lang w:val="en-US"/>
              </w:rPr>
              <w:t>hh</w:t>
            </w:r>
            <w:proofErr w:type="spellEnd"/>
            <w:r w:rsidRPr="00AF60EA">
              <w:t>:</w:t>
            </w:r>
            <w:proofErr w:type="gramStart"/>
            <w:r w:rsidRPr="00AF60EA">
              <w:rPr>
                <w:lang w:val="en-US"/>
              </w:rPr>
              <w:t>mm</w:t>
            </w:r>
            <w:r w:rsidRPr="00AF60EA">
              <w:t>:</w:t>
            </w:r>
            <w:r w:rsidRPr="00AF60EA">
              <w:rPr>
                <w:lang w:val="en-US"/>
              </w:rPr>
              <w:t>ss</w:t>
            </w:r>
            <w:proofErr w:type="gramEnd"/>
          </w:p>
        </w:tc>
      </w:tr>
      <w:tr w:rsidR="00875295" w:rsidRPr="00BA7DE0" w14:paraId="40404019" w14:textId="77777777" w:rsidTr="00C75A4E">
        <w:tc>
          <w:tcPr>
            <w:tcW w:w="1100" w:type="pct"/>
          </w:tcPr>
          <w:p w14:paraId="5CB231D6" w14:textId="77777777" w:rsidR="0076103C" w:rsidRPr="00106607" w:rsidRDefault="0076103C" w:rsidP="00D04606">
            <w:pPr>
              <w:pStyle w:val="GOSTTablenorm"/>
              <w:suppressAutoHyphens/>
            </w:pPr>
            <w:r w:rsidRPr="00106607">
              <w:t>Версия формата</w:t>
            </w:r>
          </w:p>
        </w:tc>
        <w:tc>
          <w:tcPr>
            <w:tcW w:w="750" w:type="pct"/>
          </w:tcPr>
          <w:p w14:paraId="3B2EB6DC" w14:textId="77777777" w:rsidR="0076103C" w:rsidRPr="003F2180" w:rsidRDefault="0076103C" w:rsidP="00D04606">
            <w:pPr>
              <w:pStyle w:val="GOSTTablenorm"/>
              <w:suppressAutoHyphens/>
              <w:rPr>
                <w:lang w:val="en-US"/>
              </w:rPr>
            </w:pPr>
            <w:r w:rsidRPr="00106607">
              <w:rPr>
                <w:lang w:val="en-US"/>
              </w:rPr>
              <w:t>Version</w:t>
            </w:r>
          </w:p>
        </w:tc>
        <w:tc>
          <w:tcPr>
            <w:tcW w:w="500" w:type="pct"/>
          </w:tcPr>
          <w:p w14:paraId="0A29E0C7" w14:textId="77777777" w:rsidR="0076103C" w:rsidRPr="00BA7DE0" w:rsidRDefault="0076103C" w:rsidP="00D04606">
            <w:pPr>
              <w:pStyle w:val="GOSTTablenorm"/>
              <w:suppressAutoHyphens/>
              <w:rPr>
                <w:lang w:val="en-US"/>
              </w:rPr>
            </w:pPr>
            <w:r w:rsidRPr="00BA7DE0">
              <w:t>Строка</w:t>
            </w:r>
          </w:p>
        </w:tc>
        <w:tc>
          <w:tcPr>
            <w:tcW w:w="300" w:type="pct"/>
          </w:tcPr>
          <w:p w14:paraId="03A0F762" w14:textId="77777777" w:rsidR="0076103C" w:rsidRPr="00BA7DE0" w:rsidRDefault="0076103C" w:rsidP="00D04606">
            <w:pPr>
              <w:pStyle w:val="GOSTTablenorm"/>
              <w:suppressAutoHyphens/>
            </w:pPr>
            <w:r w:rsidRPr="00BA7DE0">
              <w:t>Да</w:t>
            </w:r>
          </w:p>
        </w:tc>
        <w:tc>
          <w:tcPr>
            <w:tcW w:w="315" w:type="pct"/>
          </w:tcPr>
          <w:p w14:paraId="513F09D9" w14:textId="77777777" w:rsidR="0076103C" w:rsidRPr="00106607" w:rsidRDefault="0076103C" w:rsidP="00D04606">
            <w:pPr>
              <w:pStyle w:val="GOSTTablenorm"/>
              <w:suppressAutoHyphens/>
              <w:rPr>
                <w:lang w:val="en-US"/>
              </w:rPr>
            </w:pPr>
            <w:r w:rsidRPr="00106607">
              <w:t>&lt;=</w:t>
            </w:r>
            <w:r w:rsidRPr="00106607">
              <w:rPr>
                <w:lang w:val="en-US"/>
              </w:rPr>
              <w:t>10</w:t>
            </w:r>
          </w:p>
        </w:tc>
        <w:tc>
          <w:tcPr>
            <w:tcW w:w="2050" w:type="pct"/>
          </w:tcPr>
          <w:p w14:paraId="7A6999DA" w14:textId="77777777" w:rsidR="0076103C" w:rsidRPr="003F2180" w:rsidRDefault="0076103C" w:rsidP="00D04606">
            <w:pPr>
              <w:pStyle w:val="GOSTTablenorm"/>
              <w:suppressAutoHyphens/>
            </w:pPr>
            <w:r w:rsidRPr="003F2180">
              <w:t>Версия формата ответа</w:t>
            </w:r>
          </w:p>
        </w:tc>
      </w:tr>
      <w:tr w:rsidR="00875295" w:rsidRPr="00BA7DE0" w14:paraId="582CAAF9" w14:textId="77777777" w:rsidTr="00C75A4E">
        <w:tc>
          <w:tcPr>
            <w:tcW w:w="1100" w:type="pct"/>
          </w:tcPr>
          <w:p w14:paraId="7BE7DB51" w14:textId="77777777" w:rsidR="0076103C" w:rsidRPr="00106607" w:rsidRDefault="0076103C" w:rsidP="00D04606">
            <w:pPr>
              <w:pStyle w:val="GOSTTablenorm"/>
              <w:suppressAutoHyphens/>
            </w:pPr>
            <w:r w:rsidRPr="00106607">
              <w:t>Глобальный идентификатор запроса</w:t>
            </w:r>
          </w:p>
        </w:tc>
        <w:tc>
          <w:tcPr>
            <w:tcW w:w="750" w:type="pct"/>
          </w:tcPr>
          <w:p w14:paraId="08D5A346" w14:textId="77777777" w:rsidR="0076103C" w:rsidRPr="00711EB3" w:rsidRDefault="0076103C" w:rsidP="00D04606">
            <w:pPr>
              <w:pStyle w:val="GOSTTablenorm"/>
              <w:suppressAutoHyphens/>
              <w:rPr>
                <w:lang w:val="en-US"/>
              </w:rPr>
            </w:pPr>
            <w:r w:rsidRPr="00106607">
              <w:rPr>
                <w:lang w:val="en-US"/>
              </w:rPr>
              <w:t>Req</w:t>
            </w:r>
            <w:r w:rsidRPr="003F2180">
              <w:t>G</w:t>
            </w:r>
            <w:proofErr w:type="spellStart"/>
            <w:r w:rsidRPr="00711EB3">
              <w:rPr>
                <w:lang w:val="en-US"/>
              </w:rPr>
              <w:t>uid</w:t>
            </w:r>
            <w:proofErr w:type="spellEnd"/>
          </w:p>
        </w:tc>
        <w:tc>
          <w:tcPr>
            <w:tcW w:w="500" w:type="pct"/>
          </w:tcPr>
          <w:p w14:paraId="06E556D3" w14:textId="77777777" w:rsidR="0076103C" w:rsidRPr="00BA7DE0" w:rsidRDefault="0076103C" w:rsidP="00D04606">
            <w:pPr>
              <w:pStyle w:val="GOSTTablenorm"/>
              <w:suppressAutoHyphens/>
            </w:pPr>
            <w:r w:rsidRPr="00BA7DE0">
              <w:rPr>
                <w:lang w:val="en-US"/>
              </w:rPr>
              <w:t>GUID</w:t>
            </w:r>
          </w:p>
        </w:tc>
        <w:tc>
          <w:tcPr>
            <w:tcW w:w="300" w:type="pct"/>
          </w:tcPr>
          <w:p w14:paraId="27409E71" w14:textId="77777777" w:rsidR="0076103C" w:rsidRPr="00BA7DE0" w:rsidRDefault="0076103C" w:rsidP="00D04606">
            <w:pPr>
              <w:pStyle w:val="GOSTTablenorm"/>
              <w:suppressAutoHyphens/>
            </w:pPr>
            <w:r w:rsidRPr="00BA7DE0">
              <w:t>Да</w:t>
            </w:r>
          </w:p>
        </w:tc>
        <w:tc>
          <w:tcPr>
            <w:tcW w:w="315" w:type="pct"/>
          </w:tcPr>
          <w:p w14:paraId="750B1AF5" w14:textId="77777777" w:rsidR="0076103C" w:rsidRPr="00106607" w:rsidRDefault="0076103C" w:rsidP="00D04606">
            <w:pPr>
              <w:pStyle w:val="GOSTTablenorm"/>
              <w:suppressAutoHyphens/>
              <w:rPr>
                <w:lang w:val="en-US"/>
              </w:rPr>
            </w:pPr>
            <w:r w:rsidRPr="00106607">
              <w:rPr>
                <w:lang w:val="en-US"/>
              </w:rPr>
              <w:t>=</w:t>
            </w:r>
            <w:r w:rsidRPr="00106607">
              <w:t>36</w:t>
            </w:r>
          </w:p>
        </w:tc>
        <w:tc>
          <w:tcPr>
            <w:tcW w:w="2050" w:type="pct"/>
          </w:tcPr>
          <w:p w14:paraId="461614E7" w14:textId="77777777" w:rsidR="0076103C" w:rsidRPr="003F2180" w:rsidRDefault="0076103C" w:rsidP="00D04606">
            <w:pPr>
              <w:pStyle w:val="GOSTTablenorm"/>
              <w:suppressAutoHyphens/>
            </w:pPr>
            <w:r w:rsidRPr="003F2180">
              <w:t>Уникальный идентификатор запроса (с тире), на который направляется ответ</w:t>
            </w:r>
          </w:p>
        </w:tc>
      </w:tr>
      <w:tr w:rsidR="00875295" w:rsidRPr="00BA7DE0" w14:paraId="171B8D70" w14:textId="77777777" w:rsidTr="00C75A4E">
        <w:tc>
          <w:tcPr>
            <w:tcW w:w="1100" w:type="pct"/>
          </w:tcPr>
          <w:p w14:paraId="44A7F01E" w14:textId="77777777" w:rsidR="0076103C" w:rsidRPr="00106607" w:rsidRDefault="0076103C" w:rsidP="00D04606">
            <w:pPr>
              <w:pStyle w:val="GOSTTablenorm"/>
              <w:suppressAutoHyphens/>
            </w:pPr>
            <w:r w:rsidRPr="00BA7DE0">
              <w:t>Глобальный идентификатор ответа</w:t>
            </w:r>
          </w:p>
        </w:tc>
        <w:tc>
          <w:tcPr>
            <w:tcW w:w="750" w:type="pct"/>
          </w:tcPr>
          <w:p w14:paraId="79B38AAF" w14:textId="77777777" w:rsidR="0076103C" w:rsidRPr="00106607" w:rsidRDefault="0076103C" w:rsidP="00D04606">
            <w:pPr>
              <w:pStyle w:val="GOSTTablenorm"/>
              <w:suppressAutoHyphens/>
              <w:rPr>
                <w:lang w:val="en-US"/>
              </w:rPr>
            </w:pPr>
            <w:proofErr w:type="spellStart"/>
            <w:r w:rsidRPr="00BA7DE0">
              <w:rPr>
                <w:lang w:val="en-US"/>
              </w:rPr>
              <w:t>AnsGuid</w:t>
            </w:r>
            <w:proofErr w:type="spellEnd"/>
          </w:p>
        </w:tc>
        <w:tc>
          <w:tcPr>
            <w:tcW w:w="500" w:type="pct"/>
          </w:tcPr>
          <w:p w14:paraId="77DC48F7" w14:textId="77777777" w:rsidR="0076103C" w:rsidRPr="00BA7DE0" w:rsidRDefault="0076103C" w:rsidP="00D04606">
            <w:pPr>
              <w:pStyle w:val="GOSTTablenorm"/>
              <w:suppressAutoHyphens/>
              <w:rPr>
                <w:lang w:val="en-US"/>
              </w:rPr>
            </w:pPr>
            <w:r w:rsidRPr="00BA7DE0">
              <w:rPr>
                <w:lang w:val="en-US"/>
              </w:rPr>
              <w:t>GUID</w:t>
            </w:r>
          </w:p>
        </w:tc>
        <w:tc>
          <w:tcPr>
            <w:tcW w:w="300" w:type="pct"/>
          </w:tcPr>
          <w:p w14:paraId="58E8336D" w14:textId="77777777" w:rsidR="0076103C" w:rsidRPr="00BA7DE0" w:rsidRDefault="0076103C" w:rsidP="00D04606">
            <w:pPr>
              <w:pStyle w:val="GOSTTablenorm"/>
              <w:suppressAutoHyphens/>
            </w:pPr>
            <w:r w:rsidRPr="00BA7DE0">
              <w:t>Да</w:t>
            </w:r>
          </w:p>
        </w:tc>
        <w:tc>
          <w:tcPr>
            <w:tcW w:w="315" w:type="pct"/>
          </w:tcPr>
          <w:p w14:paraId="5F09B4A3" w14:textId="77777777" w:rsidR="0076103C" w:rsidRPr="00106607" w:rsidRDefault="0076103C" w:rsidP="00D04606">
            <w:pPr>
              <w:pStyle w:val="GOSTTablenorm"/>
              <w:suppressAutoHyphens/>
              <w:rPr>
                <w:lang w:val="en-US"/>
              </w:rPr>
            </w:pPr>
            <w:r w:rsidRPr="00BA7DE0">
              <w:rPr>
                <w:lang w:val="en-US"/>
              </w:rPr>
              <w:t>=</w:t>
            </w:r>
            <w:r w:rsidRPr="00BA7DE0">
              <w:t>36</w:t>
            </w:r>
          </w:p>
        </w:tc>
        <w:tc>
          <w:tcPr>
            <w:tcW w:w="2050" w:type="pct"/>
          </w:tcPr>
          <w:p w14:paraId="1263BB77" w14:textId="77777777" w:rsidR="0076103C" w:rsidRPr="00106607" w:rsidRDefault="0076103C" w:rsidP="00D04606">
            <w:pPr>
              <w:pStyle w:val="GOSTTablenorm"/>
              <w:suppressAutoHyphens/>
            </w:pPr>
            <w:r w:rsidRPr="00BA7DE0">
              <w:t>Уникальный идентификатор ответа (с тире)</w:t>
            </w:r>
          </w:p>
        </w:tc>
      </w:tr>
      <w:tr w:rsidR="00875295" w:rsidRPr="00BA7DE0" w14:paraId="1863BDF5" w14:textId="77777777" w:rsidTr="00C75A4E">
        <w:tc>
          <w:tcPr>
            <w:tcW w:w="1100" w:type="pct"/>
          </w:tcPr>
          <w:p w14:paraId="170DC6ED" w14:textId="77777777" w:rsidR="0076103C" w:rsidRPr="00BA7DE0" w:rsidRDefault="0076103C" w:rsidP="00D04606">
            <w:pPr>
              <w:pStyle w:val="GOSTTablenorm"/>
              <w:suppressAutoHyphens/>
            </w:pPr>
            <w:r w:rsidRPr="00BA7DE0">
              <w:t>Глобальный идентификатор документа</w:t>
            </w:r>
          </w:p>
        </w:tc>
        <w:tc>
          <w:tcPr>
            <w:tcW w:w="750" w:type="pct"/>
          </w:tcPr>
          <w:p w14:paraId="06951F49" w14:textId="77777777" w:rsidR="0076103C" w:rsidRPr="00BA7DE0" w:rsidRDefault="0076103C" w:rsidP="00D04606">
            <w:pPr>
              <w:pStyle w:val="GOSTTablenorm"/>
              <w:suppressAutoHyphens/>
              <w:rPr>
                <w:lang w:val="en-US"/>
              </w:rPr>
            </w:pPr>
            <w:proofErr w:type="spellStart"/>
            <w:r w:rsidRPr="00BA7DE0">
              <w:rPr>
                <w:lang w:val="en-US"/>
              </w:rPr>
              <w:t>DocGuid</w:t>
            </w:r>
            <w:proofErr w:type="spellEnd"/>
          </w:p>
        </w:tc>
        <w:tc>
          <w:tcPr>
            <w:tcW w:w="500" w:type="pct"/>
          </w:tcPr>
          <w:p w14:paraId="21DDD4F1" w14:textId="77777777" w:rsidR="0076103C" w:rsidRPr="00BA7DE0" w:rsidRDefault="0076103C" w:rsidP="00D04606">
            <w:pPr>
              <w:pStyle w:val="GOSTTablenorm"/>
              <w:suppressAutoHyphens/>
              <w:rPr>
                <w:lang w:val="en-US"/>
              </w:rPr>
            </w:pPr>
            <w:r w:rsidRPr="00BA7DE0">
              <w:rPr>
                <w:lang w:val="en-US"/>
              </w:rPr>
              <w:t>GUID</w:t>
            </w:r>
          </w:p>
        </w:tc>
        <w:tc>
          <w:tcPr>
            <w:tcW w:w="300" w:type="pct"/>
          </w:tcPr>
          <w:p w14:paraId="563ED57A" w14:textId="77777777" w:rsidR="0076103C" w:rsidRPr="00BA7DE0" w:rsidRDefault="0076103C" w:rsidP="00D04606">
            <w:pPr>
              <w:pStyle w:val="GOSTTablenorm"/>
              <w:suppressAutoHyphens/>
            </w:pPr>
            <w:r w:rsidRPr="00BA7DE0">
              <w:t>Нет</w:t>
            </w:r>
          </w:p>
        </w:tc>
        <w:tc>
          <w:tcPr>
            <w:tcW w:w="315" w:type="pct"/>
          </w:tcPr>
          <w:p w14:paraId="43907E70" w14:textId="77777777" w:rsidR="0076103C" w:rsidRPr="00BA7DE0" w:rsidRDefault="0076103C" w:rsidP="00D04606">
            <w:pPr>
              <w:pStyle w:val="GOSTTablenorm"/>
              <w:suppressAutoHyphens/>
              <w:rPr>
                <w:lang w:val="en-US"/>
              </w:rPr>
            </w:pPr>
            <w:r w:rsidRPr="00BA7DE0">
              <w:rPr>
                <w:lang w:val="en-US"/>
              </w:rPr>
              <w:t>=</w:t>
            </w:r>
            <w:r w:rsidRPr="00BA7DE0">
              <w:t>36</w:t>
            </w:r>
          </w:p>
        </w:tc>
        <w:tc>
          <w:tcPr>
            <w:tcW w:w="2050" w:type="pct"/>
          </w:tcPr>
          <w:p w14:paraId="194F75B7" w14:textId="77777777" w:rsidR="0076103C" w:rsidRPr="00BA7DE0" w:rsidRDefault="0076103C" w:rsidP="00D04606">
            <w:pPr>
              <w:pStyle w:val="GOSTTablenorm"/>
              <w:suppressAutoHyphens/>
            </w:pPr>
            <w:r w:rsidRPr="00BA7DE0">
              <w:t xml:space="preserve">Уникальный идентификатор документа/отчета/виджета (с тире), инициировавшего запрос. Заполняется, если был указан в запросе </w:t>
            </w:r>
          </w:p>
        </w:tc>
      </w:tr>
      <w:tr w:rsidR="00875295" w:rsidRPr="00BA7DE0" w14:paraId="22E56029" w14:textId="77777777" w:rsidTr="00C75A4E">
        <w:tc>
          <w:tcPr>
            <w:tcW w:w="1100" w:type="pct"/>
          </w:tcPr>
          <w:p w14:paraId="457B16A0" w14:textId="77777777" w:rsidR="0076103C" w:rsidRPr="00BA7DE0" w:rsidRDefault="0076103C" w:rsidP="00D04606">
            <w:pPr>
              <w:pStyle w:val="GOSTTablenorm"/>
              <w:suppressAutoHyphens/>
            </w:pPr>
            <w:r w:rsidRPr="00106607">
              <w:t>Результат выполнения операции</w:t>
            </w:r>
          </w:p>
        </w:tc>
        <w:tc>
          <w:tcPr>
            <w:tcW w:w="750" w:type="pct"/>
          </w:tcPr>
          <w:p w14:paraId="1E1FE1ED" w14:textId="77777777" w:rsidR="0076103C" w:rsidRPr="00BA7DE0" w:rsidRDefault="0076103C" w:rsidP="00D04606">
            <w:pPr>
              <w:pStyle w:val="GOSTTablenorm"/>
              <w:suppressAutoHyphens/>
              <w:rPr>
                <w:lang w:val="en-US"/>
              </w:rPr>
            </w:pPr>
            <w:proofErr w:type="spellStart"/>
            <w:r w:rsidRPr="00106607">
              <w:t>Result</w:t>
            </w:r>
            <w:proofErr w:type="spellEnd"/>
          </w:p>
        </w:tc>
        <w:tc>
          <w:tcPr>
            <w:tcW w:w="500" w:type="pct"/>
          </w:tcPr>
          <w:p w14:paraId="482B06DB" w14:textId="77777777" w:rsidR="0076103C" w:rsidRPr="00BA7DE0" w:rsidRDefault="0076103C" w:rsidP="00D04606">
            <w:pPr>
              <w:pStyle w:val="GOSTTablenorm"/>
              <w:suppressAutoHyphens/>
            </w:pPr>
            <w:r w:rsidRPr="00BA7DE0">
              <w:t>Строка</w:t>
            </w:r>
          </w:p>
        </w:tc>
        <w:tc>
          <w:tcPr>
            <w:tcW w:w="300" w:type="pct"/>
          </w:tcPr>
          <w:p w14:paraId="35B2DD85" w14:textId="77777777" w:rsidR="0076103C" w:rsidRPr="00106607" w:rsidRDefault="0076103C" w:rsidP="00D04606">
            <w:pPr>
              <w:pStyle w:val="GOSTTablenorm"/>
              <w:suppressAutoHyphens/>
            </w:pPr>
            <w:r w:rsidRPr="00106607">
              <w:t>Да</w:t>
            </w:r>
          </w:p>
        </w:tc>
        <w:tc>
          <w:tcPr>
            <w:tcW w:w="315" w:type="pct"/>
          </w:tcPr>
          <w:p w14:paraId="29E9089E" w14:textId="77777777" w:rsidR="0076103C" w:rsidRPr="003F2180" w:rsidRDefault="0076103C" w:rsidP="00D04606">
            <w:pPr>
              <w:pStyle w:val="GOSTTablenorm"/>
              <w:suppressAutoHyphens/>
            </w:pPr>
            <w:r w:rsidRPr="00106607">
              <w:t>=1</w:t>
            </w:r>
          </w:p>
        </w:tc>
        <w:tc>
          <w:tcPr>
            <w:tcW w:w="2050" w:type="pct"/>
          </w:tcPr>
          <w:p w14:paraId="6BFC4BF2" w14:textId="77777777" w:rsidR="0076103C" w:rsidRPr="00711EB3" w:rsidRDefault="0076103C" w:rsidP="00D04606">
            <w:pPr>
              <w:pStyle w:val="GOSTTablenorm"/>
              <w:suppressAutoHyphens/>
            </w:pPr>
            <w:r w:rsidRPr="00711EB3">
              <w:t>Передаются следующие значения:</w:t>
            </w:r>
          </w:p>
          <w:p w14:paraId="48FA65BF" w14:textId="3CCBE15B" w:rsidR="0076103C" w:rsidRPr="00BA7DE0" w:rsidRDefault="00473E09" w:rsidP="00D04606">
            <w:pPr>
              <w:pStyle w:val="GOSTTableListMark1"/>
              <w:suppressAutoHyphens/>
              <w:rPr>
                <w:lang w:val="en-US"/>
              </w:rPr>
            </w:pPr>
            <w:r>
              <w:t>«</w:t>
            </w:r>
            <w:r w:rsidR="0076103C" w:rsidRPr="00BA7DE0">
              <w:rPr>
                <w:lang w:val="en-US"/>
              </w:rPr>
              <w:t>S</w:t>
            </w:r>
            <w:r>
              <w:t xml:space="preserve">» </w:t>
            </w:r>
            <w:r w:rsidR="0076103C" w:rsidRPr="00BA7DE0">
              <w:rPr>
                <w:lang w:val="en-US"/>
              </w:rPr>
              <w:t xml:space="preserve">– SUCCESS – </w:t>
            </w:r>
            <w:r w:rsidR="0076103C" w:rsidRPr="00BA7DE0">
              <w:t>у</w:t>
            </w:r>
            <w:proofErr w:type="spellStart"/>
            <w:r w:rsidR="0076103C" w:rsidRPr="00BA7DE0">
              <w:rPr>
                <w:lang w:val="en-US"/>
              </w:rPr>
              <w:t>спешное</w:t>
            </w:r>
            <w:proofErr w:type="spellEnd"/>
            <w:r w:rsidR="0076103C" w:rsidRPr="00BA7DE0">
              <w:rPr>
                <w:lang w:val="en-US"/>
              </w:rPr>
              <w:t xml:space="preserve"> </w:t>
            </w:r>
            <w:proofErr w:type="spellStart"/>
            <w:r w:rsidR="0076103C" w:rsidRPr="00BA7DE0">
              <w:rPr>
                <w:lang w:val="en-US"/>
              </w:rPr>
              <w:t>завершение</w:t>
            </w:r>
            <w:proofErr w:type="spellEnd"/>
            <w:r w:rsidR="004A1C1C">
              <w:t>;</w:t>
            </w:r>
          </w:p>
          <w:p w14:paraId="491E1A57" w14:textId="77363DD4" w:rsidR="0076103C" w:rsidRPr="00BA7DE0" w:rsidRDefault="00473E09" w:rsidP="00D04606">
            <w:pPr>
              <w:pStyle w:val="GOSTTableListMark1"/>
              <w:suppressAutoHyphens/>
            </w:pPr>
            <w:r>
              <w:t>«</w:t>
            </w:r>
            <w:r w:rsidR="0076103C" w:rsidRPr="00BA7DE0">
              <w:rPr>
                <w:lang w:val="en-US"/>
              </w:rPr>
              <w:t>E</w:t>
            </w:r>
            <w:r>
              <w:t>»</w:t>
            </w:r>
            <w:r w:rsidR="0076103C" w:rsidRPr="00BA7DE0">
              <w:t xml:space="preserve"> – </w:t>
            </w:r>
            <w:r w:rsidR="0076103C" w:rsidRPr="00BA7DE0">
              <w:rPr>
                <w:lang w:val="en-US"/>
              </w:rPr>
              <w:t>ERROR</w:t>
            </w:r>
            <w:r w:rsidR="0076103C" w:rsidRPr="00BA7DE0">
              <w:t xml:space="preserve"> – не успешное завершение</w:t>
            </w:r>
          </w:p>
        </w:tc>
      </w:tr>
      <w:tr w:rsidR="00875295" w:rsidRPr="00BA7DE0" w14:paraId="64DFF5C2" w14:textId="77777777" w:rsidTr="00C75A4E">
        <w:tc>
          <w:tcPr>
            <w:tcW w:w="1100" w:type="pct"/>
          </w:tcPr>
          <w:p w14:paraId="54A6D597" w14:textId="77777777" w:rsidR="0076103C" w:rsidRPr="00106607" w:rsidRDefault="0076103C" w:rsidP="00D04606">
            <w:pPr>
              <w:pStyle w:val="GOSTTablenorm"/>
              <w:suppressAutoHyphens/>
            </w:pPr>
            <w:r w:rsidRPr="00106607">
              <w:t>Текст ошибки</w:t>
            </w:r>
          </w:p>
        </w:tc>
        <w:tc>
          <w:tcPr>
            <w:tcW w:w="750" w:type="pct"/>
          </w:tcPr>
          <w:p w14:paraId="1F5CF3C0" w14:textId="77777777" w:rsidR="0076103C" w:rsidRPr="003F2180" w:rsidRDefault="0076103C" w:rsidP="00D04606">
            <w:pPr>
              <w:pStyle w:val="GOSTTablenorm"/>
              <w:suppressAutoHyphens/>
              <w:rPr>
                <w:lang w:val="en-US"/>
              </w:rPr>
            </w:pPr>
            <w:proofErr w:type="spellStart"/>
            <w:r w:rsidRPr="00106607">
              <w:rPr>
                <w:lang w:val="en-US"/>
              </w:rPr>
              <w:t>ResultDescr</w:t>
            </w:r>
            <w:proofErr w:type="spellEnd"/>
          </w:p>
        </w:tc>
        <w:tc>
          <w:tcPr>
            <w:tcW w:w="500" w:type="pct"/>
          </w:tcPr>
          <w:p w14:paraId="4BFFC3D2" w14:textId="77777777" w:rsidR="0076103C" w:rsidRPr="00BA7DE0" w:rsidRDefault="0076103C" w:rsidP="00D04606">
            <w:pPr>
              <w:pStyle w:val="GOSTTablenorm"/>
              <w:suppressAutoHyphens/>
            </w:pPr>
            <w:r w:rsidRPr="00BA7DE0">
              <w:t>Строка</w:t>
            </w:r>
          </w:p>
        </w:tc>
        <w:tc>
          <w:tcPr>
            <w:tcW w:w="300" w:type="pct"/>
          </w:tcPr>
          <w:p w14:paraId="2E083C89" w14:textId="77777777" w:rsidR="0076103C" w:rsidRPr="00106607" w:rsidRDefault="0076103C" w:rsidP="00D04606">
            <w:pPr>
              <w:pStyle w:val="GOSTTablenorm"/>
              <w:suppressAutoHyphens/>
            </w:pPr>
            <w:r w:rsidRPr="00106607">
              <w:t>Нет</w:t>
            </w:r>
          </w:p>
        </w:tc>
        <w:tc>
          <w:tcPr>
            <w:tcW w:w="315" w:type="pct"/>
          </w:tcPr>
          <w:p w14:paraId="0D07272B" w14:textId="77777777" w:rsidR="0076103C" w:rsidRPr="003F2180" w:rsidRDefault="0076103C" w:rsidP="00D04606">
            <w:pPr>
              <w:pStyle w:val="GOSTTablenorm"/>
              <w:suppressAutoHyphens/>
            </w:pPr>
            <w:r w:rsidRPr="00106607">
              <w:rPr>
                <w:lang w:val="en-US"/>
              </w:rPr>
              <w:t>&lt;</w:t>
            </w:r>
            <w:r w:rsidRPr="003F2180">
              <w:t>=2000</w:t>
            </w:r>
          </w:p>
        </w:tc>
        <w:tc>
          <w:tcPr>
            <w:tcW w:w="2050" w:type="pct"/>
          </w:tcPr>
          <w:p w14:paraId="66765677" w14:textId="31B214C2" w:rsidR="0076103C" w:rsidRPr="004570C1" w:rsidRDefault="007F1D6A" w:rsidP="00D04606">
            <w:pPr>
              <w:pStyle w:val="GOSTTablenorm"/>
              <w:suppressAutoHyphens/>
            </w:pPr>
            <w:r>
              <w:t>Р</w:t>
            </w:r>
            <w:r w:rsidR="0076103C" w:rsidRPr="00711EB3">
              <w:t xml:space="preserve">азвернутый текст ошибки (в </w:t>
            </w:r>
            <w:proofErr w:type="spellStart"/>
            <w:r w:rsidR="0076103C" w:rsidRPr="00711EB3">
              <w:t>Result</w:t>
            </w:r>
            <w:proofErr w:type="spellEnd"/>
            <w:r w:rsidR="0076103C" w:rsidRPr="00711EB3">
              <w:t xml:space="preserve"> передано значение, отличное от «</w:t>
            </w:r>
            <w:r w:rsidR="0076103C" w:rsidRPr="00711EB3">
              <w:rPr>
                <w:lang w:val="en-US"/>
              </w:rPr>
              <w:t>S</w:t>
            </w:r>
            <w:r w:rsidR="0076103C" w:rsidRPr="004570C1">
              <w:t>»)</w:t>
            </w:r>
          </w:p>
        </w:tc>
      </w:tr>
      <w:tr w:rsidR="00BA7DE0" w:rsidRPr="00BA7DE0" w14:paraId="0E01F554" w14:textId="77777777" w:rsidTr="00C75A4E">
        <w:tc>
          <w:tcPr>
            <w:tcW w:w="2050" w:type="pct"/>
            <w:gridSpan w:val="6"/>
          </w:tcPr>
          <w:p w14:paraId="7EE40E35" w14:textId="77777777" w:rsidR="0076103C" w:rsidRPr="00106607" w:rsidRDefault="0076103C" w:rsidP="00D04606">
            <w:pPr>
              <w:pStyle w:val="GOSTTableHead"/>
              <w:rPr>
                <w:szCs w:val="22"/>
              </w:rPr>
            </w:pPr>
            <w:r w:rsidRPr="00106607">
              <w:rPr>
                <w:szCs w:val="22"/>
              </w:rPr>
              <w:t>Перечень параметров ответа (</w:t>
            </w:r>
            <w:r w:rsidRPr="00BA7DE0">
              <w:rPr>
                <w:szCs w:val="22"/>
                <w:lang w:val="en-US"/>
              </w:rPr>
              <w:t>document</w:t>
            </w:r>
            <w:r w:rsidRPr="00106607">
              <w:rPr>
                <w:szCs w:val="22"/>
              </w:rPr>
              <w:t>)</w:t>
            </w:r>
          </w:p>
        </w:tc>
      </w:tr>
      <w:tr w:rsidR="00875295" w:rsidRPr="00BA7DE0" w14:paraId="21777DF9" w14:textId="77777777" w:rsidTr="00C75A4E">
        <w:tc>
          <w:tcPr>
            <w:tcW w:w="1100" w:type="pct"/>
          </w:tcPr>
          <w:p w14:paraId="7C2D448B" w14:textId="2AD86400" w:rsidR="0076103C" w:rsidRPr="00C75A4E" w:rsidRDefault="005A52E1" w:rsidP="00D04606">
            <w:pPr>
              <w:pStyle w:val="GOSTTablenorm"/>
              <w:suppressAutoHyphens/>
              <w:rPr>
                <w:b/>
              </w:rPr>
            </w:pPr>
            <w:r w:rsidRPr="00C75A4E">
              <w:rPr>
                <w:b/>
              </w:rPr>
              <w:t>Результат проверки исполненных документов</w:t>
            </w:r>
          </w:p>
        </w:tc>
        <w:tc>
          <w:tcPr>
            <w:tcW w:w="750" w:type="pct"/>
          </w:tcPr>
          <w:p w14:paraId="6FAB8F11" w14:textId="35D956F4" w:rsidR="0076103C" w:rsidRPr="00C75A4E" w:rsidRDefault="005A52E1" w:rsidP="00D04606">
            <w:pPr>
              <w:pStyle w:val="GOSTTablenorm"/>
              <w:suppressAutoHyphens/>
              <w:rPr>
                <w:b/>
              </w:rPr>
            </w:pPr>
            <w:proofErr w:type="spellStart"/>
            <w:r w:rsidRPr="00C75A4E">
              <w:rPr>
                <w:b/>
              </w:rPr>
              <w:t>ExecutedDocList</w:t>
            </w:r>
            <w:proofErr w:type="spellEnd"/>
          </w:p>
        </w:tc>
        <w:tc>
          <w:tcPr>
            <w:tcW w:w="500" w:type="pct"/>
          </w:tcPr>
          <w:p w14:paraId="239C61B5" w14:textId="3659DBAE" w:rsidR="0076103C" w:rsidRPr="00C75A4E" w:rsidRDefault="005A52E1" w:rsidP="00D04606">
            <w:pPr>
              <w:pStyle w:val="GOSTTablenorm"/>
              <w:suppressAutoHyphens/>
            </w:pPr>
            <w:r w:rsidRPr="00C75A4E">
              <w:t>Массив</w:t>
            </w:r>
          </w:p>
        </w:tc>
        <w:tc>
          <w:tcPr>
            <w:tcW w:w="300" w:type="pct"/>
          </w:tcPr>
          <w:p w14:paraId="415D3133" w14:textId="77777777" w:rsidR="0076103C" w:rsidRPr="00C75A4E" w:rsidRDefault="0076103C" w:rsidP="00D04606">
            <w:pPr>
              <w:pStyle w:val="GOSTTablenorm"/>
              <w:suppressAutoHyphens/>
            </w:pPr>
            <w:r w:rsidRPr="000E1E0A">
              <w:t>Нет</w:t>
            </w:r>
          </w:p>
        </w:tc>
        <w:tc>
          <w:tcPr>
            <w:tcW w:w="315" w:type="pct"/>
          </w:tcPr>
          <w:p w14:paraId="2F354034" w14:textId="615742EA" w:rsidR="0076103C" w:rsidRPr="00474651" w:rsidRDefault="005A52E1" w:rsidP="00D04606">
            <w:pPr>
              <w:pStyle w:val="GOSTTablenorm"/>
              <w:suppressAutoHyphens/>
            </w:pPr>
            <w:r w:rsidRPr="000E1E0A">
              <w:t>-</w:t>
            </w:r>
          </w:p>
        </w:tc>
        <w:tc>
          <w:tcPr>
            <w:tcW w:w="2050" w:type="pct"/>
          </w:tcPr>
          <w:p w14:paraId="28ECDA17" w14:textId="2EC3F73F" w:rsidR="0076103C" w:rsidRPr="000E1E0A" w:rsidRDefault="005A52E1" w:rsidP="00D04606">
            <w:pPr>
              <w:pStyle w:val="GOSTTablenorm"/>
              <w:suppressAutoHyphens/>
            </w:pPr>
            <w:r w:rsidRPr="00C75A4E">
              <w:t>Заполняется в случае, если в запросе указан перечень исполненных документов (</w:t>
            </w:r>
            <w:proofErr w:type="spellStart"/>
            <w:r w:rsidRPr="00C75A4E">
              <w:t>ExecutedDocGuids</w:t>
            </w:r>
            <w:proofErr w:type="spellEnd"/>
            <w:r w:rsidRPr="00C75A4E">
              <w:t>)</w:t>
            </w:r>
          </w:p>
        </w:tc>
      </w:tr>
      <w:tr w:rsidR="00875295" w:rsidRPr="00BA7DE0" w14:paraId="2BBC2CAC" w14:textId="77777777" w:rsidTr="00C75A4E">
        <w:tc>
          <w:tcPr>
            <w:tcW w:w="1100" w:type="pct"/>
          </w:tcPr>
          <w:p w14:paraId="0028763A" w14:textId="178A5F0A" w:rsidR="0076103C" w:rsidRPr="00C75A4E" w:rsidRDefault="005A52E1" w:rsidP="00D04606">
            <w:pPr>
              <w:pStyle w:val="GOSTTablenorm"/>
              <w:suppressAutoHyphens/>
            </w:pPr>
            <w:r w:rsidRPr="00C75A4E">
              <w:t>Глобальный идентификатор документа</w:t>
            </w:r>
          </w:p>
        </w:tc>
        <w:tc>
          <w:tcPr>
            <w:tcW w:w="750" w:type="pct"/>
          </w:tcPr>
          <w:p w14:paraId="2B4C4E76" w14:textId="5C1AF9FD" w:rsidR="0076103C" w:rsidRPr="00C75A4E" w:rsidRDefault="005A52E1" w:rsidP="00D04606">
            <w:pPr>
              <w:pStyle w:val="GOSTTablenorm"/>
              <w:suppressAutoHyphens/>
            </w:pPr>
            <w:proofErr w:type="spellStart"/>
            <w:proofErr w:type="gramStart"/>
            <w:r w:rsidRPr="00C75A4E">
              <w:rPr>
                <w:b/>
              </w:rPr>
              <w:t>ExecutedDocList:</w:t>
            </w:r>
            <w:r w:rsidRPr="00C75A4E">
              <w:t>GUID</w:t>
            </w:r>
            <w:proofErr w:type="spellEnd"/>
            <w:proofErr w:type="gramEnd"/>
          </w:p>
        </w:tc>
        <w:tc>
          <w:tcPr>
            <w:tcW w:w="500" w:type="pct"/>
          </w:tcPr>
          <w:p w14:paraId="296AD1F9" w14:textId="4AE213F7" w:rsidR="0076103C" w:rsidRPr="00C75A4E" w:rsidRDefault="005A52E1" w:rsidP="00D04606">
            <w:pPr>
              <w:pStyle w:val="GOSTTablenorm"/>
              <w:suppressAutoHyphens/>
            </w:pPr>
            <w:r w:rsidRPr="00C75A4E">
              <w:t>GUID</w:t>
            </w:r>
          </w:p>
        </w:tc>
        <w:tc>
          <w:tcPr>
            <w:tcW w:w="300" w:type="pct"/>
          </w:tcPr>
          <w:p w14:paraId="0205FBCD" w14:textId="5220169B" w:rsidR="0076103C" w:rsidRPr="00C75A4E" w:rsidRDefault="005A52E1" w:rsidP="00D04606">
            <w:pPr>
              <w:pStyle w:val="GOSTTablenorm"/>
              <w:suppressAutoHyphens/>
            </w:pPr>
            <w:r w:rsidRPr="00C75A4E">
              <w:t>Да</w:t>
            </w:r>
          </w:p>
        </w:tc>
        <w:tc>
          <w:tcPr>
            <w:tcW w:w="315" w:type="pct"/>
          </w:tcPr>
          <w:p w14:paraId="3A999FBF" w14:textId="14B14377" w:rsidR="0076103C" w:rsidRPr="00C75A4E" w:rsidRDefault="005A52E1" w:rsidP="00D04606">
            <w:pPr>
              <w:pStyle w:val="GOSTTablenorm"/>
              <w:suppressAutoHyphens/>
            </w:pPr>
            <w:r w:rsidRPr="00C75A4E">
              <w:t>=36</w:t>
            </w:r>
          </w:p>
        </w:tc>
        <w:tc>
          <w:tcPr>
            <w:tcW w:w="2050" w:type="pct"/>
          </w:tcPr>
          <w:p w14:paraId="329225AD" w14:textId="4BFBCFAB" w:rsidR="0076103C" w:rsidRPr="000E1E0A" w:rsidRDefault="005A52E1" w:rsidP="00D04606">
            <w:pPr>
              <w:pStyle w:val="GOSTTablenorm"/>
              <w:suppressAutoHyphens/>
            </w:pPr>
            <w:r w:rsidRPr="00C75A4E">
              <w:t>Указывается GUID документа, по которому выполнялась проверка состояния учетных данных</w:t>
            </w:r>
          </w:p>
        </w:tc>
      </w:tr>
      <w:tr w:rsidR="00875295" w:rsidRPr="00BA7DE0" w14:paraId="5D5E45AA" w14:textId="77777777" w:rsidTr="00C75A4E">
        <w:tc>
          <w:tcPr>
            <w:tcW w:w="1100" w:type="pct"/>
          </w:tcPr>
          <w:p w14:paraId="6D0A9F9E" w14:textId="38D1F8B3" w:rsidR="0076103C" w:rsidRPr="00C75A4E" w:rsidRDefault="00BA7DE0" w:rsidP="00D04606">
            <w:pPr>
              <w:pStyle w:val="GOSTTablenorm"/>
              <w:suppressAutoHyphens/>
            </w:pPr>
            <w:r w:rsidRPr="00C75A4E">
              <w:t>Состояние записей учета</w:t>
            </w:r>
          </w:p>
        </w:tc>
        <w:tc>
          <w:tcPr>
            <w:tcW w:w="750" w:type="pct"/>
          </w:tcPr>
          <w:p w14:paraId="4B9A6822" w14:textId="7D07A0C2" w:rsidR="0076103C" w:rsidRPr="00C75A4E" w:rsidRDefault="00BA7DE0" w:rsidP="00D04606">
            <w:pPr>
              <w:pStyle w:val="GOSTTablenorm"/>
              <w:suppressAutoHyphens/>
            </w:pPr>
            <w:proofErr w:type="spellStart"/>
            <w:proofErr w:type="gramStart"/>
            <w:r w:rsidRPr="00C75A4E">
              <w:rPr>
                <w:b/>
              </w:rPr>
              <w:t>ExecutedDocList:S</w:t>
            </w:r>
            <w:r w:rsidRPr="00C75A4E">
              <w:t>tatus</w:t>
            </w:r>
            <w:proofErr w:type="spellEnd"/>
            <w:proofErr w:type="gramEnd"/>
          </w:p>
        </w:tc>
        <w:tc>
          <w:tcPr>
            <w:tcW w:w="500" w:type="pct"/>
          </w:tcPr>
          <w:p w14:paraId="7D99C461" w14:textId="2C198585" w:rsidR="0076103C" w:rsidRPr="00C75A4E" w:rsidRDefault="00BA7DE0" w:rsidP="00D04606">
            <w:pPr>
              <w:pStyle w:val="GOSTTablenorm"/>
              <w:suppressAutoHyphens/>
            </w:pPr>
            <w:r w:rsidRPr="00C75A4E">
              <w:t>Строка</w:t>
            </w:r>
          </w:p>
        </w:tc>
        <w:tc>
          <w:tcPr>
            <w:tcW w:w="300" w:type="pct"/>
          </w:tcPr>
          <w:p w14:paraId="0F0FA9E3" w14:textId="3FB275C2" w:rsidR="0076103C" w:rsidRPr="00C75A4E" w:rsidRDefault="00BA7DE0" w:rsidP="00D04606">
            <w:pPr>
              <w:pStyle w:val="GOSTTablenorm"/>
              <w:suppressAutoHyphens/>
            </w:pPr>
            <w:r w:rsidRPr="00C75A4E">
              <w:t>Да</w:t>
            </w:r>
          </w:p>
        </w:tc>
        <w:tc>
          <w:tcPr>
            <w:tcW w:w="315" w:type="pct"/>
          </w:tcPr>
          <w:p w14:paraId="66F52BA0" w14:textId="29DB0D4C" w:rsidR="0076103C" w:rsidRPr="00C75A4E" w:rsidRDefault="00BA7DE0" w:rsidP="00D04606">
            <w:pPr>
              <w:pStyle w:val="GOSTTablenorm"/>
              <w:suppressAutoHyphens/>
            </w:pPr>
            <w:r w:rsidRPr="00C75A4E">
              <w:t>=1</w:t>
            </w:r>
          </w:p>
        </w:tc>
        <w:tc>
          <w:tcPr>
            <w:tcW w:w="2050" w:type="pct"/>
          </w:tcPr>
          <w:p w14:paraId="6AF7BB9D" w14:textId="77777777" w:rsidR="00BA7DE0" w:rsidRPr="00141AE4" w:rsidRDefault="00BA7DE0" w:rsidP="00D04606">
            <w:pPr>
              <w:pStyle w:val="GOSTTablenorm"/>
              <w:suppressAutoHyphens/>
              <w:rPr>
                <w:lang w:eastAsia="en-US"/>
              </w:rPr>
            </w:pPr>
            <w:r w:rsidRPr="00141AE4">
              <w:rPr>
                <w:lang w:eastAsia="en-US"/>
              </w:rPr>
              <w:t xml:space="preserve">Отражается состояние записей учета по документу в </w:t>
            </w:r>
            <w:r w:rsidRPr="00141AE4">
              <w:rPr>
                <w:lang w:val="en-US" w:eastAsia="en-US"/>
              </w:rPr>
              <w:t>SVAP</w:t>
            </w:r>
            <w:r w:rsidRPr="00141AE4">
              <w:rPr>
                <w:lang w:eastAsia="en-US"/>
              </w:rPr>
              <w:t>.</w:t>
            </w:r>
          </w:p>
          <w:p w14:paraId="3CB070F1" w14:textId="5E5FAE66" w:rsidR="0048145F" w:rsidRPr="00141AE4" w:rsidRDefault="00BA7DE0" w:rsidP="00D04606">
            <w:pPr>
              <w:pStyle w:val="GOSTTablenorm"/>
              <w:suppressAutoHyphens/>
              <w:rPr>
                <w:szCs w:val="22"/>
                <w:lang w:eastAsia="en-US"/>
              </w:rPr>
            </w:pPr>
            <w:r w:rsidRPr="00141AE4">
              <w:rPr>
                <w:lang w:eastAsia="en-US"/>
              </w:rPr>
              <w:t>Возможные значения:</w:t>
            </w:r>
          </w:p>
          <w:p w14:paraId="47387376" w14:textId="2E40A433" w:rsidR="00BA7DE0" w:rsidRPr="00141AE4" w:rsidRDefault="00BA7DE0" w:rsidP="00D04606">
            <w:pPr>
              <w:pStyle w:val="GOSTTableListMark1"/>
              <w:suppressAutoHyphens/>
              <w:rPr>
                <w:lang w:eastAsia="en-US"/>
              </w:rPr>
            </w:pPr>
            <w:del w:id="335" w:author="Сатлер Марина Викторовна" w:date="2024-10-07T16:13:00Z">
              <w:r w:rsidRPr="00141AE4" w:rsidDel="00821A71">
                <w:rPr>
                  <w:lang w:eastAsia="en-US"/>
                </w:rPr>
                <w:delText xml:space="preserve"> </w:delText>
              </w:r>
            </w:del>
            <w:r w:rsidRPr="00141AE4">
              <w:rPr>
                <w:lang w:eastAsia="en-US"/>
              </w:rPr>
              <w:t>«</w:t>
            </w:r>
            <w:r w:rsidRPr="00141AE4">
              <w:rPr>
                <w:lang w:val="en-US" w:eastAsia="en-US"/>
              </w:rPr>
              <w:t>P</w:t>
            </w:r>
            <w:r w:rsidRPr="00141AE4">
              <w:rPr>
                <w:lang w:eastAsia="en-US"/>
              </w:rPr>
              <w:t>» – отражение документа в учете</w:t>
            </w:r>
            <w:r w:rsidRPr="00141AE4">
              <w:rPr>
                <w:lang w:val="en-US" w:eastAsia="en-US"/>
              </w:rPr>
              <w:t> </w:t>
            </w:r>
            <w:r w:rsidRPr="00141AE4">
              <w:rPr>
                <w:lang w:eastAsia="en-US"/>
              </w:rPr>
              <w:t>завершено. Значение присваивается документам, которые:</w:t>
            </w:r>
          </w:p>
          <w:p w14:paraId="5BB25E51" w14:textId="77777777" w:rsidR="00BA7DE0" w:rsidRPr="00141AE4" w:rsidRDefault="00BA7DE0" w:rsidP="00D04606">
            <w:pPr>
              <w:pStyle w:val="GOSTTableListMark2"/>
              <w:suppressAutoHyphens/>
              <w:rPr>
                <w:lang w:val="en-US" w:eastAsia="en-US"/>
              </w:rPr>
            </w:pPr>
            <w:proofErr w:type="spellStart"/>
            <w:r w:rsidRPr="00141AE4">
              <w:rPr>
                <w:lang w:val="en-US" w:eastAsia="en-US"/>
              </w:rPr>
              <w:lastRenderedPageBreak/>
              <w:t>присутствуют</w:t>
            </w:r>
            <w:proofErr w:type="spellEnd"/>
            <w:r w:rsidRPr="00141AE4">
              <w:rPr>
                <w:lang w:val="en-US" w:eastAsia="en-US"/>
              </w:rPr>
              <w:t xml:space="preserve"> в </w:t>
            </w:r>
            <w:proofErr w:type="spellStart"/>
            <w:r w:rsidRPr="00141AE4">
              <w:rPr>
                <w:lang w:val="en-US" w:eastAsia="en-US"/>
              </w:rPr>
              <w:t>системе</w:t>
            </w:r>
            <w:proofErr w:type="spellEnd"/>
            <w:r w:rsidRPr="00141AE4">
              <w:rPr>
                <w:lang w:val="en-US" w:eastAsia="en-US"/>
              </w:rPr>
              <w:t>;</w:t>
            </w:r>
          </w:p>
          <w:p w14:paraId="64D92B35" w14:textId="77777777" w:rsidR="00BA7DE0" w:rsidRPr="00141AE4" w:rsidRDefault="00BA7DE0" w:rsidP="00D04606">
            <w:pPr>
              <w:pStyle w:val="GOSTTableListMark2"/>
              <w:suppressAutoHyphens/>
              <w:rPr>
                <w:lang w:val="en-US" w:eastAsia="en-US"/>
              </w:rPr>
            </w:pPr>
            <w:proofErr w:type="spellStart"/>
            <w:r w:rsidRPr="00141AE4">
              <w:rPr>
                <w:lang w:val="en-US" w:eastAsia="en-US"/>
              </w:rPr>
              <w:t>имеют</w:t>
            </w:r>
            <w:proofErr w:type="spellEnd"/>
            <w:r w:rsidRPr="00141AE4">
              <w:rPr>
                <w:lang w:val="en-US" w:eastAsia="en-US"/>
              </w:rPr>
              <w:t xml:space="preserve"> </w:t>
            </w:r>
            <w:proofErr w:type="spellStart"/>
            <w:r w:rsidRPr="00141AE4">
              <w:rPr>
                <w:lang w:val="en-US" w:eastAsia="en-US"/>
              </w:rPr>
              <w:t>выполненные</w:t>
            </w:r>
            <w:proofErr w:type="spellEnd"/>
            <w:r w:rsidRPr="00141AE4">
              <w:rPr>
                <w:lang w:val="en-US" w:eastAsia="en-US"/>
              </w:rPr>
              <w:t xml:space="preserve"> (</w:t>
            </w:r>
            <w:proofErr w:type="spellStart"/>
            <w:r w:rsidRPr="00141AE4">
              <w:rPr>
                <w:lang w:val="en-US" w:eastAsia="en-US"/>
              </w:rPr>
              <w:t>неотмененные</w:t>
            </w:r>
            <w:proofErr w:type="spellEnd"/>
            <w:r w:rsidRPr="00141AE4">
              <w:rPr>
                <w:lang w:val="en-US" w:eastAsia="en-US"/>
              </w:rPr>
              <w:t xml:space="preserve">) </w:t>
            </w:r>
            <w:proofErr w:type="spellStart"/>
            <w:r w:rsidRPr="00141AE4">
              <w:rPr>
                <w:lang w:val="en-US" w:eastAsia="en-US"/>
              </w:rPr>
              <w:t>этапы</w:t>
            </w:r>
            <w:proofErr w:type="spellEnd"/>
            <w:r w:rsidRPr="00141AE4">
              <w:rPr>
                <w:lang w:val="en-US" w:eastAsia="en-US"/>
              </w:rPr>
              <w:t>;</w:t>
            </w:r>
          </w:p>
          <w:p w14:paraId="7A5B6BAA" w14:textId="77777777" w:rsidR="00BA7DE0" w:rsidRPr="00141AE4" w:rsidRDefault="00BA7DE0" w:rsidP="00D04606">
            <w:pPr>
              <w:pStyle w:val="GOSTTableListMark2"/>
              <w:suppressAutoHyphens/>
              <w:rPr>
                <w:lang w:val="en-US" w:eastAsia="en-US"/>
              </w:rPr>
            </w:pPr>
            <w:proofErr w:type="spellStart"/>
            <w:r w:rsidRPr="00141AE4">
              <w:rPr>
                <w:lang w:val="en-US" w:eastAsia="en-US"/>
              </w:rPr>
              <w:t>удовлетворяют</w:t>
            </w:r>
            <w:proofErr w:type="spellEnd"/>
            <w:r w:rsidRPr="00141AE4">
              <w:rPr>
                <w:lang w:val="en-US" w:eastAsia="en-US"/>
              </w:rPr>
              <w:t> </w:t>
            </w:r>
            <w:proofErr w:type="spellStart"/>
            <w:r w:rsidRPr="00141AE4">
              <w:rPr>
                <w:lang w:val="en-US" w:eastAsia="en-US"/>
              </w:rPr>
              <w:t>одновременно</w:t>
            </w:r>
            <w:proofErr w:type="spellEnd"/>
            <w:r w:rsidRPr="00141AE4">
              <w:rPr>
                <w:lang w:val="en-US" w:eastAsia="en-US"/>
              </w:rPr>
              <w:t xml:space="preserve"> </w:t>
            </w:r>
            <w:proofErr w:type="spellStart"/>
            <w:r w:rsidRPr="00141AE4">
              <w:rPr>
                <w:lang w:val="en-US" w:eastAsia="en-US"/>
              </w:rPr>
              <w:t>всем</w:t>
            </w:r>
            <w:proofErr w:type="spellEnd"/>
            <w:r w:rsidRPr="00141AE4">
              <w:rPr>
                <w:lang w:val="en-US" w:eastAsia="en-US"/>
              </w:rPr>
              <w:t> </w:t>
            </w:r>
            <w:proofErr w:type="spellStart"/>
            <w:r w:rsidRPr="00141AE4">
              <w:rPr>
                <w:lang w:val="en-US" w:eastAsia="en-US"/>
              </w:rPr>
              <w:t>условиям</w:t>
            </w:r>
            <w:proofErr w:type="spellEnd"/>
            <w:r w:rsidRPr="00141AE4">
              <w:rPr>
                <w:lang w:val="en-US" w:eastAsia="en-US"/>
              </w:rPr>
              <w:t>:</w:t>
            </w:r>
          </w:p>
          <w:p w14:paraId="203E49AD" w14:textId="77777777" w:rsidR="00BA7DE0" w:rsidRPr="00141AE4" w:rsidRDefault="00BA7DE0" w:rsidP="00D04606">
            <w:pPr>
              <w:shd w:val="clear" w:color="auto" w:fill="FFFFFF"/>
              <w:tabs>
                <w:tab w:val="left" w:pos="683"/>
              </w:tabs>
              <w:suppressAutoHyphens/>
              <w:ind w:left="678" w:firstLine="0"/>
              <w:rPr>
                <w:sz w:val="22"/>
                <w:szCs w:val="22"/>
                <w:lang w:eastAsia="en-US"/>
              </w:rPr>
            </w:pPr>
            <w:r w:rsidRPr="00141AE4">
              <w:rPr>
                <w:sz w:val="22"/>
                <w:szCs w:val="22"/>
                <w:lang w:eastAsia="en-US"/>
              </w:rPr>
              <w:t xml:space="preserve">1) по документу отсутствуют </w:t>
            </w:r>
            <w:proofErr w:type="spellStart"/>
            <w:r w:rsidRPr="00141AE4">
              <w:rPr>
                <w:sz w:val="22"/>
                <w:szCs w:val="22"/>
                <w:lang w:eastAsia="en-US"/>
              </w:rPr>
              <w:t>несторнированные</w:t>
            </w:r>
            <w:proofErr w:type="spellEnd"/>
            <w:r w:rsidRPr="00141AE4">
              <w:rPr>
                <w:sz w:val="22"/>
                <w:szCs w:val="22"/>
                <w:lang w:eastAsia="en-US"/>
              </w:rPr>
              <w:t xml:space="preserve"> записи учета с типом «предварительные» (</w:t>
            </w:r>
            <w:proofErr w:type="spellStart"/>
            <w:r w:rsidRPr="00141AE4">
              <w:rPr>
                <w:sz w:val="22"/>
                <w:szCs w:val="22"/>
                <w:lang w:eastAsia="en-US"/>
              </w:rPr>
              <w:t>холд</w:t>
            </w:r>
            <w:proofErr w:type="spellEnd"/>
            <w:r w:rsidRPr="00141AE4">
              <w:rPr>
                <w:sz w:val="22"/>
                <w:szCs w:val="22"/>
                <w:lang w:eastAsia="en-US"/>
              </w:rPr>
              <w:t>)</w:t>
            </w:r>
            <w:r w:rsidRPr="00141AE4">
              <w:rPr>
                <w:sz w:val="22"/>
                <w:szCs w:val="22"/>
                <w:lang w:val="en-US" w:eastAsia="en-US"/>
              </w:rPr>
              <w:t> </w:t>
            </w:r>
            <w:r w:rsidRPr="00141AE4">
              <w:rPr>
                <w:sz w:val="22"/>
                <w:szCs w:val="22"/>
                <w:lang w:eastAsia="en-US"/>
              </w:rPr>
              <w:t>по всем</w:t>
            </w:r>
            <w:r w:rsidRPr="00141AE4">
              <w:rPr>
                <w:sz w:val="22"/>
                <w:szCs w:val="22"/>
                <w:lang w:val="en-US" w:eastAsia="en-US"/>
              </w:rPr>
              <w:t> </w:t>
            </w:r>
            <w:r w:rsidRPr="00141AE4">
              <w:rPr>
                <w:sz w:val="22"/>
                <w:szCs w:val="22"/>
                <w:lang w:eastAsia="en-US"/>
              </w:rPr>
              <w:t>Книгам учета, указанным в запросе (</w:t>
            </w:r>
            <w:r w:rsidRPr="00141AE4">
              <w:rPr>
                <w:sz w:val="22"/>
                <w:szCs w:val="22"/>
                <w:lang w:val="en-US" w:eastAsia="en-US"/>
              </w:rPr>
              <w:t>Book</w:t>
            </w:r>
            <w:r w:rsidRPr="00141AE4">
              <w:rPr>
                <w:sz w:val="22"/>
                <w:szCs w:val="22"/>
                <w:lang w:eastAsia="en-US"/>
              </w:rPr>
              <w:t>). Проверка проводится без учета максимального срока предварительных записей учета в справочнике «Типы документов», т.е. исключается наличие записей любого срока давности;</w:t>
            </w:r>
          </w:p>
          <w:p w14:paraId="109D4180" w14:textId="77777777" w:rsidR="00BA7DE0" w:rsidRPr="00141AE4" w:rsidRDefault="00BA7DE0" w:rsidP="00D04606">
            <w:pPr>
              <w:shd w:val="clear" w:color="auto" w:fill="FFFFFF"/>
              <w:tabs>
                <w:tab w:val="left" w:pos="683"/>
              </w:tabs>
              <w:suppressAutoHyphens/>
              <w:ind w:left="678" w:firstLine="0"/>
              <w:rPr>
                <w:sz w:val="22"/>
                <w:szCs w:val="22"/>
                <w:lang w:eastAsia="en-US"/>
              </w:rPr>
            </w:pPr>
            <w:r w:rsidRPr="00141AE4">
              <w:rPr>
                <w:sz w:val="22"/>
                <w:szCs w:val="22"/>
                <w:lang w:eastAsia="en-US"/>
              </w:rPr>
              <w:t>2) по документу существуют окончательные записи учета (</w:t>
            </w:r>
            <w:proofErr w:type="spellStart"/>
            <w:r w:rsidRPr="00141AE4">
              <w:rPr>
                <w:sz w:val="22"/>
                <w:szCs w:val="22"/>
                <w:lang w:eastAsia="en-US"/>
              </w:rPr>
              <w:t>леджер</w:t>
            </w:r>
            <w:proofErr w:type="spellEnd"/>
            <w:r w:rsidRPr="00141AE4">
              <w:rPr>
                <w:sz w:val="22"/>
                <w:szCs w:val="22"/>
                <w:lang w:eastAsia="en-US"/>
              </w:rPr>
              <w:t>)</w:t>
            </w:r>
            <w:r w:rsidRPr="00141AE4">
              <w:rPr>
                <w:sz w:val="22"/>
                <w:szCs w:val="22"/>
                <w:lang w:val="en-US" w:eastAsia="en-US"/>
              </w:rPr>
              <w:t> </w:t>
            </w:r>
            <w:r w:rsidRPr="00141AE4">
              <w:rPr>
                <w:sz w:val="22"/>
                <w:szCs w:val="22"/>
                <w:lang w:eastAsia="en-US"/>
              </w:rPr>
              <w:t>хотя бы по одной</w:t>
            </w:r>
            <w:r w:rsidRPr="00141AE4">
              <w:rPr>
                <w:sz w:val="22"/>
                <w:szCs w:val="22"/>
                <w:lang w:val="en-US" w:eastAsia="en-US"/>
              </w:rPr>
              <w:t> </w:t>
            </w:r>
            <w:r w:rsidRPr="00141AE4">
              <w:rPr>
                <w:sz w:val="22"/>
                <w:szCs w:val="22"/>
                <w:lang w:eastAsia="en-US"/>
              </w:rPr>
              <w:t>Книге учета, указанной в запросе (</w:t>
            </w:r>
            <w:r w:rsidRPr="00141AE4">
              <w:rPr>
                <w:sz w:val="22"/>
                <w:szCs w:val="22"/>
                <w:lang w:val="en-US" w:eastAsia="en-US"/>
              </w:rPr>
              <w:t>Book</w:t>
            </w:r>
            <w:r w:rsidRPr="00141AE4">
              <w:rPr>
                <w:sz w:val="22"/>
                <w:szCs w:val="22"/>
                <w:lang w:eastAsia="en-US"/>
              </w:rPr>
              <w:t>), по выполненным (неотмененным) этапам;</w:t>
            </w:r>
          </w:p>
          <w:p w14:paraId="7BE68232" w14:textId="1A5CAD8C" w:rsidR="00BA7DE0" w:rsidRDefault="00BA7DE0" w:rsidP="00D04606">
            <w:pPr>
              <w:shd w:val="clear" w:color="auto" w:fill="FFFFFF"/>
              <w:tabs>
                <w:tab w:val="left" w:pos="683"/>
              </w:tabs>
              <w:suppressAutoHyphens/>
              <w:ind w:left="678" w:firstLine="0"/>
              <w:rPr>
                <w:sz w:val="22"/>
                <w:szCs w:val="22"/>
                <w:lang w:eastAsia="en-US"/>
              </w:rPr>
            </w:pPr>
            <w:r w:rsidRPr="00141AE4">
              <w:rPr>
                <w:sz w:val="22"/>
                <w:szCs w:val="22"/>
                <w:lang w:eastAsia="en-US"/>
              </w:rPr>
              <w:t xml:space="preserve">3) фактическое количество записей учета по документу в </w:t>
            </w:r>
            <w:r w:rsidRPr="00141AE4">
              <w:rPr>
                <w:sz w:val="22"/>
                <w:szCs w:val="22"/>
                <w:lang w:val="en-US" w:eastAsia="en-US"/>
              </w:rPr>
              <w:t>Datamart</w:t>
            </w:r>
            <w:r w:rsidRPr="00141AE4">
              <w:rPr>
                <w:sz w:val="22"/>
                <w:szCs w:val="22"/>
                <w:lang w:eastAsia="en-US"/>
              </w:rPr>
              <w:t xml:space="preserve"> соответствует ожидаемому количеству записей учета по документу.</w:t>
            </w:r>
          </w:p>
          <w:p w14:paraId="707A8143" w14:textId="77777777" w:rsidR="0048145F" w:rsidRPr="00141AE4" w:rsidRDefault="0048145F" w:rsidP="00D04606">
            <w:pPr>
              <w:shd w:val="clear" w:color="auto" w:fill="FFFFFF"/>
              <w:tabs>
                <w:tab w:val="left" w:pos="683"/>
              </w:tabs>
              <w:suppressAutoHyphens/>
              <w:ind w:left="678" w:firstLine="0"/>
              <w:rPr>
                <w:sz w:val="22"/>
                <w:szCs w:val="22"/>
                <w:lang w:eastAsia="en-US"/>
              </w:rPr>
            </w:pPr>
          </w:p>
          <w:p w14:paraId="551DA8EE" w14:textId="735D3136" w:rsidR="00BA7DE0" w:rsidRPr="0048145F" w:rsidRDefault="00BA7DE0" w:rsidP="00D04606">
            <w:pPr>
              <w:pStyle w:val="GOSTTableListMark1"/>
              <w:suppressAutoHyphens/>
              <w:rPr>
                <w:lang w:eastAsia="en-US"/>
              </w:rPr>
            </w:pPr>
            <w:r w:rsidRPr="00141AE4">
              <w:rPr>
                <w:lang w:eastAsia="en-US"/>
              </w:rPr>
              <w:t>«</w:t>
            </w:r>
            <w:r w:rsidRPr="00141AE4">
              <w:rPr>
                <w:lang w:val="en-US" w:eastAsia="en-US"/>
              </w:rPr>
              <w:t>U</w:t>
            </w:r>
            <w:r w:rsidRPr="00141AE4">
              <w:rPr>
                <w:lang w:eastAsia="en-US"/>
              </w:rPr>
              <w:t>» – отражение документа в учете</w:t>
            </w:r>
            <w:r w:rsidRPr="00141AE4">
              <w:rPr>
                <w:lang w:val="en-US" w:eastAsia="en-US"/>
              </w:rPr>
              <w:t> </w:t>
            </w:r>
            <w:r w:rsidRPr="00141AE4">
              <w:rPr>
                <w:lang w:eastAsia="en-US"/>
              </w:rPr>
              <w:t xml:space="preserve">не завершено. </w:t>
            </w:r>
            <w:r w:rsidRPr="0048145F">
              <w:rPr>
                <w:lang w:eastAsia="en-US"/>
              </w:rPr>
              <w:t>Значение присваивается документам, которые:</w:t>
            </w:r>
          </w:p>
          <w:p w14:paraId="6DE69A89" w14:textId="77777777" w:rsidR="00BA7DE0" w:rsidRPr="00141AE4" w:rsidRDefault="00BA7DE0" w:rsidP="00D04606">
            <w:pPr>
              <w:pStyle w:val="GOSTTableListMark2"/>
              <w:suppressAutoHyphens/>
              <w:rPr>
                <w:lang w:val="en-US" w:eastAsia="en-US"/>
              </w:rPr>
            </w:pPr>
            <w:proofErr w:type="spellStart"/>
            <w:r w:rsidRPr="00141AE4">
              <w:rPr>
                <w:lang w:val="en-US" w:eastAsia="en-US"/>
              </w:rPr>
              <w:t>присутствуют</w:t>
            </w:r>
            <w:proofErr w:type="spellEnd"/>
            <w:r w:rsidRPr="00141AE4">
              <w:rPr>
                <w:lang w:val="en-US" w:eastAsia="en-US"/>
              </w:rPr>
              <w:t xml:space="preserve"> в </w:t>
            </w:r>
            <w:proofErr w:type="spellStart"/>
            <w:r w:rsidRPr="00141AE4">
              <w:rPr>
                <w:lang w:val="en-US" w:eastAsia="en-US"/>
              </w:rPr>
              <w:t>системе</w:t>
            </w:r>
            <w:proofErr w:type="spellEnd"/>
            <w:r w:rsidRPr="00141AE4">
              <w:rPr>
                <w:lang w:val="en-US" w:eastAsia="en-US"/>
              </w:rPr>
              <w:t>;</w:t>
            </w:r>
          </w:p>
          <w:p w14:paraId="42C35F13" w14:textId="77777777" w:rsidR="00BA7DE0" w:rsidRPr="00141AE4" w:rsidRDefault="00BA7DE0" w:rsidP="00D04606">
            <w:pPr>
              <w:pStyle w:val="GOSTTableListMark2"/>
              <w:suppressAutoHyphens/>
              <w:rPr>
                <w:lang w:val="en-US" w:eastAsia="en-US"/>
              </w:rPr>
            </w:pPr>
            <w:proofErr w:type="spellStart"/>
            <w:r w:rsidRPr="00141AE4">
              <w:rPr>
                <w:lang w:val="en-US" w:eastAsia="en-US"/>
              </w:rPr>
              <w:t>имеют</w:t>
            </w:r>
            <w:proofErr w:type="spellEnd"/>
            <w:r w:rsidRPr="00141AE4">
              <w:rPr>
                <w:lang w:val="en-US" w:eastAsia="en-US"/>
              </w:rPr>
              <w:t xml:space="preserve"> </w:t>
            </w:r>
            <w:proofErr w:type="spellStart"/>
            <w:r w:rsidRPr="00141AE4">
              <w:rPr>
                <w:lang w:val="en-US" w:eastAsia="en-US"/>
              </w:rPr>
              <w:t>выполненные</w:t>
            </w:r>
            <w:proofErr w:type="spellEnd"/>
            <w:r w:rsidRPr="00141AE4">
              <w:rPr>
                <w:lang w:val="en-US" w:eastAsia="en-US"/>
              </w:rPr>
              <w:t xml:space="preserve"> (</w:t>
            </w:r>
            <w:proofErr w:type="spellStart"/>
            <w:r w:rsidRPr="00141AE4">
              <w:rPr>
                <w:lang w:val="en-US" w:eastAsia="en-US"/>
              </w:rPr>
              <w:t>неотмененные</w:t>
            </w:r>
            <w:proofErr w:type="spellEnd"/>
            <w:r w:rsidRPr="00141AE4">
              <w:rPr>
                <w:lang w:val="en-US" w:eastAsia="en-US"/>
              </w:rPr>
              <w:t xml:space="preserve">) </w:t>
            </w:r>
            <w:proofErr w:type="spellStart"/>
            <w:r w:rsidRPr="00141AE4">
              <w:rPr>
                <w:lang w:val="en-US" w:eastAsia="en-US"/>
              </w:rPr>
              <w:t>этапы</w:t>
            </w:r>
            <w:proofErr w:type="spellEnd"/>
            <w:r w:rsidRPr="00141AE4">
              <w:rPr>
                <w:lang w:val="en-US" w:eastAsia="en-US"/>
              </w:rPr>
              <w:t>;</w:t>
            </w:r>
          </w:p>
          <w:p w14:paraId="5C23258E" w14:textId="77777777" w:rsidR="00BA7DE0" w:rsidRPr="00141AE4" w:rsidRDefault="00BA7DE0" w:rsidP="00D04606">
            <w:pPr>
              <w:pStyle w:val="GOSTTableListMark2"/>
              <w:suppressAutoHyphens/>
              <w:rPr>
                <w:lang w:eastAsia="en-US"/>
              </w:rPr>
            </w:pPr>
            <w:r w:rsidRPr="00DB688F">
              <w:rPr>
                <w:lang w:eastAsia="en-US"/>
              </w:rPr>
              <w:t>удовлетворяют</w:t>
            </w:r>
            <w:r w:rsidRPr="00141AE4">
              <w:rPr>
                <w:lang w:val="en-US" w:eastAsia="en-US"/>
              </w:rPr>
              <w:t> </w:t>
            </w:r>
            <w:r w:rsidRPr="00DB688F">
              <w:rPr>
                <w:lang w:eastAsia="en-US"/>
              </w:rPr>
              <w:t>хотя</w:t>
            </w:r>
            <w:r w:rsidRPr="00141AE4">
              <w:rPr>
                <w:lang w:eastAsia="en-US"/>
              </w:rPr>
              <w:t xml:space="preserve"> бы одному</w:t>
            </w:r>
            <w:r w:rsidRPr="00141AE4">
              <w:rPr>
                <w:lang w:val="en-US" w:eastAsia="en-US"/>
              </w:rPr>
              <w:t> </w:t>
            </w:r>
            <w:r w:rsidRPr="00141AE4">
              <w:rPr>
                <w:lang w:eastAsia="en-US"/>
              </w:rPr>
              <w:t>из условий:</w:t>
            </w:r>
          </w:p>
          <w:p w14:paraId="4B64A7A1" w14:textId="77777777" w:rsidR="00BA7DE0" w:rsidRPr="00141AE4" w:rsidRDefault="00BA7DE0" w:rsidP="00D04606">
            <w:pPr>
              <w:shd w:val="clear" w:color="auto" w:fill="FFFFFF"/>
              <w:tabs>
                <w:tab w:val="left" w:pos="683"/>
              </w:tabs>
              <w:suppressAutoHyphens/>
              <w:ind w:left="683" w:firstLine="0"/>
              <w:rPr>
                <w:sz w:val="22"/>
                <w:szCs w:val="22"/>
                <w:lang w:eastAsia="en-US"/>
              </w:rPr>
            </w:pPr>
            <w:r w:rsidRPr="00141AE4">
              <w:rPr>
                <w:sz w:val="22"/>
                <w:szCs w:val="22"/>
                <w:lang w:eastAsia="en-US"/>
              </w:rPr>
              <w:t xml:space="preserve">1) по документу имеются </w:t>
            </w:r>
            <w:proofErr w:type="spellStart"/>
            <w:r w:rsidRPr="00141AE4">
              <w:rPr>
                <w:sz w:val="22"/>
                <w:szCs w:val="22"/>
                <w:lang w:eastAsia="en-US"/>
              </w:rPr>
              <w:t>несторнированные</w:t>
            </w:r>
            <w:proofErr w:type="spellEnd"/>
            <w:r w:rsidRPr="00141AE4">
              <w:rPr>
                <w:sz w:val="22"/>
                <w:szCs w:val="22"/>
                <w:lang w:eastAsia="en-US"/>
              </w:rPr>
              <w:t xml:space="preserve"> записи учета с типом «предварительные» (</w:t>
            </w:r>
            <w:proofErr w:type="spellStart"/>
            <w:r w:rsidRPr="00141AE4">
              <w:rPr>
                <w:sz w:val="22"/>
                <w:szCs w:val="22"/>
                <w:lang w:eastAsia="en-US"/>
              </w:rPr>
              <w:t>холд</w:t>
            </w:r>
            <w:proofErr w:type="spellEnd"/>
            <w:r w:rsidRPr="00141AE4">
              <w:rPr>
                <w:sz w:val="22"/>
                <w:szCs w:val="22"/>
                <w:lang w:eastAsia="en-US"/>
              </w:rPr>
              <w:t>)</w:t>
            </w:r>
            <w:r w:rsidRPr="00141AE4">
              <w:rPr>
                <w:sz w:val="22"/>
                <w:szCs w:val="22"/>
                <w:lang w:val="en-US" w:eastAsia="en-US"/>
              </w:rPr>
              <w:t> </w:t>
            </w:r>
            <w:r w:rsidRPr="00141AE4">
              <w:rPr>
                <w:sz w:val="22"/>
                <w:szCs w:val="22"/>
                <w:lang w:eastAsia="en-US"/>
              </w:rPr>
              <w:t>хотя бы по одной</w:t>
            </w:r>
            <w:r w:rsidRPr="00141AE4">
              <w:rPr>
                <w:sz w:val="22"/>
                <w:szCs w:val="22"/>
                <w:lang w:val="en-US" w:eastAsia="en-US"/>
              </w:rPr>
              <w:t> </w:t>
            </w:r>
            <w:r w:rsidRPr="00141AE4">
              <w:rPr>
                <w:sz w:val="22"/>
                <w:szCs w:val="22"/>
                <w:lang w:eastAsia="en-US"/>
              </w:rPr>
              <w:t>Книге учета, указанной в запросе (</w:t>
            </w:r>
            <w:r w:rsidRPr="00141AE4">
              <w:rPr>
                <w:sz w:val="22"/>
                <w:szCs w:val="22"/>
                <w:lang w:val="en-US" w:eastAsia="en-US"/>
              </w:rPr>
              <w:t>Book</w:t>
            </w:r>
            <w:r w:rsidRPr="00141AE4">
              <w:rPr>
                <w:sz w:val="22"/>
                <w:szCs w:val="22"/>
                <w:lang w:eastAsia="en-US"/>
              </w:rPr>
              <w:t>). Проверка проводится без учета максимального срока предварительных записей учета в справочнике «Типы документов», т.е. проверяется наличие записей любого срока давности;</w:t>
            </w:r>
          </w:p>
          <w:p w14:paraId="6F7FACAB" w14:textId="77777777" w:rsidR="00BA7DE0" w:rsidRPr="00141AE4" w:rsidRDefault="00BA7DE0" w:rsidP="00D04606">
            <w:pPr>
              <w:shd w:val="clear" w:color="auto" w:fill="FFFFFF"/>
              <w:tabs>
                <w:tab w:val="left" w:pos="683"/>
              </w:tabs>
              <w:suppressAutoHyphens/>
              <w:ind w:left="683" w:firstLine="0"/>
              <w:rPr>
                <w:sz w:val="22"/>
                <w:szCs w:val="22"/>
                <w:lang w:eastAsia="en-US"/>
              </w:rPr>
            </w:pPr>
            <w:r w:rsidRPr="00141AE4">
              <w:rPr>
                <w:sz w:val="22"/>
                <w:szCs w:val="22"/>
                <w:lang w:eastAsia="en-US"/>
              </w:rPr>
              <w:lastRenderedPageBreak/>
              <w:t>2) по документу отсутствуют окончательные записи учета (</w:t>
            </w:r>
            <w:proofErr w:type="spellStart"/>
            <w:r w:rsidRPr="00141AE4">
              <w:rPr>
                <w:sz w:val="22"/>
                <w:szCs w:val="22"/>
                <w:lang w:eastAsia="en-US"/>
              </w:rPr>
              <w:t>леджер</w:t>
            </w:r>
            <w:proofErr w:type="spellEnd"/>
            <w:r w:rsidRPr="00141AE4">
              <w:rPr>
                <w:sz w:val="22"/>
                <w:szCs w:val="22"/>
                <w:lang w:eastAsia="en-US"/>
              </w:rPr>
              <w:t>)</w:t>
            </w:r>
            <w:r w:rsidRPr="00141AE4">
              <w:rPr>
                <w:sz w:val="22"/>
                <w:szCs w:val="22"/>
                <w:lang w:val="en-US" w:eastAsia="en-US"/>
              </w:rPr>
              <w:t> </w:t>
            </w:r>
            <w:r w:rsidRPr="00141AE4">
              <w:rPr>
                <w:sz w:val="22"/>
                <w:szCs w:val="22"/>
                <w:lang w:eastAsia="en-US"/>
              </w:rPr>
              <w:t>по всем</w:t>
            </w:r>
            <w:r w:rsidRPr="00141AE4">
              <w:rPr>
                <w:sz w:val="22"/>
                <w:szCs w:val="22"/>
                <w:lang w:val="en-US" w:eastAsia="en-US"/>
              </w:rPr>
              <w:t> </w:t>
            </w:r>
            <w:r w:rsidRPr="00141AE4">
              <w:rPr>
                <w:sz w:val="22"/>
                <w:szCs w:val="22"/>
                <w:lang w:eastAsia="en-US"/>
              </w:rPr>
              <w:t>Книгам учета, указанным в запросе (</w:t>
            </w:r>
            <w:r w:rsidRPr="00141AE4">
              <w:rPr>
                <w:sz w:val="22"/>
                <w:szCs w:val="22"/>
                <w:lang w:val="en-US" w:eastAsia="en-US"/>
              </w:rPr>
              <w:t>Book</w:t>
            </w:r>
            <w:r w:rsidRPr="00141AE4">
              <w:rPr>
                <w:sz w:val="22"/>
                <w:szCs w:val="22"/>
                <w:lang w:eastAsia="en-US"/>
              </w:rPr>
              <w:t>), по выполненным (неотмененным) этапам;</w:t>
            </w:r>
          </w:p>
          <w:p w14:paraId="10100C84" w14:textId="725329F6" w:rsidR="00BA7DE0" w:rsidRDefault="00BA7DE0" w:rsidP="00D04606">
            <w:pPr>
              <w:shd w:val="clear" w:color="auto" w:fill="FFFFFF"/>
              <w:tabs>
                <w:tab w:val="left" w:pos="683"/>
              </w:tabs>
              <w:suppressAutoHyphens/>
              <w:ind w:left="683" w:firstLine="0"/>
              <w:rPr>
                <w:sz w:val="22"/>
                <w:szCs w:val="22"/>
                <w:lang w:eastAsia="en-US"/>
              </w:rPr>
            </w:pPr>
            <w:r w:rsidRPr="00141AE4">
              <w:rPr>
                <w:sz w:val="22"/>
                <w:szCs w:val="22"/>
                <w:lang w:eastAsia="en-US"/>
              </w:rPr>
              <w:t xml:space="preserve">3) фактическое количество записей учета по документу в </w:t>
            </w:r>
            <w:r w:rsidRPr="00141AE4">
              <w:rPr>
                <w:sz w:val="22"/>
                <w:szCs w:val="22"/>
                <w:lang w:val="en-US" w:eastAsia="en-US"/>
              </w:rPr>
              <w:t>Datamart</w:t>
            </w:r>
            <w:r w:rsidRPr="00141AE4">
              <w:rPr>
                <w:sz w:val="22"/>
                <w:szCs w:val="22"/>
                <w:lang w:eastAsia="en-US"/>
              </w:rPr>
              <w:t xml:space="preserve"> не соответствует ожидаемому количеству записей учета по документу.</w:t>
            </w:r>
          </w:p>
          <w:p w14:paraId="7B7DA68B" w14:textId="77777777" w:rsidR="0048145F" w:rsidRPr="00141AE4" w:rsidRDefault="0048145F" w:rsidP="00D04606">
            <w:pPr>
              <w:shd w:val="clear" w:color="auto" w:fill="FFFFFF"/>
              <w:tabs>
                <w:tab w:val="left" w:pos="683"/>
              </w:tabs>
              <w:suppressAutoHyphens/>
              <w:ind w:firstLine="0"/>
              <w:rPr>
                <w:sz w:val="22"/>
                <w:szCs w:val="22"/>
                <w:lang w:eastAsia="en-US"/>
              </w:rPr>
            </w:pPr>
          </w:p>
          <w:p w14:paraId="52BCE91C" w14:textId="03F6F9B2" w:rsidR="00BA7DE0" w:rsidRPr="00141AE4" w:rsidRDefault="00BA7DE0" w:rsidP="00D04606">
            <w:pPr>
              <w:pStyle w:val="GOSTTableListMark1"/>
              <w:suppressAutoHyphens/>
              <w:rPr>
                <w:lang w:eastAsia="en-US"/>
              </w:rPr>
            </w:pPr>
            <w:r w:rsidRPr="00141AE4">
              <w:rPr>
                <w:lang w:eastAsia="en-US"/>
              </w:rPr>
              <w:t>«</w:t>
            </w:r>
            <w:r w:rsidRPr="00141AE4">
              <w:rPr>
                <w:lang w:val="en-US" w:eastAsia="en-US"/>
              </w:rPr>
              <w:t>Z</w:t>
            </w:r>
            <w:r w:rsidRPr="00141AE4">
              <w:rPr>
                <w:lang w:eastAsia="en-US"/>
              </w:rPr>
              <w:t>» – документ</w:t>
            </w:r>
            <w:r w:rsidRPr="00141AE4">
              <w:rPr>
                <w:lang w:val="en-US" w:eastAsia="en-US"/>
              </w:rPr>
              <w:t> </w:t>
            </w:r>
            <w:r w:rsidRPr="00141AE4">
              <w:rPr>
                <w:lang w:eastAsia="en-US"/>
              </w:rPr>
              <w:t>не отражен</w:t>
            </w:r>
            <w:r w:rsidRPr="00141AE4">
              <w:rPr>
                <w:lang w:val="en-US" w:eastAsia="en-US"/>
              </w:rPr>
              <w:t> </w:t>
            </w:r>
            <w:r w:rsidRPr="00141AE4">
              <w:rPr>
                <w:lang w:eastAsia="en-US"/>
              </w:rPr>
              <w:t>в учете. Значение присваивается документам, которые удовлетворяют</w:t>
            </w:r>
            <w:r w:rsidRPr="00141AE4">
              <w:rPr>
                <w:lang w:val="en-US" w:eastAsia="en-US"/>
              </w:rPr>
              <w:t> </w:t>
            </w:r>
            <w:r w:rsidRPr="00141AE4">
              <w:rPr>
                <w:lang w:eastAsia="en-US"/>
              </w:rPr>
              <w:t>хотя бы одному</w:t>
            </w:r>
            <w:r w:rsidRPr="00141AE4">
              <w:rPr>
                <w:lang w:val="en-US" w:eastAsia="en-US"/>
              </w:rPr>
              <w:t> </w:t>
            </w:r>
            <w:r w:rsidRPr="00141AE4">
              <w:rPr>
                <w:lang w:eastAsia="en-US"/>
              </w:rPr>
              <w:t>из условий:</w:t>
            </w:r>
          </w:p>
          <w:p w14:paraId="3447CA1D" w14:textId="77777777" w:rsidR="00BA7DE0" w:rsidRPr="00141AE4" w:rsidRDefault="00BA7DE0" w:rsidP="00D04606">
            <w:pPr>
              <w:pStyle w:val="GOSTTableListMark2"/>
              <w:suppressAutoHyphens/>
              <w:rPr>
                <w:lang w:val="en-US" w:eastAsia="en-US"/>
              </w:rPr>
            </w:pPr>
            <w:proofErr w:type="spellStart"/>
            <w:r w:rsidRPr="00141AE4">
              <w:rPr>
                <w:lang w:val="en-US" w:eastAsia="en-US"/>
              </w:rPr>
              <w:t>отсутствуют</w:t>
            </w:r>
            <w:proofErr w:type="spellEnd"/>
            <w:r w:rsidRPr="00141AE4">
              <w:rPr>
                <w:lang w:val="en-US" w:eastAsia="en-US"/>
              </w:rPr>
              <w:t xml:space="preserve"> в </w:t>
            </w:r>
            <w:proofErr w:type="spellStart"/>
            <w:r w:rsidRPr="00141AE4">
              <w:rPr>
                <w:lang w:val="en-US" w:eastAsia="en-US"/>
              </w:rPr>
              <w:t>системе</w:t>
            </w:r>
            <w:proofErr w:type="spellEnd"/>
            <w:r w:rsidRPr="00141AE4">
              <w:rPr>
                <w:lang w:val="en-US" w:eastAsia="en-US"/>
              </w:rPr>
              <w:t>;</w:t>
            </w:r>
          </w:p>
          <w:p w14:paraId="669781DF" w14:textId="694AB105" w:rsidR="0076103C" w:rsidRPr="00141AE4" w:rsidRDefault="00BA7DE0" w:rsidP="00D04606">
            <w:pPr>
              <w:pStyle w:val="GOSTTableListMark2"/>
              <w:suppressAutoHyphens/>
              <w:rPr>
                <w:lang w:eastAsia="en-US"/>
              </w:rPr>
            </w:pPr>
            <w:r w:rsidRPr="00DB688F">
              <w:rPr>
                <w:lang w:eastAsia="en-US"/>
              </w:rPr>
              <w:t>при</w:t>
            </w:r>
            <w:r w:rsidRPr="00141AE4">
              <w:rPr>
                <w:lang w:eastAsia="en-US"/>
              </w:rPr>
              <w:t>сутствуют в системе, но не имеют ни одного выполненного (неотмененного) этапа, т.е. по документу вообще не выполнялись этапы или все выполненные этапы отменены.</w:t>
            </w:r>
          </w:p>
        </w:tc>
      </w:tr>
      <w:tr w:rsidR="00875295" w:rsidRPr="00BA7DE0" w14:paraId="0614EEE4" w14:textId="77777777" w:rsidTr="00C75A4E">
        <w:tc>
          <w:tcPr>
            <w:tcW w:w="1100" w:type="pct"/>
          </w:tcPr>
          <w:p w14:paraId="7AA1F5C7" w14:textId="70B165D7" w:rsidR="0076103C" w:rsidRPr="00C75A4E" w:rsidRDefault="00BA7DE0" w:rsidP="00D04606">
            <w:pPr>
              <w:pStyle w:val="GOSTTablenorm"/>
              <w:suppressAutoHyphens/>
              <w:rPr>
                <w:b/>
              </w:rPr>
            </w:pPr>
            <w:r w:rsidRPr="00C75A4E">
              <w:rPr>
                <w:b/>
                <w:shd w:val="clear" w:color="auto" w:fill="FFFFFF"/>
              </w:rPr>
              <w:lastRenderedPageBreak/>
              <w:t>Результат проверки отмененных документов</w:t>
            </w:r>
          </w:p>
        </w:tc>
        <w:tc>
          <w:tcPr>
            <w:tcW w:w="750" w:type="pct"/>
          </w:tcPr>
          <w:p w14:paraId="325ECA0E" w14:textId="11FF5401" w:rsidR="0076103C" w:rsidRPr="00C75A4E" w:rsidRDefault="00BA7DE0" w:rsidP="00D04606">
            <w:pPr>
              <w:pStyle w:val="GOSTTablenorm"/>
              <w:suppressAutoHyphens/>
              <w:rPr>
                <w:b/>
                <w:lang w:val="en-US"/>
              </w:rPr>
            </w:pPr>
            <w:proofErr w:type="spellStart"/>
            <w:r w:rsidRPr="00C75A4E">
              <w:rPr>
                <w:b/>
                <w:shd w:val="clear" w:color="auto" w:fill="FFFFFF"/>
              </w:rPr>
              <w:t>CanceledDocList</w:t>
            </w:r>
            <w:proofErr w:type="spellEnd"/>
          </w:p>
        </w:tc>
        <w:tc>
          <w:tcPr>
            <w:tcW w:w="500" w:type="pct"/>
          </w:tcPr>
          <w:p w14:paraId="797A512D" w14:textId="2CCC3DDC" w:rsidR="0076103C" w:rsidRPr="00BA7DE0" w:rsidRDefault="00BA7DE0" w:rsidP="00D04606">
            <w:pPr>
              <w:pStyle w:val="GOSTTablenorm"/>
              <w:suppressAutoHyphens/>
            </w:pPr>
            <w:r w:rsidRPr="00141AE4">
              <w:rPr>
                <w:shd w:val="clear" w:color="auto" w:fill="FFFFFF"/>
              </w:rPr>
              <w:t>Массив</w:t>
            </w:r>
          </w:p>
        </w:tc>
        <w:tc>
          <w:tcPr>
            <w:tcW w:w="300" w:type="pct"/>
          </w:tcPr>
          <w:p w14:paraId="6489203C" w14:textId="77777777" w:rsidR="0076103C" w:rsidRPr="00BA7DE0" w:rsidRDefault="0076103C" w:rsidP="00D04606">
            <w:pPr>
              <w:pStyle w:val="GOSTTablenorm"/>
              <w:suppressAutoHyphens/>
            </w:pPr>
            <w:r w:rsidRPr="00BA7DE0">
              <w:t>Нет</w:t>
            </w:r>
          </w:p>
        </w:tc>
        <w:tc>
          <w:tcPr>
            <w:tcW w:w="315" w:type="pct"/>
          </w:tcPr>
          <w:p w14:paraId="7BA6856B" w14:textId="17E38B25" w:rsidR="0076103C" w:rsidRPr="00BA7DE0" w:rsidRDefault="00BA7DE0" w:rsidP="00D04606">
            <w:pPr>
              <w:pStyle w:val="GOSTTablenorm"/>
              <w:suppressAutoHyphens/>
            </w:pPr>
            <w:r w:rsidRPr="00BA7DE0">
              <w:t>-</w:t>
            </w:r>
          </w:p>
        </w:tc>
        <w:tc>
          <w:tcPr>
            <w:tcW w:w="2050" w:type="pct"/>
          </w:tcPr>
          <w:p w14:paraId="3E596217" w14:textId="1AB6136F" w:rsidR="0076103C" w:rsidRPr="00BA7DE0" w:rsidRDefault="00BA7DE0" w:rsidP="00D04606">
            <w:pPr>
              <w:pStyle w:val="GOSTTablenorm"/>
              <w:suppressAutoHyphens/>
            </w:pPr>
            <w:r w:rsidRPr="00141AE4">
              <w:rPr>
                <w:shd w:val="clear" w:color="auto" w:fill="FFFFFF"/>
              </w:rPr>
              <w:t>Заполняется в случае, если в запросе указан перечень отмененных документов (</w:t>
            </w:r>
            <w:proofErr w:type="spellStart"/>
            <w:r w:rsidRPr="00141AE4">
              <w:rPr>
                <w:shd w:val="clear" w:color="auto" w:fill="FFFFFF"/>
              </w:rPr>
              <w:t>CanceledDocGuids</w:t>
            </w:r>
            <w:proofErr w:type="spellEnd"/>
            <w:r w:rsidRPr="00141AE4">
              <w:rPr>
                <w:shd w:val="clear" w:color="auto" w:fill="FFFFFF"/>
              </w:rPr>
              <w:t>).</w:t>
            </w:r>
          </w:p>
        </w:tc>
      </w:tr>
      <w:tr w:rsidR="00875295" w:rsidRPr="00BA7DE0" w14:paraId="716BAFF4" w14:textId="77777777" w:rsidTr="00C75A4E">
        <w:tc>
          <w:tcPr>
            <w:tcW w:w="1100" w:type="pct"/>
          </w:tcPr>
          <w:p w14:paraId="6C1D4ED5" w14:textId="13065CB9" w:rsidR="0076103C" w:rsidRPr="00106607" w:rsidRDefault="00BA7DE0" w:rsidP="00D04606">
            <w:pPr>
              <w:pStyle w:val="GOSTTablenorm"/>
              <w:suppressAutoHyphens/>
            </w:pPr>
            <w:r w:rsidRPr="00141AE4">
              <w:rPr>
                <w:shd w:val="clear" w:color="auto" w:fill="FFFFFF"/>
              </w:rPr>
              <w:t>Глобальный идентификатор документа</w:t>
            </w:r>
          </w:p>
        </w:tc>
        <w:tc>
          <w:tcPr>
            <w:tcW w:w="750" w:type="pct"/>
          </w:tcPr>
          <w:p w14:paraId="3B662F73" w14:textId="00E12904" w:rsidR="0076103C" w:rsidRPr="00106607" w:rsidRDefault="00BA7DE0" w:rsidP="00D04606">
            <w:pPr>
              <w:pStyle w:val="GOSTTablenorm"/>
              <w:suppressAutoHyphens/>
            </w:pPr>
            <w:proofErr w:type="spellStart"/>
            <w:proofErr w:type="gramStart"/>
            <w:r w:rsidRPr="00BD7E9D">
              <w:rPr>
                <w:b/>
              </w:rPr>
              <w:t>CanceledDocList:</w:t>
            </w:r>
            <w:r w:rsidRPr="00141AE4">
              <w:rPr>
                <w:shd w:val="clear" w:color="auto" w:fill="FFFFFF"/>
              </w:rPr>
              <w:t>GUID</w:t>
            </w:r>
            <w:proofErr w:type="spellEnd"/>
            <w:proofErr w:type="gramEnd"/>
          </w:p>
        </w:tc>
        <w:tc>
          <w:tcPr>
            <w:tcW w:w="500" w:type="pct"/>
          </w:tcPr>
          <w:p w14:paraId="5A37222C" w14:textId="579528C2" w:rsidR="0076103C" w:rsidRPr="00BA7DE0" w:rsidRDefault="00BA7DE0" w:rsidP="00D04606">
            <w:pPr>
              <w:pStyle w:val="GOSTTablenorm"/>
              <w:suppressAutoHyphens/>
            </w:pPr>
            <w:r w:rsidRPr="00141AE4">
              <w:rPr>
                <w:shd w:val="clear" w:color="auto" w:fill="FFFFFF"/>
              </w:rPr>
              <w:t>GUID</w:t>
            </w:r>
          </w:p>
        </w:tc>
        <w:tc>
          <w:tcPr>
            <w:tcW w:w="300" w:type="pct"/>
          </w:tcPr>
          <w:p w14:paraId="1026D232" w14:textId="48FC861D" w:rsidR="0076103C" w:rsidRPr="00BA7DE0" w:rsidRDefault="00BA7DE0" w:rsidP="00D04606">
            <w:pPr>
              <w:pStyle w:val="GOSTTablenorm"/>
              <w:suppressAutoHyphens/>
            </w:pPr>
            <w:r w:rsidRPr="00141AE4">
              <w:rPr>
                <w:shd w:val="clear" w:color="auto" w:fill="FFFFFF"/>
              </w:rPr>
              <w:t>Да</w:t>
            </w:r>
          </w:p>
        </w:tc>
        <w:tc>
          <w:tcPr>
            <w:tcW w:w="315" w:type="pct"/>
          </w:tcPr>
          <w:p w14:paraId="3C5A8455" w14:textId="5AD0C3D4" w:rsidR="0076103C" w:rsidRPr="00BA7DE0" w:rsidRDefault="00BA7DE0" w:rsidP="00D04606">
            <w:pPr>
              <w:pStyle w:val="GOSTTablenorm"/>
              <w:suppressAutoHyphens/>
            </w:pPr>
            <w:r w:rsidRPr="00141AE4">
              <w:rPr>
                <w:shd w:val="clear" w:color="auto" w:fill="FFFFFF"/>
              </w:rPr>
              <w:t>=36</w:t>
            </w:r>
          </w:p>
        </w:tc>
        <w:tc>
          <w:tcPr>
            <w:tcW w:w="2050" w:type="pct"/>
          </w:tcPr>
          <w:p w14:paraId="7793853F" w14:textId="64574399" w:rsidR="0076103C" w:rsidRPr="00BA7DE0" w:rsidRDefault="00BA7DE0" w:rsidP="00D04606">
            <w:pPr>
              <w:pStyle w:val="GOSTTablenorm"/>
              <w:suppressAutoHyphens/>
            </w:pPr>
            <w:r w:rsidRPr="00141AE4">
              <w:rPr>
                <w:shd w:val="clear" w:color="auto" w:fill="FFFFFF"/>
              </w:rPr>
              <w:t>Указывается GUID документа, по которому выполнялась проверка состояния учетных данных</w:t>
            </w:r>
          </w:p>
        </w:tc>
      </w:tr>
      <w:tr w:rsidR="00875295" w:rsidRPr="00BA7DE0" w14:paraId="71D5BDF6" w14:textId="77777777" w:rsidTr="00C75A4E">
        <w:tc>
          <w:tcPr>
            <w:tcW w:w="1100" w:type="pct"/>
          </w:tcPr>
          <w:p w14:paraId="4B4A1D66" w14:textId="6ACFE0A2" w:rsidR="0076103C" w:rsidRPr="00106607" w:rsidRDefault="00BA7DE0" w:rsidP="00D04606">
            <w:pPr>
              <w:pStyle w:val="GOSTTablenorm"/>
              <w:suppressAutoHyphens/>
            </w:pPr>
            <w:r w:rsidRPr="00141AE4">
              <w:rPr>
                <w:shd w:val="clear" w:color="auto" w:fill="FFFFFF"/>
              </w:rPr>
              <w:t>Состояние записей учета</w:t>
            </w:r>
          </w:p>
        </w:tc>
        <w:tc>
          <w:tcPr>
            <w:tcW w:w="750" w:type="pct"/>
          </w:tcPr>
          <w:p w14:paraId="7556B256" w14:textId="356CD18F" w:rsidR="0076103C" w:rsidRPr="00106607" w:rsidRDefault="00BA7DE0" w:rsidP="00D04606">
            <w:pPr>
              <w:pStyle w:val="GOSTTablenorm"/>
              <w:suppressAutoHyphens/>
              <w:rPr>
                <w:lang w:val="en-US"/>
              </w:rPr>
            </w:pPr>
            <w:proofErr w:type="spellStart"/>
            <w:proofErr w:type="gramStart"/>
            <w:r w:rsidRPr="00BD7E9D">
              <w:rPr>
                <w:b/>
              </w:rPr>
              <w:t>CanceledDocList:</w:t>
            </w:r>
            <w:r w:rsidRPr="00141AE4">
              <w:rPr>
                <w:shd w:val="clear" w:color="auto" w:fill="FFFFFF"/>
              </w:rPr>
              <w:t>Status</w:t>
            </w:r>
            <w:proofErr w:type="spellEnd"/>
            <w:proofErr w:type="gramEnd"/>
          </w:p>
        </w:tc>
        <w:tc>
          <w:tcPr>
            <w:tcW w:w="500" w:type="pct"/>
          </w:tcPr>
          <w:p w14:paraId="1A0476BE" w14:textId="63E909B2" w:rsidR="0076103C" w:rsidRPr="00BA7DE0" w:rsidRDefault="00BA7DE0" w:rsidP="00D04606">
            <w:pPr>
              <w:pStyle w:val="GOSTTablenorm"/>
              <w:suppressAutoHyphens/>
            </w:pPr>
            <w:r w:rsidRPr="00141AE4">
              <w:rPr>
                <w:shd w:val="clear" w:color="auto" w:fill="FFFFFF"/>
              </w:rPr>
              <w:t>Число</w:t>
            </w:r>
          </w:p>
        </w:tc>
        <w:tc>
          <w:tcPr>
            <w:tcW w:w="300" w:type="pct"/>
          </w:tcPr>
          <w:p w14:paraId="384C2746" w14:textId="3F920F9A" w:rsidR="0076103C" w:rsidRPr="00BA7DE0" w:rsidRDefault="00BA7DE0" w:rsidP="00D04606">
            <w:pPr>
              <w:pStyle w:val="GOSTTablenorm"/>
              <w:suppressAutoHyphens/>
            </w:pPr>
            <w:r w:rsidRPr="00141AE4">
              <w:rPr>
                <w:shd w:val="clear" w:color="auto" w:fill="FFFFFF"/>
              </w:rPr>
              <w:t>Да</w:t>
            </w:r>
          </w:p>
        </w:tc>
        <w:tc>
          <w:tcPr>
            <w:tcW w:w="315" w:type="pct"/>
          </w:tcPr>
          <w:p w14:paraId="5C8B7082" w14:textId="23C9E6E7" w:rsidR="0076103C" w:rsidRPr="00BA7DE0" w:rsidRDefault="00BA7DE0" w:rsidP="00D04606">
            <w:pPr>
              <w:pStyle w:val="GOSTTablenorm"/>
              <w:suppressAutoHyphens/>
            </w:pPr>
            <w:r w:rsidRPr="00141AE4">
              <w:rPr>
                <w:shd w:val="clear" w:color="auto" w:fill="FFFFFF"/>
              </w:rPr>
              <w:t>=1</w:t>
            </w:r>
          </w:p>
        </w:tc>
        <w:tc>
          <w:tcPr>
            <w:tcW w:w="2050" w:type="pct"/>
          </w:tcPr>
          <w:p w14:paraId="35CBE868" w14:textId="77777777" w:rsidR="00BA7DE0" w:rsidRPr="00141AE4" w:rsidRDefault="00BA7DE0" w:rsidP="00D04606">
            <w:pPr>
              <w:pStyle w:val="GOSTTablenorm"/>
              <w:suppressAutoHyphens/>
              <w:rPr>
                <w:lang w:eastAsia="en-US"/>
              </w:rPr>
            </w:pPr>
            <w:r w:rsidRPr="00141AE4">
              <w:rPr>
                <w:lang w:eastAsia="en-US"/>
              </w:rPr>
              <w:t xml:space="preserve">Отражается состояние записей учета по документу в </w:t>
            </w:r>
            <w:r w:rsidRPr="00141AE4">
              <w:rPr>
                <w:lang w:val="en-US" w:eastAsia="en-US"/>
              </w:rPr>
              <w:t>SVAP</w:t>
            </w:r>
            <w:r w:rsidRPr="00141AE4">
              <w:rPr>
                <w:lang w:eastAsia="en-US"/>
              </w:rPr>
              <w:t>.</w:t>
            </w:r>
          </w:p>
          <w:p w14:paraId="4FEB323E" w14:textId="76AB6DC4" w:rsidR="0048145F" w:rsidRPr="00141AE4" w:rsidRDefault="00BA7DE0" w:rsidP="00D04606">
            <w:pPr>
              <w:pStyle w:val="GOSTTablenorm"/>
              <w:suppressAutoHyphens/>
              <w:rPr>
                <w:szCs w:val="22"/>
                <w:lang w:eastAsia="en-US"/>
              </w:rPr>
            </w:pPr>
            <w:r w:rsidRPr="00141AE4">
              <w:rPr>
                <w:lang w:eastAsia="en-US"/>
              </w:rPr>
              <w:t>Возможные значения:</w:t>
            </w:r>
          </w:p>
          <w:p w14:paraId="09B65E92" w14:textId="71671E77" w:rsidR="00BA7DE0" w:rsidRPr="00141AE4" w:rsidRDefault="00473E09" w:rsidP="00D04606">
            <w:pPr>
              <w:pStyle w:val="GOSTTableListMark1"/>
              <w:suppressAutoHyphens/>
              <w:rPr>
                <w:lang w:eastAsia="en-US"/>
              </w:rPr>
            </w:pPr>
            <w:r>
              <w:rPr>
                <w:lang w:eastAsia="en-US"/>
              </w:rPr>
              <w:t>«</w:t>
            </w:r>
            <w:r w:rsidR="00BA7DE0" w:rsidRPr="00141AE4">
              <w:rPr>
                <w:lang w:eastAsia="en-US"/>
              </w:rPr>
              <w:t>0</w:t>
            </w:r>
            <w:r>
              <w:rPr>
                <w:lang w:eastAsia="en-US"/>
              </w:rPr>
              <w:t>»</w:t>
            </w:r>
            <w:r w:rsidR="00BA7DE0" w:rsidRPr="00141AE4">
              <w:rPr>
                <w:lang w:eastAsia="en-US"/>
              </w:rPr>
              <w:t xml:space="preserve"> – документ</w:t>
            </w:r>
            <w:r w:rsidR="00BA7DE0" w:rsidRPr="00141AE4">
              <w:rPr>
                <w:lang w:val="en-US" w:eastAsia="en-US"/>
              </w:rPr>
              <w:t> </w:t>
            </w:r>
            <w:r w:rsidR="00BA7DE0" w:rsidRPr="00141AE4">
              <w:rPr>
                <w:lang w:eastAsia="en-US"/>
              </w:rPr>
              <w:t>снят с учета/не принимался на учет. Значение присваивается документам, которые удовлетворяют</w:t>
            </w:r>
            <w:r w:rsidR="00BA7DE0" w:rsidRPr="00141AE4">
              <w:rPr>
                <w:lang w:val="en-US" w:eastAsia="en-US"/>
              </w:rPr>
              <w:t> </w:t>
            </w:r>
            <w:r w:rsidR="00BA7DE0" w:rsidRPr="00141AE4">
              <w:rPr>
                <w:lang w:eastAsia="en-US"/>
              </w:rPr>
              <w:t>хотя бы одному</w:t>
            </w:r>
            <w:r w:rsidR="00BA7DE0" w:rsidRPr="00141AE4">
              <w:rPr>
                <w:lang w:val="en-US" w:eastAsia="en-US"/>
              </w:rPr>
              <w:t> </w:t>
            </w:r>
            <w:r w:rsidR="00BA7DE0" w:rsidRPr="00141AE4">
              <w:rPr>
                <w:lang w:eastAsia="en-US"/>
              </w:rPr>
              <w:t>из условий:</w:t>
            </w:r>
          </w:p>
          <w:p w14:paraId="3456BB31" w14:textId="77777777" w:rsidR="00BA7DE0" w:rsidRPr="00141AE4" w:rsidRDefault="00BA7DE0" w:rsidP="00D04606">
            <w:pPr>
              <w:pStyle w:val="GOSTTableListMark2"/>
              <w:suppressAutoHyphens/>
              <w:rPr>
                <w:lang w:val="en-US" w:eastAsia="en-US"/>
              </w:rPr>
            </w:pPr>
            <w:proofErr w:type="spellStart"/>
            <w:r w:rsidRPr="00141AE4">
              <w:rPr>
                <w:lang w:val="en-US" w:eastAsia="en-US"/>
              </w:rPr>
              <w:t>отсутствуют</w:t>
            </w:r>
            <w:proofErr w:type="spellEnd"/>
            <w:r w:rsidRPr="00141AE4">
              <w:rPr>
                <w:lang w:val="en-US" w:eastAsia="en-US"/>
              </w:rPr>
              <w:t xml:space="preserve"> в </w:t>
            </w:r>
            <w:proofErr w:type="spellStart"/>
            <w:r w:rsidRPr="00141AE4">
              <w:rPr>
                <w:lang w:val="en-US" w:eastAsia="en-US"/>
              </w:rPr>
              <w:t>системе</w:t>
            </w:r>
            <w:proofErr w:type="spellEnd"/>
            <w:r w:rsidRPr="00141AE4">
              <w:rPr>
                <w:lang w:val="en-US" w:eastAsia="en-US"/>
              </w:rPr>
              <w:t>;</w:t>
            </w:r>
          </w:p>
          <w:p w14:paraId="7E580A75" w14:textId="77777777" w:rsidR="00BA7DE0" w:rsidRPr="00141AE4" w:rsidRDefault="00BA7DE0" w:rsidP="00D04606">
            <w:pPr>
              <w:pStyle w:val="GOSTTableListMark2"/>
              <w:suppressAutoHyphens/>
              <w:rPr>
                <w:lang w:eastAsia="en-US"/>
              </w:rPr>
            </w:pPr>
            <w:r w:rsidRPr="00DB688F">
              <w:rPr>
                <w:lang w:eastAsia="en-US"/>
              </w:rPr>
              <w:t>пр</w:t>
            </w:r>
            <w:r w:rsidRPr="00141AE4">
              <w:rPr>
                <w:lang w:eastAsia="en-US"/>
              </w:rPr>
              <w:t>исутствуют в системе, но не имеют ни одного выполненного (неотмененного) этапа, т.к. по документу вообще не выполнялись этапы;</w:t>
            </w:r>
          </w:p>
          <w:p w14:paraId="12962B89" w14:textId="7C2602BD" w:rsidR="00BA7DE0" w:rsidRDefault="00BA7DE0" w:rsidP="00D04606">
            <w:pPr>
              <w:pStyle w:val="GOSTTableListMark2"/>
              <w:suppressAutoHyphens/>
              <w:rPr>
                <w:lang w:eastAsia="en-US"/>
              </w:rPr>
            </w:pPr>
            <w:r w:rsidRPr="00DB688F">
              <w:rPr>
                <w:lang w:eastAsia="en-US"/>
              </w:rPr>
              <w:lastRenderedPageBreak/>
              <w:t>присутствуют</w:t>
            </w:r>
            <w:r w:rsidRPr="00141AE4">
              <w:rPr>
                <w:lang w:eastAsia="en-US"/>
              </w:rPr>
              <w:t xml:space="preserve"> в системе, но не имеют ни одного выполненного (неотмененного) этапа, т.к. все выполненные этапы отменены. При этом фактическое количество записей учета по документу в </w:t>
            </w:r>
            <w:r w:rsidRPr="00141AE4">
              <w:rPr>
                <w:lang w:val="en-US" w:eastAsia="en-US"/>
              </w:rPr>
              <w:t>Datamart</w:t>
            </w:r>
            <w:r w:rsidRPr="00141AE4">
              <w:rPr>
                <w:lang w:eastAsia="en-US"/>
              </w:rPr>
              <w:t xml:space="preserve"> соответствует ожидаемому количеству записей учета</w:t>
            </w:r>
            <w:r w:rsidR="0048145F">
              <w:rPr>
                <w:lang w:eastAsia="en-US"/>
              </w:rPr>
              <w:t xml:space="preserve"> по документу.</w:t>
            </w:r>
          </w:p>
          <w:p w14:paraId="5944037F" w14:textId="77777777" w:rsidR="0048145F" w:rsidRDefault="0048145F" w:rsidP="00D04606">
            <w:pPr>
              <w:shd w:val="clear" w:color="auto" w:fill="FFFFFF"/>
              <w:tabs>
                <w:tab w:val="left" w:pos="683"/>
              </w:tabs>
              <w:suppressAutoHyphens/>
              <w:ind w:left="720" w:firstLine="0"/>
              <w:rPr>
                <w:sz w:val="22"/>
                <w:szCs w:val="22"/>
                <w:lang w:eastAsia="en-US"/>
              </w:rPr>
            </w:pPr>
          </w:p>
          <w:p w14:paraId="2610D228" w14:textId="52D88DE9" w:rsidR="00BA7DE0" w:rsidRPr="0048145F" w:rsidRDefault="00473E09" w:rsidP="00D04606">
            <w:pPr>
              <w:pStyle w:val="GOSTTableListMark1"/>
              <w:suppressAutoHyphens/>
              <w:rPr>
                <w:lang w:eastAsia="en-US"/>
              </w:rPr>
            </w:pPr>
            <w:r>
              <w:rPr>
                <w:lang w:eastAsia="en-US"/>
              </w:rPr>
              <w:t>«</w:t>
            </w:r>
            <w:r w:rsidR="00BA7DE0" w:rsidRPr="00141AE4">
              <w:rPr>
                <w:lang w:eastAsia="en-US"/>
              </w:rPr>
              <w:t>1</w:t>
            </w:r>
            <w:r>
              <w:rPr>
                <w:lang w:eastAsia="en-US"/>
              </w:rPr>
              <w:t>»</w:t>
            </w:r>
            <w:r w:rsidR="00BA7DE0" w:rsidRPr="00141AE4">
              <w:rPr>
                <w:lang w:eastAsia="en-US"/>
              </w:rPr>
              <w:t xml:space="preserve"> – документ</w:t>
            </w:r>
            <w:r w:rsidR="00BA7DE0" w:rsidRPr="00141AE4">
              <w:rPr>
                <w:lang w:val="en-US" w:eastAsia="en-US"/>
              </w:rPr>
              <w:t> </w:t>
            </w:r>
            <w:r w:rsidR="00BA7DE0" w:rsidRPr="00141AE4">
              <w:rPr>
                <w:lang w:eastAsia="en-US"/>
              </w:rPr>
              <w:t>не снят с учета.</w:t>
            </w:r>
            <w:r w:rsidR="00BA7DE0" w:rsidRPr="00141AE4">
              <w:rPr>
                <w:lang w:val="en-US" w:eastAsia="en-US"/>
              </w:rPr>
              <w:t> </w:t>
            </w:r>
            <w:r w:rsidR="00BA7DE0" w:rsidRPr="0048145F">
              <w:rPr>
                <w:lang w:eastAsia="en-US"/>
              </w:rPr>
              <w:t>Значение присваивается документам, которые:</w:t>
            </w:r>
          </w:p>
          <w:p w14:paraId="6E5B0286" w14:textId="77777777" w:rsidR="00BA7DE0" w:rsidRPr="00141AE4" w:rsidRDefault="00BA7DE0" w:rsidP="00D04606">
            <w:pPr>
              <w:pStyle w:val="GOSTTableListMark2"/>
              <w:suppressAutoHyphens/>
              <w:rPr>
                <w:lang w:val="en-US" w:eastAsia="en-US"/>
              </w:rPr>
            </w:pPr>
            <w:proofErr w:type="spellStart"/>
            <w:r w:rsidRPr="00141AE4">
              <w:rPr>
                <w:lang w:val="en-US" w:eastAsia="en-US"/>
              </w:rPr>
              <w:t>присутствуют</w:t>
            </w:r>
            <w:proofErr w:type="spellEnd"/>
            <w:r w:rsidRPr="00141AE4">
              <w:rPr>
                <w:lang w:val="en-US" w:eastAsia="en-US"/>
              </w:rPr>
              <w:t xml:space="preserve"> в </w:t>
            </w:r>
            <w:proofErr w:type="spellStart"/>
            <w:r w:rsidRPr="00141AE4">
              <w:rPr>
                <w:lang w:val="en-US" w:eastAsia="en-US"/>
              </w:rPr>
              <w:t>системе</w:t>
            </w:r>
            <w:proofErr w:type="spellEnd"/>
            <w:r w:rsidRPr="00141AE4">
              <w:rPr>
                <w:lang w:val="en-US" w:eastAsia="en-US"/>
              </w:rPr>
              <w:t>;</w:t>
            </w:r>
          </w:p>
          <w:p w14:paraId="347CBF26" w14:textId="77777777" w:rsidR="00BA7DE0" w:rsidRPr="00141AE4" w:rsidRDefault="00BA7DE0" w:rsidP="00D04606">
            <w:pPr>
              <w:pStyle w:val="GOSTTableListMark2"/>
              <w:suppressAutoHyphens/>
              <w:rPr>
                <w:lang w:eastAsia="en-US"/>
              </w:rPr>
            </w:pPr>
            <w:r w:rsidRPr="00DB688F">
              <w:rPr>
                <w:lang w:eastAsia="en-US"/>
              </w:rPr>
              <w:t>удо</w:t>
            </w:r>
            <w:r w:rsidRPr="00141AE4">
              <w:rPr>
                <w:lang w:eastAsia="en-US"/>
              </w:rPr>
              <w:t>влетворяют</w:t>
            </w:r>
            <w:r w:rsidRPr="00141AE4">
              <w:rPr>
                <w:lang w:val="en-US" w:eastAsia="en-US"/>
              </w:rPr>
              <w:t> </w:t>
            </w:r>
            <w:r w:rsidRPr="00141AE4">
              <w:rPr>
                <w:lang w:eastAsia="en-US"/>
              </w:rPr>
              <w:t>хотя бы одному</w:t>
            </w:r>
            <w:r w:rsidRPr="00141AE4">
              <w:rPr>
                <w:lang w:val="en-US" w:eastAsia="en-US"/>
              </w:rPr>
              <w:t> </w:t>
            </w:r>
            <w:r w:rsidRPr="00141AE4">
              <w:rPr>
                <w:lang w:eastAsia="en-US"/>
              </w:rPr>
              <w:t>из условий:</w:t>
            </w:r>
          </w:p>
          <w:p w14:paraId="30BDE102" w14:textId="77777777" w:rsidR="00BA7DE0" w:rsidRPr="00141AE4" w:rsidRDefault="00BA7DE0" w:rsidP="00D04606">
            <w:pPr>
              <w:suppressAutoHyphens/>
              <w:ind w:left="678" w:firstLine="0"/>
              <w:rPr>
                <w:sz w:val="22"/>
                <w:szCs w:val="22"/>
                <w:lang w:eastAsia="en-US"/>
              </w:rPr>
            </w:pPr>
            <w:r w:rsidRPr="00141AE4">
              <w:rPr>
                <w:sz w:val="22"/>
                <w:szCs w:val="22"/>
                <w:lang w:eastAsia="en-US"/>
              </w:rPr>
              <w:t>1) имеют выполненные (неотмененные) этапы;</w:t>
            </w:r>
          </w:p>
          <w:p w14:paraId="6C682163" w14:textId="3A8A1A73" w:rsidR="0076103C" w:rsidRPr="00141AE4" w:rsidRDefault="00BA7DE0" w:rsidP="00D04606">
            <w:pPr>
              <w:suppressAutoHyphens/>
              <w:ind w:left="678" w:firstLine="0"/>
              <w:rPr>
                <w:szCs w:val="22"/>
                <w:lang w:eastAsia="en-US"/>
              </w:rPr>
            </w:pPr>
            <w:r w:rsidRPr="00141AE4">
              <w:rPr>
                <w:sz w:val="22"/>
                <w:szCs w:val="22"/>
                <w:lang w:eastAsia="en-US"/>
              </w:rPr>
              <w:t xml:space="preserve">2) фактическое количество записей учета по документу в </w:t>
            </w:r>
            <w:r w:rsidRPr="00141AE4">
              <w:rPr>
                <w:sz w:val="22"/>
                <w:szCs w:val="22"/>
                <w:lang w:val="en-US" w:eastAsia="en-US"/>
              </w:rPr>
              <w:t>Datamart</w:t>
            </w:r>
            <w:r w:rsidRPr="00141AE4">
              <w:rPr>
                <w:sz w:val="22"/>
                <w:szCs w:val="22"/>
                <w:lang w:eastAsia="en-US"/>
              </w:rPr>
              <w:t xml:space="preserve"> не соответствует ожидаемому количеству записей учета по документу.</w:t>
            </w:r>
          </w:p>
        </w:tc>
      </w:tr>
    </w:tbl>
    <w:p w14:paraId="4F4FA337" w14:textId="77777777" w:rsidR="0076103C" w:rsidRDefault="0076103C" w:rsidP="00D04606">
      <w:pPr>
        <w:pStyle w:val="31"/>
      </w:pPr>
      <w:bookmarkStart w:id="336" w:name="_Toc226456973"/>
      <w:r w:rsidRPr="000E1E0A">
        <w:lastRenderedPageBreak/>
        <w:t>Пример ответа</w:t>
      </w:r>
      <w:bookmarkEnd w:id="336"/>
    </w:p>
    <w:p w14:paraId="49A5C038" w14:textId="77777777" w:rsidR="00485BAA" w:rsidRPr="00485BAA" w:rsidRDefault="00485BAA" w:rsidP="00D04606">
      <w:pPr>
        <w:pStyle w:val="GOSTScript"/>
        <w:suppressAutoHyphens/>
      </w:pPr>
      <w:r w:rsidRPr="00485BAA">
        <w:t>{</w:t>
      </w:r>
    </w:p>
    <w:p w14:paraId="76CBEFCB" w14:textId="77777777" w:rsidR="00485BAA" w:rsidRPr="00485BAA" w:rsidRDefault="00485BAA" w:rsidP="00D04606">
      <w:pPr>
        <w:pStyle w:val="GOSTScript"/>
        <w:suppressAutoHyphens/>
      </w:pPr>
      <w:r w:rsidRPr="00485BAA">
        <w:tab/>
        <w:t>"header": {</w:t>
      </w:r>
    </w:p>
    <w:p w14:paraId="08BB3B95" w14:textId="05DBADE9" w:rsidR="00485BAA" w:rsidRPr="00485BAA" w:rsidRDefault="00485BAA" w:rsidP="00D04606">
      <w:pPr>
        <w:pStyle w:val="GOSTScript"/>
        <w:suppressAutoHyphens/>
      </w:pPr>
      <w:r w:rsidRPr="00485BAA">
        <w:tab/>
      </w:r>
      <w:r w:rsidRPr="00485BAA">
        <w:tab/>
        <w:t>"Source": "</w:t>
      </w:r>
      <w:del w:id="337" w:author="Сатлер Марина Викторовна" w:date="2024-10-08T10:18:00Z">
        <w:r w:rsidRPr="00485BAA" w:rsidDel="00D52EE2">
          <w:delText>EXP03</w:delText>
        </w:r>
      </w:del>
      <w:ins w:id="338" w:author="Сатлер Марина Викторовна" w:date="2024-10-08T10:18:00Z">
        <w:r w:rsidR="00D52EE2" w:rsidRPr="00485BAA">
          <w:t>EXP0</w:t>
        </w:r>
        <w:r w:rsidR="00D52EE2">
          <w:rPr>
            <w:lang w:val="ru-RU"/>
          </w:rPr>
          <w:t>1</w:t>
        </w:r>
      </w:ins>
      <w:r w:rsidRPr="00485BAA">
        <w:t>",</w:t>
      </w:r>
    </w:p>
    <w:p w14:paraId="11E967EC" w14:textId="2807D357" w:rsidR="00485BAA" w:rsidRPr="00485BAA" w:rsidRDefault="00485BAA" w:rsidP="00D04606">
      <w:pPr>
        <w:pStyle w:val="GOSTScript"/>
        <w:suppressAutoHyphens/>
      </w:pPr>
      <w:r w:rsidRPr="00485BAA">
        <w:tab/>
      </w:r>
      <w:r w:rsidRPr="00485BAA">
        <w:tab/>
        <w:t>"Receiver": "</w:t>
      </w:r>
      <w:del w:id="339" w:author="Сатлер Марина Викторовна" w:date="2024-10-08T10:18:00Z">
        <w:r w:rsidRPr="00485BAA" w:rsidDel="00D52EE2">
          <w:delText>EXP03</w:delText>
        </w:r>
      </w:del>
      <w:ins w:id="340" w:author="Сатлер Марина Викторовна" w:date="2024-10-08T10:18:00Z">
        <w:r w:rsidR="00D52EE2" w:rsidRPr="00485BAA">
          <w:t>EXP0</w:t>
        </w:r>
        <w:r w:rsidR="00D52EE2">
          <w:rPr>
            <w:lang w:val="ru-RU"/>
          </w:rPr>
          <w:t>1</w:t>
        </w:r>
      </w:ins>
      <w:r w:rsidRPr="00485BAA">
        <w:t>",</w:t>
      </w:r>
    </w:p>
    <w:p w14:paraId="42448354" w14:textId="77777777" w:rsidR="00485BAA" w:rsidRPr="00485BAA" w:rsidRDefault="00485BAA" w:rsidP="00D04606">
      <w:pPr>
        <w:pStyle w:val="GOSTScript"/>
        <w:suppressAutoHyphens/>
      </w:pPr>
      <w:r w:rsidRPr="00485BAA">
        <w:tab/>
      </w:r>
      <w:r w:rsidRPr="00485BAA">
        <w:tab/>
        <w:t>"AnsDateTime": "2023-04-04 10:56:12",</w:t>
      </w:r>
    </w:p>
    <w:p w14:paraId="596F0900" w14:textId="77777777" w:rsidR="00485BAA" w:rsidRPr="00485BAA" w:rsidRDefault="00485BAA" w:rsidP="00D04606">
      <w:pPr>
        <w:pStyle w:val="GOSTScript"/>
        <w:suppressAutoHyphens/>
      </w:pPr>
      <w:r w:rsidRPr="00485BAA">
        <w:tab/>
      </w:r>
      <w:r w:rsidRPr="00485BAA">
        <w:tab/>
        <w:t>"Version": "2.4",</w:t>
      </w:r>
    </w:p>
    <w:p w14:paraId="13B93CE3" w14:textId="77777777" w:rsidR="00485BAA" w:rsidRPr="00485BAA" w:rsidRDefault="00485BAA" w:rsidP="00D04606">
      <w:pPr>
        <w:pStyle w:val="GOSTScript"/>
        <w:suppressAutoHyphens/>
      </w:pPr>
      <w:r w:rsidRPr="00485BAA">
        <w:tab/>
      </w:r>
      <w:r w:rsidRPr="00485BAA">
        <w:tab/>
        <w:t>"ReqGuid": "b0d4ce5d-5478-4454-948c-cfa34ba94f10",</w:t>
      </w:r>
    </w:p>
    <w:p w14:paraId="44619BEB" w14:textId="77777777" w:rsidR="00485BAA" w:rsidRPr="00485BAA" w:rsidRDefault="00485BAA" w:rsidP="00D04606">
      <w:pPr>
        <w:pStyle w:val="GOSTScript"/>
        <w:suppressAutoHyphens/>
      </w:pPr>
      <w:r w:rsidRPr="00485BAA">
        <w:tab/>
      </w:r>
      <w:r w:rsidRPr="00485BAA">
        <w:tab/>
        <w:t>"AnsGuid": "d9628624-e34d-47dc-9443-ff12b015bd67",</w:t>
      </w:r>
    </w:p>
    <w:p w14:paraId="6FA75CD6" w14:textId="77777777" w:rsidR="00485BAA" w:rsidRPr="00485BAA" w:rsidRDefault="00485BAA" w:rsidP="00D04606">
      <w:pPr>
        <w:pStyle w:val="GOSTScript"/>
        <w:suppressAutoHyphens/>
      </w:pPr>
      <w:r w:rsidRPr="00485BAA">
        <w:tab/>
      </w:r>
      <w:r w:rsidRPr="00485BAA">
        <w:tab/>
        <w:t>"DocGuid": "1c6cc695-ee9a-4d44-a15e-8228f0954f77",</w:t>
      </w:r>
    </w:p>
    <w:p w14:paraId="02A16F1D" w14:textId="77777777" w:rsidR="00485BAA" w:rsidRPr="00485BAA" w:rsidRDefault="00485BAA" w:rsidP="00D04606">
      <w:pPr>
        <w:pStyle w:val="GOSTScript"/>
        <w:suppressAutoHyphens/>
      </w:pPr>
      <w:r w:rsidRPr="00485BAA">
        <w:tab/>
      </w:r>
      <w:r w:rsidRPr="00485BAA">
        <w:tab/>
        <w:t>"Result": "S"</w:t>
      </w:r>
    </w:p>
    <w:p w14:paraId="06305845" w14:textId="77777777" w:rsidR="00485BAA" w:rsidRPr="00485BAA" w:rsidRDefault="00485BAA" w:rsidP="00D04606">
      <w:pPr>
        <w:pStyle w:val="GOSTScript"/>
        <w:suppressAutoHyphens/>
      </w:pPr>
      <w:r w:rsidRPr="00485BAA">
        <w:tab/>
        <w:t>},</w:t>
      </w:r>
    </w:p>
    <w:p w14:paraId="07B71368" w14:textId="77777777" w:rsidR="00485BAA" w:rsidRPr="00485BAA" w:rsidRDefault="00485BAA" w:rsidP="00D04606">
      <w:pPr>
        <w:pStyle w:val="GOSTScript"/>
        <w:suppressAutoHyphens/>
      </w:pPr>
      <w:r w:rsidRPr="00485BAA">
        <w:tab/>
        <w:t>"document": {</w:t>
      </w:r>
    </w:p>
    <w:p w14:paraId="15703A11" w14:textId="77777777" w:rsidR="00485BAA" w:rsidRPr="00485BAA" w:rsidRDefault="00485BAA" w:rsidP="00D04606">
      <w:pPr>
        <w:pStyle w:val="GOSTScript"/>
        <w:suppressAutoHyphens/>
      </w:pPr>
      <w:r w:rsidRPr="00485BAA">
        <w:tab/>
      </w:r>
      <w:r w:rsidRPr="00485BAA">
        <w:tab/>
        <w:t>"ExecutedDocList": [</w:t>
      </w:r>
    </w:p>
    <w:p w14:paraId="0D7058BA" w14:textId="77777777" w:rsidR="00485BAA" w:rsidRPr="00485BAA" w:rsidRDefault="00485BAA" w:rsidP="00D04606">
      <w:pPr>
        <w:pStyle w:val="GOSTScript"/>
        <w:suppressAutoHyphens/>
      </w:pPr>
      <w:r w:rsidRPr="00485BAA">
        <w:tab/>
      </w:r>
      <w:r w:rsidRPr="00485BAA">
        <w:tab/>
      </w:r>
      <w:r w:rsidRPr="00485BAA">
        <w:tab/>
        <w:t>{</w:t>
      </w:r>
    </w:p>
    <w:p w14:paraId="2A088D25" w14:textId="77777777" w:rsidR="00485BAA" w:rsidRPr="00485BAA" w:rsidRDefault="00485BAA" w:rsidP="00D04606">
      <w:pPr>
        <w:pStyle w:val="GOSTScript"/>
        <w:suppressAutoHyphens/>
      </w:pPr>
      <w:r w:rsidRPr="00485BAA">
        <w:lastRenderedPageBreak/>
        <w:tab/>
      </w:r>
      <w:r w:rsidRPr="00485BAA">
        <w:tab/>
      </w:r>
      <w:r w:rsidRPr="00485BAA">
        <w:tab/>
      </w:r>
      <w:r w:rsidRPr="00485BAA">
        <w:tab/>
        <w:t>"GUID": "8c369353-4763-44f9-8c87-b2f2e5b92a3d",</w:t>
      </w:r>
    </w:p>
    <w:p w14:paraId="251B9969" w14:textId="77777777" w:rsidR="00485BAA" w:rsidRPr="00485BAA" w:rsidRDefault="00485BAA" w:rsidP="00D04606">
      <w:pPr>
        <w:pStyle w:val="GOSTScript"/>
        <w:suppressAutoHyphens/>
      </w:pPr>
      <w:r w:rsidRPr="00485BAA">
        <w:tab/>
      </w:r>
      <w:r w:rsidRPr="00485BAA">
        <w:tab/>
      </w:r>
      <w:r w:rsidRPr="00485BAA">
        <w:tab/>
      </w:r>
      <w:r w:rsidRPr="00485BAA">
        <w:tab/>
        <w:t>"Status": "P"</w:t>
      </w:r>
    </w:p>
    <w:p w14:paraId="2ED92A3C" w14:textId="77777777" w:rsidR="00485BAA" w:rsidRPr="00485BAA" w:rsidRDefault="00485BAA" w:rsidP="00D04606">
      <w:pPr>
        <w:pStyle w:val="GOSTScript"/>
        <w:suppressAutoHyphens/>
      </w:pPr>
      <w:r w:rsidRPr="00485BAA">
        <w:tab/>
      </w:r>
      <w:r w:rsidRPr="00485BAA">
        <w:tab/>
      </w:r>
      <w:r w:rsidRPr="00485BAA">
        <w:tab/>
        <w:t>},</w:t>
      </w:r>
    </w:p>
    <w:p w14:paraId="5C361883" w14:textId="77777777" w:rsidR="00485BAA" w:rsidRPr="00485BAA" w:rsidRDefault="00485BAA" w:rsidP="00D04606">
      <w:pPr>
        <w:pStyle w:val="GOSTScript"/>
        <w:suppressAutoHyphens/>
      </w:pPr>
      <w:r w:rsidRPr="00485BAA">
        <w:tab/>
      </w:r>
      <w:r w:rsidRPr="00485BAA">
        <w:tab/>
      </w:r>
      <w:r w:rsidRPr="00485BAA">
        <w:tab/>
        <w:t>{</w:t>
      </w:r>
    </w:p>
    <w:p w14:paraId="225735D4" w14:textId="77777777" w:rsidR="00485BAA" w:rsidRPr="00485BAA" w:rsidRDefault="00485BAA" w:rsidP="00D04606">
      <w:pPr>
        <w:pStyle w:val="GOSTScript"/>
        <w:suppressAutoHyphens/>
      </w:pPr>
      <w:r w:rsidRPr="00485BAA">
        <w:tab/>
      </w:r>
      <w:r w:rsidRPr="00485BAA">
        <w:tab/>
      </w:r>
      <w:r w:rsidRPr="00485BAA">
        <w:tab/>
      </w:r>
      <w:r w:rsidRPr="00485BAA">
        <w:tab/>
        <w:t>"GUID": "6b1b5c23-7ab9-4009-b20b-0e22ce4f47bc",</w:t>
      </w:r>
    </w:p>
    <w:p w14:paraId="06B8D080" w14:textId="77777777" w:rsidR="00485BAA" w:rsidRPr="00485BAA" w:rsidRDefault="00485BAA" w:rsidP="00D04606">
      <w:pPr>
        <w:pStyle w:val="GOSTScript"/>
        <w:suppressAutoHyphens/>
      </w:pPr>
      <w:r w:rsidRPr="00485BAA">
        <w:tab/>
      </w:r>
      <w:r w:rsidRPr="00485BAA">
        <w:tab/>
      </w:r>
      <w:r w:rsidRPr="00485BAA">
        <w:tab/>
      </w:r>
      <w:r w:rsidRPr="00485BAA">
        <w:tab/>
        <w:t>"Status": "U"</w:t>
      </w:r>
    </w:p>
    <w:p w14:paraId="7B2360BD" w14:textId="77777777" w:rsidR="00485BAA" w:rsidRPr="00485BAA" w:rsidRDefault="00485BAA" w:rsidP="00D04606">
      <w:pPr>
        <w:pStyle w:val="GOSTScript"/>
        <w:suppressAutoHyphens/>
      </w:pPr>
      <w:r w:rsidRPr="00485BAA">
        <w:tab/>
      </w:r>
      <w:r w:rsidRPr="00485BAA">
        <w:tab/>
      </w:r>
      <w:r w:rsidRPr="00485BAA">
        <w:tab/>
        <w:t>}</w:t>
      </w:r>
    </w:p>
    <w:p w14:paraId="1743333D" w14:textId="77777777" w:rsidR="00485BAA" w:rsidRPr="00485BAA" w:rsidRDefault="00485BAA" w:rsidP="00D04606">
      <w:pPr>
        <w:pStyle w:val="GOSTScript"/>
        <w:suppressAutoHyphens/>
      </w:pPr>
      <w:r w:rsidRPr="00485BAA">
        <w:tab/>
      </w:r>
      <w:r w:rsidRPr="00485BAA">
        <w:tab/>
        <w:t>],</w:t>
      </w:r>
    </w:p>
    <w:p w14:paraId="08117950" w14:textId="77777777" w:rsidR="00485BAA" w:rsidRPr="00485BAA" w:rsidRDefault="00485BAA" w:rsidP="00D04606">
      <w:pPr>
        <w:pStyle w:val="GOSTScript"/>
        <w:suppressAutoHyphens/>
      </w:pPr>
      <w:r w:rsidRPr="00485BAA">
        <w:tab/>
      </w:r>
      <w:r w:rsidRPr="00485BAA">
        <w:tab/>
        <w:t>"CanceledDocList": [</w:t>
      </w:r>
    </w:p>
    <w:p w14:paraId="2167B6D9" w14:textId="77777777" w:rsidR="00485BAA" w:rsidRPr="00485BAA" w:rsidRDefault="00485BAA" w:rsidP="00D04606">
      <w:pPr>
        <w:pStyle w:val="GOSTScript"/>
        <w:suppressAutoHyphens/>
      </w:pPr>
      <w:r w:rsidRPr="00485BAA">
        <w:tab/>
      </w:r>
      <w:r w:rsidRPr="00485BAA">
        <w:tab/>
      </w:r>
      <w:r w:rsidRPr="00485BAA">
        <w:tab/>
        <w:t>{</w:t>
      </w:r>
    </w:p>
    <w:p w14:paraId="22DE72EF" w14:textId="77777777" w:rsidR="00485BAA" w:rsidRPr="00485BAA" w:rsidRDefault="00485BAA" w:rsidP="00D04606">
      <w:pPr>
        <w:pStyle w:val="GOSTScript"/>
        <w:suppressAutoHyphens/>
      </w:pPr>
      <w:r w:rsidRPr="00485BAA">
        <w:tab/>
      </w:r>
      <w:r w:rsidRPr="00485BAA">
        <w:tab/>
      </w:r>
      <w:r w:rsidRPr="00485BAA">
        <w:tab/>
      </w:r>
      <w:r w:rsidRPr="00485BAA">
        <w:tab/>
        <w:t>"GUID": "c6bdfab0-c643-4b02-857d-43cd279162f0",</w:t>
      </w:r>
    </w:p>
    <w:p w14:paraId="4AEBF4F8" w14:textId="77777777" w:rsidR="00485BAA" w:rsidRPr="00485BAA" w:rsidRDefault="00485BAA" w:rsidP="00D04606">
      <w:pPr>
        <w:pStyle w:val="GOSTScript"/>
        <w:suppressAutoHyphens/>
      </w:pPr>
      <w:r w:rsidRPr="00485BAA">
        <w:tab/>
      </w:r>
      <w:r w:rsidRPr="00485BAA">
        <w:tab/>
      </w:r>
      <w:r w:rsidRPr="00485BAA">
        <w:tab/>
      </w:r>
      <w:r w:rsidRPr="00485BAA">
        <w:tab/>
        <w:t>"Status": "0"</w:t>
      </w:r>
    </w:p>
    <w:p w14:paraId="5921A622" w14:textId="77777777" w:rsidR="00485BAA" w:rsidRPr="00485BAA" w:rsidRDefault="00485BAA" w:rsidP="00D04606">
      <w:pPr>
        <w:pStyle w:val="GOSTScript"/>
        <w:suppressAutoHyphens/>
      </w:pPr>
      <w:r w:rsidRPr="00485BAA">
        <w:tab/>
      </w:r>
      <w:r w:rsidRPr="00485BAA">
        <w:tab/>
      </w:r>
      <w:r w:rsidRPr="00485BAA">
        <w:tab/>
        <w:t>},</w:t>
      </w:r>
    </w:p>
    <w:p w14:paraId="7AEF5099" w14:textId="77777777" w:rsidR="00485BAA" w:rsidRPr="00485BAA" w:rsidRDefault="00485BAA" w:rsidP="00D04606">
      <w:pPr>
        <w:pStyle w:val="GOSTScript"/>
        <w:suppressAutoHyphens/>
      </w:pPr>
      <w:r w:rsidRPr="00485BAA">
        <w:tab/>
      </w:r>
      <w:r w:rsidRPr="00485BAA">
        <w:tab/>
      </w:r>
      <w:r w:rsidRPr="00485BAA">
        <w:tab/>
        <w:t>{</w:t>
      </w:r>
    </w:p>
    <w:p w14:paraId="49F3ED26" w14:textId="77777777" w:rsidR="00485BAA" w:rsidRPr="00485BAA" w:rsidRDefault="00485BAA" w:rsidP="00D04606">
      <w:pPr>
        <w:pStyle w:val="GOSTScript"/>
        <w:suppressAutoHyphens/>
      </w:pPr>
      <w:r w:rsidRPr="00485BAA">
        <w:tab/>
      </w:r>
      <w:r w:rsidRPr="00485BAA">
        <w:tab/>
      </w:r>
      <w:r w:rsidRPr="00485BAA">
        <w:tab/>
      </w:r>
      <w:r w:rsidRPr="00485BAA">
        <w:tab/>
        <w:t>"GUID": "deec3b42-e2d5-4ee5-9bed-9f6a4e68d776",</w:t>
      </w:r>
    </w:p>
    <w:p w14:paraId="2DDDB67A" w14:textId="77777777" w:rsidR="00485BAA" w:rsidRPr="00485BAA" w:rsidRDefault="00485BAA" w:rsidP="00D04606">
      <w:pPr>
        <w:pStyle w:val="GOSTScript"/>
        <w:suppressAutoHyphens/>
      </w:pPr>
      <w:r w:rsidRPr="00485BAA">
        <w:tab/>
      </w:r>
      <w:r w:rsidRPr="00485BAA">
        <w:tab/>
      </w:r>
      <w:r w:rsidRPr="00485BAA">
        <w:tab/>
      </w:r>
      <w:r w:rsidRPr="00485BAA">
        <w:tab/>
        <w:t>"Status": "1"</w:t>
      </w:r>
    </w:p>
    <w:p w14:paraId="2DAE40D6" w14:textId="77777777" w:rsidR="00485BAA" w:rsidRPr="00485BAA" w:rsidRDefault="00485BAA" w:rsidP="00D04606">
      <w:pPr>
        <w:pStyle w:val="GOSTScript"/>
        <w:suppressAutoHyphens/>
      </w:pPr>
      <w:r w:rsidRPr="00485BAA">
        <w:tab/>
      </w:r>
      <w:r w:rsidRPr="00485BAA">
        <w:tab/>
      </w:r>
      <w:r w:rsidRPr="00485BAA">
        <w:tab/>
        <w:t>}</w:t>
      </w:r>
    </w:p>
    <w:p w14:paraId="10FA1568" w14:textId="77777777" w:rsidR="00485BAA" w:rsidRPr="00485BAA" w:rsidRDefault="00485BAA" w:rsidP="00D04606">
      <w:pPr>
        <w:pStyle w:val="GOSTScript"/>
        <w:suppressAutoHyphens/>
      </w:pPr>
      <w:r w:rsidRPr="00485BAA">
        <w:tab/>
      </w:r>
      <w:r w:rsidRPr="00485BAA">
        <w:tab/>
        <w:t>]</w:t>
      </w:r>
    </w:p>
    <w:p w14:paraId="6513EB14" w14:textId="77777777" w:rsidR="00485BAA" w:rsidRPr="00485BAA" w:rsidRDefault="00485BAA" w:rsidP="00D04606">
      <w:pPr>
        <w:pStyle w:val="GOSTScript"/>
        <w:suppressAutoHyphens/>
      </w:pPr>
      <w:r w:rsidRPr="00485BAA">
        <w:tab/>
        <w:t>}</w:t>
      </w:r>
    </w:p>
    <w:p w14:paraId="3099F2E1" w14:textId="482E563A" w:rsidR="00485BAA" w:rsidRDefault="00485BAA" w:rsidP="00D04606">
      <w:pPr>
        <w:pStyle w:val="GOSTScript"/>
        <w:suppressAutoHyphens/>
      </w:pPr>
      <w:r w:rsidRPr="00485BAA">
        <w:t>}</w:t>
      </w:r>
    </w:p>
    <w:p w14:paraId="122C5681" w14:textId="2B28C84D" w:rsidR="00FC1E4A" w:rsidRDefault="00FC1E4A" w:rsidP="00D04606">
      <w:pPr>
        <w:pStyle w:val="1"/>
      </w:pPr>
      <w:bookmarkStart w:id="341" w:name="_Ref154665891"/>
      <w:bookmarkStart w:id="342" w:name="_Toc226456974"/>
      <w:r w:rsidRPr="00714F3D">
        <w:lastRenderedPageBreak/>
        <w:t>Отчет «Несоответствие ожидаемого и фактического состояния записей учета в витринах данных»</w:t>
      </w:r>
      <w:r w:rsidRPr="00714F3D" w:rsidDel="00454D27">
        <w:t xml:space="preserve"> </w:t>
      </w:r>
      <w:r w:rsidRPr="00714F3D">
        <w:t>(REVISE)</w:t>
      </w:r>
      <w:bookmarkEnd w:id="341"/>
      <w:bookmarkEnd w:id="342"/>
    </w:p>
    <w:p w14:paraId="29C931D3" w14:textId="197D1F3C" w:rsidR="008475F9" w:rsidRPr="00954CA2" w:rsidRDefault="00D04606" w:rsidP="00D04606">
      <w:pPr>
        <w:pStyle w:val="GOSTNormal"/>
        <w:suppressAutoHyphens/>
      </w:pPr>
      <w:bookmarkStart w:id="343" w:name="_Toc154609732"/>
      <w:bookmarkStart w:id="344" w:name="_Toc154610720"/>
      <w:bookmarkEnd w:id="343"/>
      <w:bookmarkEnd w:id="344"/>
      <w:r>
        <w:t>Диагностический о</w:t>
      </w:r>
      <w:r w:rsidR="002944CB" w:rsidRPr="000E1E0A">
        <w:t>тчет «Несоответствие</w:t>
      </w:r>
      <w:r w:rsidR="00620BA5" w:rsidRPr="000E1E0A">
        <w:t xml:space="preserve"> ожидаемого и фактического состояния записей учета в витринах данных</w:t>
      </w:r>
      <w:r w:rsidR="002944CB" w:rsidRPr="000E1E0A">
        <w:t>»</w:t>
      </w:r>
      <w:r w:rsidR="00620BA5" w:rsidRPr="000E1E0A">
        <w:t xml:space="preserve"> (тип </w:t>
      </w:r>
      <w:r w:rsidR="00620BA5" w:rsidRPr="00C75A4E">
        <w:t>R</w:t>
      </w:r>
      <w:r w:rsidR="000D2D0D" w:rsidRPr="00C75A4E">
        <w:t>EVISE</w:t>
      </w:r>
      <w:r w:rsidR="00620BA5" w:rsidRPr="000E1E0A">
        <w:t>)</w:t>
      </w:r>
      <w:r w:rsidR="00620BA5" w:rsidRPr="00474651">
        <w:t xml:space="preserve"> применяется для полу</w:t>
      </w:r>
      <w:r w:rsidR="00301AED" w:rsidRPr="000E1E0A">
        <w:t xml:space="preserve">чения </w:t>
      </w:r>
      <w:r w:rsidR="00301AED" w:rsidRPr="00954CA2">
        <w:t xml:space="preserve">информации </w:t>
      </w:r>
      <w:r w:rsidR="000C034E" w:rsidRPr="00954CA2">
        <w:t xml:space="preserve">о </w:t>
      </w:r>
      <w:r w:rsidR="002944CB" w:rsidRPr="00954CA2">
        <w:t>не</w:t>
      </w:r>
      <w:r w:rsidR="0079116A" w:rsidRPr="00954CA2">
        <w:t xml:space="preserve">соответствии фактического состояния записей учета по документам в </w:t>
      </w:r>
      <w:proofErr w:type="spellStart"/>
      <w:r w:rsidR="0079116A" w:rsidRPr="00954CA2">
        <w:t>Datamart</w:t>
      </w:r>
      <w:proofErr w:type="spellEnd"/>
      <w:r w:rsidR="0079116A" w:rsidRPr="00954CA2">
        <w:t xml:space="preserve"> ожидаемому состоянию записей учета</w:t>
      </w:r>
      <w:r w:rsidR="00A84209" w:rsidRPr="00954CA2">
        <w:t>,</w:t>
      </w:r>
      <w:r w:rsidR="00A61C70" w:rsidRPr="00954CA2">
        <w:t xml:space="preserve"> сформиров</w:t>
      </w:r>
      <w:r w:rsidR="00A84209" w:rsidRPr="00954CA2">
        <w:t>анных в OLTP</w:t>
      </w:r>
      <w:r w:rsidR="000C034E" w:rsidRPr="00954CA2">
        <w:t xml:space="preserve"> (о </w:t>
      </w:r>
      <w:proofErr w:type="spellStart"/>
      <w:r w:rsidR="002944CB" w:rsidRPr="00954CA2">
        <w:t>не</w:t>
      </w:r>
      <w:r w:rsidR="000C034E" w:rsidRPr="00954CA2">
        <w:t>консистентности</w:t>
      </w:r>
      <w:proofErr w:type="spellEnd"/>
      <w:r w:rsidR="000C034E" w:rsidRPr="00954CA2">
        <w:t xml:space="preserve"> учетных данных в </w:t>
      </w:r>
      <w:proofErr w:type="spellStart"/>
      <w:r w:rsidR="000C034E" w:rsidRPr="00954CA2">
        <w:t>Datamart</w:t>
      </w:r>
      <w:proofErr w:type="spellEnd"/>
      <w:r w:rsidR="000C034E" w:rsidRPr="00954CA2">
        <w:t>)</w:t>
      </w:r>
      <w:r w:rsidR="0079116A" w:rsidRPr="00954CA2">
        <w:t xml:space="preserve">. </w:t>
      </w:r>
      <w:r w:rsidR="000C034E" w:rsidRPr="00954CA2">
        <w:t>Состояние</w:t>
      </w:r>
      <w:r w:rsidR="00A61C70" w:rsidRPr="00954CA2">
        <w:t xml:space="preserve"> </w:t>
      </w:r>
      <w:r w:rsidR="0079116A" w:rsidRPr="00954CA2">
        <w:t>записей учета включает их количество, статус, признак «Отменена».</w:t>
      </w:r>
      <w:r w:rsidR="00A84209" w:rsidRPr="00954CA2">
        <w:t xml:space="preserve"> Информация формируется по коду ТОФК/ЦС по учету и дате отражения операции в учете</w:t>
      </w:r>
      <w:r w:rsidR="00301AED" w:rsidRPr="00954CA2">
        <w:t>.</w:t>
      </w:r>
      <w:r w:rsidR="00A61C70" w:rsidRPr="00954CA2">
        <w:t xml:space="preserve"> </w:t>
      </w:r>
      <w:r w:rsidR="00301AED" w:rsidRPr="00954CA2">
        <w:t>Отбор и анализ данных</w:t>
      </w:r>
      <w:r w:rsidR="00E83367" w:rsidRPr="00954CA2">
        <w:t xml:space="preserve"> выполняется </w:t>
      </w:r>
      <w:r w:rsidR="000D2D0D" w:rsidRPr="00954CA2">
        <w:t>в рамках</w:t>
      </w:r>
      <w:r w:rsidR="00E83367" w:rsidRPr="00954CA2">
        <w:t xml:space="preserve"> этап</w:t>
      </w:r>
      <w:r w:rsidR="000D2D0D" w:rsidRPr="00954CA2">
        <w:t>ов</w:t>
      </w:r>
      <w:r w:rsidR="00E83367" w:rsidRPr="00954CA2">
        <w:t xml:space="preserve"> обработки документов, по которым имеется признак </w:t>
      </w:r>
      <w:proofErr w:type="spellStart"/>
      <w:r w:rsidR="00E83367" w:rsidRPr="00954CA2">
        <w:t>неконсистентности</w:t>
      </w:r>
      <w:proofErr w:type="spellEnd"/>
      <w:r w:rsidR="00E83367" w:rsidRPr="00954CA2">
        <w:t>.</w:t>
      </w:r>
    </w:p>
    <w:p w14:paraId="0ED47176" w14:textId="1F3717C4" w:rsidR="000C034E" w:rsidRPr="000E1E0A" w:rsidDel="00C83EA3" w:rsidRDefault="000C034E" w:rsidP="00D04606">
      <w:pPr>
        <w:pStyle w:val="GOSTNormal"/>
        <w:suppressAutoHyphens/>
        <w:rPr>
          <w:del w:id="345" w:author="Сказецкая Наталья Камилевна" w:date="2024-09-26T15:13:00Z"/>
        </w:rPr>
      </w:pPr>
      <w:commentRangeStart w:id="346"/>
      <w:del w:id="347" w:author="Сказецкая Наталья Камилевна" w:date="2024-09-26T15:13:00Z">
        <w:r w:rsidRPr="000E1E0A" w:rsidDel="00C83EA3">
          <w:delText>При</w:delText>
        </w:r>
      </w:del>
      <w:commentRangeEnd w:id="346"/>
      <w:r w:rsidR="00C83EA3">
        <w:rPr>
          <w:rStyle w:val="affa"/>
        </w:rPr>
        <w:commentReference w:id="346"/>
      </w:r>
      <w:del w:id="348" w:author="Сказецкая Наталья Камилевна" w:date="2024-09-26T15:13:00Z">
        <w:r w:rsidRPr="000E1E0A" w:rsidDel="00C83EA3">
          <w:delText xml:space="preserve"> поступлении запроса с типом «REVISE» осуществляется контроль на статус операционного дня</w:delText>
        </w:r>
        <w:r w:rsidR="008E6FFB" w:rsidRPr="000E1E0A" w:rsidDel="00C83EA3">
          <w:delText xml:space="preserve"> за указанную в запросе дату отражения операции в учете. Е</w:delText>
        </w:r>
        <w:r w:rsidRPr="000E1E0A" w:rsidDel="00C83EA3">
          <w:delText>сли операционный день</w:delText>
        </w:r>
        <w:r w:rsidR="008E6FFB" w:rsidRPr="000E1E0A" w:rsidDel="00C83EA3">
          <w:delText xml:space="preserve"> в статусах, отличных от «Закрыт» и «Закрыт окончательно»</w:delText>
        </w:r>
        <w:r w:rsidRPr="000E1E0A" w:rsidDel="00C83EA3">
          <w:delText>, то</w:delText>
        </w:r>
        <w:r w:rsidR="008E6FFB" w:rsidRPr="000E1E0A" w:rsidDel="00C83EA3">
          <w:delText xml:space="preserve"> </w:delText>
        </w:r>
        <w:r w:rsidR="00333CDF" w:rsidRPr="000E1E0A" w:rsidDel="00C83EA3">
          <w:rPr>
            <w:rFonts w:eastAsiaTheme="majorEastAsia"/>
          </w:rPr>
          <w:delText xml:space="preserve">возвращается ответ на запрос в формате </w:delText>
        </w:r>
        <w:r w:rsidR="00333CDF" w:rsidRPr="00C75A4E" w:rsidDel="00C83EA3">
          <w:rPr>
            <w:rFonts w:eastAsiaTheme="majorEastAsia"/>
          </w:rPr>
          <w:delText>JSON</w:delText>
        </w:r>
        <w:r w:rsidR="00333CDF" w:rsidRPr="000E1E0A" w:rsidDel="00C83EA3">
          <w:rPr>
            <w:rFonts w:eastAsiaTheme="majorEastAsia"/>
          </w:rPr>
          <w:delText xml:space="preserve"> с информацией</w:delText>
        </w:r>
        <w:r w:rsidR="00333CDF" w:rsidRPr="00474651" w:rsidDel="00C83EA3">
          <w:rPr>
            <w:rFonts w:eastAsiaTheme="majorEastAsia"/>
          </w:rPr>
          <w:delText> о неуспешном выполнении запроса (E - ERROR – Неуспешное завершение) и сообщением о</w:delText>
        </w:r>
        <w:r w:rsidR="00333CDF" w:rsidRPr="000E1E0A" w:rsidDel="00C83EA3">
          <w:rPr>
            <w:rFonts w:eastAsiaTheme="majorEastAsia"/>
          </w:rPr>
          <w:delText>б ошибке</w:delText>
        </w:r>
        <w:r w:rsidRPr="000E1E0A" w:rsidDel="00C83EA3">
          <w:delText xml:space="preserve">: </w:delText>
        </w:r>
        <w:r w:rsidR="008E6FFB" w:rsidRPr="000E1E0A" w:rsidDel="00C83EA3">
          <w:delText>«</w:delText>
        </w:r>
        <w:r w:rsidRPr="000E1E0A" w:rsidDel="00C83EA3">
          <w:delText xml:space="preserve">Операционный день &lt;указывается дата опердня&gt;, находится в статусе, отличном от </w:delText>
        </w:r>
        <w:r w:rsidR="001E6451" w:rsidRPr="000E1E0A" w:rsidDel="00C83EA3">
          <w:delText>«Закрыт», «</w:delText>
        </w:r>
        <w:r w:rsidRPr="000E1E0A" w:rsidDel="00C83EA3">
          <w:delText>Закрыт окончательно</w:delText>
        </w:r>
        <w:r w:rsidR="001E6451" w:rsidRPr="000E1E0A" w:rsidDel="00C83EA3">
          <w:delText>»</w:delText>
        </w:r>
        <w:r w:rsidRPr="000E1E0A" w:rsidDel="00C83EA3">
          <w:delText>. Для выполнения диагностики доведите операцио</w:delText>
        </w:r>
        <w:r w:rsidR="008E6FFB" w:rsidRPr="000E1E0A" w:rsidDel="00C83EA3">
          <w:delText xml:space="preserve">нный день до указанных статусов». Если контроль пройден успешно, то </w:delText>
        </w:r>
        <w:r w:rsidRPr="000E1E0A" w:rsidDel="00C83EA3">
          <w:delText xml:space="preserve">осуществляется </w:delText>
        </w:r>
        <w:r w:rsidR="002944CB" w:rsidRPr="000E1E0A" w:rsidDel="00C83EA3">
          <w:delText>диагностика</w:delText>
        </w:r>
        <w:r w:rsidRPr="000E1E0A" w:rsidDel="00C83EA3">
          <w:delText>.</w:delText>
        </w:r>
      </w:del>
    </w:p>
    <w:p w14:paraId="42F0F9DC" w14:textId="77777777" w:rsidR="00FF5258" w:rsidRDefault="001444FF" w:rsidP="00D04606">
      <w:pPr>
        <w:pStyle w:val="GOSTNormal"/>
        <w:suppressAutoHyphens/>
      </w:pPr>
      <w:r w:rsidRPr="000E1E0A">
        <w:t>Е</w:t>
      </w:r>
      <w:r w:rsidR="00A61C70" w:rsidRPr="000E1E0A">
        <w:t>сли</w:t>
      </w:r>
      <w:r w:rsidR="00333CDF" w:rsidRPr="000E1E0A">
        <w:t xml:space="preserve"> по результатам </w:t>
      </w:r>
      <w:r w:rsidRPr="000E1E0A">
        <w:t>диагностики</w:t>
      </w:r>
      <w:r w:rsidR="00A61C70" w:rsidRPr="000E1E0A">
        <w:t xml:space="preserve"> были отобраны </w:t>
      </w:r>
      <w:r w:rsidR="00333CDF" w:rsidRPr="000E1E0A">
        <w:t xml:space="preserve">данные, удовлетворяющие параметрам запроса </w:t>
      </w:r>
      <w:r w:rsidR="00A61C70" w:rsidRPr="000E1E0A">
        <w:t>(непустая выборка)</w:t>
      </w:r>
      <w:r w:rsidR="000C034E" w:rsidRPr="000E1E0A">
        <w:t>, то</w:t>
      </w:r>
      <w:r w:rsidR="00A61C70" w:rsidRPr="000E1E0A">
        <w:t xml:space="preserve"> возвращается файл отчета в формате </w:t>
      </w:r>
      <w:r w:rsidR="00A61C70" w:rsidRPr="00C75A4E">
        <w:rPr>
          <w:rFonts w:eastAsiaTheme="majorEastAsia"/>
        </w:rPr>
        <w:t>ODS</w:t>
      </w:r>
      <w:r w:rsidR="00A61C70" w:rsidRPr="000E1E0A">
        <w:rPr>
          <w:rFonts w:eastAsiaTheme="majorEastAsia"/>
        </w:rPr>
        <w:t xml:space="preserve">, содержащий </w:t>
      </w:r>
      <w:r w:rsidR="008E6FFB" w:rsidRPr="00474651">
        <w:rPr>
          <w:rFonts w:eastAsiaTheme="majorEastAsia"/>
        </w:rPr>
        <w:t>информацию</w:t>
      </w:r>
      <w:r w:rsidR="00A61C70" w:rsidRPr="000E1E0A">
        <w:rPr>
          <w:rFonts w:eastAsiaTheme="majorEastAsia"/>
        </w:rPr>
        <w:t xml:space="preserve"> о </w:t>
      </w:r>
      <w:r w:rsidRPr="000E1E0A">
        <w:rPr>
          <w:rFonts w:eastAsiaTheme="majorEastAsia"/>
        </w:rPr>
        <w:t>выявленных несоответствиях</w:t>
      </w:r>
      <w:r w:rsidR="006D6647" w:rsidRPr="000E1E0A">
        <w:rPr>
          <w:rFonts w:eastAsiaTheme="majorEastAsia"/>
        </w:rPr>
        <w:t xml:space="preserve">: </w:t>
      </w:r>
      <w:r w:rsidR="006D6647" w:rsidRPr="00C75A4E">
        <w:rPr>
          <w:rFonts w:eastAsiaTheme="majorEastAsia"/>
        </w:rPr>
        <w:t>GUID</w:t>
      </w:r>
      <w:r w:rsidR="006D6647" w:rsidRPr="000E1E0A">
        <w:rPr>
          <w:rFonts w:eastAsiaTheme="majorEastAsia"/>
        </w:rPr>
        <w:t>, тип, номер и дата первичного документа, этап обработки документа</w:t>
      </w:r>
      <w:r w:rsidR="006D6647" w:rsidRPr="00474651">
        <w:rPr>
          <w:rFonts w:eastAsiaTheme="majorEastAsia"/>
        </w:rPr>
        <w:t xml:space="preserve">, по которому записи учета </w:t>
      </w:r>
      <w:proofErr w:type="spellStart"/>
      <w:r w:rsidR="006D6647" w:rsidRPr="00474651">
        <w:rPr>
          <w:rFonts w:eastAsiaTheme="majorEastAsia"/>
        </w:rPr>
        <w:t>неконсистентны</w:t>
      </w:r>
      <w:proofErr w:type="spellEnd"/>
      <w:r w:rsidR="006D6647" w:rsidRPr="00474651">
        <w:rPr>
          <w:rFonts w:eastAsiaTheme="majorEastAsia"/>
        </w:rPr>
        <w:t xml:space="preserve">, код </w:t>
      </w:r>
      <w:r w:rsidR="006D6647" w:rsidRPr="000E1E0A">
        <w:rPr>
          <w:rFonts w:eastAsiaTheme="majorEastAsia"/>
        </w:rPr>
        <w:t>ТОФК и код системы – инициатора события учета</w:t>
      </w:r>
      <w:r w:rsidR="00A61C70" w:rsidRPr="000E1E0A">
        <w:t>.</w:t>
      </w:r>
      <w:r w:rsidR="002944CB" w:rsidRPr="000E1E0A">
        <w:t xml:space="preserve"> </w:t>
      </w:r>
      <w:r w:rsidR="006D6647" w:rsidRPr="000E1E0A">
        <w:t xml:space="preserve">Имя файла формируется по шаблону: Код субъекта учета (4 </w:t>
      </w:r>
      <w:proofErr w:type="gramStart"/>
      <w:r w:rsidR="006D6647" w:rsidRPr="000E1E0A">
        <w:t>знака)_</w:t>
      </w:r>
      <w:proofErr w:type="gramEnd"/>
      <w:r w:rsidR="006D6647" w:rsidRPr="000E1E0A">
        <w:t>Отчетная дата (начало периода)_От</w:t>
      </w:r>
      <w:r w:rsidR="002E2367" w:rsidRPr="000E1E0A">
        <w:t>четная дата (окончание периода)_</w:t>
      </w:r>
      <w:r w:rsidR="006D6647" w:rsidRPr="000E1E0A">
        <w:t xml:space="preserve">Тип </w:t>
      </w:r>
      <w:proofErr w:type="spellStart"/>
      <w:r w:rsidR="006D6647" w:rsidRPr="000E1E0A">
        <w:t>запроса_Дата</w:t>
      </w:r>
      <w:proofErr w:type="spellEnd"/>
      <w:r w:rsidR="006D6647" w:rsidRPr="000E1E0A">
        <w:t xml:space="preserve"> формирования </w:t>
      </w:r>
      <w:proofErr w:type="spellStart"/>
      <w:r w:rsidR="006D6647" w:rsidRPr="000E1E0A">
        <w:t>отчета_Время</w:t>
      </w:r>
      <w:proofErr w:type="spellEnd"/>
      <w:r w:rsidR="006D6647" w:rsidRPr="000E1E0A">
        <w:t xml:space="preserve"> формирования </w:t>
      </w:r>
      <w:proofErr w:type="spellStart"/>
      <w:r w:rsidR="006D6647" w:rsidRPr="000E1E0A">
        <w:t>отчета.ods</w:t>
      </w:r>
      <w:proofErr w:type="spellEnd"/>
      <w:r w:rsidR="006D6647" w:rsidRPr="000E1E0A">
        <w:t>. Даты указываются в формате ДДММГГГГ, время указывается в формате ЧЧ-ММ-СС.</w:t>
      </w:r>
    </w:p>
    <w:p w14:paraId="24BD9561" w14:textId="77777777" w:rsidR="00821A71" w:rsidRDefault="006D6647" w:rsidP="00D04606">
      <w:pPr>
        <w:pStyle w:val="GOSTNormal"/>
        <w:suppressAutoHyphens/>
      </w:pPr>
      <w:r>
        <w:t xml:space="preserve">Пример имени файла: </w:t>
      </w:r>
      <w:r w:rsidRPr="006D6647">
        <w:rPr>
          <w:b/>
        </w:rPr>
        <w:t>5300_05042023_05042023_REVISE_06042023_14-37-24.ods</w:t>
      </w:r>
      <w:r>
        <w:t>.</w:t>
      </w:r>
    </w:p>
    <w:p w14:paraId="5C121F87" w14:textId="7EB26EE4" w:rsidR="00333CDF" w:rsidRDefault="009834BF" w:rsidP="00D04606">
      <w:pPr>
        <w:pStyle w:val="GOSTNormal"/>
        <w:suppressAutoHyphens/>
      </w:pPr>
      <w:r w:rsidRPr="000E1E0A">
        <w:t>Пример отчета приведен в Приложении</w:t>
      </w:r>
      <w:r w:rsidR="000A3829">
        <w:t xml:space="preserve"> </w:t>
      </w:r>
      <w:r w:rsidR="000A3829">
        <w:fldChar w:fldCharType="begin"/>
      </w:r>
      <w:r w:rsidR="000A3829">
        <w:instrText xml:space="preserve"> REF _Ref154650936 \h </w:instrText>
      </w:r>
      <w:r w:rsidR="00C83EA3">
        <w:instrText xml:space="preserve"> \* MERGEFORMAT </w:instrText>
      </w:r>
      <w:r w:rsidR="000A3829">
        <w:fldChar w:fldCharType="separate"/>
      </w:r>
      <w:ins w:id="349" w:author="Сатлер Марина Викторовна" w:date="2026-04-07T12:22:00Z">
        <w:r w:rsidR="00A67566">
          <w:t>1</w:t>
        </w:r>
      </w:ins>
      <w:r w:rsidR="000A3829">
        <w:fldChar w:fldCharType="end"/>
      </w:r>
      <w:r w:rsidRPr="000E1E0A">
        <w:t>.</w:t>
      </w:r>
    </w:p>
    <w:p w14:paraId="5D722A0F" w14:textId="77777777" w:rsidR="00C83EA3" w:rsidRDefault="002944CB" w:rsidP="00D04606">
      <w:pPr>
        <w:pStyle w:val="GOSTNormal"/>
        <w:suppressAutoHyphens/>
      </w:pPr>
      <w:r w:rsidRPr="000E1E0A">
        <w:t xml:space="preserve">Если </w:t>
      </w:r>
      <w:r w:rsidR="00333CDF" w:rsidRPr="000E1E0A">
        <w:t xml:space="preserve">по техническим причинам </w:t>
      </w:r>
      <w:r w:rsidRPr="000E1E0A">
        <w:t>файл в формате ODS</w:t>
      </w:r>
      <w:r w:rsidR="006D6647" w:rsidRPr="000E1E0A">
        <w:t xml:space="preserve"> сформировать не удалось</w:t>
      </w:r>
      <w:r w:rsidRPr="000E1E0A">
        <w:t xml:space="preserve">, то </w:t>
      </w:r>
      <w:r w:rsidR="00333CDF" w:rsidRPr="000E1E0A">
        <w:t>возвращается ответ на запрос в формате JSON с информацией о неуспешном выполнении запроса (E - ERROR – Неуспешное завершение) и сообщением об ошибке «Не удалось сформировать отчет &lt;Тип запроса&gt; по причине: &lt;техническая информация об ошибке&gt;».</w:t>
      </w:r>
    </w:p>
    <w:p w14:paraId="7550C8A6" w14:textId="3603B8A6" w:rsidR="000D2D0D" w:rsidRPr="000E1E0A" w:rsidRDefault="000D2D0D" w:rsidP="00D04606">
      <w:pPr>
        <w:pStyle w:val="GOSTNormal"/>
        <w:suppressAutoHyphens/>
      </w:pPr>
      <w:r w:rsidRPr="000E1E0A">
        <w:t xml:space="preserve">При поступлении запроса с типом </w:t>
      </w:r>
      <w:ins w:id="350" w:author="Сатлер Марина Викторовна" w:date="2024-10-08T12:05:00Z">
        <w:r w:rsidR="00355AEA">
          <w:t>«</w:t>
        </w:r>
      </w:ins>
      <w:r w:rsidRPr="000E1E0A">
        <w:t>REVISE</w:t>
      </w:r>
      <w:ins w:id="351" w:author="Сатлер Марина Викторовна" w:date="2024-10-08T12:05:00Z">
        <w:r w:rsidR="00355AEA">
          <w:t>»</w:t>
        </w:r>
      </w:ins>
      <w:r w:rsidRPr="000E1E0A">
        <w:t xml:space="preserve">, выполнение которого завершено успешно, но никакие данные не были отобраны (пустая выборка), </w:t>
      </w:r>
      <w:r w:rsidR="008E6FFB" w:rsidRPr="000E1E0A">
        <w:t>возвращается</w:t>
      </w:r>
      <w:r w:rsidRPr="000E1E0A">
        <w:t>:</w:t>
      </w:r>
    </w:p>
    <w:p w14:paraId="372E8656" w14:textId="7B65ADD8" w:rsidR="000D2D0D" w:rsidRPr="008475F9" w:rsidRDefault="008475F9" w:rsidP="00D04606">
      <w:pPr>
        <w:pStyle w:val="GOSTListmark1"/>
        <w:suppressAutoHyphens/>
        <w:rPr>
          <w:rFonts w:eastAsiaTheme="majorEastAsia"/>
        </w:rPr>
      </w:pPr>
      <w:r w:rsidRPr="008475F9">
        <w:rPr>
          <w:rFonts w:eastAsiaTheme="majorEastAsia"/>
        </w:rPr>
        <w:t xml:space="preserve">файл </w:t>
      </w:r>
      <w:r>
        <w:rPr>
          <w:rFonts w:eastAsiaTheme="majorEastAsia"/>
        </w:rPr>
        <w:t xml:space="preserve">отчета в формате </w:t>
      </w:r>
      <w:r>
        <w:rPr>
          <w:rFonts w:eastAsiaTheme="majorEastAsia"/>
          <w:lang w:val="en-US"/>
        </w:rPr>
        <w:t>ODS</w:t>
      </w:r>
      <w:r>
        <w:rPr>
          <w:rFonts w:eastAsiaTheme="majorEastAsia"/>
        </w:rPr>
        <w:t>, содержащий заголовочную часть и названия граф</w:t>
      </w:r>
      <w:r w:rsidRPr="008475F9">
        <w:rPr>
          <w:rFonts w:eastAsiaTheme="majorEastAsia"/>
        </w:rPr>
        <w:t xml:space="preserve"> </w:t>
      </w:r>
      <w:r>
        <w:rPr>
          <w:rFonts w:eastAsiaTheme="majorEastAsia"/>
        </w:rPr>
        <w:t>табличной части</w:t>
      </w:r>
      <w:r w:rsidRPr="008475F9">
        <w:rPr>
          <w:rFonts w:eastAsiaTheme="majorEastAsia"/>
        </w:rPr>
        <w:t>, без строк таблицы</w:t>
      </w:r>
      <w:r>
        <w:rPr>
          <w:rFonts w:eastAsiaTheme="majorEastAsia"/>
        </w:rPr>
        <w:t xml:space="preserve"> -</w:t>
      </w:r>
      <w:r w:rsidR="000D2D0D" w:rsidRPr="008475F9">
        <w:rPr>
          <w:rFonts w:eastAsiaTheme="majorEastAsia"/>
        </w:rPr>
        <w:t> если параметр «Формировать при отсутствии данных» (</w:t>
      </w:r>
      <w:proofErr w:type="spellStart"/>
      <w:r w:rsidR="000D2D0D" w:rsidRPr="008475F9">
        <w:rPr>
          <w:rFonts w:eastAsiaTheme="majorEastAsia"/>
        </w:rPr>
        <w:t>ReturnIfEmpty</w:t>
      </w:r>
      <w:proofErr w:type="spellEnd"/>
      <w:r w:rsidR="000D2D0D" w:rsidRPr="008475F9">
        <w:rPr>
          <w:rFonts w:eastAsiaTheme="majorEastAsia"/>
        </w:rPr>
        <w:t>) имеет значение «1»;</w:t>
      </w:r>
    </w:p>
    <w:p w14:paraId="0EE458CD" w14:textId="38D9BA13" w:rsidR="000D2D0D" w:rsidRPr="008475F9" w:rsidRDefault="008475F9" w:rsidP="00D04606">
      <w:pPr>
        <w:pStyle w:val="GOSTListmark1"/>
        <w:suppressAutoHyphens/>
        <w:rPr>
          <w:rFonts w:eastAsiaTheme="majorEastAsia"/>
        </w:rPr>
      </w:pPr>
      <w:r>
        <w:rPr>
          <w:rFonts w:eastAsiaTheme="majorEastAsia"/>
        </w:rPr>
        <w:t xml:space="preserve">ответ на запрос в формате </w:t>
      </w:r>
      <w:r>
        <w:rPr>
          <w:rFonts w:eastAsiaTheme="majorEastAsia"/>
          <w:lang w:val="en-US"/>
        </w:rPr>
        <w:t>JSON</w:t>
      </w:r>
      <w:r>
        <w:rPr>
          <w:rFonts w:eastAsiaTheme="majorEastAsia"/>
        </w:rPr>
        <w:t xml:space="preserve"> с информацией</w:t>
      </w:r>
      <w:r w:rsidRPr="008475F9">
        <w:rPr>
          <w:rFonts w:eastAsiaTheme="majorEastAsia"/>
        </w:rPr>
        <w:t xml:space="preserve"> о неуспешном выполнении запроса (E - ERROR – Неуспешное завершение) </w:t>
      </w:r>
      <w:r w:rsidR="0079116A">
        <w:rPr>
          <w:rFonts w:eastAsiaTheme="majorEastAsia"/>
        </w:rPr>
        <w:t>и</w:t>
      </w:r>
      <w:r w:rsidRPr="008475F9">
        <w:rPr>
          <w:rFonts w:eastAsiaTheme="majorEastAsia"/>
        </w:rPr>
        <w:t xml:space="preserve"> сообщением «Отчет не содержит данных»</w:t>
      </w:r>
      <w:r w:rsidR="000D2D0D" w:rsidRPr="008475F9">
        <w:rPr>
          <w:rFonts w:eastAsiaTheme="majorEastAsia"/>
        </w:rPr>
        <w:t> </w:t>
      </w:r>
      <w:r w:rsidR="0079116A">
        <w:rPr>
          <w:rFonts w:eastAsiaTheme="majorEastAsia"/>
        </w:rPr>
        <w:t xml:space="preserve">- </w:t>
      </w:r>
      <w:r w:rsidR="000D2D0D" w:rsidRPr="008475F9">
        <w:rPr>
          <w:rFonts w:eastAsiaTheme="majorEastAsia"/>
        </w:rPr>
        <w:t>если параметр «Формировать при отсутствии данных» (</w:t>
      </w:r>
      <w:proofErr w:type="spellStart"/>
      <w:r w:rsidR="000D2D0D" w:rsidRPr="008475F9">
        <w:rPr>
          <w:rFonts w:eastAsiaTheme="majorEastAsia"/>
        </w:rPr>
        <w:t>ReturnIfEmpty</w:t>
      </w:r>
      <w:proofErr w:type="spellEnd"/>
      <w:r w:rsidR="000D2D0D" w:rsidRPr="008475F9">
        <w:rPr>
          <w:rFonts w:eastAsiaTheme="majorEastAsia"/>
        </w:rPr>
        <w:t>) имеет значение «0».</w:t>
      </w:r>
    </w:p>
    <w:p w14:paraId="5210C2E6" w14:textId="5818FA0D" w:rsidR="00AA1940" w:rsidRPr="00C75A4E" w:rsidRDefault="00AA1940" w:rsidP="00D04606">
      <w:pPr>
        <w:pStyle w:val="21"/>
      </w:pPr>
      <w:bookmarkStart w:id="352" w:name="_Toc226456975"/>
      <w:r w:rsidRPr="00474651">
        <w:lastRenderedPageBreak/>
        <w:t>Параметры запроса</w:t>
      </w:r>
      <w:bookmarkEnd w:id="352"/>
    </w:p>
    <w:p w14:paraId="168D018D" w14:textId="3BD6AFEF" w:rsidR="000E1E0A" w:rsidRDefault="00C51529" w:rsidP="00D04606">
      <w:pPr>
        <w:pStyle w:val="GOSTNameTable"/>
      </w:pPr>
      <w:r>
        <w:rPr>
          <w:noProof/>
        </w:rPr>
        <w:fldChar w:fldCharType="begin"/>
      </w:r>
      <w:r>
        <w:rPr>
          <w:noProof/>
        </w:rPr>
        <w:instrText xml:space="preserve"> SEQ Таблица \* ARABIC </w:instrText>
      </w:r>
      <w:r>
        <w:rPr>
          <w:noProof/>
        </w:rPr>
        <w:fldChar w:fldCharType="separate"/>
      </w:r>
      <w:bookmarkStart w:id="353" w:name="_Toc226457281"/>
      <w:r w:rsidR="00A67566">
        <w:rPr>
          <w:noProof/>
        </w:rPr>
        <w:t>6</w:t>
      </w:r>
      <w:r>
        <w:rPr>
          <w:noProof/>
        </w:rPr>
        <w:fldChar w:fldCharType="end"/>
      </w:r>
      <w:r w:rsidR="000E1E0A">
        <w:t xml:space="preserve"> - </w:t>
      </w:r>
      <w:r w:rsidR="000E1E0A" w:rsidRPr="00B7478C">
        <w:t>Параметры запроса «Отчет «Несоответствие ожидаемого и фактического состояния записей учета в витринах данных»»</w:t>
      </w:r>
      <w:bookmarkEnd w:id="353"/>
    </w:p>
    <w:tbl>
      <w:tblPr>
        <w:tblStyle w:val="GOSTTable"/>
        <w:tblW w:w="5000" w:type="pct"/>
        <w:tblLayout w:type="fixed"/>
        <w:tblLook w:val="07E0" w:firstRow="1" w:lastRow="1" w:firstColumn="1" w:lastColumn="1" w:noHBand="1" w:noVBand="1"/>
      </w:tblPr>
      <w:tblGrid>
        <w:gridCol w:w="3564"/>
        <w:gridCol w:w="2430"/>
        <w:gridCol w:w="1621"/>
        <w:gridCol w:w="954"/>
        <w:gridCol w:w="1020"/>
        <w:gridCol w:w="6105"/>
      </w:tblGrid>
      <w:tr w:rsidR="000E1E0A" w:rsidRPr="005A52E1" w14:paraId="7FEDBA25" w14:textId="77777777" w:rsidTr="00C75A4E">
        <w:trPr>
          <w:cnfStyle w:val="100000000000" w:firstRow="1" w:lastRow="0" w:firstColumn="0" w:lastColumn="0" w:oddVBand="0" w:evenVBand="0" w:oddHBand="0" w:evenHBand="0" w:firstRowFirstColumn="0" w:firstRowLastColumn="0" w:lastRowFirstColumn="0" w:lastRowLastColumn="0"/>
          <w:trHeight w:val="739"/>
        </w:trPr>
        <w:tc>
          <w:tcPr>
            <w:tcW w:w="1100" w:type="pct"/>
            <w:hideMark/>
          </w:tcPr>
          <w:p w14:paraId="0C788198" w14:textId="77777777" w:rsidR="00AA1940" w:rsidRPr="00474651" w:rsidRDefault="00AA1940" w:rsidP="00D04606">
            <w:pPr>
              <w:pStyle w:val="GOSTTableHead"/>
            </w:pPr>
            <w:r w:rsidRPr="00474651">
              <w:t>Наименование параметра</w:t>
            </w:r>
          </w:p>
        </w:tc>
        <w:tc>
          <w:tcPr>
            <w:tcW w:w="750" w:type="pct"/>
            <w:hideMark/>
          </w:tcPr>
          <w:p w14:paraId="06105035" w14:textId="77777777" w:rsidR="00AA1940" w:rsidRPr="00890A8D" w:rsidRDefault="00AA1940" w:rsidP="00D04606">
            <w:pPr>
              <w:pStyle w:val="GOSTTableHead"/>
            </w:pPr>
            <w:r w:rsidRPr="00890A8D">
              <w:t>Название тэга</w:t>
            </w:r>
          </w:p>
        </w:tc>
        <w:tc>
          <w:tcPr>
            <w:tcW w:w="500" w:type="pct"/>
            <w:hideMark/>
          </w:tcPr>
          <w:p w14:paraId="3AE1A645" w14:textId="77777777" w:rsidR="00AA1940" w:rsidRPr="00C75A4E" w:rsidRDefault="00AA1940" w:rsidP="00D04606">
            <w:pPr>
              <w:pStyle w:val="GOSTTableHead"/>
            </w:pPr>
            <w:r w:rsidRPr="00BA7A4A">
              <w:t>Тип данных</w:t>
            </w:r>
          </w:p>
        </w:tc>
        <w:tc>
          <w:tcPr>
            <w:tcW w:w="295" w:type="pct"/>
          </w:tcPr>
          <w:p w14:paraId="7DB47490" w14:textId="77777777" w:rsidR="00AA1940" w:rsidRPr="00474651" w:rsidRDefault="00AA1940" w:rsidP="00D04606">
            <w:pPr>
              <w:pStyle w:val="GOSTTableHead"/>
            </w:pPr>
            <w:r w:rsidRPr="00474651">
              <w:t>Обязательность</w:t>
            </w:r>
          </w:p>
        </w:tc>
        <w:tc>
          <w:tcPr>
            <w:tcW w:w="315" w:type="pct"/>
            <w:hideMark/>
          </w:tcPr>
          <w:p w14:paraId="0EE8ADCE" w14:textId="77777777" w:rsidR="00AA1940" w:rsidRPr="00BA7A4A" w:rsidRDefault="00AA1940" w:rsidP="00D04606">
            <w:pPr>
              <w:pStyle w:val="GOSTTableHead"/>
            </w:pPr>
            <w:r w:rsidRPr="00890A8D">
              <w:t>Размерность</w:t>
            </w:r>
          </w:p>
        </w:tc>
        <w:tc>
          <w:tcPr>
            <w:tcW w:w="1885" w:type="pct"/>
          </w:tcPr>
          <w:p w14:paraId="0F60641F" w14:textId="77777777" w:rsidR="00AA1940" w:rsidRPr="00BA7A4A" w:rsidRDefault="00AA1940" w:rsidP="00D04606">
            <w:pPr>
              <w:pStyle w:val="GOSTTableHead"/>
            </w:pPr>
            <w:r w:rsidRPr="00BA7A4A">
              <w:t>Описание</w:t>
            </w:r>
          </w:p>
        </w:tc>
      </w:tr>
      <w:tr w:rsidR="00AA1940" w:rsidRPr="005A52E1" w14:paraId="6D37C0C5" w14:textId="77777777" w:rsidTr="00C75A4E">
        <w:tc>
          <w:tcPr>
            <w:tcW w:w="1885" w:type="pct"/>
            <w:gridSpan w:val="6"/>
          </w:tcPr>
          <w:p w14:paraId="5E0B292E" w14:textId="77777777" w:rsidR="00AA1940" w:rsidRPr="005A52E1" w:rsidRDefault="00AA1940" w:rsidP="00D04606">
            <w:pPr>
              <w:suppressAutoHyphens/>
              <w:ind w:firstLine="30"/>
              <w:jc w:val="center"/>
              <w:rPr>
                <w:b/>
                <w:sz w:val="22"/>
                <w:szCs w:val="22"/>
              </w:rPr>
            </w:pPr>
            <w:r w:rsidRPr="005A52E1">
              <w:rPr>
                <w:b/>
                <w:sz w:val="22"/>
                <w:szCs w:val="22"/>
              </w:rPr>
              <w:t>Перечень параметров заголовка запроса (</w:t>
            </w:r>
            <w:r w:rsidRPr="005A52E1">
              <w:rPr>
                <w:b/>
                <w:sz w:val="22"/>
                <w:szCs w:val="22"/>
                <w:lang w:val="en-US"/>
              </w:rPr>
              <w:t>header</w:t>
            </w:r>
            <w:r w:rsidRPr="005A52E1">
              <w:rPr>
                <w:b/>
                <w:sz w:val="22"/>
                <w:szCs w:val="22"/>
              </w:rPr>
              <w:t>)</w:t>
            </w:r>
          </w:p>
        </w:tc>
      </w:tr>
      <w:tr w:rsidR="000E1E0A" w:rsidRPr="005A52E1" w14:paraId="52D9EFBF" w14:textId="77777777" w:rsidTr="00C75A4E">
        <w:tc>
          <w:tcPr>
            <w:tcW w:w="1100" w:type="pct"/>
          </w:tcPr>
          <w:p w14:paraId="0EEB3776" w14:textId="77777777" w:rsidR="00AA1940" w:rsidRPr="00106607" w:rsidRDefault="00AA1940" w:rsidP="00D04606">
            <w:pPr>
              <w:pStyle w:val="GOSTTablenorm"/>
              <w:suppressAutoHyphens/>
            </w:pPr>
            <w:r w:rsidRPr="00106607">
              <w:t>Система - отправитель запроса</w:t>
            </w:r>
          </w:p>
        </w:tc>
        <w:tc>
          <w:tcPr>
            <w:tcW w:w="750" w:type="pct"/>
          </w:tcPr>
          <w:p w14:paraId="70BB60F0" w14:textId="77777777" w:rsidR="00AA1940" w:rsidRPr="003F2180" w:rsidRDefault="00AA1940" w:rsidP="00D04606">
            <w:pPr>
              <w:pStyle w:val="GOSTTablenorm"/>
              <w:suppressAutoHyphens/>
              <w:rPr>
                <w:lang w:val="en-US"/>
              </w:rPr>
            </w:pPr>
            <w:r w:rsidRPr="00106607">
              <w:rPr>
                <w:lang w:val="en-US"/>
              </w:rPr>
              <w:t>Source</w:t>
            </w:r>
          </w:p>
        </w:tc>
        <w:tc>
          <w:tcPr>
            <w:tcW w:w="500" w:type="pct"/>
          </w:tcPr>
          <w:p w14:paraId="5F82C46E" w14:textId="77777777" w:rsidR="00AA1940" w:rsidRPr="005A52E1" w:rsidRDefault="00AA1940" w:rsidP="00D04606">
            <w:pPr>
              <w:pStyle w:val="GOSTTablenorm"/>
              <w:suppressAutoHyphens/>
              <w:rPr>
                <w:lang w:val="en-US"/>
              </w:rPr>
            </w:pPr>
            <w:r w:rsidRPr="005A52E1">
              <w:t>Строка</w:t>
            </w:r>
          </w:p>
        </w:tc>
        <w:tc>
          <w:tcPr>
            <w:tcW w:w="295" w:type="pct"/>
          </w:tcPr>
          <w:p w14:paraId="36B6A9DF" w14:textId="08066BF8" w:rsidR="00AA1940" w:rsidRPr="005A52E1" w:rsidRDefault="00AA1940" w:rsidP="00D04606">
            <w:pPr>
              <w:pStyle w:val="GOSTTablenorm"/>
              <w:suppressAutoHyphens/>
            </w:pPr>
            <w:r w:rsidRPr="005A52E1">
              <w:t>Да</w:t>
            </w:r>
          </w:p>
        </w:tc>
        <w:tc>
          <w:tcPr>
            <w:tcW w:w="315" w:type="pct"/>
          </w:tcPr>
          <w:p w14:paraId="189F97CC" w14:textId="77777777" w:rsidR="00AA1940" w:rsidRPr="00106607" w:rsidRDefault="00AA1940" w:rsidP="00D04606">
            <w:pPr>
              <w:pStyle w:val="GOSTTablenorm"/>
              <w:suppressAutoHyphens/>
              <w:rPr>
                <w:lang w:val="en-US"/>
              </w:rPr>
            </w:pPr>
            <w:r w:rsidRPr="00106607">
              <w:t>&lt;=</w:t>
            </w:r>
            <w:r w:rsidRPr="00106607">
              <w:rPr>
                <w:lang w:val="en-US"/>
              </w:rPr>
              <w:t>10</w:t>
            </w:r>
          </w:p>
        </w:tc>
        <w:tc>
          <w:tcPr>
            <w:tcW w:w="1885" w:type="pct"/>
          </w:tcPr>
          <w:p w14:paraId="75CAE48A" w14:textId="6EABD32E" w:rsidR="00C83EA3" w:rsidRDefault="00AA1940" w:rsidP="00D04606">
            <w:pPr>
              <w:pStyle w:val="GOSTTablenorm"/>
              <w:suppressAutoHyphens/>
            </w:pPr>
            <w:r w:rsidRPr="003F2180">
              <w:t xml:space="preserve">ФП </w:t>
            </w:r>
            <w:r w:rsidRPr="005A52E1">
              <w:t>ГИИС ЭБ</w:t>
            </w:r>
            <w:r w:rsidRPr="00106607">
              <w:t xml:space="preserve"> - отправи</w:t>
            </w:r>
            <w:r w:rsidR="00D52EE2">
              <w:t>тель запроса.</w:t>
            </w:r>
          </w:p>
          <w:p w14:paraId="3D8F2109" w14:textId="0C961C5D" w:rsidR="00AA1940" w:rsidRPr="00106607" w:rsidRDefault="00AA1940" w:rsidP="00D04606">
            <w:pPr>
              <w:pStyle w:val="GOSTTablenorm"/>
              <w:suppressAutoHyphens/>
            </w:pPr>
            <w:r w:rsidRPr="00106607">
              <w:t>Возможные значения:</w:t>
            </w:r>
          </w:p>
          <w:p w14:paraId="29D45BFE" w14:textId="7E973CF1" w:rsidR="00AA1940" w:rsidRPr="00AA1940" w:rsidRDefault="00AA1940" w:rsidP="00D04606">
            <w:pPr>
              <w:pStyle w:val="GOSTTableListMark1"/>
              <w:suppressAutoHyphens/>
              <w:rPr>
                <w:lang w:val="en-US"/>
              </w:rPr>
            </w:pPr>
            <w:r w:rsidRPr="00141AE4">
              <w:rPr>
                <w:lang w:val="en-US"/>
              </w:rPr>
              <w:t>ARP (ПУИО ЭБ)</w:t>
            </w:r>
          </w:p>
        </w:tc>
      </w:tr>
      <w:tr w:rsidR="000E1E0A" w:rsidRPr="005A52E1" w14:paraId="2C09B2EF" w14:textId="77777777" w:rsidTr="00C75A4E">
        <w:tc>
          <w:tcPr>
            <w:tcW w:w="1100" w:type="pct"/>
          </w:tcPr>
          <w:p w14:paraId="0DCF4F60" w14:textId="77777777" w:rsidR="00AA1940" w:rsidRPr="00106607" w:rsidRDefault="00AA1940" w:rsidP="00D04606">
            <w:pPr>
              <w:pStyle w:val="GOSTTablenorm"/>
              <w:suppressAutoHyphens/>
            </w:pPr>
            <w:r w:rsidRPr="00106607">
              <w:t>Дата и время запроса</w:t>
            </w:r>
          </w:p>
        </w:tc>
        <w:tc>
          <w:tcPr>
            <w:tcW w:w="750" w:type="pct"/>
          </w:tcPr>
          <w:p w14:paraId="6524D94F" w14:textId="77777777" w:rsidR="00AA1940" w:rsidRPr="003F2180" w:rsidRDefault="00AA1940" w:rsidP="00D04606">
            <w:pPr>
              <w:pStyle w:val="GOSTTablenorm"/>
              <w:suppressAutoHyphens/>
              <w:rPr>
                <w:lang w:val="en-US"/>
              </w:rPr>
            </w:pPr>
            <w:proofErr w:type="spellStart"/>
            <w:r w:rsidRPr="00106607">
              <w:rPr>
                <w:lang w:val="en-US"/>
              </w:rPr>
              <w:t>ReqDateTime</w:t>
            </w:r>
            <w:proofErr w:type="spellEnd"/>
          </w:p>
        </w:tc>
        <w:tc>
          <w:tcPr>
            <w:tcW w:w="500" w:type="pct"/>
          </w:tcPr>
          <w:p w14:paraId="51B197D2" w14:textId="77777777" w:rsidR="00AA1940" w:rsidRPr="005A52E1" w:rsidRDefault="00AA1940" w:rsidP="00D04606">
            <w:pPr>
              <w:pStyle w:val="GOSTTablenorm"/>
              <w:suppressAutoHyphens/>
            </w:pPr>
            <w:r w:rsidRPr="005A52E1">
              <w:t>Дата-время (</w:t>
            </w:r>
            <w:r w:rsidRPr="005A52E1">
              <w:rPr>
                <w:lang w:val="en-US"/>
              </w:rPr>
              <w:t>timestamp</w:t>
            </w:r>
            <w:r w:rsidRPr="005A52E1">
              <w:t>)</w:t>
            </w:r>
          </w:p>
        </w:tc>
        <w:tc>
          <w:tcPr>
            <w:tcW w:w="295" w:type="pct"/>
          </w:tcPr>
          <w:p w14:paraId="251A3140" w14:textId="77777777" w:rsidR="00AA1940" w:rsidRPr="005A52E1" w:rsidRDefault="00AA1940" w:rsidP="00D04606">
            <w:pPr>
              <w:pStyle w:val="GOSTTablenorm"/>
              <w:suppressAutoHyphens/>
            </w:pPr>
            <w:r w:rsidRPr="005A52E1">
              <w:t>Да</w:t>
            </w:r>
          </w:p>
        </w:tc>
        <w:tc>
          <w:tcPr>
            <w:tcW w:w="315" w:type="pct"/>
          </w:tcPr>
          <w:p w14:paraId="78E0358B" w14:textId="67412B4D" w:rsidR="00AA1940" w:rsidRPr="005A52E1" w:rsidRDefault="00AA1940" w:rsidP="00D04606">
            <w:pPr>
              <w:pStyle w:val="GOSTTablenorm"/>
              <w:suppressAutoHyphens/>
            </w:pPr>
          </w:p>
        </w:tc>
        <w:tc>
          <w:tcPr>
            <w:tcW w:w="1885" w:type="pct"/>
          </w:tcPr>
          <w:p w14:paraId="4C7318C5" w14:textId="77777777" w:rsidR="00AA1940" w:rsidRPr="00106607" w:rsidRDefault="00AA1940" w:rsidP="00D04606">
            <w:pPr>
              <w:pStyle w:val="GOSTTablenorm"/>
              <w:suppressAutoHyphens/>
            </w:pPr>
            <w:r w:rsidRPr="00106607">
              <w:t xml:space="preserve">Дата и время формирования запроса ФП </w:t>
            </w:r>
            <w:r w:rsidRPr="005A52E1">
              <w:t>ГИИС ЭБ.</w:t>
            </w:r>
          </w:p>
          <w:p w14:paraId="768A2065" w14:textId="77777777" w:rsidR="00AA1940" w:rsidRPr="00AF60EA" w:rsidRDefault="00AA1940" w:rsidP="00D04606">
            <w:pPr>
              <w:pStyle w:val="GOSTTablenorm"/>
              <w:suppressAutoHyphens/>
            </w:pPr>
            <w:r w:rsidRPr="00106607">
              <w:t xml:space="preserve">Формат </w:t>
            </w:r>
            <w:r w:rsidRPr="00106607">
              <w:rPr>
                <w:lang w:val="en-US"/>
              </w:rPr>
              <w:t>YYYY</w:t>
            </w:r>
            <w:r w:rsidRPr="003F2180">
              <w:t>-</w:t>
            </w:r>
            <w:r w:rsidRPr="00711EB3">
              <w:rPr>
                <w:lang w:val="en-US"/>
              </w:rPr>
              <w:t>MM</w:t>
            </w:r>
            <w:r w:rsidRPr="00711EB3">
              <w:t>-</w:t>
            </w:r>
            <w:r w:rsidRPr="004570C1">
              <w:rPr>
                <w:lang w:val="en-US"/>
              </w:rPr>
              <w:t>DD</w:t>
            </w:r>
            <w:r w:rsidRPr="00C04ABF">
              <w:t xml:space="preserve"> </w:t>
            </w:r>
            <w:proofErr w:type="spellStart"/>
            <w:r w:rsidRPr="00AF60EA">
              <w:rPr>
                <w:lang w:val="en-US"/>
              </w:rPr>
              <w:t>hh</w:t>
            </w:r>
            <w:proofErr w:type="spellEnd"/>
            <w:r w:rsidRPr="00AF60EA">
              <w:t>:</w:t>
            </w:r>
            <w:proofErr w:type="gramStart"/>
            <w:r w:rsidRPr="00AF60EA">
              <w:rPr>
                <w:lang w:val="en-US"/>
              </w:rPr>
              <w:t>mm</w:t>
            </w:r>
            <w:r w:rsidRPr="00AF60EA">
              <w:t>:</w:t>
            </w:r>
            <w:r w:rsidRPr="00AF60EA">
              <w:rPr>
                <w:lang w:val="en-US"/>
              </w:rPr>
              <w:t>ss</w:t>
            </w:r>
            <w:proofErr w:type="gramEnd"/>
          </w:p>
        </w:tc>
      </w:tr>
      <w:tr w:rsidR="000E1E0A" w:rsidRPr="005A52E1" w14:paraId="1B8074E2" w14:textId="77777777" w:rsidTr="00C75A4E">
        <w:tc>
          <w:tcPr>
            <w:tcW w:w="1100" w:type="pct"/>
          </w:tcPr>
          <w:p w14:paraId="0B225890" w14:textId="0192FA41" w:rsidR="00AA1940" w:rsidRPr="00106607" w:rsidRDefault="00AA1940" w:rsidP="00D04606">
            <w:pPr>
              <w:pStyle w:val="GOSTTablenorm"/>
              <w:suppressAutoHyphens/>
            </w:pPr>
            <w:r w:rsidRPr="00106607">
              <w:t>Версия формата</w:t>
            </w:r>
          </w:p>
        </w:tc>
        <w:tc>
          <w:tcPr>
            <w:tcW w:w="750" w:type="pct"/>
          </w:tcPr>
          <w:p w14:paraId="3FAC48B4" w14:textId="77777777" w:rsidR="00AA1940" w:rsidRPr="003F2180" w:rsidRDefault="00AA1940" w:rsidP="00D04606">
            <w:pPr>
              <w:pStyle w:val="GOSTTablenorm"/>
              <w:suppressAutoHyphens/>
              <w:rPr>
                <w:lang w:val="en-US"/>
              </w:rPr>
            </w:pPr>
            <w:r w:rsidRPr="00106607">
              <w:rPr>
                <w:lang w:val="en-US"/>
              </w:rPr>
              <w:t>Version</w:t>
            </w:r>
          </w:p>
        </w:tc>
        <w:tc>
          <w:tcPr>
            <w:tcW w:w="500" w:type="pct"/>
          </w:tcPr>
          <w:p w14:paraId="4F6E0AAA" w14:textId="77777777" w:rsidR="00AA1940" w:rsidRPr="005A52E1" w:rsidRDefault="00AA1940" w:rsidP="00D04606">
            <w:pPr>
              <w:pStyle w:val="GOSTTablenorm"/>
              <w:suppressAutoHyphens/>
              <w:rPr>
                <w:lang w:val="en-US"/>
              </w:rPr>
            </w:pPr>
            <w:r w:rsidRPr="005A52E1">
              <w:t>Строка</w:t>
            </w:r>
          </w:p>
        </w:tc>
        <w:tc>
          <w:tcPr>
            <w:tcW w:w="295" w:type="pct"/>
          </w:tcPr>
          <w:p w14:paraId="4B9BFD77" w14:textId="77777777" w:rsidR="00AA1940" w:rsidRPr="005A52E1" w:rsidRDefault="00AA1940" w:rsidP="00D04606">
            <w:pPr>
              <w:pStyle w:val="GOSTTablenorm"/>
              <w:suppressAutoHyphens/>
            </w:pPr>
            <w:r w:rsidRPr="005A52E1">
              <w:t>Да</w:t>
            </w:r>
          </w:p>
        </w:tc>
        <w:tc>
          <w:tcPr>
            <w:tcW w:w="315" w:type="pct"/>
          </w:tcPr>
          <w:p w14:paraId="3A5792AD" w14:textId="77777777" w:rsidR="00AA1940" w:rsidRPr="00106607" w:rsidRDefault="00AA1940" w:rsidP="00D04606">
            <w:pPr>
              <w:pStyle w:val="GOSTTablenorm"/>
              <w:suppressAutoHyphens/>
              <w:rPr>
                <w:lang w:val="en-US"/>
              </w:rPr>
            </w:pPr>
            <w:r w:rsidRPr="00106607">
              <w:t>&lt;=</w:t>
            </w:r>
            <w:r w:rsidRPr="00106607">
              <w:rPr>
                <w:lang w:val="en-US"/>
              </w:rPr>
              <w:t>10</w:t>
            </w:r>
          </w:p>
        </w:tc>
        <w:tc>
          <w:tcPr>
            <w:tcW w:w="1885" w:type="pct"/>
          </w:tcPr>
          <w:p w14:paraId="4CA2C586" w14:textId="01A86267" w:rsidR="00AA1940" w:rsidRPr="00711EB3" w:rsidRDefault="00AA1940" w:rsidP="00D04606">
            <w:pPr>
              <w:pStyle w:val="GOSTTablenorm"/>
              <w:suppressAutoHyphens/>
            </w:pPr>
            <w:r w:rsidRPr="003F2180">
              <w:t>Версия формата з</w:t>
            </w:r>
            <w:r w:rsidRPr="00711EB3">
              <w:t>апроса</w:t>
            </w:r>
          </w:p>
        </w:tc>
      </w:tr>
      <w:tr w:rsidR="000E1E0A" w:rsidRPr="005A52E1" w14:paraId="2FA2C350" w14:textId="77777777" w:rsidTr="00C75A4E">
        <w:tc>
          <w:tcPr>
            <w:tcW w:w="1100" w:type="pct"/>
          </w:tcPr>
          <w:p w14:paraId="2A10B55B" w14:textId="77777777" w:rsidR="00AA1940" w:rsidRPr="00106607" w:rsidRDefault="00AA1940" w:rsidP="00D04606">
            <w:pPr>
              <w:pStyle w:val="GOSTTablenorm"/>
              <w:suppressAutoHyphens/>
            </w:pPr>
            <w:r w:rsidRPr="00106607">
              <w:t>Глобальный идентификатор запроса</w:t>
            </w:r>
          </w:p>
        </w:tc>
        <w:tc>
          <w:tcPr>
            <w:tcW w:w="750" w:type="pct"/>
          </w:tcPr>
          <w:p w14:paraId="5E0A20D3" w14:textId="77777777" w:rsidR="00AA1940" w:rsidRPr="003F2180" w:rsidRDefault="00AA1940" w:rsidP="00D04606">
            <w:pPr>
              <w:pStyle w:val="GOSTTablenorm"/>
              <w:suppressAutoHyphens/>
              <w:rPr>
                <w:lang w:val="en-US"/>
              </w:rPr>
            </w:pPr>
            <w:proofErr w:type="spellStart"/>
            <w:r w:rsidRPr="00106607">
              <w:rPr>
                <w:lang w:val="en-US"/>
              </w:rPr>
              <w:t>ReqGuid</w:t>
            </w:r>
            <w:proofErr w:type="spellEnd"/>
          </w:p>
        </w:tc>
        <w:tc>
          <w:tcPr>
            <w:tcW w:w="500" w:type="pct"/>
          </w:tcPr>
          <w:p w14:paraId="459A2468" w14:textId="77777777" w:rsidR="00AA1940" w:rsidRPr="005A52E1" w:rsidRDefault="00AA1940" w:rsidP="00D04606">
            <w:pPr>
              <w:pStyle w:val="GOSTTablenorm"/>
              <w:suppressAutoHyphens/>
            </w:pPr>
            <w:r w:rsidRPr="005A52E1">
              <w:rPr>
                <w:lang w:val="en-US"/>
              </w:rPr>
              <w:t>GUID</w:t>
            </w:r>
          </w:p>
        </w:tc>
        <w:tc>
          <w:tcPr>
            <w:tcW w:w="295" w:type="pct"/>
          </w:tcPr>
          <w:p w14:paraId="457376E2" w14:textId="77777777" w:rsidR="00AA1940" w:rsidRPr="005A52E1" w:rsidRDefault="00AA1940" w:rsidP="00D04606">
            <w:pPr>
              <w:pStyle w:val="GOSTTablenorm"/>
              <w:suppressAutoHyphens/>
            </w:pPr>
            <w:r w:rsidRPr="005A52E1">
              <w:t>Да</w:t>
            </w:r>
          </w:p>
        </w:tc>
        <w:tc>
          <w:tcPr>
            <w:tcW w:w="315" w:type="pct"/>
          </w:tcPr>
          <w:p w14:paraId="79A4926A" w14:textId="77777777" w:rsidR="00AA1940" w:rsidRPr="00106607" w:rsidRDefault="00AA1940" w:rsidP="00D04606">
            <w:pPr>
              <w:pStyle w:val="GOSTTablenorm"/>
              <w:suppressAutoHyphens/>
              <w:rPr>
                <w:lang w:val="en-US"/>
              </w:rPr>
            </w:pPr>
            <w:r w:rsidRPr="00106607">
              <w:rPr>
                <w:lang w:val="en-US"/>
              </w:rPr>
              <w:t>=</w:t>
            </w:r>
            <w:r w:rsidRPr="00106607">
              <w:t>36</w:t>
            </w:r>
          </w:p>
        </w:tc>
        <w:tc>
          <w:tcPr>
            <w:tcW w:w="1885" w:type="pct"/>
          </w:tcPr>
          <w:p w14:paraId="3991F64D" w14:textId="05414652" w:rsidR="00AA1940" w:rsidRPr="00106607" w:rsidRDefault="00AA1940" w:rsidP="00D04606">
            <w:pPr>
              <w:pStyle w:val="GOSTTablenorm"/>
              <w:suppressAutoHyphens/>
            </w:pPr>
            <w:r w:rsidRPr="003F2180">
              <w:t xml:space="preserve">Уникальный идентификатор </w:t>
            </w:r>
            <w:r w:rsidRPr="00106607">
              <w:t>запроса (с тире)</w:t>
            </w:r>
          </w:p>
        </w:tc>
      </w:tr>
      <w:tr w:rsidR="000E1E0A" w:rsidRPr="005A52E1" w14:paraId="1152C5EF" w14:textId="77777777" w:rsidTr="00C75A4E">
        <w:tc>
          <w:tcPr>
            <w:tcW w:w="1100" w:type="pct"/>
          </w:tcPr>
          <w:p w14:paraId="122B97A7" w14:textId="77777777" w:rsidR="00AA1940" w:rsidRPr="00106607" w:rsidRDefault="00AA1940" w:rsidP="00D04606">
            <w:pPr>
              <w:pStyle w:val="GOSTTablenorm"/>
              <w:suppressAutoHyphens/>
            </w:pPr>
            <w:r w:rsidRPr="00106607">
              <w:t>Глобальный идентификатор документа</w:t>
            </w:r>
          </w:p>
        </w:tc>
        <w:tc>
          <w:tcPr>
            <w:tcW w:w="750" w:type="pct"/>
          </w:tcPr>
          <w:p w14:paraId="2D658F00" w14:textId="77777777" w:rsidR="00AA1940" w:rsidRPr="003F2180" w:rsidRDefault="00AA1940" w:rsidP="00D04606">
            <w:pPr>
              <w:pStyle w:val="GOSTTablenorm"/>
              <w:suppressAutoHyphens/>
              <w:rPr>
                <w:lang w:val="en-US"/>
              </w:rPr>
            </w:pPr>
            <w:proofErr w:type="spellStart"/>
            <w:r w:rsidRPr="00106607">
              <w:t>DocGuid</w:t>
            </w:r>
            <w:proofErr w:type="spellEnd"/>
          </w:p>
        </w:tc>
        <w:tc>
          <w:tcPr>
            <w:tcW w:w="500" w:type="pct"/>
          </w:tcPr>
          <w:p w14:paraId="2C2BC8B8" w14:textId="77777777" w:rsidR="00AA1940" w:rsidRPr="005A52E1" w:rsidRDefault="00AA1940" w:rsidP="00D04606">
            <w:pPr>
              <w:pStyle w:val="GOSTTablenorm"/>
              <w:suppressAutoHyphens/>
            </w:pPr>
            <w:r w:rsidRPr="00141AE4">
              <w:t>GUID</w:t>
            </w:r>
          </w:p>
        </w:tc>
        <w:tc>
          <w:tcPr>
            <w:tcW w:w="295" w:type="pct"/>
          </w:tcPr>
          <w:p w14:paraId="26C00CE4" w14:textId="77777777" w:rsidR="00AA1940" w:rsidRPr="005A52E1" w:rsidRDefault="00AA1940" w:rsidP="00D04606">
            <w:pPr>
              <w:pStyle w:val="GOSTTablenorm"/>
              <w:suppressAutoHyphens/>
            </w:pPr>
            <w:r w:rsidRPr="005A52E1">
              <w:t>Нет</w:t>
            </w:r>
          </w:p>
        </w:tc>
        <w:tc>
          <w:tcPr>
            <w:tcW w:w="315" w:type="pct"/>
          </w:tcPr>
          <w:p w14:paraId="30BB5CB2" w14:textId="77777777" w:rsidR="00AA1940" w:rsidRPr="00106607" w:rsidRDefault="00AA1940" w:rsidP="00D04606">
            <w:pPr>
              <w:pStyle w:val="GOSTTablenorm"/>
              <w:suppressAutoHyphens/>
            </w:pPr>
            <w:r w:rsidRPr="00106607">
              <w:t>=36</w:t>
            </w:r>
          </w:p>
        </w:tc>
        <w:tc>
          <w:tcPr>
            <w:tcW w:w="1885" w:type="pct"/>
          </w:tcPr>
          <w:p w14:paraId="1EDFF8A6" w14:textId="77777777" w:rsidR="00AA1940" w:rsidRPr="00106607" w:rsidRDefault="00AA1940" w:rsidP="00D04606">
            <w:pPr>
              <w:pStyle w:val="GOSTTablenorm"/>
              <w:suppressAutoHyphens/>
            </w:pPr>
            <w:r w:rsidRPr="00106607">
              <w:t>Уникальный идентификатор документа</w:t>
            </w:r>
            <w:r w:rsidRPr="005A52E1">
              <w:t>/отчета/виджета</w:t>
            </w:r>
            <w:r w:rsidRPr="00106607">
              <w:t xml:space="preserve"> (с тире),</w:t>
            </w:r>
            <w:r w:rsidRPr="005A52E1">
              <w:t xml:space="preserve"> инициировавшего запрос</w:t>
            </w:r>
          </w:p>
        </w:tc>
      </w:tr>
      <w:tr w:rsidR="000E1E0A" w:rsidRPr="005A52E1" w14:paraId="0919BAFB" w14:textId="77777777" w:rsidTr="00C75A4E">
        <w:tc>
          <w:tcPr>
            <w:tcW w:w="1100" w:type="pct"/>
          </w:tcPr>
          <w:p w14:paraId="2F801C32" w14:textId="77777777" w:rsidR="00AA1940" w:rsidRPr="00106607" w:rsidRDefault="00AA1940" w:rsidP="00D04606">
            <w:pPr>
              <w:pStyle w:val="GOSTTablenorm"/>
              <w:suppressAutoHyphens/>
            </w:pPr>
            <w:r w:rsidRPr="00106607">
              <w:t>Тип запроса</w:t>
            </w:r>
          </w:p>
        </w:tc>
        <w:tc>
          <w:tcPr>
            <w:tcW w:w="750" w:type="pct"/>
          </w:tcPr>
          <w:p w14:paraId="60C670BF" w14:textId="77777777" w:rsidR="00AA1940" w:rsidRPr="003F2180" w:rsidRDefault="00AA1940" w:rsidP="00D04606">
            <w:pPr>
              <w:pStyle w:val="GOSTTablenorm"/>
              <w:suppressAutoHyphens/>
              <w:rPr>
                <w:lang w:val="en-US"/>
              </w:rPr>
            </w:pPr>
            <w:proofErr w:type="spellStart"/>
            <w:r w:rsidRPr="00106607">
              <w:rPr>
                <w:lang w:val="en-US"/>
              </w:rPr>
              <w:t>RequestType</w:t>
            </w:r>
            <w:proofErr w:type="spellEnd"/>
          </w:p>
        </w:tc>
        <w:tc>
          <w:tcPr>
            <w:tcW w:w="500" w:type="pct"/>
          </w:tcPr>
          <w:p w14:paraId="37E02D46" w14:textId="77777777" w:rsidR="00AA1940" w:rsidRPr="005A52E1" w:rsidRDefault="00AA1940" w:rsidP="00D04606">
            <w:pPr>
              <w:pStyle w:val="GOSTTablenorm"/>
              <w:suppressAutoHyphens/>
              <w:rPr>
                <w:lang w:val="en-US"/>
              </w:rPr>
            </w:pPr>
            <w:r w:rsidRPr="005A52E1">
              <w:t>Строка</w:t>
            </w:r>
          </w:p>
        </w:tc>
        <w:tc>
          <w:tcPr>
            <w:tcW w:w="295" w:type="pct"/>
          </w:tcPr>
          <w:p w14:paraId="2E35A0C3" w14:textId="77777777" w:rsidR="00AA1940" w:rsidRPr="005A52E1" w:rsidRDefault="00AA1940" w:rsidP="00D04606">
            <w:pPr>
              <w:pStyle w:val="GOSTTablenorm"/>
              <w:suppressAutoHyphens/>
            </w:pPr>
            <w:r w:rsidRPr="005A52E1">
              <w:t>Да</w:t>
            </w:r>
          </w:p>
        </w:tc>
        <w:tc>
          <w:tcPr>
            <w:tcW w:w="315" w:type="pct"/>
          </w:tcPr>
          <w:p w14:paraId="5A651382" w14:textId="6B4B1D07" w:rsidR="00AA1940" w:rsidRPr="00106607" w:rsidRDefault="00AA1940">
            <w:pPr>
              <w:pStyle w:val="GOSTTablenorm"/>
              <w:suppressAutoHyphens/>
              <w:rPr>
                <w:lang w:val="en-US"/>
              </w:rPr>
            </w:pPr>
            <w:r w:rsidRPr="00106607">
              <w:t>&lt;=</w:t>
            </w:r>
            <w:del w:id="354" w:author="Сатлер Марина Викторовна" w:date="2024-10-31T12:15:00Z">
              <w:r w:rsidRPr="00106607" w:rsidDel="00AA0659">
                <w:rPr>
                  <w:lang w:val="en-US"/>
                </w:rPr>
                <w:delText>10</w:delText>
              </w:r>
            </w:del>
            <w:ins w:id="355" w:author="Сатлер Марина Викторовна" w:date="2024-10-31T12:15:00Z">
              <w:r w:rsidR="00AA0659">
                <w:rPr>
                  <w:lang w:val="en-US"/>
                </w:rPr>
                <w:t>5</w:t>
              </w:r>
              <w:r w:rsidR="00AA0659" w:rsidRPr="00106607">
                <w:rPr>
                  <w:lang w:val="en-US"/>
                </w:rPr>
                <w:t>0</w:t>
              </w:r>
            </w:ins>
          </w:p>
        </w:tc>
        <w:tc>
          <w:tcPr>
            <w:tcW w:w="1885" w:type="pct"/>
          </w:tcPr>
          <w:p w14:paraId="72AA44AE" w14:textId="623CFA39" w:rsidR="00AA1940" w:rsidRPr="00711EB3" w:rsidRDefault="00AA1940" w:rsidP="00D04606">
            <w:pPr>
              <w:pStyle w:val="GOSTTablenorm"/>
              <w:suppressAutoHyphens/>
            </w:pPr>
            <w:r w:rsidRPr="003F2180">
              <w:t>Передается значение «</w:t>
            </w:r>
            <w:r>
              <w:t>REVISE</w:t>
            </w:r>
            <w:r w:rsidRPr="00711EB3">
              <w:t>»</w:t>
            </w:r>
          </w:p>
        </w:tc>
      </w:tr>
      <w:tr w:rsidR="00AA1940" w:rsidRPr="005A52E1" w14:paraId="5BBB971F" w14:textId="77777777" w:rsidTr="00C75A4E">
        <w:tc>
          <w:tcPr>
            <w:tcW w:w="1885" w:type="pct"/>
            <w:gridSpan w:val="6"/>
          </w:tcPr>
          <w:p w14:paraId="3B26D4B9" w14:textId="77777777" w:rsidR="00AA1940" w:rsidRPr="00106607" w:rsidRDefault="00AA1940" w:rsidP="00D04606">
            <w:pPr>
              <w:pStyle w:val="GOSTTableHead"/>
              <w:rPr>
                <w:szCs w:val="22"/>
              </w:rPr>
            </w:pPr>
            <w:r w:rsidRPr="00106607">
              <w:rPr>
                <w:szCs w:val="22"/>
              </w:rPr>
              <w:t>Перечень параметров тела запроса (</w:t>
            </w:r>
            <w:r w:rsidRPr="005A52E1">
              <w:rPr>
                <w:szCs w:val="22"/>
                <w:lang w:val="en-US"/>
              </w:rPr>
              <w:t>document</w:t>
            </w:r>
            <w:r w:rsidRPr="00106607">
              <w:rPr>
                <w:szCs w:val="22"/>
              </w:rPr>
              <w:t>)</w:t>
            </w:r>
          </w:p>
        </w:tc>
      </w:tr>
      <w:tr w:rsidR="000E1E0A" w:rsidRPr="005A52E1" w14:paraId="75FFC8C4" w14:textId="77777777" w:rsidTr="00C75A4E">
        <w:tc>
          <w:tcPr>
            <w:tcW w:w="1100" w:type="pct"/>
          </w:tcPr>
          <w:p w14:paraId="46A158E7" w14:textId="4AAE6338" w:rsidR="00AA1940" w:rsidRPr="005A52E1" w:rsidRDefault="006F725F" w:rsidP="00D04606">
            <w:pPr>
              <w:pStyle w:val="GOSTTablenorm"/>
              <w:suppressAutoHyphens/>
            </w:pPr>
            <w:r>
              <w:t>Субъект учета</w:t>
            </w:r>
          </w:p>
        </w:tc>
        <w:tc>
          <w:tcPr>
            <w:tcW w:w="750" w:type="pct"/>
          </w:tcPr>
          <w:p w14:paraId="36DC6B30" w14:textId="461830EC" w:rsidR="00AA1940" w:rsidRPr="005A52E1" w:rsidRDefault="006F725F" w:rsidP="00D04606">
            <w:pPr>
              <w:pStyle w:val="GOSTTablenorm"/>
              <w:suppressAutoHyphens/>
              <w:rPr>
                <w:lang w:val="en-US"/>
              </w:rPr>
            </w:pPr>
            <w:r>
              <w:rPr>
                <w:lang w:val="en-US"/>
              </w:rPr>
              <w:t>Subject</w:t>
            </w:r>
          </w:p>
        </w:tc>
        <w:tc>
          <w:tcPr>
            <w:tcW w:w="500" w:type="pct"/>
          </w:tcPr>
          <w:p w14:paraId="4108DF0A" w14:textId="73E6B824" w:rsidR="00AA1940" w:rsidRPr="006F725F" w:rsidRDefault="006F725F" w:rsidP="00D04606">
            <w:pPr>
              <w:pStyle w:val="GOSTTablenorm"/>
              <w:suppressAutoHyphens/>
            </w:pPr>
            <w:r>
              <w:t>Строка</w:t>
            </w:r>
          </w:p>
        </w:tc>
        <w:tc>
          <w:tcPr>
            <w:tcW w:w="295" w:type="pct"/>
          </w:tcPr>
          <w:p w14:paraId="0C614ADE" w14:textId="1C333B35" w:rsidR="00AA1940" w:rsidRPr="006F725F" w:rsidRDefault="006F725F" w:rsidP="00D04606">
            <w:pPr>
              <w:pStyle w:val="GOSTTablenorm"/>
              <w:suppressAutoHyphens/>
            </w:pPr>
            <w:r>
              <w:t>Да</w:t>
            </w:r>
          </w:p>
        </w:tc>
        <w:tc>
          <w:tcPr>
            <w:tcW w:w="315" w:type="pct"/>
          </w:tcPr>
          <w:p w14:paraId="0B81DE06" w14:textId="3F21CDE6" w:rsidR="00AA1940" w:rsidRPr="005A52E1" w:rsidRDefault="006F725F" w:rsidP="00D04606">
            <w:pPr>
              <w:pStyle w:val="GOSTTablenorm"/>
              <w:suppressAutoHyphens/>
              <w:rPr>
                <w:lang w:val="en-US"/>
              </w:rPr>
            </w:pPr>
            <w:r>
              <w:t>=</w:t>
            </w:r>
            <w:r>
              <w:rPr>
                <w:lang w:val="en-US"/>
              </w:rPr>
              <w:t>4</w:t>
            </w:r>
          </w:p>
        </w:tc>
        <w:tc>
          <w:tcPr>
            <w:tcW w:w="1885" w:type="pct"/>
          </w:tcPr>
          <w:p w14:paraId="00FFF251" w14:textId="2DDCAD83" w:rsidR="00AA1940" w:rsidRPr="006F725F" w:rsidRDefault="006F725F" w:rsidP="00D04606">
            <w:pPr>
              <w:pStyle w:val="GOSTTablenorm"/>
              <w:suppressAutoHyphens/>
            </w:pPr>
            <w:r>
              <w:t xml:space="preserve">Указывается код ТОФК/ЦС учета, по записям учета которого требуется осуществить </w:t>
            </w:r>
            <w:r w:rsidR="002E2367">
              <w:t>диагностику</w:t>
            </w:r>
          </w:p>
        </w:tc>
      </w:tr>
      <w:tr w:rsidR="000E1E0A" w:rsidRPr="005A52E1" w14:paraId="4AA6B0B1" w14:textId="77777777" w:rsidTr="00C75A4E">
        <w:tc>
          <w:tcPr>
            <w:tcW w:w="1100" w:type="pct"/>
          </w:tcPr>
          <w:p w14:paraId="70C60202" w14:textId="1DFF0CB2" w:rsidR="00AA1940" w:rsidRPr="005A52E1" w:rsidRDefault="006F725F" w:rsidP="00D04606">
            <w:pPr>
              <w:pStyle w:val="GOSTTablenorm"/>
              <w:suppressAutoHyphens/>
            </w:pPr>
            <w:r>
              <w:rPr>
                <w:shd w:val="clear" w:color="auto" w:fill="FFFFFF"/>
              </w:rPr>
              <w:t>Операционный день</w:t>
            </w:r>
          </w:p>
        </w:tc>
        <w:tc>
          <w:tcPr>
            <w:tcW w:w="750" w:type="pct"/>
          </w:tcPr>
          <w:p w14:paraId="77480760" w14:textId="2B2E852E" w:rsidR="00AA1940" w:rsidRPr="005A52E1" w:rsidRDefault="006F725F" w:rsidP="00D04606">
            <w:pPr>
              <w:pStyle w:val="GOSTTablenorm"/>
              <w:suppressAutoHyphens/>
              <w:rPr>
                <w:lang w:val="en-US"/>
              </w:rPr>
            </w:pPr>
            <w:proofErr w:type="spellStart"/>
            <w:r>
              <w:rPr>
                <w:lang w:val="en-US"/>
              </w:rPr>
              <w:t>TradingDay</w:t>
            </w:r>
            <w:proofErr w:type="spellEnd"/>
          </w:p>
        </w:tc>
        <w:tc>
          <w:tcPr>
            <w:tcW w:w="500" w:type="pct"/>
          </w:tcPr>
          <w:p w14:paraId="214FE96F" w14:textId="052FBF8C" w:rsidR="00AA1940" w:rsidRPr="005A52E1" w:rsidRDefault="006F725F" w:rsidP="00D04606">
            <w:pPr>
              <w:pStyle w:val="GOSTTablenorm"/>
              <w:suppressAutoHyphens/>
            </w:pPr>
            <w:r>
              <w:t>Дата</w:t>
            </w:r>
          </w:p>
        </w:tc>
        <w:tc>
          <w:tcPr>
            <w:tcW w:w="295" w:type="pct"/>
          </w:tcPr>
          <w:p w14:paraId="11BB0F09" w14:textId="68DA38E9" w:rsidR="00AA1940" w:rsidRPr="005A52E1" w:rsidRDefault="006F725F" w:rsidP="00D04606">
            <w:pPr>
              <w:pStyle w:val="GOSTTablenorm"/>
              <w:suppressAutoHyphens/>
            </w:pPr>
            <w:r>
              <w:t>Да</w:t>
            </w:r>
          </w:p>
        </w:tc>
        <w:tc>
          <w:tcPr>
            <w:tcW w:w="315" w:type="pct"/>
          </w:tcPr>
          <w:p w14:paraId="503C793A" w14:textId="572117DA" w:rsidR="00AA1940" w:rsidRPr="00141AE4" w:rsidRDefault="00AA1940" w:rsidP="00D04606">
            <w:pPr>
              <w:pStyle w:val="GOSTTablenorm"/>
              <w:suppressAutoHyphens/>
              <w:rPr>
                <w:lang w:val="en-US"/>
              </w:rPr>
            </w:pPr>
          </w:p>
        </w:tc>
        <w:tc>
          <w:tcPr>
            <w:tcW w:w="1885" w:type="pct"/>
          </w:tcPr>
          <w:p w14:paraId="2D463C88" w14:textId="2AE3D756" w:rsidR="006F725F" w:rsidRPr="006F725F" w:rsidRDefault="006F725F" w:rsidP="00D04606">
            <w:pPr>
              <w:pStyle w:val="GOSTTablenorm"/>
              <w:suppressAutoHyphens/>
              <w:rPr>
                <w:lang w:eastAsia="en-US"/>
              </w:rPr>
            </w:pPr>
            <w:r w:rsidRPr="006F725F">
              <w:rPr>
                <w:lang w:eastAsia="en-US"/>
              </w:rPr>
              <w:t xml:space="preserve">Указывается дата отражения </w:t>
            </w:r>
            <w:r w:rsidR="002E2367">
              <w:rPr>
                <w:lang w:eastAsia="en-US"/>
              </w:rPr>
              <w:t xml:space="preserve">операции </w:t>
            </w:r>
            <w:r w:rsidRPr="006F725F">
              <w:rPr>
                <w:lang w:eastAsia="en-US"/>
              </w:rPr>
              <w:t xml:space="preserve">в учете, по которой осуществляется </w:t>
            </w:r>
            <w:r w:rsidR="002E2367">
              <w:rPr>
                <w:lang w:eastAsia="en-US"/>
              </w:rPr>
              <w:t>диагностика</w:t>
            </w:r>
            <w:r w:rsidR="002E2367" w:rsidRPr="006F725F">
              <w:rPr>
                <w:lang w:eastAsia="en-US"/>
              </w:rPr>
              <w:t xml:space="preserve"> </w:t>
            </w:r>
            <w:r w:rsidRPr="006F725F">
              <w:rPr>
                <w:lang w:eastAsia="en-US"/>
              </w:rPr>
              <w:t>записей учета.</w:t>
            </w:r>
          </w:p>
          <w:p w14:paraId="1037E05B" w14:textId="10D1DAF6" w:rsidR="00AA1940" w:rsidRPr="006F725F" w:rsidRDefault="006F725F" w:rsidP="00D04606">
            <w:pPr>
              <w:pStyle w:val="GOSTTablenorm"/>
              <w:suppressAutoHyphens/>
              <w:rPr>
                <w:lang w:val="en-US" w:eastAsia="en-US"/>
              </w:rPr>
            </w:pPr>
            <w:proofErr w:type="spellStart"/>
            <w:r w:rsidRPr="006F725F">
              <w:rPr>
                <w:lang w:val="en-US" w:eastAsia="en-US"/>
              </w:rPr>
              <w:t>Формат</w:t>
            </w:r>
            <w:proofErr w:type="spellEnd"/>
            <w:r w:rsidRPr="006F725F">
              <w:rPr>
                <w:lang w:val="en-US" w:eastAsia="en-US"/>
              </w:rPr>
              <w:t xml:space="preserve"> YYYY-MM-DD</w:t>
            </w:r>
          </w:p>
        </w:tc>
      </w:tr>
      <w:tr w:rsidR="000E1E0A" w:rsidRPr="005A52E1" w14:paraId="6BA92083" w14:textId="77777777" w:rsidTr="00C75A4E">
        <w:tc>
          <w:tcPr>
            <w:tcW w:w="1100" w:type="pct"/>
          </w:tcPr>
          <w:p w14:paraId="77D54187" w14:textId="6214482D" w:rsidR="00AA1940" w:rsidRPr="005A52E1" w:rsidRDefault="006F725F" w:rsidP="00D04606">
            <w:pPr>
              <w:pStyle w:val="GOSTTablenorm"/>
              <w:suppressAutoHyphens/>
            </w:pPr>
            <w:r>
              <w:t>Формировать при отсутствии данных</w:t>
            </w:r>
          </w:p>
        </w:tc>
        <w:tc>
          <w:tcPr>
            <w:tcW w:w="750" w:type="pct"/>
          </w:tcPr>
          <w:p w14:paraId="4B3FBFF8" w14:textId="41228BC5" w:rsidR="00AA1940" w:rsidRPr="006F725F" w:rsidRDefault="006F725F" w:rsidP="00D04606">
            <w:pPr>
              <w:pStyle w:val="GOSTTablenorm"/>
              <w:suppressAutoHyphens/>
            </w:pPr>
            <w:proofErr w:type="spellStart"/>
            <w:r>
              <w:rPr>
                <w:lang w:val="en-US"/>
              </w:rPr>
              <w:t>ReturnIfEmpty</w:t>
            </w:r>
            <w:proofErr w:type="spellEnd"/>
          </w:p>
        </w:tc>
        <w:tc>
          <w:tcPr>
            <w:tcW w:w="500" w:type="pct"/>
          </w:tcPr>
          <w:p w14:paraId="67B46488" w14:textId="60C805AC" w:rsidR="00AA1940" w:rsidRPr="005A52E1" w:rsidRDefault="006F725F" w:rsidP="00D04606">
            <w:pPr>
              <w:pStyle w:val="GOSTTablenorm"/>
              <w:suppressAutoHyphens/>
            </w:pPr>
            <w:r>
              <w:t>Число</w:t>
            </w:r>
          </w:p>
        </w:tc>
        <w:tc>
          <w:tcPr>
            <w:tcW w:w="295" w:type="pct"/>
          </w:tcPr>
          <w:p w14:paraId="0E81B4A3" w14:textId="12EBF164" w:rsidR="00AA1940" w:rsidRPr="005A52E1" w:rsidRDefault="006F725F" w:rsidP="00D04606">
            <w:pPr>
              <w:pStyle w:val="GOSTTablenorm"/>
              <w:suppressAutoHyphens/>
            </w:pPr>
            <w:r>
              <w:t>Да</w:t>
            </w:r>
          </w:p>
        </w:tc>
        <w:tc>
          <w:tcPr>
            <w:tcW w:w="315" w:type="pct"/>
          </w:tcPr>
          <w:p w14:paraId="20FB9507" w14:textId="1A2F7A7D" w:rsidR="00AA1940" w:rsidRPr="005A52E1" w:rsidRDefault="00AA1940" w:rsidP="00D04606">
            <w:pPr>
              <w:pStyle w:val="GOSTTablenorm"/>
              <w:suppressAutoHyphens/>
            </w:pPr>
            <w:r w:rsidRPr="00141AE4">
              <w:rPr>
                <w:shd w:val="clear" w:color="auto" w:fill="FFFFFF"/>
              </w:rPr>
              <w:t>=1</w:t>
            </w:r>
          </w:p>
        </w:tc>
        <w:tc>
          <w:tcPr>
            <w:tcW w:w="1885" w:type="pct"/>
          </w:tcPr>
          <w:p w14:paraId="7E204D58" w14:textId="50D17D14" w:rsidR="00C83EA3" w:rsidRDefault="006F725F" w:rsidP="00D04606">
            <w:pPr>
              <w:pStyle w:val="GOSTTablenorm"/>
              <w:suppressAutoHyphens/>
              <w:rPr>
                <w:lang w:eastAsia="en-US"/>
              </w:rPr>
            </w:pPr>
            <w:r w:rsidRPr="006F725F">
              <w:rPr>
                <w:lang w:eastAsia="en-US"/>
              </w:rPr>
              <w:t xml:space="preserve">Указывается вариант формирования ответа на запрос в случае, если по результатам обработки запроса </w:t>
            </w:r>
            <w:r w:rsidR="009A1440" w:rsidRPr="009A1440">
              <w:rPr>
                <w:lang w:eastAsia="en-US"/>
              </w:rPr>
              <w:t>данные, удовлетворяющие условиям отбора, не найдены (пустая выборка, нет данных).</w:t>
            </w:r>
          </w:p>
          <w:p w14:paraId="3AF9A2A9" w14:textId="60CEF1D4" w:rsidR="008E5B22" w:rsidRDefault="006F725F" w:rsidP="00D04606">
            <w:pPr>
              <w:pStyle w:val="GOSTTablenorm"/>
              <w:suppressAutoHyphens/>
              <w:rPr>
                <w:lang w:eastAsia="en-US"/>
              </w:rPr>
            </w:pPr>
            <w:r w:rsidRPr="006F725F">
              <w:rPr>
                <w:lang w:eastAsia="en-US"/>
              </w:rPr>
              <w:lastRenderedPageBreak/>
              <w:t>Возможные значения:</w:t>
            </w:r>
          </w:p>
          <w:p w14:paraId="0D715AD2" w14:textId="288FE968" w:rsidR="008E5B22" w:rsidRDefault="008E5B22" w:rsidP="00D04606">
            <w:pPr>
              <w:pStyle w:val="GOSTTableListMark1"/>
              <w:suppressAutoHyphens/>
              <w:rPr>
                <w:lang w:eastAsia="en-US"/>
              </w:rPr>
            </w:pPr>
            <w:r>
              <w:rPr>
                <w:lang w:eastAsia="en-US"/>
              </w:rPr>
              <w:t>«</w:t>
            </w:r>
            <w:r w:rsidR="006F725F" w:rsidRPr="006F725F">
              <w:rPr>
                <w:lang w:eastAsia="en-US"/>
              </w:rPr>
              <w:t>1</w:t>
            </w:r>
            <w:r>
              <w:rPr>
                <w:lang w:eastAsia="en-US"/>
              </w:rPr>
              <w:t>»</w:t>
            </w:r>
            <w:r w:rsidR="006F725F" w:rsidRPr="006F725F">
              <w:rPr>
                <w:lang w:eastAsia="en-US"/>
              </w:rPr>
              <w:t xml:space="preserve"> – </w:t>
            </w:r>
            <w:r w:rsidR="009A1440" w:rsidRPr="009A1440">
              <w:rPr>
                <w:lang w:eastAsia="en-US"/>
              </w:rPr>
              <w:t xml:space="preserve">Да, </w:t>
            </w:r>
            <w:r w:rsidR="009A1440">
              <w:rPr>
                <w:lang w:eastAsia="en-US"/>
              </w:rPr>
              <w:t>формировать</w:t>
            </w:r>
            <w:r w:rsidR="009A1440" w:rsidRPr="009A1440">
              <w:rPr>
                <w:lang w:eastAsia="en-US"/>
              </w:rPr>
              <w:t xml:space="preserve"> файл отчета, в котором заполнена заголовочная часть и названия граф табличной части, без строк таблицы</w:t>
            </w:r>
            <w:r w:rsidR="006F725F" w:rsidRPr="006F725F">
              <w:rPr>
                <w:lang w:eastAsia="en-US"/>
              </w:rPr>
              <w:t>;</w:t>
            </w:r>
          </w:p>
          <w:p w14:paraId="73A06755" w14:textId="33F9F4ED" w:rsidR="00AA1940" w:rsidRPr="00141AE4" w:rsidRDefault="008E5B22" w:rsidP="00D04606">
            <w:pPr>
              <w:pStyle w:val="GOSTTableListMark1"/>
              <w:suppressAutoHyphens/>
              <w:rPr>
                <w:lang w:eastAsia="en-US"/>
              </w:rPr>
            </w:pPr>
            <w:r>
              <w:rPr>
                <w:lang w:eastAsia="en-US"/>
              </w:rPr>
              <w:t>«</w:t>
            </w:r>
            <w:r w:rsidR="006F725F" w:rsidRPr="006F725F">
              <w:rPr>
                <w:lang w:eastAsia="en-US"/>
              </w:rPr>
              <w:t>0</w:t>
            </w:r>
            <w:r>
              <w:rPr>
                <w:lang w:eastAsia="en-US"/>
              </w:rPr>
              <w:t>»</w:t>
            </w:r>
            <w:r w:rsidR="006F725F" w:rsidRPr="006F725F">
              <w:rPr>
                <w:lang w:eastAsia="en-US"/>
              </w:rPr>
              <w:t xml:space="preserve"> – </w:t>
            </w:r>
            <w:r w:rsidR="009A1440" w:rsidRPr="009A1440">
              <w:rPr>
                <w:lang w:eastAsia="en-US"/>
              </w:rPr>
              <w:t>Нет, файл отчета не формировать, возвращать ответ на запрос в формате</w:t>
            </w:r>
            <w:r w:rsidR="009A1440">
              <w:t xml:space="preserve"> </w:t>
            </w:r>
            <w:r w:rsidR="006F725F" w:rsidRPr="006F725F">
              <w:rPr>
                <w:lang w:val="en-US" w:eastAsia="en-US"/>
              </w:rPr>
              <w:t>JSON</w:t>
            </w:r>
            <w:r w:rsidR="006F725F" w:rsidRPr="006F725F">
              <w:rPr>
                <w:lang w:eastAsia="en-US"/>
              </w:rPr>
              <w:t xml:space="preserve"> с сообщение</w:t>
            </w:r>
            <w:r w:rsidR="009A1440">
              <w:rPr>
                <w:lang w:eastAsia="en-US"/>
              </w:rPr>
              <w:t>м</w:t>
            </w:r>
            <w:r w:rsidR="006F725F" w:rsidRPr="006F725F">
              <w:rPr>
                <w:lang w:eastAsia="en-US"/>
              </w:rPr>
              <w:t xml:space="preserve"> об ошибке (</w:t>
            </w:r>
            <w:r w:rsidR="006F725F" w:rsidRPr="006F725F">
              <w:rPr>
                <w:lang w:val="en-US" w:eastAsia="en-US"/>
              </w:rPr>
              <w:t>Result</w:t>
            </w:r>
            <w:r w:rsidR="006F725F" w:rsidRPr="006F725F">
              <w:rPr>
                <w:lang w:eastAsia="en-US"/>
              </w:rPr>
              <w:t xml:space="preserve"> = </w:t>
            </w:r>
            <w:r w:rsidR="006F725F" w:rsidRPr="006F725F">
              <w:rPr>
                <w:lang w:val="en-US" w:eastAsia="en-US"/>
              </w:rPr>
              <w:t>E</w:t>
            </w:r>
            <w:r w:rsidR="006F725F" w:rsidRPr="006F725F">
              <w:rPr>
                <w:lang w:eastAsia="en-US"/>
              </w:rPr>
              <w:t>), с описанием причин ошибки «Отчет не содержит данных»</w:t>
            </w:r>
          </w:p>
        </w:tc>
      </w:tr>
    </w:tbl>
    <w:p w14:paraId="52512C83" w14:textId="21DD965C" w:rsidR="00AA1940" w:rsidRDefault="00AA1940" w:rsidP="00D04606">
      <w:pPr>
        <w:pStyle w:val="31"/>
      </w:pPr>
      <w:bookmarkStart w:id="356" w:name="_Toc226456976"/>
      <w:r w:rsidRPr="00474651">
        <w:lastRenderedPageBreak/>
        <w:t>Пример запроса</w:t>
      </w:r>
      <w:bookmarkEnd w:id="356"/>
    </w:p>
    <w:p w14:paraId="6A9705A9" w14:textId="77777777" w:rsidR="008E5B22" w:rsidRPr="008E5B22" w:rsidRDefault="008E5B22" w:rsidP="00D04606">
      <w:pPr>
        <w:pStyle w:val="GOSTScript"/>
        <w:suppressAutoHyphens/>
      </w:pPr>
      <w:r w:rsidRPr="00474651">
        <w:t>{</w:t>
      </w:r>
    </w:p>
    <w:p w14:paraId="3EC11324" w14:textId="77777777" w:rsidR="008E5B22" w:rsidRPr="008E5B22" w:rsidRDefault="008E5B22" w:rsidP="00D04606">
      <w:pPr>
        <w:pStyle w:val="GOSTScript"/>
        <w:suppressAutoHyphens/>
      </w:pPr>
      <w:r w:rsidRPr="008E5B22">
        <w:tab/>
        <w:t>"header": {</w:t>
      </w:r>
    </w:p>
    <w:p w14:paraId="10081164" w14:textId="4FF1AEB8" w:rsidR="008E5B22" w:rsidRPr="008E5B22" w:rsidRDefault="008E5B22" w:rsidP="00D04606">
      <w:pPr>
        <w:pStyle w:val="GOSTScript"/>
        <w:suppressAutoHyphens/>
      </w:pPr>
      <w:r w:rsidRPr="008E5B22">
        <w:tab/>
      </w:r>
      <w:r w:rsidRPr="008E5B22">
        <w:tab/>
        <w:t>"Source": "</w:t>
      </w:r>
      <w:r w:rsidR="00057EB3" w:rsidRPr="00141AE4">
        <w:t>ARP</w:t>
      </w:r>
      <w:r w:rsidRPr="008E5B22">
        <w:t>",</w:t>
      </w:r>
    </w:p>
    <w:p w14:paraId="208FDD7B" w14:textId="77777777" w:rsidR="008E5B22" w:rsidRPr="008E5B22" w:rsidRDefault="008E5B22" w:rsidP="00D04606">
      <w:pPr>
        <w:pStyle w:val="GOSTScript"/>
        <w:suppressAutoHyphens/>
      </w:pPr>
      <w:r w:rsidRPr="008E5B22">
        <w:tab/>
      </w:r>
      <w:r w:rsidRPr="008E5B22">
        <w:tab/>
        <w:t>"ReqDateTime": "2023-04-06 14:37:22",</w:t>
      </w:r>
    </w:p>
    <w:p w14:paraId="4A307B58" w14:textId="77777777" w:rsidR="008E5B22" w:rsidRPr="008E5B22" w:rsidRDefault="008E5B22" w:rsidP="00D04606">
      <w:pPr>
        <w:pStyle w:val="GOSTScript"/>
        <w:suppressAutoHyphens/>
      </w:pPr>
      <w:r w:rsidRPr="008E5B22">
        <w:tab/>
      </w:r>
      <w:r w:rsidRPr="008E5B22">
        <w:tab/>
        <w:t>"Version": "2.4",</w:t>
      </w:r>
    </w:p>
    <w:p w14:paraId="40F8B9A2" w14:textId="77777777" w:rsidR="008E5B22" w:rsidRPr="008E5B22" w:rsidRDefault="008E5B22" w:rsidP="00D04606">
      <w:pPr>
        <w:pStyle w:val="GOSTScript"/>
        <w:suppressAutoHyphens/>
      </w:pPr>
      <w:r w:rsidRPr="008E5B22">
        <w:tab/>
      </w:r>
      <w:r w:rsidRPr="008E5B22">
        <w:tab/>
        <w:t>"ReqGuid": "b0d4ce5d-2757-4699-948c-cfa72ba94f10",</w:t>
      </w:r>
    </w:p>
    <w:p w14:paraId="20F64D73" w14:textId="77777777" w:rsidR="008E5B22" w:rsidRPr="008E5B22" w:rsidRDefault="008E5B22" w:rsidP="00D04606">
      <w:pPr>
        <w:pStyle w:val="GOSTScript"/>
        <w:suppressAutoHyphens/>
      </w:pPr>
      <w:r w:rsidRPr="008E5B22">
        <w:tab/>
      </w:r>
      <w:r w:rsidRPr="008E5B22">
        <w:tab/>
        <w:t>"DocGuid": "11b0d4ce5d-2757-4699-948c-cfa72ba94f",</w:t>
      </w:r>
    </w:p>
    <w:p w14:paraId="24060733" w14:textId="77777777" w:rsidR="008E5B22" w:rsidRPr="008E5B22" w:rsidRDefault="008E5B22" w:rsidP="00D04606">
      <w:pPr>
        <w:pStyle w:val="GOSTScript"/>
        <w:suppressAutoHyphens/>
      </w:pPr>
      <w:r w:rsidRPr="008E5B22">
        <w:tab/>
      </w:r>
      <w:r w:rsidRPr="008E5B22">
        <w:tab/>
        <w:t>"RequestType": "REVISE"</w:t>
      </w:r>
    </w:p>
    <w:p w14:paraId="164F01E0" w14:textId="77777777" w:rsidR="008E5B22" w:rsidRPr="008E5B22" w:rsidRDefault="008E5B22" w:rsidP="00D04606">
      <w:pPr>
        <w:pStyle w:val="GOSTScript"/>
        <w:suppressAutoHyphens/>
      </w:pPr>
      <w:r w:rsidRPr="008E5B22">
        <w:tab/>
        <w:t>},</w:t>
      </w:r>
    </w:p>
    <w:p w14:paraId="7007B9C0" w14:textId="77777777" w:rsidR="008E5B22" w:rsidRPr="008E5B22" w:rsidRDefault="008E5B22" w:rsidP="00D04606">
      <w:pPr>
        <w:pStyle w:val="GOSTScript"/>
        <w:suppressAutoHyphens/>
      </w:pPr>
      <w:r w:rsidRPr="008E5B22">
        <w:tab/>
        <w:t>"document": {</w:t>
      </w:r>
    </w:p>
    <w:p w14:paraId="736DF09C" w14:textId="77777777" w:rsidR="008E5B22" w:rsidRPr="008E5B22" w:rsidRDefault="008E5B22" w:rsidP="00D04606">
      <w:pPr>
        <w:pStyle w:val="GOSTScript"/>
        <w:suppressAutoHyphens/>
      </w:pPr>
      <w:r w:rsidRPr="008E5B22">
        <w:tab/>
      </w:r>
      <w:r w:rsidRPr="008E5B22">
        <w:tab/>
        <w:t>"Subject": "5300",</w:t>
      </w:r>
    </w:p>
    <w:p w14:paraId="5BB4863C" w14:textId="77777777" w:rsidR="008E5B22" w:rsidRPr="008E5B22" w:rsidRDefault="008E5B22" w:rsidP="00D04606">
      <w:pPr>
        <w:pStyle w:val="GOSTScript"/>
        <w:suppressAutoHyphens/>
      </w:pPr>
      <w:r w:rsidRPr="008E5B22">
        <w:tab/>
      </w:r>
      <w:r w:rsidRPr="008E5B22">
        <w:tab/>
        <w:t>"TradingDay": "2023-04-05",</w:t>
      </w:r>
    </w:p>
    <w:p w14:paraId="378E857D" w14:textId="487F8DAF" w:rsidR="008E5B22" w:rsidRPr="008E5B22" w:rsidRDefault="008E5B22" w:rsidP="00D04606">
      <w:pPr>
        <w:pStyle w:val="GOSTScript"/>
        <w:suppressAutoHyphens/>
      </w:pPr>
      <w:r w:rsidRPr="008E5B22">
        <w:tab/>
      </w:r>
      <w:r w:rsidRPr="008E5B22">
        <w:tab/>
        <w:t>"ReturnIfEmpty": 1</w:t>
      </w:r>
    </w:p>
    <w:p w14:paraId="71A3D025" w14:textId="77777777" w:rsidR="008E5B22" w:rsidRPr="008E5B22" w:rsidRDefault="008E5B22" w:rsidP="00D04606">
      <w:pPr>
        <w:pStyle w:val="GOSTScript"/>
        <w:suppressAutoHyphens/>
      </w:pPr>
      <w:r w:rsidRPr="008E5B22">
        <w:tab/>
        <w:t>}</w:t>
      </w:r>
    </w:p>
    <w:p w14:paraId="75AE40D6" w14:textId="071D8F75" w:rsidR="008E5B22" w:rsidRPr="00BA7A4A" w:rsidRDefault="008E5B22" w:rsidP="00D04606">
      <w:pPr>
        <w:pStyle w:val="GOSTScript"/>
        <w:suppressAutoHyphens/>
      </w:pPr>
      <w:r w:rsidRPr="00890A8D">
        <w:t>}</w:t>
      </w:r>
    </w:p>
    <w:p w14:paraId="6010E1CD" w14:textId="47456F1C" w:rsidR="006F725F" w:rsidRPr="00C75A4E" w:rsidRDefault="006F725F" w:rsidP="00D04606">
      <w:pPr>
        <w:pStyle w:val="21"/>
      </w:pPr>
      <w:bookmarkStart w:id="357" w:name="_Toc154609737"/>
      <w:bookmarkStart w:id="358" w:name="_Toc154610725"/>
      <w:bookmarkStart w:id="359" w:name="_Toc154738946"/>
      <w:bookmarkStart w:id="360" w:name="_Toc154739890"/>
      <w:bookmarkStart w:id="361" w:name="_Toc155696809"/>
      <w:bookmarkStart w:id="362" w:name="_Toc226456977"/>
      <w:bookmarkEnd w:id="357"/>
      <w:bookmarkEnd w:id="358"/>
      <w:bookmarkEnd w:id="359"/>
      <w:bookmarkEnd w:id="360"/>
      <w:bookmarkEnd w:id="361"/>
      <w:r w:rsidRPr="00474651">
        <w:lastRenderedPageBreak/>
        <w:t xml:space="preserve">Параметры </w:t>
      </w:r>
      <w:r w:rsidR="00F90148" w:rsidRPr="008E5B22">
        <w:t>ответ</w:t>
      </w:r>
      <w:r w:rsidRPr="008E5B22">
        <w:t>а</w:t>
      </w:r>
      <w:bookmarkEnd w:id="362"/>
    </w:p>
    <w:p w14:paraId="02EBDE36" w14:textId="6A109432" w:rsidR="008E5B22" w:rsidRDefault="00C51529" w:rsidP="00D04606">
      <w:pPr>
        <w:pStyle w:val="GOSTNameTable"/>
      </w:pPr>
      <w:r>
        <w:rPr>
          <w:noProof/>
        </w:rPr>
        <w:fldChar w:fldCharType="begin"/>
      </w:r>
      <w:r>
        <w:rPr>
          <w:noProof/>
        </w:rPr>
        <w:instrText xml:space="preserve"> SEQ Таблица \* ARABIC </w:instrText>
      </w:r>
      <w:r>
        <w:rPr>
          <w:noProof/>
        </w:rPr>
        <w:fldChar w:fldCharType="separate"/>
      </w:r>
      <w:bookmarkStart w:id="363" w:name="_Toc226457282"/>
      <w:r w:rsidR="00A67566">
        <w:rPr>
          <w:noProof/>
        </w:rPr>
        <w:t>7</w:t>
      </w:r>
      <w:r>
        <w:rPr>
          <w:noProof/>
        </w:rPr>
        <w:fldChar w:fldCharType="end"/>
      </w:r>
      <w:r w:rsidR="008E5B22">
        <w:t xml:space="preserve"> - </w:t>
      </w:r>
      <w:r w:rsidR="008E5B22" w:rsidRPr="00A034B5">
        <w:t>Параметры ответа на запрос «Отчет «Несоответствие ожидаемого и фактического состояния записей учета в витринах данных»»</w:t>
      </w:r>
      <w:bookmarkEnd w:id="363"/>
    </w:p>
    <w:tbl>
      <w:tblPr>
        <w:tblStyle w:val="GOSTTable"/>
        <w:tblW w:w="5000" w:type="pct"/>
        <w:tblLayout w:type="fixed"/>
        <w:tblLook w:val="07E0" w:firstRow="1" w:lastRow="1" w:firstColumn="1" w:lastColumn="1" w:noHBand="1" w:noVBand="1"/>
      </w:tblPr>
      <w:tblGrid>
        <w:gridCol w:w="3453"/>
        <w:gridCol w:w="2354"/>
        <w:gridCol w:w="1569"/>
        <w:gridCol w:w="926"/>
        <w:gridCol w:w="989"/>
        <w:gridCol w:w="6403"/>
      </w:tblGrid>
      <w:tr w:rsidR="008E5B22" w:rsidRPr="005A52E1" w14:paraId="0E121C08" w14:textId="77777777" w:rsidTr="00C75A4E">
        <w:trPr>
          <w:cnfStyle w:val="100000000000" w:firstRow="1" w:lastRow="0" w:firstColumn="0" w:lastColumn="0" w:oddVBand="0" w:evenVBand="0" w:oddHBand="0" w:evenHBand="0" w:firstRowFirstColumn="0" w:firstRowLastColumn="0" w:lastRowFirstColumn="0" w:lastRowLastColumn="0"/>
          <w:trHeight w:val="739"/>
        </w:trPr>
        <w:tc>
          <w:tcPr>
            <w:tcW w:w="1100" w:type="pct"/>
            <w:hideMark/>
          </w:tcPr>
          <w:p w14:paraId="38602EE9" w14:textId="77777777" w:rsidR="006F725F" w:rsidRPr="00474651" w:rsidRDefault="006F725F" w:rsidP="00D04606">
            <w:pPr>
              <w:pStyle w:val="GOSTTableHead"/>
            </w:pPr>
            <w:r w:rsidRPr="00474651">
              <w:t>Наименование параметра</w:t>
            </w:r>
          </w:p>
        </w:tc>
        <w:tc>
          <w:tcPr>
            <w:tcW w:w="750" w:type="pct"/>
            <w:hideMark/>
          </w:tcPr>
          <w:p w14:paraId="5CF471B8" w14:textId="77777777" w:rsidR="006F725F" w:rsidRPr="00890A8D" w:rsidRDefault="006F725F" w:rsidP="00D04606">
            <w:pPr>
              <w:pStyle w:val="GOSTTableHead"/>
            </w:pPr>
            <w:r w:rsidRPr="00890A8D">
              <w:t>Название тэга</w:t>
            </w:r>
          </w:p>
        </w:tc>
        <w:tc>
          <w:tcPr>
            <w:tcW w:w="500" w:type="pct"/>
            <w:hideMark/>
          </w:tcPr>
          <w:p w14:paraId="28BB7EDB" w14:textId="77777777" w:rsidR="006F725F" w:rsidRPr="00C75A4E" w:rsidRDefault="006F725F" w:rsidP="00D04606">
            <w:pPr>
              <w:pStyle w:val="GOSTTableHead"/>
            </w:pPr>
            <w:r w:rsidRPr="00BA7A4A">
              <w:t>Тип данных</w:t>
            </w:r>
          </w:p>
        </w:tc>
        <w:tc>
          <w:tcPr>
            <w:tcW w:w="295" w:type="pct"/>
          </w:tcPr>
          <w:p w14:paraId="3BFE5753" w14:textId="77777777" w:rsidR="006F725F" w:rsidRPr="00474651" w:rsidRDefault="006F725F" w:rsidP="00D04606">
            <w:pPr>
              <w:pStyle w:val="GOSTTableHead"/>
            </w:pPr>
            <w:r w:rsidRPr="00474651">
              <w:t>Обязательность</w:t>
            </w:r>
          </w:p>
        </w:tc>
        <w:tc>
          <w:tcPr>
            <w:tcW w:w="315" w:type="pct"/>
            <w:hideMark/>
          </w:tcPr>
          <w:p w14:paraId="2768D4BC" w14:textId="77777777" w:rsidR="006F725F" w:rsidRPr="00BA7A4A" w:rsidRDefault="006F725F" w:rsidP="00D04606">
            <w:pPr>
              <w:pStyle w:val="GOSTTableHead"/>
            </w:pPr>
            <w:r w:rsidRPr="00890A8D">
              <w:t>Размерность</w:t>
            </w:r>
          </w:p>
        </w:tc>
        <w:tc>
          <w:tcPr>
            <w:tcW w:w="2040" w:type="pct"/>
          </w:tcPr>
          <w:p w14:paraId="7BB5F201" w14:textId="77777777" w:rsidR="006F725F" w:rsidRPr="00BA7A4A" w:rsidRDefault="006F725F" w:rsidP="00D04606">
            <w:pPr>
              <w:pStyle w:val="GOSTTableHead"/>
            </w:pPr>
            <w:r w:rsidRPr="00BA7A4A">
              <w:t>Описание</w:t>
            </w:r>
          </w:p>
        </w:tc>
      </w:tr>
      <w:tr w:rsidR="006F725F" w:rsidRPr="005A52E1" w14:paraId="5182E4FE" w14:textId="77777777" w:rsidTr="00C75A4E">
        <w:tc>
          <w:tcPr>
            <w:tcW w:w="5000" w:type="pct"/>
            <w:gridSpan w:val="6"/>
          </w:tcPr>
          <w:p w14:paraId="67CA288F" w14:textId="07481D4F" w:rsidR="006F725F" w:rsidRPr="005A52E1" w:rsidRDefault="006F725F" w:rsidP="00D04606">
            <w:pPr>
              <w:suppressAutoHyphens/>
              <w:ind w:firstLine="30"/>
              <w:jc w:val="center"/>
              <w:rPr>
                <w:b/>
                <w:sz w:val="22"/>
                <w:szCs w:val="22"/>
              </w:rPr>
            </w:pPr>
            <w:r w:rsidRPr="005A52E1">
              <w:rPr>
                <w:b/>
                <w:sz w:val="22"/>
                <w:szCs w:val="22"/>
              </w:rPr>
              <w:t xml:space="preserve">Перечень параметров заголовка </w:t>
            </w:r>
            <w:r w:rsidR="009D00A1">
              <w:rPr>
                <w:b/>
                <w:sz w:val="22"/>
                <w:szCs w:val="22"/>
              </w:rPr>
              <w:t>ответ</w:t>
            </w:r>
            <w:r w:rsidRPr="005A52E1">
              <w:rPr>
                <w:b/>
                <w:sz w:val="22"/>
                <w:szCs w:val="22"/>
              </w:rPr>
              <w:t>а (</w:t>
            </w:r>
            <w:r w:rsidRPr="005A52E1">
              <w:rPr>
                <w:b/>
                <w:sz w:val="22"/>
                <w:szCs w:val="22"/>
                <w:lang w:val="en-US"/>
              </w:rPr>
              <w:t>header</w:t>
            </w:r>
            <w:r w:rsidRPr="005A52E1">
              <w:rPr>
                <w:b/>
                <w:sz w:val="22"/>
                <w:szCs w:val="22"/>
              </w:rPr>
              <w:t>)</w:t>
            </w:r>
          </w:p>
        </w:tc>
      </w:tr>
      <w:tr w:rsidR="008E5B22" w:rsidRPr="005A52E1" w14:paraId="4BC41825" w14:textId="77777777" w:rsidTr="00C75A4E">
        <w:tc>
          <w:tcPr>
            <w:tcW w:w="1100" w:type="pct"/>
          </w:tcPr>
          <w:p w14:paraId="2597C575" w14:textId="77777777" w:rsidR="006F725F" w:rsidRPr="00106607" w:rsidRDefault="006F725F" w:rsidP="00D04606">
            <w:pPr>
              <w:pStyle w:val="GOSTTablenorm"/>
              <w:suppressAutoHyphens/>
            </w:pPr>
            <w:r w:rsidRPr="00106607">
              <w:t>Система - отправитель запроса</w:t>
            </w:r>
          </w:p>
        </w:tc>
        <w:tc>
          <w:tcPr>
            <w:tcW w:w="750" w:type="pct"/>
          </w:tcPr>
          <w:p w14:paraId="4A7EE388" w14:textId="77777777" w:rsidR="006F725F" w:rsidRPr="003F2180" w:rsidRDefault="006F725F" w:rsidP="00D04606">
            <w:pPr>
              <w:pStyle w:val="GOSTTablenorm"/>
              <w:suppressAutoHyphens/>
              <w:rPr>
                <w:lang w:val="en-US"/>
              </w:rPr>
            </w:pPr>
            <w:r w:rsidRPr="00106607">
              <w:rPr>
                <w:lang w:val="en-US"/>
              </w:rPr>
              <w:t>Source</w:t>
            </w:r>
          </w:p>
        </w:tc>
        <w:tc>
          <w:tcPr>
            <w:tcW w:w="500" w:type="pct"/>
          </w:tcPr>
          <w:p w14:paraId="00EBC3EF" w14:textId="77777777" w:rsidR="006F725F" w:rsidRPr="005A52E1" w:rsidRDefault="006F725F" w:rsidP="00D04606">
            <w:pPr>
              <w:pStyle w:val="GOSTTablenorm"/>
              <w:suppressAutoHyphens/>
              <w:rPr>
                <w:lang w:val="en-US"/>
              </w:rPr>
            </w:pPr>
            <w:r w:rsidRPr="005A52E1">
              <w:t>Строка</w:t>
            </w:r>
          </w:p>
        </w:tc>
        <w:tc>
          <w:tcPr>
            <w:tcW w:w="295" w:type="pct"/>
          </w:tcPr>
          <w:p w14:paraId="6FC84E09" w14:textId="77777777" w:rsidR="006F725F" w:rsidRPr="005A52E1" w:rsidRDefault="006F725F" w:rsidP="00D04606">
            <w:pPr>
              <w:pStyle w:val="GOSTTablenorm"/>
              <w:suppressAutoHyphens/>
            </w:pPr>
            <w:r w:rsidRPr="005A52E1">
              <w:t>Да</w:t>
            </w:r>
          </w:p>
        </w:tc>
        <w:tc>
          <w:tcPr>
            <w:tcW w:w="315" w:type="pct"/>
          </w:tcPr>
          <w:p w14:paraId="7266A189" w14:textId="77777777" w:rsidR="006F725F" w:rsidRPr="00106607" w:rsidRDefault="006F725F" w:rsidP="00D04606">
            <w:pPr>
              <w:pStyle w:val="GOSTTablenorm"/>
              <w:suppressAutoHyphens/>
              <w:rPr>
                <w:lang w:val="en-US"/>
              </w:rPr>
            </w:pPr>
            <w:r w:rsidRPr="00106607">
              <w:t>&lt;=</w:t>
            </w:r>
            <w:r w:rsidRPr="00106607">
              <w:rPr>
                <w:lang w:val="en-US"/>
              </w:rPr>
              <w:t>10</w:t>
            </w:r>
          </w:p>
        </w:tc>
        <w:tc>
          <w:tcPr>
            <w:tcW w:w="2040" w:type="pct"/>
          </w:tcPr>
          <w:p w14:paraId="0CCA0F26" w14:textId="29CA231F" w:rsidR="00C83EA3" w:rsidRDefault="006F725F" w:rsidP="00D04606">
            <w:pPr>
              <w:pStyle w:val="GOSTTablenorm"/>
              <w:suppressAutoHyphens/>
            </w:pPr>
            <w:r w:rsidRPr="003F2180">
              <w:t xml:space="preserve">ФП </w:t>
            </w:r>
            <w:r w:rsidRPr="005A52E1">
              <w:t>ГИИС ЭБ</w:t>
            </w:r>
            <w:r w:rsidR="00D52EE2">
              <w:t xml:space="preserve"> - отправитель запроса.</w:t>
            </w:r>
          </w:p>
          <w:p w14:paraId="664FEA4C" w14:textId="5FDBC2B9" w:rsidR="006F725F" w:rsidRPr="00106607" w:rsidRDefault="006F725F" w:rsidP="00D04606">
            <w:pPr>
              <w:pStyle w:val="GOSTTablenorm"/>
              <w:suppressAutoHyphens/>
            </w:pPr>
            <w:r w:rsidRPr="00106607">
              <w:t>Возможные значения:</w:t>
            </w:r>
          </w:p>
          <w:p w14:paraId="18E95DE7" w14:textId="2C99F15E" w:rsidR="006F725F" w:rsidRPr="00AA1940" w:rsidRDefault="006F725F" w:rsidP="00D04606">
            <w:pPr>
              <w:pStyle w:val="GOSTTableListMark1"/>
              <w:suppressAutoHyphens/>
              <w:rPr>
                <w:lang w:val="en-US"/>
              </w:rPr>
            </w:pPr>
            <w:r w:rsidRPr="00141AE4">
              <w:rPr>
                <w:lang w:val="en-US"/>
              </w:rPr>
              <w:t>ARP (ПУИО ЭБ)</w:t>
            </w:r>
          </w:p>
        </w:tc>
      </w:tr>
      <w:tr w:rsidR="008E5B22" w:rsidRPr="005A52E1" w14:paraId="6A211045" w14:textId="77777777" w:rsidTr="00C75A4E">
        <w:tc>
          <w:tcPr>
            <w:tcW w:w="1100" w:type="pct"/>
          </w:tcPr>
          <w:p w14:paraId="438F0F13" w14:textId="08FD3EA1" w:rsidR="00F90148" w:rsidRPr="00106607" w:rsidRDefault="00F90148" w:rsidP="00D04606">
            <w:pPr>
              <w:pStyle w:val="GOSTTablenorm"/>
              <w:suppressAutoHyphens/>
            </w:pPr>
            <w:r w:rsidRPr="00106607">
              <w:t xml:space="preserve">Система </w:t>
            </w:r>
            <w:r w:rsidR="007029AE">
              <w:t>–</w:t>
            </w:r>
            <w:r w:rsidRPr="00106607">
              <w:t xml:space="preserve"> </w:t>
            </w:r>
            <w:r>
              <w:t>получатель</w:t>
            </w:r>
            <w:r w:rsidRPr="00106607">
              <w:t xml:space="preserve"> </w:t>
            </w:r>
            <w:r w:rsidR="007029AE">
              <w:t>ответа</w:t>
            </w:r>
          </w:p>
        </w:tc>
        <w:tc>
          <w:tcPr>
            <w:tcW w:w="750" w:type="pct"/>
          </w:tcPr>
          <w:p w14:paraId="6242371F" w14:textId="4988E6C8" w:rsidR="00F90148" w:rsidRPr="007029AE" w:rsidRDefault="00F90148" w:rsidP="00D04606">
            <w:pPr>
              <w:pStyle w:val="GOSTTablenorm"/>
              <w:suppressAutoHyphens/>
            </w:pPr>
            <w:r>
              <w:rPr>
                <w:lang w:val="en-US"/>
              </w:rPr>
              <w:t>Receiver</w:t>
            </w:r>
          </w:p>
        </w:tc>
        <w:tc>
          <w:tcPr>
            <w:tcW w:w="500" w:type="pct"/>
          </w:tcPr>
          <w:p w14:paraId="21499DB2" w14:textId="78EE8FE1" w:rsidR="00F90148" w:rsidRPr="005A52E1" w:rsidRDefault="00F90148" w:rsidP="00D04606">
            <w:pPr>
              <w:pStyle w:val="GOSTTablenorm"/>
              <w:suppressAutoHyphens/>
            </w:pPr>
            <w:r w:rsidRPr="005A52E1">
              <w:t>Строка</w:t>
            </w:r>
          </w:p>
        </w:tc>
        <w:tc>
          <w:tcPr>
            <w:tcW w:w="295" w:type="pct"/>
          </w:tcPr>
          <w:p w14:paraId="20336BB1" w14:textId="415B8C55" w:rsidR="00F90148" w:rsidRPr="005A52E1" w:rsidRDefault="00F90148" w:rsidP="00D04606">
            <w:pPr>
              <w:pStyle w:val="GOSTTablenorm"/>
              <w:suppressAutoHyphens/>
            </w:pPr>
            <w:r w:rsidRPr="005A52E1">
              <w:t>Да</w:t>
            </w:r>
          </w:p>
        </w:tc>
        <w:tc>
          <w:tcPr>
            <w:tcW w:w="315" w:type="pct"/>
          </w:tcPr>
          <w:p w14:paraId="6FB7175A" w14:textId="6CF223F0" w:rsidR="00F90148" w:rsidRPr="00106607" w:rsidRDefault="00F90148" w:rsidP="00D04606">
            <w:pPr>
              <w:pStyle w:val="GOSTTablenorm"/>
              <w:suppressAutoHyphens/>
            </w:pPr>
            <w:r>
              <w:rPr>
                <w:lang w:val="en-US"/>
              </w:rPr>
              <w:t>&lt;</w:t>
            </w:r>
            <w:r w:rsidRPr="00106607">
              <w:t>=</w:t>
            </w:r>
            <w:r>
              <w:t>10</w:t>
            </w:r>
          </w:p>
        </w:tc>
        <w:tc>
          <w:tcPr>
            <w:tcW w:w="2040" w:type="pct"/>
          </w:tcPr>
          <w:p w14:paraId="363F8CF4" w14:textId="77777777" w:rsidR="00F90148" w:rsidRDefault="00F90148" w:rsidP="00D04606">
            <w:pPr>
              <w:pStyle w:val="GOSTTablenorm"/>
              <w:suppressAutoHyphens/>
            </w:pPr>
            <w:r w:rsidRPr="003F2180">
              <w:t xml:space="preserve">ФП </w:t>
            </w:r>
            <w:r w:rsidRPr="005A52E1">
              <w:t>ГИИС ЭБ</w:t>
            </w:r>
            <w:r w:rsidRPr="00106607">
              <w:t xml:space="preserve"> </w:t>
            </w:r>
            <w:r w:rsidR="007029AE">
              <w:t>–</w:t>
            </w:r>
            <w:r w:rsidRPr="00106607">
              <w:t xml:space="preserve"> </w:t>
            </w:r>
            <w:r>
              <w:t>получател</w:t>
            </w:r>
            <w:r w:rsidRPr="00106607">
              <w:t xml:space="preserve">ь </w:t>
            </w:r>
            <w:r w:rsidR="007029AE">
              <w:t>ответа.</w:t>
            </w:r>
          </w:p>
          <w:p w14:paraId="337AF296" w14:textId="77777777" w:rsidR="00F90148" w:rsidRPr="00106607" w:rsidRDefault="00F90148" w:rsidP="00D04606">
            <w:pPr>
              <w:pStyle w:val="GOSTTablenorm"/>
              <w:suppressAutoHyphens/>
            </w:pPr>
            <w:r w:rsidRPr="00106607">
              <w:t>Возможные значения:</w:t>
            </w:r>
          </w:p>
          <w:p w14:paraId="5E07BE6C" w14:textId="2ABC7717" w:rsidR="00F90148" w:rsidRPr="007029AE" w:rsidRDefault="00F90148" w:rsidP="00D04606">
            <w:pPr>
              <w:pStyle w:val="GOSTTableListMark1"/>
              <w:suppressAutoHyphens/>
              <w:rPr>
                <w:lang w:val="en-US"/>
              </w:rPr>
            </w:pPr>
            <w:r w:rsidRPr="00141AE4">
              <w:rPr>
                <w:lang w:val="en-US"/>
              </w:rPr>
              <w:t>ARP (</w:t>
            </w:r>
            <w:r>
              <w:t>ПУИО</w:t>
            </w:r>
            <w:r w:rsidRPr="00141AE4">
              <w:rPr>
                <w:lang w:val="en-US"/>
              </w:rPr>
              <w:t xml:space="preserve"> </w:t>
            </w:r>
            <w:r>
              <w:t>ЭБ</w:t>
            </w:r>
            <w:r w:rsidRPr="00141AE4">
              <w:rPr>
                <w:lang w:val="en-US"/>
              </w:rPr>
              <w:t>)</w:t>
            </w:r>
          </w:p>
        </w:tc>
      </w:tr>
      <w:tr w:rsidR="008E5B22" w:rsidRPr="005A52E1" w14:paraId="17DEA803" w14:textId="77777777" w:rsidTr="00C75A4E">
        <w:tc>
          <w:tcPr>
            <w:tcW w:w="1100" w:type="pct"/>
          </w:tcPr>
          <w:p w14:paraId="3CDF2A3E" w14:textId="6CC9AF9D" w:rsidR="00F90148" w:rsidRPr="00106607" w:rsidRDefault="00F90148" w:rsidP="00D04606">
            <w:pPr>
              <w:pStyle w:val="GOSTTablenorm"/>
              <w:suppressAutoHyphens/>
            </w:pPr>
            <w:r w:rsidRPr="00106607">
              <w:t xml:space="preserve">Дата и время </w:t>
            </w:r>
            <w:r w:rsidR="007029AE">
              <w:t>ответа</w:t>
            </w:r>
          </w:p>
        </w:tc>
        <w:tc>
          <w:tcPr>
            <w:tcW w:w="750" w:type="pct"/>
          </w:tcPr>
          <w:p w14:paraId="58646E74" w14:textId="132793C2" w:rsidR="00F90148" w:rsidRPr="003F2180" w:rsidRDefault="00F566AD" w:rsidP="00D04606">
            <w:pPr>
              <w:pStyle w:val="GOSTTablenorm"/>
              <w:suppressAutoHyphens/>
              <w:rPr>
                <w:lang w:val="en-US"/>
              </w:rPr>
            </w:pPr>
            <w:proofErr w:type="spellStart"/>
            <w:r w:rsidRPr="00485BAA">
              <w:rPr>
                <w:lang w:val="en-US"/>
              </w:rPr>
              <w:t>AnsDateTime</w:t>
            </w:r>
            <w:proofErr w:type="spellEnd"/>
          </w:p>
        </w:tc>
        <w:tc>
          <w:tcPr>
            <w:tcW w:w="500" w:type="pct"/>
          </w:tcPr>
          <w:p w14:paraId="1FEE417E" w14:textId="77777777" w:rsidR="00F90148" w:rsidRPr="005A52E1" w:rsidRDefault="00F90148" w:rsidP="00D04606">
            <w:pPr>
              <w:pStyle w:val="GOSTTablenorm"/>
              <w:suppressAutoHyphens/>
            </w:pPr>
            <w:r w:rsidRPr="005A52E1">
              <w:t>Дата-время (</w:t>
            </w:r>
            <w:r w:rsidRPr="005A52E1">
              <w:rPr>
                <w:lang w:val="en-US"/>
              </w:rPr>
              <w:t>timestamp</w:t>
            </w:r>
            <w:r w:rsidRPr="005A52E1">
              <w:t>)</w:t>
            </w:r>
          </w:p>
        </w:tc>
        <w:tc>
          <w:tcPr>
            <w:tcW w:w="295" w:type="pct"/>
          </w:tcPr>
          <w:p w14:paraId="12534117" w14:textId="77777777" w:rsidR="00F90148" w:rsidRPr="005A52E1" w:rsidRDefault="00F90148" w:rsidP="00D04606">
            <w:pPr>
              <w:pStyle w:val="GOSTTablenorm"/>
              <w:suppressAutoHyphens/>
            </w:pPr>
            <w:r w:rsidRPr="005A52E1">
              <w:t>Да</w:t>
            </w:r>
          </w:p>
        </w:tc>
        <w:tc>
          <w:tcPr>
            <w:tcW w:w="315" w:type="pct"/>
          </w:tcPr>
          <w:p w14:paraId="1EF4B951" w14:textId="5FF97942" w:rsidR="00F90148" w:rsidRPr="005A52E1" w:rsidRDefault="00F90148" w:rsidP="00D04606">
            <w:pPr>
              <w:pStyle w:val="GOSTTablenorm"/>
              <w:suppressAutoHyphens/>
            </w:pPr>
          </w:p>
        </w:tc>
        <w:tc>
          <w:tcPr>
            <w:tcW w:w="2040" w:type="pct"/>
          </w:tcPr>
          <w:p w14:paraId="2D76277A" w14:textId="71528C20" w:rsidR="00F90148" w:rsidRPr="00106607" w:rsidRDefault="00F90148" w:rsidP="00D04606">
            <w:pPr>
              <w:pStyle w:val="GOSTTablenorm"/>
              <w:suppressAutoHyphens/>
            </w:pPr>
            <w:r w:rsidRPr="00106607">
              <w:t xml:space="preserve">Дата и время формирования </w:t>
            </w:r>
            <w:r w:rsidR="007029AE">
              <w:t>ответ</w:t>
            </w:r>
            <w:r w:rsidRPr="00106607">
              <w:t xml:space="preserve">а </w:t>
            </w:r>
            <w:r w:rsidR="007029AE">
              <w:rPr>
                <w:lang w:val="en-US"/>
              </w:rPr>
              <w:t>SVAP</w:t>
            </w:r>
            <w:r w:rsidRPr="005A52E1">
              <w:t>.</w:t>
            </w:r>
          </w:p>
          <w:p w14:paraId="28D53F00" w14:textId="77777777" w:rsidR="00F90148" w:rsidRPr="00AF60EA" w:rsidRDefault="00F90148" w:rsidP="00D04606">
            <w:pPr>
              <w:pStyle w:val="GOSTTablenorm"/>
              <w:suppressAutoHyphens/>
            </w:pPr>
            <w:r w:rsidRPr="00106607">
              <w:t xml:space="preserve">Формат </w:t>
            </w:r>
            <w:r w:rsidRPr="00106607">
              <w:rPr>
                <w:lang w:val="en-US"/>
              </w:rPr>
              <w:t>YYYY</w:t>
            </w:r>
            <w:r w:rsidRPr="003F2180">
              <w:t>-</w:t>
            </w:r>
            <w:r w:rsidRPr="00711EB3">
              <w:rPr>
                <w:lang w:val="en-US"/>
              </w:rPr>
              <w:t>MM</w:t>
            </w:r>
            <w:r w:rsidRPr="00711EB3">
              <w:t>-</w:t>
            </w:r>
            <w:r w:rsidRPr="004570C1">
              <w:rPr>
                <w:lang w:val="en-US"/>
              </w:rPr>
              <w:t>DD</w:t>
            </w:r>
            <w:r w:rsidRPr="00C04ABF">
              <w:t xml:space="preserve"> </w:t>
            </w:r>
            <w:proofErr w:type="spellStart"/>
            <w:r w:rsidRPr="00AF60EA">
              <w:rPr>
                <w:lang w:val="en-US"/>
              </w:rPr>
              <w:t>hh</w:t>
            </w:r>
            <w:proofErr w:type="spellEnd"/>
            <w:r w:rsidRPr="00AF60EA">
              <w:t>:</w:t>
            </w:r>
            <w:proofErr w:type="gramStart"/>
            <w:r w:rsidRPr="00AF60EA">
              <w:rPr>
                <w:lang w:val="en-US"/>
              </w:rPr>
              <w:t>mm</w:t>
            </w:r>
            <w:r w:rsidRPr="00AF60EA">
              <w:t>:</w:t>
            </w:r>
            <w:r w:rsidRPr="00AF60EA">
              <w:rPr>
                <w:lang w:val="en-US"/>
              </w:rPr>
              <w:t>ss</w:t>
            </w:r>
            <w:proofErr w:type="gramEnd"/>
          </w:p>
        </w:tc>
      </w:tr>
      <w:tr w:rsidR="008E5B22" w:rsidRPr="005A52E1" w14:paraId="513CA54F" w14:textId="77777777" w:rsidTr="00C75A4E">
        <w:tc>
          <w:tcPr>
            <w:tcW w:w="1100" w:type="pct"/>
          </w:tcPr>
          <w:p w14:paraId="53E039BB" w14:textId="0AD641D8" w:rsidR="00F90148" w:rsidRPr="00106607" w:rsidRDefault="00F90148" w:rsidP="00D04606">
            <w:pPr>
              <w:pStyle w:val="GOSTTablenorm"/>
              <w:suppressAutoHyphens/>
            </w:pPr>
            <w:r w:rsidRPr="00106607">
              <w:t>Версия формата</w:t>
            </w:r>
          </w:p>
        </w:tc>
        <w:tc>
          <w:tcPr>
            <w:tcW w:w="750" w:type="pct"/>
          </w:tcPr>
          <w:p w14:paraId="5C138F14" w14:textId="77777777" w:rsidR="00F90148" w:rsidRPr="003F2180" w:rsidRDefault="00F90148" w:rsidP="00D04606">
            <w:pPr>
              <w:pStyle w:val="GOSTTablenorm"/>
              <w:suppressAutoHyphens/>
              <w:rPr>
                <w:lang w:val="en-US"/>
              </w:rPr>
            </w:pPr>
            <w:r w:rsidRPr="00106607">
              <w:rPr>
                <w:lang w:val="en-US"/>
              </w:rPr>
              <w:t>Version</w:t>
            </w:r>
          </w:p>
        </w:tc>
        <w:tc>
          <w:tcPr>
            <w:tcW w:w="500" w:type="pct"/>
          </w:tcPr>
          <w:p w14:paraId="7564CB6D" w14:textId="77777777" w:rsidR="00F90148" w:rsidRPr="005A52E1" w:rsidRDefault="00F90148" w:rsidP="00D04606">
            <w:pPr>
              <w:pStyle w:val="GOSTTablenorm"/>
              <w:suppressAutoHyphens/>
              <w:rPr>
                <w:lang w:val="en-US"/>
              </w:rPr>
            </w:pPr>
            <w:r w:rsidRPr="005A52E1">
              <w:t>Строка</w:t>
            </w:r>
          </w:p>
        </w:tc>
        <w:tc>
          <w:tcPr>
            <w:tcW w:w="295" w:type="pct"/>
          </w:tcPr>
          <w:p w14:paraId="36DD1AA5" w14:textId="77777777" w:rsidR="00F90148" w:rsidRPr="005A52E1" w:rsidRDefault="00F90148" w:rsidP="00D04606">
            <w:pPr>
              <w:pStyle w:val="GOSTTablenorm"/>
              <w:suppressAutoHyphens/>
            </w:pPr>
            <w:r w:rsidRPr="005A52E1">
              <w:t>Да</w:t>
            </w:r>
          </w:p>
        </w:tc>
        <w:tc>
          <w:tcPr>
            <w:tcW w:w="315" w:type="pct"/>
          </w:tcPr>
          <w:p w14:paraId="5B540421" w14:textId="77777777" w:rsidR="00F90148" w:rsidRPr="00106607" w:rsidRDefault="00F90148" w:rsidP="00D04606">
            <w:pPr>
              <w:pStyle w:val="GOSTTablenorm"/>
              <w:suppressAutoHyphens/>
              <w:rPr>
                <w:lang w:val="en-US"/>
              </w:rPr>
            </w:pPr>
            <w:r w:rsidRPr="00106607">
              <w:t>&lt;=</w:t>
            </w:r>
            <w:r w:rsidRPr="00106607">
              <w:rPr>
                <w:lang w:val="en-US"/>
              </w:rPr>
              <w:t>10</w:t>
            </w:r>
          </w:p>
        </w:tc>
        <w:tc>
          <w:tcPr>
            <w:tcW w:w="2040" w:type="pct"/>
          </w:tcPr>
          <w:p w14:paraId="412F5E2C" w14:textId="7CFB90E0" w:rsidR="00F90148" w:rsidRPr="00711EB3" w:rsidRDefault="00F90148" w:rsidP="00D04606">
            <w:pPr>
              <w:pStyle w:val="GOSTTablenorm"/>
              <w:suppressAutoHyphens/>
            </w:pPr>
            <w:r w:rsidRPr="003F2180">
              <w:t xml:space="preserve">Версия формата </w:t>
            </w:r>
            <w:r w:rsidR="007029AE">
              <w:t>ответ</w:t>
            </w:r>
            <w:r w:rsidRPr="00711EB3">
              <w:t>а</w:t>
            </w:r>
          </w:p>
        </w:tc>
      </w:tr>
      <w:tr w:rsidR="008E5B22" w:rsidRPr="005A52E1" w14:paraId="324854E0" w14:textId="77777777" w:rsidTr="00C75A4E">
        <w:tc>
          <w:tcPr>
            <w:tcW w:w="1100" w:type="pct"/>
          </w:tcPr>
          <w:p w14:paraId="1E9EB40C" w14:textId="77777777" w:rsidR="00F90148" w:rsidRPr="008E5B22" w:rsidRDefault="00F90148" w:rsidP="00D04606">
            <w:pPr>
              <w:pStyle w:val="GOSTTablenorm"/>
              <w:suppressAutoHyphens/>
            </w:pPr>
            <w:r w:rsidRPr="00474651">
              <w:t>Глобальный идентификатор запроса</w:t>
            </w:r>
          </w:p>
        </w:tc>
        <w:tc>
          <w:tcPr>
            <w:tcW w:w="750" w:type="pct"/>
          </w:tcPr>
          <w:p w14:paraId="496DFCDC" w14:textId="77777777" w:rsidR="00F90148" w:rsidRPr="00C75A4E" w:rsidRDefault="00F90148" w:rsidP="00D04606">
            <w:pPr>
              <w:pStyle w:val="GOSTTablenorm"/>
              <w:suppressAutoHyphens/>
            </w:pPr>
            <w:proofErr w:type="spellStart"/>
            <w:r w:rsidRPr="00C75A4E">
              <w:t>ReqGuid</w:t>
            </w:r>
            <w:proofErr w:type="spellEnd"/>
          </w:p>
        </w:tc>
        <w:tc>
          <w:tcPr>
            <w:tcW w:w="500" w:type="pct"/>
          </w:tcPr>
          <w:p w14:paraId="1B8A6F39" w14:textId="77777777" w:rsidR="00F90148" w:rsidRPr="00474651" w:rsidRDefault="00F90148" w:rsidP="00D04606">
            <w:pPr>
              <w:pStyle w:val="GOSTTablenorm"/>
              <w:suppressAutoHyphens/>
            </w:pPr>
            <w:r w:rsidRPr="00C75A4E">
              <w:t>GUID</w:t>
            </w:r>
          </w:p>
        </w:tc>
        <w:tc>
          <w:tcPr>
            <w:tcW w:w="295" w:type="pct"/>
          </w:tcPr>
          <w:p w14:paraId="28D99561" w14:textId="77777777" w:rsidR="00F90148" w:rsidRPr="00BA7A4A" w:rsidRDefault="00F90148" w:rsidP="00D04606">
            <w:pPr>
              <w:pStyle w:val="GOSTTablenorm"/>
              <w:suppressAutoHyphens/>
            </w:pPr>
            <w:r w:rsidRPr="00890A8D">
              <w:t>Да</w:t>
            </w:r>
          </w:p>
        </w:tc>
        <w:tc>
          <w:tcPr>
            <w:tcW w:w="315" w:type="pct"/>
          </w:tcPr>
          <w:p w14:paraId="3E448281" w14:textId="77777777" w:rsidR="00F90148" w:rsidRPr="00C75A4E" w:rsidRDefault="00F90148" w:rsidP="00D04606">
            <w:pPr>
              <w:pStyle w:val="GOSTTablenorm"/>
              <w:suppressAutoHyphens/>
            </w:pPr>
            <w:r w:rsidRPr="00C75A4E">
              <w:t>=</w:t>
            </w:r>
            <w:r w:rsidRPr="00474651">
              <w:t>36</w:t>
            </w:r>
          </w:p>
        </w:tc>
        <w:tc>
          <w:tcPr>
            <w:tcW w:w="2040" w:type="pct"/>
          </w:tcPr>
          <w:p w14:paraId="654F67A7" w14:textId="7099EA3E" w:rsidR="00F90148" w:rsidRPr="008E5B22" w:rsidRDefault="00F90148" w:rsidP="00D04606">
            <w:pPr>
              <w:pStyle w:val="GOSTTablenorm"/>
              <w:suppressAutoHyphens/>
            </w:pPr>
            <w:r w:rsidRPr="00474651">
              <w:t xml:space="preserve">Уникальный идентификатор </w:t>
            </w:r>
            <w:r w:rsidRPr="008E5B22">
              <w:t>запроса (с тире)</w:t>
            </w:r>
            <w:r w:rsidR="003C39F0" w:rsidRPr="008E5B22">
              <w:t>, на который направляется ответ</w:t>
            </w:r>
          </w:p>
        </w:tc>
      </w:tr>
      <w:tr w:rsidR="008E5B22" w:rsidRPr="005A52E1" w14:paraId="19278667" w14:textId="77777777" w:rsidTr="00C75A4E">
        <w:tc>
          <w:tcPr>
            <w:tcW w:w="1100" w:type="pct"/>
          </w:tcPr>
          <w:p w14:paraId="6C580E7E" w14:textId="04BCA62C" w:rsidR="00F90148" w:rsidRPr="00C75A4E" w:rsidRDefault="00F90148" w:rsidP="00D04606">
            <w:pPr>
              <w:pStyle w:val="GOSTTablenorm"/>
              <w:suppressAutoHyphens/>
            </w:pPr>
            <w:r w:rsidRPr="00474651">
              <w:t>Глобальный иденти</w:t>
            </w:r>
            <w:r w:rsidRPr="008E5B22">
              <w:t xml:space="preserve">фикатор </w:t>
            </w:r>
            <w:r w:rsidR="003D3B75" w:rsidRPr="008E5B22">
              <w:t>ответа</w:t>
            </w:r>
          </w:p>
        </w:tc>
        <w:tc>
          <w:tcPr>
            <w:tcW w:w="750" w:type="pct"/>
          </w:tcPr>
          <w:p w14:paraId="0930D7FC" w14:textId="27664837" w:rsidR="00F90148" w:rsidRPr="00C75A4E" w:rsidRDefault="003D3B75" w:rsidP="00D04606">
            <w:pPr>
              <w:pStyle w:val="GOSTTablenorm"/>
              <w:suppressAutoHyphens/>
            </w:pPr>
            <w:proofErr w:type="spellStart"/>
            <w:r w:rsidRPr="00C75A4E">
              <w:t>Ans</w:t>
            </w:r>
            <w:r w:rsidR="00F90148" w:rsidRPr="00C75A4E">
              <w:t>Guid</w:t>
            </w:r>
            <w:proofErr w:type="spellEnd"/>
          </w:p>
        </w:tc>
        <w:tc>
          <w:tcPr>
            <w:tcW w:w="500" w:type="pct"/>
          </w:tcPr>
          <w:p w14:paraId="31DA9AB7" w14:textId="08D3CA6D" w:rsidR="00F90148" w:rsidRPr="00C75A4E" w:rsidRDefault="00F90148" w:rsidP="00D04606">
            <w:pPr>
              <w:pStyle w:val="GOSTTablenorm"/>
              <w:suppressAutoHyphens/>
            </w:pPr>
            <w:r w:rsidRPr="00C75A4E">
              <w:t>GUID</w:t>
            </w:r>
          </w:p>
        </w:tc>
        <w:tc>
          <w:tcPr>
            <w:tcW w:w="295" w:type="pct"/>
          </w:tcPr>
          <w:p w14:paraId="2A6E32DA" w14:textId="40097544" w:rsidR="00F90148" w:rsidRPr="00474651" w:rsidRDefault="00F90148" w:rsidP="00D04606">
            <w:pPr>
              <w:pStyle w:val="GOSTTablenorm"/>
              <w:suppressAutoHyphens/>
            </w:pPr>
            <w:r w:rsidRPr="00474651">
              <w:t>Да</w:t>
            </w:r>
          </w:p>
        </w:tc>
        <w:tc>
          <w:tcPr>
            <w:tcW w:w="315" w:type="pct"/>
          </w:tcPr>
          <w:p w14:paraId="60A19CE6" w14:textId="45E477FC" w:rsidR="00F90148" w:rsidRPr="00C75A4E" w:rsidRDefault="00F90148" w:rsidP="00D04606">
            <w:pPr>
              <w:pStyle w:val="GOSTTablenorm"/>
              <w:suppressAutoHyphens/>
            </w:pPr>
            <w:r w:rsidRPr="00C75A4E">
              <w:t>=</w:t>
            </w:r>
            <w:r w:rsidRPr="00474651">
              <w:t>36</w:t>
            </w:r>
          </w:p>
        </w:tc>
        <w:tc>
          <w:tcPr>
            <w:tcW w:w="2040" w:type="pct"/>
          </w:tcPr>
          <w:p w14:paraId="330D1D3D" w14:textId="4CC74917" w:rsidR="00F90148" w:rsidRPr="008E5B22" w:rsidRDefault="00F90148" w:rsidP="00D04606">
            <w:pPr>
              <w:pStyle w:val="GOSTTablenorm"/>
              <w:suppressAutoHyphens/>
            </w:pPr>
            <w:r w:rsidRPr="00474651">
              <w:t xml:space="preserve">Уникальный идентификатор </w:t>
            </w:r>
            <w:r w:rsidR="003C39F0" w:rsidRPr="008E5B22">
              <w:t>ответа</w:t>
            </w:r>
            <w:r w:rsidRPr="008E5B22">
              <w:t xml:space="preserve"> (с тире)</w:t>
            </w:r>
          </w:p>
        </w:tc>
      </w:tr>
      <w:tr w:rsidR="008E5B22" w:rsidRPr="005A52E1" w14:paraId="02D2EC76" w14:textId="77777777" w:rsidTr="00C75A4E">
        <w:tc>
          <w:tcPr>
            <w:tcW w:w="1100" w:type="pct"/>
          </w:tcPr>
          <w:p w14:paraId="1BECDBBC" w14:textId="77777777" w:rsidR="00F90148" w:rsidRPr="008E5B22" w:rsidRDefault="00F90148" w:rsidP="00D04606">
            <w:pPr>
              <w:pStyle w:val="GOSTTablenorm"/>
              <w:suppressAutoHyphens/>
            </w:pPr>
            <w:r w:rsidRPr="00474651">
              <w:t>Глобальный идентификатор документа</w:t>
            </w:r>
          </w:p>
        </w:tc>
        <w:tc>
          <w:tcPr>
            <w:tcW w:w="750" w:type="pct"/>
          </w:tcPr>
          <w:p w14:paraId="68B68446" w14:textId="77777777" w:rsidR="00F90148" w:rsidRPr="00C75A4E" w:rsidRDefault="00F90148" w:rsidP="00D04606">
            <w:pPr>
              <w:pStyle w:val="GOSTTablenorm"/>
              <w:suppressAutoHyphens/>
            </w:pPr>
            <w:proofErr w:type="spellStart"/>
            <w:r w:rsidRPr="008E5B22">
              <w:t>DocGuid</w:t>
            </w:r>
            <w:proofErr w:type="spellEnd"/>
          </w:p>
        </w:tc>
        <w:tc>
          <w:tcPr>
            <w:tcW w:w="500" w:type="pct"/>
          </w:tcPr>
          <w:p w14:paraId="3CFD6E7C" w14:textId="77777777" w:rsidR="00F90148" w:rsidRPr="00890A8D" w:rsidRDefault="00F90148" w:rsidP="00D04606">
            <w:pPr>
              <w:pStyle w:val="GOSTTablenorm"/>
              <w:suppressAutoHyphens/>
            </w:pPr>
            <w:r w:rsidRPr="00474651">
              <w:t>GUID</w:t>
            </w:r>
          </w:p>
        </w:tc>
        <w:tc>
          <w:tcPr>
            <w:tcW w:w="295" w:type="pct"/>
          </w:tcPr>
          <w:p w14:paraId="61846AF4" w14:textId="77777777" w:rsidR="00F90148" w:rsidRPr="00BA7A4A" w:rsidRDefault="00F90148" w:rsidP="00D04606">
            <w:pPr>
              <w:pStyle w:val="GOSTTablenorm"/>
              <w:suppressAutoHyphens/>
            </w:pPr>
            <w:r w:rsidRPr="00BA7A4A">
              <w:t>Нет</w:t>
            </w:r>
          </w:p>
        </w:tc>
        <w:tc>
          <w:tcPr>
            <w:tcW w:w="315" w:type="pct"/>
          </w:tcPr>
          <w:p w14:paraId="3007FFAA" w14:textId="77777777" w:rsidR="00F90148" w:rsidRPr="008E5B22" w:rsidRDefault="00F90148" w:rsidP="00D04606">
            <w:pPr>
              <w:pStyle w:val="GOSTTablenorm"/>
              <w:suppressAutoHyphens/>
            </w:pPr>
            <w:r w:rsidRPr="008E5B22">
              <w:t>=36</w:t>
            </w:r>
          </w:p>
        </w:tc>
        <w:tc>
          <w:tcPr>
            <w:tcW w:w="2040" w:type="pct"/>
          </w:tcPr>
          <w:p w14:paraId="3DE7DB40" w14:textId="59A5A82C" w:rsidR="00F90148" w:rsidRPr="008E5B22" w:rsidRDefault="00F90148" w:rsidP="00D04606">
            <w:pPr>
              <w:pStyle w:val="GOSTTablenorm"/>
              <w:suppressAutoHyphens/>
            </w:pPr>
            <w:r w:rsidRPr="008E5B22">
              <w:t xml:space="preserve">Уникальный идентификатор </w:t>
            </w:r>
            <w:r w:rsidR="003C39F0" w:rsidRPr="008E5B22">
              <w:t>документа/отчета/виджета</w:t>
            </w:r>
            <w:r w:rsidRPr="008E5B22">
              <w:t xml:space="preserve"> (с тире</w:t>
            </w:r>
            <w:r w:rsidR="003C39F0" w:rsidRPr="008E5B22">
              <w:t xml:space="preserve">), </w:t>
            </w:r>
            <w:proofErr w:type="spellStart"/>
            <w:r w:rsidR="003C39F0" w:rsidRPr="008E5B22">
              <w:t>иницировавшего</w:t>
            </w:r>
            <w:proofErr w:type="spellEnd"/>
            <w:r w:rsidR="003C39F0" w:rsidRPr="008E5B22">
              <w:t xml:space="preserve"> запрос. Заполняется, если был указан в запросе</w:t>
            </w:r>
          </w:p>
        </w:tc>
      </w:tr>
      <w:tr w:rsidR="008E5B22" w:rsidRPr="005A52E1" w14:paraId="145C5D60" w14:textId="77777777" w:rsidTr="00C75A4E">
        <w:tc>
          <w:tcPr>
            <w:tcW w:w="1100" w:type="pct"/>
          </w:tcPr>
          <w:p w14:paraId="70C625E8" w14:textId="21F25050" w:rsidR="00F90148" w:rsidRPr="00106607" w:rsidRDefault="003D3B75" w:rsidP="00D04606">
            <w:pPr>
              <w:pStyle w:val="GOSTTablenorm"/>
              <w:suppressAutoHyphens/>
            </w:pPr>
            <w:r>
              <w:t>Результат выполнения операции</w:t>
            </w:r>
          </w:p>
        </w:tc>
        <w:tc>
          <w:tcPr>
            <w:tcW w:w="750" w:type="pct"/>
          </w:tcPr>
          <w:p w14:paraId="7CA93A94" w14:textId="685E9612" w:rsidR="00F90148" w:rsidRPr="003F2180" w:rsidRDefault="003D3B75" w:rsidP="00D04606">
            <w:pPr>
              <w:pStyle w:val="GOSTTablenorm"/>
              <w:suppressAutoHyphens/>
              <w:rPr>
                <w:lang w:val="en-US"/>
              </w:rPr>
            </w:pPr>
            <w:r>
              <w:rPr>
                <w:lang w:val="en-US"/>
              </w:rPr>
              <w:t>Result</w:t>
            </w:r>
          </w:p>
        </w:tc>
        <w:tc>
          <w:tcPr>
            <w:tcW w:w="500" w:type="pct"/>
          </w:tcPr>
          <w:p w14:paraId="033935EE" w14:textId="1373784D" w:rsidR="00F90148" w:rsidRPr="003D3B75" w:rsidRDefault="003D3B75" w:rsidP="00D04606">
            <w:pPr>
              <w:pStyle w:val="GOSTTablenorm"/>
              <w:suppressAutoHyphens/>
            </w:pPr>
            <w:r>
              <w:t>Строка</w:t>
            </w:r>
          </w:p>
        </w:tc>
        <w:tc>
          <w:tcPr>
            <w:tcW w:w="295" w:type="pct"/>
          </w:tcPr>
          <w:p w14:paraId="44D6B02C" w14:textId="1CF5C384" w:rsidR="00F90148" w:rsidRPr="005A52E1" w:rsidRDefault="003D3B75" w:rsidP="00D04606">
            <w:pPr>
              <w:pStyle w:val="GOSTTablenorm"/>
              <w:suppressAutoHyphens/>
            </w:pPr>
            <w:r>
              <w:t>Да</w:t>
            </w:r>
          </w:p>
        </w:tc>
        <w:tc>
          <w:tcPr>
            <w:tcW w:w="315" w:type="pct"/>
          </w:tcPr>
          <w:p w14:paraId="7B31511D" w14:textId="213C9F23" w:rsidR="00F90148" w:rsidRPr="003D3B75" w:rsidRDefault="003D3B75" w:rsidP="00D04606">
            <w:pPr>
              <w:pStyle w:val="GOSTTablenorm"/>
              <w:suppressAutoHyphens/>
            </w:pPr>
            <w:r>
              <w:t>=1</w:t>
            </w:r>
          </w:p>
        </w:tc>
        <w:tc>
          <w:tcPr>
            <w:tcW w:w="2040" w:type="pct"/>
          </w:tcPr>
          <w:p w14:paraId="6717F66E" w14:textId="5179C07D" w:rsidR="00F90148" w:rsidRPr="00BA7A4A" w:rsidRDefault="003D3B75" w:rsidP="00D04606">
            <w:pPr>
              <w:pStyle w:val="GOSTTablenorm"/>
              <w:suppressAutoHyphens/>
            </w:pPr>
            <w:r w:rsidRPr="00890A8D">
              <w:t>Передается следующее значение:</w:t>
            </w:r>
          </w:p>
          <w:p w14:paraId="2E01C12B" w14:textId="3E2DEE28" w:rsidR="003D3B75" w:rsidRPr="00711EB3" w:rsidRDefault="008E5B22" w:rsidP="00BA0533">
            <w:pPr>
              <w:pStyle w:val="GOSTTableListMark1"/>
              <w:suppressAutoHyphens/>
            </w:pPr>
            <w:r>
              <w:t>«</w:t>
            </w:r>
            <w:r w:rsidR="003D3B75">
              <w:rPr>
                <w:lang w:val="en-US"/>
              </w:rPr>
              <w:t>E</w:t>
            </w:r>
            <w:r>
              <w:t>»</w:t>
            </w:r>
            <w:r w:rsidR="003D3B75" w:rsidRPr="003D3B75">
              <w:t xml:space="preserve"> </w:t>
            </w:r>
            <w:r w:rsidR="003D3B75">
              <w:t xml:space="preserve">- </w:t>
            </w:r>
            <w:r w:rsidR="003D3B75">
              <w:rPr>
                <w:lang w:val="en-US"/>
              </w:rPr>
              <w:t>E</w:t>
            </w:r>
            <w:r w:rsidR="003C39F0">
              <w:rPr>
                <w:lang w:val="en-US"/>
              </w:rPr>
              <w:t>RROR</w:t>
            </w:r>
            <w:r w:rsidR="003D3B75" w:rsidRPr="003D3B75">
              <w:t xml:space="preserve"> - </w:t>
            </w:r>
            <w:r w:rsidR="003D3B75">
              <w:t>Не успешное завершение</w:t>
            </w:r>
          </w:p>
        </w:tc>
      </w:tr>
      <w:tr w:rsidR="008E5B22" w:rsidRPr="005A52E1" w14:paraId="22E16209" w14:textId="77777777" w:rsidTr="00C75A4E">
        <w:tc>
          <w:tcPr>
            <w:tcW w:w="1100" w:type="pct"/>
          </w:tcPr>
          <w:p w14:paraId="172DE8EC" w14:textId="2C62A171" w:rsidR="003D3B75" w:rsidRPr="008E5B22" w:rsidRDefault="003D3B75" w:rsidP="00D04606">
            <w:pPr>
              <w:pStyle w:val="GOSTTablenorm"/>
              <w:suppressAutoHyphens/>
            </w:pPr>
            <w:r w:rsidRPr="00474651">
              <w:t>Текст ошибки</w:t>
            </w:r>
          </w:p>
        </w:tc>
        <w:tc>
          <w:tcPr>
            <w:tcW w:w="750" w:type="pct"/>
          </w:tcPr>
          <w:p w14:paraId="574D6798" w14:textId="75490F31" w:rsidR="003D3B75" w:rsidRPr="00474651" w:rsidRDefault="003D3B75" w:rsidP="00D04606">
            <w:pPr>
              <w:pStyle w:val="GOSTTablenorm"/>
              <w:suppressAutoHyphens/>
            </w:pPr>
            <w:proofErr w:type="spellStart"/>
            <w:r w:rsidRPr="00C75A4E">
              <w:t>ResultDescr</w:t>
            </w:r>
            <w:proofErr w:type="spellEnd"/>
          </w:p>
        </w:tc>
        <w:tc>
          <w:tcPr>
            <w:tcW w:w="500" w:type="pct"/>
          </w:tcPr>
          <w:p w14:paraId="4F8C2575" w14:textId="59DCD933" w:rsidR="003D3B75" w:rsidRPr="00BA7A4A" w:rsidRDefault="003D3B75" w:rsidP="00D04606">
            <w:pPr>
              <w:pStyle w:val="GOSTTablenorm"/>
              <w:suppressAutoHyphens/>
            </w:pPr>
            <w:r w:rsidRPr="00890A8D">
              <w:t>Строка</w:t>
            </w:r>
          </w:p>
        </w:tc>
        <w:tc>
          <w:tcPr>
            <w:tcW w:w="295" w:type="pct"/>
          </w:tcPr>
          <w:p w14:paraId="4E85E147" w14:textId="548D1AD7" w:rsidR="003D3B75" w:rsidRPr="00BA7A4A" w:rsidRDefault="003D3B75" w:rsidP="00D04606">
            <w:pPr>
              <w:pStyle w:val="GOSTTablenorm"/>
              <w:suppressAutoHyphens/>
            </w:pPr>
            <w:r w:rsidRPr="00BA7A4A">
              <w:t>Нет</w:t>
            </w:r>
          </w:p>
        </w:tc>
        <w:tc>
          <w:tcPr>
            <w:tcW w:w="315" w:type="pct"/>
          </w:tcPr>
          <w:p w14:paraId="01205097" w14:textId="7B37EE42" w:rsidR="003D3B75" w:rsidRPr="008E5B22" w:rsidRDefault="003D3B75" w:rsidP="00D04606">
            <w:pPr>
              <w:pStyle w:val="GOSTTablenorm"/>
              <w:suppressAutoHyphens/>
            </w:pPr>
            <w:r w:rsidRPr="00C75A4E">
              <w:t>&lt;</w:t>
            </w:r>
            <w:r w:rsidRPr="00474651">
              <w:t>=2000</w:t>
            </w:r>
          </w:p>
        </w:tc>
        <w:tc>
          <w:tcPr>
            <w:tcW w:w="2040" w:type="pct"/>
          </w:tcPr>
          <w:p w14:paraId="4FC064A1" w14:textId="21BF112B" w:rsidR="003D3B75" w:rsidRPr="008E5B22" w:rsidRDefault="007F1D6A" w:rsidP="00D04606">
            <w:pPr>
              <w:pStyle w:val="GOSTTablenorm"/>
              <w:suppressAutoHyphens/>
            </w:pPr>
            <w:r>
              <w:t>Р</w:t>
            </w:r>
            <w:r w:rsidR="003D3B75" w:rsidRPr="008E5B22">
              <w:t>азвернутый текст ошибки</w:t>
            </w:r>
          </w:p>
        </w:tc>
      </w:tr>
    </w:tbl>
    <w:p w14:paraId="6705836C" w14:textId="444C0716" w:rsidR="006F725F" w:rsidRDefault="006F725F" w:rsidP="00D04606">
      <w:pPr>
        <w:pStyle w:val="31"/>
      </w:pPr>
      <w:bookmarkStart w:id="364" w:name="_Toc226456978"/>
      <w:r w:rsidRPr="00474651">
        <w:lastRenderedPageBreak/>
        <w:t xml:space="preserve">Пример </w:t>
      </w:r>
      <w:r w:rsidR="009D00A1" w:rsidRPr="008E5B22">
        <w:t>ответ</w:t>
      </w:r>
      <w:r w:rsidRPr="008E5B22">
        <w:t>а</w:t>
      </w:r>
      <w:bookmarkEnd w:id="364"/>
    </w:p>
    <w:p w14:paraId="6B2EB212" w14:textId="77777777" w:rsidR="000E7441" w:rsidRPr="000E7441" w:rsidRDefault="000E7441" w:rsidP="00D04606">
      <w:pPr>
        <w:pStyle w:val="GOSTScript"/>
        <w:suppressAutoHyphens/>
      </w:pPr>
      <w:r w:rsidRPr="000E7441">
        <w:t>{</w:t>
      </w:r>
    </w:p>
    <w:p w14:paraId="79723FF7" w14:textId="77777777" w:rsidR="000E7441" w:rsidRPr="000E7441" w:rsidRDefault="000E7441" w:rsidP="00D04606">
      <w:pPr>
        <w:pStyle w:val="GOSTScript"/>
        <w:suppressAutoHyphens/>
      </w:pPr>
      <w:r w:rsidRPr="000E7441">
        <w:tab/>
        <w:t>"header": {</w:t>
      </w:r>
    </w:p>
    <w:p w14:paraId="2F0CE86F" w14:textId="77777777" w:rsidR="000E7441" w:rsidRPr="000E7441" w:rsidRDefault="000E7441" w:rsidP="00D04606">
      <w:pPr>
        <w:pStyle w:val="GOSTScript"/>
        <w:suppressAutoHyphens/>
      </w:pPr>
      <w:r w:rsidRPr="000E7441">
        <w:tab/>
      </w:r>
      <w:r w:rsidRPr="000E7441">
        <w:tab/>
        <w:t>"Source": "ARP",</w:t>
      </w:r>
    </w:p>
    <w:p w14:paraId="1D3DADFD" w14:textId="77777777" w:rsidR="000E7441" w:rsidRPr="000E7441" w:rsidRDefault="000E7441" w:rsidP="00D04606">
      <w:pPr>
        <w:pStyle w:val="GOSTScript"/>
        <w:suppressAutoHyphens/>
      </w:pPr>
      <w:r w:rsidRPr="000E7441">
        <w:tab/>
      </w:r>
      <w:r w:rsidRPr="000E7441">
        <w:tab/>
        <w:t>"Receiver": "ARP",</w:t>
      </w:r>
    </w:p>
    <w:p w14:paraId="62487735" w14:textId="4C9E0FA5" w:rsidR="000E7441" w:rsidRPr="000E7441" w:rsidRDefault="000E7441" w:rsidP="00D04606">
      <w:pPr>
        <w:pStyle w:val="GOSTScript"/>
        <w:suppressAutoHyphens/>
      </w:pPr>
      <w:r w:rsidRPr="000E7441">
        <w:tab/>
      </w:r>
      <w:r w:rsidRPr="000E7441">
        <w:tab/>
        <w:t>"</w:t>
      </w:r>
      <w:r w:rsidR="00A723D3" w:rsidRPr="00485BAA">
        <w:t>AnsDateTime</w:t>
      </w:r>
      <w:r w:rsidRPr="000E7441">
        <w:t>": "2023-04-06 14:37:24",</w:t>
      </w:r>
    </w:p>
    <w:p w14:paraId="11122438" w14:textId="77777777" w:rsidR="000E7441" w:rsidRPr="000E7441" w:rsidRDefault="000E7441" w:rsidP="00D04606">
      <w:pPr>
        <w:pStyle w:val="GOSTScript"/>
        <w:suppressAutoHyphens/>
      </w:pPr>
      <w:r w:rsidRPr="000E7441">
        <w:tab/>
      </w:r>
      <w:r w:rsidRPr="000E7441">
        <w:tab/>
        <w:t>"Version": "2.4",</w:t>
      </w:r>
    </w:p>
    <w:p w14:paraId="00042468" w14:textId="77777777" w:rsidR="000E7441" w:rsidRPr="000E7441" w:rsidRDefault="000E7441" w:rsidP="00D04606">
      <w:pPr>
        <w:pStyle w:val="GOSTScript"/>
        <w:suppressAutoHyphens/>
      </w:pPr>
      <w:r w:rsidRPr="000E7441">
        <w:tab/>
      </w:r>
      <w:r w:rsidRPr="000E7441">
        <w:tab/>
        <w:t>"ReqGuid": "g5t4ce5d-1473-9737-903v-cfa72ba94f10",</w:t>
      </w:r>
    </w:p>
    <w:p w14:paraId="39F555C4" w14:textId="77777777" w:rsidR="000E7441" w:rsidRPr="000E7441" w:rsidRDefault="000E7441" w:rsidP="00D04606">
      <w:pPr>
        <w:pStyle w:val="GOSTScript"/>
        <w:suppressAutoHyphens/>
      </w:pPr>
      <w:r w:rsidRPr="000E7441">
        <w:tab/>
      </w:r>
      <w:r w:rsidRPr="000E7441">
        <w:tab/>
        <w:t>"AnsGuid": "g5t4ce5d-1473-9737-903v-cfa72ba94f40",</w:t>
      </w:r>
    </w:p>
    <w:p w14:paraId="13E80B96" w14:textId="77777777" w:rsidR="000E7441" w:rsidRPr="000E7441" w:rsidRDefault="000E7441" w:rsidP="00D04606">
      <w:pPr>
        <w:pStyle w:val="GOSTScript"/>
        <w:suppressAutoHyphens/>
      </w:pPr>
      <w:r w:rsidRPr="000E7441">
        <w:tab/>
      </w:r>
      <w:r w:rsidRPr="000E7441">
        <w:tab/>
        <w:t>"DocGuid": "11b0d4ce5d-2757-4699-948c-cfa72ba94f",</w:t>
      </w:r>
    </w:p>
    <w:p w14:paraId="4811307D" w14:textId="77777777" w:rsidR="000E7441" w:rsidRPr="000E7441" w:rsidRDefault="000E7441" w:rsidP="00D04606">
      <w:pPr>
        <w:pStyle w:val="GOSTScript"/>
        <w:suppressAutoHyphens/>
      </w:pPr>
      <w:r w:rsidRPr="000E7441">
        <w:tab/>
      </w:r>
      <w:r w:rsidRPr="000E7441">
        <w:tab/>
        <w:t>"Result": "E",</w:t>
      </w:r>
    </w:p>
    <w:p w14:paraId="567E11B0" w14:textId="77777777" w:rsidR="000E7441" w:rsidRPr="00C75A4E" w:rsidRDefault="000E7441" w:rsidP="00D04606">
      <w:pPr>
        <w:pStyle w:val="GOSTScript"/>
        <w:suppressAutoHyphens/>
        <w:rPr>
          <w:lang w:val="ru-RU"/>
        </w:rPr>
      </w:pPr>
      <w:r w:rsidRPr="00614EB0">
        <w:rPr>
          <w:lang w:val="ru-RU"/>
        </w:rPr>
        <w:tab/>
      </w:r>
      <w:r w:rsidRPr="00614EB0">
        <w:rPr>
          <w:lang w:val="ru-RU"/>
        </w:rPr>
        <w:tab/>
      </w:r>
      <w:r w:rsidRPr="00C75A4E">
        <w:rPr>
          <w:lang w:val="ru-RU"/>
        </w:rPr>
        <w:t>"</w:t>
      </w:r>
      <w:r w:rsidRPr="000E7441">
        <w:t>ResultDescr</w:t>
      </w:r>
      <w:r w:rsidRPr="00C75A4E">
        <w:rPr>
          <w:lang w:val="ru-RU"/>
        </w:rPr>
        <w:t>": "Отчет не содержит данных"</w:t>
      </w:r>
    </w:p>
    <w:p w14:paraId="3D796474" w14:textId="77777777" w:rsidR="000E7441" w:rsidRPr="000E7441" w:rsidRDefault="000E7441" w:rsidP="00D04606">
      <w:pPr>
        <w:pStyle w:val="GOSTScript"/>
        <w:suppressAutoHyphens/>
      </w:pPr>
      <w:r w:rsidRPr="00C75A4E">
        <w:rPr>
          <w:lang w:val="ru-RU"/>
        </w:rPr>
        <w:tab/>
      </w:r>
      <w:r w:rsidRPr="000E7441">
        <w:t>}</w:t>
      </w:r>
    </w:p>
    <w:p w14:paraId="467A6301" w14:textId="750F95F9" w:rsidR="000E7441" w:rsidRPr="00474651" w:rsidRDefault="000E7441" w:rsidP="00D04606">
      <w:pPr>
        <w:pStyle w:val="GOSTScript"/>
        <w:suppressAutoHyphens/>
      </w:pPr>
      <w:r w:rsidRPr="000E7441">
        <w:t>}</w:t>
      </w:r>
    </w:p>
    <w:p w14:paraId="3646286F" w14:textId="7EC9424F" w:rsidR="00EC7894" w:rsidRPr="00890A8D" w:rsidRDefault="00D04606" w:rsidP="00D04606">
      <w:pPr>
        <w:pStyle w:val="1"/>
      </w:pPr>
      <w:bookmarkStart w:id="365" w:name="_Toc142582666"/>
      <w:bookmarkStart w:id="366" w:name="_Toc150763490"/>
      <w:bookmarkStart w:id="367" w:name="_Ref154665917"/>
      <w:bookmarkStart w:id="368" w:name="_Toc226456979"/>
      <w:bookmarkStart w:id="369" w:name="_Ref144295351"/>
      <w:r>
        <w:lastRenderedPageBreak/>
        <w:t>Отчет</w:t>
      </w:r>
      <w:r w:rsidR="00CB3B96" w:rsidRPr="00C75A4E">
        <w:t xml:space="preserve"> «</w:t>
      </w:r>
      <w:r>
        <w:t>З</w:t>
      </w:r>
      <w:r w:rsidR="00CB3B96" w:rsidRPr="00C75A4E">
        <w:t>аписи учета, сформированные способом, отличным от направления стандартного запроса от функциональной подсистемы</w:t>
      </w:r>
      <w:r w:rsidR="00EC7894" w:rsidRPr="00474651">
        <w:t>»</w:t>
      </w:r>
      <w:r w:rsidR="00EC7894" w:rsidRPr="00890A8D">
        <w:t xml:space="preserve"> (</w:t>
      </w:r>
      <w:r w:rsidR="00F6617B" w:rsidRPr="008E5B22">
        <w:rPr>
          <w:caps w:val="0"/>
        </w:rPr>
        <w:t>NSR</w:t>
      </w:r>
      <w:r w:rsidR="00EC7894" w:rsidRPr="00474651">
        <w:t>)</w:t>
      </w:r>
      <w:bookmarkEnd w:id="365"/>
      <w:bookmarkEnd w:id="366"/>
      <w:bookmarkEnd w:id="367"/>
      <w:bookmarkEnd w:id="368"/>
    </w:p>
    <w:p w14:paraId="3C8A08E3" w14:textId="30BBCBD3" w:rsidR="00EC7894" w:rsidRPr="008E5B22" w:rsidRDefault="00D04606" w:rsidP="00D04606">
      <w:pPr>
        <w:pStyle w:val="GOSTNormal"/>
        <w:suppressAutoHyphens/>
      </w:pPr>
      <w:r>
        <w:t>Диагностический о</w:t>
      </w:r>
      <w:r w:rsidR="00EC7894" w:rsidRPr="00BA7A4A">
        <w:t>тчет «Записи учета, сформированные способом, отличным от направления стандартного запроса от функциональной подсистемы»</w:t>
      </w:r>
      <w:r w:rsidR="00EC7894" w:rsidRPr="008E5B22">
        <w:t xml:space="preserve"> (тип </w:t>
      </w:r>
      <w:r w:rsidR="00EC7894" w:rsidRPr="00C75A4E">
        <w:t>NSR</w:t>
      </w:r>
      <w:r w:rsidR="00EC7894" w:rsidRPr="00474651">
        <w:t xml:space="preserve">) применяется для получения информации о записях учета, сформированных </w:t>
      </w:r>
      <w:r w:rsidR="00EC7894" w:rsidRPr="008E5B22">
        <w:t xml:space="preserve">в </w:t>
      </w:r>
      <w:r w:rsidR="00EC7894" w:rsidRPr="00C75A4E">
        <w:t>SVAP</w:t>
      </w:r>
      <w:r w:rsidR="00EC7894" w:rsidRPr="00474651">
        <w:t xml:space="preserve"> </w:t>
      </w:r>
      <w:r w:rsidR="00EC7894" w:rsidRPr="008E5B22">
        <w:t>способом, отличным от направления стандартного запроса от функциональной подсистемы:</w:t>
      </w:r>
    </w:p>
    <w:p w14:paraId="1683BFCA" w14:textId="77777777" w:rsidR="00EC7894" w:rsidRPr="00F43161" w:rsidRDefault="00EC7894" w:rsidP="00D04606">
      <w:pPr>
        <w:pStyle w:val="GOSTListmark1"/>
        <w:suppressAutoHyphens/>
      </w:pPr>
      <w:r w:rsidRPr="007D5971">
        <w:rPr>
          <w:rFonts w:hint="eastAsia"/>
        </w:rPr>
        <w:t>с</w:t>
      </w:r>
      <w:r w:rsidRPr="007D5971">
        <w:t xml:space="preserve"> </w:t>
      </w:r>
      <w:r w:rsidRPr="007D5971">
        <w:rPr>
          <w:rFonts w:hint="eastAsia"/>
        </w:rPr>
        <w:t>использованием</w:t>
      </w:r>
      <w:r w:rsidRPr="007D5971">
        <w:t xml:space="preserve"> </w:t>
      </w:r>
      <w:r w:rsidRPr="007D5971">
        <w:rPr>
          <w:rFonts w:hint="eastAsia"/>
        </w:rPr>
        <w:t>механизма</w:t>
      </w:r>
      <w:r w:rsidRPr="007D5971">
        <w:t xml:space="preserve"> </w:t>
      </w:r>
      <w:r w:rsidRPr="007D5971">
        <w:rPr>
          <w:rFonts w:hint="eastAsia"/>
        </w:rPr>
        <w:t>массовой</w:t>
      </w:r>
      <w:r w:rsidRPr="007D5971">
        <w:t xml:space="preserve"> </w:t>
      </w:r>
      <w:proofErr w:type="spellStart"/>
      <w:r w:rsidRPr="007D5971">
        <w:rPr>
          <w:rFonts w:hint="eastAsia"/>
        </w:rPr>
        <w:t>переобработки</w:t>
      </w:r>
      <w:proofErr w:type="spellEnd"/>
      <w:r w:rsidRPr="007D5971">
        <w:t xml:space="preserve"> </w:t>
      </w:r>
      <w:r w:rsidRPr="007D5971">
        <w:rPr>
          <w:rFonts w:hint="eastAsia"/>
        </w:rPr>
        <w:t>документов</w:t>
      </w:r>
      <w:r w:rsidRPr="007D5971">
        <w:t xml:space="preserve"> </w:t>
      </w:r>
      <w:r w:rsidRPr="007D5971">
        <w:rPr>
          <w:rFonts w:hint="eastAsia"/>
        </w:rPr>
        <w:t>через</w:t>
      </w:r>
      <w:r w:rsidRPr="007D5971">
        <w:t xml:space="preserve"> </w:t>
      </w:r>
      <w:r w:rsidRPr="007D5971">
        <w:rPr>
          <w:rFonts w:hint="eastAsia"/>
        </w:rPr>
        <w:t>интерфейс</w:t>
      </w:r>
      <w:r w:rsidRPr="007D5971">
        <w:t xml:space="preserve"> SVAP</w:t>
      </w:r>
      <w:r w:rsidRPr="00F43161">
        <w:t>;</w:t>
      </w:r>
    </w:p>
    <w:p w14:paraId="57615B42" w14:textId="77777777" w:rsidR="00EC7894" w:rsidRPr="00F43161" w:rsidRDefault="00EC7894" w:rsidP="00D04606">
      <w:pPr>
        <w:pStyle w:val="GOSTListmark1"/>
        <w:suppressAutoHyphens/>
      </w:pPr>
      <w:r w:rsidRPr="007D5971">
        <w:rPr>
          <w:rFonts w:hint="eastAsia"/>
        </w:rPr>
        <w:t>на</w:t>
      </w:r>
      <w:r w:rsidRPr="007D5971">
        <w:t xml:space="preserve"> </w:t>
      </w:r>
      <w:r w:rsidRPr="007D5971">
        <w:rPr>
          <w:rFonts w:hint="eastAsia"/>
        </w:rPr>
        <w:t>основании</w:t>
      </w:r>
      <w:r w:rsidRPr="007D5971">
        <w:t xml:space="preserve"> </w:t>
      </w:r>
      <w:r w:rsidRPr="007D5971">
        <w:rPr>
          <w:rFonts w:hint="eastAsia"/>
        </w:rPr>
        <w:t>обработки</w:t>
      </w:r>
      <w:r w:rsidRPr="007D5971">
        <w:t xml:space="preserve"> </w:t>
      </w:r>
      <w:r w:rsidRPr="007D5971">
        <w:rPr>
          <w:rFonts w:hint="eastAsia"/>
        </w:rPr>
        <w:t>запросов</w:t>
      </w:r>
      <w:r w:rsidRPr="007D5971">
        <w:t xml:space="preserve"> </w:t>
      </w:r>
      <w:r w:rsidRPr="007D5971">
        <w:rPr>
          <w:rFonts w:hint="eastAsia"/>
        </w:rPr>
        <w:t>с</w:t>
      </w:r>
      <w:r w:rsidRPr="007D5971">
        <w:t xml:space="preserve"> </w:t>
      </w:r>
      <w:r w:rsidRPr="007D5971">
        <w:rPr>
          <w:rFonts w:hint="eastAsia"/>
        </w:rPr>
        <w:t>типом</w:t>
      </w:r>
      <w:r w:rsidRPr="007D5971">
        <w:t xml:space="preserve"> </w:t>
      </w:r>
      <w:r w:rsidRPr="00357993">
        <w:t>ACCOUNTING</w:t>
      </w:r>
      <w:r w:rsidRPr="002641DC">
        <w:t>, REVERSAL</w:t>
      </w:r>
      <w:r w:rsidRPr="004D15FC">
        <w:t xml:space="preserve"> или </w:t>
      </w:r>
      <w:r w:rsidRPr="00357993">
        <w:rPr>
          <w:lang w:val="en-US"/>
        </w:rPr>
        <w:t>REPEAL</w:t>
      </w:r>
      <w:r w:rsidRPr="007D5971">
        <w:t xml:space="preserve">, </w:t>
      </w:r>
      <w:r w:rsidRPr="007D5971">
        <w:rPr>
          <w:rFonts w:hint="eastAsia"/>
        </w:rPr>
        <w:t>поступающих</w:t>
      </w:r>
      <w:r w:rsidRPr="007D5971">
        <w:t xml:space="preserve"> </w:t>
      </w:r>
      <w:r w:rsidRPr="007D5971">
        <w:rPr>
          <w:rFonts w:hint="eastAsia"/>
        </w:rPr>
        <w:t>от</w:t>
      </w:r>
      <w:r w:rsidRPr="007D5971">
        <w:t xml:space="preserve"> </w:t>
      </w:r>
      <w:r w:rsidRPr="007D5971">
        <w:rPr>
          <w:rFonts w:hint="eastAsia"/>
        </w:rPr>
        <w:t>технических</w:t>
      </w:r>
      <w:r w:rsidRPr="007D5971">
        <w:t xml:space="preserve"> </w:t>
      </w:r>
      <w:r w:rsidRPr="007D5971">
        <w:rPr>
          <w:rFonts w:hint="eastAsia"/>
        </w:rPr>
        <w:t>специалистов</w:t>
      </w:r>
      <w:r w:rsidRPr="007D5971">
        <w:t xml:space="preserve"> </w:t>
      </w:r>
      <w:r w:rsidRPr="007D5971">
        <w:rPr>
          <w:rFonts w:hint="eastAsia"/>
        </w:rPr>
        <w:t>с</w:t>
      </w:r>
      <w:r w:rsidRPr="007D5971">
        <w:t xml:space="preserve"> </w:t>
      </w:r>
      <w:r w:rsidRPr="007D5971">
        <w:rPr>
          <w:rFonts w:hint="eastAsia"/>
        </w:rPr>
        <w:t>использованием</w:t>
      </w:r>
      <w:r w:rsidRPr="007D5971">
        <w:t xml:space="preserve"> </w:t>
      </w:r>
      <w:proofErr w:type="spellStart"/>
      <w:r w:rsidRPr="007D5971">
        <w:t>SoapUI</w:t>
      </w:r>
      <w:proofErr w:type="spellEnd"/>
      <w:r w:rsidRPr="007D5971">
        <w:t xml:space="preserve">, </w:t>
      </w:r>
      <w:proofErr w:type="spellStart"/>
      <w:r w:rsidRPr="007D5971">
        <w:t>Postman</w:t>
      </w:r>
      <w:proofErr w:type="spellEnd"/>
      <w:r w:rsidRPr="007D5971">
        <w:t xml:space="preserve"> </w:t>
      </w:r>
      <w:r w:rsidRPr="007D5971">
        <w:rPr>
          <w:rFonts w:hint="eastAsia"/>
        </w:rPr>
        <w:t>и</w:t>
      </w:r>
      <w:r w:rsidRPr="007D5971">
        <w:t xml:space="preserve"> </w:t>
      </w:r>
      <w:r w:rsidRPr="007D5971">
        <w:rPr>
          <w:rFonts w:hint="eastAsia"/>
        </w:rPr>
        <w:t>др</w:t>
      </w:r>
      <w:r w:rsidRPr="007D5971">
        <w:t xml:space="preserve">. </w:t>
      </w:r>
      <w:r w:rsidRPr="007D5971">
        <w:rPr>
          <w:rFonts w:hint="eastAsia"/>
        </w:rPr>
        <w:t>средств</w:t>
      </w:r>
      <w:r w:rsidRPr="00F43161">
        <w:t>.</w:t>
      </w:r>
    </w:p>
    <w:p w14:paraId="4CF6D9A1" w14:textId="77777777" w:rsidR="00EC7894" w:rsidRPr="00EC2242" w:rsidRDefault="00EC7894" w:rsidP="00D04606">
      <w:pPr>
        <w:pStyle w:val="GOSTNormal"/>
        <w:suppressAutoHyphens/>
      </w:pPr>
      <w:r w:rsidRPr="00474651">
        <w:t xml:space="preserve">Информация формируется </w:t>
      </w:r>
      <w:r w:rsidRPr="00EC2242">
        <w:t xml:space="preserve">по коду ТОФК/ЦС по учету и дате отражения операции в учете. Отбор и анализ данных выполняется в разрезе документов, по которым записи учета сформированы способом, отличным от направления </w:t>
      </w:r>
      <w:proofErr w:type="spellStart"/>
      <w:r w:rsidRPr="00EC2242">
        <w:t>стандарного</w:t>
      </w:r>
      <w:proofErr w:type="spellEnd"/>
      <w:r w:rsidRPr="00EC2242">
        <w:t xml:space="preserve"> запроса от функциональной подсистемы.</w:t>
      </w:r>
    </w:p>
    <w:p w14:paraId="34BEC903" w14:textId="7628F8DF" w:rsidR="00EC2242" w:rsidRPr="00DF4899" w:rsidRDefault="00EC7894" w:rsidP="00DF4899">
      <w:pPr>
        <w:pStyle w:val="afff1"/>
        <w:rPr>
          <w:rFonts w:eastAsiaTheme="majorEastAsia"/>
        </w:rPr>
      </w:pPr>
      <w:r w:rsidRPr="00EC2242">
        <w:t xml:space="preserve">Если по результатам диагностики были отобраны данные, удовлетворяющие параметрам запроса (непустая выборка), то возвращается файл отчета в формате </w:t>
      </w:r>
      <w:r w:rsidRPr="00C75A4E">
        <w:rPr>
          <w:rFonts w:eastAsiaTheme="majorEastAsia"/>
        </w:rPr>
        <w:t>ODS</w:t>
      </w:r>
      <w:r w:rsidRPr="00474651">
        <w:rPr>
          <w:rFonts w:eastAsiaTheme="majorEastAsia"/>
        </w:rPr>
        <w:t xml:space="preserve">, содержащий информацию о выявленных несоответствиях: </w:t>
      </w:r>
      <w:r w:rsidRPr="00C75A4E">
        <w:rPr>
          <w:rFonts w:eastAsiaTheme="majorEastAsia"/>
        </w:rPr>
        <w:t>GUID</w:t>
      </w:r>
      <w:r w:rsidRPr="00474651">
        <w:rPr>
          <w:rFonts w:eastAsiaTheme="majorEastAsia"/>
        </w:rPr>
        <w:t>, тип</w:t>
      </w:r>
      <w:r w:rsidRPr="00EC2242">
        <w:rPr>
          <w:rFonts w:eastAsiaTheme="majorEastAsia"/>
        </w:rPr>
        <w:t xml:space="preserve">, наименование, номер и дата первичного документа, код ТОФК и код системы – инициатора события учета, номер лицевого счета, на котором </w:t>
      </w:r>
      <w:proofErr w:type="spellStart"/>
      <w:r w:rsidRPr="00EC2242">
        <w:rPr>
          <w:rFonts w:eastAsiaTheme="majorEastAsia"/>
        </w:rPr>
        <w:t>сформированые</w:t>
      </w:r>
      <w:proofErr w:type="spellEnd"/>
      <w:r w:rsidRPr="00EC2242">
        <w:rPr>
          <w:rFonts w:eastAsiaTheme="majorEastAsia"/>
        </w:rPr>
        <w:t xml:space="preserve"> записи учета были отражены, этап обработки документа, по которому были </w:t>
      </w:r>
      <w:proofErr w:type="spellStart"/>
      <w:r w:rsidRPr="00EC2242">
        <w:rPr>
          <w:rFonts w:eastAsiaTheme="majorEastAsia"/>
        </w:rPr>
        <w:t>сформирвоаны</w:t>
      </w:r>
      <w:proofErr w:type="spellEnd"/>
      <w:r w:rsidRPr="00EC2242">
        <w:rPr>
          <w:rFonts w:eastAsiaTheme="majorEastAsia"/>
        </w:rPr>
        <w:t xml:space="preserve"> записи учета, наименование операции, сумма в валюте учета, книга учета, </w:t>
      </w:r>
      <w:r w:rsidR="00987BB7">
        <w:t>номер счета по дебету и кредиту записи учета</w:t>
      </w:r>
      <w:r w:rsidRPr="00EC2242">
        <w:rPr>
          <w:rFonts w:eastAsiaTheme="majorEastAsia"/>
        </w:rPr>
        <w:t xml:space="preserve">, дата отражения операции в учете, дата и </w:t>
      </w:r>
      <w:proofErr w:type="spellStart"/>
      <w:r w:rsidRPr="00EC2242">
        <w:rPr>
          <w:rFonts w:eastAsiaTheme="majorEastAsia"/>
        </w:rPr>
        <w:t>вермя</w:t>
      </w:r>
      <w:proofErr w:type="spellEnd"/>
      <w:r w:rsidRPr="00EC2242">
        <w:rPr>
          <w:rFonts w:eastAsiaTheme="majorEastAsia"/>
        </w:rPr>
        <w:t xml:space="preserve"> создания записи учета, механизм формирования записи учета</w:t>
      </w:r>
      <w:r w:rsidR="00DF4899">
        <w:rPr>
          <w:rFonts w:eastAsiaTheme="majorEastAsia"/>
        </w:rPr>
        <w:t xml:space="preserve"> (</w:t>
      </w:r>
      <w:r w:rsidR="00DF4899" w:rsidRPr="00DF4899">
        <w:rPr>
          <w:rFonts w:eastAsiaTheme="majorEastAsia"/>
        </w:rPr>
        <w:t>1 - зап</w:t>
      </w:r>
      <w:r w:rsidR="00DF4899">
        <w:rPr>
          <w:rFonts w:eastAsiaTheme="majorEastAsia"/>
        </w:rPr>
        <w:t xml:space="preserve">рос сформирован в ручном режиме, </w:t>
      </w:r>
      <w:r w:rsidR="00DF4899" w:rsidRPr="00DF4899">
        <w:rPr>
          <w:rFonts w:eastAsiaTheme="majorEastAsia"/>
        </w:rPr>
        <w:t xml:space="preserve">2 - </w:t>
      </w:r>
      <w:r w:rsidR="00DF4899">
        <w:rPr>
          <w:rFonts w:eastAsiaTheme="majorEastAsia"/>
        </w:rPr>
        <w:t xml:space="preserve">механизм массовой </w:t>
      </w:r>
      <w:proofErr w:type="spellStart"/>
      <w:r w:rsidR="00DF4899">
        <w:rPr>
          <w:rFonts w:eastAsiaTheme="majorEastAsia"/>
        </w:rPr>
        <w:t>переобработки</w:t>
      </w:r>
      <w:proofErr w:type="spellEnd"/>
      <w:r w:rsidR="00DF4899">
        <w:rPr>
          <w:rFonts w:eastAsiaTheme="majorEastAsia"/>
        </w:rPr>
        <w:t xml:space="preserve">, </w:t>
      </w:r>
      <w:r w:rsidR="00DF4899" w:rsidRPr="00DF4899">
        <w:rPr>
          <w:rFonts w:eastAsiaTheme="majorEastAsia"/>
        </w:rPr>
        <w:t>3 - механизм ручного ввода</w:t>
      </w:r>
      <w:r w:rsidR="00DF4899">
        <w:rPr>
          <w:rFonts w:eastAsiaTheme="majorEastAsia"/>
        </w:rPr>
        <w:t>)</w:t>
      </w:r>
      <w:r w:rsidRPr="00DF4899">
        <w:rPr>
          <w:rFonts w:eastAsiaTheme="majorEastAsia"/>
        </w:rPr>
        <w:t>.</w:t>
      </w:r>
      <w:r w:rsidRPr="00EC2242">
        <w:t xml:space="preserve"> Имя файла формируется по шаблону: Код субъекта учета (4 </w:t>
      </w:r>
      <w:proofErr w:type="gramStart"/>
      <w:r w:rsidRPr="00EC2242">
        <w:t>знака)_</w:t>
      </w:r>
      <w:proofErr w:type="gramEnd"/>
      <w:r w:rsidRPr="00EC2242">
        <w:t xml:space="preserve">Отчетная дата (начало периода)_Отчетная дата (окончание периода)_Тип </w:t>
      </w:r>
      <w:proofErr w:type="spellStart"/>
      <w:r w:rsidRPr="00EC2242">
        <w:t>запроса_Дата</w:t>
      </w:r>
      <w:proofErr w:type="spellEnd"/>
      <w:r w:rsidRPr="00EC2242">
        <w:t xml:space="preserve"> формирования </w:t>
      </w:r>
      <w:proofErr w:type="spellStart"/>
      <w:r w:rsidRPr="00EC2242">
        <w:t>отчета_Время</w:t>
      </w:r>
      <w:proofErr w:type="spellEnd"/>
      <w:r w:rsidRPr="00EC2242">
        <w:t xml:space="preserve"> формирования </w:t>
      </w:r>
      <w:proofErr w:type="spellStart"/>
      <w:r w:rsidRPr="00EC2242">
        <w:t>отчета.ods</w:t>
      </w:r>
      <w:proofErr w:type="spellEnd"/>
      <w:r w:rsidRPr="00EC2242">
        <w:t xml:space="preserve">. Даты указываются в формате ДДММГГГГ, время </w:t>
      </w:r>
      <w:r w:rsidR="00EC2242">
        <w:t>указывается в формате ЧЧ-ММ-СС.</w:t>
      </w:r>
    </w:p>
    <w:p w14:paraId="3FE2CBBA" w14:textId="77777777" w:rsidR="00821A71" w:rsidRDefault="00EC7894" w:rsidP="00DF4899">
      <w:pPr>
        <w:pStyle w:val="afff1"/>
      </w:pPr>
      <w:r w:rsidRPr="00EC2242">
        <w:t>Пример имени файла:</w:t>
      </w:r>
      <w:r>
        <w:t xml:space="preserve"> </w:t>
      </w:r>
      <w:r w:rsidRPr="00DF4899">
        <w:rPr>
          <w:b/>
        </w:rPr>
        <w:t>6200_05082023_05082023_NSR_06082023_15-27-04.ods</w:t>
      </w:r>
      <w:r w:rsidR="00EC2242">
        <w:t>.</w:t>
      </w:r>
    </w:p>
    <w:p w14:paraId="3507C97C" w14:textId="7AAE624D" w:rsidR="00EC7894" w:rsidRDefault="00EC7894" w:rsidP="00DF4899">
      <w:pPr>
        <w:pStyle w:val="afff1"/>
      </w:pPr>
      <w:r>
        <w:t>При</w:t>
      </w:r>
      <w:r w:rsidR="00EC2242">
        <w:t>м</w:t>
      </w:r>
      <w:r>
        <w:t>ер отчета приведен в</w:t>
      </w:r>
      <w:r w:rsidR="000A3829" w:rsidRPr="00C75A4E">
        <w:t xml:space="preserve"> </w:t>
      </w:r>
      <w:r w:rsidR="000A3829">
        <w:t xml:space="preserve">Приложении </w:t>
      </w:r>
      <w:r w:rsidR="000A3829">
        <w:fldChar w:fldCharType="begin"/>
      </w:r>
      <w:r w:rsidR="000A3829">
        <w:instrText xml:space="preserve"> REF _Ref154650750 \h </w:instrText>
      </w:r>
      <w:r w:rsidR="00DF4899">
        <w:instrText xml:space="preserve"> \* MERGEFORMAT </w:instrText>
      </w:r>
      <w:r w:rsidR="000A3829">
        <w:fldChar w:fldCharType="separate"/>
      </w:r>
      <w:ins w:id="370" w:author="Сатлер Марина Викторовна" w:date="2026-04-07T12:22:00Z">
        <w:r w:rsidR="00A67566">
          <w:t>2</w:t>
        </w:r>
      </w:ins>
      <w:r w:rsidR="000A3829">
        <w:fldChar w:fldCharType="end"/>
      </w:r>
      <w:r>
        <w:t>.</w:t>
      </w:r>
    </w:p>
    <w:p w14:paraId="130857A7" w14:textId="77777777" w:rsidR="00DF4899" w:rsidRDefault="00EC7894" w:rsidP="00DF4899">
      <w:pPr>
        <w:pStyle w:val="afff1"/>
      </w:pPr>
      <w:r w:rsidRPr="00474651">
        <w:t xml:space="preserve">Если </w:t>
      </w:r>
      <w:r w:rsidRPr="00EC2242">
        <w:t xml:space="preserve">по техническим причинам файл в формате ODS сформировать не удалось, то возвращается ответ на запрос в формате JSON с информацией о неуспешном выполнении запроса (E - ERROR – Неуспешное завершение) и сообщением об ошибке «Не удалось сформировать отчет &lt;Тип запроса&gt; по причине: &lt;техническая информация об ошибке&gt;». </w:t>
      </w:r>
    </w:p>
    <w:p w14:paraId="06C96547" w14:textId="368021F1" w:rsidR="00EC7894" w:rsidRPr="00EC2242" w:rsidRDefault="00EC7894" w:rsidP="00DF4899">
      <w:pPr>
        <w:pStyle w:val="afff1"/>
      </w:pPr>
      <w:r w:rsidRPr="00EC2242">
        <w:t xml:space="preserve">При поступлении запроса с типом </w:t>
      </w:r>
      <w:ins w:id="371" w:author="Сатлер Марина Викторовна" w:date="2024-10-08T12:05:00Z">
        <w:r w:rsidR="00355AEA">
          <w:t>«</w:t>
        </w:r>
      </w:ins>
      <w:r w:rsidRPr="00C75A4E">
        <w:t>NSR</w:t>
      </w:r>
      <w:ins w:id="372" w:author="Сатлер Марина Викторовна" w:date="2024-10-08T12:05:00Z">
        <w:r w:rsidR="00355AEA">
          <w:t>»</w:t>
        </w:r>
      </w:ins>
      <w:r w:rsidRPr="00474651">
        <w:t>, выполнение которого завершено успешно, но никакие данные не были отобраны (</w:t>
      </w:r>
      <w:r w:rsidRPr="00EC2242">
        <w:t>пустая выборка), возвращается:</w:t>
      </w:r>
    </w:p>
    <w:p w14:paraId="773F165A" w14:textId="77777777" w:rsidR="00EC7894" w:rsidRDefault="00EC7894" w:rsidP="00D04606">
      <w:pPr>
        <w:pStyle w:val="GOSTListmark1"/>
        <w:suppressAutoHyphens/>
        <w:rPr>
          <w:rFonts w:eastAsiaTheme="majorEastAsia"/>
        </w:rPr>
      </w:pPr>
      <w:r w:rsidRPr="008475F9">
        <w:rPr>
          <w:rFonts w:eastAsiaTheme="majorEastAsia"/>
        </w:rPr>
        <w:t xml:space="preserve">файл </w:t>
      </w:r>
      <w:r>
        <w:rPr>
          <w:rFonts w:eastAsiaTheme="majorEastAsia"/>
        </w:rPr>
        <w:t xml:space="preserve">отчета в формате </w:t>
      </w:r>
      <w:r>
        <w:rPr>
          <w:rFonts w:eastAsiaTheme="majorEastAsia"/>
          <w:lang w:val="en-US"/>
        </w:rPr>
        <w:t>ODS</w:t>
      </w:r>
      <w:r>
        <w:rPr>
          <w:rFonts w:eastAsiaTheme="majorEastAsia"/>
        </w:rPr>
        <w:t>, содержащий заголовочную часть и названия граф</w:t>
      </w:r>
      <w:r w:rsidRPr="008475F9">
        <w:rPr>
          <w:rFonts w:eastAsiaTheme="majorEastAsia"/>
        </w:rPr>
        <w:t xml:space="preserve"> </w:t>
      </w:r>
      <w:r>
        <w:rPr>
          <w:rFonts w:eastAsiaTheme="majorEastAsia"/>
        </w:rPr>
        <w:t>табличной части</w:t>
      </w:r>
      <w:r w:rsidRPr="008475F9">
        <w:rPr>
          <w:rFonts w:eastAsiaTheme="majorEastAsia"/>
        </w:rPr>
        <w:t>, без строк таблицы</w:t>
      </w:r>
      <w:r>
        <w:rPr>
          <w:rFonts w:eastAsiaTheme="majorEastAsia"/>
        </w:rPr>
        <w:t xml:space="preserve"> -</w:t>
      </w:r>
      <w:r w:rsidRPr="008475F9">
        <w:rPr>
          <w:rFonts w:eastAsiaTheme="majorEastAsia"/>
        </w:rPr>
        <w:t> если параметр «Формировать при отсутствии данных» (</w:t>
      </w:r>
      <w:proofErr w:type="spellStart"/>
      <w:r w:rsidRPr="008475F9">
        <w:rPr>
          <w:rFonts w:eastAsiaTheme="majorEastAsia"/>
        </w:rPr>
        <w:t>ReturnIfEmpty</w:t>
      </w:r>
      <w:proofErr w:type="spellEnd"/>
      <w:r w:rsidRPr="008475F9">
        <w:rPr>
          <w:rFonts w:eastAsiaTheme="majorEastAsia"/>
        </w:rPr>
        <w:t>) имеет значение «1»;</w:t>
      </w:r>
    </w:p>
    <w:p w14:paraId="4A49786D" w14:textId="77777777" w:rsidR="00EC7894" w:rsidRPr="00E27604" w:rsidRDefault="00EC7894" w:rsidP="00D04606">
      <w:pPr>
        <w:pStyle w:val="GOSTListmark1"/>
        <w:suppressAutoHyphens/>
        <w:rPr>
          <w:rFonts w:eastAsiaTheme="majorEastAsia"/>
        </w:rPr>
      </w:pPr>
      <w:r w:rsidRPr="00606C32">
        <w:rPr>
          <w:rFonts w:eastAsiaTheme="majorEastAsia"/>
        </w:rPr>
        <w:t xml:space="preserve">ответ на запрос в формате </w:t>
      </w:r>
      <w:r w:rsidRPr="00606C32">
        <w:rPr>
          <w:rFonts w:eastAsiaTheme="majorEastAsia"/>
          <w:lang w:val="en-US"/>
        </w:rPr>
        <w:t>JSON</w:t>
      </w:r>
      <w:r w:rsidRPr="00606C32">
        <w:rPr>
          <w:rFonts w:eastAsiaTheme="majorEastAsia"/>
        </w:rPr>
        <w:t xml:space="preserve"> с информацией о неуспешном выполнении запро</w:t>
      </w:r>
      <w:r w:rsidRPr="00370010">
        <w:rPr>
          <w:rFonts w:eastAsiaTheme="majorEastAsia"/>
        </w:rPr>
        <w:t xml:space="preserve">са (E - ERROR – Неуспешное завершение) и сообщением «Отчет не содержит данных» - </w:t>
      </w:r>
      <w:r w:rsidRPr="001D6878">
        <w:rPr>
          <w:rFonts w:eastAsiaTheme="majorEastAsia"/>
        </w:rPr>
        <w:t>если параметр «Формировать при отсутствии данных» (</w:t>
      </w:r>
      <w:proofErr w:type="spellStart"/>
      <w:r w:rsidRPr="001D6878">
        <w:rPr>
          <w:rFonts w:eastAsiaTheme="majorEastAsia"/>
        </w:rPr>
        <w:t>ReturnIfEmpty</w:t>
      </w:r>
      <w:proofErr w:type="spellEnd"/>
      <w:r w:rsidRPr="001D6878">
        <w:rPr>
          <w:rFonts w:eastAsiaTheme="majorEastAsia"/>
        </w:rPr>
        <w:t>) имеет значение «0».</w:t>
      </w:r>
    </w:p>
    <w:p w14:paraId="7F9DBFA4" w14:textId="77777777" w:rsidR="00EC7894" w:rsidRPr="00474651" w:rsidRDefault="00EC7894" w:rsidP="00D04606">
      <w:pPr>
        <w:pStyle w:val="21"/>
      </w:pPr>
      <w:bookmarkStart w:id="373" w:name="_Toc142582667"/>
      <w:bookmarkStart w:id="374" w:name="_Toc150763491"/>
      <w:bookmarkStart w:id="375" w:name="_Toc226456980"/>
      <w:r w:rsidRPr="00474651">
        <w:lastRenderedPageBreak/>
        <w:t>Параметры запроса</w:t>
      </w:r>
      <w:bookmarkEnd w:id="373"/>
      <w:bookmarkEnd w:id="374"/>
      <w:bookmarkEnd w:id="375"/>
    </w:p>
    <w:p w14:paraId="023C1E5D" w14:textId="090E8DFA" w:rsidR="00EC2242" w:rsidRDefault="00CE2362" w:rsidP="00D04606">
      <w:pPr>
        <w:pStyle w:val="GOSTNameTable"/>
      </w:pPr>
      <w:r>
        <w:rPr>
          <w:noProof/>
        </w:rPr>
        <w:fldChar w:fldCharType="begin"/>
      </w:r>
      <w:r>
        <w:rPr>
          <w:noProof/>
        </w:rPr>
        <w:instrText xml:space="preserve"> SEQ Таблица \* ARABIC </w:instrText>
      </w:r>
      <w:r>
        <w:rPr>
          <w:noProof/>
        </w:rPr>
        <w:fldChar w:fldCharType="separate"/>
      </w:r>
      <w:bookmarkStart w:id="376" w:name="_Toc226457283"/>
      <w:r w:rsidR="00A67566">
        <w:rPr>
          <w:noProof/>
        </w:rPr>
        <w:t>8</w:t>
      </w:r>
      <w:r>
        <w:rPr>
          <w:noProof/>
        </w:rPr>
        <w:fldChar w:fldCharType="end"/>
      </w:r>
      <w:r w:rsidR="00EC2242">
        <w:t xml:space="preserve"> - </w:t>
      </w:r>
      <w:r w:rsidR="00EC2242" w:rsidRPr="0087476D">
        <w:t>Параметры запроса «Отчет «Записи учета, сформированные способом, отличным от направления стандартного запроса от функциональной подсистемы»</w:t>
      </w:r>
      <w:r w:rsidR="00F01244">
        <w:t>»</w:t>
      </w:r>
      <w:bookmarkEnd w:id="376"/>
    </w:p>
    <w:tbl>
      <w:tblPr>
        <w:tblStyle w:val="GOSTTable"/>
        <w:tblW w:w="5000" w:type="pct"/>
        <w:tblLayout w:type="fixed"/>
        <w:tblLook w:val="07E0" w:firstRow="1" w:lastRow="1" w:firstColumn="1" w:lastColumn="1" w:noHBand="1" w:noVBand="1"/>
      </w:tblPr>
      <w:tblGrid>
        <w:gridCol w:w="3564"/>
        <w:gridCol w:w="2430"/>
        <w:gridCol w:w="1621"/>
        <w:gridCol w:w="954"/>
        <w:gridCol w:w="1020"/>
        <w:gridCol w:w="6105"/>
      </w:tblGrid>
      <w:tr w:rsidR="00EC2242" w:rsidRPr="001D05D7" w14:paraId="46EAB711" w14:textId="77777777" w:rsidTr="00C75A4E">
        <w:trPr>
          <w:cnfStyle w:val="100000000000" w:firstRow="1" w:lastRow="0" w:firstColumn="0" w:lastColumn="0" w:oddVBand="0" w:evenVBand="0" w:oddHBand="0" w:evenHBand="0" w:firstRowFirstColumn="0" w:firstRowLastColumn="0" w:lastRowFirstColumn="0" w:lastRowLastColumn="0"/>
          <w:trHeight w:val="739"/>
        </w:trPr>
        <w:tc>
          <w:tcPr>
            <w:tcW w:w="1100" w:type="pct"/>
            <w:hideMark/>
          </w:tcPr>
          <w:p w14:paraId="34E8CF55" w14:textId="77777777" w:rsidR="00EC7894" w:rsidRPr="00474651" w:rsidRDefault="00EC7894" w:rsidP="00D04606">
            <w:pPr>
              <w:pStyle w:val="GOSTTableHead"/>
            </w:pPr>
            <w:r w:rsidRPr="00474651">
              <w:t>Наименование параметра</w:t>
            </w:r>
          </w:p>
        </w:tc>
        <w:tc>
          <w:tcPr>
            <w:tcW w:w="750" w:type="pct"/>
            <w:hideMark/>
          </w:tcPr>
          <w:p w14:paraId="6266CB71" w14:textId="77777777" w:rsidR="00EC7894" w:rsidRPr="00890A8D" w:rsidRDefault="00EC7894" w:rsidP="00D04606">
            <w:pPr>
              <w:pStyle w:val="GOSTTableHead"/>
            </w:pPr>
            <w:r w:rsidRPr="00890A8D">
              <w:t>Название тэга</w:t>
            </w:r>
          </w:p>
        </w:tc>
        <w:tc>
          <w:tcPr>
            <w:tcW w:w="500" w:type="pct"/>
            <w:hideMark/>
          </w:tcPr>
          <w:p w14:paraId="1C97868B" w14:textId="77777777" w:rsidR="00EC7894" w:rsidRPr="00C75A4E" w:rsidRDefault="00EC7894" w:rsidP="00D04606">
            <w:pPr>
              <w:pStyle w:val="GOSTTableHead"/>
            </w:pPr>
            <w:r w:rsidRPr="00BA7A4A">
              <w:t>Тип данных</w:t>
            </w:r>
          </w:p>
        </w:tc>
        <w:tc>
          <w:tcPr>
            <w:tcW w:w="295" w:type="pct"/>
          </w:tcPr>
          <w:p w14:paraId="7C1149D3" w14:textId="77777777" w:rsidR="00EC7894" w:rsidRPr="00474651" w:rsidRDefault="00EC7894" w:rsidP="00D04606">
            <w:pPr>
              <w:pStyle w:val="GOSTTableHead"/>
            </w:pPr>
            <w:r w:rsidRPr="00474651">
              <w:t>Обязательность</w:t>
            </w:r>
          </w:p>
        </w:tc>
        <w:tc>
          <w:tcPr>
            <w:tcW w:w="315" w:type="pct"/>
            <w:hideMark/>
          </w:tcPr>
          <w:p w14:paraId="3E4A20DC" w14:textId="77777777" w:rsidR="00EC7894" w:rsidRPr="00BA7A4A" w:rsidRDefault="00EC7894" w:rsidP="00D04606">
            <w:pPr>
              <w:pStyle w:val="GOSTTableHead"/>
            </w:pPr>
            <w:r w:rsidRPr="00890A8D">
              <w:t>Размерность</w:t>
            </w:r>
          </w:p>
        </w:tc>
        <w:tc>
          <w:tcPr>
            <w:tcW w:w="1885" w:type="pct"/>
          </w:tcPr>
          <w:p w14:paraId="3CDB5F7B" w14:textId="77777777" w:rsidR="00EC7894" w:rsidRPr="00BA7A4A" w:rsidRDefault="00EC7894" w:rsidP="00D04606">
            <w:pPr>
              <w:pStyle w:val="GOSTTableHead"/>
            </w:pPr>
            <w:r w:rsidRPr="00BA7A4A">
              <w:t>Описание</w:t>
            </w:r>
          </w:p>
        </w:tc>
      </w:tr>
      <w:tr w:rsidR="00EC7894" w:rsidRPr="001D05D7" w14:paraId="3A535AEF" w14:textId="77777777" w:rsidTr="00C75A4E">
        <w:tc>
          <w:tcPr>
            <w:tcW w:w="1885" w:type="pct"/>
            <w:gridSpan w:val="6"/>
          </w:tcPr>
          <w:p w14:paraId="357DE8A9" w14:textId="77777777" w:rsidR="00EC7894" w:rsidRPr="001D05D7" w:rsidRDefault="00EC7894" w:rsidP="00D04606">
            <w:pPr>
              <w:suppressAutoHyphens/>
              <w:ind w:firstLine="30"/>
              <w:jc w:val="center"/>
              <w:rPr>
                <w:b/>
                <w:sz w:val="22"/>
                <w:szCs w:val="22"/>
              </w:rPr>
            </w:pPr>
            <w:r w:rsidRPr="001D05D7">
              <w:rPr>
                <w:b/>
                <w:sz w:val="22"/>
                <w:szCs w:val="22"/>
              </w:rPr>
              <w:t>Перечень параметров заголовка запроса (</w:t>
            </w:r>
            <w:r w:rsidRPr="001D05D7">
              <w:rPr>
                <w:b/>
                <w:sz w:val="22"/>
                <w:szCs w:val="22"/>
                <w:lang w:val="en-US"/>
              </w:rPr>
              <w:t>header</w:t>
            </w:r>
            <w:r w:rsidRPr="001D05D7">
              <w:rPr>
                <w:b/>
                <w:sz w:val="22"/>
                <w:szCs w:val="22"/>
              </w:rPr>
              <w:t>)</w:t>
            </w:r>
          </w:p>
        </w:tc>
      </w:tr>
      <w:tr w:rsidR="00EC2242" w:rsidRPr="001D05D7" w14:paraId="25EF0C1F" w14:textId="77777777" w:rsidTr="00C75A4E">
        <w:tc>
          <w:tcPr>
            <w:tcW w:w="1100" w:type="pct"/>
          </w:tcPr>
          <w:p w14:paraId="2AD45DDD" w14:textId="77777777" w:rsidR="00EC7894" w:rsidRPr="001D05D7" w:rsidRDefault="00EC7894" w:rsidP="00D04606">
            <w:pPr>
              <w:pStyle w:val="GOSTTablenorm"/>
              <w:suppressAutoHyphens/>
            </w:pPr>
            <w:r w:rsidRPr="001D05D7">
              <w:t>Система - отправитель запроса</w:t>
            </w:r>
          </w:p>
        </w:tc>
        <w:tc>
          <w:tcPr>
            <w:tcW w:w="750" w:type="pct"/>
          </w:tcPr>
          <w:p w14:paraId="3021B55D" w14:textId="77777777" w:rsidR="00EC7894" w:rsidRPr="001D05D7" w:rsidRDefault="00EC7894" w:rsidP="00D04606">
            <w:pPr>
              <w:pStyle w:val="GOSTTablenorm"/>
              <w:suppressAutoHyphens/>
              <w:rPr>
                <w:lang w:val="en-US"/>
              </w:rPr>
            </w:pPr>
            <w:r w:rsidRPr="001D05D7">
              <w:rPr>
                <w:lang w:val="en-US"/>
              </w:rPr>
              <w:t>Source</w:t>
            </w:r>
          </w:p>
        </w:tc>
        <w:tc>
          <w:tcPr>
            <w:tcW w:w="500" w:type="pct"/>
          </w:tcPr>
          <w:p w14:paraId="18376E9B" w14:textId="77777777" w:rsidR="00EC7894" w:rsidRPr="001D05D7" w:rsidRDefault="00EC7894" w:rsidP="00D04606">
            <w:pPr>
              <w:pStyle w:val="GOSTTablenorm"/>
              <w:suppressAutoHyphens/>
              <w:rPr>
                <w:lang w:val="en-US"/>
              </w:rPr>
            </w:pPr>
            <w:r w:rsidRPr="001D05D7">
              <w:t>Строка</w:t>
            </w:r>
          </w:p>
        </w:tc>
        <w:tc>
          <w:tcPr>
            <w:tcW w:w="295" w:type="pct"/>
          </w:tcPr>
          <w:p w14:paraId="219ADE2B" w14:textId="77777777" w:rsidR="00EC7894" w:rsidRPr="001D05D7" w:rsidRDefault="00EC7894" w:rsidP="00D04606">
            <w:pPr>
              <w:pStyle w:val="GOSTTablenorm"/>
              <w:suppressAutoHyphens/>
            </w:pPr>
            <w:r w:rsidRPr="001D05D7">
              <w:t>Да</w:t>
            </w:r>
          </w:p>
        </w:tc>
        <w:tc>
          <w:tcPr>
            <w:tcW w:w="315" w:type="pct"/>
          </w:tcPr>
          <w:p w14:paraId="4D49D164" w14:textId="77777777" w:rsidR="00EC7894" w:rsidRPr="001D05D7" w:rsidRDefault="00EC7894" w:rsidP="00D04606">
            <w:pPr>
              <w:pStyle w:val="GOSTTablenorm"/>
              <w:suppressAutoHyphens/>
              <w:rPr>
                <w:lang w:val="en-US"/>
              </w:rPr>
            </w:pPr>
            <w:r w:rsidRPr="001D05D7">
              <w:t>&lt;=</w:t>
            </w:r>
            <w:r w:rsidRPr="001D05D7">
              <w:rPr>
                <w:lang w:val="en-US"/>
              </w:rPr>
              <w:t>10</w:t>
            </w:r>
          </w:p>
        </w:tc>
        <w:tc>
          <w:tcPr>
            <w:tcW w:w="1885" w:type="pct"/>
          </w:tcPr>
          <w:p w14:paraId="57FC5E51" w14:textId="2FD86BE1" w:rsidR="00D04606" w:rsidRDefault="00EC7894" w:rsidP="00D04606">
            <w:pPr>
              <w:pStyle w:val="GOSTTablenorm"/>
              <w:suppressAutoHyphens/>
            </w:pPr>
            <w:r w:rsidRPr="001D05D7">
              <w:t>ФП</w:t>
            </w:r>
            <w:r w:rsidR="00D52EE2">
              <w:t xml:space="preserve"> ГИИС ЭБ - отправитель запроса.</w:t>
            </w:r>
          </w:p>
          <w:p w14:paraId="23F2C4E4" w14:textId="20618372" w:rsidR="00EC7894" w:rsidRPr="001D05D7" w:rsidRDefault="00EC7894" w:rsidP="00D04606">
            <w:pPr>
              <w:pStyle w:val="GOSTTablenorm"/>
              <w:suppressAutoHyphens/>
            </w:pPr>
            <w:r w:rsidRPr="001D05D7">
              <w:t>Возможные значения:</w:t>
            </w:r>
          </w:p>
          <w:p w14:paraId="33783752" w14:textId="77777777" w:rsidR="00EC7894" w:rsidRPr="001D05D7" w:rsidRDefault="00EC7894" w:rsidP="00D04606">
            <w:pPr>
              <w:pStyle w:val="GOSTTableListMark1"/>
              <w:suppressAutoHyphens/>
              <w:rPr>
                <w:lang w:val="en-US"/>
              </w:rPr>
            </w:pPr>
            <w:r w:rsidRPr="001D05D7">
              <w:rPr>
                <w:lang w:val="en-US"/>
              </w:rPr>
              <w:t>ARP (ПУИО ЭБ)</w:t>
            </w:r>
          </w:p>
        </w:tc>
      </w:tr>
      <w:tr w:rsidR="00EC2242" w:rsidRPr="001D05D7" w14:paraId="2EA1E75B" w14:textId="77777777" w:rsidTr="00C75A4E">
        <w:tc>
          <w:tcPr>
            <w:tcW w:w="1100" w:type="pct"/>
          </w:tcPr>
          <w:p w14:paraId="5EB0D81A" w14:textId="77777777" w:rsidR="00EC7894" w:rsidRPr="001D05D7" w:rsidRDefault="00EC7894" w:rsidP="00D04606">
            <w:pPr>
              <w:pStyle w:val="GOSTTablenorm"/>
              <w:suppressAutoHyphens/>
            </w:pPr>
            <w:r w:rsidRPr="001D05D7">
              <w:t>Дата и время запроса</w:t>
            </w:r>
          </w:p>
        </w:tc>
        <w:tc>
          <w:tcPr>
            <w:tcW w:w="750" w:type="pct"/>
          </w:tcPr>
          <w:p w14:paraId="415F4B4A" w14:textId="77777777" w:rsidR="00EC7894" w:rsidRPr="001D05D7" w:rsidRDefault="00EC7894" w:rsidP="00D04606">
            <w:pPr>
              <w:pStyle w:val="GOSTTablenorm"/>
              <w:suppressAutoHyphens/>
              <w:rPr>
                <w:lang w:val="en-US"/>
              </w:rPr>
            </w:pPr>
            <w:proofErr w:type="spellStart"/>
            <w:r w:rsidRPr="001D05D7">
              <w:rPr>
                <w:lang w:val="en-US"/>
              </w:rPr>
              <w:t>ReqDateTime</w:t>
            </w:r>
            <w:proofErr w:type="spellEnd"/>
          </w:p>
        </w:tc>
        <w:tc>
          <w:tcPr>
            <w:tcW w:w="500" w:type="pct"/>
          </w:tcPr>
          <w:p w14:paraId="7FD83AA8" w14:textId="77777777" w:rsidR="00EC7894" w:rsidRPr="001D05D7" w:rsidRDefault="00EC7894" w:rsidP="00D04606">
            <w:pPr>
              <w:pStyle w:val="GOSTTablenorm"/>
              <w:suppressAutoHyphens/>
            </w:pPr>
            <w:r w:rsidRPr="001D05D7">
              <w:t>Дата-время (</w:t>
            </w:r>
            <w:r w:rsidRPr="001D05D7">
              <w:rPr>
                <w:lang w:val="en-US"/>
              </w:rPr>
              <w:t>timestamp</w:t>
            </w:r>
            <w:r w:rsidRPr="001D05D7">
              <w:t>)</w:t>
            </w:r>
          </w:p>
        </w:tc>
        <w:tc>
          <w:tcPr>
            <w:tcW w:w="295" w:type="pct"/>
          </w:tcPr>
          <w:p w14:paraId="254F4B00" w14:textId="77777777" w:rsidR="00EC7894" w:rsidRPr="001D05D7" w:rsidRDefault="00EC7894" w:rsidP="00D04606">
            <w:pPr>
              <w:pStyle w:val="GOSTTablenorm"/>
              <w:suppressAutoHyphens/>
            </w:pPr>
            <w:r w:rsidRPr="001D05D7">
              <w:t>Да</w:t>
            </w:r>
          </w:p>
        </w:tc>
        <w:tc>
          <w:tcPr>
            <w:tcW w:w="315" w:type="pct"/>
          </w:tcPr>
          <w:p w14:paraId="6DFCFE29" w14:textId="736B2461" w:rsidR="00EC7894" w:rsidRPr="001D05D7" w:rsidRDefault="00EC7894" w:rsidP="00D04606">
            <w:pPr>
              <w:pStyle w:val="GOSTTablenorm"/>
              <w:suppressAutoHyphens/>
            </w:pPr>
          </w:p>
        </w:tc>
        <w:tc>
          <w:tcPr>
            <w:tcW w:w="1885" w:type="pct"/>
          </w:tcPr>
          <w:p w14:paraId="1DAF6FD2" w14:textId="77777777" w:rsidR="00EC7894" w:rsidRPr="001D05D7" w:rsidRDefault="00EC7894" w:rsidP="00D04606">
            <w:pPr>
              <w:pStyle w:val="GOSTTablenorm"/>
              <w:suppressAutoHyphens/>
            </w:pPr>
            <w:r w:rsidRPr="001D05D7">
              <w:t>Дата и время формирования запроса ФП ГИИС ЭБ.</w:t>
            </w:r>
          </w:p>
          <w:p w14:paraId="6E6187C1" w14:textId="77777777" w:rsidR="00EC7894" w:rsidRPr="001D05D7" w:rsidRDefault="00EC7894" w:rsidP="00D04606">
            <w:pPr>
              <w:pStyle w:val="GOSTTablenorm"/>
              <w:suppressAutoHyphens/>
            </w:pPr>
            <w:r w:rsidRPr="001D05D7">
              <w:t xml:space="preserve">Формат </w:t>
            </w:r>
            <w:r w:rsidRPr="001D05D7">
              <w:rPr>
                <w:lang w:val="en-US"/>
              </w:rPr>
              <w:t>YYYY</w:t>
            </w:r>
            <w:r w:rsidRPr="001D05D7">
              <w:t>-</w:t>
            </w:r>
            <w:r w:rsidRPr="001D05D7">
              <w:rPr>
                <w:lang w:val="en-US"/>
              </w:rPr>
              <w:t>MM</w:t>
            </w:r>
            <w:r w:rsidRPr="001D05D7">
              <w:t>-</w:t>
            </w:r>
            <w:r w:rsidRPr="001D05D7">
              <w:rPr>
                <w:lang w:val="en-US"/>
              </w:rPr>
              <w:t>DD</w:t>
            </w:r>
            <w:r w:rsidRPr="001D05D7">
              <w:t xml:space="preserve"> </w:t>
            </w:r>
            <w:proofErr w:type="spellStart"/>
            <w:r w:rsidRPr="001D05D7">
              <w:rPr>
                <w:lang w:val="en-US"/>
              </w:rPr>
              <w:t>hh</w:t>
            </w:r>
            <w:proofErr w:type="spellEnd"/>
            <w:r w:rsidRPr="001D05D7">
              <w:t>:</w:t>
            </w:r>
            <w:proofErr w:type="gramStart"/>
            <w:r w:rsidRPr="001D05D7">
              <w:rPr>
                <w:lang w:val="en-US"/>
              </w:rPr>
              <w:t>mm</w:t>
            </w:r>
            <w:r w:rsidRPr="001D05D7">
              <w:t>:</w:t>
            </w:r>
            <w:r w:rsidRPr="001D05D7">
              <w:rPr>
                <w:lang w:val="en-US"/>
              </w:rPr>
              <w:t>ss</w:t>
            </w:r>
            <w:proofErr w:type="gramEnd"/>
          </w:p>
        </w:tc>
      </w:tr>
      <w:tr w:rsidR="00EC2242" w:rsidRPr="001D05D7" w14:paraId="4C2A15E3" w14:textId="77777777" w:rsidTr="00C75A4E">
        <w:tc>
          <w:tcPr>
            <w:tcW w:w="1100" w:type="pct"/>
          </w:tcPr>
          <w:p w14:paraId="14356BCC" w14:textId="77777777" w:rsidR="00EC7894" w:rsidRPr="001D05D7" w:rsidRDefault="00EC7894" w:rsidP="00D04606">
            <w:pPr>
              <w:pStyle w:val="GOSTTablenorm"/>
              <w:suppressAutoHyphens/>
            </w:pPr>
            <w:r w:rsidRPr="001D05D7">
              <w:t>Версия формата</w:t>
            </w:r>
          </w:p>
        </w:tc>
        <w:tc>
          <w:tcPr>
            <w:tcW w:w="750" w:type="pct"/>
          </w:tcPr>
          <w:p w14:paraId="60752D80" w14:textId="77777777" w:rsidR="00EC7894" w:rsidRPr="001D05D7" w:rsidRDefault="00EC7894" w:rsidP="00D04606">
            <w:pPr>
              <w:pStyle w:val="GOSTTablenorm"/>
              <w:suppressAutoHyphens/>
              <w:rPr>
                <w:lang w:val="en-US"/>
              </w:rPr>
            </w:pPr>
            <w:r w:rsidRPr="001D05D7">
              <w:rPr>
                <w:lang w:val="en-US"/>
              </w:rPr>
              <w:t>Version</w:t>
            </w:r>
          </w:p>
        </w:tc>
        <w:tc>
          <w:tcPr>
            <w:tcW w:w="500" w:type="pct"/>
          </w:tcPr>
          <w:p w14:paraId="0A5F70C7" w14:textId="77777777" w:rsidR="00EC7894" w:rsidRPr="001D05D7" w:rsidRDefault="00EC7894" w:rsidP="00D04606">
            <w:pPr>
              <w:pStyle w:val="GOSTTablenorm"/>
              <w:suppressAutoHyphens/>
              <w:rPr>
                <w:lang w:val="en-US"/>
              </w:rPr>
            </w:pPr>
            <w:r w:rsidRPr="001D05D7">
              <w:t>Строка</w:t>
            </w:r>
          </w:p>
        </w:tc>
        <w:tc>
          <w:tcPr>
            <w:tcW w:w="295" w:type="pct"/>
          </w:tcPr>
          <w:p w14:paraId="0A763DA4" w14:textId="77777777" w:rsidR="00EC7894" w:rsidRPr="001D05D7" w:rsidRDefault="00EC7894" w:rsidP="00D04606">
            <w:pPr>
              <w:pStyle w:val="GOSTTablenorm"/>
              <w:suppressAutoHyphens/>
            </w:pPr>
            <w:r w:rsidRPr="001D05D7">
              <w:t>Да</w:t>
            </w:r>
          </w:p>
        </w:tc>
        <w:tc>
          <w:tcPr>
            <w:tcW w:w="315" w:type="pct"/>
          </w:tcPr>
          <w:p w14:paraId="75276AA8" w14:textId="77777777" w:rsidR="00EC7894" w:rsidRPr="001D05D7" w:rsidRDefault="00EC7894" w:rsidP="00D04606">
            <w:pPr>
              <w:pStyle w:val="GOSTTablenorm"/>
              <w:suppressAutoHyphens/>
              <w:rPr>
                <w:lang w:val="en-US"/>
              </w:rPr>
            </w:pPr>
            <w:r w:rsidRPr="001D05D7">
              <w:t>&lt;=</w:t>
            </w:r>
            <w:r w:rsidRPr="001D05D7">
              <w:rPr>
                <w:lang w:val="en-US"/>
              </w:rPr>
              <w:t>10</w:t>
            </w:r>
          </w:p>
        </w:tc>
        <w:tc>
          <w:tcPr>
            <w:tcW w:w="1885" w:type="pct"/>
          </w:tcPr>
          <w:p w14:paraId="0433A413" w14:textId="77777777" w:rsidR="00EC7894" w:rsidRPr="001D05D7" w:rsidRDefault="00EC7894" w:rsidP="00D04606">
            <w:pPr>
              <w:pStyle w:val="GOSTTablenorm"/>
              <w:suppressAutoHyphens/>
            </w:pPr>
            <w:r w:rsidRPr="001D05D7">
              <w:t>Версия формата запроса</w:t>
            </w:r>
          </w:p>
        </w:tc>
      </w:tr>
      <w:tr w:rsidR="00EC2242" w:rsidRPr="001D05D7" w14:paraId="4655F2DF" w14:textId="77777777" w:rsidTr="00C75A4E">
        <w:tc>
          <w:tcPr>
            <w:tcW w:w="1100" w:type="pct"/>
          </w:tcPr>
          <w:p w14:paraId="05968D05" w14:textId="77777777" w:rsidR="00EC7894" w:rsidRPr="001D05D7" w:rsidRDefault="00EC7894" w:rsidP="00D04606">
            <w:pPr>
              <w:pStyle w:val="GOSTTablenorm"/>
              <w:suppressAutoHyphens/>
            </w:pPr>
            <w:r w:rsidRPr="001D05D7">
              <w:t>Глобальный идентификатор запроса</w:t>
            </w:r>
          </w:p>
        </w:tc>
        <w:tc>
          <w:tcPr>
            <w:tcW w:w="750" w:type="pct"/>
          </w:tcPr>
          <w:p w14:paraId="7BACAD56" w14:textId="77777777" w:rsidR="00EC7894" w:rsidRPr="001D05D7" w:rsidRDefault="00EC7894" w:rsidP="00D04606">
            <w:pPr>
              <w:pStyle w:val="GOSTTablenorm"/>
              <w:suppressAutoHyphens/>
              <w:rPr>
                <w:lang w:val="en-US"/>
              </w:rPr>
            </w:pPr>
            <w:proofErr w:type="spellStart"/>
            <w:r w:rsidRPr="001D05D7">
              <w:rPr>
                <w:lang w:val="en-US"/>
              </w:rPr>
              <w:t>ReqGuid</w:t>
            </w:r>
            <w:proofErr w:type="spellEnd"/>
          </w:p>
        </w:tc>
        <w:tc>
          <w:tcPr>
            <w:tcW w:w="500" w:type="pct"/>
          </w:tcPr>
          <w:p w14:paraId="2A82C91C" w14:textId="77777777" w:rsidR="00EC7894" w:rsidRPr="001D05D7" w:rsidRDefault="00EC7894" w:rsidP="00D04606">
            <w:pPr>
              <w:pStyle w:val="GOSTTablenorm"/>
              <w:suppressAutoHyphens/>
            </w:pPr>
            <w:r w:rsidRPr="001D05D7">
              <w:rPr>
                <w:lang w:val="en-US"/>
              </w:rPr>
              <w:t>GUID</w:t>
            </w:r>
          </w:p>
        </w:tc>
        <w:tc>
          <w:tcPr>
            <w:tcW w:w="295" w:type="pct"/>
          </w:tcPr>
          <w:p w14:paraId="7669FD3A" w14:textId="77777777" w:rsidR="00EC7894" w:rsidRPr="001D05D7" w:rsidRDefault="00EC7894" w:rsidP="00D04606">
            <w:pPr>
              <w:pStyle w:val="GOSTTablenorm"/>
              <w:suppressAutoHyphens/>
            </w:pPr>
            <w:r w:rsidRPr="001D05D7">
              <w:t>Да</w:t>
            </w:r>
          </w:p>
        </w:tc>
        <w:tc>
          <w:tcPr>
            <w:tcW w:w="315" w:type="pct"/>
          </w:tcPr>
          <w:p w14:paraId="5B2493E7" w14:textId="77777777" w:rsidR="00EC7894" w:rsidRPr="001D05D7" w:rsidRDefault="00EC7894" w:rsidP="00D04606">
            <w:pPr>
              <w:pStyle w:val="GOSTTablenorm"/>
              <w:suppressAutoHyphens/>
              <w:rPr>
                <w:lang w:val="en-US"/>
              </w:rPr>
            </w:pPr>
            <w:r w:rsidRPr="001D05D7">
              <w:rPr>
                <w:lang w:val="en-US"/>
              </w:rPr>
              <w:t>=</w:t>
            </w:r>
            <w:r w:rsidRPr="001D05D7">
              <w:t>36</w:t>
            </w:r>
          </w:p>
        </w:tc>
        <w:tc>
          <w:tcPr>
            <w:tcW w:w="1885" w:type="pct"/>
          </w:tcPr>
          <w:p w14:paraId="254AEC3F" w14:textId="77777777" w:rsidR="00EC7894" w:rsidRPr="001D05D7" w:rsidRDefault="00EC7894" w:rsidP="00D04606">
            <w:pPr>
              <w:pStyle w:val="GOSTTablenorm"/>
              <w:suppressAutoHyphens/>
            </w:pPr>
            <w:r w:rsidRPr="001D05D7">
              <w:t>Уникальный идентификатор запроса (с тире)</w:t>
            </w:r>
          </w:p>
        </w:tc>
      </w:tr>
      <w:tr w:rsidR="00EC2242" w:rsidRPr="001D05D7" w14:paraId="1EDAFFEB" w14:textId="77777777" w:rsidTr="00C75A4E">
        <w:tc>
          <w:tcPr>
            <w:tcW w:w="1100" w:type="pct"/>
          </w:tcPr>
          <w:p w14:paraId="6A532183" w14:textId="77777777" w:rsidR="00EC7894" w:rsidRPr="001D05D7" w:rsidRDefault="00EC7894" w:rsidP="00D04606">
            <w:pPr>
              <w:pStyle w:val="GOSTTablenorm"/>
              <w:suppressAutoHyphens/>
            </w:pPr>
            <w:r w:rsidRPr="001D05D7">
              <w:t>Глобальный идентификатор документа</w:t>
            </w:r>
          </w:p>
        </w:tc>
        <w:tc>
          <w:tcPr>
            <w:tcW w:w="750" w:type="pct"/>
          </w:tcPr>
          <w:p w14:paraId="123989E4" w14:textId="77777777" w:rsidR="00EC7894" w:rsidRPr="001D05D7" w:rsidRDefault="00EC7894" w:rsidP="00D04606">
            <w:pPr>
              <w:pStyle w:val="GOSTTablenorm"/>
              <w:suppressAutoHyphens/>
              <w:rPr>
                <w:lang w:val="en-US"/>
              </w:rPr>
            </w:pPr>
            <w:proofErr w:type="spellStart"/>
            <w:r w:rsidRPr="001D05D7">
              <w:t>DocGuid</w:t>
            </w:r>
            <w:proofErr w:type="spellEnd"/>
          </w:p>
        </w:tc>
        <w:tc>
          <w:tcPr>
            <w:tcW w:w="500" w:type="pct"/>
          </w:tcPr>
          <w:p w14:paraId="446BA780" w14:textId="77777777" w:rsidR="00EC7894" w:rsidRPr="001D05D7" w:rsidRDefault="00EC7894" w:rsidP="00D04606">
            <w:pPr>
              <w:pStyle w:val="GOSTTablenorm"/>
              <w:suppressAutoHyphens/>
            </w:pPr>
            <w:r w:rsidRPr="001D05D7">
              <w:t>GUID</w:t>
            </w:r>
          </w:p>
        </w:tc>
        <w:tc>
          <w:tcPr>
            <w:tcW w:w="295" w:type="pct"/>
          </w:tcPr>
          <w:p w14:paraId="7105B1C3" w14:textId="77777777" w:rsidR="00EC7894" w:rsidRPr="001D05D7" w:rsidRDefault="00EC7894" w:rsidP="00D04606">
            <w:pPr>
              <w:pStyle w:val="GOSTTablenorm"/>
              <w:suppressAutoHyphens/>
            </w:pPr>
            <w:r w:rsidRPr="001D05D7">
              <w:t>Нет</w:t>
            </w:r>
          </w:p>
        </w:tc>
        <w:tc>
          <w:tcPr>
            <w:tcW w:w="315" w:type="pct"/>
          </w:tcPr>
          <w:p w14:paraId="028184FF" w14:textId="77777777" w:rsidR="00EC7894" w:rsidRPr="001D05D7" w:rsidRDefault="00EC7894" w:rsidP="00D04606">
            <w:pPr>
              <w:pStyle w:val="GOSTTablenorm"/>
              <w:suppressAutoHyphens/>
            </w:pPr>
            <w:r w:rsidRPr="001D05D7">
              <w:t>=36</w:t>
            </w:r>
          </w:p>
        </w:tc>
        <w:tc>
          <w:tcPr>
            <w:tcW w:w="1885" w:type="pct"/>
          </w:tcPr>
          <w:p w14:paraId="3DD7E78E" w14:textId="77777777" w:rsidR="00EC7894" w:rsidRPr="001D05D7" w:rsidRDefault="00EC7894" w:rsidP="00D04606">
            <w:pPr>
              <w:pStyle w:val="GOSTTablenorm"/>
              <w:suppressAutoHyphens/>
            </w:pPr>
            <w:r w:rsidRPr="001D05D7">
              <w:t>Уникальный идентификатор документа/отчета/виджета (с тире), инициировавшего запрос</w:t>
            </w:r>
          </w:p>
        </w:tc>
      </w:tr>
      <w:tr w:rsidR="00EC2242" w:rsidRPr="001D05D7" w14:paraId="48E6769B" w14:textId="77777777" w:rsidTr="00C75A4E">
        <w:tc>
          <w:tcPr>
            <w:tcW w:w="1100" w:type="pct"/>
          </w:tcPr>
          <w:p w14:paraId="52988FDE" w14:textId="77777777" w:rsidR="00EC7894" w:rsidRPr="001D05D7" w:rsidRDefault="00EC7894" w:rsidP="00D04606">
            <w:pPr>
              <w:pStyle w:val="GOSTTablenorm"/>
              <w:suppressAutoHyphens/>
            </w:pPr>
            <w:r w:rsidRPr="001D05D7">
              <w:t>Тип запроса</w:t>
            </w:r>
          </w:p>
        </w:tc>
        <w:tc>
          <w:tcPr>
            <w:tcW w:w="750" w:type="pct"/>
          </w:tcPr>
          <w:p w14:paraId="41D42C03" w14:textId="77777777" w:rsidR="00EC7894" w:rsidRPr="001D05D7" w:rsidRDefault="00EC7894" w:rsidP="00D04606">
            <w:pPr>
              <w:pStyle w:val="GOSTTablenorm"/>
              <w:suppressAutoHyphens/>
              <w:rPr>
                <w:lang w:val="en-US"/>
              </w:rPr>
            </w:pPr>
            <w:proofErr w:type="spellStart"/>
            <w:r w:rsidRPr="001D05D7">
              <w:rPr>
                <w:lang w:val="en-US"/>
              </w:rPr>
              <w:t>RequestType</w:t>
            </w:r>
            <w:proofErr w:type="spellEnd"/>
          </w:p>
        </w:tc>
        <w:tc>
          <w:tcPr>
            <w:tcW w:w="500" w:type="pct"/>
          </w:tcPr>
          <w:p w14:paraId="03A94C4E" w14:textId="77777777" w:rsidR="00EC7894" w:rsidRPr="001D05D7" w:rsidRDefault="00EC7894" w:rsidP="00D04606">
            <w:pPr>
              <w:pStyle w:val="GOSTTablenorm"/>
              <w:suppressAutoHyphens/>
              <w:rPr>
                <w:lang w:val="en-US"/>
              </w:rPr>
            </w:pPr>
            <w:r w:rsidRPr="001D05D7">
              <w:t>Строка</w:t>
            </w:r>
          </w:p>
        </w:tc>
        <w:tc>
          <w:tcPr>
            <w:tcW w:w="295" w:type="pct"/>
          </w:tcPr>
          <w:p w14:paraId="10E0FE51" w14:textId="77777777" w:rsidR="00EC7894" w:rsidRPr="001D05D7" w:rsidRDefault="00EC7894" w:rsidP="00D04606">
            <w:pPr>
              <w:pStyle w:val="GOSTTablenorm"/>
              <w:suppressAutoHyphens/>
            </w:pPr>
            <w:r w:rsidRPr="001D05D7">
              <w:t>Да</w:t>
            </w:r>
          </w:p>
        </w:tc>
        <w:tc>
          <w:tcPr>
            <w:tcW w:w="315" w:type="pct"/>
          </w:tcPr>
          <w:p w14:paraId="228922D3" w14:textId="49343A2C" w:rsidR="00EC7894" w:rsidRPr="001D05D7" w:rsidRDefault="00EC7894">
            <w:pPr>
              <w:pStyle w:val="GOSTTablenorm"/>
              <w:suppressAutoHyphens/>
              <w:rPr>
                <w:lang w:val="en-US"/>
              </w:rPr>
            </w:pPr>
            <w:r w:rsidRPr="001D05D7">
              <w:t>&lt;=</w:t>
            </w:r>
            <w:del w:id="377" w:author="Сатлер Марина Викторовна" w:date="2024-10-31T12:15:00Z">
              <w:r w:rsidRPr="001D05D7" w:rsidDel="00AA0659">
                <w:rPr>
                  <w:lang w:val="en-US"/>
                </w:rPr>
                <w:delText>10</w:delText>
              </w:r>
            </w:del>
            <w:ins w:id="378" w:author="Сатлер Марина Викторовна" w:date="2024-10-31T12:15:00Z">
              <w:r w:rsidR="00AA0659">
                <w:rPr>
                  <w:lang w:val="en-US"/>
                </w:rPr>
                <w:t>5</w:t>
              </w:r>
              <w:r w:rsidR="00AA0659" w:rsidRPr="001D05D7">
                <w:rPr>
                  <w:lang w:val="en-US"/>
                </w:rPr>
                <w:t>0</w:t>
              </w:r>
            </w:ins>
          </w:p>
        </w:tc>
        <w:tc>
          <w:tcPr>
            <w:tcW w:w="1885" w:type="pct"/>
          </w:tcPr>
          <w:p w14:paraId="0209B161" w14:textId="77777777" w:rsidR="00EC7894" w:rsidRPr="001D05D7" w:rsidRDefault="00EC7894" w:rsidP="00D04606">
            <w:pPr>
              <w:pStyle w:val="GOSTTablenorm"/>
              <w:suppressAutoHyphens/>
            </w:pPr>
            <w:r w:rsidRPr="001D05D7">
              <w:t>Передается значение «</w:t>
            </w:r>
            <w:r w:rsidRPr="001D05D7">
              <w:rPr>
                <w:lang w:val="en-US"/>
              </w:rPr>
              <w:t>NSR</w:t>
            </w:r>
            <w:r w:rsidRPr="001D05D7">
              <w:t>»</w:t>
            </w:r>
          </w:p>
        </w:tc>
      </w:tr>
      <w:tr w:rsidR="00EC7894" w:rsidRPr="001D05D7" w14:paraId="40E86571" w14:textId="77777777" w:rsidTr="00C75A4E">
        <w:tc>
          <w:tcPr>
            <w:tcW w:w="1885" w:type="pct"/>
            <w:gridSpan w:val="6"/>
          </w:tcPr>
          <w:p w14:paraId="4C610422" w14:textId="77777777" w:rsidR="00EC7894" w:rsidRPr="001D05D7" w:rsidRDefault="00EC7894" w:rsidP="00D04606">
            <w:pPr>
              <w:pStyle w:val="GOSTTableHead"/>
              <w:rPr>
                <w:szCs w:val="22"/>
              </w:rPr>
            </w:pPr>
            <w:r w:rsidRPr="001D05D7">
              <w:rPr>
                <w:szCs w:val="22"/>
              </w:rPr>
              <w:t>Перечень параметров тела запроса (</w:t>
            </w:r>
            <w:r w:rsidRPr="001D05D7">
              <w:rPr>
                <w:szCs w:val="22"/>
                <w:lang w:val="en-US"/>
              </w:rPr>
              <w:t>document</w:t>
            </w:r>
            <w:r w:rsidRPr="001D05D7">
              <w:rPr>
                <w:szCs w:val="22"/>
              </w:rPr>
              <w:t>)</w:t>
            </w:r>
          </w:p>
        </w:tc>
      </w:tr>
      <w:tr w:rsidR="00EC2242" w:rsidRPr="001D05D7" w14:paraId="676CED31" w14:textId="77777777" w:rsidTr="00C75A4E">
        <w:tc>
          <w:tcPr>
            <w:tcW w:w="1100" w:type="pct"/>
          </w:tcPr>
          <w:p w14:paraId="2E8878C4" w14:textId="77777777" w:rsidR="00EC7894" w:rsidRPr="001D05D7" w:rsidRDefault="00EC7894" w:rsidP="00D04606">
            <w:pPr>
              <w:pStyle w:val="GOSTTablenorm"/>
              <w:suppressAutoHyphens/>
            </w:pPr>
            <w:r w:rsidRPr="001D05D7">
              <w:t>Субъект учета</w:t>
            </w:r>
          </w:p>
        </w:tc>
        <w:tc>
          <w:tcPr>
            <w:tcW w:w="750" w:type="pct"/>
          </w:tcPr>
          <w:p w14:paraId="448DD371" w14:textId="77777777" w:rsidR="00EC7894" w:rsidRPr="001D05D7" w:rsidRDefault="00EC7894" w:rsidP="00D04606">
            <w:pPr>
              <w:pStyle w:val="GOSTTablenorm"/>
              <w:suppressAutoHyphens/>
              <w:rPr>
                <w:lang w:val="en-US"/>
              </w:rPr>
            </w:pPr>
            <w:r w:rsidRPr="001D05D7">
              <w:rPr>
                <w:lang w:val="en-US"/>
              </w:rPr>
              <w:t>Subject</w:t>
            </w:r>
          </w:p>
        </w:tc>
        <w:tc>
          <w:tcPr>
            <w:tcW w:w="500" w:type="pct"/>
          </w:tcPr>
          <w:p w14:paraId="0FF56088" w14:textId="77777777" w:rsidR="00EC7894" w:rsidRPr="001D05D7" w:rsidRDefault="00EC7894" w:rsidP="00D04606">
            <w:pPr>
              <w:pStyle w:val="GOSTTablenorm"/>
              <w:suppressAutoHyphens/>
            </w:pPr>
            <w:r w:rsidRPr="001D05D7">
              <w:t>Строка</w:t>
            </w:r>
          </w:p>
        </w:tc>
        <w:tc>
          <w:tcPr>
            <w:tcW w:w="295" w:type="pct"/>
          </w:tcPr>
          <w:p w14:paraId="53850A03" w14:textId="77777777" w:rsidR="00EC7894" w:rsidRPr="001D05D7" w:rsidRDefault="00EC7894" w:rsidP="00D04606">
            <w:pPr>
              <w:pStyle w:val="GOSTTablenorm"/>
              <w:suppressAutoHyphens/>
            </w:pPr>
            <w:r w:rsidRPr="001D05D7">
              <w:t>Да</w:t>
            </w:r>
          </w:p>
        </w:tc>
        <w:tc>
          <w:tcPr>
            <w:tcW w:w="315" w:type="pct"/>
          </w:tcPr>
          <w:p w14:paraId="31DDEF4E" w14:textId="77777777" w:rsidR="00EC7894" w:rsidRPr="001D05D7" w:rsidRDefault="00EC7894" w:rsidP="00D04606">
            <w:pPr>
              <w:pStyle w:val="GOSTTablenorm"/>
              <w:suppressAutoHyphens/>
              <w:rPr>
                <w:lang w:val="en-US"/>
              </w:rPr>
            </w:pPr>
            <w:r w:rsidRPr="001D05D7">
              <w:t>=</w:t>
            </w:r>
            <w:r w:rsidRPr="001D05D7">
              <w:rPr>
                <w:lang w:val="en-US"/>
              </w:rPr>
              <w:t>4</w:t>
            </w:r>
          </w:p>
        </w:tc>
        <w:tc>
          <w:tcPr>
            <w:tcW w:w="1885" w:type="pct"/>
          </w:tcPr>
          <w:p w14:paraId="2A32517D" w14:textId="77777777" w:rsidR="00EC7894" w:rsidRPr="00F43161" w:rsidRDefault="00EC7894" w:rsidP="00D04606">
            <w:pPr>
              <w:pStyle w:val="GOSTTablenorm"/>
              <w:suppressAutoHyphens/>
            </w:pPr>
            <w:r>
              <w:t>Указывается код ТОФК/ЦС учета, по записям учета которого требуется осуществить диагностику</w:t>
            </w:r>
          </w:p>
        </w:tc>
      </w:tr>
      <w:tr w:rsidR="00EC2242" w:rsidRPr="001D05D7" w14:paraId="3DC6F17C" w14:textId="77777777" w:rsidTr="00C75A4E">
        <w:tc>
          <w:tcPr>
            <w:tcW w:w="1100" w:type="pct"/>
          </w:tcPr>
          <w:p w14:paraId="58D46743" w14:textId="77777777" w:rsidR="00EC7894" w:rsidRPr="001D05D7" w:rsidRDefault="00EC7894" w:rsidP="00D04606">
            <w:pPr>
              <w:pStyle w:val="GOSTTablenorm"/>
              <w:suppressAutoHyphens/>
            </w:pPr>
            <w:r w:rsidRPr="001D05D7">
              <w:rPr>
                <w:shd w:val="clear" w:color="auto" w:fill="FFFFFF"/>
              </w:rPr>
              <w:t>Операционный день</w:t>
            </w:r>
          </w:p>
        </w:tc>
        <w:tc>
          <w:tcPr>
            <w:tcW w:w="750" w:type="pct"/>
          </w:tcPr>
          <w:p w14:paraId="678A55D8" w14:textId="77777777" w:rsidR="00EC7894" w:rsidRPr="001D05D7" w:rsidRDefault="00EC7894" w:rsidP="00D04606">
            <w:pPr>
              <w:pStyle w:val="GOSTTablenorm"/>
              <w:suppressAutoHyphens/>
              <w:rPr>
                <w:lang w:val="en-US"/>
              </w:rPr>
            </w:pPr>
            <w:proofErr w:type="spellStart"/>
            <w:r w:rsidRPr="001D05D7">
              <w:rPr>
                <w:lang w:val="en-US"/>
              </w:rPr>
              <w:t>TradingDay</w:t>
            </w:r>
            <w:proofErr w:type="spellEnd"/>
          </w:p>
        </w:tc>
        <w:tc>
          <w:tcPr>
            <w:tcW w:w="500" w:type="pct"/>
          </w:tcPr>
          <w:p w14:paraId="410C3DDF" w14:textId="77777777" w:rsidR="00EC7894" w:rsidRPr="001D05D7" w:rsidRDefault="00EC7894" w:rsidP="00D04606">
            <w:pPr>
              <w:pStyle w:val="GOSTTablenorm"/>
              <w:suppressAutoHyphens/>
            </w:pPr>
            <w:r w:rsidRPr="001D05D7">
              <w:t>Дата</w:t>
            </w:r>
          </w:p>
        </w:tc>
        <w:tc>
          <w:tcPr>
            <w:tcW w:w="295" w:type="pct"/>
          </w:tcPr>
          <w:p w14:paraId="0DAE7E43" w14:textId="77777777" w:rsidR="00EC7894" w:rsidRPr="001D05D7" w:rsidRDefault="00EC7894" w:rsidP="00D04606">
            <w:pPr>
              <w:pStyle w:val="GOSTTablenorm"/>
              <w:suppressAutoHyphens/>
            </w:pPr>
            <w:r w:rsidRPr="001D05D7">
              <w:t>Да</w:t>
            </w:r>
          </w:p>
        </w:tc>
        <w:tc>
          <w:tcPr>
            <w:tcW w:w="315" w:type="pct"/>
          </w:tcPr>
          <w:p w14:paraId="7A2E998B" w14:textId="705F84C0" w:rsidR="00EC7894" w:rsidRPr="001D05D7" w:rsidRDefault="00EC7894" w:rsidP="00D04606">
            <w:pPr>
              <w:pStyle w:val="GOSTTablenorm"/>
              <w:suppressAutoHyphens/>
              <w:rPr>
                <w:lang w:val="en-US"/>
              </w:rPr>
            </w:pPr>
          </w:p>
        </w:tc>
        <w:tc>
          <w:tcPr>
            <w:tcW w:w="1885" w:type="pct"/>
          </w:tcPr>
          <w:p w14:paraId="68C55517" w14:textId="23E60CF4" w:rsidR="00EC7894" w:rsidRPr="00474651" w:rsidRDefault="00EC7894" w:rsidP="00D04606">
            <w:pPr>
              <w:pStyle w:val="GOSTTablenorm"/>
              <w:suppressAutoHyphens/>
              <w:rPr>
                <w:lang w:eastAsia="en-US"/>
              </w:rPr>
            </w:pPr>
            <w:r w:rsidRPr="006F725F">
              <w:rPr>
                <w:lang w:eastAsia="en-US"/>
              </w:rPr>
              <w:t xml:space="preserve">Указывается дата отражения </w:t>
            </w:r>
            <w:r>
              <w:rPr>
                <w:lang w:eastAsia="en-US"/>
              </w:rPr>
              <w:t xml:space="preserve">операции </w:t>
            </w:r>
            <w:r w:rsidRPr="006F725F">
              <w:rPr>
                <w:lang w:eastAsia="en-US"/>
              </w:rPr>
              <w:t xml:space="preserve">в учете, по которой осуществляется </w:t>
            </w:r>
            <w:r>
              <w:rPr>
                <w:lang w:eastAsia="en-US"/>
              </w:rPr>
              <w:t>диагностика</w:t>
            </w:r>
            <w:r w:rsidRPr="006F725F">
              <w:rPr>
                <w:lang w:eastAsia="en-US"/>
              </w:rPr>
              <w:t xml:space="preserve"> записей учета.</w:t>
            </w:r>
          </w:p>
          <w:p w14:paraId="755E4D43" w14:textId="77777777" w:rsidR="00EC7894" w:rsidRPr="007D5971" w:rsidRDefault="00EC7894" w:rsidP="00D04606">
            <w:pPr>
              <w:pStyle w:val="GOSTTablenorm"/>
              <w:suppressAutoHyphens/>
              <w:rPr>
                <w:color w:val="172B4D"/>
                <w:sz w:val="21"/>
                <w:szCs w:val="21"/>
                <w:lang w:val="en-US" w:eastAsia="en-US"/>
              </w:rPr>
            </w:pPr>
            <w:proofErr w:type="spellStart"/>
            <w:r w:rsidRPr="006F725F">
              <w:rPr>
                <w:lang w:val="en-US" w:eastAsia="en-US"/>
              </w:rPr>
              <w:t>Формат</w:t>
            </w:r>
            <w:proofErr w:type="spellEnd"/>
            <w:r w:rsidRPr="006F725F">
              <w:rPr>
                <w:lang w:val="en-US" w:eastAsia="en-US"/>
              </w:rPr>
              <w:t xml:space="preserve"> YYYY-MM-DD</w:t>
            </w:r>
          </w:p>
        </w:tc>
      </w:tr>
      <w:tr w:rsidR="00EC2242" w:rsidRPr="001D05D7" w14:paraId="73897E51" w14:textId="77777777" w:rsidTr="00C75A4E">
        <w:tc>
          <w:tcPr>
            <w:tcW w:w="1100" w:type="pct"/>
          </w:tcPr>
          <w:p w14:paraId="142AFC7D" w14:textId="77777777" w:rsidR="00EC7894" w:rsidRPr="001D05D7" w:rsidRDefault="00EC7894" w:rsidP="00D04606">
            <w:pPr>
              <w:pStyle w:val="GOSTTablenorm"/>
              <w:suppressAutoHyphens/>
            </w:pPr>
            <w:r w:rsidRPr="001D05D7">
              <w:t>Формировать при отсутствии данных</w:t>
            </w:r>
          </w:p>
        </w:tc>
        <w:tc>
          <w:tcPr>
            <w:tcW w:w="750" w:type="pct"/>
          </w:tcPr>
          <w:p w14:paraId="5025041A" w14:textId="77777777" w:rsidR="00EC7894" w:rsidRPr="001D05D7" w:rsidRDefault="00EC7894" w:rsidP="00D04606">
            <w:pPr>
              <w:pStyle w:val="GOSTTablenorm"/>
              <w:suppressAutoHyphens/>
            </w:pPr>
            <w:proofErr w:type="spellStart"/>
            <w:r w:rsidRPr="001D05D7">
              <w:rPr>
                <w:lang w:val="en-US"/>
              </w:rPr>
              <w:t>ReturnIfEmpty</w:t>
            </w:r>
            <w:proofErr w:type="spellEnd"/>
          </w:p>
        </w:tc>
        <w:tc>
          <w:tcPr>
            <w:tcW w:w="500" w:type="pct"/>
          </w:tcPr>
          <w:p w14:paraId="371B383B" w14:textId="77777777" w:rsidR="00EC7894" w:rsidRPr="001D05D7" w:rsidRDefault="00EC7894" w:rsidP="00D04606">
            <w:pPr>
              <w:pStyle w:val="GOSTTablenorm"/>
              <w:suppressAutoHyphens/>
            </w:pPr>
            <w:r w:rsidRPr="001D05D7">
              <w:t>Число</w:t>
            </w:r>
          </w:p>
        </w:tc>
        <w:tc>
          <w:tcPr>
            <w:tcW w:w="295" w:type="pct"/>
          </w:tcPr>
          <w:p w14:paraId="2A4900A8" w14:textId="77777777" w:rsidR="00EC7894" w:rsidRPr="001D05D7" w:rsidRDefault="00EC7894" w:rsidP="00D04606">
            <w:pPr>
              <w:pStyle w:val="GOSTTablenorm"/>
              <w:suppressAutoHyphens/>
            </w:pPr>
            <w:r w:rsidRPr="001D05D7">
              <w:t>Да</w:t>
            </w:r>
          </w:p>
        </w:tc>
        <w:tc>
          <w:tcPr>
            <w:tcW w:w="315" w:type="pct"/>
          </w:tcPr>
          <w:p w14:paraId="4DAB02F9" w14:textId="77777777" w:rsidR="00EC7894" w:rsidRPr="001D05D7" w:rsidRDefault="00EC7894" w:rsidP="00D04606">
            <w:pPr>
              <w:pStyle w:val="GOSTTablenorm"/>
              <w:suppressAutoHyphens/>
            </w:pPr>
            <w:r w:rsidRPr="001D05D7">
              <w:rPr>
                <w:shd w:val="clear" w:color="auto" w:fill="FFFFFF"/>
              </w:rPr>
              <w:t>=1</w:t>
            </w:r>
          </w:p>
        </w:tc>
        <w:tc>
          <w:tcPr>
            <w:tcW w:w="1885" w:type="pct"/>
          </w:tcPr>
          <w:p w14:paraId="349DF169" w14:textId="77777777" w:rsidR="00EC7894" w:rsidRPr="007D5971" w:rsidRDefault="00EC7894" w:rsidP="00D04606">
            <w:pPr>
              <w:pStyle w:val="GOSTTablenorm"/>
              <w:suppressAutoHyphens/>
              <w:rPr>
                <w:color w:val="172B4D"/>
                <w:sz w:val="21"/>
                <w:szCs w:val="21"/>
                <w:lang w:eastAsia="en-US"/>
              </w:rPr>
            </w:pPr>
            <w:r w:rsidRPr="007D5971">
              <w:rPr>
                <w:rFonts w:hint="eastAsia"/>
                <w:color w:val="000000"/>
                <w:sz w:val="21"/>
                <w:szCs w:val="21"/>
                <w:lang w:eastAsia="en-US"/>
              </w:rPr>
              <w:t>Указывается</w:t>
            </w:r>
            <w:r w:rsidRPr="007D5971">
              <w:rPr>
                <w:color w:val="000000"/>
                <w:sz w:val="21"/>
                <w:szCs w:val="21"/>
                <w:lang w:eastAsia="en-US"/>
              </w:rPr>
              <w:t xml:space="preserve"> </w:t>
            </w:r>
            <w:r w:rsidRPr="007D5971">
              <w:rPr>
                <w:rFonts w:hint="eastAsia"/>
                <w:color w:val="000000"/>
                <w:sz w:val="21"/>
                <w:szCs w:val="21"/>
                <w:lang w:eastAsia="en-US"/>
              </w:rPr>
              <w:t>вариант</w:t>
            </w:r>
            <w:r w:rsidRPr="007D5971">
              <w:rPr>
                <w:color w:val="000000"/>
                <w:sz w:val="21"/>
                <w:szCs w:val="21"/>
                <w:lang w:eastAsia="en-US"/>
              </w:rPr>
              <w:t xml:space="preserve"> </w:t>
            </w:r>
            <w:r w:rsidRPr="007D5971">
              <w:rPr>
                <w:rFonts w:hint="eastAsia"/>
                <w:color w:val="000000"/>
                <w:sz w:val="21"/>
                <w:szCs w:val="21"/>
                <w:lang w:eastAsia="en-US"/>
              </w:rPr>
              <w:t>формирования</w:t>
            </w:r>
            <w:r w:rsidRPr="007D5971">
              <w:rPr>
                <w:color w:val="000000"/>
                <w:sz w:val="21"/>
                <w:szCs w:val="21"/>
                <w:lang w:eastAsia="en-US"/>
              </w:rPr>
              <w:t xml:space="preserve"> </w:t>
            </w:r>
            <w:r w:rsidRPr="007D5971">
              <w:rPr>
                <w:rFonts w:hint="eastAsia"/>
                <w:color w:val="000000"/>
                <w:sz w:val="21"/>
                <w:szCs w:val="21"/>
                <w:lang w:eastAsia="en-US"/>
              </w:rPr>
              <w:t>ответа</w:t>
            </w:r>
            <w:r w:rsidRPr="007D5971">
              <w:rPr>
                <w:color w:val="000000"/>
                <w:sz w:val="21"/>
                <w:szCs w:val="21"/>
                <w:lang w:eastAsia="en-US"/>
              </w:rPr>
              <w:t xml:space="preserve"> </w:t>
            </w:r>
            <w:r w:rsidRPr="007D5971">
              <w:rPr>
                <w:rFonts w:hint="eastAsia"/>
                <w:color w:val="000000"/>
                <w:sz w:val="21"/>
                <w:szCs w:val="21"/>
                <w:lang w:eastAsia="en-US"/>
              </w:rPr>
              <w:t>на</w:t>
            </w:r>
            <w:r w:rsidRPr="007D5971">
              <w:rPr>
                <w:color w:val="000000"/>
                <w:sz w:val="21"/>
                <w:szCs w:val="21"/>
                <w:lang w:eastAsia="en-US"/>
              </w:rPr>
              <w:t xml:space="preserve"> </w:t>
            </w:r>
            <w:r w:rsidRPr="007D5971">
              <w:rPr>
                <w:rFonts w:hint="eastAsia"/>
                <w:color w:val="000000"/>
                <w:sz w:val="21"/>
                <w:szCs w:val="21"/>
                <w:lang w:eastAsia="en-US"/>
              </w:rPr>
              <w:t>запрос</w:t>
            </w:r>
            <w:r w:rsidRPr="007D5971">
              <w:rPr>
                <w:color w:val="000000"/>
                <w:sz w:val="21"/>
                <w:szCs w:val="21"/>
                <w:lang w:eastAsia="en-US"/>
              </w:rPr>
              <w:t xml:space="preserve"> </w:t>
            </w:r>
            <w:r w:rsidRPr="007D5971">
              <w:rPr>
                <w:rFonts w:hint="eastAsia"/>
                <w:color w:val="000000"/>
                <w:sz w:val="21"/>
                <w:szCs w:val="21"/>
                <w:lang w:eastAsia="en-US"/>
              </w:rPr>
              <w:t>в</w:t>
            </w:r>
            <w:r w:rsidRPr="007D5971">
              <w:rPr>
                <w:color w:val="000000"/>
                <w:sz w:val="21"/>
                <w:szCs w:val="21"/>
                <w:lang w:eastAsia="en-US"/>
              </w:rPr>
              <w:t xml:space="preserve"> </w:t>
            </w:r>
            <w:r w:rsidRPr="007D5971">
              <w:rPr>
                <w:rFonts w:hint="eastAsia"/>
                <w:color w:val="000000"/>
                <w:sz w:val="21"/>
                <w:szCs w:val="21"/>
                <w:lang w:eastAsia="en-US"/>
              </w:rPr>
              <w:t>случае</w:t>
            </w:r>
            <w:r w:rsidRPr="007D5971">
              <w:rPr>
                <w:color w:val="000000"/>
                <w:sz w:val="21"/>
                <w:szCs w:val="21"/>
                <w:lang w:eastAsia="en-US"/>
              </w:rPr>
              <w:t xml:space="preserve">, </w:t>
            </w:r>
            <w:r w:rsidRPr="007D5971">
              <w:rPr>
                <w:rFonts w:hint="eastAsia"/>
                <w:color w:val="000000"/>
                <w:sz w:val="21"/>
                <w:szCs w:val="21"/>
                <w:lang w:eastAsia="en-US"/>
              </w:rPr>
              <w:t>если</w:t>
            </w:r>
            <w:r w:rsidRPr="007D5971">
              <w:rPr>
                <w:color w:val="000000"/>
                <w:sz w:val="21"/>
                <w:szCs w:val="21"/>
                <w:lang w:eastAsia="en-US"/>
              </w:rPr>
              <w:t xml:space="preserve"> </w:t>
            </w:r>
            <w:r w:rsidRPr="007D5971">
              <w:rPr>
                <w:rFonts w:hint="eastAsia"/>
                <w:color w:val="000000"/>
                <w:sz w:val="21"/>
                <w:szCs w:val="21"/>
                <w:lang w:eastAsia="en-US"/>
              </w:rPr>
              <w:t>по</w:t>
            </w:r>
            <w:r w:rsidRPr="007D5971">
              <w:rPr>
                <w:color w:val="000000"/>
                <w:sz w:val="21"/>
                <w:szCs w:val="21"/>
                <w:lang w:eastAsia="en-US"/>
              </w:rPr>
              <w:t xml:space="preserve"> </w:t>
            </w:r>
            <w:r w:rsidRPr="007D5971">
              <w:rPr>
                <w:rFonts w:hint="eastAsia"/>
                <w:color w:val="000000"/>
                <w:sz w:val="21"/>
                <w:szCs w:val="21"/>
                <w:lang w:eastAsia="en-US"/>
              </w:rPr>
              <w:t>результатам</w:t>
            </w:r>
            <w:r w:rsidRPr="007D5971">
              <w:rPr>
                <w:color w:val="000000"/>
                <w:sz w:val="21"/>
                <w:szCs w:val="21"/>
                <w:lang w:eastAsia="en-US"/>
              </w:rPr>
              <w:t xml:space="preserve"> </w:t>
            </w:r>
            <w:r w:rsidRPr="007D5971">
              <w:rPr>
                <w:rFonts w:hint="eastAsia"/>
                <w:color w:val="000000"/>
                <w:sz w:val="21"/>
                <w:szCs w:val="21"/>
                <w:lang w:eastAsia="en-US"/>
              </w:rPr>
              <w:t>обработки</w:t>
            </w:r>
            <w:r w:rsidRPr="007D5971">
              <w:rPr>
                <w:color w:val="000000"/>
                <w:sz w:val="21"/>
                <w:szCs w:val="21"/>
                <w:lang w:eastAsia="en-US"/>
              </w:rPr>
              <w:t xml:space="preserve"> </w:t>
            </w:r>
            <w:r w:rsidRPr="007D5971">
              <w:rPr>
                <w:rFonts w:hint="eastAsia"/>
                <w:color w:val="000000"/>
                <w:sz w:val="21"/>
                <w:szCs w:val="21"/>
                <w:lang w:eastAsia="en-US"/>
              </w:rPr>
              <w:t>запроса</w:t>
            </w:r>
            <w:r w:rsidRPr="007D5971">
              <w:rPr>
                <w:color w:val="000000"/>
                <w:sz w:val="21"/>
                <w:szCs w:val="21"/>
                <w:lang w:eastAsia="en-US"/>
              </w:rPr>
              <w:t xml:space="preserve"> </w:t>
            </w:r>
            <w:r w:rsidRPr="007D5971">
              <w:rPr>
                <w:rFonts w:hint="eastAsia"/>
                <w:color w:val="000000"/>
                <w:sz w:val="21"/>
                <w:szCs w:val="21"/>
                <w:lang w:eastAsia="en-US"/>
              </w:rPr>
              <w:t>данные</w:t>
            </w:r>
            <w:r w:rsidRPr="007D5971">
              <w:rPr>
                <w:color w:val="000000"/>
                <w:sz w:val="21"/>
                <w:szCs w:val="21"/>
                <w:lang w:eastAsia="en-US"/>
              </w:rPr>
              <w:t xml:space="preserve">, </w:t>
            </w:r>
            <w:r w:rsidRPr="007D5971">
              <w:rPr>
                <w:rFonts w:hint="eastAsia"/>
                <w:color w:val="000000"/>
                <w:sz w:val="21"/>
                <w:szCs w:val="21"/>
                <w:lang w:eastAsia="en-US"/>
              </w:rPr>
              <w:t>удовлетворяющие</w:t>
            </w:r>
            <w:r w:rsidRPr="007D5971">
              <w:rPr>
                <w:color w:val="000000"/>
                <w:sz w:val="21"/>
                <w:szCs w:val="21"/>
                <w:lang w:eastAsia="en-US"/>
              </w:rPr>
              <w:t xml:space="preserve"> </w:t>
            </w:r>
            <w:r w:rsidRPr="007D5971">
              <w:rPr>
                <w:rFonts w:hint="eastAsia"/>
                <w:color w:val="000000"/>
                <w:sz w:val="21"/>
                <w:szCs w:val="21"/>
                <w:lang w:eastAsia="en-US"/>
              </w:rPr>
              <w:t>условиям</w:t>
            </w:r>
            <w:r w:rsidRPr="007D5971">
              <w:rPr>
                <w:color w:val="000000"/>
                <w:sz w:val="21"/>
                <w:szCs w:val="21"/>
                <w:lang w:eastAsia="en-US"/>
              </w:rPr>
              <w:t xml:space="preserve"> </w:t>
            </w:r>
            <w:r w:rsidRPr="007D5971">
              <w:rPr>
                <w:rFonts w:hint="eastAsia"/>
                <w:color w:val="000000"/>
                <w:sz w:val="21"/>
                <w:szCs w:val="21"/>
                <w:lang w:eastAsia="en-US"/>
              </w:rPr>
              <w:t>отбора</w:t>
            </w:r>
            <w:r w:rsidRPr="007D5971">
              <w:rPr>
                <w:color w:val="000000"/>
                <w:sz w:val="21"/>
                <w:szCs w:val="21"/>
                <w:lang w:eastAsia="en-US"/>
              </w:rPr>
              <w:t xml:space="preserve">, </w:t>
            </w:r>
            <w:r w:rsidRPr="007D5971">
              <w:rPr>
                <w:rFonts w:hint="eastAsia"/>
                <w:color w:val="000000"/>
                <w:sz w:val="21"/>
                <w:szCs w:val="21"/>
                <w:lang w:eastAsia="en-US"/>
              </w:rPr>
              <w:t>не</w:t>
            </w:r>
            <w:r w:rsidRPr="007D5971">
              <w:rPr>
                <w:color w:val="000000"/>
                <w:sz w:val="21"/>
                <w:szCs w:val="21"/>
                <w:lang w:eastAsia="en-US"/>
              </w:rPr>
              <w:t xml:space="preserve"> </w:t>
            </w:r>
            <w:r w:rsidRPr="007D5971">
              <w:rPr>
                <w:rFonts w:hint="eastAsia"/>
                <w:color w:val="000000"/>
                <w:sz w:val="21"/>
                <w:szCs w:val="21"/>
                <w:lang w:eastAsia="en-US"/>
              </w:rPr>
              <w:t>найдены</w:t>
            </w:r>
            <w:r w:rsidRPr="007D5971">
              <w:rPr>
                <w:color w:val="000000"/>
                <w:sz w:val="21"/>
                <w:szCs w:val="21"/>
                <w:lang w:eastAsia="en-US"/>
              </w:rPr>
              <w:t xml:space="preserve"> (</w:t>
            </w:r>
            <w:r w:rsidRPr="007D5971">
              <w:rPr>
                <w:rFonts w:hint="eastAsia"/>
                <w:color w:val="000000"/>
                <w:sz w:val="21"/>
                <w:szCs w:val="21"/>
                <w:lang w:eastAsia="en-US"/>
              </w:rPr>
              <w:t>пустая</w:t>
            </w:r>
            <w:r w:rsidRPr="007D5971">
              <w:rPr>
                <w:color w:val="000000"/>
                <w:sz w:val="21"/>
                <w:szCs w:val="21"/>
                <w:lang w:eastAsia="en-US"/>
              </w:rPr>
              <w:t xml:space="preserve"> </w:t>
            </w:r>
            <w:r w:rsidRPr="007D5971">
              <w:rPr>
                <w:rFonts w:hint="eastAsia"/>
                <w:color w:val="000000"/>
                <w:sz w:val="21"/>
                <w:szCs w:val="21"/>
                <w:lang w:eastAsia="en-US"/>
              </w:rPr>
              <w:t>выборка</w:t>
            </w:r>
            <w:r w:rsidRPr="007D5971">
              <w:rPr>
                <w:color w:val="000000"/>
                <w:sz w:val="21"/>
                <w:szCs w:val="21"/>
                <w:lang w:eastAsia="en-US"/>
              </w:rPr>
              <w:t xml:space="preserve">, </w:t>
            </w:r>
            <w:r w:rsidRPr="007D5971">
              <w:rPr>
                <w:rFonts w:hint="eastAsia"/>
                <w:color w:val="000000"/>
                <w:sz w:val="21"/>
                <w:szCs w:val="21"/>
                <w:lang w:eastAsia="en-US"/>
              </w:rPr>
              <w:t>нет</w:t>
            </w:r>
            <w:r w:rsidRPr="007D5971">
              <w:rPr>
                <w:color w:val="000000"/>
                <w:sz w:val="21"/>
                <w:szCs w:val="21"/>
                <w:lang w:eastAsia="en-US"/>
              </w:rPr>
              <w:t xml:space="preserve"> </w:t>
            </w:r>
            <w:r w:rsidRPr="007D5971">
              <w:rPr>
                <w:rFonts w:hint="eastAsia"/>
                <w:color w:val="000000"/>
                <w:sz w:val="21"/>
                <w:szCs w:val="21"/>
                <w:lang w:eastAsia="en-US"/>
              </w:rPr>
              <w:t>данных</w:t>
            </w:r>
            <w:r w:rsidRPr="007D5971">
              <w:rPr>
                <w:color w:val="000000"/>
                <w:sz w:val="21"/>
                <w:szCs w:val="21"/>
                <w:lang w:eastAsia="en-US"/>
              </w:rPr>
              <w:t>).</w:t>
            </w:r>
          </w:p>
          <w:p w14:paraId="2A4312A7" w14:textId="77777777" w:rsidR="00EC7894" w:rsidRPr="007D5971" w:rsidRDefault="00EC7894" w:rsidP="00D04606">
            <w:pPr>
              <w:pStyle w:val="GOSTTablenorm"/>
              <w:suppressAutoHyphens/>
              <w:rPr>
                <w:color w:val="172B4D"/>
                <w:sz w:val="21"/>
                <w:szCs w:val="21"/>
                <w:lang w:eastAsia="en-US"/>
              </w:rPr>
            </w:pPr>
            <w:r w:rsidRPr="007D5971">
              <w:rPr>
                <w:rFonts w:hint="eastAsia"/>
                <w:color w:val="000000"/>
                <w:sz w:val="21"/>
                <w:szCs w:val="21"/>
                <w:lang w:eastAsia="en-US"/>
              </w:rPr>
              <w:lastRenderedPageBreak/>
              <w:t>Возможные</w:t>
            </w:r>
            <w:r w:rsidRPr="007D5971">
              <w:rPr>
                <w:color w:val="000000"/>
                <w:sz w:val="21"/>
                <w:szCs w:val="21"/>
                <w:lang w:eastAsia="en-US"/>
              </w:rPr>
              <w:t xml:space="preserve"> </w:t>
            </w:r>
            <w:r w:rsidRPr="007D5971">
              <w:rPr>
                <w:rFonts w:hint="eastAsia"/>
                <w:color w:val="000000"/>
                <w:sz w:val="21"/>
                <w:szCs w:val="21"/>
                <w:lang w:eastAsia="en-US"/>
              </w:rPr>
              <w:t>значения</w:t>
            </w:r>
            <w:r w:rsidRPr="007D5971">
              <w:rPr>
                <w:color w:val="000000"/>
                <w:sz w:val="21"/>
                <w:szCs w:val="21"/>
                <w:lang w:eastAsia="en-US"/>
              </w:rPr>
              <w:t>:</w:t>
            </w:r>
          </w:p>
          <w:p w14:paraId="6A2F4B69" w14:textId="789A7414" w:rsidR="00EC7894" w:rsidRPr="007D5971" w:rsidRDefault="00EC2242" w:rsidP="00D04606">
            <w:pPr>
              <w:pStyle w:val="GOSTTableListMark1"/>
              <w:suppressAutoHyphens/>
              <w:rPr>
                <w:color w:val="172B4D"/>
                <w:lang w:eastAsia="en-US"/>
              </w:rPr>
            </w:pPr>
            <w:r>
              <w:rPr>
                <w:lang w:eastAsia="en-US"/>
              </w:rPr>
              <w:t>«</w:t>
            </w:r>
            <w:r w:rsidR="00EC7894" w:rsidRPr="007D5971">
              <w:rPr>
                <w:lang w:eastAsia="en-US"/>
              </w:rPr>
              <w:t>1</w:t>
            </w:r>
            <w:r>
              <w:rPr>
                <w:lang w:eastAsia="en-US"/>
              </w:rPr>
              <w:t>»</w:t>
            </w:r>
            <w:r w:rsidR="00EC7894" w:rsidRPr="007D5971">
              <w:rPr>
                <w:lang w:eastAsia="en-US"/>
              </w:rPr>
              <w:t xml:space="preserve"> </w:t>
            </w:r>
            <w:r w:rsidR="00EC7894" w:rsidRPr="007D5971">
              <w:rPr>
                <w:rFonts w:hint="eastAsia"/>
                <w:lang w:eastAsia="en-US"/>
              </w:rPr>
              <w:t>–</w:t>
            </w:r>
            <w:r w:rsidR="00EC7894" w:rsidRPr="007D5971">
              <w:rPr>
                <w:lang w:eastAsia="en-US"/>
              </w:rPr>
              <w:t xml:space="preserve"> </w:t>
            </w:r>
            <w:r w:rsidR="00EC7894" w:rsidRPr="007D5971">
              <w:rPr>
                <w:rFonts w:hint="eastAsia"/>
                <w:lang w:eastAsia="en-US"/>
              </w:rPr>
              <w:t>Да</w:t>
            </w:r>
            <w:r w:rsidR="00EC7894" w:rsidRPr="007D5971">
              <w:rPr>
                <w:lang w:eastAsia="en-US"/>
              </w:rPr>
              <w:t xml:space="preserve">, </w:t>
            </w:r>
            <w:r w:rsidR="00EC7894" w:rsidRPr="007D5971">
              <w:rPr>
                <w:rFonts w:hint="eastAsia"/>
                <w:lang w:eastAsia="en-US"/>
              </w:rPr>
              <w:t>возвращать</w:t>
            </w:r>
            <w:r w:rsidR="00EC7894" w:rsidRPr="007D5971">
              <w:rPr>
                <w:lang w:eastAsia="en-US"/>
              </w:rPr>
              <w:t xml:space="preserve"> </w:t>
            </w:r>
            <w:r w:rsidR="00EC7894" w:rsidRPr="007D5971">
              <w:rPr>
                <w:rFonts w:hint="eastAsia"/>
                <w:lang w:eastAsia="en-US"/>
              </w:rPr>
              <w:t>файл</w:t>
            </w:r>
            <w:r w:rsidR="00EC7894" w:rsidRPr="007D5971">
              <w:rPr>
                <w:lang w:eastAsia="en-US"/>
              </w:rPr>
              <w:t xml:space="preserve"> </w:t>
            </w:r>
            <w:r w:rsidR="00EC7894" w:rsidRPr="007D5971">
              <w:rPr>
                <w:rFonts w:hint="eastAsia"/>
                <w:lang w:eastAsia="en-US"/>
              </w:rPr>
              <w:t>отчета</w:t>
            </w:r>
            <w:r w:rsidR="00EC7894" w:rsidRPr="007D5971">
              <w:rPr>
                <w:lang w:eastAsia="en-US"/>
              </w:rPr>
              <w:t xml:space="preserve">, </w:t>
            </w:r>
            <w:r w:rsidR="00EC7894" w:rsidRPr="007D5971">
              <w:rPr>
                <w:rFonts w:hint="eastAsia"/>
                <w:lang w:eastAsia="en-US"/>
              </w:rPr>
              <w:t>в</w:t>
            </w:r>
            <w:r w:rsidR="00EC7894" w:rsidRPr="007D5971">
              <w:rPr>
                <w:lang w:eastAsia="en-US"/>
              </w:rPr>
              <w:t xml:space="preserve"> </w:t>
            </w:r>
            <w:r w:rsidR="00EC7894" w:rsidRPr="007D5971">
              <w:rPr>
                <w:rFonts w:hint="eastAsia"/>
                <w:lang w:eastAsia="en-US"/>
              </w:rPr>
              <w:t>котором</w:t>
            </w:r>
            <w:r w:rsidR="00EC7894" w:rsidRPr="007D5971">
              <w:rPr>
                <w:lang w:eastAsia="en-US"/>
              </w:rPr>
              <w:t xml:space="preserve"> </w:t>
            </w:r>
            <w:r w:rsidR="00EC7894" w:rsidRPr="007D5971">
              <w:rPr>
                <w:rFonts w:hint="eastAsia"/>
                <w:lang w:eastAsia="en-US"/>
              </w:rPr>
              <w:t>заполнена</w:t>
            </w:r>
            <w:r w:rsidR="00EC7894" w:rsidRPr="007D5971">
              <w:rPr>
                <w:lang w:eastAsia="en-US"/>
              </w:rPr>
              <w:t xml:space="preserve"> </w:t>
            </w:r>
            <w:r w:rsidR="00EC7894" w:rsidRPr="007D5971">
              <w:rPr>
                <w:rFonts w:hint="eastAsia"/>
                <w:lang w:eastAsia="en-US"/>
              </w:rPr>
              <w:t>заголовочная</w:t>
            </w:r>
            <w:r w:rsidR="00EC7894" w:rsidRPr="007D5971">
              <w:rPr>
                <w:lang w:eastAsia="en-US"/>
              </w:rPr>
              <w:t xml:space="preserve"> </w:t>
            </w:r>
            <w:r w:rsidR="00EC7894" w:rsidRPr="007D5971">
              <w:rPr>
                <w:rFonts w:hint="eastAsia"/>
                <w:lang w:eastAsia="en-US"/>
              </w:rPr>
              <w:t>часть</w:t>
            </w:r>
            <w:r w:rsidR="00EC7894" w:rsidRPr="007D5971">
              <w:rPr>
                <w:lang w:eastAsia="en-US"/>
              </w:rPr>
              <w:t xml:space="preserve"> </w:t>
            </w:r>
            <w:r w:rsidR="00D04606" w:rsidRPr="009A1440">
              <w:rPr>
                <w:lang w:eastAsia="en-US"/>
              </w:rPr>
              <w:t>и названия граф табличной части, без строк таблицы</w:t>
            </w:r>
            <w:r w:rsidR="00EC7894" w:rsidRPr="007D5971">
              <w:rPr>
                <w:lang w:eastAsia="en-US"/>
              </w:rPr>
              <w:t>;</w:t>
            </w:r>
          </w:p>
          <w:p w14:paraId="336CE492" w14:textId="282500E0" w:rsidR="00EC7894" w:rsidRPr="007D5971" w:rsidRDefault="00EC2242" w:rsidP="00D04606">
            <w:pPr>
              <w:pStyle w:val="GOSTTableListMark1"/>
              <w:suppressAutoHyphens/>
              <w:rPr>
                <w:color w:val="172B4D"/>
                <w:lang w:eastAsia="en-US"/>
              </w:rPr>
            </w:pPr>
            <w:r>
              <w:rPr>
                <w:lang w:eastAsia="en-US"/>
              </w:rPr>
              <w:t>«</w:t>
            </w:r>
            <w:r w:rsidR="00EC7894" w:rsidRPr="007D5971">
              <w:rPr>
                <w:lang w:eastAsia="en-US"/>
              </w:rPr>
              <w:t>0</w:t>
            </w:r>
            <w:r>
              <w:rPr>
                <w:lang w:eastAsia="en-US"/>
              </w:rPr>
              <w:t>»</w:t>
            </w:r>
            <w:r w:rsidR="00EC7894" w:rsidRPr="007D5971">
              <w:rPr>
                <w:lang w:eastAsia="en-US"/>
              </w:rPr>
              <w:t xml:space="preserve"> </w:t>
            </w:r>
            <w:r w:rsidR="00EC7894" w:rsidRPr="007D5971">
              <w:rPr>
                <w:rFonts w:hint="eastAsia"/>
                <w:lang w:eastAsia="en-US"/>
              </w:rPr>
              <w:t>–</w:t>
            </w:r>
            <w:r w:rsidR="00EC7894" w:rsidRPr="007D5971">
              <w:rPr>
                <w:lang w:eastAsia="en-US"/>
              </w:rPr>
              <w:t xml:space="preserve"> </w:t>
            </w:r>
            <w:r w:rsidR="00EC7894" w:rsidRPr="007D5971">
              <w:rPr>
                <w:rFonts w:hint="eastAsia"/>
                <w:lang w:eastAsia="en-US"/>
              </w:rPr>
              <w:t>Нет</w:t>
            </w:r>
            <w:r w:rsidR="00EC7894" w:rsidRPr="007D5971">
              <w:rPr>
                <w:lang w:eastAsia="en-US"/>
              </w:rPr>
              <w:t xml:space="preserve">, </w:t>
            </w:r>
            <w:r w:rsidR="00EC7894" w:rsidRPr="007D5971">
              <w:rPr>
                <w:rFonts w:hint="eastAsia"/>
                <w:lang w:eastAsia="en-US"/>
              </w:rPr>
              <w:t>файл</w:t>
            </w:r>
            <w:r w:rsidR="00EC7894" w:rsidRPr="007D5971">
              <w:rPr>
                <w:lang w:eastAsia="en-US"/>
              </w:rPr>
              <w:t xml:space="preserve"> </w:t>
            </w:r>
            <w:r w:rsidR="00EC7894" w:rsidRPr="007D5971">
              <w:rPr>
                <w:rFonts w:hint="eastAsia"/>
                <w:lang w:eastAsia="en-US"/>
              </w:rPr>
              <w:t>отчета</w:t>
            </w:r>
            <w:r w:rsidR="00EC7894" w:rsidRPr="007D5971">
              <w:rPr>
                <w:lang w:eastAsia="en-US"/>
              </w:rPr>
              <w:t xml:space="preserve"> </w:t>
            </w:r>
            <w:r w:rsidR="00EC7894" w:rsidRPr="007D5971">
              <w:rPr>
                <w:rFonts w:hint="eastAsia"/>
                <w:lang w:eastAsia="en-US"/>
              </w:rPr>
              <w:t>не</w:t>
            </w:r>
            <w:r w:rsidR="00EC7894" w:rsidRPr="007D5971">
              <w:rPr>
                <w:lang w:eastAsia="en-US"/>
              </w:rPr>
              <w:t xml:space="preserve"> </w:t>
            </w:r>
            <w:r w:rsidR="00EC7894" w:rsidRPr="007D5971">
              <w:rPr>
                <w:rFonts w:hint="eastAsia"/>
                <w:lang w:eastAsia="en-US"/>
              </w:rPr>
              <w:t>формировать</w:t>
            </w:r>
            <w:r w:rsidR="00EC7894" w:rsidRPr="007D5971">
              <w:rPr>
                <w:lang w:eastAsia="en-US"/>
              </w:rPr>
              <w:t xml:space="preserve">, </w:t>
            </w:r>
            <w:r w:rsidR="00EC7894" w:rsidRPr="007D5971">
              <w:rPr>
                <w:rFonts w:hint="eastAsia"/>
                <w:lang w:eastAsia="en-US"/>
              </w:rPr>
              <w:t>возвращать</w:t>
            </w:r>
            <w:r w:rsidR="00EC7894" w:rsidRPr="007D5971">
              <w:rPr>
                <w:lang w:eastAsia="en-US"/>
              </w:rPr>
              <w:t xml:space="preserve"> </w:t>
            </w:r>
            <w:r w:rsidR="00EC7894" w:rsidRPr="007D5971">
              <w:rPr>
                <w:rFonts w:hint="eastAsia"/>
                <w:lang w:eastAsia="en-US"/>
              </w:rPr>
              <w:t>ответ</w:t>
            </w:r>
            <w:r w:rsidR="00EC7894" w:rsidRPr="007D5971">
              <w:rPr>
                <w:lang w:eastAsia="en-US"/>
              </w:rPr>
              <w:t xml:space="preserve"> </w:t>
            </w:r>
            <w:r w:rsidR="00EC7894" w:rsidRPr="007D5971">
              <w:rPr>
                <w:rFonts w:hint="eastAsia"/>
                <w:lang w:eastAsia="en-US"/>
              </w:rPr>
              <w:t>на</w:t>
            </w:r>
            <w:r w:rsidR="00EC7894" w:rsidRPr="007D5971">
              <w:rPr>
                <w:lang w:eastAsia="en-US"/>
              </w:rPr>
              <w:t xml:space="preserve"> </w:t>
            </w:r>
            <w:r w:rsidR="00EC7894" w:rsidRPr="007D5971">
              <w:rPr>
                <w:rFonts w:hint="eastAsia"/>
                <w:lang w:eastAsia="en-US"/>
              </w:rPr>
              <w:t>запрос</w:t>
            </w:r>
            <w:r w:rsidR="00EC7894" w:rsidRPr="007D5971">
              <w:rPr>
                <w:lang w:eastAsia="en-US"/>
              </w:rPr>
              <w:t xml:space="preserve"> </w:t>
            </w:r>
            <w:r w:rsidR="00EC7894" w:rsidRPr="007D5971">
              <w:rPr>
                <w:rFonts w:hint="eastAsia"/>
                <w:lang w:eastAsia="en-US"/>
              </w:rPr>
              <w:t>в</w:t>
            </w:r>
            <w:r w:rsidR="00EC7894" w:rsidRPr="007D5971">
              <w:rPr>
                <w:lang w:eastAsia="en-US"/>
              </w:rPr>
              <w:t xml:space="preserve"> </w:t>
            </w:r>
            <w:r w:rsidR="00EC7894" w:rsidRPr="007D5971">
              <w:rPr>
                <w:rFonts w:hint="eastAsia"/>
                <w:lang w:eastAsia="en-US"/>
              </w:rPr>
              <w:t>формате</w:t>
            </w:r>
            <w:r w:rsidR="00EC7894" w:rsidRPr="007D5971">
              <w:rPr>
                <w:lang w:eastAsia="en-US"/>
              </w:rPr>
              <w:t xml:space="preserve"> </w:t>
            </w:r>
            <w:r w:rsidR="00D04606" w:rsidRPr="006F725F">
              <w:rPr>
                <w:lang w:val="en-US" w:eastAsia="en-US"/>
              </w:rPr>
              <w:t>JSON</w:t>
            </w:r>
            <w:r w:rsidR="00EC7894" w:rsidRPr="007D5971">
              <w:rPr>
                <w:lang w:eastAsia="en-US"/>
              </w:rPr>
              <w:t xml:space="preserve"> </w:t>
            </w:r>
            <w:r w:rsidR="00EC7894" w:rsidRPr="007D5971">
              <w:rPr>
                <w:rFonts w:hint="eastAsia"/>
                <w:lang w:eastAsia="en-US"/>
              </w:rPr>
              <w:t>с</w:t>
            </w:r>
            <w:r w:rsidR="00EC7894" w:rsidRPr="007D5971">
              <w:rPr>
                <w:lang w:eastAsia="en-US"/>
              </w:rPr>
              <w:t xml:space="preserve"> </w:t>
            </w:r>
            <w:r w:rsidR="00EC7894" w:rsidRPr="007D5971">
              <w:rPr>
                <w:rFonts w:hint="eastAsia"/>
                <w:lang w:eastAsia="en-US"/>
              </w:rPr>
              <w:t>сообщением</w:t>
            </w:r>
            <w:r w:rsidR="00EC7894" w:rsidRPr="007D5971">
              <w:rPr>
                <w:lang w:eastAsia="en-US"/>
              </w:rPr>
              <w:t xml:space="preserve"> </w:t>
            </w:r>
            <w:r w:rsidR="00EC7894" w:rsidRPr="007D5971">
              <w:rPr>
                <w:rFonts w:hint="eastAsia"/>
                <w:lang w:eastAsia="en-US"/>
              </w:rPr>
              <w:t>об</w:t>
            </w:r>
            <w:r w:rsidR="00EC7894" w:rsidRPr="007D5971">
              <w:rPr>
                <w:lang w:eastAsia="en-US"/>
              </w:rPr>
              <w:t xml:space="preserve"> </w:t>
            </w:r>
            <w:r w:rsidR="00EC7894" w:rsidRPr="007D5971">
              <w:rPr>
                <w:rFonts w:hint="eastAsia"/>
                <w:lang w:eastAsia="en-US"/>
              </w:rPr>
              <w:t>ошибке</w:t>
            </w:r>
            <w:r w:rsidR="00EC7894" w:rsidRPr="007D5971">
              <w:rPr>
                <w:lang w:eastAsia="en-US"/>
              </w:rPr>
              <w:t xml:space="preserve"> (</w:t>
            </w:r>
            <w:r w:rsidR="00EC7894" w:rsidRPr="007D5971">
              <w:rPr>
                <w:lang w:val="en-US" w:eastAsia="en-US"/>
              </w:rPr>
              <w:t>Result</w:t>
            </w:r>
            <w:r w:rsidR="00EC7894" w:rsidRPr="007D5971">
              <w:rPr>
                <w:lang w:eastAsia="en-US"/>
              </w:rPr>
              <w:t xml:space="preserve"> = </w:t>
            </w:r>
            <w:r w:rsidR="00EC7894" w:rsidRPr="007D5971">
              <w:rPr>
                <w:lang w:val="en-US" w:eastAsia="en-US"/>
              </w:rPr>
              <w:t>E</w:t>
            </w:r>
            <w:r w:rsidR="00EC7894" w:rsidRPr="007D5971">
              <w:rPr>
                <w:lang w:eastAsia="en-US"/>
              </w:rPr>
              <w:t xml:space="preserve">), </w:t>
            </w:r>
            <w:r w:rsidR="00EC7894" w:rsidRPr="007D5971">
              <w:rPr>
                <w:rFonts w:hint="eastAsia"/>
                <w:lang w:eastAsia="en-US"/>
              </w:rPr>
              <w:t>с</w:t>
            </w:r>
            <w:r w:rsidR="00EC7894" w:rsidRPr="007D5971">
              <w:rPr>
                <w:lang w:eastAsia="en-US"/>
              </w:rPr>
              <w:t xml:space="preserve"> </w:t>
            </w:r>
            <w:r w:rsidR="00EC7894" w:rsidRPr="007D5971">
              <w:rPr>
                <w:rFonts w:hint="eastAsia"/>
                <w:lang w:eastAsia="en-US"/>
              </w:rPr>
              <w:t>описанием</w:t>
            </w:r>
            <w:r w:rsidR="00EC7894" w:rsidRPr="007D5971">
              <w:rPr>
                <w:lang w:eastAsia="en-US"/>
              </w:rPr>
              <w:t xml:space="preserve"> </w:t>
            </w:r>
            <w:r w:rsidR="00EC7894" w:rsidRPr="007D5971">
              <w:rPr>
                <w:rFonts w:hint="eastAsia"/>
                <w:lang w:eastAsia="en-US"/>
              </w:rPr>
              <w:t>причин</w:t>
            </w:r>
            <w:r w:rsidR="00EC7894" w:rsidRPr="007D5971">
              <w:rPr>
                <w:lang w:eastAsia="en-US"/>
              </w:rPr>
              <w:t xml:space="preserve"> </w:t>
            </w:r>
            <w:r w:rsidR="00EC7894" w:rsidRPr="007D5971">
              <w:rPr>
                <w:rFonts w:hint="eastAsia"/>
                <w:lang w:eastAsia="en-US"/>
              </w:rPr>
              <w:t>ошибки</w:t>
            </w:r>
            <w:r w:rsidR="00EC7894" w:rsidRPr="007D5971">
              <w:rPr>
                <w:lang w:eastAsia="en-US"/>
              </w:rPr>
              <w:t xml:space="preserve"> </w:t>
            </w:r>
            <w:r w:rsidR="00EC7894" w:rsidRPr="007D5971">
              <w:rPr>
                <w:rFonts w:hint="eastAsia"/>
                <w:lang w:eastAsia="en-US"/>
              </w:rPr>
              <w:t>«Отчет</w:t>
            </w:r>
            <w:r w:rsidR="00EC7894" w:rsidRPr="007D5971">
              <w:rPr>
                <w:lang w:eastAsia="en-US"/>
              </w:rPr>
              <w:t xml:space="preserve"> </w:t>
            </w:r>
            <w:r w:rsidR="00EC7894" w:rsidRPr="007D5971">
              <w:rPr>
                <w:rFonts w:hint="eastAsia"/>
                <w:lang w:eastAsia="en-US"/>
              </w:rPr>
              <w:t>не</w:t>
            </w:r>
            <w:r w:rsidR="00EC7894" w:rsidRPr="007D5971">
              <w:rPr>
                <w:lang w:eastAsia="en-US"/>
              </w:rPr>
              <w:t xml:space="preserve"> </w:t>
            </w:r>
            <w:r w:rsidR="00EC7894" w:rsidRPr="007D5971">
              <w:rPr>
                <w:rFonts w:hint="eastAsia"/>
                <w:lang w:eastAsia="en-US"/>
              </w:rPr>
              <w:t>содержит</w:t>
            </w:r>
            <w:r w:rsidR="00EC7894" w:rsidRPr="007D5971">
              <w:rPr>
                <w:lang w:eastAsia="en-US"/>
              </w:rPr>
              <w:t xml:space="preserve"> </w:t>
            </w:r>
            <w:r w:rsidR="00EC7894" w:rsidRPr="007D5971">
              <w:rPr>
                <w:rFonts w:hint="eastAsia"/>
                <w:lang w:eastAsia="en-US"/>
              </w:rPr>
              <w:t>данных»</w:t>
            </w:r>
          </w:p>
        </w:tc>
      </w:tr>
    </w:tbl>
    <w:p w14:paraId="7CBFDBFD" w14:textId="6E859492" w:rsidR="00EC7894" w:rsidRPr="00890A8D" w:rsidRDefault="00EC7894" w:rsidP="00D04606">
      <w:pPr>
        <w:pStyle w:val="31"/>
      </w:pPr>
      <w:bookmarkStart w:id="379" w:name="_Toc142582668"/>
      <w:bookmarkStart w:id="380" w:name="_Toc150763492"/>
      <w:bookmarkStart w:id="381" w:name="_Toc226456981"/>
      <w:r w:rsidRPr="00474651">
        <w:lastRenderedPageBreak/>
        <w:t>При</w:t>
      </w:r>
      <w:r w:rsidR="00D85705">
        <w:t>м</w:t>
      </w:r>
      <w:r w:rsidRPr="00474651">
        <w:t>ер запроса</w:t>
      </w:r>
      <w:bookmarkEnd w:id="379"/>
      <w:bookmarkEnd w:id="380"/>
      <w:bookmarkEnd w:id="381"/>
    </w:p>
    <w:p w14:paraId="19B9F3FA" w14:textId="77777777" w:rsidR="00EC2242" w:rsidRPr="00C75A4E" w:rsidRDefault="00EC2242" w:rsidP="00D04606">
      <w:pPr>
        <w:pStyle w:val="GOSTScript"/>
        <w:suppressAutoHyphens/>
      </w:pPr>
      <w:r w:rsidRPr="00C75A4E">
        <w:t>{</w:t>
      </w:r>
    </w:p>
    <w:p w14:paraId="0DD17798" w14:textId="77777777" w:rsidR="00EC2242" w:rsidRPr="00C75A4E" w:rsidRDefault="00EC2242" w:rsidP="00D04606">
      <w:pPr>
        <w:pStyle w:val="GOSTScript"/>
        <w:suppressAutoHyphens/>
      </w:pPr>
      <w:r w:rsidRPr="00C75A4E">
        <w:tab/>
        <w:t>"header": {</w:t>
      </w:r>
    </w:p>
    <w:p w14:paraId="37E5B76B" w14:textId="358C3486" w:rsidR="00EC2242" w:rsidRPr="00C75A4E" w:rsidRDefault="00EC2242" w:rsidP="00D04606">
      <w:pPr>
        <w:pStyle w:val="GOSTScript"/>
        <w:suppressAutoHyphens/>
      </w:pPr>
      <w:r w:rsidRPr="00C75A4E">
        <w:tab/>
      </w:r>
      <w:r w:rsidRPr="00C75A4E">
        <w:tab/>
        <w:t>"Source": "</w:t>
      </w:r>
      <w:r w:rsidR="00057EB3" w:rsidRPr="00141AE4">
        <w:t>ARP</w:t>
      </w:r>
      <w:r w:rsidRPr="00C75A4E">
        <w:t>",</w:t>
      </w:r>
    </w:p>
    <w:p w14:paraId="02BA5C5E" w14:textId="77777777" w:rsidR="00EC2242" w:rsidRPr="00C75A4E" w:rsidRDefault="00EC2242" w:rsidP="00D04606">
      <w:pPr>
        <w:pStyle w:val="GOSTScript"/>
        <w:suppressAutoHyphens/>
      </w:pPr>
      <w:r w:rsidRPr="00C75A4E">
        <w:tab/>
      </w:r>
      <w:r w:rsidRPr="00C75A4E">
        <w:tab/>
        <w:t>"ReqDateTime": "2023-03-29 10:34:12",</w:t>
      </w:r>
    </w:p>
    <w:p w14:paraId="4276231E" w14:textId="77777777" w:rsidR="00EC2242" w:rsidRPr="00C75A4E" w:rsidRDefault="00EC2242" w:rsidP="00D04606">
      <w:pPr>
        <w:pStyle w:val="GOSTScript"/>
        <w:suppressAutoHyphens/>
      </w:pPr>
      <w:r w:rsidRPr="00C75A4E">
        <w:tab/>
      </w:r>
      <w:r w:rsidRPr="00C75A4E">
        <w:tab/>
        <w:t>"Version": "2.4",</w:t>
      </w:r>
    </w:p>
    <w:p w14:paraId="492E0CBE" w14:textId="77777777" w:rsidR="00EC2242" w:rsidRPr="00C75A4E" w:rsidRDefault="00EC2242" w:rsidP="00D04606">
      <w:pPr>
        <w:pStyle w:val="GOSTScript"/>
        <w:suppressAutoHyphens/>
      </w:pPr>
      <w:r w:rsidRPr="00C75A4E">
        <w:tab/>
      </w:r>
      <w:r w:rsidRPr="00C75A4E">
        <w:tab/>
        <w:t>"ReqGuid": "b0d4ce5d-2757-4454-948c-cfa72ba94f10",</w:t>
      </w:r>
    </w:p>
    <w:p w14:paraId="06ABB383" w14:textId="77777777" w:rsidR="00EC2242" w:rsidRPr="00C75A4E" w:rsidRDefault="00EC2242" w:rsidP="00D04606">
      <w:pPr>
        <w:pStyle w:val="GOSTScript"/>
        <w:suppressAutoHyphens/>
      </w:pPr>
      <w:r w:rsidRPr="00C75A4E">
        <w:tab/>
      </w:r>
      <w:r w:rsidRPr="00C75A4E">
        <w:tab/>
        <w:t>"RequestType": "NSR"</w:t>
      </w:r>
    </w:p>
    <w:p w14:paraId="04125DF1" w14:textId="77777777" w:rsidR="00EC2242" w:rsidRPr="00C75A4E" w:rsidRDefault="00EC2242" w:rsidP="00D04606">
      <w:pPr>
        <w:pStyle w:val="GOSTScript"/>
        <w:suppressAutoHyphens/>
      </w:pPr>
      <w:r w:rsidRPr="00C75A4E">
        <w:tab/>
        <w:t>},</w:t>
      </w:r>
    </w:p>
    <w:p w14:paraId="4FAAA69D" w14:textId="77777777" w:rsidR="00EC2242" w:rsidRPr="00C75A4E" w:rsidRDefault="00EC2242" w:rsidP="00D04606">
      <w:pPr>
        <w:pStyle w:val="GOSTScript"/>
        <w:suppressAutoHyphens/>
      </w:pPr>
      <w:r w:rsidRPr="00C75A4E">
        <w:tab/>
        <w:t>"document": {</w:t>
      </w:r>
    </w:p>
    <w:p w14:paraId="60C6BA7D" w14:textId="77777777" w:rsidR="00EC2242" w:rsidRPr="00C75A4E" w:rsidRDefault="00EC2242" w:rsidP="00D04606">
      <w:pPr>
        <w:pStyle w:val="GOSTScript"/>
        <w:suppressAutoHyphens/>
      </w:pPr>
      <w:r w:rsidRPr="00C75A4E">
        <w:tab/>
      </w:r>
      <w:r w:rsidRPr="00C75A4E">
        <w:tab/>
        <w:t>"Subject": "6200",</w:t>
      </w:r>
    </w:p>
    <w:p w14:paraId="42ED2500" w14:textId="77777777" w:rsidR="00EC2242" w:rsidRPr="00C75A4E" w:rsidRDefault="00EC2242" w:rsidP="00D04606">
      <w:pPr>
        <w:pStyle w:val="GOSTScript"/>
        <w:suppressAutoHyphens/>
      </w:pPr>
      <w:r w:rsidRPr="00C75A4E">
        <w:tab/>
      </w:r>
      <w:r w:rsidRPr="00C75A4E">
        <w:tab/>
        <w:t>"TradingDay": "2023-03-01",</w:t>
      </w:r>
    </w:p>
    <w:p w14:paraId="1EB157CE" w14:textId="6F94B350" w:rsidR="00EC2242" w:rsidRPr="00C75A4E" w:rsidRDefault="00EC2242" w:rsidP="00D04606">
      <w:pPr>
        <w:pStyle w:val="GOSTScript"/>
        <w:suppressAutoHyphens/>
      </w:pPr>
      <w:r w:rsidRPr="00C75A4E">
        <w:tab/>
      </w:r>
      <w:r w:rsidRPr="00C75A4E">
        <w:tab/>
        <w:t>"ReturnIfEmpty": 1</w:t>
      </w:r>
    </w:p>
    <w:p w14:paraId="14823568" w14:textId="77777777" w:rsidR="00EC2242" w:rsidRPr="00C75A4E" w:rsidRDefault="00EC2242" w:rsidP="00D04606">
      <w:pPr>
        <w:pStyle w:val="GOSTScript"/>
        <w:suppressAutoHyphens/>
      </w:pPr>
      <w:r w:rsidRPr="00C75A4E">
        <w:tab/>
        <w:t>}</w:t>
      </w:r>
    </w:p>
    <w:p w14:paraId="46903433" w14:textId="1AAAE20A" w:rsidR="00EC2242" w:rsidRDefault="00EC2242" w:rsidP="00D04606">
      <w:pPr>
        <w:pStyle w:val="GOSTScript"/>
        <w:suppressAutoHyphens/>
        <w:rPr>
          <w:color w:val="333333"/>
          <w:szCs w:val="24"/>
          <w:bdr w:val="none" w:sz="0" w:space="0" w:color="auto" w:frame="1"/>
          <w:lang w:eastAsia="en-US"/>
        </w:rPr>
      </w:pPr>
      <w:r w:rsidRPr="00C75A4E">
        <w:t>}</w:t>
      </w:r>
    </w:p>
    <w:p w14:paraId="1C42CD8F" w14:textId="77777777" w:rsidR="00EC7894" w:rsidRPr="00890A8D" w:rsidRDefault="00EC7894" w:rsidP="00D04606">
      <w:pPr>
        <w:pStyle w:val="21"/>
      </w:pPr>
      <w:bookmarkStart w:id="382" w:name="_Toc142582669"/>
      <w:bookmarkStart w:id="383" w:name="_Toc150763493"/>
      <w:bookmarkStart w:id="384" w:name="_Toc226456982"/>
      <w:r w:rsidRPr="00474651">
        <w:lastRenderedPageBreak/>
        <w:t>Параметры ответа</w:t>
      </w:r>
      <w:bookmarkEnd w:id="382"/>
      <w:bookmarkEnd w:id="383"/>
      <w:bookmarkEnd w:id="384"/>
    </w:p>
    <w:p w14:paraId="18531240" w14:textId="3556C027" w:rsidR="00EC2242" w:rsidRDefault="00CE2362" w:rsidP="00D04606">
      <w:pPr>
        <w:pStyle w:val="GOSTNameTable"/>
      </w:pPr>
      <w:r>
        <w:rPr>
          <w:noProof/>
        </w:rPr>
        <w:fldChar w:fldCharType="begin"/>
      </w:r>
      <w:r>
        <w:rPr>
          <w:noProof/>
        </w:rPr>
        <w:instrText xml:space="preserve"> SEQ Таблица \* ARABIC </w:instrText>
      </w:r>
      <w:r>
        <w:rPr>
          <w:noProof/>
        </w:rPr>
        <w:fldChar w:fldCharType="separate"/>
      </w:r>
      <w:bookmarkStart w:id="385" w:name="_Toc226457284"/>
      <w:r w:rsidR="00A67566">
        <w:rPr>
          <w:noProof/>
        </w:rPr>
        <w:t>9</w:t>
      </w:r>
      <w:r>
        <w:rPr>
          <w:noProof/>
        </w:rPr>
        <w:fldChar w:fldCharType="end"/>
      </w:r>
      <w:r w:rsidR="00EC2242">
        <w:t xml:space="preserve"> - </w:t>
      </w:r>
      <w:r w:rsidR="00EC2242" w:rsidRPr="0088500F">
        <w:t>Параметры ответа запрос «Отчет «Записи учета, сформированные способом, отличным от направления стандартного запроса от функциональной подсистемы»</w:t>
      </w:r>
      <w:r w:rsidR="00F01244">
        <w:t>»</w:t>
      </w:r>
      <w:bookmarkEnd w:id="385"/>
    </w:p>
    <w:tbl>
      <w:tblPr>
        <w:tblStyle w:val="GOSTTable"/>
        <w:tblW w:w="5000" w:type="pct"/>
        <w:tblLayout w:type="fixed"/>
        <w:tblLook w:val="07E0" w:firstRow="1" w:lastRow="1" w:firstColumn="1" w:lastColumn="1" w:noHBand="1" w:noVBand="1"/>
      </w:tblPr>
      <w:tblGrid>
        <w:gridCol w:w="3748"/>
        <w:gridCol w:w="2555"/>
        <w:gridCol w:w="1704"/>
        <w:gridCol w:w="1004"/>
        <w:gridCol w:w="904"/>
        <w:gridCol w:w="5779"/>
      </w:tblGrid>
      <w:tr w:rsidR="00EC2242" w:rsidRPr="001D05D7" w14:paraId="11C11556" w14:textId="77777777" w:rsidTr="00C75A4E">
        <w:trPr>
          <w:cnfStyle w:val="100000000000" w:firstRow="1" w:lastRow="0" w:firstColumn="0" w:lastColumn="0" w:oddVBand="0" w:evenVBand="0" w:oddHBand="0" w:evenHBand="0" w:firstRowFirstColumn="0" w:firstRowLastColumn="0" w:lastRowFirstColumn="0" w:lastRowLastColumn="0"/>
          <w:trHeight w:val="739"/>
        </w:trPr>
        <w:tc>
          <w:tcPr>
            <w:tcW w:w="1194" w:type="pct"/>
            <w:hideMark/>
          </w:tcPr>
          <w:p w14:paraId="7D99893B" w14:textId="77777777" w:rsidR="00EC7894" w:rsidRPr="00474651" w:rsidRDefault="00EC7894" w:rsidP="00D04606">
            <w:pPr>
              <w:pStyle w:val="GOSTTableHead"/>
            </w:pPr>
            <w:r w:rsidRPr="00474651">
              <w:t>Наименование параметра</w:t>
            </w:r>
          </w:p>
        </w:tc>
        <w:tc>
          <w:tcPr>
            <w:tcW w:w="814" w:type="pct"/>
            <w:hideMark/>
          </w:tcPr>
          <w:p w14:paraId="06328FE7" w14:textId="77777777" w:rsidR="00EC7894" w:rsidRPr="00BA7A4A" w:rsidRDefault="00EC7894" w:rsidP="00D04606">
            <w:pPr>
              <w:pStyle w:val="GOSTTableHead"/>
            </w:pPr>
            <w:r w:rsidRPr="00890A8D">
              <w:t>Название тэга</w:t>
            </w:r>
          </w:p>
        </w:tc>
        <w:tc>
          <w:tcPr>
            <w:tcW w:w="543" w:type="pct"/>
            <w:hideMark/>
          </w:tcPr>
          <w:p w14:paraId="5CC740F2" w14:textId="77777777" w:rsidR="00EC7894" w:rsidRPr="00C75A4E" w:rsidRDefault="00EC7894" w:rsidP="00D04606">
            <w:pPr>
              <w:pStyle w:val="GOSTTableHead"/>
            </w:pPr>
            <w:r w:rsidRPr="00BA7A4A">
              <w:t>Тип данных</w:t>
            </w:r>
          </w:p>
        </w:tc>
        <w:tc>
          <w:tcPr>
            <w:tcW w:w="320" w:type="pct"/>
          </w:tcPr>
          <w:p w14:paraId="63136E4F" w14:textId="77777777" w:rsidR="00EC7894" w:rsidRPr="00474651" w:rsidRDefault="00EC7894" w:rsidP="00D04606">
            <w:pPr>
              <w:pStyle w:val="GOSTTableHead"/>
            </w:pPr>
            <w:r w:rsidRPr="00474651">
              <w:t>Обязательность</w:t>
            </w:r>
          </w:p>
        </w:tc>
        <w:tc>
          <w:tcPr>
            <w:tcW w:w="288" w:type="pct"/>
            <w:hideMark/>
          </w:tcPr>
          <w:p w14:paraId="7B7BCA33" w14:textId="77777777" w:rsidR="00EC7894" w:rsidRPr="00BA7A4A" w:rsidRDefault="00EC7894" w:rsidP="00D04606">
            <w:pPr>
              <w:pStyle w:val="GOSTTableHead"/>
            </w:pPr>
            <w:r w:rsidRPr="00890A8D">
              <w:t>Размерность</w:t>
            </w:r>
          </w:p>
        </w:tc>
        <w:tc>
          <w:tcPr>
            <w:tcW w:w="1840" w:type="pct"/>
          </w:tcPr>
          <w:p w14:paraId="5709103F" w14:textId="77777777" w:rsidR="00EC7894" w:rsidRPr="00BA7A4A" w:rsidRDefault="00EC7894" w:rsidP="00D04606">
            <w:pPr>
              <w:pStyle w:val="GOSTTableHead"/>
            </w:pPr>
            <w:r w:rsidRPr="00BA7A4A">
              <w:t>Описание</w:t>
            </w:r>
          </w:p>
        </w:tc>
      </w:tr>
      <w:tr w:rsidR="00EC7894" w:rsidRPr="001D05D7" w14:paraId="662612C8" w14:textId="77777777" w:rsidTr="00C75A4E">
        <w:tc>
          <w:tcPr>
            <w:tcW w:w="5000" w:type="pct"/>
            <w:gridSpan w:val="6"/>
          </w:tcPr>
          <w:p w14:paraId="375C2C8E" w14:textId="77777777" w:rsidR="00EC7894" w:rsidRPr="001D05D7" w:rsidRDefault="00EC7894" w:rsidP="00D04606">
            <w:pPr>
              <w:suppressAutoHyphens/>
              <w:ind w:firstLine="30"/>
              <w:jc w:val="center"/>
              <w:rPr>
                <w:b/>
                <w:sz w:val="22"/>
                <w:szCs w:val="22"/>
              </w:rPr>
            </w:pPr>
            <w:r w:rsidRPr="001D05D7">
              <w:rPr>
                <w:b/>
                <w:sz w:val="22"/>
                <w:szCs w:val="22"/>
              </w:rPr>
              <w:t>Перечень параметров заголовка ответа (</w:t>
            </w:r>
            <w:r w:rsidRPr="001D05D7">
              <w:rPr>
                <w:b/>
                <w:sz w:val="22"/>
                <w:szCs w:val="22"/>
                <w:lang w:val="en-US"/>
              </w:rPr>
              <w:t>header</w:t>
            </w:r>
            <w:r w:rsidRPr="001D05D7">
              <w:rPr>
                <w:b/>
                <w:sz w:val="22"/>
                <w:szCs w:val="22"/>
              </w:rPr>
              <w:t>)</w:t>
            </w:r>
          </w:p>
        </w:tc>
      </w:tr>
      <w:tr w:rsidR="00EC2242" w:rsidRPr="001D05D7" w14:paraId="3F37A6A1" w14:textId="77777777" w:rsidTr="00C75A4E">
        <w:tc>
          <w:tcPr>
            <w:tcW w:w="1194" w:type="pct"/>
          </w:tcPr>
          <w:p w14:paraId="5DAB82A2" w14:textId="77777777" w:rsidR="00EC7894" w:rsidRPr="001D05D7" w:rsidRDefault="00EC7894" w:rsidP="00D04606">
            <w:pPr>
              <w:pStyle w:val="GOSTTablenorm"/>
              <w:suppressAutoHyphens/>
            </w:pPr>
            <w:r w:rsidRPr="001D05D7">
              <w:t>Система - отправитель запроса</w:t>
            </w:r>
          </w:p>
        </w:tc>
        <w:tc>
          <w:tcPr>
            <w:tcW w:w="814" w:type="pct"/>
          </w:tcPr>
          <w:p w14:paraId="17BF63FC" w14:textId="77777777" w:rsidR="00EC7894" w:rsidRPr="001D05D7" w:rsidRDefault="00EC7894" w:rsidP="00D04606">
            <w:pPr>
              <w:pStyle w:val="GOSTTablenorm"/>
              <w:suppressAutoHyphens/>
              <w:rPr>
                <w:lang w:val="en-US"/>
              </w:rPr>
            </w:pPr>
            <w:r w:rsidRPr="001D05D7">
              <w:rPr>
                <w:lang w:val="en-US"/>
              </w:rPr>
              <w:t>Source</w:t>
            </w:r>
          </w:p>
        </w:tc>
        <w:tc>
          <w:tcPr>
            <w:tcW w:w="543" w:type="pct"/>
          </w:tcPr>
          <w:p w14:paraId="246B79F0" w14:textId="77777777" w:rsidR="00EC7894" w:rsidRPr="001D05D7" w:rsidRDefault="00EC7894" w:rsidP="00D04606">
            <w:pPr>
              <w:pStyle w:val="GOSTTablenorm"/>
              <w:suppressAutoHyphens/>
              <w:rPr>
                <w:lang w:val="en-US"/>
              </w:rPr>
            </w:pPr>
            <w:r w:rsidRPr="001D05D7">
              <w:t>Строка</w:t>
            </w:r>
          </w:p>
        </w:tc>
        <w:tc>
          <w:tcPr>
            <w:tcW w:w="320" w:type="pct"/>
          </w:tcPr>
          <w:p w14:paraId="4A31B94A" w14:textId="77777777" w:rsidR="00EC7894" w:rsidRPr="001D05D7" w:rsidRDefault="00EC7894" w:rsidP="00D04606">
            <w:pPr>
              <w:pStyle w:val="GOSTTablenorm"/>
              <w:suppressAutoHyphens/>
            </w:pPr>
            <w:r w:rsidRPr="001D05D7">
              <w:t>Да</w:t>
            </w:r>
          </w:p>
        </w:tc>
        <w:tc>
          <w:tcPr>
            <w:tcW w:w="288" w:type="pct"/>
          </w:tcPr>
          <w:p w14:paraId="709E2233" w14:textId="77777777" w:rsidR="00EC7894" w:rsidRPr="001D05D7" w:rsidRDefault="00EC7894" w:rsidP="00D04606">
            <w:pPr>
              <w:pStyle w:val="GOSTTablenorm"/>
              <w:suppressAutoHyphens/>
              <w:rPr>
                <w:lang w:val="en-US"/>
              </w:rPr>
            </w:pPr>
            <w:r w:rsidRPr="001D05D7">
              <w:t>&lt;=</w:t>
            </w:r>
            <w:r w:rsidRPr="001D05D7">
              <w:rPr>
                <w:lang w:val="en-US"/>
              </w:rPr>
              <w:t>10</w:t>
            </w:r>
          </w:p>
        </w:tc>
        <w:tc>
          <w:tcPr>
            <w:tcW w:w="1840" w:type="pct"/>
          </w:tcPr>
          <w:p w14:paraId="267BA842" w14:textId="10E3766D" w:rsidR="00D04606" w:rsidRDefault="00EC7894" w:rsidP="00D04606">
            <w:pPr>
              <w:pStyle w:val="GOSTTablenorm"/>
              <w:suppressAutoHyphens/>
            </w:pPr>
            <w:r w:rsidRPr="001D05D7">
              <w:t>ФП</w:t>
            </w:r>
            <w:r w:rsidR="00D52EE2">
              <w:t xml:space="preserve"> ГИИС ЭБ - отправитель запроса.</w:t>
            </w:r>
          </w:p>
          <w:p w14:paraId="7D92E1F4" w14:textId="4D2884CE" w:rsidR="00EC7894" w:rsidRPr="001D05D7" w:rsidRDefault="00EC7894" w:rsidP="00D04606">
            <w:pPr>
              <w:pStyle w:val="GOSTTablenorm"/>
              <w:suppressAutoHyphens/>
            </w:pPr>
            <w:r w:rsidRPr="001D05D7">
              <w:t>Возможные значения:</w:t>
            </w:r>
          </w:p>
          <w:p w14:paraId="06F34F58" w14:textId="77777777" w:rsidR="00EC7894" w:rsidRPr="001D05D7" w:rsidRDefault="00EC7894" w:rsidP="00D04606">
            <w:pPr>
              <w:pStyle w:val="GOSTTableListMark1"/>
              <w:suppressAutoHyphens/>
              <w:rPr>
                <w:lang w:val="en-US"/>
              </w:rPr>
            </w:pPr>
            <w:r w:rsidRPr="001D05D7">
              <w:rPr>
                <w:lang w:val="en-US"/>
              </w:rPr>
              <w:t>ARP (ПУИО ЭБ)</w:t>
            </w:r>
          </w:p>
        </w:tc>
      </w:tr>
      <w:tr w:rsidR="00EC2242" w:rsidRPr="001D05D7" w14:paraId="7F7C297D" w14:textId="77777777" w:rsidTr="00C75A4E">
        <w:tc>
          <w:tcPr>
            <w:tcW w:w="1194" w:type="pct"/>
          </w:tcPr>
          <w:p w14:paraId="55004927" w14:textId="77777777" w:rsidR="00EC7894" w:rsidRPr="001D05D7" w:rsidRDefault="00EC7894" w:rsidP="00D04606">
            <w:pPr>
              <w:pStyle w:val="GOSTTablenorm"/>
              <w:suppressAutoHyphens/>
            </w:pPr>
            <w:r w:rsidRPr="001D05D7">
              <w:t>Система – получатель ответа</w:t>
            </w:r>
          </w:p>
        </w:tc>
        <w:tc>
          <w:tcPr>
            <w:tcW w:w="814" w:type="pct"/>
          </w:tcPr>
          <w:p w14:paraId="07032EC5" w14:textId="77777777" w:rsidR="00EC7894" w:rsidRPr="001D05D7" w:rsidRDefault="00EC7894" w:rsidP="00D04606">
            <w:pPr>
              <w:pStyle w:val="GOSTTablenorm"/>
              <w:suppressAutoHyphens/>
            </w:pPr>
            <w:r w:rsidRPr="001D05D7">
              <w:rPr>
                <w:lang w:val="en-US"/>
              </w:rPr>
              <w:t>Receiver</w:t>
            </w:r>
          </w:p>
        </w:tc>
        <w:tc>
          <w:tcPr>
            <w:tcW w:w="543" w:type="pct"/>
          </w:tcPr>
          <w:p w14:paraId="2025E7A0" w14:textId="36B000BE" w:rsidR="00EC7894" w:rsidRPr="001D05D7" w:rsidRDefault="00EC7894" w:rsidP="00D04606">
            <w:pPr>
              <w:pStyle w:val="GOSTTablenorm"/>
              <w:suppressAutoHyphens/>
            </w:pPr>
            <w:r w:rsidRPr="001D05D7">
              <w:t>Строка</w:t>
            </w:r>
          </w:p>
        </w:tc>
        <w:tc>
          <w:tcPr>
            <w:tcW w:w="320" w:type="pct"/>
          </w:tcPr>
          <w:p w14:paraId="6933B778" w14:textId="19195C75" w:rsidR="00EC7894" w:rsidRPr="001D05D7" w:rsidRDefault="00EC7894" w:rsidP="00D04606">
            <w:pPr>
              <w:pStyle w:val="GOSTTablenorm"/>
              <w:suppressAutoHyphens/>
            </w:pPr>
            <w:r w:rsidRPr="001D05D7">
              <w:t>Да</w:t>
            </w:r>
          </w:p>
        </w:tc>
        <w:tc>
          <w:tcPr>
            <w:tcW w:w="288" w:type="pct"/>
          </w:tcPr>
          <w:p w14:paraId="00126857" w14:textId="77777777" w:rsidR="00EC7894" w:rsidRPr="001D05D7" w:rsidRDefault="00EC7894" w:rsidP="00D04606">
            <w:pPr>
              <w:pStyle w:val="GOSTTablenorm"/>
              <w:suppressAutoHyphens/>
            </w:pPr>
            <w:r w:rsidRPr="001D05D7">
              <w:rPr>
                <w:lang w:val="en-US"/>
              </w:rPr>
              <w:t>&lt;</w:t>
            </w:r>
            <w:r w:rsidRPr="001D05D7">
              <w:t>=10</w:t>
            </w:r>
          </w:p>
        </w:tc>
        <w:tc>
          <w:tcPr>
            <w:tcW w:w="1840" w:type="pct"/>
          </w:tcPr>
          <w:p w14:paraId="5D397ABD" w14:textId="77777777" w:rsidR="00EC7894" w:rsidRPr="001D05D7" w:rsidRDefault="00EC7894" w:rsidP="00D04606">
            <w:pPr>
              <w:pStyle w:val="GOSTTablenorm"/>
              <w:suppressAutoHyphens/>
            </w:pPr>
            <w:r w:rsidRPr="001D05D7">
              <w:t>ФП ГИИС ЭБ – получатель ответа.</w:t>
            </w:r>
          </w:p>
          <w:p w14:paraId="01269A27" w14:textId="77777777" w:rsidR="00EC7894" w:rsidRPr="001D05D7" w:rsidRDefault="00EC7894" w:rsidP="00D04606">
            <w:pPr>
              <w:pStyle w:val="GOSTTablenorm"/>
              <w:suppressAutoHyphens/>
            </w:pPr>
            <w:r w:rsidRPr="001D05D7">
              <w:t>Возможные значения:</w:t>
            </w:r>
          </w:p>
          <w:p w14:paraId="40F48416" w14:textId="77777777" w:rsidR="00EC7894" w:rsidRPr="00E27604" w:rsidRDefault="00EC7894" w:rsidP="00D04606">
            <w:pPr>
              <w:pStyle w:val="GOSTTableListMark1"/>
              <w:suppressAutoHyphens/>
            </w:pPr>
            <w:r w:rsidRPr="001D05D7">
              <w:rPr>
                <w:lang w:val="en-US"/>
              </w:rPr>
              <w:t>ARP</w:t>
            </w:r>
            <w:r w:rsidRPr="00E27604">
              <w:t xml:space="preserve"> (</w:t>
            </w:r>
            <w:r w:rsidRPr="001D05D7">
              <w:t>ПУИО</w:t>
            </w:r>
            <w:r w:rsidRPr="00E27604">
              <w:t xml:space="preserve"> </w:t>
            </w:r>
            <w:r w:rsidRPr="001D05D7">
              <w:t>ЭБ</w:t>
            </w:r>
            <w:r w:rsidRPr="00E27604">
              <w:t>)</w:t>
            </w:r>
          </w:p>
        </w:tc>
      </w:tr>
      <w:tr w:rsidR="00EC2242" w:rsidRPr="001D05D7" w14:paraId="5725B05C" w14:textId="77777777" w:rsidTr="00C75A4E">
        <w:tc>
          <w:tcPr>
            <w:tcW w:w="1194" w:type="pct"/>
          </w:tcPr>
          <w:p w14:paraId="5950A27C" w14:textId="77777777" w:rsidR="00EC7894" w:rsidRPr="001D05D7" w:rsidRDefault="00EC7894" w:rsidP="00D04606">
            <w:pPr>
              <w:pStyle w:val="GOSTTablenorm"/>
              <w:suppressAutoHyphens/>
            </w:pPr>
            <w:r w:rsidRPr="001D05D7">
              <w:t>Дата и время ответа</w:t>
            </w:r>
          </w:p>
        </w:tc>
        <w:tc>
          <w:tcPr>
            <w:tcW w:w="814" w:type="pct"/>
          </w:tcPr>
          <w:p w14:paraId="0576557A" w14:textId="69225E47" w:rsidR="00EC7894" w:rsidRPr="001D05D7" w:rsidRDefault="00F566AD" w:rsidP="00D04606">
            <w:pPr>
              <w:pStyle w:val="GOSTTablenorm"/>
              <w:suppressAutoHyphens/>
              <w:rPr>
                <w:lang w:val="en-US"/>
              </w:rPr>
            </w:pPr>
            <w:proofErr w:type="spellStart"/>
            <w:r w:rsidRPr="00485BAA">
              <w:rPr>
                <w:lang w:val="en-US"/>
              </w:rPr>
              <w:t>AnsDateTime</w:t>
            </w:r>
            <w:proofErr w:type="spellEnd"/>
          </w:p>
        </w:tc>
        <w:tc>
          <w:tcPr>
            <w:tcW w:w="543" w:type="pct"/>
          </w:tcPr>
          <w:p w14:paraId="27B9E869" w14:textId="77777777" w:rsidR="00EC7894" w:rsidRPr="001D05D7" w:rsidRDefault="00EC7894" w:rsidP="00D04606">
            <w:pPr>
              <w:pStyle w:val="GOSTTablenorm"/>
              <w:suppressAutoHyphens/>
            </w:pPr>
            <w:r w:rsidRPr="001D05D7">
              <w:t>Дата-время (</w:t>
            </w:r>
            <w:r w:rsidRPr="001D05D7">
              <w:rPr>
                <w:lang w:val="en-US"/>
              </w:rPr>
              <w:t>timestamp</w:t>
            </w:r>
            <w:r w:rsidRPr="001D05D7">
              <w:t>)</w:t>
            </w:r>
          </w:p>
        </w:tc>
        <w:tc>
          <w:tcPr>
            <w:tcW w:w="320" w:type="pct"/>
          </w:tcPr>
          <w:p w14:paraId="2215DBBD" w14:textId="77777777" w:rsidR="00EC7894" w:rsidRPr="001D05D7" w:rsidRDefault="00EC7894" w:rsidP="00D04606">
            <w:pPr>
              <w:pStyle w:val="GOSTTablenorm"/>
              <w:suppressAutoHyphens/>
            </w:pPr>
            <w:r w:rsidRPr="001D05D7">
              <w:t>Да</w:t>
            </w:r>
          </w:p>
        </w:tc>
        <w:tc>
          <w:tcPr>
            <w:tcW w:w="288" w:type="pct"/>
          </w:tcPr>
          <w:p w14:paraId="3B9BA219" w14:textId="1B74A460" w:rsidR="00EC7894" w:rsidRPr="001D05D7" w:rsidRDefault="00EC7894" w:rsidP="00D04606">
            <w:pPr>
              <w:pStyle w:val="GOSTTablenorm"/>
              <w:suppressAutoHyphens/>
            </w:pPr>
          </w:p>
        </w:tc>
        <w:tc>
          <w:tcPr>
            <w:tcW w:w="1840" w:type="pct"/>
          </w:tcPr>
          <w:p w14:paraId="5CA67B03" w14:textId="77777777" w:rsidR="00EC7894" w:rsidRPr="001D05D7" w:rsidRDefault="00EC7894" w:rsidP="00D04606">
            <w:pPr>
              <w:pStyle w:val="GOSTTablenorm"/>
              <w:suppressAutoHyphens/>
            </w:pPr>
            <w:r w:rsidRPr="001D05D7">
              <w:t xml:space="preserve">Дата и время формирования ответа </w:t>
            </w:r>
            <w:r w:rsidRPr="001D05D7">
              <w:rPr>
                <w:lang w:val="en-US"/>
              </w:rPr>
              <w:t>SVAP</w:t>
            </w:r>
            <w:r w:rsidRPr="001D05D7">
              <w:t>.</w:t>
            </w:r>
          </w:p>
          <w:p w14:paraId="79CA0B70" w14:textId="77777777" w:rsidR="00EC7894" w:rsidRPr="001D05D7" w:rsidRDefault="00EC7894" w:rsidP="00D04606">
            <w:pPr>
              <w:pStyle w:val="GOSTTablenorm"/>
              <w:suppressAutoHyphens/>
            </w:pPr>
            <w:r w:rsidRPr="001D05D7">
              <w:t xml:space="preserve">Формат </w:t>
            </w:r>
            <w:r w:rsidRPr="001D05D7">
              <w:rPr>
                <w:lang w:val="en-US"/>
              </w:rPr>
              <w:t>YYYY</w:t>
            </w:r>
            <w:r w:rsidRPr="001D05D7">
              <w:t>-</w:t>
            </w:r>
            <w:r w:rsidRPr="001D05D7">
              <w:rPr>
                <w:lang w:val="en-US"/>
              </w:rPr>
              <w:t>MM</w:t>
            </w:r>
            <w:r w:rsidRPr="001D05D7">
              <w:t>-</w:t>
            </w:r>
            <w:r w:rsidRPr="001D05D7">
              <w:rPr>
                <w:lang w:val="en-US"/>
              </w:rPr>
              <w:t>DD</w:t>
            </w:r>
            <w:r w:rsidRPr="001D05D7">
              <w:t xml:space="preserve"> </w:t>
            </w:r>
            <w:proofErr w:type="spellStart"/>
            <w:r w:rsidRPr="001D05D7">
              <w:rPr>
                <w:lang w:val="en-US"/>
              </w:rPr>
              <w:t>hh</w:t>
            </w:r>
            <w:proofErr w:type="spellEnd"/>
            <w:r w:rsidRPr="001D05D7">
              <w:t>:</w:t>
            </w:r>
            <w:proofErr w:type="gramStart"/>
            <w:r w:rsidRPr="001D05D7">
              <w:rPr>
                <w:lang w:val="en-US"/>
              </w:rPr>
              <w:t>mm</w:t>
            </w:r>
            <w:r w:rsidRPr="001D05D7">
              <w:t>:</w:t>
            </w:r>
            <w:r w:rsidRPr="001D05D7">
              <w:rPr>
                <w:lang w:val="en-US"/>
              </w:rPr>
              <w:t>ss</w:t>
            </w:r>
            <w:proofErr w:type="gramEnd"/>
          </w:p>
        </w:tc>
      </w:tr>
      <w:tr w:rsidR="00EC2242" w:rsidRPr="001D05D7" w14:paraId="0BDFE59E" w14:textId="77777777" w:rsidTr="00C75A4E">
        <w:tc>
          <w:tcPr>
            <w:tcW w:w="1194" w:type="pct"/>
          </w:tcPr>
          <w:p w14:paraId="5BEBB02F" w14:textId="77777777" w:rsidR="00EC7894" w:rsidRPr="001D05D7" w:rsidRDefault="00EC7894" w:rsidP="00D04606">
            <w:pPr>
              <w:pStyle w:val="GOSTTablenorm"/>
              <w:suppressAutoHyphens/>
            </w:pPr>
            <w:r w:rsidRPr="001D05D7">
              <w:t>Версия формата</w:t>
            </w:r>
          </w:p>
        </w:tc>
        <w:tc>
          <w:tcPr>
            <w:tcW w:w="814" w:type="pct"/>
          </w:tcPr>
          <w:p w14:paraId="7BD2D117" w14:textId="77777777" w:rsidR="00EC7894" w:rsidRPr="001D05D7" w:rsidRDefault="00EC7894" w:rsidP="00D04606">
            <w:pPr>
              <w:pStyle w:val="GOSTTablenorm"/>
              <w:suppressAutoHyphens/>
              <w:rPr>
                <w:lang w:val="en-US"/>
              </w:rPr>
            </w:pPr>
            <w:r w:rsidRPr="001D05D7">
              <w:rPr>
                <w:lang w:val="en-US"/>
              </w:rPr>
              <w:t>Version</w:t>
            </w:r>
          </w:p>
        </w:tc>
        <w:tc>
          <w:tcPr>
            <w:tcW w:w="543" w:type="pct"/>
          </w:tcPr>
          <w:p w14:paraId="61AC4D46" w14:textId="77777777" w:rsidR="00EC7894" w:rsidRPr="001D05D7" w:rsidRDefault="00EC7894" w:rsidP="00D04606">
            <w:pPr>
              <w:pStyle w:val="GOSTTablenorm"/>
              <w:suppressAutoHyphens/>
              <w:rPr>
                <w:lang w:val="en-US"/>
              </w:rPr>
            </w:pPr>
            <w:r w:rsidRPr="001D05D7">
              <w:t>Строка</w:t>
            </w:r>
          </w:p>
        </w:tc>
        <w:tc>
          <w:tcPr>
            <w:tcW w:w="320" w:type="pct"/>
          </w:tcPr>
          <w:p w14:paraId="2A1D6241" w14:textId="77777777" w:rsidR="00EC7894" w:rsidRPr="001D05D7" w:rsidRDefault="00EC7894" w:rsidP="00D04606">
            <w:pPr>
              <w:pStyle w:val="GOSTTablenorm"/>
              <w:suppressAutoHyphens/>
            </w:pPr>
            <w:r w:rsidRPr="001D05D7">
              <w:t>Да</w:t>
            </w:r>
          </w:p>
        </w:tc>
        <w:tc>
          <w:tcPr>
            <w:tcW w:w="288" w:type="pct"/>
          </w:tcPr>
          <w:p w14:paraId="444F19B3" w14:textId="77777777" w:rsidR="00EC7894" w:rsidRPr="001D05D7" w:rsidRDefault="00EC7894" w:rsidP="00D04606">
            <w:pPr>
              <w:pStyle w:val="GOSTTablenorm"/>
              <w:suppressAutoHyphens/>
              <w:rPr>
                <w:lang w:val="en-US"/>
              </w:rPr>
            </w:pPr>
            <w:r w:rsidRPr="001D05D7">
              <w:t>&lt;=</w:t>
            </w:r>
            <w:r w:rsidRPr="001D05D7">
              <w:rPr>
                <w:lang w:val="en-US"/>
              </w:rPr>
              <w:t>10</w:t>
            </w:r>
          </w:p>
        </w:tc>
        <w:tc>
          <w:tcPr>
            <w:tcW w:w="1840" w:type="pct"/>
          </w:tcPr>
          <w:p w14:paraId="2999C9CF" w14:textId="77777777" w:rsidR="00EC7894" w:rsidRPr="001D05D7" w:rsidRDefault="00EC7894" w:rsidP="00D04606">
            <w:pPr>
              <w:pStyle w:val="GOSTTablenorm"/>
              <w:suppressAutoHyphens/>
            </w:pPr>
            <w:r w:rsidRPr="001D05D7">
              <w:t>Версия формата ответа</w:t>
            </w:r>
          </w:p>
        </w:tc>
      </w:tr>
      <w:tr w:rsidR="00EC2242" w:rsidRPr="001D05D7" w14:paraId="31F6279D" w14:textId="77777777" w:rsidTr="00C75A4E">
        <w:tc>
          <w:tcPr>
            <w:tcW w:w="1194" w:type="pct"/>
          </w:tcPr>
          <w:p w14:paraId="27788297" w14:textId="77777777" w:rsidR="00EC7894" w:rsidRPr="001D05D7" w:rsidRDefault="00EC7894" w:rsidP="00D04606">
            <w:pPr>
              <w:pStyle w:val="GOSTTablenorm"/>
              <w:suppressAutoHyphens/>
            </w:pPr>
            <w:r w:rsidRPr="001D05D7">
              <w:t>Глобальный идентификатор запроса</w:t>
            </w:r>
          </w:p>
        </w:tc>
        <w:tc>
          <w:tcPr>
            <w:tcW w:w="814" w:type="pct"/>
          </w:tcPr>
          <w:p w14:paraId="5536AA6E" w14:textId="77777777" w:rsidR="00EC7894" w:rsidRPr="001D05D7" w:rsidRDefault="00EC7894" w:rsidP="00D04606">
            <w:pPr>
              <w:pStyle w:val="GOSTTablenorm"/>
              <w:suppressAutoHyphens/>
              <w:rPr>
                <w:lang w:val="en-US"/>
              </w:rPr>
            </w:pPr>
            <w:proofErr w:type="spellStart"/>
            <w:r w:rsidRPr="001D05D7">
              <w:rPr>
                <w:lang w:val="en-US"/>
              </w:rPr>
              <w:t>ReqGuid</w:t>
            </w:r>
            <w:proofErr w:type="spellEnd"/>
          </w:p>
        </w:tc>
        <w:tc>
          <w:tcPr>
            <w:tcW w:w="543" w:type="pct"/>
          </w:tcPr>
          <w:p w14:paraId="2D35140E" w14:textId="77777777" w:rsidR="00EC7894" w:rsidRPr="001D05D7" w:rsidRDefault="00EC7894" w:rsidP="00D04606">
            <w:pPr>
              <w:pStyle w:val="GOSTTablenorm"/>
              <w:suppressAutoHyphens/>
            </w:pPr>
            <w:r w:rsidRPr="001D05D7">
              <w:rPr>
                <w:lang w:val="en-US"/>
              </w:rPr>
              <w:t>GUID</w:t>
            </w:r>
          </w:p>
        </w:tc>
        <w:tc>
          <w:tcPr>
            <w:tcW w:w="320" w:type="pct"/>
          </w:tcPr>
          <w:p w14:paraId="684F2B9C" w14:textId="77777777" w:rsidR="00EC7894" w:rsidRPr="001D05D7" w:rsidRDefault="00EC7894" w:rsidP="00D04606">
            <w:pPr>
              <w:pStyle w:val="GOSTTablenorm"/>
              <w:suppressAutoHyphens/>
            </w:pPr>
            <w:r w:rsidRPr="001D05D7">
              <w:t>Да</w:t>
            </w:r>
          </w:p>
        </w:tc>
        <w:tc>
          <w:tcPr>
            <w:tcW w:w="288" w:type="pct"/>
          </w:tcPr>
          <w:p w14:paraId="4048E74C" w14:textId="77777777" w:rsidR="00EC7894" w:rsidRPr="001D05D7" w:rsidRDefault="00EC7894" w:rsidP="00D04606">
            <w:pPr>
              <w:pStyle w:val="GOSTTablenorm"/>
              <w:suppressAutoHyphens/>
              <w:rPr>
                <w:lang w:val="en-US"/>
              </w:rPr>
            </w:pPr>
            <w:r w:rsidRPr="001D05D7">
              <w:rPr>
                <w:lang w:val="en-US"/>
              </w:rPr>
              <w:t>=</w:t>
            </w:r>
            <w:r w:rsidRPr="001D05D7">
              <w:t>36</w:t>
            </w:r>
          </w:p>
        </w:tc>
        <w:tc>
          <w:tcPr>
            <w:tcW w:w="1840" w:type="pct"/>
          </w:tcPr>
          <w:p w14:paraId="47DE3077" w14:textId="77777777" w:rsidR="00EC7894" w:rsidRPr="001D05D7" w:rsidRDefault="00EC7894" w:rsidP="00D04606">
            <w:pPr>
              <w:pStyle w:val="GOSTTablenorm"/>
              <w:suppressAutoHyphens/>
            </w:pPr>
            <w:r w:rsidRPr="001D05D7">
              <w:t>Уникальный идентификатор запроса (с тире), на который направляется ответ</w:t>
            </w:r>
          </w:p>
        </w:tc>
      </w:tr>
      <w:tr w:rsidR="00EC2242" w:rsidRPr="001D05D7" w14:paraId="3EB2491E" w14:textId="77777777" w:rsidTr="00C75A4E">
        <w:tc>
          <w:tcPr>
            <w:tcW w:w="1194" w:type="pct"/>
          </w:tcPr>
          <w:p w14:paraId="4B5A7878" w14:textId="77777777" w:rsidR="00EC7894" w:rsidRPr="001D05D7" w:rsidRDefault="00EC7894" w:rsidP="00D04606">
            <w:pPr>
              <w:pStyle w:val="GOSTTablenorm"/>
              <w:suppressAutoHyphens/>
              <w:rPr>
                <w:lang w:val="en-US"/>
              </w:rPr>
            </w:pPr>
            <w:r w:rsidRPr="001D05D7">
              <w:t>Глобальный идентификатор ответа</w:t>
            </w:r>
          </w:p>
        </w:tc>
        <w:tc>
          <w:tcPr>
            <w:tcW w:w="814" w:type="pct"/>
          </w:tcPr>
          <w:p w14:paraId="68CC638A" w14:textId="77777777" w:rsidR="00EC7894" w:rsidRPr="001D05D7" w:rsidRDefault="00EC7894" w:rsidP="00D04606">
            <w:pPr>
              <w:pStyle w:val="GOSTTablenorm"/>
              <w:suppressAutoHyphens/>
              <w:rPr>
                <w:lang w:val="en-US"/>
              </w:rPr>
            </w:pPr>
            <w:proofErr w:type="spellStart"/>
            <w:r w:rsidRPr="001D05D7">
              <w:rPr>
                <w:lang w:val="en-US"/>
              </w:rPr>
              <w:t>AnsGuid</w:t>
            </w:r>
            <w:proofErr w:type="spellEnd"/>
          </w:p>
        </w:tc>
        <w:tc>
          <w:tcPr>
            <w:tcW w:w="543" w:type="pct"/>
          </w:tcPr>
          <w:p w14:paraId="04139E12" w14:textId="77777777" w:rsidR="00EC7894" w:rsidRPr="001D05D7" w:rsidRDefault="00EC7894" w:rsidP="00D04606">
            <w:pPr>
              <w:pStyle w:val="GOSTTablenorm"/>
              <w:suppressAutoHyphens/>
              <w:rPr>
                <w:lang w:val="en-US"/>
              </w:rPr>
            </w:pPr>
            <w:r w:rsidRPr="001D05D7">
              <w:rPr>
                <w:lang w:val="en-US"/>
              </w:rPr>
              <w:t>GUID</w:t>
            </w:r>
          </w:p>
        </w:tc>
        <w:tc>
          <w:tcPr>
            <w:tcW w:w="320" w:type="pct"/>
          </w:tcPr>
          <w:p w14:paraId="7FA3D274" w14:textId="77777777" w:rsidR="00EC7894" w:rsidRPr="001D05D7" w:rsidRDefault="00EC7894" w:rsidP="00D04606">
            <w:pPr>
              <w:pStyle w:val="GOSTTablenorm"/>
              <w:suppressAutoHyphens/>
            </w:pPr>
            <w:r w:rsidRPr="001D05D7">
              <w:t>Да</w:t>
            </w:r>
          </w:p>
        </w:tc>
        <w:tc>
          <w:tcPr>
            <w:tcW w:w="288" w:type="pct"/>
          </w:tcPr>
          <w:p w14:paraId="4ACDBC01" w14:textId="77777777" w:rsidR="00EC7894" w:rsidRPr="001D05D7" w:rsidRDefault="00EC7894" w:rsidP="00D04606">
            <w:pPr>
              <w:pStyle w:val="GOSTTablenorm"/>
              <w:suppressAutoHyphens/>
              <w:rPr>
                <w:lang w:val="en-US"/>
              </w:rPr>
            </w:pPr>
            <w:r w:rsidRPr="001D05D7">
              <w:rPr>
                <w:lang w:val="en-US"/>
              </w:rPr>
              <w:t>=</w:t>
            </w:r>
            <w:r w:rsidRPr="001D05D7">
              <w:t>36</w:t>
            </w:r>
          </w:p>
        </w:tc>
        <w:tc>
          <w:tcPr>
            <w:tcW w:w="1840" w:type="pct"/>
          </w:tcPr>
          <w:p w14:paraId="51B2429C" w14:textId="77777777" w:rsidR="00EC7894" w:rsidRPr="001D05D7" w:rsidRDefault="00EC7894" w:rsidP="00D04606">
            <w:pPr>
              <w:pStyle w:val="GOSTTablenorm"/>
              <w:suppressAutoHyphens/>
            </w:pPr>
            <w:r w:rsidRPr="001D05D7">
              <w:t>Уникальный идентификатор ответа (с тире)</w:t>
            </w:r>
          </w:p>
        </w:tc>
      </w:tr>
      <w:tr w:rsidR="00EC2242" w:rsidRPr="001D05D7" w14:paraId="5B19AB01" w14:textId="77777777" w:rsidTr="00C75A4E">
        <w:tc>
          <w:tcPr>
            <w:tcW w:w="1194" w:type="pct"/>
          </w:tcPr>
          <w:p w14:paraId="58ABD3B2" w14:textId="77777777" w:rsidR="00EC7894" w:rsidRPr="001D05D7" w:rsidRDefault="00EC7894" w:rsidP="00D04606">
            <w:pPr>
              <w:pStyle w:val="GOSTTablenorm"/>
              <w:suppressAutoHyphens/>
            </w:pPr>
            <w:r w:rsidRPr="001D05D7">
              <w:t>Глобальный идентификатор документа</w:t>
            </w:r>
          </w:p>
        </w:tc>
        <w:tc>
          <w:tcPr>
            <w:tcW w:w="814" w:type="pct"/>
          </w:tcPr>
          <w:p w14:paraId="52E53EA9" w14:textId="77777777" w:rsidR="00EC7894" w:rsidRPr="001D05D7" w:rsidRDefault="00EC7894" w:rsidP="00D04606">
            <w:pPr>
              <w:pStyle w:val="GOSTTablenorm"/>
              <w:suppressAutoHyphens/>
              <w:rPr>
                <w:lang w:val="en-US"/>
              </w:rPr>
            </w:pPr>
            <w:proofErr w:type="spellStart"/>
            <w:r w:rsidRPr="001D05D7">
              <w:t>DocGuid</w:t>
            </w:r>
            <w:proofErr w:type="spellEnd"/>
          </w:p>
        </w:tc>
        <w:tc>
          <w:tcPr>
            <w:tcW w:w="543" w:type="pct"/>
          </w:tcPr>
          <w:p w14:paraId="3FA1C1EB" w14:textId="77777777" w:rsidR="00EC7894" w:rsidRPr="001D05D7" w:rsidRDefault="00EC7894" w:rsidP="00D04606">
            <w:pPr>
              <w:pStyle w:val="GOSTTablenorm"/>
              <w:suppressAutoHyphens/>
            </w:pPr>
            <w:r w:rsidRPr="001D05D7">
              <w:t>GUID</w:t>
            </w:r>
          </w:p>
        </w:tc>
        <w:tc>
          <w:tcPr>
            <w:tcW w:w="320" w:type="pct"/>
          </w:tcPr>
          <w:p w14:paraId="3B993D1F" w14:textId="77777777" w:rsidR="00EC7894" w:rsidRPr="001D05D7" w:rsidRDefault="00EC7894" w:rsidP="00D04606">
            <w:pPr>
              <w:pStyle w:val="GOSTTablenorm"/>
              <w:suppressAutoHyphens/>
            </w:pPr>
            <w:r w:rsidRPr="001D05D7">
              <w:t>Нет</w:t>
            </w:r>
          </w:p>
        </w:tc>
        <w:tc>
          <w:tcPr>
            <w:tcW w:w="288" w:type="pct"/>
          </w:tcPr>
          <w:p w14:paraId="00CAA58F" w14:textId="77777777" w:rsidR="00EC7894" w:rsidRPr="001D05D7" w:rsidRDefault="00EC7894" w:rsidP="00D04606">
            <w:pPr>
              <w:pStyle w:val="GOSTTablenorm"/>
              <w:suppressAutoHyphens/>
            </w:pPr>
            <w:r w:rsidRPr="001D05D7">
              <w:t>=36</w:t>
            </w:r>
          </w:p>
        </w:tc>
        <w:tc>
          <w:tcPr>
            <w:tcW w:w="1840" w:type="pct"/>
          </w:tcPr>
          <w:p w14:paraId="793E0383" w14:textId="77777777" w:rsidR="00EC7894" w:rsidRPr="001D05D7" w:rsidRDefault="00EC7894" w:rsidP="00D04606">
            <w:pPr>
              <w:pStyle w:val="GOSTTablenorm"/>
              <w:suppressAutoHyphens/>
            </w:pPr>
            <w:r w:rsidRPr="001D05D7">
              <w:t xml:space="preserve">Уникальный идентификатор документа/отчета/виджета (с тире), </w:t>
            </w:r>
            <w:proofErr w:type="spellStart"/>
            <w:r w:rsidRPr="001D05D7">
              <w:t>иницировавшего</w:t>
            </w:r>
            <w:proofErr w:type="spellEnd"/>
            <w:r w:rsidRPr="001D05D7">
              <w:t xml:space="preserve"> запрос. Заполняется, если был указан в запросе</w:t>
            </w:r>
          </w:p>
        </w:tc>
      </w:tr>
      <w:tr w:rsidR="00EC2242" w:rsidRPr="001D05D7" w14:paraId="269D62DC" w14:textId="77777777" w:rsidTr="00C75A4E">
        <w:tc>
          <w:tcPr>
            <w:tcW w:w="1194" w:type="pct"/>
          </w:tcPr>
          <w:p w14:paraId="02C238D5" w14:textId="77777777" w:rsidR="00EC7894" w:rsidRPr="001D05D7" w:rsidRDefault="00EC7894" w:rsidP="00D04606">
            <w:pPr>
              <w:pStyle w:val="GOSTTablenorm"/>
              <w:suppressAutoHyphens/>
            </w:pPr>
            <w:r w:rsidRPr="001D05D7">
              <w:t>Результат выполнения операции</w:t>
            </w:r>
          </w:p>
        </w:tc>
        <w:tc>
          <w:tcPr>
            <w:tcW w:w="814" w:type="pct"/>
          </w:tcPr>
          <w:p w14:paraId="700AF355" w14:textId="77777777" w:rsidR="00EC7894" w:rsidRPr="001D05D7" w:rsidRDefault="00EC7894" w:rsidP="00D04606">
            <w:pPr>
              <w:pStyle w:val="GOSTTablenorm"/>
              <w:suppressAutoHyphens/>
              <w:rPr>
                <w:lang w:val="en-US"/>
              </w:rPr>
            </w:pPr>
            <w:r w:rsidRPr="001D05D7">
              <w:rPr>
                <w:lang w:val="en-US"/>
              </w:rPr>
              <w:t>Result</w:t>
            </w:r>
          </w:p>
        </w:tc>
        <w:tc>
          <w:tcPr>
            <w:tcW w:w="543" w:type="pct"/>
          </w:tcPr>
          <w:p w14:paraId="6F25E74F" w14:textId="77777777" w:rsidR="00EC7894" w:rsidRPr="001D05D7" w:rsidRDefault="00EC7894" w:rsidP="00D04606">
            <w:pPr>
              <w:pStyle w:val="GOSTTablenorm"/>
              <w:suppressAutoHyphens/>
            </w:pPr>
            <w:r w:rsidRPr="001D05D7">
              <w:t>Строка</w:t>
            </w:r>
          </w:p>
        </w:tc>
        <w:tc>
          <w:tcPr>
            <w:tcW w:w="320" w:type="pct"/>
          </w:tcPr>
          <w:p w14:paraId="1C27B3F8" w14:textId="77777777" w:rsidR="00EC7894" w:rsidRPr="001D05D7" w:rsidRDefault="00EC7894" w:rsidP="00D04606">
            <w:pPr>
              <w:pStyle w:val="GOSTTablenorm"/>
              <w:suppressAutoHyphens/>
            </w:pPr>
            <w:r w:rsidRPr="001D05D7">
              <w:t>Да</w:t>
            </w:r>
          </w:p>
        </w:tc>
        <w:tc>
          <w:tcPr>
            <w:tcW w:w="288" w:type="pct"/>
          </w:tcPr>
          <w:p w14:paraId="3A2FE4B8" w14:textId="77777777" w:rsidR="00EC7894" w:rsidRPr="001D05D7" w:rsidRDefault="00EC7894" w:rsidP="00D04606">
            <w:pPr>
              <w:pStyle w:val="GOSTTablenorm"/>
              <w:suppressAutoHyphens/>
            </w:pPr>
            <w:r w:rsidRPr="001D05D7">
              <w:t>=1</w:t>
            </w:r>
          </w:p>
        </w:tc>
        <w:tc>
          <w:tcPr>
            <w:tcW w:w="1840" w:type="pct"/>
          </w:tcPr>
          <w:p w14:paraId="5A664673" w14:textId="54F89B0B" w:rsidR="00EC7894" w:rsidRPr="001D05D7" w:rsidRDefault="00EC7894" w:rsidP="00D04606">
            <w:pPr>
              <w:pStyle w:val="GOSTTablenorm"/>
              <w:suppressAutoHyphens/>
            </w:pPr>
            <w:r w:rsidRPr="001D05D7">
              <w:t>Передается следующее значение:</w:t>
            </w:r>
          </w:p>
          <w:p w14:paraId="20A9A14A" w14:textId="03165BF0" w:rsidR="00EC7894" w:rsidRPr="00474651" w:rsidRDefault="00EC2242" w:rsidP="00BA0533">
            <w:pPr>
              <w:pStyle w:val="GOSTTableListMark1"/>
              <w:suppressAutoHyphens/>
            </w:pPr>
            <w:r>
              <w:t>«</w:t>
            </w:r>
            <w:r w:rsidR="00EC7894" w:rsidRPr="00C75A4E">
              <w:t>E</w:t>
            </w:r>
            <w:r>
              <w:t>»</w:t>
            </w:r>
            <w:r w:rsidR="00EC7894" w:rsidRPr="00474651">
              <w:t xml:space="preserve"> - </w:t>
            </w:r>
            <w:r w:rsidR="00EC7894" w:rsidRPr="00C75A4E">
              <w:t>ERROR</w:t>
            </w:r>
            <w:r w:rsidR="00EC7894" w:rsidRPr="00474651">
              <w:t xml:space="preserve"> - Не успешное завершение</w:t>
            </w:r>
          </w:p>
        </w:tc>
      </w:tr>
      <w:tr w:rsidR="00EC2242" w:rsidRPr="001D05D7" w14:paraId="135552BC" w14:textId="77777777" w:rsidTr="00C75A4E">
        <w:tc>
          <w:tcPr>
            <w:tcW w:w="1194" w:type="pct"/>
          </w:tcPr>
          <w:p w14:paraId="7EE656A1" w14:textId="77777777" w:rsidR="00EC7894" w:rsidRPr="001D05D7" w:rsidRDefault="00EC7894" w:rsidP="00D04606">
            <w:pPr>
              <w:pStyle w:val="GOSTTablenorm"/>
              <w:suppressAutoHyphens/>
            </w:pPr>
            <w:r w:rsidRPr="001D05D7">
              <w:t>Текст ошибки</w:t>
            </w:r>
          </w:p>
        </w:tc>
        <w:tc>
          <w:tcPr>
            <w:tcW w:w="814" w:type="pct"/>
          </w:tcPr>
          <w:p w14:paraId="65964DFB" w14:textId="77777777" w:rsidR="00EC7894" w:rsidRPr="001D05D7" w:rsidRDefault="00EC7894" w:rsidP="00D04606">
            <w:pPr>
              <w:pStyle w:val="GOSTTablenorm"/>
              <w:suppressAutoHyphens/>
            </w:pPr>
            <w:proofErr w:type="spellStart"/>
            <w:r w:rsidRPr="001D05D7">
              <w:rPr>
                <w:lang w:val="en-US"/>
              </w:rPr>
              <w:t>ResultDescr</w:t>
            </w:r>
            <w:proofErr w:type="spellEnd"/>
          </w:p>
        </w:tc>
        <w:tc>
          <w:tcPr>
            <w:tcW w:w="543" w:type="pct"/>
          </w:tcPr>
          <w:p w14:paraId="523A7AD0" w14:textId="77777777" w:rsidR="00EC7894" w:rsidRPr="001D05D7" w:rsidRDefault="00EC7894" w:rsidP="00D04606">
            <w:pPr>
              <w:pStyle w:val="GOSTTablenorm"/>
              <w:suppressAutoHyphens/>
            </w:pPr>
            <w:r w:rsidRPr="001D05D7">
              <w:t>Строка</w:t>
            </w:r>
          </w:p>
        </w:tc>
        <w:tc>
          <w:tcPr>
            <w:tcW w:w="320" w:type="pct"/>
          </w:tcPr>
          <w:p w14:paraId="2886553B" w14:textId="77777777" w:rsidR="00EC7894" w:rsidRPr="001D05D7" w:rsidRDefault="00EC7894" w:rsidP="00D04606">
            <w:pPr>
              <w:pStyle w:val="GOSTTablenorm"/>
              <w:suppressAutoHyphens/>
            </w:pPr>
            <w:r w:rsidRPr="001D05D7">
              <w:t>Нет</w:t>
            </w:r>
          </w:p>
        </w:tc>
        <w:tc>
          <w:tcPr>
            <w:tcW w:w="288" w:type="pct"/>
          </w:tcPr>
          <w:p w14:paraId="44807FD7" w14:textId="77777777" w:rsidR="00EC7894" w:rsidRPr="001D05D7" w:rsidRDefault="00EC7894" w:rsidP="00D04606">
            <w:pPr>
              <w:pStyle w:val="GOSTTablenorm"/>
              <w:suppressAutoHyphens/>
            </w:pPr>
            <w:r w:rsidRPr="001D05D7">
              <w:rPr>
                <w:lang w:val="en-US"/>
              </w:rPr>
              <w:t>&lt;</w:t>
            </w:r>
            <w:r w:rsidRPr="001D05D7">
              <w:t>=2000</w:t>
            </w:r>
          </w:p>
        </w:tc>
        <w:tc>
          <w:tcPr>
            <w:tcW w:w="1840" w:type="pct"/>
          </w:tcPr>
          <w:p w14:paraId="10B538EB" w14:textId="393ECE62" w:rsidR="00EC7894" w:rsidRPr="007D5971" w:rsidRDefault="00305191" w:rsidP="003A3A72">
            <w:pPr>
              <w:pStyle w:val="GOSTTablenorm"/>
              <w:suppressAutoHyphens/>
            </w:pPr>
            <w:r>
              <w:t>Р</w:t>
            </w:r>
            <w:r w:rsidR="003A3A72">
              <w:t>азвернутый текст ошибки</w:t>
            </w:r>
          </w:p>
        </w:tc>
      </w:tr>
    </w:tbl>
    <w:p w14:paraId="4B53B516" w14:textId="745018A6" w:rsidR="00EC7894" w:rsidRPr="00C75A4E" w:rsidRDefault="00EC7894" w:rsidP="00D04606">
      <w:pPr>
        <w:pStyle w:val="31"/>
      </w:pPr>
      <w:r w:rsidRPr="00C75A4E">
        <w:lastRenderedPageBreak/>
        <w:t xml:space="preserve"> </w:t>
      </w:r>
      <w:bookmarkStart w:id="386" w:name="_Toc142582670"/>
      <w:bookmarkStart w:id="387" w:name="_Toc150763494"/>
      <w:bookmarkStart w:id="388" w:name="_Toc226456983"/>
      <w:r w:rsidRPr="00C75A4E">
        <w:t>П</w:t>
      </w:r>
      <w:r w:rsidR="00D85705">
        <w:t>ример</w:t>
      </w:r>
      <w:r w:rsidRPr="00C75A4E">
        <w:t xml:space="preserve"> ответа</w:t>
      </w:r>
      <w:bookmarkEnd w:id="386"/>
      <w:bookmarkEnd w:id="387"/>
      <w:bookmarkEnd w:id="388"/>
    </w:p>
    <w:p w14:paraId="217575D1" w14:textId="77777777"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w:t>
      </w:r>
    </w:p>
    <w:p w14:paraId="3235A5DF" w14:textId="77777777"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t>"header": {</w:t>
      </w:r>
    </w:p>
    <w:p w14:paraId="4F2938C6" w14:textId="5D4A32E8"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r>
      <w:r w:rsidRPr="007A0F1E">
        <w:rPr>
          <w:bdr w:val="none" w:sz="0" w:space="0" w:color="auto" w:frame="1"/>
          <w:lang w:eastAsia="en-US"/>
        </w:rPr>
        <w:tab/>
        <w:t>"Source": "</w:t>
      </w:r>
      <w:r w:rsidR="00057EB3" w:rsidRPr="00141AE4">
        <w:t>ARP</w:t>
      </w:r>
      <w:r w:rsidRPr="007A0F1E">
        <w:rPr>
          <w:bdr w:val="none" w:sz="0" w:space="0" w:color="auto" w:frame="1"/>
          <w:lang w:eastAsia="en-US"/>
        </w:rPr>
        <w:t>",</w:t>
      </w:r>
    </w:p>
    <w:p w14:paraId="7B73D8D2" w14:textId="33EFE5BC"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r>
      <w:r w:rsidRPr="007A0F1E">
        <w:rPr>
          <w:bdr w:val="none" w:sz="0" w:space="0" w:color="auto" w:frame="1"/>
          <w:lang w:eastAsia="en-US"/>
        </w:rPr>
        <w:tab/>
        <w:t>"Receiver": "</w:t>
      </w:r>
      <w:r w:rsidR="00057EB3" w:rsidRPr="00141AE4">
        <w:t>ARP</w:t>
      </w:r>
      <w:r w:rsidRPr="007A0F1E">
        <w:rPr>
          <w:bdr w:val="none" w:sz="0" w:space="0" w:color="auto" w:frame="1"/>
          <w:lang w:eastAsia="en-US"/>
        </w:rPr>
        <w:t>",</w:t>
      </w:r>
    </w:p>
    <w:p w14:paraId="2651E8C7" w14:textId="2B9D3875"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r>
      <w:r w:rsidRPr="007A0F1E">
        <w:rPr>
          <w:bdr w:val="none" w:sz="0" w:space="0" w:color="auto" w:frame="1"/>
          <w:lang w:eastAsia="en-US"/>
        </w:rPr>
        <w:tab/>
        <w:t>"</w:t>
      </w:r>
      <w:r w:rsidR="000A3F53" w:rsidRPr="000A3F53">
        <w:t>AnsDateTime</w:t>
      </w:r>
      <w:r w:rsidRPr="007A0F1E">
        <w:rPr>
          <w:bdr w:val="none" w:sz="0" w:space="0" w:color="auto" w:frame="1"/>
          <w:lang w:eastAsia="en-US"/>
        </w:rPr>
        <w:t>": "2023-04-06 14:37:24",</w:t>
      </w:r>
    </w:p>
    <w:p w14:paraId="2F5BD0C4" w14:textId="77777777"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r>
      <w:r w:rsidRPr="007A0F1E">
        <w:rPr>
          <w:bdr w:val="none" w:sz="0" w:space="0" w:color="auto" w:frame="1"/>
          <w:lang w:eastAsia="en-US"/>
        </w:rPr>
        <w:tab/>
        <w:t>"Version": "2.4",</w:t>
      </w:r>
    </w:p>
    <w:p w14:paraId="7064CB10" w14:textId="77777777"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r>
      <w:r w:rsidRPr="007A0F1E">
        <w:rPr>
          <w:bdr w:val="none" w:sz="0" w:space="0" w:color="auto" w:frame="1"/>
          <w:lang w:eastAsia="en-US"/>
        </w:rPr>
        <w:tab/>
        <w:t>"ReqGuid": "g5t4ce5d-1473-9737-903v-cfa72ba94f10",</w:t>
      </w:r>
    </w:p>
    <w:p w14:paraId="65CF192D" w14:textId="77777777"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r>
      <w:r w:rsidRPr="007A0F1E">
        <w:rPr>
          <w:bdr w:val="none" w:sz="0" w:space="0" w:color="auto" w:frame="1"/>
          <w:lang w:eastAsia="en-US"/>
        </w:rPr>
        <w:tab/>
        <w:t>"AnsGuid": "g5t4ce5d-1473-9737-903v-cfa72ba94f40",</w:t>
      </w:r>
    </w:p>
    <w:p w14:paraId="5505B0A2" w14:textId="77777777"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r>
      <w:r w:rsidRPr="007A0F1E">
        <w:rPr>
          <w:bdr w:val="none" w:sz="0" w:space="0" w:color="auto" w:frame="1"/>
          <w:lang w:eastAsia="en-US"/>
        </w:rPr>
        <w:tab/>
        <w:t>"DocGuid": "11b0d4ce5d-2757-4699-948c-cfa72ba94f",</w:t>
      </w:r>
    </w:p>
    <w:p w14:paraId="56561629" w14:textId="77777777" w:rsidR="007A0F1E" w:rsidRPr="004F2863" w:rsidRDefault="007A0F1E" w:rsidP="00D04606">
      <w:pPr>
        <w:pStyle w:val="GOSTScript"/>
        <w:suppressAutoHyphens/>
        <w:rPr>
          <w:bdr w:val="none" w:sz="0" w:space="0" w:color="auto" w:frame="1"/>
          <w:lang w:eastAsia="en-US"/>
        </w:rPr>
      </w:pPr>
      <w:r w:rsidRPr="007A0F1E">
        <w:rPr>
          <w:bdr w:val="none" w:sz="0" w:space="0" w:color="auto" w:frame="1"/>
          <w:lang w:eastAsia="en-US"/>
        </w:rPr>
        <w:tab/>
      </w:r>
      <w:r w:rsidRPr="007A0F1E">
        <w:rPr>
          <w:bdr w:val="none" w:sz="0" w:space="0" w:color="auto" w:frame="1"/>
          <w:lang w:eastAsia="en-US"/>
        </w:rPr>
        <w:tab/>
      </w:r>
      <w:r w:rsidRPr="004F2863">
        <w:rPr>
          <w:bdr w:val="none" w:sz="0" w:space="0" w:color="auto" w:frame="1"/>
          <w:lang w:eastAsia="en-US"/>
        </w:rPr>
        <w:t>"</w:t>
      </w:r>
      <w:r w:rsidRPr="007A0F1E">
        <w:rPr>
          <w:bdr w:val="none" w:sz="0" w:space="0" w:color="auto" w:frame="1"/>
          <w:lang w:eastAsia="en-US"/>
        </w:rPr>
        <w:t>Result</w:t>
      </w:r>
      <w:r w:rsidRPr="004F2863">
        <w:rPr>
          <w:bdr w:val="none" w:sz="0" w:space="0" w:color="auto" w:frame="1"/>
          <w:lang w:eastAsia="en-US"/>
        </w:rPr>
        <w:t>": "</w:t>
      </w:r>
      <w:r w:rsidRPr="007A0F1E">
        <w:rPr>
          <w:bdr w:val="none" w:sz="0" w:space="0" w:color="auto" w:frame="1"/>
          <w:lang w:eastAsia="en-US"/>
        </w:rPr>
        <w:t>E</w:t>
      </w:r>
      <w:r w:rsidRPr="004F2863">
        <w:rPr>
          <w:bdr w:val="none" w:sz="0" w:space="0" w:color="auto" w:frame="1"/>
          <w:lang w:eastAsia="en-US"/>
        </w:rPr>
        <w:t>",</w:t>
      </w:r>
    </w:p>
    <w:p w14:paraId="3F9CFE88" w14:textId="77777777" w:rsidR="007A0F1E" w:rsidRPr="00C75A4E" w:rsidRDefault="007A0F1E" w:rsidP="00D04606">
      <w:pPr>
        <w:pStyle w:val="GOSTScript"/>
        <w:suppressAutoHyphens/>
        <w:rPr>
          <w:bdr w:val="none" w:sz="0" w:space="0" w:color="auto" w:frame="1"/>
          <w:lang w:val="ru-RU" w:eastAsia="en-US"/>
        </w:rPr>
      </w:pPr>
      <w:r w:rsidRPr="00464491">
        <w:rPr>
          <w:bdr w:val="none" w:sz="0" w:space="0" w:color="auto" w:frame="1"/>
          <w:lang w:val="ru-RU" w:eastAsia="en-US"/>
          <w:rPrChange w:id="389" w:author="Сказецкая Наталья Камилевна" w:date="2024-02-14T16:54:00Z">
            <w:rPr>
              <w:bdr w:val="none" w:sz="0" w:space="0" w:color="auto" w:frame="1"/>
              <w:lang w:eastAsia="en-US"/>
            </w:rPr>
          </w:rPrChange>
        </w:rPr>
        <w:tab/>
      </w:r>
      <w:r w:rsidRPr="00464491">
        <w:rPr>
          <w:bdr w:val="none" w:sz="0" w:space="0" w:color="auto" w:frame="1"/>
          <w:lang w:val="ru-RU" w:eastAsia="en-US"/>
          <w:rPrChange w:id="390" w:author="Сказецкая Наталья Камилевна" w:date="2024-02-14T16:54:00Z">
            <w:rPr>
              <w:bdr w:val="none" w:sz="0" w:space="0" w:color="auto" w:frame="1"/>
              <w:lang w:eastAsia="en-US"/>
            </w:rPr>
          </w:rPrChange>
        </w:rPr>
        <w:tab/>
      </w:r>
      <w:r w:rsidRPr="00C75A4E">
        <w:rPr>
          <w:bdr w:val="none" w:sz="0" w:space="0" w:color="auto" w:frame="1"/>
          <w:lang w:val="ru-RU" w:eastAsia="en-US"/>
        </w:rPr>
        <w:t>"</w:t>
      </w:r>
      <w:r w:rsidRPr="007A0F1E">
        <w:rPr>
          <w:bdr w:val="none" w:sz="0" w:space="0" w:color="auto" w:frame="1"/>
          <w:lang w:eastAsia="en-US"/>
        </w:rPr>
        <w:t>ResultDescr</w:t>
      </w:r>
      <w:r w:rsidRPr="00C75A4E">
        <w:rPr>
          <w:bdr w:val="none" w:sz="0" w:space="0" w:color="auto" w:frame="1"/>
          <w:lang w:val="ru-RU" w:eastAsia="en-US"/>
        </w:rPr>
        <w:t>": "Отчет не содержит данных"</w:t>
      </w:r>
    </w:p>
    <w:p w14:paraId="04DD86DE" w14:textId="77777777" w:rsidR="007A0F1E" w:rsidRPr="007A0F1E" w:rsidRDefault="007A0F1E" w:rsidP="00D04606">
      <w:pPr>
        <w:pStyle w:val="GOSTScript"/>
        <w:suppressAutoHyphens/>
        <w:rPr>
          <w:bdr w:val="none" w:sz="0" w:space="0" w:color="auto" w:frame="1"/>
          <w:lang w:eastAsia="en-US"/>
        </w:rPr>
      </w:pPr>
      <w:r w:rsidRPr="00C75A4E">
        <w:rPr>
          <w:bdr w:val="none" w:sz="0" w:space="0" w:color="auto" w:frame="1"/>
          <w:lang w:val="ru-RU" w:eastAsia="en-US"/>
        </w:rPr>
        <w:tab/>
      </w:r>
      <w:r w:rsidRPr="007A0F1E">
        <w:rPr>
          <w:bdr w:val="none" w:sz="0" w:space="0" w:color="auto" w:frame="1"/>
          <w:lang w:eastAsia="en-US"/>
        </w:rPr>
        <w:t>}</w:t>
      </w:r>
    </w:p>
    <w:p w14:paraId="059AFDFF" w14:textId="171E7A77" w:rsidR="00EC2242" w:rsidRDefault="007A0F1E" w:rsidP="00D04606">
      <w:pPr>
        <w:pStyle w:val="GOSTScript"/>
        <w:suppressAutoHyphens/>
        <w:rPr>
          <w:bdr w:val="none" w:sz="0" w:space="0" w:color="auto" w:frame="1"/>
          <w:lang w:eastAsia="en-US"/>
        </w:rPr>
      </w:pPr>
      <w:r w:rsidRPr="007A0F1E">
        <w:rPr>
          <w:bdr w:val="none" w:sz="0" w:space="0" w:color="auto" w:frame="1"/>
          <w:lang w:eastAsia="en-US"/>
        </w:rPr>
        <w:t>}</w:t>
      </w:r>
    </w:p>
    <w:p w14:paraId="61B46988" w14:textId="06D31797" w:rsidR="00EC7894" w:rsidRPr="00474651" w:rsidRDefault="00DF4899" w:rsidP="00D04606">
      <w:pPr>
        <w:pStyle w:val="1"/>
      </w:pPr>
      <w:bookmarkStart w:id="391" w:name="_Toc142582671"/>
      <w:bookmarkStart w:id="392" w:name="_Toc150763495"/>
      <w:bookmarkStart w:id="393" w:name="_Ref154665933"/>
      <w:bookmarkStart w:id="394" w:name="_Toc226456984"/>
      <w:r>
        <w:lastRenderedPageBreak/>
        <w:t>Отчет «П</w:t>
      </w:r>
      <w:r w:rsidR="00CB3B96" w:rsidRPr="00C75A4E">
        <w:t>редварительные записи учета с превышением допустимого срока»</w:t>
      </w:r>
      <w:r w:rsidR="00EC7894" w:rsidRPr="00474651">
        <w:t xml:space="preserve"> (</w:t>
      </w:r>
      <w:r w:rsidR="00F6617B" w:rsidRPr="007A0F1E">
        <w:rPr>
          <w:caps w:val="0"/>
        </w:rPr>
        <w:t>EXCEED</w:t>
      </w:r>
      <w:r w:rsidR="00EC7894" w:rsidRPr="00474651">
        <w:t>)</w:t>
      </w:r>
      <w:bookmarkEnd w:id="391"/>
      <w:bookmarkEnd w:id="392"/>
      <w:bookmarkEnd w:id="393"/>
      <w:bookmarkEnd w:id="394"/>
    </w:p>
    <w:p w14:paraId="61417898" w14:textId="1E70DDE1" w:rsidR="00EC7894" w:rsidRDefault="00DF4899" w:rsidP="00D04606">
      <w:pPr>
        <w:pStyle w:val="GOSTNormal"/>
        <w:suppressAutoHyphens/>
        <w:rPr>
          <w:szCs w:val="22"/>
        </w:rPr>
      </w:pPr>
      <w:r>
        <w:rPr>
          <w:szCs w:val="22"/>
        </w:rPr>
        <w:t>Диагностический о</w:t>
      </w:r>
      <w:r w:rsidR="00EC7894" w:rsidRPr="00F43161">
        <w:rPr>
          <w:szCs w:val="22"/>
        </w:rPr>
        <w:t>тчет «Предварительные записи учета с превышением допустимого срока»</w:t>
      </w:r>
      <w:r w:rsidR="00EC7894" w:rsidRPr="005A33E1">
        <w:t xml:space="preserve"> (тип </w:t>
      </w:r>
      <w:r w:rsidR="00EC7894" w:rsidRPr="007D5971">
        <w:rPr>
          <w:szCs w:val="22"/>
        </w:rPr>
        <w:t>EXCEED</w:t>
      </w:r>
      <w:r w:rsidR="00EC7894" w:rsidRPr="00F43161">
        <w:rPr>
          <w:szCs w:val="22"/>
        </w:rPr>
        <w:t xml:space="preserve">) применяется для получения информации о предварительных записях учета, сформированных в </w:t>
      </w:r>
      <w:r w:rsidR="00EC7894" w:rsidRPr="007D5971">
        <w:rPr>
          <w:szCs w:val="22"/>
        </w:rPr>
        <w:t>SVAP</w:t>
      </w:r>
      <w:r w:rsidR="00EC7894" w:rsidRPr="00F43161">
        <w:rPr>
          <w:szCs w:val="22"/>
        </w:rPr>
        <w:t xml:space="preserve">, которые не были сторнированы </w:t>
      </w:r>
      <w:r w:rsidR="00EC7894" w:rsidRPr="007D5971">
        <w:rPr>
          <w:szCs w:val="22"/>
        </w:rPr>
        <w:t>на основании запроса с типом ACCOUNTING</w:t>
      </w:r>
      <w:r w:rsidR="00EC7894" w:rsidRPr="00F43161">
        <w:rPr>
          <w:szCs w:val="22"/>
        </w:rPr>
        <w:t xml:space="preserve"> или </w:t>
      </w:r>
      <w:r w:rsidR="00EC7894" w:rsidRPr="007D5971">
        <w:rPr>
          <w:szCs w:val="22"/>
        </w:rPr>
        <w:t xml:space="preserve">на основании запроса с типом REVERSAL со способом сторнирования </w:t>
      </w:r>
      <w:proofErr w:type="spellStart"/>
      <w:r w:rsidR="00EC7894" w:rsidRPr="007D5971">
        <w:rPr>
          <w:szCs w:val="22"/>
        </w:rPr>
        <w:t>Method</w:t>
      </w:r>
      <w:proofErr w:type="spellEnd"/>
      <w:r w:rsidR="00EC7894" w:rsidRPr="007D5971">
        <w:rPr>
          <w:szCs w:val="22"/>
        </w:rPr>
        <w:t xml:space="preserve"> = 1</w:t>
      </w:r>
      <w:r w:rsidR="00EC7894">
        <w:rPr>
          <w:szCs w:val="22"/>
        </w:rPr>
        <w:t xml:space="preserve">, либо </w:t>
      </w:r>
      <w:r w:rsidR="00EC7894" w:rsidRPr="00F43161">
        <w:rPr>
          <w:szCs w:val="22"/>
        </w:rPr>
        <w:t xml:space="preserve">отменены </w:t>
      </w:r>
      <w:r w:rsidR="00EC7894" w:rsidRPr="007D5971">
        <w:rPr>
          <w:szCs w:val="22"/>
        </w:rPr>
        <w:t xml:space="preserve">на основании запроса с типом REVERSAL со способом сторнирования </w:t>
      </w:r>
      <w:proofErr w:type="spellStart"/>
      <w:r w:rsidR="00EC7894" w:rsidRPr="007D5971">
        <w:rPr>
          <w:szCs w:val="22"/>
        </w:rPr>
        <w:t>Method</w:t>
      </w:r>
      <w:proofErr w:type="spellEnd"/>
      <w:r w:rsidR="00EC7894" w:rsidRPr="007D5971">
        <w:rPr>
          <w:szCs w:val="22"/>
        </w:rPr>
        <w:t xml:space="preserve"> = 2</w:t>
      </w:r>
      <w:r w:rsidR="00EC7894" w:rsidRPr="00F43161">
        <w:rPr>
          <w:szCs w:val="22"/>
        </w:rPr>
        <w:t xml:space="preserve"> в пределах установленного срока</w:t>
      </w:r>
      <w:r w:rsidR="00EC7894" w:rsidRPr="00F43161">
        <w:rPr>
          <w:rStyle w:val="af4"/>
          <w:szCs w:val="22"/>
        </w:rPr>
        <w:footnoteReference w:id="3"/>
      </w:r>
      <w:r w:rsidR="007A0F1E">
        <w:rPr>
          <w:szCs w:val="22"/>
        </w:rPr>
        <w:t>.</w:t>
      </w:r>
    </w:p>
    <w:p w14:paraId="27BC5888" w14:textId="77777777" w:rsidR="00EC7894" w:rsidRPr="00F43161" w:rsidRDefault="00EC7894" w:rsidP="00D04606">
      <w:pPr>
        <w:pStyle w:val="GOSTNormal"/>
        <w:suppressAutoHyphens/>
        <w:rPr>
          <w:szCs w:val="22"/>
        </w:rPr>
      </w:pPr>
      <w:r>
        <w:t xml:space="preserve">Информация формируется </w:t>
      </w:r>
      <w:r w:rsidRPr="00F43161">
        <w:t>по коду ТОФК</w:t>
      </w:r>
      <w:r>
        <w:t>/ЦС по учету</w:t>
      </w:r>
      <w:r w:rsidRPr="00F43161">
        <w:t xml:space="preserve"> и </w:t>
      </w:r>
      <w:r w:rsidRPr="005A33E1">
        <w:rPr>
          <w:szCs w:val="22"/>
        </w:rPr>
        <w:t>предельной дате нахождения предварительных записей</w:t>
      </w:r>
      <w:r w:rsidRPr="005039BE">
        <w:rPr>
          <w:szCs w:val="22"/>
        </w:rPr>
        <w:t xml:space="preserve"> учета </w:t>
      </w:r>
      <w:r w:rsidRPr="001D3D38">
        <w:rPr>
          <w:szCs w:val="22"/>
        </w:rPr>
        <w:t>в статусе «0» («Проведена</w:t>
      </w:r>
      <w:r w:rsidRPr="009F2F06">
        <w:rPr>
          <w:szCs w:val="22"/>
        </w:rPr>
        <w:t>»</w:t>
      </w:r>
      <w:r w:rsidRPr="001D05D7">
        <w:rPr>
          <w:szCs w:val="22"/>
        </w:rPr>
        <w:t>) и без признака «Отменена» (</w:t>
      </w:r>
      <w:proofErr w:type="spellStart"/>
      <w:r w:rsidRPr="007D5971">
        <w:rPr>
          <w:szCs w:val="22"/>
        </w:rPr>
        <w:t>DeadlineDate</w:t>
      </w:r>
      <w:proofErr w:type="spellEnd"/>
      <w:r w:rsidRPr="00F43161">
        <w:rPr>
          <w:szCs w:val="22"/>
        </w:rPr>
        <w:t>) (далее – предельный срок)</w:t>
      </w:r>
      <w:r>
        <w:t xml:space="preserve">. Отбор и анализ данных выполняется в разрезе документов, по которым в системе имеются предварительные записи учета, не сторнированные/отмененные в </w:t>
      </w:r>
      <w:r w:rsidRPr="00F43161">
        <w:rPr>
          <w:szCs w:val="22"/>
        </w:rPr>
        <w:t>предельный срок</w:t>
      </w:r>
      <w:r>
        <w:t>.</w:t>
      </w:r>
    </w:p>
    <w:p w14:paraId="77AA47FD" w14:textId="41AB66A6" w:rsidR="007A0F1E" w:rsidRDefault="00EC7894" w:rsidP="00D04606">
      <w:pPr>
        <w:pStyle w:val="GOSTNormal"/>
        <w:suppressAutoHyphens/>
      </w:pPr>
      <w:r>
        <w:t xml:space="preserve">Если по результатам диагностики были отобраны данные, удовлетворяющие параметрам запроса (непустая выборка), то возвращается файл отчета в формате </w:t>
      </w:r>
      <w:r>
        <w:rPr>
          <w:rFonts w:eastAsiaTheme="majorEastAsia"/>
          <w:lang w:val="en-US"/>
        </w:rPr>
        <w:t>ODS</w:t>
      </w:r>
      <w:r>
        <w:rPr>
          <w:rFonts w:eastAsiaTheme="majorEastAsia"/>
        </w:rPr>
        <w:t xml:space="preserve">, содержащий информацию о выявленных несоответствиях: </w:t>
      </w:r>
      <w:r>
        <w:rPr>
          <w:rFonts w:eastAsiaTheme="majorEastAsia"/>
          <w:lang w:val="en-US"/>
        </w:rPr>
        <w:t>GUID</w:t>
      </w:r>
      <w:r>
        <w:rPr>
          <w:rFonts w:eastAsiaTheme="majorEastAsia"/>
        </w:rPr>
        <w:t xml:space="preserve">, тип, наименование, номер и дата первичного документа, код ТОФК и код системы – инициатора события учета, номер лицевого счета, на котором </w:t>
      </w:r>
      <w:proofErr w:type="spellStart"/>
      <w:r>
        <w:rPr>
          <w:rFonts w:eastAsiaTheme="majorEastAsia"/>
        </w:rPr>
        <w:t>сформированые</w:t>
      </w:r>
      <w:proofErr w:type="spellEnd"/>
      <w:r>
        <w:rPr>
          <w:rFonts w:eastAsiaTheme="majorEastAsia"/>
        </w:rPr>
        <w:t xml:space="preserve"> записи учета были отражены, этап обработки документа, по которому были </w:t>
      </w:r>
      <w:proofErr w:type="spellStart"/>
      <w:r>
        <w:rPr>
          <w:rFonts w:eastAsiaTheme="majorEastAsia"/>
        </w:rPr>
        <w:t>сформирвоаны</w:t>
      </w:r>
      <w:proofErr w:type="spellEnd"/>
      <w:r>
        <w:rPr>
          <w:rFonts w:eastAsiaTheme="majorEastAsia"/>
        </w:rPr>
        <w:t xml:space="preserve"> записи учета, наименование операции, сумма в валюте учета, книга учета, </w:t>
      </w:r>
      <w:r w:rsidR="00987BB7">
        <w:t>номер счета по дебету и кредиту записи учета</w:t>
      </w:r>
      <w:r>
        <w:rPr>
          <w:rFonts w:eastAsiaTheme="majorEastAsia"/>
        </w:rPr>
        <w:t>,</w:t>
      </w:r>
      <w:r w:rsidRPr="001D6878">
        <w:rPr>
          <w:rFonts w:eastAsiaTheme="majorEastAsia"/>
        </w:rPr>
        <w:t xml:space="preserve"> </w:t>
      </w:r>
      <w:r>
        <w:rPr>
          <w:rFonts w:eastAsiaTheme="majorEastAsia"/>
        </w:rPr>
        <w:t xml:space="preserve">дата отражения операции в учете, предельная дата предварительных записей учета и максимальный срок предварительных записей учета, количество </w:t>
      </w:r>
      <w:proofErr w:type="spellStart"/>
      <w:r>
        <w:rPr>
          <w:rFonts w:eastAsiaTheme="majorEastAsia"/>
        </w:rPr>
        <w:t>рабоих</w:t>
      </w:r>
      <w:proofErr w:type="spellEnd"/>
      <w:r>
        <w:rPr>
          <w:rFonts w:eastAsiaTheme="majorEastAsia"/>
        </w:rPr>
        <w:t xml:space="preserve"> дней превышения</w:t>
      </w:r>
      <w:r>
        <w:t xml:space="preserve">. Имя файла формируется по шаблону: </w:t>
      </w:r>
      <w:r w:rsidRPr="006D6647">
        <w:t xml:space="preserve">Код субъекта учета (4 </w:t>
      </w:r>
      <w:proofErr w:type="gramStart"/>
      <w:r w:rsidRPr="006D6647">
        <w:t>знака)_</w:t>
      </w:r>
      <w:proofErr w:type="gramEnd"/>
      <w:r w:rsidRPr="006D6647">
        <w:t>Отчетная дата (начало периода)_От</w:t>
      </w:r>
      <w:r>
        <w:t>четная дата (окончание периода)</w:t>
      </w:r>
      <w:r w:rsidRPr="002E2367">
        <w:t>_</w:t>
      </w:r>
      <w:r w:rsidRPr="006D6647">
        <w:t xml:space="preserve">Тип </w:t>
      </w:r>
      <w:proofErr w:type="spellStart"/>
      <w:r w:rsidRPr="006D6647">
        <w:t>запроса_Дата</w:t>
      </w:r>
      <w:proofErr w:type="spellEnd"/>
      <w:r w:rsidRPr="006D6647">
        <w:t xml:space="preserve"> формирования </w:t>
      </w:r>
      <w:proofErr w:type="spellStart"/>
      <w:r w:rsidRPr="006D6647">
        <w:t>отчета_Время</w:t>
      </w:r>
      <w:proofErr w:type="spellEnd"/>
      <w:r w:rsidRPr="006D6647">
        <w:t xml:space="preserve"> формирования </w:t>
      </w:r>
      <w:proofErr w:type="spellStart"/>
      <w:r w:rsidRPr="006D6647">
        <w:t>отчета.ods</w:t>
      </w:r>
      <w:proofErr w:type="spellEnd"/>
      <w:r>
        <w:t xml:space="preserve">. Даты указываются в формате ДДММГГГГ, время </w:t>
      </w:r>
      <w:r w:rsidR="007A0F1E">
        <w:t>указывается в формате ЧЧ-ММ-СС.</w:t>
      </w:r>
    </w:p>
    <w:p w14:paraId="47E996A5" w14:textId="77777777" w:rsidR="00821A71" w:rsidRDefault="00EC7894" w:rsidP="00F01244">
      <w:pPr>
        <w:pStyle w:val="GOSTNormal"/>
        <w:suppressAutoHyphens/>
      </w:pPr>
      <w:r>
        <w:t xml:space="preserve">Пример имени файла: </w:t>
      </w:r>
      <w:r>
        <w:rPr>
          <w:b/>
        </w:rPr>
        <w:t>6000</w:t>
      </w:r>
      <w:r w:rsidRPr="006D6647">
        <w:rPr>
          <w:b/>
        </w:rPr>
        <w:t>_</w:t>
      </w:r>
      <w:r>
        <w:rPr>
          <w:b/>
        </w:rPr>
        <w:t>23</w:t>
      </w:r>
      <w:r w:rsidRPr="006D6647">
        <w:rPr>
          <w:b/>
        </w:rPr>
        <w:t>0</w:t>
      </w:r>
      <w:r>
        <w:rPr>
          <w:b/>
        </w:rPr>
        <w:t>8</w:t>
      </w:r>
      <w:r w:rsidRPr="006D6647">
        <w:rPr>
          <w:b/>
        </w:rPr>
        <w:t>2023_</w:t>
      </w:r>
      <w:r>
        <w:rPr>
          <w:b/>
        </w:rPr>
        <w:t>23</w:t>
      </w:r>
      <w:r w:rsidRPr="008A7879">
        <w:rPr>
          <w:b/>
        </w:rPr>
        <w:t>082023_</w:t>
      </w:r>
      <w:r w:rsidRPr="00E27604">
        <w:rPr>
          <w:b/>
          <w:szCs w:val="22"/>
        </w:rPr>
        <w:t>EXCEED</w:t>
      </w:r>
      <w:r w:rsidRPr="006D6647">
        <w:rPr>
          <w:b/>
        </w:rPr>
        <w:t>_</w:t>
      </w:r>
      <w:r>
        <w:rPr>
          <w:b/>
        </w:rPr>
        <w:t>24</w:t>
      </w:r>
      <w:r w:rsidRPr="006D6647">
        <w:rPr>
          <w:b/>
        </w:rPr>
        <w:t>0</w:t>
      </w:r>
      <w:r w:rsidRPr="007D5971">
        <w:rPr>
          <w:b/>
        </w:rPr>
        <w:t>8</w:t>
      </w:r>
      <w:r w:rsidRPr="006D6647">
        <w:rPr>
          <w:b/>
        </w:rPr>
        <w:t>2023_1</w:t>
      </w:r>
      <w:r>
        <w:rPr>
          <w:b/>
        </w:rPr>
        <w:t>6</w:t>
      </w:r>
      <w:r w:rsidRPr="006D6647">
        <w:rPr>
          <w:b/>
        </w:rPr>
        <w:t>-</w:t>
      </w:r>
      <w:r>
        <w:rPr>
          <w:b/>
        </w:rPr>
        <w:t>45</w:t>
      </w:r>
      <w:r w:rsidRPr="006D6647">
        <w:rPr>
          <w:b/>
        </w:rPr>
        <w:t>-</w:t>
      </w:r>
      <w:r>
        <w:rPr>
          <w:b/>
        </w:rPr>
        <w:t>5</w:t>
      </w:r>
      <w:r w:rsidRPr="006D6647">
        <w:rPr>
          <w:b/>
        </w:rPr>
        <w:t>4.ods</w:t>
      </w:r>
      <w:r w:rsidR="00821A71">
        <w:t>.</w:t>
      </w:r>
    </w:p>
    <w:p w14:paraId="7F9D0FCD" w14:textId="674511B4" w:rsidR="00EC7894" w:rsidRDefault="00EC7894" w:rsidP="00F01244">
      <w:pPr>
        <w:pStyle w:val="GOSTNormal"/>
        <w:suppressAutoHyphens/>
      </w:pPr>
      <w:r>
        <w:t>При</w:t>
      </w:r>
      <w:r w:rsidR="007A0F1E">
        <w:t>м</w:t>
      </w:r>
      <w:r>
        <w:t>ер отчета приведен в</w:t>
      </w:r>
      <w:r w:rsidR="000A3829">
        <w:t xml:space="preserve"> Приложении </w:t>
      </w:r>
      <w:r w:rsidR="000A3829">
        <w:fldChar w:fldCharType="begin"/>
      </w:r>
      <w:r w:rsidR="000A3829">
        <w:instrText xml:space="preserve"> REF _Ref154650854 \h </w:instrText>
      </w:r>
      <w:r w:rsidR="000A3829">
        <w:fldChar w:fldCharType="separate"/>
      </w:r>
      <w:ins w:id="395" w:author="Сатлер Марина Викторовна" w:date="2026-04-07T12:22:00Z">
        <w:r w:rsidR="00A67566">
          <w:rPr>
            <w:noProof/>
          </w:rPr>
          <w:t>3</w:t>
        </w:r>
      </w:ins>
      <w:r w:rsidR="000A3829">
        <w:fldChar w:fldCharType="end"/>
      </w:r>
      <w:r>
        <w:t>.</w:t>
      </w:r>
    </w:p>
    <w:p w14:paraId="654402DB" w14:textId="77777777" w:rsidR="00F01244" w:rsidRDefault="00EC7894" w:rsidP="00D04606">
      <w:pPr>
        <w:pStyle w:val="GOSTNormal"/>
        <w:suppressAutoHyphens/>
      </w:pPr>
      <w:r>
        <w:t xml:space="preserve">Если </w:t>
      </w:r>
      <w:r w:rsidRPr="00C95BC9">
        <w:t>по техническим причинам</w:t>
      </w:r>
      <w:r>
        <w:t xml:space="preserve"> файл в формате </w:t>
      </w:r>
      <w:r w:rsidRPr="00C95BC9">
        <w:t>ODS сформировать не удалось, то возвращается ответ на запрос в формате JSON с информацией о неуспешном выполнении запроса (E - ERROR – Неуспешное завершение) и сообщением об ошибке «</w:t>
      </w:r>
      <w:r w:rsidRPr="002F28B9">
        <w:t>Не удалось сформировать отчет &lt;Тип запроса&gt; по причине: &lt;техническая информация об ошибке&gt;</w:t>
      </w:r>
      <w:r>
        <w:t>».</w:t>
      </w:r>
      <w:r w:rsidRPr="007D5971">
        <w:t xml:space="preserve"> </w:t>
      </w:r>
    </w:p>
    <w:p w14:paraId="477426BB" w14:textId="27BBDFBF" w:rsidR="00EC7894" w:rsidRPr="000D2D0D" w:rsidRDefault="00EC7894" w:rsidP="00D04606">
      <w:pPr>
        <w:pStyle w:val="GOSTNormal"/>
        <w:suppressAutoHyphens/>
      </w:pPr>
      <w:r w:rsidRPr="000D2D0D">
        <w:t xml:space="preserve">При поступлении запроса с типом </w:t>
      </w:r>
      <w:ins w:id="396" w:author="Сатлер Марина Викторовна" w:date="2024-10-08T12:05:00Z">
        <w:r w:rsidR="00355AEA">
          <w:t>«</w:t>
        </w:r>
      </w:ins>
      <w:r w:rsidRPr="007D5971">
        <w:rPr>
          <w:szCs w:val="22"/>
        </w:rPr>
        <w:t>EXCEED</w:t>
      </w:r>
      <w:ins w:id="397" w:author="Сатлер Марина Викторовна" w:date="2024-10-08T12:05:00Z">
        <w:r w:rsidR="00355AEA">
          <w:rPr>
            <w:szCs w:val="22"/>
          </w:rPr>
          <w:t>»</w:t>
        </w:r>
      </w:ins>
      <w:r w:rsidRPr="000D2D0D">
        <w:t xml:space="preserve">, выполнение которого завершено успешно, но никакие данные не были отобраны (пустая выборка), </w:t>
      </w:r>
      <w:r>
        <w:t>возвращается</w:t>
      </w:r>
      <w:r w:rsidRPr="000D2D0D">
        <w:t>:</w:t>
      </w:r>
    </w:p>
    <w:p w14:paraId="4DFEA621" w14:textId="77777777" w:rsidR="00EC7894" w:rsidRDefault="00EC7894" w:rsidP="00D04606">
      <w:pPr>
        <w:pStyle w:val="GOSTListmark1"/>
        <w:suppressAutoHyphens/>
        <w:rPr>
          <w:rFonts w:eastAsiaTheme="majorEastAsia"/>
        </w:rPr>
      </w:pPr>
      <w:r w:rsidRPr="008475F9">
        <w:rPr>
          <w:rFonts w:eastAsiaTheme="majorEastAsia"/>
        </w:rPr>
        <w:t xml:space="preserve">файл </w:t>
      </w:r>
      <w:r>
        <w:rPr>
          <w:rFonts w:eastAsiaTheme="majorEastAsia"/>
        </w:rPr>
        <w:t xml:space="preserve">отчета в формате </w:t>
      </w:r>
      <w:r>
        <w:rPr>
          <w:rFonts w:eastAsiaTheme="majorEastAsia"/>
          <w:lang w:val="en-US"/>
        </w:rPr>
        <w:t>ODS</w:t>
      </w:r>
      <w:r>
        <w:rPr>
          <w:rFonts w:eastAsiaTheme="majorEastAsia"/>
        </w:rPr>
        <w:t>, содержащий заголовочную часть и названия граф</w:t>
      </w:r>
      <w:r w:rsidRPr="008475F9">
        <w:rPr>
          <w:rFonts w:eastAsiaTheme="majorEastAsia"/>
        </w:rPr>
        <w:t xml:space="preserve"> </w:t>
      </w:r>
      <w:r>
        <w:rPr>
          <w:rFonts w:eastAsiaTheme="majorEastAsia"/>
        </w:rPr>
        <w:t>табличной части</w:t>
      </w:r>
      <w:r w:rsidRPr="008475F9">
        <w:rPr>
          <w:rFonts w:eastAsiaTheme="majorEastAsia"/>
        </w:rPr>
        <w:t>, без строк таблицы</w:t>
      </w:r>
      <w:r>
        <w:rPr>
          <w:rFonts w:eastAsiaTheme="majorEastAsia"/>
        </w:rPr>
        <w:t xml:space="preserve"> -</w:t>
      </w:r>
      <w:r w:rsidRPr="008475F9">
        <w:rPr>
          <w:rFonts w:eastAsiaTheme="majorEastAsia"/>
        </w:rPr>
        <w:t> если параметр «Формировать при отсутствии данных» (</w:t>
      </w:r>
      <w:proofErr w:type="spellStart"/>
      <w:r w:rsidRPr="008475F9">
        <w:rPr>
          <w:rFonts w:eastAsiaTheme="majorEastAsia"/>
        </w:rPr>
        <w:t>ReturnIfEmpty</w:t>
      </w:r>
      <w:proofErr w:type="spellEnd"/>
      <w:r w:rsidRPr="008475F9">
        <w:rPr>
          <w:rFonts w:eastAsiaTheme="majorEastAsia"/>
        </w:rPr>
        <w:t>) имеет значение «1»;</w:t>
      </w:r>
    </w:p>
    <w:p w14:paraId="3D3823CB" w14:textId="77777777" w:rsidR="00EC7894" w:rsidRPr="00E27604" w:rsidRDefault="00EC7894" w:rsidP="00D04606">
      <w:pPr>
        <w:pStyle w:val="GOSTListmark1"/>
        <w:suppressAutoHyphens/>
        <w:rPr>
          <w:rFonts w:eastAsiaTheme="majorEastAsia"/>
        </w:rPr>
      </w:pPr>
      <w:r w:rsidRPr="00606C32">
        <w:rPr>
          <w:rFonts w:eastAsiaTheme="majorEastAsia"/>
        </w:rPr>
        <w:lastRenderedPageBreak/>
        <w:t xml:space="preserve">ответ на запрос в формате </w:t>
      </w:r>
      <w:r w:rsidRPr="00606C32">
        <w:rPr>
          <w:rFonts w:eastAsiaTheme="majorEastAsia"/>
          <w:lang w:val="en-US"/>
        </w:rPr>
        <w:t>JSON</w:t>
      </w:r>
      <w:r w:rsidRPr="00606C32">
        <w:rPr>
          <w:rFonts w:eastAsiaTheme="majorEastAsia"/>
        </w:rPr>
        <w:t xml:space="preserve"> с информацией о неуспешном выполнении запро</w:t>
      </w:r>
      <w:r w:rsidRPr="00370010">
        <w:rPr>
          <w:rFonts w:eastAsiaTheme="majorEastAsia"/>
        </w:rPr>
        <w:t xml:space="preserve">са (E - ERROR – Неуспешное завершение) и сообщением «Отчет не содержит данных» - </w:t>
      </w:r>
      <w:r w:rsidRPr="001D6878">
        <w:rPr>
          <w:rFonts w:eastAsiaTheme="majorEastAsia"/>
        </w:rPr>
        <w:t>если параметр «Формировать при отсутствии данных» (</w:t>
      </w:r>
      <w:proofErr w:type="spellStart"/>
      <w:r w:rsidRPr="001D6878">
        <w:rPr>
          <w:rFonts w:eastAsiaTheme="majorEastAsia"/>
        </w:rPr>
        <w:t>ReturnIfEmpty</w:t>
      </w:r>
      <w:proofErr w:type="spellEnd"/>
      <w:r w:rsidRPr="001D6878">
        <w:rPr>
          <w:rFonts w:eastAsiaTheme="majorEastAsia"/>
        </w:rPr>
        <w:t>) имеет значение «0».</w:t>
      </w:r>
    </w:p>
    <w:p w14:paraId="2DC1FA7D" w14:textId="77777777" w:rsidR="00EC7894" w:rsidRPr="00474651" w:rsidRDefault="00EC7894" w:rsidP="00D04606">
      <w:pPr>
        <w:pStyle w:val="21"/>
      </w:pPr>
      <w:bookmarkStart w:id="398" w:name="_Toc142582672"/>
      <w:bookmarkStart w:id="399" w:name="_Toc150763496"/>
      <w:bookmarkStart w:id="400" w:name="_Toc226456985"/>
      <w:r w:rsidRPr="00474651">
        <w:t>Параметры запроса</w:t>
      </w:r>
      <w:bookmarkEnd w:id="398"/>
      <w:bookmarkEnd w:id="399"/>
      <w:bookmarkEnd w:id="400"/>
    </w:p>
    <w:p w14:paraId="4A2D9307" w14:textId="3CAA47F0" w:rsidR="007A0F1E" w:rsidRDefault="00CE2362" w:rsidP="00D04606">
      <w:pPr>
        <w:pStyle w:val="GOSTNameTable"/>
      </w:pPr>
      <w:r>
        <w:rPr>
          <w:noProof/>
        </w:rPr>
        <w:fldChar w:fldCharType="begin"/>
      </w:r>
      <w:r>
        <w:rPr>
          <w:noProof/>
        </w:rPr>
        <w:instrText xml:space="preserve"> SEQ Таблица \* ARABIC </w:instrText>
      </w:r>
      <w:r>
        <w:rPr>
          <w:noProof/>
        </w:rPr>
        <w:fldChar w:fldCharType="separate"/>
      </w:r>
      <w:bookmarkStart w:id="401" w:name="_Toc226457285"/>
      <w:r w:rsidR="00A67566">
        <w:rPr>
          <w:noProof/>
        </w:rPr>
        <w:t>10</w:t>
      </w:r>
      <w:r>
        <w:rPr>
          <w:noProof/>
        </w:rPr>
        <w:fldChar w:fldCharType="end"/>
      </w:r>
      <w:r w:rsidR="007A0F1E">
        <w:t xml:space="preserve"> - </w:t>
      </w:r>
      <w:r w:rsidR="007A0F1E" w:rsidRPr="001F0072">
        <w:t>Параметры запроса «Отчет «Предварительные записи учета с превышением допустимого срока»</w:t>
      </w:r>
      <w:r w:rsidR="00F01244">
        <w:t>»</w:t>
      </w:r>
      <w:bookmarkEnd w:id="401"/>
    </w:p>
    <w:tbl>
      <w:tblPr>
        <w:tblStyle w:val="GOSTTable"/>
        <w:tblW w:w="5000" w:type="pct"/>
        <w:tblLayout w:type="fixed"/>
        <w:tblLook w:val="07E0" w:firstRow="1" w:lastRow="1" w:firstColumn="1" w:lastColumn="1" w:noHBand="1" w:noVBand="1"/>
      </w:tblPr>
      <w:tblGrid>
        <w:gridCol w:w="3564"/>
        <w:gridCol w:w="2430"/>
        <w:gridCol w:w="1621"/>
        <w:gridCol w:w="954"/>
        <w:gridCol w:w="1020"/>
        <w:gridCol w:w="6105"/>
      </w:tblGrid>
      <w:tr w:rsidR="007A0F1E" w:rsidRPr="001D05D7" w14:paraId="32260C6C" w14:textId="77777777" w:rsidTr="00C75A4E">
        <w:trPr>
          <w:cnfStyle w:val="100000000000" w:firstRow="1" w:lastRow="0" w:firstColumn="0" w:lastColumn="0" w:oddVBand="0" w:evenVBand="0" w:oddHBand="0" w:evenHBand="0" w:firstRowFirstColumn="0" w:firstRowLastColumn="0" w:lastRowFirstColumn="0" w:lastRowLastColumn="0"/>
          <w:trHeight w:val="739"/>
        </w:trPr>
        <w:tc>
          <w:tcPr>
            <w:tcW w:w="1100" w:type="pct"/>
            <w:hideMark/>
          </w:tcPr>
          <w:p w14:paraId="4CD507B5" w14:textId="77777777" w:rsidR="00EC7894" w:rsidRPr="00474651" w:rsidRDefault="00EC7894" w:rsidP="00D04606">
            <w:pPr>
              <w:pStyle w:val="GOSTTableHead"/>
            </w:pPr>
            <w:r w:rsidRPr="00474651">
              <w:t>Наименование параметра</w:t>
            </w:r>
          </w:p>
        </w:tc>
        <w:tc>
          <w:tcPr>
            <w:tcW w:w="750" w:type="pct"/>
            <w:hideMark/>
          </w:tcPr>
          <w:p w14:paraId="239594DB" w14:textId="77777777" w:rsidR="00EC7894" w:rsidRPr="00890A8D" w:rsidRDefault="00EC7894" w:rsidP="00D04606">
            <w:pPr>
              <w:pStyle w:val="GOSTTableHead"/>
            </w:pPr>
            <w:r w:rsidRPr="00890A8D">
              <w:t>Название тэга</w:t>
            </w:r>
          </w:p>
        </w:tc>
        <w:tc>
          <w:tcPr>
            <w:tcW w:w="500" w:type="pct"/>
            <w:hideMark/>
          </w:tcPr>
          <w:p w14:paraId="3C7C50D4" w14:textId="77777777" w:rsidR="00EC7894" w:rsidRPr="00C75A4E" w:rsidRDefault="00EC7894" w:rsidP="00D04606">
            <w:pPr>
              <w:pStyle w:val="GOSTTableHead"/>
            </w:pPr>
            <w:r w:rsidRPr="00BA7A4A">
              <w:t>Тип данных</w:t>
            </w:r>
          </w:p>
        </w:tc>
        <w:tc>
          <w:tcPr>
            <w:tcW w:w="295" w:type="pct"/>
          </w:tcPr>
          <w:p w14:paraId="0835A27F" w14:textId="77777777" w:rsidR="00EC7894" w:rsidRPr="00474651" w:rsidRDefault="00EC7894" w:rsidP="00D04606">
            <w:pPr>
              <w:pStyle w:val="GOSTTableHead"/>
            </w:pPr>
            <w:r w:rsidRPr="00474651">
              <w:t>Обязательность</w:t>
            </w:r>
          </w:p>
        </w:tc>
        <w:tc>
          <w:tcPr>
            <w:tcW w:w="315" w:type="pct"/>
            <w:hideMark/>
          </w:tcPr>
          <w:p w14:paraId="0CA78E93" w14:textId="77777777" w:rsidR="00EC7894" w:rsidRPr="00BA7A4A" w:rsidRDefault="00EC7894" w:rsidP="00D04606">
            <w:pPr>
              <w:pStyle w:val="GOSTTableHead"/>
            </w:pPr>
            <w:r w:rsidRPr="00890A8D">
              <w:t>Размерность</w:t>
            </w:r>
          </w:p>
        </w:tc>
        <w:tc>
          <w:tcPr>
            <w:tcW w:w="1885" w:type="pct"/>
          </w:tcPr>
          <w:p w14:paraId="131545DE" w14:textId="77777777" w:rsidR="00EC7894" w:rsidRPr="00BA7A4A" w:rsidRDefault="00EC7894" w:rsidP="00D04606">
            <w:pPr>
              <w:pStyle w:val="GOSTTableHead"/>
            </w:pPr>
            <w:r w:rsidRPr="00BA7A4A">
              <w:t>Описание</w:t>
            </w:r>
          </w:p>
        </w:tc>
      </w:tr>
      <w:tr w:rsidR="00EC7894" w:rsidRPr="001D05D7" w14:paraId="2D688A31" w14:textId="77777777" w:rsidTr="00C75A4E">
        <w:tc>
          <w:tcPr>
            <w:tcW w:w="1885" w:type="pct"/>
            <w:gridSpan w:val="6"/>
          </w:tcPr>
          <w:p w14:paraId="78B75C9A" w14:textId="77777777" w:rsidR="00EC7894" w:rsidRPr="001D05D7" w:rsidRDefault="00EC7894" w:rsidP="00D04606">
            <w:pPr>
              <w:suppressAutoHyphens/>
              <w:ind w:firstLine="30"/>
              <w:jc w:val="center"/>
              <w:rPr>
                <w:b/>
                <w:sz w:val="22"/>
                <w:szCs w:val="22"/>
              </w:rPr>
            </w:pPr>
            <w:r w:rsidRPr="001D05D7">
              <w:rPr>
                <w:b/>
                <w:sz w:val="22"/>
                <w:szCs w:val="22"/>
              </w:rPr>
              <w:t>Перечень параметров заголовка запроса (</w:t>
            </w:r>
            <w:r w:rsidRPr="001D05D7">
              <w:rPr>
                <w:b/>
                <w:sz w:val="22"/>
                <w:szCs w:val="22"/>
                <w:lang w:val="en-US"/>
              </w:rPr>
              <w:t>header</w:t>
            </w:r>
            <w:r w:rsidRPr="001D05D7">
              <w:rPr>
                <w:b/>
                <w:sz w:val="22"/>
                <w:szCs w:val="22"/>
              </w:rPr>
              <w:t>)</w:t>
            </w:r>
          </w:p>
        </w:tc>
      </w:tr>
      <w:tr w:rsidR="007A0F1E" w:rsidRPr="001D05D7" w14:paraId="6262028F" w14:textId="77777777" w:rsidTr="00C75A4E">
        <w:tc>
          <w:tcPr>
            <w:tcW w:w="1100" w:type="pct"/>
          </w:tcPr>
          <w:p w14:paraId="1E8A3239" w14:textId="77777777" w:rsidR="00EC7894" w:rsidRPr="001D05D7" w:rsidRDefault="00EC7894" w:rsidP="00D04606">
            <w:pPr>
              <w:pStyle w:val="GOSTTablenorm"/>
              <w:suppressAutoHyphens/>
            </w:pPr>
            <w:r w:rsidRPr="001D05D7">
              <w:t>Система - отправитель запроса</w:t>
            </w:r>
          </w:p>
        </w:tc>
        <w:tc>
          <w:tcPr>
            <w:tcW w:w="750" w:type="pct"/>
          </w:tcPr>
          <w:p w14:paraId="36B585EE" w14:textId="77777777" w:rsidR="00EC7894" w:rsidRPr="001D05D7" w:rsidRDefault="00EC7894" w:rsidP="00D04606">
            <w:pPr>
              <w:pStyle w:val="GOSTTablenorm"/>
              <w:suppressAutoHyphens/>
              <w:rPr>
                <w:lang w:val="en-US"/>
              </w:rPr>
            </w:pPr>
            <w:r w:rsidRPr="001D05D7">
              <w:rPr>
                <w:lang w:val="en-US"/>
              </w:rPr>
              <w:t>Source</w:t>
            </w:r>
          </w:p>
        </w:tc>
        <w:tc>
          <w:tcPr>
            <w:tcW w:w="500" w:type="pct"/>
          </w:tcPr>
          <w:p w14:paraId="6CDFD167" w14:textId="77777777" w:rsidR="00EC7894" w:rsidRPr="001D05D7" w:rsidRDefault="00EC7894" w:rsidP="00D04606">
            <w:pPr>
              <w:pStyle w:val="GOSTTablenorm"/>
              <w:suppressAutoHyphens/>
              <w:rPr>
                <w:lang w:val="en-US"/>
              </w:rPr>
            </w:pPr>
            <w:r w:rsidRPr="001D05D7">
              <w:t>Строка</w:t>
            </w:r>
          </w:p>
        </w:tc>
        <w:tc>
          <w:tcPr>
            <w:tcW w:w="295" w:type="pct"/>
          </w:tcPr>
          <w:p w14:paraId="6171435E" w14:textId="77777777" w:rsidR="00EC7894" w:rsidRPr="001D05D7" w:rsidRDefault="00EC7894" w:rsidP="00D04606">
            <w:pPr>
              <w:pStyle w:val="GOSTTablenorm"/>
              <w:suppressAutoHyphens/>
            </w:pPr>
            <w:r w:rsidRPr="001D05D7">
              <w:t>Да</w:t>
            </w:r>
          </w:p>
        </w:tc>
        <w:tc>
          <w:tcPr>
            <w:tcW w:w="315" w:type="pct"/>
          </w:tcPr>
          <w:p w14:paraId="51325D2A" w14:textId="77777777" w:rsidR="00EC7894" w:rsidRPr="001D05D7" w:rsidRDefault="00EC7894" w:rsidP="00D04606">
            <w:pPr>
              <w:pStyle w:val="GOSTTablenorm"/>
              <w:suppressAutoHyphens/>
              <w:rPr>
                <w:lang w:val="en-US"/>
              </w:rPr>
            </w:pPr>
            <w:r w:rsidRPr="001D05D7">
              <w:t>&lt;=</w:t>
            </w:r>
            <w:r w:rsidRPr="001D05D7">
              <w:rPr>
                <w:lang w:val="en-US"/>
              </w:rPr>
              <w:t>10</w:t>
            </w:r>
          </w:p>
        </w:tc>
        <w:tc>
          <w:tcPr>
            <w:tcW w:w="1885" w:type="pct"/>
          </w:tcPr>
          <w:p w14:paraId="5590BF97" w14:textId="7D71238A" w:rsidR="00F01244" w:rsidRDefault="00EC7894" w:rsidP="00D04606">
            <w:pPr>
              <w:pStyle w:val="GOSTTablenorm"/>
              <w:suppressAutoHyphens/>
            </w:pPr>
            <w:r w:rsidRPr="001D05D7">
              <w:t>ФП ГИИС ЭБ - отправите</w:t>
            </w:r>
            <w:r w:rsidR="00D52EE2">
              <w:t>ль запроса.</w:t>
            </w:r>
          </w:p>
          <w:p w14:paraId="142D034E" w14:textId="6C215397" w:rsidR="00EC7894" w:rsidRPr="001D05D7" w:rsidRDefault="00EC7894" w:rsidP="00D04606">
            <w:pPr>
              <w:pStyle w:val="GOSTTablenorm"/>
              <w:suppressAutoHyphens/>
            </w:pPr>
            <w:r w:rsidRPr="001D05D7">
              <w:t>Возможные значения:</w:t>
            </w:r>
          </w:p>
          <w:p w14:paraId="1DE48228" w14:textId="77777777" w:rsidR="00EC7894" w:rsidRPr="001D05D7" w:rsidRDefault="00EC7894" w:rsidP="00D04606">
            <w:pPr>
              <w:pStyle w:val="GOSTTableListMark1"/>
              <w:suppressAutoHyphens/>
              <w:rPr>
                <w:lang w:val="en-US"/>
              </w:rPr>
            </w:pPr>
            <w:r w:rsidRPr="001D05D7">
              <w:rPr>
                <w:lang w:val="en-US"/>
              </w:rPr>
              <w:t>ARP (ПУИО ЭБ)</w:t>
            </w:r>
          </w:p>
        </w:tc>
      </w:tr>
      <w:tr w:rsidR="007A0F1E" w:rsidRPr="001D05D7" w14:paraId="5CAE12D4" w14:textId="77777777" w:rsidTr="00C75A4E">
        <w:tc>
          <w:tcPr>
            <w:tcW w:w="1100" w:type="pct"/>
          </w:tcPr>
          <w:p w14:paraId="65091378" w14:textId="77777777" w:rsidR="00EC7894" w:rsidRPr="001D05D7" w:rsidRDefault="00EC7894" w:rsidP="00D04606">
            <w:pPr>
              <w:pStyle w:val="GOSTTablenorm"/>
              <w:suppressAutoHyphens/>
            </w:pPr>
            <w:r w:rsidRPr="001D05D7">
              <w:t>Дата и время запроса</w:t>
            </w:r>
          </w:p>
        </w:tc>
        <w:tc>
          <w:tcPr>
            <w:tcW w:w="750" w:type="pct"/>
          </w:tcPr>
          <w:p w14:paraId="283CD589" w14:textId="77777777" w:rsidR="00EC7894" w:rsidRPr="001D05D7" w:rsidRDefault="00EC7894" w:rsidP="00D04606">
            <w:pPr>
              <w:pStyle w:val="GOSTTablenorm"/>
              <w:suppressAutoHyphens/>
              <w:rPr>
                <w:lang w:val="en-US"/>
              </w:rPr>
            </w:pPr>
            <w:proofErr w:type="spellStart"/>
            <w:r w:rsidRPr="001D05D7">
              <w:rPr>
                <w:lang w:val="en-US"/>
              </w:rPr>
              <w:t>ReqDateTime</w:t>
            </w:r>
            <w:proofErr w:type="spellEnd"/>
          </w:p>
        </w:tc>
        <w:tc>
          <w:tcPr>
            <w:tcW w:w="500" w:type="pct"/>
          </w:tcPr>
          <w:p w14:paraId="40D8B4AC" w14:textId="77777777" w:rsidR="00EC7894" w:rsidRPr="001D05D7" w:rsidRDefault="00EC7894" w:rsidP="00D04606">
            <w:pPr>
              <w:pStyle w:val="GOSTTablenorm"/>
              <w:suppressAutoHyphens/>
            </w:pPr>
            <w:r w:rsidRPr="001D05D7">
              <w:t>Дата-время (</w:t>
            </w:r>
            <w:r w:rsidRPr="001D05D7">
              <w:rPr>
                <w:lang w:val="en-US"/>
              </w:rPr>
              <w:t>timestamp</w:t>
            </w:r>
            <w:r w:rsidRPr="001D05D7">
              <w:t>)</w:t>
            </w:r>
          </w:p>
        </w:tc>
        <w:tc>
          <w:tcPr>
            <w:tcW w:w="295" w:type="pct"/>
          </w:tcPr>
          <w:p w14:paraId="54980466" w14:textId="77777777" w:rsidR="00EC7894" w:rsidRPr="001D05D7" w:rsidRDefault="00EC7894" w:rsidP="00D04606">
            <w:pPr>
              <w:pStyle w:val="GOSTTablenorm"/>
              <w:suppressAutoHyphens/>
            </w:pPr>
            <w:r w:rsidRPr="001D05D7">
              <w:t>Да</w:t>
            </w:r>
          </w:p>
        </w:tc>
        <w:tc>
          <w:tcPr>
            <w:tcW w:w="315" w:type="pct"/>
          </w:tcPr>
          <w:p w14:paraId="66ED95B1" w14:textId="64D2BCA2" w:rsidR="00EC7894" w:rsidRPr="001D05D7" w:rsidRDefault="00EC7894" w:rsidP="00D04606">
            <w:pPr>
              <w:pStyle w:val="GOSTTablenorm"/>
              <w:suppressAutoHyphens/>
            </w:pPr>
          </w:p>
        </w:tc>
        <w:tc>
          <w:tcPr>
            <w:tcW w:w="1885" w:type="pct"/>
          </w:tcPr>
          <w:p w14:paraId="4394A2EF" w14:textId="77777777" w:rsidR="00EC7894" w:rsidRPr="001D05D7" w:rsidRDefault="00EC7894" w:rsidP="00D04606">
            <w:pPr>
              <w:pStyle w:val="GOSTTablenorm"/>
              <w:suppressAutoHyphens/>
            </w:pPr>
            <w:r w:rsidRPr="001D05D7">
              <w:t>Дата и время формирования запроса ФП ГИИС ЭБ.</w:t>
            </w:r>
          </w:p>
          <w:p w14:paraId="383B796D" w14:textId="77777777" w:rsidR="00EC7894" w:rsidRPr="001D05D7" w:rsidRDefault="00EC7894" w:rsidP="00D04606">
            <w:pPr>
              <w:pStyle w:val="GOSTTablenorm"/>
              <w:suppressAutoHyphens/>
            </w:pPr>
            <w:r w:rsidRPr="001D05D7">
              <w:t xml:space="preserve">Формат </w:t>
            </w:r>
            <w:r w:rsidRPr="001D05D7">
              <w:rPr>
                <w:lang w:val="en-US"/>
              </w:rPr>
              <w:t>YYYY</w:t>
            </w:r>
            <w:r w:rsidRPr="001D05D7">
              <w:t>-</w:t>
            </w:r>
            <w:r w:rsidRPr="001D05D7">
              <w:rPr>
                <w:lang w:val="en-US"/>
              </w:rPr>
              <w:t>MM</w:t>
            </w:r>
            <w:r w:rsidRPr="001D05D7">
              <w:t>-</w:t>
            </w:r>
            <w:r w:rsidRPr="001D05D7">
              <w:rPr>
                <w:lang w:val="en-US"/>
              </w:rPr>
              <w:t>DD</w:t>
            </w:r>
            <w:r w:rsidRPr="001D05D7">
              <w:t xml:space="preserve"> </w:t>
            </w:r>
            <w:proofErr w:type="spellStart"/>
            <w:r w:rsidRPr="001D05D7">
              <w:rPr>
                <w:lang w:val="en-US"/>
              </w:rPr>
              <w:t>hh</w:t>
            </w:r>
            <w:proofErr w:type="spellEnd"/>
            <w:r w:rsidRPr="001D05D7">
              <w:t>:</w:t>
            </w:r>
            <w:proofErr w:type="gramStart"/>
            <w:r w:rsidRPr="001D05D7">
              <w:rPr>
                <w:lang w:val="en-US"/>
              </w:rPr>
              <w:t>mm</w:t>
            </w:r>
            <w:r w:rsidRPr="001D05D7">
              <w:t>:</w:t>
            </w:r>
            <w:r w:rsidRPr="001D05D7">
              <w:rPr>
                <w:lang w:val="en-US"/>
              </w:rPr>
              <w:t>ss</w:t>
            </w:r>
            <w:proofErr w:type="gramEnd"/>
          </w:p>
        </w:tc>
      </w:tr>
      <w:tr w:rsidR="007A0F1E" w:rsidRPr="001D05D7" w14:paraId="7213FDA9" w14:textId="77777777" w:rsidTr="00C75A4E">
        <w:tc>
          <w:tcPr>
            <w:tcW w:w="1100" w:type="pct"/>
          </w:tcPr>
          <w:p w14:paraId="1D152CC1" w14:textId="77777777" w:rsidR="00EC7894" w:rsidRPr="001D05D7" w:rsidRDefault="00EC7894" w:rsidP="00D04606">
            <w:pPr>
              <w:pStyle w:val="GOSTTablenorm"/>
              <w:suppressAutoHyphens/>
            </w:pPr>
            <w:r w:rsidRPr="001D05D7">
              <w:t>Версия формата</w:t>
            </w:r>
          </w:p>
        </w:tc>
        <w:tc>
          <w:tcPr>
            <w:tcW w:w="750" w:type="pct"/>
          </w:tcPr>
          <w:p w14:paraId="5062A481" w14:textId="77777777" w:rsidR="00EC7894" w:rsidRPr="001D05D7" w:rsidRDefault="00EC7894" w:rsidP="00D04606">
            <w:pPr>
              <w:pStyle w:val="GOSTTablenorm"/>
              <w:suppressAutoHyphens/>
              <w:rPr>
                <w:lang w:val="en-US"/>
              </w:rPr>
            </w:pPr>
            <w:r w:rsidRPr="001D05D7">
              <w:rPr>
                <w:lang w:val="en-US"/>
              </w:rPr>
              <w:t>Version</w:t>
            </w:r>
          </w:p>
        </w:tc>
        <w:tc>
          <w:tcPr>
            <w:tcW w:w="500" w:type="pct"/>
          </w:tcPr>
          <w:p w14:paraId="734DD222" w14:textId="77777777" w:rsidR="00EC7894" w:rsidRPr="001D05D7" w:rsidRDefault="00EC7894" w:rsidP="00D04606">
            <w:pPr>
              <w:pStyle w:val="GOSTTablenorm"/>
              <w:suppressAutoHyphens/>
              <w:rPr>
                <w:lang w:val="en-US"/>
              </w:rPr>
            </w:pPr>
            <w:r w:rsidRPr="001D05D7">
              <w:t>Строка</w:t>
            </w:r>
          </w:p>
        </w:tc>
        <w:tc>
          <w:tcPr>
            <w:tcW w:w="295" w:type="pct"/>
          </w:tcPr>
          <w:p w14:paraId="0B836A6D" w14:textId="77777777" w:rsidR="00EC7894" w:rsidRPr="001D05D7" w:rsidRDefault="00EC7894" w:rsidP="00D04606">
            <w:pPr>
              <w:pStyle w:val="GOSTTablenorm"/>
              <w:suppressAutoHyphens/>
            </w:pPr>
            <w:r w:rsidRPr="001D05D7">
              <w:t>Да</w:t>
            </w:r>
          </w:p>
        </w:tc>
        <w:tc>
          <w:tcPr>
            <w:tcW w:w="315" w:type="pct"/>
          </w:tcPr>
          <w:p w14:paraId="4B9685AE" w14:textId="77777777" w:rsidR="00EC7894" w:rsidRPr="001D05D7" w:rsidRDefault="00EC7894" w:rsidP="00D04606">
            <w:pPr>
              <w:pStyle w:val="GOSTTablenorm"/>
              <w:suppressAutoHyphens/>
              <w:rPr>
                <w:lang w:val="en-US"/>
              </w:rPr>
            </w:pPr>
            <w:r w:rsidRPr="001D05D7">
              <w:t>&lt;=</w:t>
            </w:r>
            <w:r w:rsidRPr="001D05D7">
              <w:rPr>
                <w:lang w:val="en-US"/>
              </w:rPr>
              <w:t>10</w:t>
            </w:r>
          </w:p>
        </w:tc>
        <w:tc>
          <w:tcPr>
            <w:tcW w:w="1885" w:type="pct"/>
          </w:tcPr>
          <w:p w14:paraId="689332E2" w14:textId="77777777" w:rsidR="00EC7894" w:rsidRPr="001D05D7" w:rsidRDefault="00EC7894" w:rsidP="00D04606">
            <w:pPr>
              <w:pStyle w:val="GOSTTablenorm"/>
              <w:suppressAutoHyphens/>
            </w:pPr>
            <w:r w:rsidRPr="001D05D7">
              <w:t>Версия формата запроса</w:t>
            </w:r>
          </w:p>
        </w:tc>
      </w:tr>
      <w:tr w:rsidR="007A0F1E" w:rsidRPr="001D05D7" w14:paraId="667302CC" w14:textId="77777777" w:rsidTr="00C75A4E">
        <w:tc>
          <w:tcPr>
            <w:tcW w:w="1100" w:type="pct"/>
          </w:tcPr>
          <w:p w14:paraId="03F73C60" w14:textId="77777777" w:rsidR="00EC7894" w:rsidRPr="001D05D7" w:rsidRDefault="00EC7894" w:rsidP="00D04606">
            <w:pPr>
              <w:pStyle w:val="GOSTTablenorm"/>
              <w:suppressAutoHyphens/>
            </w:pPr>
            <w:r w:rsidRPr="001D05D7">
              <w:t>Глобальный идентификатор запроса</w:t>
            </w:r>
          </w:p>
        </w:tc>
        <w:tc>
          <w:tcPr>
            <w:tcW w:w="750" w:type="pct"/>
          </w:tcPr>
          <w:p w14:paraId="3ED3EBA4" w14:textId="77777777" w:rsidR="00EC7894" w:rsidRPr="001D05D7" w:rsidRDefault="00EC7894" w:rsidP="00D04606">
            <w:pPr>
              <w:pStyle w:val="GOSTTablenorm"/>
              <w:suppressAutoHyphens/>
              <w:rPr>
                <w:lang w:val="en-US"/>
              </w:rPr>
            </w:pPr>
            <w:proofErr w:type="spellStart"/>
            <w:r w:rsidRPr="001D05D7">
              <w:rPr>
                <w:lang w:val="en-US"/>
              </w:rPr>
              <w:t>ReqGuid</w:t>
            </w:r>
            <w:proofErr w:type="spellEnd"/>
          </w:p>
        </w:tc>
        <w:tc>
          <w:tcPr>
            <w:tcW w:w="500" w:type="pct"/>
          </w:tcPr>
          <w:p w14:paraId="6303D854" w14:textId="77777777" w:rsidR="00EC7894" w:rsidRPr="001D05D7" w:rsidRDefault="00EC7894" w:rsidP="00D04606">
            <w:pPr>
              <w:pStyle w:val="GOSTTablenorm"/>
              <w:suppressAutoHyphens/>
            </w:pPr>
            <w:r w:rsidRPr="001D05D7">
              <w:rPr>
                <w:lang w:val="en-US"/>
              </w:rPr>
              <w:t>GUID</w:t>
            </w:r>
          </w:p>
        </w:tc>
        <w:tc>
          <w:tcPr>
            <w:tcW w:w="295" w:type="pct"/>
          </w:tcPr>
          <w:p w14:paraId="258F01FB" w14:textId="77777777" w:rsidR="00EC7894" w:rsidRPr="001D05D7" w:rsidRDefault="00EC7894" w:rsidP="00D04606">
            <w:pPr>
              <w:pStyle w:val="GOSTTablenorm"/>
              <w:suppressAutoHyphens/>
            </w:pPr>
            <w:r w:rsidRPr="001D05D7">
              <w:t>Да</w:t>
            </w:r>
          </w:p>
        </w:tc>
        <w:tc>
          <w:tcPr>
            <w:tcW w:w="315" w:type="pct"/>
          </w:tcPr>
          <w:p w14:paraId="7A4BD07F" w14:textId="77777777" w:rsidR="00EC7894" w:rsidRPr="001D05D7" w:rsidRDefault="00EC7894" w:rsidP="00D04606">
            <w:pPr>
              <w:pStyle w:val="GOSTTablenorm"/>
              <w:suppressAutoHyphens/>
              <w:rPr>
                <w:lang w:val="en-US"/>
              </w:rPr>
            </w:pPr>
            <w:r w:rsidRPr="001D05D7">
              <w:rPr>
                <w:lang w:val="en-US"/>
              </w:rPr>
              <w:t>=</w:t>
            </w:r>
            <w:r w:rsidRPr="001D05D7">
              <w:t>36</w:t>
            </w:r>
          </w:p>
        </w:tc>
        <w:tc>
          <w:tcPr>
            <w:tcW w:w="1885" w:type="pct"/>
          </w:tcPr>
          <w:p w14:paraId="498AA1EE" w14:textId="77777777" w:rsidR="00EC7894" w:rsidRPr="001D05D7" w:rsidRDefault="00EC7894" w:rsidP="00D04606">
            <w:pPr>
              <w:pStyle w:val="GOSTTablenorm"/>
              <w:suppressAutoHyphens/>
            </w:pPr>
            <w:r w:rsidRPr="001D05D7">
              <w:t>Уникальный идентификатор запроса (с тире)</w:t>
            </w:r>
          </w:p>
        </w:tc>
      </w:tr>
      <w:tr w:rsidR="007A0F1E" w:rsidRPr="001D05D7" w14:paraId="177F8E30" w14:textId="77777777" w:rsidTr="00C75A4E">
        <w:tc>
          <w:tcPr>
            <w:tcW w:w="1100" w:type="pct"/>
          </w:tcPr>
          <w:p w14:paraId="653F360E" w14:textId="77777777" w:rsidR="00EC7894" w:rsidRPr="001D05D7" w:rsidRDefault="00EC7894" w:rsidP="00D04606">
            <w:pPr>
              <w:pStyle w:val="GOSTTablenorm"/>
              <w:suppressAutoHyphens/>
            </w:pPr>
            <w:r w:rsidRPr="001D05D7">
              <w:t>Глобальный идентификатор документа</w:t>
            </w:r>
          </w:p>
        </w:tc>
        <w:tc>
          <w:tcPr>
            <w:tcW w:w="750" w:type="pct"/>
          </w:tcPr>
          <w:p w14:paraId="4509B125" w14:textId="77777777" w:rsidR="00EC7894" w:rsidRPr="001D05D7" w:rsidRDefault="00EC7894" w:rsidP="00D04606">
            <w:pPr>
              <w:pStyle w:val="GOSTTablenorm"/>
              <w:suppressAutoHyphens/>
              <w:rPr>
                <w:lang w:val="en-US"/>
              </w:rPr>
            </w:pPr>
            <w:proofErr w:type="spellStart"/>
            <w:r w:rsidRPr="001D05D7">
              <w:t>DocGuid</w:t>
            </w:r>
            <w:proofErr w:type="spellEnd"/>
          </w:p>
        </w:tc>
        <w:tc>
          <w:tcPr>
            <w:tcW w:w="500" w:type="pct"/>
          </w:tcPr>
          <w:p w14:paraId="1FDDAE29" w14:textId="77777777" w:rsidR="00EC7894" w:rsidRPr="001D05D7" w:rsidRDefault="00EC7894" w:rsidP="00D04606">
            <w:pPr>
              <w:pStyle w:val="GOSTTablenorm"/>
              <w:suppressAutoHyphens/>
            </w:pPr>
            <w:r w:rsidRPr="001D05D7">
              <w:t>GUID</w:t>
            </w:r>
          </w:p>
        </w:tc>
        <w:tc>
          <w:tcPr>
            <w:tcW w:w="295" w:type="pct"/>
          </w:tcPr>
          <w:p w14:paraId="166F2CF2" w14:textId="77777777" w:rsidR="00EC7894" w:rsidRPr="001D05D7" w:rsidRDefault="00EC7894" w:rsidP="00D04606">
            <w:pPr>
              <w:pStyle w:val="GOSTTablenorm"/>
              <w:suppressAutoHyphens/>
            </w:pPr>
            <w:r w:rsidRPr="001D05D7">
              <w:t>Нет</w:t>
            </w:r>
          </w:p>
        </w:tc>
        <w:tc>
          <w:tcPr>
            <w:tcW w:w="315" w:type="pct"/>
          </w:tcPr>
          <w:p w14:paraId="421BEF6B" w14:textId="77777777" w:rsidR="00EC7894" w:rsidRPr="001D05D7" w:rsidRDefault="00EC7894" w:rsidP="00D04606">
            <w:pPr>
              <w:pStyle w:val="GOSTTablenorm"/>
              <w:suppressAutoHyphens/>
            </w:pPr>
            <w:r w:rsidRPr="001D05D7">
              <w:t>=36</w:t>
            </w:r>
          </w:p>
        </w:tc>
        <w:tc>
          <w:tcPr>
            <w:tcW w:w="1885" w:type="pct"/>
          </w:tcPr>
          <w:p w14:paraId="44BCBBDB" w14:textId="77777777" w:rsidR="00EC7894" w:rsidRPr="001D05D7" w:rsidRDefault="00EC7894" w:rsidP="00D04606">
            <w:pPr>
              <w:pStyle w:val="GOSTTablenorm"/>
              <w:suppressAutoHyphens/>
            </w:pPr>
            <w:r w:rsidRPr="001D05D7">
              <w:t>Уникальный идентификатор документа/отчета/виджета (с тире), инициировавшего запрос</w:t>
            </w:r>
          </w:p>
        </w:tc>
      </w:tr>
      <w:tr w:rsidR="007A0F1E" w:rsidRPr="001D05D7" w14:paraId="57A7D145" w14:textId="77777777" w:rsidTr="00C75A4E">
        <w:tc>
          <w:tcPr>
            <w:tcW w:w="1100" w:type="pct"/>
          </w:tcPr>
          <w:p w14:paraId="137E81CF" w14:textId="77777777" w:rsidR="00EC7894" w:rsidRPr="001D05D7" w:rsidRDefault="00EC7894" w:rsidP="00D04606">
            <w:pPr>
              <w:pStyle w:val="GOSTTablenorm"/>
              <w:suppressAutoHyphens/>
            </w:pPr>
            <w:r w:rsidRPr="001D05D7">
              <w:t>Тип запроса</w:t>
            </w:r>
          </w:p>
        </w:tc>
        <w:tc>
          <w:tcPr>
            <w:tcW w:w="750" w:type="pct"/>
          </w:tcPr>
          <w:p w14:paraId="7746A8C7" w14:textId="77777777" w:rsidR="00EC7894" w:rsidRPr="001D05D7" w:rsidRDefault="00EC7894" w:rsidP="00D04606">
            <w:pPr>
              <w:pStyle w:val="GOSTTablenorm"/>
              <w:suppressAutoHyphens/>
              <w:rPr>
                <w:lang w:val="en-US"/>
              </w:rPr>
            </w:pPr>
            <w:proofErr w:type="spellStart"/>
            <w:r w:rsidRPr="001D05D7">
              <w:rPr>
                <w:lang w:val="en-US"/>
              </w:rPr>
              <w:t>RequestType</w:t>
            </w:r>
            <w:proofErr w:type="spellEnd"/>
          </w:p>
        </w:tc>
        <w:tc>
          <w:tcPr>
            <w:tcW w:w="500" w:type="pct"/>
          </w:tcPr>
          <w:p w14:paraId="6CC5DE8A" w14:textId="77777777" w:rsidR="00EC7894" w:rsidRPr="001D05D7" w:rsidRDefault="00EC7894" w:rsidP="00D04606">
            <w:pPr>
              <w:pStyle w:val="GOSTTablenorm"/>
              <w:suppressAutoHyphens/>
              <w:rPr>
                <w:lang w:val="en-US"/>
              </w:rPr>
            </w:pPr>
            <w:r w:rsidRPr="001D05D7">
              <w:t>Строка</w:t>
            </w:r>
          </w:p>
        </w:tc>
        <w:tc>
          <w:tcPr>
            <w:tcW w:w="295" w:type="pct"/>
          </w:tcPr>
          <w:p w14:paraId="7DF744E5" w14:textId="77777777" w:rsidR="00EC7894" w:rsidRPr="001D05D7" w:rsidRDefault="00EC7894" w:rsidP="00D04606">
            <w:pPr>
              <w:pStyle w:val="GOSTTablenorm"/>
              <w:suppressAutoHyphens/>
            </w:pPr>
            <w:r w:rsidRPr="001D05D7">
              <w:t>Да</w:t>
            </w:r>
          </w:p>
        </w:tc>
        <w:tc>
          <w:tcPr>
            <w:tcW w:w="315" w:type="pct"/>
          </w:tcPr>
          <w:p w14:paraId="121B13A2" w14:textId="678A104D" w:rsidR="00EC7894" w:rsidRPr="001D05D7" w:rsidRDefault="00EC7894">
            <w:pPr>
              <w:pStyle w:val="GOSTTablenorm"/>
              <w:suppressAutoHyphens/>
              <w:rPr>
                <w:lang w:val="en-US"/>
              </w:rPr>
            </w:pPr>
            <w:r w:rsidRPr="001D05D7">
              <w:t>&lt;=</w:t>
            </w:r>
            <w:del w:id="402" w:author="Сатлер Марина Викторовна" w:date="2024-10-31T12:15:00Z">
              <w:r w:rsidRPr="001D05D7" w:rsidDel="00AA0659">
                <w:rPr>
                  <w:lang w:val="en-US"/>
                </w:rPr>
                <w:delText>10</w:delText>
              </w:r>
            </w:del>
            <w:ins w:id="403" w:author="Сатлер Марина Викторовна" w:date="2024-10-31T12:15:00Z">
              <w:r w:rsidR="00AA0659">
                <w:rPr>
                  <w:lang w:val="en-US"/>
                </w:rPr>
                <w:t>5</w:t>
              </w:r>
              <w:r w:rsidR="00AA0659" w:rsidRPr="001D05D7">
                <w:rPr>
                  <w:lang w:val="en-US"/>
                </w:rPr>
                <w:t>0</w:t>
              </w:r>
            </w:ins>
          </w:p>
        </w:tc>
        <w:tc>
          <w:tcPr>
            <w:tcW w:w="1885" w:type="pct"/>
          </w:tcPr>
          <w:p w14:paraId="33CCECDE" w14:textId="77777777" w:rsidR="00EC7894" w:rsidRPr="001D05D7" w:rsidRDefault="00EC7894" w:rsidP="00D04606">
            <w:pPr>
              <w:pStyle w:val="GOSTTablenorm"/>
              <w:suppressAutoHyphens/>
            </w:pPr>
            <w:r w:rsidRPr="001D05D7">
              <w:t>Передается значение «EXCEED»</w:t>
            </w:r>
          </w:p>
        </w:tc>
      </w:tr>
      <w:tr w:rsidR="00EC7894" w:rsidRPr="001D05D7" w14:paraId="0D5B8178" w14:textId="77777777" w:rsidTr="00C75A4E">
        <w:tc>
          <w:tcPr>
            <w:tcW w:w="1885" w:type="pct"/>
            <w:gridSpan w:val="6"/>
          </w:tcPr>
          <w:p w14:paraId="5C142EFD" w14:textId="77777777" w:rsidR="00EC7894" w:rsidRPr="001D05D7" w:rsidRDefault="00EC7894" w:rsidP="00D04606">
            <w:pPr>
              <w:pStyle w:val="GOSTTableHead"/>
              <w:rPr>
                <w:szCs w:val="22"/>
              </w:rPr>
            </w:pPr>
            <w:r w:rsidRPr="001D05D7">
              <w:rPr>
                <w:szCs w:val="22"/>
              </w:rPr>
              <w:t>Перечень параметров тела запроса (</w:t>
            </w:r>
            <w:r w:rsidRPr="001D05D7">
              <w:rPr>
                <w:szCs w:val="22"/>
                <w:lang w:val="en-US"/>
              </w:rPr>
              <w:t>document</w:t>
            </w:r>
            <w:r w:rsidRPr="001D05D7">
              <w:rPr>
                <w:szCs w:val="22"/>
              </w:rPr>
              <w:t>)</w:t>
            </w:r>
          </w:p>
        </w:tc>
      </w:tr>
      <w:tr w:rsidR="007A0F1E" w:rsidRPr="001D05D7" w14:paraId="0051FD3D" w14:textId="77777777" w:rsidTr="00C75A4E">
        <w:tc>
          <w:tcPr>
            <w:tcW w:w="1100" w:type="pct"/>
          </w:tcPr>
          <w:p w14:paraId="0A829F1B" w14:textId="77777777" w:rsidR="00EC7894" w:rsidRPr="00474651" w:rsidRDefault="00EC7894" w:rsidP="00D04606">
            <w:pPr>
              <w:pStyle w:val="GOSTTablenorm"/>
              <w:suppressAutoHyphens/>
            </w:pPr>
            <w:r w:rsidRPr="00474651">
              <w:t>Субъект учета</w:t>
            </w:r>
          </w:p>
        </w:tc>
        <w:tc>
          <w:tcPr>
            <w:tcW w:w="750" w:type="pct"/>
          </w:tcPr>
          <w:p w14:paraId="501E7F5D" w14:textId="77777777" w:rsidR="00EC7894" w:rsidRPr="00C75A4E" w:rsidRDefault="00EC7894" w:rsidP="00D04606">
            <w:pPr>
              <w:pStyle w:val="GOSTTablenorm"/>
              <w:suppressAutoHyphens/>
            </w:pPr>
            <w:proofErr w:type="spellStart"/>
            <w:r w:rsidRPr="00C75A4E">
              <w:t>Subject</w:t>
            </w:r>
            <w:proofErr w:type="spellEnd"/>
          </w:p>
        </w:tc>
        <w:tc>
          <w:tcPr>
            <w:tcW w:w="500" w:type="pct"/>
          </w:tcPr>
          <w:p w14:paraId="3D08E13C" w14:textId="77777777" w:rsidR="00EC7894" w:rsidRPr="00474651" w:rsidRDefault="00EC7894" w:rsidP="00D04606">
            <w:pPr>
              <w:pStyle w:val="GOSTTablenorm"/>
              <w:suppressAutoHyphens/>
            </w:pPr>
            <w:r w:rsidRPr="00474651">
              <w:t>Строка</w:t>
            </w:r>
          </w:p>
        </w:tc>
        <w:tc>
          <w:tcPr>
            <w:tcW w:w="295" w:type="pct"/>
          </w:tcPr>
          <w:p w14:paraId="18B59B75" w14:textId="77777777" w:rsidR="00EC7894" w:rsidRPr="00474651" w:rsidRDefault="00EC7894" w:rsidP="00D04606">
            <w:pPr>
              <w:pStyle w:val="GOSTTablenorm"/>
              <w:suppressAutoHyphens/>
            </w:pPr>
            <w:r w:rsidRPr="00474651">
              <w:t>Да</w:t>
            </w:r>
          </w:p>
        </w:tc>
        <w:tc>
          <w:tcPr>
            <w:tcW w:w="315" w:type="pct"/>
          </w:tcPr>
          <w:p w14:paraId="0A19971F" w14:textId="77777777" w:rsidR="00EC7894" w:rsidRPr="00C75A4E" w:rsidRDefault="00EC7894" w:rsidP="00D04606">
            <w:pPr>
              <w:pStyle w:val="GOSTTablenorm"/>
              <w:suppressAutoHyphens/>
            </w:pPr>
            <w:r w:rsidRPr="007A0F1E">
              <w:t>=</w:t>
            </w:r>
            <w:r w:rsidRPr="00C75A4E">
              <w:t>4</w:t>
            </w:r>
          </w:p>
        </w:tc>
        <w:tc>
          <w:tcPr>
            <w:tcW w:w="1885" w:type="pct"/>
          </w:tcPr>
          <w:p w14:paraId="12C73BE8" w14:textId="77777777" w:rsidR="00EC7894" w:rsidRPr="00890A8D" w:rsidRDefault="00EC7894" w:rsidP="00D04606">
            <w:pPr>
              <w:pStyle w:val="GOSTTablenorm"/>
              <w:suppressAutoHyphens/>
            </w:pPr>
            <w:r w:rsidRPr="00474651">
              <w:t>Указывается код ТОФК/ЦС учета, по записям учета которого требуется осуществить диагностику</w:t>
            </w:r>
          </w:p>
        </w:tc>
      </w:tr>
      <w:tr w:rsidR="007A0F1E" w:rsidRPr="001D05D7" w14:paraId="50941DD6" w14:textId="77777777" w:rsidTr="00C75A4E">
        <w:tc>
          <w:tcPr>
            <w:tcW w:w="1100" w:type="pct"/>
          </w:tcPr>
          <w:p w14:paraId="646CCB59" w14:textId="77777777" w:rsidR="00EC7894" w:rsidRPr="00474651" w:rsidRDefault="00EC7894" w:rsidP="00D04606">
            <w:pPr>
              <w:pStyle w:val="GOSTTablenorm"/>
              <w:suppressAutoHyphens/>
            </w:pPr>
            <w:r w:rsidRPr="00C75A4E">
              <w:t>Операционный день</w:t>
            </w:r>
          </w:p>
        </w:tc>
        <w:tc>
          <w:tcPr>
            <w:tcW w:w="750" w:type="pct"/>
          </w:tcPr>
          <w:p w14:paraId="3CC20C65" w14:textId="77777777" w:rsidR="00EC7894" w:rsidRPr="00C75A4E" w:rsidRDefault="00EC7894" w:rsidP="00D04606">
            <w:pPr>
              <w:pStyle w:val="GOSTTablenorm"/>
              <w:suppressAutoHyphens/>
            </w:pPr>
            <w:proofErr w:type="spellStart"/>
            <w:r w:rsidRPr="00C75A4E">
              <w:t>TradingDay</w:t>
            </w:r>
            <w:proofErr w:type="spellEnd"/>
          </w:p>
        </w:tc>
        <w:tc>
          <w:tcPr>
            <w:tcW w:w="500" w:type="pct"/>
          </w:tcPr>
          <w:p w14:paraId="7B62589A" w14:textId="77777777" w:rsidR="00EC7894" w:rsidRPr="00474651" w:rsidRDefault="00EC7894" w:rsidP="00D04606">
            <w:pPr>
              <w:pStyle w:val="GOSTTablenorm"/>
              <w:suppressAutoHyphens/>
            </w:pPr>
            <w:r w:rsidRPr="00474651">
              <w:t>Дата</w:t>
            </w:r>
          </w:p>
        </w:tc>
        <w:tc>
          <w:tcPr>
            <w:tcW w:w="295" w:type="pct"/>
          </w:tcPr>
          <w:p w14:paraId="06EE0AF4" w14:textId="77777777" w:rsidR="00EC7894" w:rsidRPr="00474651" w:rsidRDefault="00EC7894" w:rsidP="00D04606">
            <w:pPr>
              <w:pStyle w:val="GOSTTablenorm"/>
              <w:suppressAutoHyphens/>
            </w:pPr>
            <w:r w:rsidRPr="00474651">
              <w:t>Да</w:t>
            </w:r>
          </w:p>
        </w:tc>
        <w:tc>
          <w:tcPr>
            <w:tcW w:w="315" w:type="pct"/>
          </w:tcPr>
          <w:p w14:paraId="7526E19E" w14:textId="039B70D1" w:rsidR="00EC7894" w:rsidRPr="00C75A4E" w:rsidRDefault="00EC7894" w:rsidP="00D04606">
            <w:pPr>
              <w:pStyle w:val="GOSTTablenorm"/>
              <w:suppressAutoHyphens/>
            </w:pPr>
          </w:p>
        </w:tc>
        <w:tc>
          <w:tcPr>
            <w:tcW w:w="1885" w:type="pct"/>
          </w:tcPr>
          <w:p w14:paraId="6FAA6654" w14:textId="77777777" w:rsidR="00EC7894" w:rsidRPr="00C75A4E" w:rsidRDefault="00EC7894" w:rsidP="00D04606">
            <w:pPr>
              <w:pStyle w:val="GOSTTablenorm"/>
              <w:suppressAutoHyphens/>
            </w:pPr>
            <w:r w:rsidRPr="00C75A4E">
              <w:rPr>
                <w:rFonts w:hint="eastAsia"/>
              </w:rPr>
              <w:t>Указывается</w:t>
            </w:r>
            <w:r w:rsidRPr="00C75A4E">
              <w:t xml:space="preserve"> </w:t>
            </w:r>
            <w:r w:rsidRPr="00C75A4E">
              <w:rPr>
                <w:rFonts w:hint="eastAsia"/>
              </w:rPr>
              <w:t>дата</w:t>
            </w:r>
            <w:r w:rsidRPr="00C75A4E">
              <w:t xml:space="preserve"> </w:t>
            </w:r>
            <w:r w:rsidRPr="00C75A4E">
              <w:rPr>
                <w:rFonts w:hint="eastAsia"/>
              </w:rPr>
              <w:t>предельного</w:t>
            </w:r>
            <w:r w:rsidRPr="00C75A4E">
              <w:t xml:space="preserve"> </w:t>
            </w:r>
            <w:r w:rsidRPr="00C75A4E">
              <w:rPr>
                <w:rFonts w:hint="eastAsia"/>
              </w:rPr>
              <w:t>срока</w:t>
            </w:r>
            <w:r w:rsidRPr="00C75A4E">
              <w:t xml:space="preserve"> </w:t>
            </w:r>
            <w:r w:rsidRPr="00C75A4E">
              <w:rPr>
                <w:rFonts w:hint="eastAsia"/>
              </w:rPr>
              <w:t>предварительных</w:t>
            </w:r>
            <w:r w:rsidRPr="00C75A4E">
              <w:t xml:space="preserve"> </w:t>
            </w:r>
            <w:r w:rsidRPr="00C75A4E">
              <w:rPr>
                <w:rFonts w:hint="eastAsia"/>
              </w:rPr>
              <w:t>записей</w:t>
            </w:r>
            <w:r w:rsidRPr="00C75A4E">
              <w:t xml:space="preserve"> </w:t>
            </w:r>
            <w:r w:rsidRPr="00C75A4E">
              <w:rPr>
                <w:rFonts w:hint="eastAsia"/>
              </w:rPr>
              <w:t>учета</w:t>
            </w:r>
            <w:r w:rsidRPr="00C75A4E">
              <w:t xml:space="preserve"> (</w:t>
            </w:r>
            <w:proofErr w:type="spellStart"/>
            <w:r w:rsidRPr="00C75A4E">
              <w:t>DeadlineDate</w:t>
            </w:r>
            <w:proofErr w:type="spellEnd"/>
            <w:r w:rsidRPr="00C75A4E">
              <w:t>), по которой осуществляется диагностика записей учета.</w:t>
            </w:r>
          </w:p>
          <w:p w14:paraId="77248F23" w14:textId="77777777" w:rsidR="00EC7894" w:rsidRPr="00C75A4E" w:rsidRDefault="00EC7894" w:rsidP="00D04606">
            <w:pPr>
              <w:pStyle w:val="GOSTTablenorm"/>
              <w:suppressAutoHyphens/>
            </w:pPr>
            <w:r w:rsidRPr="00C75A4E">
              <w:rPr>
                <w:rFonts w:hint="eastAsia"/>
              </w:rPr>
              <w:t>Формат</w:t>
            </w:r>
            <w:r w:rsidRPr="00C75A4E">
              <w:t xml:space="preserve"> YYYY-MM-DD</w:t>
            </w:r>
          </w:p>
        </w:tc>
      </w:tr>
      <w:tr w:rsidR="007A0F1E" w:rsidRPr="001D05D7" w14:paraId="4F70740D" w14:textId="77777777" w:rsidTr="00C75A4E">
        <w:tc>
          <w:tcPr>
            <w:tcW w:w="1100" w:type="pct"/>
          </w:tcPr>
          <w:p w14:paraId="5D4978C7" w14:textId="77777777" w:rsidR="00EC7894" w:rsidRPr="007A0F1E" w:rsidRDefault="00EC7894" w:rsidP="00D04606">
            <w:pPr>
              <w:pStyle w:val="GOSTTablenorm"/>
              <w:suppressAutoHyphens/>
            </w:pPr>
            <w:r w:rsidRPr="00474651">
              <w:lastRenderedPageBreak/>
              <w:t>Формировать при отсутствии данных</w:t>
            </w:r>
          </w:p>
        </w:tc>
        <w:tc>
          <w:tcPr>
            <w:tcW w:w="750" w:type="pct"/>
          </w:tcPr>
          <w:p w14:paraId="66AB428E" w14:textId="77777777" w:rsidR="00EC7894" w:rsidRPr="00474651" w:rsidRDefault="00EC7894" w:rsidP="00D04606">
            <w:pPr>
              <w:pStyle w:val="GOSTTablenorm"/>
              <w:suppressAutoHyphens/>
            </w:pPr>
            <w:proofErr w:type="spellStart"/>
            <w:r w:rsidRPr="00C75A4E">
              <w:t>ReturnIfEmpty</w:t>
            </w:r>
            <w:proofErr w:type="spellEnd"/>
          </w:p>
        </w:tc>
        <w:tc>
          <w:tcPr>
            <w:tcW w:w="500" w:type="pct"/>
          </w:tcPr>
          <w:p w14:paraId="532540BD" w14:textId="77777777" w:rsidR="00EC7894" w:rsidRPr="00474651" w:rsidRDefault="00EC7894" w:rsidP="00D04606">
            <w:pPr>
              <w:pStyle w:val="GOSTTablenorm"/>
              <w:suppressAutoHyphens/>
            </w:pPr>
            <w:r w:rsidRPr="00474651">
              <w:t>Число</w:t>
            </w:r>
          </w:p>
        </w:tc>
        <w:tc>
          <w:tcPr>
            <w:tcW w:w="295" w:type="pct"/>
          </w:tcPr>
          <w:p w14:paraId="573175DD" w14:textId="77777777" w:rsidR="00EC7894" w:rsidRPr="00BA7A4A" w:rsidRDefault="00EC7894" w:rsidP="00D04606">
            <w:pPr>
              <w:pStyle w:val="GOSTTablenorm"/>
              <w:suppressAutoHyphens/>
            </w:pPr>
            <w:r w:rsidRPr="00890A8D">
              <w:t>Да</w:t>
            </w:r>
          </w:p>
        </w:tc>
        <w:tc>
          <w:tcPr>
            <w:tcW w:w="315" w:type="pct"/>
          </w:tcPr>
          <w:p w14:paraId="1F838C02" w14:textId="77777777" w:rsidR="00EC7894" w:rsidRPr="00474651" w:rsidRDefault="00EC7894" w:rsidP="00D04606">
            <w:pPr>
              <w:pStyle w:val="GOSTTablenorm"/>
              <w:suppressAutoHyphens/>
            </w:pPr>
            <w:r w:rsidRPr="00C75A4E">
              <w:t>=1</w:t>
            </w:r>
          </w:p>
        </w:tc>
        <w:tc>
          <w:tcPr>
            <w:tcW w:w="1885" w:type="pct"/>
          </w:tcPr>
          <w:p w14:paraId="149EF1B6" w14:textId="77777777" w:rsidR="00EC7894" w:rsidRPr="00C75A4E" w:rsidRDefault="00EC7894" w:rsidP="00D04606">
            <w:pPr>
              <w:pStyle w:val="GOSTTablenorm"/>
              <w:suppressAutoHyphens/>
            </w:pPr>
            <w:r w:rsidRPr="00C75A4E">
              <w:rPr>
                <w:rFonts w:hint="eastAsia"/>
              </w:rPr>
              <w:t>Указывается</w:t>
            </w:r>
            <w:r w:rsidRPr="00C75A4E">
              <w:t xml:space="preserve"> </w:t>
            </w:r>
            <w:r w:rsidRPr="00C75A4E">
              <w:rPr>
                <w:rFonts w:hint="eastAsia"/>
              </w:rPr>
              <w:t>вариант</w:t>
            </w:r>
            <w:r w:rsidRPr="00C75A4E">
              <w:t xml:space="preserve"> </w:t>
            </w:r>
            <w:r w:rsidRPr="00C75A4E">
              <w:rPr>
                <w:rFonts w:hint="eastAsia"/>
              </w:rPr>
              <w:t>формирования</w:t>
            </w:r>
            <w:r w:rsidRPr="00C75A4E">
              <w:t xml:space="preserve"> </w:t>
            </w:r>
            <w:r w:rsidRPr="00C75A4E">
              <w:rPr>
                <w:rFonts w:hint="eastAsia"/>
              </w:rPr>
              <w:t>ответа</w:t>
            </w:r>
            <w:r w:rsidRPr="00C75A4E">
              <w:t xml:space="preserve"> </w:t>
            </w:r>
            <w:r w:rsidRPr="00C75A4E">
              <w:rPr>
                <w:rFonts w:hint="eastAsia"/>
              </w:rPr>
              <w:t>на</w:t>
            </w:r>
            <w:r w:rsidRPr="00C75A4E">
              <w:t xml:space="preserve"> </w:t>
            </w:r>
            <w:r w:rsidRPr="00C75A4E">
              <w:rPr>
                <w:rFonts w:hint="eastAsia"/>
              </w:rPr>
              <w:t>запрос</w:t>
            </w:r>
            <w:r w:rsidRPr="00C75A4E">
              <w:t xml:space="preserve"> </w:t>
            </w:r>
            <w:r w:rsidRPr="00C75A4E">
              <w:rPr>
                <w:rFonts w:hint="eastAsia"/>
              </w:rPr>
              <w:t>в</w:t>
            </w:r>
            <w:r w:rsidRPr="00C75A4E">
              <w:t xml:space="preserve"> </w:t>
            </w:r>
            <w:r w:rsidRPr="00C75A4E">
              <w:rPr>
                <w:rFonts w:hint="eastAsia"/>
              </w:rPr>
              <w:t>случае</w:t>
            </w:r>
            <w:r w:rsidRPr="00C75A4E">
              <w:t xml:space="preserve">, </w:t>
            </w:r>
            <w:r w:rsidRPr="00C75A4E">
              <w:rPr>
                <w:rFonts w:hint="eastAsia"/>
              </w:rPr>
              <w:t>если</w:t>
            </w:r>
            <w:r w:rsidRPr="00C75A4E">
              <w:t xml:space="preserve"> </w:t>
            </w:r>
            <w:r w:rsidRPr="00C75A4E">
              <w:rPr>
                <w:rFonts w:hint="eastAsia"/>
              </w:rPr>
              <w:t>по</w:t>
            </w:r>
            <w:r w:rsidRPr="00C75A4E">
              <w:t xml:space="preserve"> </w:t>
            </w:r>
            <w:r w:rsidRPr="00C75A4E">
              <w:rPr>
                <w:rFonts w:hint="eastAsia"/>
              </w:rPr>
              <w:t>результатам</w:t>
            </w:r>
            <w:r w:rsidRPr="00C75A4E">
              <w:t xml:space="preserve"> </w:t>
            </w:r>
            <w:r w:rsidRPr="00C75A4E">
              <w:rPr>
                <w:rFonts w:hint="eastAsia"/>
              </w:rPr>
              <w:t>обработки</w:t>
            </w:r>
            <w:r w:rsidRPr="00C75A4E">
              <w:t xml:space="preserve"> </w:t>
            </w:r>
            <w:r w:rsidRPr="00C75A4E">
              <w:rPr>
                <w:rFonts w:hint="eastAsia"/>
              </w:rPr>
              <w:t>запроса</w:t>
            </w:r>
            <w:r w:rsidRPr="00C75A4E">
              <w:t xml:space="preserve"> </w:t>
            </w:r>
            <w:r w:rsidRPr="00C75A4E">
              <w:rPr>
                <w:rFonts w:hint="eastAsia"/>
              </w:rPr>
              <w:t>данные</w:t>
            </w:r>
            <w:r w:rsidRPr="00C75A4E">
              <w:t xml:space="preserve">, </w:t>
            </w:r>
            <w:r w:rsidRPr="00C75A4E">
              <w:rPr>
                <w:rFonts w:hint="eastAsia"/>
              </w:rPr>
              <w:t>удовлетворяющие</w:t>
            </w:r>
            <w:r w:rsidRPr="00C75A4E">
              <w:t xml:space="preserve"> </w:t>
            </w:r>
            <w:r w:rsidRPr="00C75A4E">
              <w:rPr>
                <w:rFonts w:hint="eastAsia"/>
              </w:rPr>
              <w:t>условиям</w:t>
            </w:r>
            <w:r w:rsidRPr="00C75A4E">
              <w:t xml:space="preserve"> </w:t>
            </w:r>
            <w:r w:rsidRPr="00C75A4E">
              <w:rPr>
                <w:rFonts w:hint="eastAsia"/>
              </w:rPr>
              <w:t>отбора</w:t>
            </w:r>
            <w:r w:rsidRPr="00C75A4E">
              <w:t xml:space="preserve">, </w:t>
            </w:r>
            <w:r w:rsidRPr="00C75A4E">
              <w:rPr>
                <w:rFonts w:hint="eastAsia"/>
              </w:rPr>
              <w:t>не</w:t>
            </w:r>
            <w:r w:rsidRPr="00C75A4E">
              <w:t xml:space="preserve"> </w:t>
            </w:r>
            <w:r w:rsidRPr="00C75A4E">
              <w:rPr>
                <w:rFonts w:hint="eastAsia"/>
              </w:rPr>
              <w:t>найдены</w:t>
            </w:r>
            <w:r w:rsidRPr="00C75A4E">
              <w:t xml:space="preserve"> (</w:t>
            </w:r>
            <w:r w:rsidRPr="00C75A4E">
              <w:rPr>
                <w:rFonts w:hint="eastAsia"/>
              </w:rPr>
              <w:t>пустая</w:t>
            </w:r>
            <w:r w:rsidRPr="00C75A4E">
              <w:t xml:space="preserve"> </w:t>
            </w:r>
            <w:r w:rsidRPr="00C75A4E">
              <w:rPr>
                <w:rFonts w:hint="eastAsia"/>
              </w:rPr>
              <w:t>выборка</w:t>
            </w:r>
            <w:r w:rsidRPr="00C75A4E">
              <w:t xml:space="preserve">, </w:t>
            </w:r>
            <w:r w:rsidRPr="00C75A4E">
              <w:rPr>
                <w:rFonts w:hint="eastAsia"/>
              </w:rPr>
              <w:t>нет</w:t>
            </w:r>
            <w:r w:rsidRPr="00C75A4E">
              <w:t xml:space="preserve"> </w:t>
            </w:r>
            <w:r w:rsidRPr="00C75A4E">
              <w:rPr>
                <w:rFonts w:hint="eastAsia"/>
              </w:rPr>
              <w:t>данных</w:t>
            </w:r>
            <w:r w:rsidRPr="00C75A4E">
              <w:t>).</w:t>
            </w:r>
          </w:p>
          <w:p w14:paraId="30AB8372" w14:textId="77777777" w:rsidR="00EC7894" w:rsidRPr="00C75A4E" w:rsidRDefault="00EC7894" w:rsidP="00D04606">
            <w:pPr>
              <w:pStyle w:val="GOSTTablenorm"/>
              <w:suppressAutoHyphens/>
            </w:pPr>
            <w:r w:rsidRPr="00C75A4E">
              <w:rPr>
                <w:rFonts w:hint="eastAsia"/>
              </w:rPr>
              <w:t>Возможные</w:t>
            </w:r>
            <w:r w:rsidRPr="00C75A4E">
              <w:t xml:space="preserve"> </w:t>
            </w:r>
            <w:r w:rsidRPr="00C75A4E">
              <w:rPr>
                <w:rFonts w:hint="eastAsia"/>
              </w:rPr>
              <w:t>значения</w:t>
            </w:r>
            <w:r w:rsidRPr="00C75A4E">
              <w:t>:</w:t>
            </w:r>
          </w:p>
          <w:p w14:paraId="3EDE8C53" w14:textId="1B1DFBF8" w:rsidR="00EC7894" w:rsidRPr="00C75A4E" w:rsidRDefault="007A0F1E" w:rsidP="00D04606">
            <w:pPr>
              <w:pStyle w:val="GOSTTableListMark1"/>
              <w:suppressAutoHyphens/>
            </w:pPr>
            <w:r>
              <w:t>«</w:t>
            </w:r>
            <w:r w:rsidR="00EC7894" w:rsidRPr="00C75A4E">
              <w:t>1</w:t>
            </w:r>
            <w:r>
              <w:t>»</w:t>
            </w:r>
            <w:r w:rsidR="00EC7894" w:rsidRPr="00C75A4E">
              <w:t xml:space="preserve"> </w:t>
            </w:r>
            <w:r w:rsidR="00EC7894" w:rsidRPr="00C75A4E">
              <w:rPr>
                <w:rFonts w:hint="eastAsia"/>
              </w:rPr>
              <w:t>–</w:t>
            </w:r>
            <w:r w:rsidR="00EC7894" w:rsidRPr="00C75A4E">
              <w:t xml:space="preserve"> </w:t>
            </w:r>
            <w:r w:rsidR="00EC7894" w:rsidRPr="00C75A4E">
              <w:rPr>
                <w:rFonts w:hint="eastAsia"/>
              </w:rPr>
              <w:t>Да</w:t>
            </w:r>
            <w:r w:rsidR="00EC7894" w:rsidRPr="00C75A4E">
              <w:t xml:space="preserve">, </w:t>
            </w:r>
            <w:r w:rsidR="00EC7894" w:rsidRPr="00C75A4E">
              <w:rPr>
                <w:rFonts w:hint="eastAsia"/>
              </w:rPr>
              <w:t>возвращать</w:t>
            </w:r>
            <w:r w:rsidR="00EC7894" w:rsidRPr="00C75A4E">
              <w:t xml:space="preserve"> </w:t>
            </w:r>
            <w:r w:rsidR="00EC7894" w:rsidRPr="00C75A4E">
              <w:rPr>
                <w:rFonts w:hint="eastAsia"/>
              </w:rPr>
              <w:t>файл</w:t>
            </w:r>
            <w:r w:rsidR="00EC7894" w:rsidRPr="00C75A4E">
              <w:t xml:space="preserve"> </w:t>
            </w:r>
            <w:r w:rsidR="00EC7894" w:rsidRPr="00C75A4E">
              <w:rPr>
                <w:rFonts w:hint="eastAsia"/>
              </w:rPr>
              <w:t>отчета</w:t>
            </w:r>
            <w:r w:rsidR="00EC7894" w:rsidRPr="00C75A4E">
              <w:t xml:space="preserve">, </w:t>
            </w:r>
            <w:r w:rsidR="00EC7894" w:rsidRPr="00C75A4E">
              <w:rPr>
                <w:rFonts w:hint="eastAsia"/>
              </w:rPr>
              <w:t>в</w:t>
            </w:r>
            <w:r w:rsidR="00EC7894" w:rsidRPr="00C75A4E">
              <w:t xml:space="preserve"> </w:t>
            </w:r>
            <w:r w:rsidR="00EC7894" w:rsidRPr="00C75A4E">
              <w:rPr>
                <w:rFonts w:hint="eastAsia"/>
              </w:rPr>
              <w:t>котором</w:t>
            </w:r>
            <w:r w:rsidR="00EC7894" w:rsidRPr="00C75A4E">
              <w:t xml:space="preserve"> </w:t>
            </w:r>
            <w:r w:rsidR="00EC7894" w:rsidRPr="00C75A4E">
              <w:rPr>
                <w:rFonts w:hint="eastAsia"/>
              </w:rPr>
              <w:t>заполнена</w:t>
            </w:r>
            <w:r w:rsidR="00EC7894" w:rsidRPr="00C75A4E">
              <w:t xml:space="preserve"> </w:t>
            </w:r>
            <w:r w:rsidR="00EC7894" w:rsidRPr="00C75A4E">
              <w:rPr>
                <w:rFonts w:hint="eastAsia"/>
              </w:rPr>
              <w:t>заголовочная</w:t>
            </w:r>
            <w:r w:rsidR="00EC7894" w:rsidRPr="00C75A4E">
              <w:t xml:space="preserve"> </w:t>
            </w:r>
            <w:r w:rsidR="00EC7894" w:rsidRPr="00C75A4E">
              <w:rPr>
                <w:rFonts w:hint="eastAsia"/>
              </w:rPr>
              <w:t>часть</w:t>
            </w:r>
            <w:r w:rsidR="00EC7894" w:rsidRPr="00C75A4E">
              <w:t xml:space="preserve"> </w:t>
            </w:r>
            <w:r w:rsidR="00EC7894" w:rsidRPr="00C75A4E">
              <w:rPr>
                <w:rFonts w:hint="eastAsia"/>
              </w:rPr>
              <w:t>и</w:t>
            </w:r>
            <w:r w:rsidR="00EC7894" w:rsidRPr="00C75A4E">
              <w:t xml:space="preserve"> </w:t>
            </w:r>
            <w:r w:rsidR="00E35816" w:rsidRPr="00A61223">
              <w:rPr>
                <w:color w:val="000000"/>
              </w:rPr>
              <w:t>названия граф табличной части, без строк таблицы</w:t>
            </w:r>
            <w:r w:rsidR="00EC7894" w:rsidRPr="00C75A4E">
              <w:t>;</w:t>
            </w:r>
          </w:p>
          <w:p w14:paraId="7ABA12CE" w14:textId="58C6CCE0" w:rsidR="00EC7894" w:rsidRPr="00C75A4E" w:rsidRDefault="007A0F1E" w:rsidP="00D04606">
            <w:pPr>
              <w:pStyle w:val="GOSTTableListMark1"/>
              <w:suppressAutoHyphens/>
            </w:pPr>
            <w:r>
              <w:t>«</w:t>
            </w:r>
            <w:r w:rsidR="00EC7894" w:rsidRPr="00C75A4E">
              <w:t>0</w:t>
            </w:r>
            <w:r>
              <w:t>»</w:t>
            </w:r>
            <w:r w:rsidR="00EC7894" w:rsidRPr="00C75A4E">
              <w:t xml:space="preserve"> </w:t>
            </w:r>
            <w:r w:rsidR="00EC7894" w:rsidRPr="00C75A4E">
              <w:rPr>
                <w:rFonts w:hint="eastAsia"/>
              </w:rPr>
              <w:t>–</w:t>
            </w:r>
            <w:r w:rsidR="00EC7894" w:rsidRPr="00C75A4E">
              <w:t xml:space="preserve"> </w:t>
            </w:r>
            <w:r w:rsidR="00EC7894" w:rsidRPr="00C75A4E">
              <w:rPr>
                <w:rFonts w:hint="eastAsia"/>
              </w:rPr>
              <w:t>Нет</w:t>
            </w:r>
            <w:r w:rsidR="00EC7894" w:rsidRPr="00C75A4E">
              <w:t xml:space="preserve">, </w:t>
            </w:r>
            <w:r w:rsidR="00EC7894" w:rsidRPr="00C75A4E">
              <w:rPr>
                <w:rFonts w:hint="eastAsia"/>
              </w:rPr>
              <w:t>файл</w:t>
            </w:r>
            <w:r w:rsidR="00EC7894" w:rsidRPr="00C75A4E">
              <w:t xml:space="preserve"> </w:t>
            </w:r>
            <w:r w:rsidR="00EC7894" w:rsidRPr="00C75A4E">
              <w:rPr>
                <w:rFonts w:hint="eastAsia"/>
              </w:rPr>
              <w:t>отчета</w:t>
            </w:r>
            <w:r w:rsidR="00EC7894" w:rsidRPr="00C75A4E">
              <w:t xml:space="preserve"> </w:t>
            </w:r>
            <w:r w:rsidR="00EC7894" w:rsidRPr="00C75A4E">
              <w:rPr>
                <w:rFonts w:hint="eastAsia"/>
              </w:rPr>
              <w:t>не</w:t>
            </w:r>
            <w:r w:rsidR="00EC7894" w:rsidRPr="00C75A4E">
              <w:t xml:space="preserve"> </w:t>
            </w:r>
            <w:r w:rsidR="00EC7894" w:rsidRPr="00C75A4E">
              <w:rPr>
                <w:rFonts w:hint="eastAsia"/>
              </w:rPr>
              <w:t>формировать</w:t>
            </w:r>
            <w:r w:rsidR="00EC7894" w:rsidRPr="00C75A4E">
              <w:t xml:space="preserve">, </w:t>
            </w:r>
            <w:r w:rsidR="00EC7894" w:rsidRPr="00C75A4E">
              <w:rPr>
                <w:rFonts w:hint="eastAsia"/>
              </w:rPr>
              <w:t>возвращать</w:t>
            </w:r>
            <w:r w:rsidR="00EC7894" w:rsidRPr="00C75A4E">
              <w:t xml:space="preserve"> </w:t>
            </w:r>
            <w:r w:rsidR="00EC7894" w:rsidRPr="00C75A4E">
              <w:rPr>
                <w:rFonts w:hint="eastAsia"/>
              </w:rPr>
              <w:t>ответ</w:t>
            </w:r>
            <w:r w:rsidR="00EC7894" w:rsidRPr="00C75A4E">
              <w:t xml:space="preserve"> </w:t>
            </w:r>
            <w:r w:rsidR="00EC7894" w:rsidRPr="00C75A4E">
              <w:rPr>
                <w:rFonts w:hint="eastAsia"/>
              </w:rPr>
              <w:t>на</w:t>
            </w:r>
            <w:r w:rsidR="00EC7894" w:rsidRPr="00C75A4E">
              <w:t xml:space="preserve"> </w:t>
            </w:r>
            <w:r w:rsidR="00EC7894" w:rsidRPr="00C75A4E">
              <w:rPr>
                <w:rFonts w:hint="eastAsia"/>
              </w:rPr>
              <w:t>запрос</w:t>
            </w:r>
            <w:r w:rsidR="00EC7894" w:rsidRPr="00C75A4E">
              <w:t xml:space="preserve"> </w:t>
            </w:r>
            <w:r w:rsidR="00EC7894" w:rsidRPr="00C75A4E">
              <w:rPr>
                <w:rFonts w:hint="eastAsia"/>
              </w:rPr>
              <w:t>в</w:t>
            </w:r>
            <w:r w:rsidR="00EC7894" w:rsidRPr="00C75A4E">
              <w:t xml:space="preserve"> </w:t>
            </w:r>
            <w:r w:rsidR="00EC7894" w:rsidRPr="00C75A4E">
              <w:rPr>
                <w:rFonts w:hint="eastAsia"/>
              </w:rPr>
              <w:t>формате</w:t>
            </w:r>
            <w:r w:rsidR="00EC7894" w:rsidRPr="00C75A4E">
              <w:t xml:space="preserve"> </w:t>
            </w:r>
            <w:r w:rsidR="00597065">
              <w:rPr>
                <w:color w:val="000000"/>
              </w:rPr>
              <w:t>JSON</w:t>
            </w:r>
            <w:r w:rsidR="00EC7894" w:rsidRPr="00C75A4E">
              <w:t xml:space="preserve"> </w:t>
            </w:r>
            <w:r w:rsidR="00EC7894" w:rsidRPr="00C75A4E">
              <w:rPr>
                <w:rFonts w:hint="eastAsia"/>
              </w:rPr>
              <w:t>с</w:t>
            </w:r>
            <w:r w:rsidR="00EC7894" w:rsidRPr="00C75A4E">
              <w:t xml:space="preserve"> </w:t>
            </w:r>
            <w:r w:rsidR="00EC7894" w:rsidRPr="00C75A4E">
              <w:rPr>
                <w:rFonts w:hint="eastAsia"/>
              </w:rPr>
              <w:t>сообщением</w:t>
            </w:r>
            <w:r w:rsidR="00EC7894" w:rsidRPr="00C75A4E">
              <w:t xml:space="preserve"> </w:t>
            </w:r>
            <w:r w:rsidR="00EC7894" w:rsidRPr="00C75A4E">
              <w:rPr>
                <w:rFonts w:hint="eastAsia"/>
              </w:rPr>
              <w:t>об</w:t>
            </w:r>
            <w:r w:rsidR="00EC7894" w:rsidRPr="00C75A4E">
              <w:t xml:space="preserve"> </w:t>
            </w:r>
            <w:r w:rsidR="00EC7894" w:rsidRPr="00C75A4E">
              <w:rPr>
                <w:rFonts w:hint="eastAsia"/>
              </w:rPr>
              <w:t>ошибке</w:t>
            </w:r>
            <w:r w:rsidR="00EC7894" w:rsidRPr="00C75A4E">
              <w:t xml:space="preserve"> (</w:t>
            </w:r>
            <w:proofErr w:type="spellStart"/>
            <w:r w:rsidR="00EC7894" w:rsidRPr="00C75A4E">
              <w:t>Result</w:t>
            </w:r>
            <w:proofErr w:type="spellEnd"/>
            <w:r w:rsidR="00EC7894" w:rsidRPr="00C75A4E">
              <w:t xml:space="preserve"> = E), </w:t>
            </w:r>
            <w:r w:rsidR="00EC7894" w:rsidRPr="00C75A4E">
              <w:rPr>
                <w:rFonts w:hint="eastAsia"/>
              </w:rPr>
              <w:t>с</w:t>
            </w:r>
            <w:r w:rsidR="00EC7894" w:rsidRPr="00C75A4E">
              <w:t xml:space="preserve"> </w:t>
            </w:r>
            <w:r w:rsidR="00EC7894" w:rsidRPr="00C75A4E">
              <w:rPr>
                <w:rFonts w:hint="eastAsia"/>
              </w:rPr>
              <w:t>описанием</w:t>
            </w:r>
            <w:r w:rsidR="00EC7894" w:rsidRPr="00C75A4E">
              <w:t xml:space="preserve"> </w:t>
            </w:r>
            <w:r w:rsidR="00EC7894" w:rsidRPr="00C75A4E">
              <w:rPr>
                <w:rFonts w:hint="eastAsia"/>
              </w:rPr>
              <w:t>причин</w:t>
            </w:r>
            <w:r w:rsidR="00EC7894" w:rsidRPr="00C75A4E">
              <w:t xml:space="preserve"> </w:t>
            </w:r>
            <w:r w:rsidR="00EC7894" w:rsidRPr="00C75A4E">
              <w:rPr>
                <w:rFonts w:hint="eastAsia"/>
              </w:rPr>
              <w:t>ошибки</w:t>
            </w:r>
            <w:r w:rsidR="00EC7894" w:rsidRPr="00C75A4E">
              <w:t xml:space="preserve"> </w:t>
            </w:r>
            <w:r w:rsidR="00EC7894" w:rsidRPr="00C75A4E">
              <w:rPr>
                <w:rFonts w:hint="eastAsia"/>
              </w:rPr>
              <w:t>«Отчет</w:t>
            </w:r>
            <w:r w:rsidR="00EC7894" w:rsidRPr="00C75A4E">
              <w:t xml:space="preserve"> </w:t>
            </w:r>
            <w:r w:rsidR="00EC7894" w:rsidRPr="00C75A4E">
              <w:rPr>
                <w:rFonts w:hint="eastAsia"/>
              </w:rPr>
              <w:t>не</w:t>
            </w:r>
            <w:r w:rsidR="00EC7894" w:rsidRPr="00C75A4E">
              <w:t xml:space="preserve"> </w:t>
            </w:r>
            <w:r w:rsidR="00EC7894" w:rsidRPr="00C75A4E">
              <w:rPr>
                <w:rFonts w:hint="eastAsia"/>
              </w:rPr>
              <w:t>содержит</w:t>
            </w:r>
            <w:r w:rsidR="00EC7894" w:rsidRPr="00C75A4E">
              <w:t xml:space="preserve"> </w:t>
            </w:r>
            <w:r w:rsidR="00EC7894" w:rsidRPr="00C75A4E">
              <w:rPr>
                <w:rFonts w:hint="eastAsia"/>
              </w:rPr>
              <w:t>данных»</w:t>
            </w:r>
          </w:p>
        </w:tc>
      </w:tr>
    </w:tbl>
    <w:p w14:paraId="158DF566" w14:textId="3317C7A9" w:rsidR="00EC7894" w:rsidRPr="00474651" w:rsidRDefault="00EC7894" w:rsidP="00D04606">
      <w:pPr>
        <w:pStyle w:val="31"/>
      </w:pPr>
      <w:bookmarkStart w:id="404" w:name="_Toc142582673"/>
      <w:bookmarkStart w:id="405" w:name="_Toc150763497"/>
      <w:bookmarkStart w:id="406" w:name="_Toc226456986"/>
      <w:r w:rsidRPr="00474651">
        <w:t>При</w:t>
      </w:r>
      <w:r w:rsidR="00057EB3">
        <w:t>м</w:t>
      </w:r>
      <w:r w:rsidRPr="00474651">
        <w:t>ер запроса</w:t>
      </w:r>
      <w:bookmarkEnd w:id="404"/>
      <w:bookmarkEnd w:id="405"/>
      <w:bookmarkEnd w:id="406"/>
    </w:p>
    <w:p w14:paraId="7A075730" w14:textId="77777777"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w:t>
      </w:r>
    </w:p>
    <w:p w14:paraId="06A8D017" w14:textId="77777777"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t>"header": {</w:t>
      </w:r>
    </w:p>
    <w:p w14:paraId="1543BB61" w14:textId="20E5A5EF"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r>
      <w:r w:rsidRPr="007A0F1E">
        <w:rPr>
          <w:bdr w:val="none" w:sz="0" w:space="0" w:color="auto" w:frame="1"/>
          <w:lang w:eastAsia="en-US"/>
        </w:rPr>
        <w:tab/>
        <w:t>"Source": "</w:t>
      </w:r>
      <w:r w:rsidR="00057EB3" w:rsidRPr="00141AE4">
        <w:t>ARP</w:t>
      </w:r>
      <w:r w:rsidRPr="007A0F1E">
        <w:rPr>
          <w:bdr w:val="none" w:sz="0" w:space="0" w:color="auto" w:frame="1"/>
          <w:lang w:eastAsia="en-US"/>
        </w:rPr>
        <w:t>",</w:t>
      </w:r>
    </w:p>
    <w:p w14:paraId="6278347B" w14:textId="77777777"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r>
      <w:r w:rsidRPr="007A0F1E">
        <w:rPr>
          <w:bdr w:val="none" w:sz="0" w:space="0" w:color="auto" w:frame="1"/>
          <w:lang w:eastAsia="en-US"/>
        </w:rPr>
        <w:tab/>
        <w:t>"ReqDateTime": "2023-03-29 10:34:12",</w:t>
      </w:r>
    </w:p>
    <w:p w14:paraId="38822E06" w14:textId="77777777"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r>
      <w:r w:rsidRPr="007A0F1E">
        <w:rPr>
          <w:bdr w:val="none" w:sz="0" w:space="0" w:color="auto" w:frame="1"/>
          <w:lang w:eastAsia="en-US"/>
        </w:rPr>
        <w:tab/>
        <w:t>"Version": "2.4",</w:t>
      </w:r>
    </w:p>
    <w:p w14:paraId="752C5FC3" w14:textId="77777777"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r>
      <w:r w:rsidRPr="007A0F1E">
        <w:rPr>
          <w:bdr w:val="none" w:sz="0" w:space="0" w:color="auto" w:frame="1"/>
          <w:lang w:eastAsia="en-US"/>
        </w:rPr>
        <w:tab/>
        <w:t>"ReqGuid": " 86d45a57-74df-49f6-a62d-6c5554e5eb0b ",</w:t>
      </w:r>
    </w:p>
    <w:p w14:paraId="4262B5E6" w14:textId="1579CCB0"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r>
      <w:r w:rsidRPr="007A0F1E">
        <w:rPr>
          <w:bdr w:val="none" w:sz="0" w:space="0" w:color="auto" w:frame="1"/>
          <w:lang w:eastAsia="en-US"/>
        </w:rPr>
        <w:tab/>
        <w:t>"RequestType": "EXCEED"</w:t>
      </w:r>
    </w:p>
    <w:p w14:paraId="5FE90E59" w14:textId="77777777"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t>},</w:t>
      </w:r>
    </w:p>
    <w:p w14:paraId="0AD8455A" w14:textId="77777777"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t>"document": {</w:t>
      </w:r>
    </w:p>
    <w:p w14:paraId="25E93915" w14:textId="77777777"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r>
      <w:r w:rsidRPr="007A0F1E">
        <w:rPr>
          <w:bdr w:val="none" w:sz="0" w:space="0" w:color="auto" w:frame="1"/>
          <w:lang w:eastAsia="en-US"/>
        </w:rPr>
        <w:tab/>
        <w:t>"Subject": "6200",</w:t>
      </w:r>
    </w:p>
    <w:p w14:paraId="7F3F949F" w14:textId="77777777"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r>
      <w:r w:rsidRPr="007A0F1E">
        <w:rPr>
          <w:bdr w:val="none" w:sz="0" w:space="0" w:color="auto" w:frame="1"/>
          <w:lang w:eastAsia="en-US"/>
        </w:rPr>
        <w:tab/>
        <w:t>"TradingDay": "2023-03-01",</w:t>
      </w:r>
    </w:p>
    <w:p w14:paraId="4535883B" w14:textId="03FBB767"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r>
      <w:r w:rsidRPr="007A0F1E">
        <w:rPr>
          <w:bdr w:val="none" w:sz="0" w:space="0" w:color="auto" w:frame="1"/>
          <w:lang w:eastAsia="en-US"/>
        </w:rPr>
        <w:tab/>
        <w:t>"ReturnIfEmpty": 1</w:t>
      </w:r>
    </w:p>
    <w:p w14:paraId="31B80BA3" w14:textId="77777777" w:rsidR="007A0F1E" w:rsidRPr="007A0F1E" w:rsidRDefault="007A0F1E" w:rsidP="00D04606">
      <w:pPr>
        <w:pStyle w:val="GOSTScript"/>
        <w:suppressAutoHyphens/>
        <w:rPr>
          <w:bdr w:val="none" w:sz="0" w:space="0" w:color="auto" w:frame="1"/>
          <w:lang w:eastAsia="en-US"/>
        </w:rPr>
      </w:pPr>
      <w:r w:rsidRPr="007A0F1E">
        <w:rPr>
          <w:bdr w:val="none" w:sz="0" w:space="0" w:color="auto" w:frame="1"/>
          <w:lang w:eastAsia="en-US"/>
        </w:rPr>
        <w:tab/>
        <w:t>}</w:t>
      </w:r>
    </w:p>
    <w:p w14:paraId="7526E42C" w14:textId="7CA33BA3" w:rsidR="007A0F1E" w:rsidRDefault="007A0F1E" w:rsidP="00D04606">
      <w:pPr>
        <w:pStyle w:val="GOSTScript"/>
        <w:suppressAutoHyphens/>
        <w:rPr>
          <w:bdr w:val="none" w:sz="0" w:space="0" w:color="auto" w:frame="1"/>
          <w:lang w:eastAsia="en-US"/>
        </w:rPr>
      </w:pPr>
      <w:r w:rsidRPr="007A0F1E">
        <w:rPr>
          <w:bdr w:val="none" w:sz="0" w:space="0" w:color="auto" w:frame="1"/>
          <w:lang w:eastAsia="en-US"/>
        </w:rPr>
        <w:t>}</w:t>
      </w:r>
    </w:p>
    <w:p w14:paraId="1295196E" w14:textId="77777777" w:rsidR="00EC7894" w:rsidRPr="00474651" w:rsidRDefault="00EC7894" w:rsidP="00D04606">
      <w:pPr>
        <w:pStyle w:val="21"/>
      </w:pPr>
      <w:bookmarkStart w:id="407" w:name="_Toc142582674"/>
      <w:bookmarkStart w:id="408" w:name="_Toc150763498"/>
      <w:bookmarkStart w:id="409" w:name="_Toc226456987"/>
      <w:r w:rsidRPr="00474651">
        <w:lastRenderedPageBreak/>
        <w:t>Параметры ответа</w:t>
      </w:r>
      <w:bookmarkEnd w:id="407"/>
      <w:bookmarkEnd w:id="408"/>
      <w:bookmarkEnd w:id="409"/>
    </w:p>
    <w:p w14:paraId="6FB5DCBF" w14:textId="7E1A05E6" w:rsidR="007A0F1E" w:rsidRDefault="00CE2362" w:rsidP="00D04606">
      <w:pPr>
        <w:pStyle w:val="GOSTNameTable"/>
      </w:pPr>
      <w:r>
        <w:rPr>
          <w:noProof/>
        </w:rPr>
        <w:fldChar w:fldCharType="begin"/>
      </w:r>
      <w:r>
        <w:rPr>
          <w:noProof/>
        </w:rPr>
        <w:instrText xml:space="preserve"> SEQ Таблица \* ARABIC </w:instrText>
      </w:r>
      <w:r>
        <w:rPr>
          <w:noProof/>
        </w:rPr>
        <w:fldChar w:fldCharType="separate"/>
      </w:r>
      <w:bookmarkStart w:id="410" w:name="_Toc226457286"/>
      <w:r w:rsidR="00A67566">
        <w:rPr>
          <w:noProof/>
        </w:rPr>
        <w:t>11</w:t>
      </w:r>
      <w:r>
        <w:rPr>
          <w:noProof/>
        </w:rPr>
        <w:fldChar w:fldCharType="end"/>
      </w:r>
      <w:r w:rsidR="007A0F1E">
        <w:t xml:space="preserve"> - </w:t>
      </w:r>
      <w:r w:rsidR="007A0F1E" w:rsidRPr="005317C4">
        <w:t>Параметры ответа на запрос «Отчет «Предварительные записи учета с превышением допустимого срока»</w:t>
      </w:r>
      <w:r w:rsidR="00F01244">
        <w:t>»</w:t>
      </w:r>
      <w:bookmarkEnd w:id="410"/>
    </w:p>
    <w:tbl>
      <w:tblPr>
        <w:tblStyle w:val="GOSTTable"/>
        <w:tblW w:w="5000" w:type="pct"/>
        <w:tblLayout w:type="fixed"/>
        <w:tblLook w:val="07E0" w:firstRow="1" w:lastRow="1" w:firstColumn="1" w:lastColumn="1" w:noHBand="1" w:noVBand="1"/>
      </w:tblPr>
      <w:tblGrid>
        <w:gridCol w:w="3749"/>
        <w:gridCol w:w="2556"/>
        <w:gridCol w:w="1705"/>
        <w:gridCol w:w="1005"/>
        <w:gridCol w:w="1023"/>
        <w:gridCol w:w="5656"/>
      </w:tblGrid>
      <w:tr w:rsidR="00CB1C8C" w:rsidRPr="001D05D7" w14:paraId="50564446" w14:textId="77777777" w:rsidTr="00C75A4E">
        <w:trPr>
          <w:cnfStyle w:val="100000000000" w:firstRow="1" w:lastRow="0" w:firstColumn="0" w:lastColumn="0" w:oddVBand="0" w:evenVBand="0" w:oddHBand="0" w:evenHBand="0" w:firstRowFirstColumn="0" w:firstRowLastColumn="0" w:lastRowFirstColumn="0" w:lastRowLastColumn="0"/>
          <w:trHeight w:val="739"/>
        </w:trPr>
        <w:tc>
          <w:tcPr>
            <w:tcW w:w="1100" w:type="pct"/>
            <w:hideMark/>
          </w:tcPr>
          <w:p w14:paraId="1E2B4C59" w14:textId="77777777" w:rsidR="00EC7894" w:rsidRPr="00474651" w:rsidRDefault="00EC7894" w:rsidP="00D04606">
            <w:pPr>
              <w:pStyle w:val="GOSTTableHead"/>
            </w:pPr>
            <w:r w:rsidRPr="00474651">
              <w:t>Наименование параметра</w:t>
            </w:r>
          </w:p>
        </w:tc>
        <w:tc>
          <w:tcPr>
            <w:tcW w:w="750" w:type="pct"/>
            <w:hideMark/>
          </w:tcPr>
          <w:p w14:paraId="7E1CC221" w14:textId="77777777" w:rsidR="00EC7894" w:rsidRPr="00BA7A4A" w:rsidRDefault="00EC7894" w:rsidP="00D04606">
            <w:pPr>
              <w:pStyle w:val="GOSTTableHead"/>
            </w:pPr>
            <w:r w:rsidRPr="00890A8D">
              <w:t>Название тэга</w:t>
            </w:r>
          </w:p>
        </w:tc>
        <w:tc>
          <w:tcPr>
            <w:tcW w:w="500" w:type="pct"/>
            <w:hideMark/>
          </w:tcPr>
          <w:p w14:paraId="305056FD" w14:textId="77777777" w:rsidR="00EC7894" w:rsidRPr="00C75A4E" w:rsidRDefault="00EC7894" w:rsidP="00D04606">
            <w:pPr>
              <w:pStyle w:val="GOSTTableHead"/>
            </w:pPr>
            <w:r w:rsidRPr="00BA7A4A">
              <w:t>Тип данных</w:t>
            </w:r>
          </w:p>
        </w:tc>
        <w:tc>
          <w:tcPr>
            <w:tcW w:w="295" w:type="pct"/>
          </w:tcPr>
          <w:p w14:paraId="1525EA13" w14:textId="77777777" w:rsidR="00EC7894" w:rsidRPr="00474651" w:rsidRDefault="00EC7894" w:rsidP="00D04606">
            <w:pPr>
              <w:pStyle w:val="GOSTTableHead"/>
            </w:pPr>
            <w:r w:rsidRPr="00474651">
              <w:t>Обязательность</w:t>
            </w:r>
          </w:p>
        </w:tc>
        <w:tc>
          <w:tcPr>
            <w:tcW w:w="300" w:type="pct"/>
            <w:hideMark/>
          </w:tcPr>
          <w:p w14:paraId="6A919D49" w14:textId="77777777" w:rsidR="00EC7894" w:rsidRPr="00BA7A4A" w:rsidRDefault="00EC7894" w:rsidP="00D04606">
            <w:pPr>
              <w:pStyle w:val="GOSTTableHead"/>
            </w:pPr>
            <w:r w:rsidRPr="00890A8D">
              <w:t>Размерность</w:t>
            </w:r>
          </w:p>
        </w:tc>
        <w:tc>
          <w:tcPr>
            <w:tcW w:w="1660" w:type="pct"/>
          </w:tcPr>
          <w:p w14:paraId="6F4BF72C" w14:textId="77777777" w:rsidR="00EC7894" w:rsidRPr="00BA7A4A" w:rsidRDefault="00EC7894" w:rsidP="00D04606">
            <w:pPr>
              <w:pStyle w:val="GOSTTableHead"/>
            </w:pPr>
            <w:r w:rsidRPr="00BA7A4A">
              <w:t>Описание</w:t>
            </w:r>
          </w:p>
        </w:tc>
      </w:tr>
      <w:tr w:rsidR="00EC7894" w:rsidRPr="001D05D7" w14:paraId="6D19FD51" w14:textId="77777777" w:rsidTr="00C75A4E">
        <w:tc>
          <w:tcPr>
            <w:tcW w:w="1660" w:type="pct"/>
            <w:gridSpan w:val="6"/>
          </w:tcPr>
          <w:p w14:paraId="188623D9" w14:textId="77777777" w:rsidR="00EC7894" w:rsidRPr="001D05D7" w:rsidRDefault="00EC7894" w:rsidP="00D04606">
            <w:pPr>
              <w:suppressAutoHyphens/>
              <w:ind w:firstLine="30"/>
              <w:jc w:val="center"/>
              <w:rPr>
                <w:b/>
                <w:sz w:val="22"/>
                <w:szCs w:val="22"/>
              </w:rPr>
            </w:pPr>
            <w:r w:rsidRPr="001D05D7">
              <w:rPr>
                <w:b/>
                <w:sz w:val="22"/>
                <w:szCs w:val="22"/>
              </w:rPr>
              <w:t>Перечень параметров заголовка ответа (</w:t>
            </w:r>
            <w:r w:rsidRPr="001D05D7">
              <w:rPr>
                <w:b/>
                <w:sz w:val="22"/>
                <w:szCs w:val="22"/>
                <w:lang w:val="en-US"/>
              </w:rPr>
              <w:t>header</w:t>
            </w:r>
            <w:r w:rsidRPr="001D05D7">
              <w:rPr>
                <w:b/>
                <w:sz w:val="22"/>
                <w:szCs w:val="22"/>
              </w:rPr>
              <w:t>)</w:t>
            </w:r>
          </w:p>
        </w:tc>
      </w:tr>
      <w:tr w:rsidR="00CB1C8C" w:rsidRPr="001D05D7" w14:paraId="77AC8974" w14:textId="77777777" w:rsidTr="00C75A4E">
        <w:tc>
          <w:tcPr>
            <w:tcW w:w="1100" w:type="pct"/>
          </w:tcPr>
          <w:p w14:paraId="19180331" w14:textId="77777777" w:rsidR="00EC7894" w:rsidRPr="001D05D7" w:rsidRDefault="00EC7894" w:rsidP="00D04606">
            <w:pPr>
              <w:pStyle w:val="GOSTTablenorm"/>
              <w:suppressAutoHyphens/>
            </w:pPr>
            <w:r w:rsidRPr="001D05D7">
              <w:t>Система - отправитель запроса</w:t>
            </w:r>
          </w:p>
        </w:tc>
        <w:tc>
          <w:tcPr>
            <w:tcW w:w="750" w:type="pct"/>
          </w:tcPr>
          <w:p w14:paraId="493F1E88" w14:textId="77777777" w:rsidR="00EC7894" w:rsidRPr="001D05D7" w:rsidRDefault="00EC7894" w:rsidP="00D04606">
            <w:pPr>
              <w:pStyle w:val="GOSTTablenorm"/>
              <w:suppressAutoHyphens/>
              <w:rPr>
                <w:lang w:val="en-US"/>
              </w:rPr>
            </w:pPr>
            <w:r w:rsidRPr="001D05D7">
              <w:rPr>
                <w:lang w:val="en-US"/>
              </w:rPr>
              <w:t>Source</w:t>
            </w:r>
          </w:p>
        </w:tc>
        <w:tc>
          <w:tcPr>
            <w:tcW w:w="500" w:type="pct"/>
          </w:tcPr>
          <w:p w14:paraId="158315EF" w14:textId="77777777" w:rsidR="00EC7894" w:rsidRPr="001D05D7" w:rsidRDefault="00EC7894" w:rsidP="00D04606">
            <w:pPr>
              <w:pStyle w:val="GOSTTablenorm"/>
              <w:suppressAutoHyphens/>
              <w:rPr>
                <w:lang w:val="en-US"/>
              </w:rPr>
            </w:pPr>
            <w:r w:rsidRPr="001D05D7">
              <w:t>Строка</w:t>
            </w:r>
          </w:p>
        </w:tc>
        <w:tc>
          <w:tcPr>
            <w:tcW w:w="295" w:type="pct"/>
          </w:tcPr>
          <w:p w14:paraId="60ED3316" w14:textId="77777777" w:rsidR="00EC7894" w:rsidRPr="001D05D7" w:rsidRDefault="00EC7894" w:rsidP="00D04606">
            <w:pPr>
              <w:pStyle w:val="GOSTTablenorm"/>
              <w:suppressAutoHyphens/>
            </w:pPr>
            <w:r w:rsidRPr="001D05D7">
              <w:t>Да</w:t>
            </w:r>
          </w:p>
        </w:tc>
        <w:tc>
          <w:tcPr>
            <w:tcW w:w="300" w:type="pct"/>
          </w:tcPr>
          <w:p w14:paraId="06CDB4DA" w14:textId="77777777" w:rsidR="00EC7894" w:rsidRPr="001D05D7" w:rsidRDefault="00EC7894" w:rsidP="00D04606">
            <w:pPr>
              <w:pStyle w:val="GOSTTablenorm"/>
              <w:suppressAutoHyphens/>
              <w:rPr>
                <w:lang w:val="en-US"/>
              </w:rPr>
            </w:pPr>
            <w:r w:rsidRPr="001D05D7">
              <w:t>&lt;=</w:t>
            </w:r>
            <w:r w:rsidRPr="001D05D7">
              <w:rPr>
                <w:lang w:val="en-US"/>
              </w:rPr>
              <w:t>10</w:t>
            </w:r>
          </w:p>
        </w:tc>
        <w:tc>
          <w:tcPr>
            <w:tcW w:w="1660" w:type="pct"/>
          </w:tcPr>
          <w:p w14:paraId="1C9FCB37" w14:textId="77777777" w:rsidR="00EC7894" w:rsidRPr="001D05D7" w:rsidRDefault="00EC7894" w:rsidP="00D04606">
            <w:pPr>
              <w:pStyle w:val="GOSTTablenorm"/>
              <w:suppressAutoHyphens/>
            </w:pPr>
            <w:r w:rsidRPr="001D05D7">
              <w:t>ФП ГИИС ЭБ - отправитель запроса. Возможные значения:</w:t>
            </w:r>
          </w:p>
          <w:p w14:paraId="3943C36A" w14:textId="77777777" w:rsidR="00EC7894" w:rsidRPr="001D05D7" w:rsidRDefault="00EC7894" w:rsidP="00D04606">
            <w:pPr>
              <w:pStyle w:val="GOSTTableListMark1"/>
              <w:suppressAutoHyphens/>
              <w:rPr>
                <w:lang w:val="en-US"/>
              </w:rPr>
            </w:pPr>
            <w:r w:rsidRPr="001D05D7">
              <w:rPr>
                <w:lang w:val="en-US"/>
              </w:rPr>
              <w:t>ARP (ПУИО ЭБ)</w:t>
            </w:r>
          </w:p>
        </w:tc>
      </w:tr>
      <w:tr w:rsidR="00CB1C8C" w:rsidRPr="001D05D7" w14:paraId="563C0A39" w14:textId="77777777" w:rsidTr="00C75A4E">
        <w:tc>
          <w:tcPr>
            <w:tcW w:w="1100" w:type="pct"/>
          </w:tcPr>
          <w:p w14:paraId="31222013" w14:textId="77777777" w:rsidR="00EC7894" w:rsidRPr="001D05D7" w:rsidRDefault="00EC7894" w:rsidP="00D04606">
            <w:pPr>
              <w:pStyle w:val="GOSTTablenorm"/>
              <w:suppressAutoHyphens/>
            </w:pPr>
            <w:r w:rsidRPr="001D05D7">
              <w:t>Система – получатель ответа</w:t>
            </w:r>
          </w:p>
        </w:tc>
        <w:tc>
          <w:tcPr>
            <w:tcW w:w="750" w:type="pct"/>
          </w:tcPr>
          <w:p w14:paraId="05355957" w14:textId="77777777" w:rsidR="00EC7894" w:rsidRPr="001D05D7" w:rsidRDefault="00EC7894" w:rsidP="00D04606">
            <w:pPr>
              <w:pStyle w:val="GOSTTablenorm"/>
              <w:suppressAutoHyphens/>
            </w:pPr>
            <w:r w:rsidRPr="001D05D7">
              <w:rPr>
                <w:lang w:val="en-US"/>
              </w:rPr>
              <w:t>Receiver</w:t>
            </w:r>
          </w:p>
        </w:tc>
        <w:tc>
          <w:tcPr>
            <w:tcW w:w="500" w:type="pct"/>
          </w:tcPr>
          <w:p w14:paraId="6AB10950" w14:textId="6AB79BF1" w:rsidR="00EC7894" w:rsidRPr="001D05D7" w:rsidRDefault="00EC7894" w:rsidP="00D04606">
            <w:pPr>
              <w:pStyle w:val="GOSTTablenorm"/>
              <w:suppressAutoHyphens/>
            </w:pPr>
            <w:r w:rsidRPr="001D05D7">
              <w:t>Строка</w:t>
            </w:r>
          </w:p>
        </w:tc>
        <w:tc>
          <w:tcPr>
            <w:tcW w:w="295" w:type="pct"/>
          </w:tcPr>
          <w:p w14:paraId="24BF306F" w14:textId="20E66F3A" w:rsidR="00EC7894" w:rsidRPr="001D05D7" w:rsidRDefault="00EC7894" w:rsidP="00D04606">
            <w:pPr>
              <w:pStyle w:val="GOSTTablenorm"/>
              <w:suppressAutoHyphens/>
            </w:pPr>
            <w:r w:rsidRPr="001D05D7">
              <w:t>Да</w:t>
            </w:r>
          </w:p>
        </w:tc>
        <w:tc>
          <w:tcPr>
            <w:tcW w:w="300" w:type="pct"/>
          </w:tcPr>
          <w:p w14:paraId="55B1DB27" w14:textId="77777777" w:rsidR="00EC7894" w:rsidRPr="001D05D7" w:rsidRDefault="00EC7894" w:rsidP="00D04606">
            <w:pPr>
              <w:pStyle w:val="GOSTTablenorm"/>
              <w:suppressAutoHyphens/>
            </w:pPr>
            <w:r w:rsidRPr="001D05D7">
              <w:rPr>
                <w:lang w:val="en-US"/>
              </w:rPr>
              <w:t>&lt;</w:t>
            </w:r>
            <w:r w:rsidRPr="001D05D7">
              <w:t>=10</w:t>
            </w:r>
          </w:p>
        </w:tc>
        <w:tc>
          <w:tcPr>
            <w:tcW w:w="1660" w:type="pct"/>
          </w:tcPr>
          <w:p w14:paraId="2331564A" w14:textId="77777777" w:rsidR="00EC7894" w:rsidRPr="001D05D7" w:rsidRDefault="00EC7894" w:rsidP="00D04606">
            <w:pPr>
              <w:pStyle w:val="GOSTTablenorm"/>
              <w:suppressAutoHyphens/>
            </w:pPr>
            <w:r w:rsidRPr="001D05D7">
              <w:t>ФП ГИИС ЭБ – получатель ответа.</w:t>
            </w:r>
          </w:p>
          <w:p w14:paraId="36C816AC" w14:textId="77777777" w:rsidR="00EC7894" w:rsidRPr="001D05D7" w:rsidRDefault="00EC7894" w:rsidP="00D04606">
            <w:pPr>
              <w:pStyle w:val="GOSTTablenorm"/>
              <w:suppressAutoHyphens/>
            </w:pPr>
            <w:r w:rsidRPr="001D05D7">
              <w:t>Возможные значения:</w:t>
            </w:r>
          </w:p>
          <w:p w14:paraId="351A8A65" w14:textId="77777777" w:rsidR="00EC7894" w:rsidRPr="00E27604" w:rsidRDefault="00EC7894" w:rsidP="00D04606">
            <w:pPr>
              <w:pStyle w:val="GOSTTableListMark1"/>
              <w:suppressAutoHyphens/>
            </w:pPr>
            <w:r w:rsidRPr="001D05D7">
              <w:rPr>
                <w:lang w:val="en-US"/>
              </w:rPr>
              <w:t>ARP</w:t>
            </w:r>
            <w:r w:rsidRPr="00E27604">
              <w:t xml:space="preserve"> (</w:t>
            </w:r>
            <w:r w:rsidRPr="001D05D7">
              <w:t>ПУИО</w:t>
            </w:r>
            <w:r w:rsidRPr="00E27604">
              <w:t xml:space="preserve"> </w:t>
            </w:r>
            <w:r w:rsidRPr="001D05D7">
              <w:t>ЭБ</w:t>
            </w:r>
            <w:r w:rsidRPr="00E27604">
              <w:t>)</w:t>
            </w:r>
          </w:p>
        </w:tc>
      </w:tr>
      <w:tr w:rsidR="00CB1C8C" w:rsidRPr="001D05D7" w14:paraId="2E93347D" w14:textId="77777777" w:rsidTr="00C75A4E">
        <w:tc>
          <w:tcPr>
            <w:tcW w:w="1100" w:type="pct"/>
          </w:tcPr>
          <w:p w14:paraId="58611C20" w14:textId="77777777" w:rsidR="00EC7894" w:rsidRPr="001D05D7" w:rsidRDefault="00EC7894" w:rsidP="00D04606">
            <w:pPr>
              <w:pStyle w:val="GOSTTablenorm"/>
              <w:suppressAutoHyphens/>
            </w:pPr>
            <w:r w:rsidRPr="001D05D7">
              <w:t>Дата и время ответа</w:t>
            </w:r>
          </w:p>
        </w:tc>
        <w:tc>
          <w:tcPr>
            <w:tcW w:w="750" w:type="pct"/>
          </w:tcPr>
          <w:p w14:paraId="2080D54A" w14:textId="34062A2C" w:rsidR="00EC7894" w:rsidRPr="001D05D7" w:rsidRDefault="00D34B2C" w:rsidP="00D04606">
            <w:pPr>
              <w:pStyle w:val="GOSTTablenorm"/>
              <w:suppressAutoHyphens/>
              <w:rPr>
                <w:lang w:val="en-US"/>
              </w:rPr>
            </w:pPr>
            <w:proofErr w:type="spellStart"/>
            <w:r w:rsidRPr="00CB2665">
              <w:t>AnsDateTime</w:t>
            </w:r>
            <w:proofErr w:type="spellEnd"/>
          </w:p>
        </w:tc>
        <w:tc>
          <w:tcPr>
            <w:tcW w:w="500" w:type="pct"/>
          </w:tcPr>
          <w:p w14:paraId="09832D4F" w14:textId="77777777" w:rsidR="00EC7894" w:rsidRPr="001D05D7" w:rsidRDefault="00EC7894" w:rsidP="00D04606">
            <w:pPr>
              <w:pStyle w:val="GOSTTablenorm"/>
              <w:suppressAutoHyphens/>
            </w:pPr>
            <w:r w:rsidRPr="001D05D7">
              <w:t>Дата-время (</w:t>
            </w:r>
            <w:r w:rsidRPr="001D05D7">
              <w:rPr>
                <w:lang w:val="en-US"/>
              </w:rPr>
              <w:t>timestamp</w:t>
            </w:r>
            <w:r w:rsidRPr="001D05D7">
              <w:t>)</w:t>
            </w:r>
          </w:p>
        </w:tc>
        <w:tc>
          <w:tcPr>
            <w:tcW w:w="295" w:type="pct"/>
          </w:tcPr>
          <w:p w14:paraId="086DF6BC" w14:textId="77777777" w:rsidR="00EC7894" w:rsidRPr="001D05D7" w:rsidRDefault="00EC7894" w:rsidP="00D04606">
            <w:pPr>
              <w:pStyle w:val="GOSTTablenorm"/>
              <w:suppressAutoHyphens/>
            </w:pPr>
            <w:r w:rsidRPr="001D05D7">
              <w:t>Да</w:t>
            </w:r>
          </w:p>
        </w:tc>
        <w:tc>
          <w:tcPr>
            <w:tcW w:w="300" w:type="pct"/>
          </w:tcPr>
          <w:p w14:paraId="7D9F4543" w14:textId="7D43ACDB" w:rsidR="00EC7894" w:rsidRPr="001D05D7" w:rsidRDefault="00EC7894" w:rsidP="00D04606">
            <w:pPr>
              <w:pStyle w:val="GOSTTablenorm"/>
              <w:suppressAutoHyphens/>
            </w:pPr>
          </w:p>
        </w:tc>
        <w:tc>
          <w:tcPr>
            <w:tcW w:w="1660" w:type="pct"/>
          </w:tcPr>
          <w:p w14:paraId="623119AB" w14:textId="77777777" w:rsidR="00EC7894" w:rsidRPr="001D05D7" w:rsidRDefault="00EC7894" w:rsidP="00D04606">
            <w:pPr>
              <w:pStyle w:val="GOSTTablenorm"/>
              <w:suppressAutoHyphens/>
            </w:pPr>
            <w:r w:rsidRPr="001D05D7">
              <w:t xml:space="preserve">Дата и время формирования ответа </w:t>
            </w:r>
            <w:r w:rsidRPr="001D05D7">
              <w:rPr>
                <w:lang w:val="en-US"/>
              </w:rPr>
              <w:t>SVAP</w:t>
            </w:r>
            <w:r w:rsidRPr="001D05D7">
              <w:t>.</w:t>
            </w:r>
          </w:p>
          <w:p w14:paraId="10B2988E" w14:textId="77777777" w:rsidR="00EC7894" w:rsidRPr="001D05D7" w:rsidRDefault="00EC7894" w:rsidP="00D04606">
            <w:pPr>
              <w:pStyle w:val="GOSTTablenorm"/>
              <w:suppressAutoHyphens/>
            </w:pPr>
            <w:r w:rsidRPr="001D05D7">
              <w:t xml:space="preserve">Формат </w:t>
            </w:r>
            <w:r w:rsidRPr="001D05D7">
              <w:rPr>
                <w:lang w:val="en-US"/>
              </w:rPr>
              <w:t>YYYY</w:t>
            </w:r>
            <w:r w:rsidRPr="001D05D7">
              <w:t>-</w:t>
            </w:r>
            <w:r w:rsidRPr="001D05D7">
              <w:rPr>
                <w:lang w:val="en-US"/>
              </w:rPr>
              <w:t>MM</w:t>
            </w:r>
            <w:r w:rsidRPr="001D05D7">
              <w:t>-</w:t>
            </w:r>
            <w:r w:rsidRPr="001D05D7">
              <w:rPr>
                <w:lang w:val="en-US"/>
              </w:rPr>
              <w:t>DD</w:t>
            </w:r>
            <w:r w:rsidRPr="001D05D7">
              <w:t xml:space="preserve"> </w:t>
            </w:r>
            <w:proofErr w:type="spellStart"/>
            <w:r w:rsidRPr="001D05D7">
              <w:rPr>
                <w:lang w:val="en-US"/>
              </w:rPr>
              <w:t>hh</w:t>
            </w:r>
            <w:proofErr w:type="spellEnd"/>
            <w:r w:rsidRPr="001D05D7">
              <w:t>:</w:t>
            </w:r>
            <w:proofErr w:type="gramStart"/>
            <w:r w:rsidRPr="001D05D7">
              <w:rPr>
                <w:lang w:val="en-US"/>
              </w:rPr>
              <w:t>mm</w:t>
            </w:r>
            <w:r w:rsidRPr="001D05D7">
              <w:t>:</w:t>
            </w:r>
            <w:r w:rsidRPr="001D05D7">
              <w:rPr>
                <w:lang w:val="en-US"/>
              </w:rPr>
              <w:t>ss</w:t>
            </w:r>
            <w:proofErr w:type="gramEnd"/>
          </w:p>
        </w:tc>
      </w:tr>
      <w:tr w:rsidR="00CB1C8C" w:rsidRPr="001D05D7" w14:paraId="42EF2342" w14:textId="77777777" w:rsidTr="00C75A4E">
        <w:tc>
          <w:tcPr>
            <w:tcW w:w="1100" w:type="pct"/>
          </w:tcPr>
          <w:p w14:paraId="60515C07" w14:textId="77777777" w:rsidR="00EC7894" w:rsidRPr="001D05D7" w:rsidRDefault="00EC7894" w:rsidP="00D04606">
            <w:pPr>
              <w:pStyle w:val="GOSTTablenorm"/>
              <w:suppressAutoHyphens/>
            </w:pPr>
            <w:r w:rsidRPr="001D05D7">
              <w:t>Версия формата</w:t>
            </w:r>
          </w:p>
        </w:tc>
        <w:tc>
          <w:tcPr>
            <w:tcW w:w="750" w:type="pct"/>
          </w:tcPr>
          <w:p w14:paraId="2C44505C" w14:textId="77777777" w:rsidR="00EC7894" w:rsidRPr="001D05D7" w:rsidRDefault="00EC7894" w:rsidP="00D04606">
            <w:pPr>
              <w:pStyle w:val="GOSTTablenorm"/>
              <w:suppressAutoHyphens/>
              <w:rPr>
                <w:lang w:val="en-US"/>
              </w:rPr>
            </w:pPr>
            <w:r w:rsidRPr="001D05D7">
              <w:rPr>
                <w:lang w:val="en-US"/>
              </w:rPr>
              <w:t>Version</w:t>
            </w:r>
          </w:p>
        </w:tc>
        <w:tc>
          <w:tcPr>
            <w:tcW w:w="500" w:type="pct"/>
          </w:tcPr>
          <w:p w14:paraId="53CBAEC4" w14:textId="77777777" w:rsidR="00EC7894" w:rsidRPr="001D05D7" w:rsidRDefault="00EC7894" w:rsidP="00D04606">
            <w:pPr>
              <w:pStyle w:val="GOSTTablenorm"/>
              <w:suppressAutoHyphens/>
              <w:rPr>
                <w:lang w:val="en-US"/>
              </w:rPr>
            </w:pPr>
            <w:r w:rsidRPr="001D05D7">
              <w:t>Строка</w:t>
            </w:r>
          </w:p>
        </w:tc>
        <w:tc>
          <w:tcPr>
            <w:tcW w:w="295" w:type="pct"/>
          </w:tcPr>
          <w:p w14:paraId="47FC6AC5" w14:textId="77777777" w:rsidR="00EC7894" w:rsidRPr="001D05D7" w:rsidRDefault="00EC7894" w:rsidP="00D04606">
            <w:pPr>
              <w:pStyle w:val="GOSTTablenorm"/>
              <w:suppressAutoHyphens/>
            </w:pPr>
            <w:r w:rsidRPr="001D05D7">
              <w:t>Да</w:t>
            </w:r>
          </w:p>
        </w:tc>
        <w:tc>
          <w:tcPr>
            <w:tcW w:w="300" w:type="pct"/>
          </w:tcPr>
          <w:p w14:paraId="3998F20A" w14:textId="77777777" w:rsidR="00EC7894" w:rsidRPr="001D05D7" w:rsidRDefault="00EC7894" w:rsidP="00D04606">
            <w:pPr>
              <w:pStyle w:val="GOSTTablenorm"/>
              <w:suppressAutoHyphens/>
              <w:rPr>
                <w:lang w:val="en-US"/>
              </w:rPr>
            </w:pPr>
            <w:r w:rsidRPr="001D05D7">
              <w:t>&lt;=</w:t>
            </w:r>
            <w:r w:rsidRPr="001D05D7">
              <w:rPr>
                <w:lang w:val="en-US"/>
              </w:rPr>
              <w:t>10</w:t>
            </w:r>
          </w:p>
        </w:tc>
        <w:tc>
          <w:tcPr>
            <w:tcW w:w="1660" w:type="pct"/>
          </w:tcPr>
          <w:p w14:paraId="3B8A47BE" w14:textId="77777777" w:rsidR="00EC7894" w:rsidRPr="001D05D7" w:rsidRDefault="00EC7894" w:rsidP="00D04606">
            <w:pPr>
              <w:pStyle w:val="GOSTTablenorm"/>
              <w:suppressAutoHyphens/>
            </w:pPr>
            <w:r w:rsidRPr="001D05D7">
              <w:t>Версия формата ответа</w:t>
            </w:r>
          </w:p>
        </w:tc>
      </w:tr>
      <w:tr w:rsidR="00CB1C8C" w:rsidRPr="001D05D7" w14:paraId="184E4D5F" w14:textId="77777777" w:rsidTr="00C75A4E">
        <w:tc>
          <w:tcPr>
            <w:tcW w:w="1100" w:type="pct"/>
          </w:tcPr>
          <w:p w14:paraId="6B286FA5" w14:textId="77777777" w:rsidR="00EC7894" w:rsidRPr="001D05D7" w:rsidRDefault="00EC7894" w:rsidP="00D04606">
            <w:pPr>
              <w:pStyle w:val="GOSTTablenorm"/>
              <w:suppressAutoHyphens/>
            </w:pPr>
            <w:r w:rsidRPr="001D05D7">
              <w:t>Глобальный идентификатор запроса</w:t>
            </w:r>
          </w:p>
        </w:tc>
        <w:tc>
          <w:tcPr>
            <w:tcW w:w="750" w:type="pct"/>
          </w:tcPr>
          <w:p w14:paraId="094FF086" w14:textId="77777777" w:rsidR="00EC7894" w:rsidRPr="001D05D7" w:rsidRDefault="00EC7894" w:rsidP="00D04606">
            <w:pPr>
              <w:pStyle w:val="GOSTTablenorm"/>
              <w:suppressAutoHyphens/>
              <w:rPr>
                <w:lang w:val="en-US"/>
              </w:rPr>
            </w:pPr>
            <w:proofErr w:type="spellStart"/>
            <w:r w:rsidRPr="001D05D7">
              <w:rPr>
                <w:lang w:val="en-US"/>
              </w:rPr>
              <w:t>ReqGuid</w:t>
            </w:r>
            <w:proofErr w:type="spellEnd"/>
          </w:p>
        </w:tc>
        <w:tc>
          <w:tcPr>
            <w:tcW w:w="500" w:type="pct"/>
          </w:tcPr>
          <w:p w14:paraId="5ACB0797" w14:textId="77777777" w:rsidR="00EC7894" w:rsidRPr="001D05D7" w:rsidRDefault="00EC7894" w:rsidP="00D04606">
            <w:pPr>
              <w:pStyle w:val="GOSTTablenorm"/>
              <w:suppressAutoHyphens/>
            </w:pPr>
            <w:r w:rsidRPr="001D05D7">
              <w:rPr>
                <w:lang w:val="en-US"/>
              </w:rPr>
              <w:t>GUID</w:t>
            </w:r>
          </w:p>
        </w:tc>
        <w:tc>
          <w:tcPr>
            <w:tcW w:w="295" w:type="pct"/>
          </w:tcPr>
          <w:p w14:paraId="39EF0D90" w14:textId="77777777" w:rsidR="00EC7894" w:rsidRPr="001D05D7" w:rsidRDefault="00EC7894" w:rsidP="00D04606">
            <w:pPr>
              <w:pStyle w:val="GOSTTablenorm"/>
              <w:suppressAutoHyphens/>
            </w:pPr>
            <w:r w:rsidRPr="001D05D7">
              <w:t>Да</w:t>
            </w:r>
          </w:p>
        </w:tc>
        <w:tc>
          <w:tcPr>
            <w:tcW w:w="300" w:type="pct"/>
          </w:tcPr>
          <w:p w14:paraId="22E821C2" w14:textId="77777777" w:rsidR="00EC7894" w:rsidRPr="001D05D7" w:rsidRDefault="00EC7894" w:rsidP="00D04606">
            <w:pPr>
              <w:pStyle w:val="GOSTTablenorm"/>
              <w:suppressAutoHyphens/>
              <w:rPr>
                <w:lang w:val="en-US"/>
              </w:rPr>
            </w:pPr>
            <w:r w:rsidRPr="001D05D7">
              <w:rPr>
                <w:lang w:val="en-US"/>
              </w:rPr>
              <w:t>=</w:t>
            </w:r>
            <w:r w:rsidRPr="001D05D7">
              <w:t>36</w:t>
            </w:r>
          </w:p>
        </w:tc>
        <w:tc>
          <w:tcPr>
            <w:tcW w:w="1660" w:type="pct"/>
          </w:tcPr>
          <w:p w14:paraId="3E63DE27" w14:textId="77777777" w:rsidR="00EC7894" w:rsidRPr="001D05D7" w:rsidRDefault="00EC7894" w:rsidP="00D04606">
            <w:pPr>
              <w:pStyle w:val="GOSTTablenorm"/>
              <w:suppressAutoHyphens/>
            </w:pPr>
            <w:r w:rsidRPr="001D05D7">
              <w:t>Уникальный идентификатор запроса (с тире), на который направляется ответ</w:t>
            </w:r>
          </w:p>
        </w:tc>
      </w:tr>
      <w:tr w:rsidR="00CB1C8C" w:rsidRPr="001D05D7" w14:paraId="35D42F7E" w14:textId="77777777" w:rsidTr="00C75A4E">
        <w:tc>
          <w:tcPr>
            <w:tcW w:w="1100" w:type="pct"/>
          </w:tcPr>
          <w:p w14:paraId="0EFAE8C4" w14:textId="77777777" w:rsidR="00EC7894" w:rsidRPr="001D05D7" w:rsidRDefault="00EC7894" w:rsidP="00D04606">
            <w:pPr>
              <w:pStyle w:val="GOSTTablenorm"/>
              <w:suppressAutoHyphens/>
              <w:rPr>
                <w:lang w:val="en-US"/>
              </w:rPr>
            </w:pPr>
            <w:r w:rsidRPr="001D05D7">
              <w:t>Глобальный идентификатор ответа</w:t>
            </w:r>
          </w:p>
        </w:tc>
        <w:tc>
          <w:tcPr>
            <w:tcW w:w="750" w:type="pct"/>
          </w:tcPr>
          <w:p w14:paraId="4AC063F8" w14:textId="77777777" w:rsidR="00EC7894" w:rsidRPr="001D05D7" w:rsidRDefault="00EC7894" w:rsidP="00D04606">
            <w:pPr>
              <w:pStyle w:val="GOSTTablenorm"/>
              <w:suppressAutoHyphens/>
              <w:rPr>
                <w:lang w:val="en-US"/>
              </w:rPr>
            </w:pPr>
            <w:proofErr w:type="spellStart"/>
            <w:r w:rsidRPr="001D05D7">
              <w:rPr>
                <w:lang w:val="en-US"/>
              </w:rPr>
              <w:t>AnsGuid</w:t>
            </w:r>
            <w:proofErr w:type="spellEnd"/>
          </w:p>
        </w:tc>
        <w:tc>
          <w:tcPr>
            <w:tcW w:w="500" w:type="pct"/>
          </w:tcPr>
          <w:p w14:paraId="51C806D8" w14:textId="77777777" w:rsidR="00EC7894" w:rsidRPr="001D05D7" w:rsidRDefault="00EC7894" w:rsidP="00D04606">
            <w:pPr>
              <w:pStyle w:val="GOSTTablenorm"/>
              <w:suppressAutoHyphens/>
              <w:rPr>
                <w:lang w:val="en-US"/>
              </w:rPr>
            </w:pPr>
            <w:r w:rsidRPr="001D05D7">
              <w:rPr>
                <w:lang w:val="en-US"/>
              </w:rPr>
              <w:t>GUID</w:t>
            </w:r>
          </w:p>
        </w:tc>
        <w:tc>
          <w:tcPr>
            <w:tcW w:w="295" w:type="pct"/>
          </w:tcPr>
          <w:p w14:paraId="01BB7FF0" w14:textId="77777777" w:rsidR="00EC7894" w:rsidRPr="001D05D7" w:rsidRDefault="00EC7894" w:rsidP="00D04606">
            <w:pPr>
              <w:pStyle w:val="GOSTTablenorm"/>
              <w:suppressAutoHyphens/>
            </w:pPr>
            <w:r w:rsidRPr="001D05D7">
              <w:t>Да</w:t>
            </w:r>
          </w:p>
        </w:tc>
        <w:tc>
          <w:tcPr>
            <w:tcW w:w="300" w:type="pct"/>
          </w:tcPr>
          <w:p w14:paraId="1127CA25" w14:textId="77777777" w:rsidR="00EC7894" w:rsidRPr="001D05D7" w:rsidRDefault="00EC7894" w:rsidP="00D04606">
            <w:pPr>
              <w:pStyle w:val="GOSTTablenorm"/>
              <w:suppressAutoHyphens/>
              <w:rPr>
                <w:lang w:val="en-US"/>
              </w:rPr>
            </w:pPr>
            <w:r w:rsidRPr="001D05D7">
              <w:rPr>
                <w:lang w:val="en-US"/>
              </w:rPr>
              <w:t>=</w:t>
            </w:r>
            <w:r w:rsidRPr="001D05D7">
              <w:t>36</w:t>
            </w:r>
          </w:p>
        </w:tc>
        <w:tc>
          <w:tcPr>
            <w:tcW w:w="1660" w:type="pct"/>
          </w:tcPr>
          <w:p w14:paraId="3E82AA83" w14:textId="77777777" w:rsidR="00EC7894" w:rsidRPr="001D05D7" w:rsidRDefault="00EC7894" w:rsidP="00D04606">
            <w:pPr>
              <w:pStyle w:val="GOSTTablenorm"/>
              <w:suppressAutoHyphens/>
            </w:pPr>
            <w:r w:rsidRPr="001D05D7">
              <w:t>Уникальный идентификатор ответа (с тире)</w:t>
            </w:r>
          </w:p>
        </w:tc>
      </w:tr>
      <w:tr w:rsidR="00CB1C8C" w:rsidRPr="001D05D7" w14:paraId="0EEA85BC" w14:textId="77777777" w:rsidTr="00C75A4E">
        <w:tc>
          <w:tcPr>
            <w:tcW w:w="1100" w:type="pct"/>
          </w:tcPr>
          <w:p w14:paraId="282ECEB0" w14:textId="77777777" w:rsidR="00EC7894" w:rsidRPr="001D05D7" w:rsidRDefault="00EC7894" w:rsidP="00D04606">
            <w:pPr>
              <w:pStyle w:val="GOSTTablenorm"/>
              <w:suppressAutoHyphens/>
            </w:pPr>
            <w:r w:rsidRPr="001D05D7">
              <w:t>Глобальный идентификатор документа</w:t>
            </w:r>
          </w:p>
        </w:tc>
        <w:tc>
          <w:tcPr>
            <w:tcW w:w="750" w:type="pct"/>
          </w:tcPr>
          <w:p w14:paraId="26BC0E94" w14:textId="77777777" w:rsidR="00EC7894" w:rsidRPr="001D05D7" w:rsidRDefault="00EC7894" w:rsidP="00D04606">
            <w:pPr>
              <w:pStyle w:val="GOSTTablenorm"/>
              <w:suppressAutoHyphens/>
              <w:rPr>
                <w:lang w:val="en-US"/>
              </w:rPr>
            </w:pPr>
            <w:proofErr w:type="spellStart"/>
            <w:r w:rsidRPr="001D05D7">
              <w:t>DocGuid</w:t>
            </w:r>
            <w:proofErr w:type="spellEnd"/>
          </w:p>
        </w:tc>
        <w:tc>
          <w:tcPr>
            <w:tcW w:w="500" w:type="pct"/>
          </w:tcPr>
          <w:p w14:paraId="17881909" w14:textId="77777777" w:rsidR="00EC7894" w:rsidRPr="001D05D7" w:rsidRDefault="00EC7894" w:rsidP="00D04606">
            <w:pPr>
              <w:pStyle w:val="GOSTTablenorm"/>
              <w:suppressAutoHyphens/>
            </w:pPr>
            <w:r w:rsidRPr="001D05D7">
              <w:t>GUID</w:t>
            </w:r>
          </w:p>
        </w:tc>
        <w:tc>
          <w:tcPr>
            <w:tcW w:w="295" w:type="pct"/>
          </w:tcPr>
          <w:p w14:paraId="5B353CDE" w14:textId="77777777" w:rsidR="00EC7894" w:rsidRPr="001D05D7" w:rsidRDefault="00EC7894" w:rsidP="00D04606">
            <w:pPr>
              <w:pStyle w:val="GOSTTablenorm"/>
              <w:suppressAutoHyphens/>
            </w:pPr>
            <w:r w:rsidRPr="001D05D7">
              <w:t>Нет</w:t>
            </w:r>
          </w:p>
        </w:tc>
        <w:tc>
          <w:tcPr>
            <w:tcW w:w="300" w:type="pct"/>
          </w:tcPr>
          <w:p w14:paraId="246CFF3F" w14:textId="77777777" w:rsidR="00EC7894" w:rsidRPr="001D05D7" w:rsidRDefault="00EC7894" w:rsidP="00D04606">
            <w:pPr>
              <w:pStyle w:val="GOSTTablenorm"/>
              <w:suppressAutoHyphens/>
            </w:pPr>
            <w:r w:rsidRPr="001D05D7">
              <w:t>=36</w:t>
            </w:r>
          </w:p>
        </w:tc>
        <w:tc>
          <w:tcPr>
            <w:tcW w:w="1660" w:type="pct"/>
          </w:tcPr>
          <w:p w14:paraId="0488CB43" w14:textId="77777777" w:rsidR="00EC7894" w:rsidRPr="001D05D7" w:rsidRDefault="00EC7894" w:rsidP="00D04606">
            <w:pPr>
              <w:pStyle w:val="GOSTTablenorm"/>
              <w:suppressAutoHyphens/>
            </w:pPr>
            <w:r w:rsidRPr="001D05D7">
              <w:t xml:space="preserve">Уникальный идентификатор документа/отчета/виджета (с тире), </w:t>
            </w:r>
            <w:proofErr w:type="spellStart"/>
            <w:r w:rsidRPr="001D05D7">
              <w:t>иницировавшего</w:t>
            </w:r>
            <w:proofErr w:type="spellEnd"/>
            <w:r w:rsidRPr="001D05D7">
              <w:t xml:space="preserve"> запрос. Заполняется, если был указан в запросе</w:t>
            </w:r>
          </w:p>
        </w:tc>
      </w:tr>
      <w:tr w:rsidR="00CB1C8C" w:rsidRPr="001D05D7" w14:paraId="2FAB6DCF" w14:textId="77777777" w:rsidTr="00C75A4E">
        <w:tc>
          <w:tcPr>
            <w:tcW w:w="1100" w:type="pct"/>
          </w:tcPr>
          <w:p w14:paraId="56194035" w14:textId="77777777" w:rsidR="00EC7894" w:rsidRPr="001D05D7" w:rsidRDefault="00EC7894" w:rsidP="00D04606">
            <w:pPr>
              <w:pStyle w:val="GOSTTablenorm"/>
              <w:suppressAutoHyphens/>
            </w:pPr>
            <w:r w:rsidRPr="001D05D7">
              <w:t>Результат выполнения операции</w:t>
            </w:r>
          </w:p>
        </w:tc>
        <w:tc>
          <w:tcPr>
            <w:tcW w:w="750" w:type="pct"/>
          </w:tcPr>
          <w:p w14:paraId="21C112F6" w14:textId="77777777" w:rsidR="00EC7894" w:rsidRPr="001D05D7" w:rsidRDefault="00EC7894" w:rsidP="00D04606">
            <w:pPr>
              <w:pStyle w:val="GOSTTablenorm"/>
              <w:suppressAutoHyphens/>
              <w:rPr>
                <w:lang w:val="en-US"/>
              </w:rPr>
            </w:pPr>
            <w:r w:rsidRPr="001D05D7">
              <w:rPr>
                <w:lang w:val="en-US"/>
              </w:rPr>
              <w:t>Result</w:t>
            </w:r>
          </w:p>
        </w:tc>
        <w:tc>
          <w:tcPr>
            <w:tcW w:w="500" w:type="pct"/>
          </w:tcPr>
          <w:p w14:paraId="07013BD1" w14:textId="77777777" w:rsidR="00EC7894" w:rsidRPr="001D05D7" w:rsidRDefault="00EC7894" w:rsidP="00D04606">
            <w:pPr>
              <w:pStyle w:val="GOSTTablenorm"/>
              <w:suppressAutoHyphens/>
            </w:pPr>
            <w:r w:rsidRPr="001D05D7">
              <w:t>Строка</w:t>
            </w:r>
          </w:p>
        </w:tc>
        <w:tc>
          <w:tcPr>
            <w:tcW w:w="295" w:type="pct"/>
          </w:tcPr>
          <w:p w14:paraId="5560693C" w14:textId="77777777" w:rsidR="00EC7894" w:rsidRPr="001D05D7" w:rsidRDefault="00EC7894" w:rsidP="00D04606">
            <w:pPr>
              <w:pStyle w:val="GOSTTablenorm"/>
              <w:suppressAutoHyphens/>
            </w:pPr>
            <w:r w:rsidRPr="001D05D7">
              <w:t>Да</w:t>
            </w:r>
          </w:p>
        </w:tc>
        <w:tc>
          <w:tcPr>
            <w:tcW w:w="300" w:type="pct"/>
          </w:tcPr>
          <w:p w14:paraId="6EB2185B" w14:textId="77777777" w:rsidR="00EC7894" w:rsidRPr="001D05D7" w:rsidRDefault="00EC7894" w:rsidP="00D04606">
            <w:pPr>
              <w:pStyle w:val="GOSTTablenorm"/>
              <w:suppressAutoHyphens/>
            </w:pPr>
            <w:r w:rsidRPr="001D05D7">
              <w:t>=1</w:t>
            </w:r>
          </w:p>
        </w:tc>
        <w:tc>
          <w:tcPr>
            <w:tcW w:w="1660" w:type="pct"/>
          </w:tcPr>
          <w:p w14:paraId="415D5B09" w14:textId="1F78D6D5" w:rsidR="00EC7894" w:rsidRPr="001D05D7" w:rsidRDefault="00EC7894" w:rsidP="00D04606">
            <w:pPr>
              <w:pStyle w:val="GOSTTablenorm"/>
              <w:suppressAutoHyphens/>
            </w:pPr>
            <w:r w:rsidRPr="001D05D7">
              <w:t>Передается следующее значение:</w:t>
            </w:r>
          </w:p>
          <w:p w14:paraId="357A4B67" w14:textId="0BD1ACC7" w:rsidR="00EC7894" w:rsidRPr="001D05D7" w:rsidRDefault="0099544C" w:rsidP="00BA0533">
            <w:pPr>
              <w:pStyle w:val="GOSTTableListMark1"/>
              <w:suppressAutoHyphens/>
            </w:pPr>
            <w:r>
              <w:t>«</w:t>
            </w:r>
            <w:r w:rsidR="00EC7894" w:rsidRPr="001D05D7">
              <w:rPr>
                <w:lang w:val="en-US"/>
              </w:rPr>
              <w:t>E</w:t>
            </w:r>
            <w:r>
              <w:t>»</w:t>
            </w:r>
            <w:r w:rsidR="00EC7894" w:rsidRPr="001D05D7">
              <w:t xml:space="preserve"> - </w:t>
            </w:r>
            <w:r w:rsidR="00EC7894" w:rsidRPr="001D05D7">
              <w:rPr>
                <w:lang w:val="en-US"/>
              </w:rPr>
              <w:t>ERROR</w:t>
            </w:r>
            <w:r w:rsidR="00EC7894" w:rsidRPr="001D05D7">
              <w:t xml:space="preserve"> - Не успешное завершение</w:t>
            </w:r>
          </w:p>
        </w:tc>
      </w:tr>
      <w:tr w:rsidR="00CB1C8C" w:rsidRPr="001D05D7" w14:paraId="647146F7" w14:textId="77777777" w:rsidTr="00C75A4E">
        <w:tc>
          <w:tcPr>
            <w:tcW w:w="1100" w:type="pct"/>
          </w:tcPr>
          <w:p w14:paraId="5EA06B4D" w14:textId="77777777" w:rsidR="00EC7894" w:rsidRPr="001D05D7" w:rsidRDefault="00EC7894" w:rsidP="00D04606">
            <w:pPr>
              <w:pStyle w:val="GOSTTablenorm"/>
              <w:suppressAutoHyphens/>
            </w:pPr>
            <w:r w:rsidRPr="001D05D7">
              <w:t>Текст ошибки</w:t>
            </w:r>
          </w:p>
        </w:tc>
        <w:tc>
          <w:tcPr>
            <w:tcW w:w="750" w:type="pct"/>
          </w:tcPr>
          <w:p w14:paraId="4B413F4A" w14:textId="77777777" w:rsidR="00EC7894" w:rsidRPr="001D05D7" w:rsidRDefault="00EC7894" w:rsidP="00D04606">
            <w:pPr>
              <w:pStyle w:val="GOSTTablenorm"/>
              <w:suppressAutoHyphens/>
            </w:pPr>
            <w:proofErr w:type="spellStart"/>
            <w:r w:rsidRPr="001D05D7">
              <w:rPr>
                <w:lang w:val="en-US"/>
              </w:rPr>
              <w:t>ResultDescr</w:t>
            </w:r>
            <w:proofErr w:type="spellEnd"/>
          </w:p>
        </w:tc>
        <w:tc>
          <w:tcPr>
            <w:tcW w:w="500" w:type="pct"/>
          </w:tcPr>
          <w:p w14:paraId="2125DD51" w14:textId="77777777" w:rsidR="00EC7894" w:rsidRPr="001D05D7" w:rsidRDefault="00EC7894" w:rsidP="00D04606">
            <w:pPr>
              <w:pStyle w:val="GOSTTablenorm"/>
              <w:suppressAutoHyphens/>
            </w:pPr>
            <w:r w:rsidRPr="001D05D7">
              <w:t>Строка</w:t>
            </w:r>
          </w:p>
        </w:tc>
        <w:tc>
          <w:tcPr>
            <w:tcW w:w="295" w:type="pct"/>
          </w:tcPr>
          <w:p w14:paraId="44A82153" w14:textId="77777777" w:rsidR="00EC7894" w:rsidRPr="001D05D7" w:rsidRDefault="00EC7894" w:rsidP="00D04606">
            <w:pPr>
              <w:pStyle w:val="GOSTTablenorm"/>
              <w:suppressAutoHyphens/>
            </w:pPr>
            <w:r w:rsidRPr="001D05D7">
              <w:t>Нет</w:t>
            </w:r>
          </w:p>
        </w:tc>
        <w:tc>
          <w:tcPr>
            <w:tcW w:w="300" w:type="pct"/>
          </w:tcPr>
          <w:p w14:paraId="01135023" w14:textId="77777777" w:rsidR="00EC7894" w:rsidRPr="001D05D7" w:rsidRDefault="00EC7894" w:rsidP="00D04606">
            <w:pPr>
              <w:pStyle w:val="GOSTTablenorm"/>
              <w:suppressAutoHyphens/>
            </w:pPr>
            <w:r w:rsidRPr="001D05D7">
              <w:rPr>
                <w:lang w:val="en-US"/>
              </w:rPr>
              <w:t>&lt;</w:t>
            </w:r>
            <w:r w:rsidRPr="001D05D7">
              <w:t>=2000</w:t>
            </w:r>
          </w:p>
        </w:tc>
        <w:tc>
          <w:tcPr>
            <w:tcW w:w="1660" w:type="pct"/>
          </w:tcPr>
          <w:p w14:paraId="5CF6002B" w14:textId="6D9B7F23" w:rsidR="00EC7894" w:rsidRPr="007D5971" w:rsidRDefault="00305191" w:rsidP="003A3A72">
            <w:pPr>
              <w:pStyle w:val="GOSTTablenorm"/>
              <w:suppressAutoHyphens/>
            </w:pPr>
            <w:r>
              <w:t>Р</w:t>
            </w:r>
            <w:r w:rsidR="00EC7894" w:rsidRPr="0089792A">
              <w:t xml:space="preserve">азвернутый текст ошибки </w:t>
            </w:r>
          </w:p>
        </w:tc>
      </w:tr>
    </w:tbl>
    <w:p w14:paraId="68BC52C3" w14:textId="7192BE01" w:rsidR="00EC7894" w:rsidRPr="00C75A4E" w:rsidRDefault="00EC7894" w:rsidP="00D04606">
      <w:pPr>
        <w:pStyle w:val="31"/>
      </w:pPr>
      <w:r w:rsidRPr="00C75A4E">
        <w:lastRenderedPageBreak/>
        <w:t xml:space="preserve"> </w:t>
      </w:r>
      <w:bookmarkStart w:id="411" w:name="_Toc142582675"/>
      <w:bookmarkStart w:id="412" w:name="_Toc150763499"/>
      <w:bookmarkStart w:id="413" w:name="_Toc226456988"/>
      <w:r w:rsidRPr="00C75A4E">
        <w:t>П</w:t>
      </w:r>
      <w:r w:rsidR="00D85705">
        <w:t>ример</w:t>
      </w:r>
      <w:r w:rsidRPr="00C75A4E">
        <w:t xml:space="preserve"> ответа</w:t>
      </w:r>
      <w:bookmarkEnd w:id="411"/>
      <w:bookmarkEnd w:id="412"/>
      <w:bookmarkEnd w:id="413"/>
    </w:p>
    <w:p w14:paraId="27AC035A" w14:textId="77777777" w:rsidR="0099544C" w:rsidRPr="00C75A4E" w:rsidRDefault="0099544C" w:rsidP="00D04606">
      <w:pPr>
        <w:pStyle w:val="GOSTScript"/>
        <w:suppressAutoHyphens/>
      </w:pPr>
      <w:r w:rsidRPr="00C75A4E">
        <w:t>{</w:t>
      </w:r>
    </w:p>
    <w:p w14:paraId="0D094B72" w14:textId="77777777" w:rsidR="0099544C" w:rsidRPr="00C75A4E" w:rsidRDefault="0099544C" w:rsidP="00D04606">
      <w:pPr>
        <w:pStyle w:val="GOSTScript"/>
        <w:suppressAutoHyphens/>
      </w:pPr>
      <w:r w:rsidRPr="00C75A4E">
        <w:tab/>
        <w:t>"header": {</w:t>
      </w:r>
    </w:p>
    <w:p w14:paraId="38A00D49" w14:textId="69E7CCFB" w:rsidR="0099544C" w:rsidRPr="00C75A4E" w:rsidRDefault="0099544C" w:rsidP="00D04606">
      <w:pPr>
        <w:pStyle w:val="GOSTScript"/>
        <w:suppressAutoHyphens/>
      </w:pPr>
      <w:r w:rsidRPr="00C75A4E">
        <w:tab/>
      </w:r>
      <w:r w:rsidRPr="00C75A4E">
        <w:tab/>
        <w:t>"Source": "</w:t>
      </w:r>
      <w:r w:rsidR="00057EB3" w:rsidRPr="00141AE4">
        <w:t>ARP</w:t>
      </w:r>
      <w:r w:rsidRPr="00C75A4E">
        <w:t>",</w:t>
      </w:r>
    </w:p>
    <w:p w14:paraId="6F2A7E30" w14:textId="25163C33" w:rsidR="0099544C" w:rsidRPr="00C75A4E" w:rsidRDefault="0099544C" w:rsidP="00D04606">
      <w:pPr>
        <w:pStyle w:val="GOSTScript"/>
        <w:suppressAutoHyphens/>
      </w:pPr>
      <w:r w:rsidRPr="00C75A4E">
        <w:tab/>
      </w:r>
      <w:r w:rsidRPr="00C75A4E">
        <w:tab/>
        <w:t>"Receiver": "</w:t>
      </w:r>
      <w:r w:rsidR="00057EB3" w:rsidRPr="00141AE4">
        <w:t>ARP</w:t>
      </w:r>
      <w:r w:rsidRPr="00C75A4E">
        <w:t>",</w:t>
      </w:r>
    </w:p>
    <w:p w14:paraId="4C37DB04" w14:textId="77777777" w:rsidR="0099544C" w:rsidRPr="00C75A4E" w:rsidRDefault="0099544C" w:rsidP="00D04606">
      <w:pPr>
        <w:pStyle w:val="GOSTScript"/>
        <w:suppressAutoHyphens/>
      </w:pPr>
      <w:r w:rsidRPr="00C75A4E">
        <w:tab/>
      </w:r>
      <w:r w:rsidRPr="00C75A4E">
        <w:tab/>
        <w:t>"AnsDateTime": "2023-04-06 14:37:24",</w:t>
      </w:r>
    </w:p>
    <w:p w14:paraId="15DA11BB" w14:textId="77777777" w:rsidR="0099544C" w:rsidRPr="00C75A4E" w:rsidRDefault="0099544C" w:rsidP="00D04606">
      <w:pPr>
        <w:pStyle w:val="GOSTScript"/>
        <w:suppressAutoHyphens/>
      </w:pPr>
      <w:r w:rsidRPr="00C75A4E">
        <w:tab/>
      </w:r>
      <w:r w:rsidRPr="00C75A4E">
        <w:tab/>
        <w:t>"Version": "2.4",</w:t>
      </w:r>
    </w:p>
    <w:p w14:paraId="69E6EE46" w14:textId="77777777" w:rsidR="0099544C" w:rsidRPr="00C75A4E" w:rsidRDefault="0099544C" w:rsidP="00D04606">
      <w:pPr>
        <w:pStyle w:val="GOSTScript"/>
        <w:suppressAutoHyphens/>
      </w:pPr>
      <w:r w:rsidRPr="00C75A4E">
        <w:tab/>
      </w:r>
      <w:r w:rsidRPr="00C75A4E">
        <w:tab/>
        <w:t>"ReqGuid": "g5t4ce5d-1473-9737-903v-cfa72ba94f10",</w:t>
      </w:r>
    </w:p>
    <w:p w14:paraId="5B4FEE3C" w14:textId="77777777" w:rsidR="0099544C" w:rsidRPr="00C75A4E" w:rsidRDefault="0099544C" w:rsidP="00D04606">
      <w:pPr>
        <w:pStyle w:val="GOSTScript"/>
        <w:suppressAutoHyphens/>
      </w:pPr>
      <w:r w:rsidRPr="00C75A4E">
        <w:tab/>
      </w:r>
      <w:r w:rsidRPr="00C75A4E">
        <w:tab/>
        <w:t>"AnsGuid": "g5t4ce5d-1473-9737-903v-cfa72ba94f40",</w:t>
      </w:r>
    </w:p>
    <w:p w14:paraId="247368D6" w14:textId="77777777" w:rsidR="0099544C" w:rsidRPr="00C75A4E" w:rsidRDefault="0099544C" w:rsidP="00D04606">
      <w:pPr>
        <w:pStyle w:val="GOSTScript"/>
        <w:suppressAutoHyphens/>
      </w:pPr>
      <w:r w:rsidRPr="00C75A4E">
        <w:tab/>
      </w:r>
      <w:r w:rsidRPr="00C75A4E">
        <w:tab/>
        <w:t>"DocGuid": "11b0d4ce5d-2757-4699-948c-cfa72ba94f",</w:t>
      </w:r>
    </w:p>
    <w:p w14:paraId="7A89A8F0" w14:textId="77777777" w:rsidR="0099544C" w:rsidRPr="00C75A4E" w:rsidRDefault="0099544C" w:rsidP="00D04606">
      <w:pPr>
        <w:pStyle w:val="GOSTScript"/>
        <w:suppressAutoHyphens/>
      </w:pPr>
      <w:r w:rsidRPr="00C75A4E">
        <w:tab/>
      </w:r>
      <w:r w:rsidRPr="00C75A4E">
        <w:tab/>
        <w:t>"Result": "E",</w:t>
      </w:r>
    </w:p>
    <w:p w14:paraId="0E22FF2B" w14:textId="77777777" w:rsidR="0099544C" w:rsidRPr="00C75A4E" w:rsidRDefault="0099544C" w:rsidP="00D04606">
      <w:pPr>
        <w:pStyle w:val="GOSTScript"/>
        <w:suppressAutoHyphens/>
        <w:rPr>
          <w:lang w:val="ru-RU"/>
        </w:rPr>
      </w:pPr>
      <w:r w:rsidRPr="00C75A4E">
        <w:rPr>
          <w:lang w:val="ru-RU"/>
        </w:rPr>
        <w:tab/>
      </w:r>
      <w:r w:rsidRPr="00C75A4E">
        <w:rPr>
          <w:lang w:val="ru-RU"/>
        </w:rPr>
        <w:tab/>
        <w:t>"</w:t>
      </w:r>
      <w:r w:rsidRPr="00C75A4E">
        <w:t>ResultDescr</w:t>
      </w:r>
      <w:r w:rsidRPr="00C75A4E">
        <w:rPr>
          <w:lang w:val="ru-RU"/>
        </w:rPr>
        <w:t>": "Отчет не содержит данных"</w:t>
      </w:r>
    </w:p>
    <w:p w14:paraId="6FA3D163" w14:textId="77777777" w:rsidR="0099544C" w:rsidRPr="00C75A4E" w:rsidRDefault="0099544C" w:rsidP="00D04606">
      <w:pPr>
        <w:pStyle w:val="GOSTScript"/>
        <w:suppressAutoHyphens/>
      </w:pPr>
      <w:r w:rsidRPr="00C75A4E">
        <w:rPr>
          <w:lang w:val="ru-RU"/>
        </w:rPr>
        <w:tab/>
      </w:r>
      <w:r w:rsidRPr="00C75A4E">
        <w:t>}</w:t>
      </w:r>
    </w:p>
    <w:p w14:paraId="153037E7" w14:textId="19E96819" w:rsidR="00EC7894" w:rsidRPr="007D5971" w:rsidRDefault="0099544C" w:rsidP="00D04606">
      <w:pPr>
        <w:pStyle w:val="GOSTScript"/>
        <w:suppressAutoHyphens/>
        <w:rPr>
          <w:lang w:eastAsia="en-US"/>
        </w:rPr>
      </w:pPr>
      <w:r w:rsidRPr="00C75A4E">
        <w:t>}</w:t>
      </w:r>
    </w:p>
    <w:p w14:paraId="77A966A6" w14:textId="053C95DC" w:rsidR="004B46FF" w:rsidRPr="00474651" w:rsidRDefault="004B46FF" w:rsidP="00D04606">
      <w:pPr>
        <w:pStyle w:val="1"/>
      </w:pPr>
      <w:bookmarkStart w:id="414" w:name="_Toc154609772"/>
      <w:bookmarkStart w:id="415" w:name="_Toc154610760"/>
      <w:bookmarkStart w:id="416" w:name="_Toc154738981"/>
      <w:bookmarkStart w:id="417" w:name="_Toc154739925"/>
      <w:bookmarkStart w:id="418" w:name="_Toc155696844"/>
      <w:bookmarkStart w:id="419" w:name="_Ref144295375"/>
      <w:bookmarkStart w:id="420" w:name="_Toc226456989"/>
      <w:bookmarkEnd w:id="369"/>
      <w:bookmarkEnd w:id="414"/>
      <w:bookmarkEnd w:id="415"/>
      <w:bookmarkEnd w:id="416"/>
      <w:bookmarkEnd w:id="417"/>
      <w:bookmarkEnd w:id="418"/>
      <w:r w:rsidRPr="00474651">
        <w:lastRenderedPageBreak/>
        <w:t xml:space="preserve">Запрос </w:t>
      </w:r>
      <w:r w:rsidR="00966937" w:rsidRPr="00474651">
        <w:t>н</w:t>
      </w:r>
      <w:r w:rsidRPr="00BA7A4A">
        <w:t xml:space="preserve">а </w:t>
      </w:r>
      <w:r w:rsidR="008E1323" w:rsidRPr="00BA7A4A">
        <w:t>изменение</w:t>
      </w:r>
      <w:r w:rsidR="0046396C" w:rsidRPr="00BA7A4A">
        <w:t xml:space="preserve"> записей справочник</w:t>
      </w:r>
      <w:r w:rsidR="008E1323" w:rsidRPr="00BA7A4A">
        <w:t>а</w:t>
      </w:r>
      <w:r w:rsidR="0046396C" w:rsidRPr="00BA7A4A">
        <w:t xml:space="preserve"> «Исключения </w:t>
      </w:r>
      <w:r w:rsidRPr="00BA7A4A">
        <w:t>при проверке записей учета</w:t>
      </w:r>
      <w:r w:rsidR="0046396C" w:rsidRPr="00BA7A4A">
        <w:t>»</w:t>
      </w:r>
      <w:r w:rsidRPr="00BA7A4A" w:rsidDel="00454D27">
        <w:t xml:space="preserve"> </w:t>
      </w:r>
      <w:r w:rsidRPr="00BA7A4A">
        <w:t>(COMPL</w:t>
      </w:r>
      <w:r w:rsidRPr="00C75A4E">
        <w:t>Y</w:t>
      </w:r>
      <w:r w:rsidRPr="00474651">
        <w:t>)</w:t>
      </w:r>
      <w:bookmarkEnd w:id="419"/>
      <w:bookmarkEnd w:id="420"/>
    </w:p>
    <w:p w14:paraId="0CADCC0E" w14:textId="573E58F8" w:rsidR="00746FBF" w:rsidRPr="00474651" w:rsidRDefault="004B46FF" w:rsidP="00D04606">
      <w:pPr>
        <w:pStyle w:val="GOSTNormal"/>
        <w:suppressAutoHyphens/>
      </w:pPr>
      <w:r w:rsidRPr="00474651">
        <w:t xml:space="preserve">Запрос на </w:t>
      </w:r>
      <w:r w:rsidR="008E1323" w:rsidRPr="00903E6B">
        <w:t>изменение</w:t>
      </w:r>
      <w:r w:rsidR="0046396C" w:rsidRPr="00903E6B">
        <w:t xml:space="preserve"> записей справочник</w:t>
      </w:r>
      <w:r w:rsidR="008E1323" w:rsidRPr="00903E6B">
        <w:t>а</w:t>
      </w:r>
      <w:r w:rsidR="0046396C" w:rsidRPr="00903E6B">
        <w:t xml:space="preserve"> «Исключения </w:t>
      </w:r>
      <w:r w:rsidRPr="00903E6B">
        <w:t>при проверке записей учета</w:t>
      </w:r>
      <w:r w:rsidR="0046396C" w:rsidRPr="00903E6B">
        <w:t>»</w:t>
      </w:r>
      <w:r w:rsidRPr="00903E6B">
        <w:t xml:space="preserve"> (тип </w:t>
      </w:r>
      <w:r w:rsidRPr="00C75A4E">
        <w:t>COMPLY</w:t>
      </w:r>
      <w:r w:rsidRPr="00474651">
        <w:t>)</w:t>
      </w:r>
      <w:r w:rsidRPr="00903E6B">
        <w:t xml:space="preserve"> применяется для </w:t>
      </w:r>
      <w:r w:rsidR="008E1323" w:rsidRPr="00903E6B">
        <w:t>добавления и удаления записей в справочнике «Исключения при проверке записей учета»</w:t>
      </w:r>
      <w:r w:rsidR="00902446" w:rsidRPr="00903E6B">
        <w:t xml:space="preserve">, содержащем перечень </w:t>
      </w:r>
      <w:r w:rsidR="00902446" w:rsidRPr="00C75A4E">
        <w:t>GUID</w:t>
      </w:r>
      <w:r w:rsidR="00902446" w:rsidRPr="00474651">
        <w:t xml:space="preserve"> документов, </w:t>
      </w:r>
      <w:r w:rsidR="00902446" w:rsidRPr="00903E6B">
        <w:t xml:space="preserve">для которых не осуществляется проверка соответствия аналитических и бухгалтерских записей учета при обработке </w:t>
      </w:r>
      <w:r w:rsidR="00902446" w:rsidRPr="00890A8D">
        <w:t xml:space="preserve">Запроса на подбор / сторнирование / переформирование записей учета (тип </w:t>
      </w:r>
      <w:r w:rsidR="00902446" w:rsidRPr="00903E6B">
        <w:t>ACCOUNTING)</w:t>
      </w:r>
      <w:r w:rsidR="008E1323" w:rsidRPr="00903E6B">
        <w:t>.</w:t>
      </w:r>
    </w:p>
    <w:p w14:paraId="447AFC31" w14:textId="1D53E7EA" w:rsidR="0046396C" w:rsidRPr="00474651" w:rsidRDefault="0046396C" w:rsidP="00D04606">
      <w:pPr>
        <w:pStyle w:val="GOSTNormal"/>
        <w:suppressAutoHyphens/>
      </w:pPr>
      <w:r w:rsidRPr="00903E6B">
        <w:t>В результате обработки запроса возвращаются стандартные коды ответа («200», «400», «500») и результаты выполнения операции (</w:t>
      </w:r>
      <w:r w:rsidRPr="00C75A4E">
        <w:t>S </w:t>
      </w:r>
      <w:r w:rsidRPr="00474651">
        <w:t>–</w:t>
      </w:r>
      <w:r w:rsidRPr="00C75A4E">
        <w:t> SUCCESS </w:t>
      </w:r>
      <w:r w:rsidRPr="00474651">
        <w:t xml:space="preserve">– Успешное завершение, </w:t>
      </w:r>
      <w:r w:rsidRPr="00C75A4E">
        <w:t>E</w:t>
      </w:r>
      <w:r w:rsidRPr="00474651">
        <w:t xml:space="preserve"> – </w:t>
      </w:r>
      <w:r w:rsidRPr="00C75A4E">
        <w:t>ERROR</w:t>
      </w:r>
      <w:r w:rsidRPr="00474651">
        <w:t xml:space="preserve"> – Не успешное завершение).</w:t>
      </w:r>
    </w:p>
    <w:p w14:paraId="1370F3A8" w14:textId="05DE16AE" w:rsidR="00902446" w:rsidRPr="00903E6B" w:rsidRDefault="00902446" w:rsidP="00D04606">
      <w:pPr>
        <w:pStyle w:val="GOSTNormal"/>
        <w:suppressAutoHyphens/>
      </w:pPr>
      <w:r w:rsidRPr="00903E6B">
        <w:t>При первичном поступлении в SVAP запроса</w:t>
      </w:r>
      <w:r w:rsidR="00127324" w:rsidRPr="00903E6B">
        <w:t xml:space="preserve"> с типом </w:t>
      </w:r>
      <w:r w:rsidR="00127324" w:rsidRPr="00C75A4E">
        <w:t>COMPLY</w:t>
      </w:r>
      <w:r w:rsidR="00127324" w:rsidRPr="00474651">
        <w:t xml:space="preserve"> </w:t>
      </w:r>
      <w:r w:rsidRPr="00474651">
        <w:t>(первичность определяется по уникальности GUID запроса (</w:t>
      </w:r>
      <w:proofErr w:type="spellStart"/>
      <w:r w:rsidRPr="00474651">
        <w:t>ReqGuid</w:t>
      </w:r>
      <w:proofErr w:type="spellEnd"/>
      <w:r w:rsidRPr="00474651">
        <w:t>)</w:t>
      </w:r>
      <w:r w:rsidRPr="00903E6B">
        <w:t>) на добавление записей (</w:t>
      </w:r>
      <w:proofErr w:type="spellStart"/>
      <w:r w:rsidRPr="00903E6B">
        <w:t>Operation</w:t>
      </w:r>
      <w:proofErr w:type="spellEnd"/>
      <w:r w:rsidRPr="00903E6B">
        <w:t xml:space="preserve"> = 1):</w:t>
      </w:r>
    </w:p>
    <w:p w14:paraId="6F401FC9" w14:textId="70003D11" w:rsidR="00902446" w:rsidRDefault="00902446" w:rsidP="00D04606">
      <w:pPr>
        <w:pStyle w:val="GOSTListmark1"/>
        <w:suppressAutoHyphens/>
      </w:pPr>
      <w:r>
        <w:t xml:space="preserve">Если в </w:t>
      </w:r>
      <w:r w:rsidR="00127324">
        <w:t>справочнике</w:t>
      </w:r>
      <w:r>
        <w:t xml:space="preserve"> отсутствует запись с таким </w:t>
      </w:r>
      <w:r w:rsidRPr="00127324">
        <w:t>GUID</w:t>
      </w:r>
      <w:r>
        <w:t xml:space="preserve"> документа, то</w:t>
      </w:r>
      <w:r w:rsidRPr="00B9499D">
        <w:t xml:space="preserve"> осуществляется создание</w:t>
      </w:r>
      <w:r>
        <w:t xml:space="preserve"> записи и в ответ возвращается результат выполнения операции (</w:t>
      </w:r>
      <w:r w:rsidRPr="00127324">
        <w:t>S</w:t>
      </w:r>
      <w:r w:rsidRPr="00370281">
        <w:t xml:space="preserve"> </w:t>
      </w:r>
      <w:r>
        <w:t>–</w:t>
      </w:r>
      <w:r w:rsidRPr="00370281">
        <w:t xml:space="preserve"> </w:t>
      </w:r>
      <w:r w:rsidRPr="00127324">
        <w:t>SUCCESS</w:t>
      </w:r>
      <w:r>
        <w:t xml:space="preserve"> – Успешное завершение);</w:t>
      </w:r>
    </w:p>
    <w:p w14:paraId="0A106539" w14:textId="77842933" w:rsidR="00902446" w:rsidRDefault="00902446" w:rsidP="00D04606">
      <w:pPr>
        <w:pStyle w:val="GOSTListmark1"/>
        <w:suppressAutoHyphens/>
      </w:pPr>
      <w:r>
        <w:t xml:space="preserve">Если в </w:t>
      </w:r>
      <w:r w:rsidR="00127324">
        <w:t>с</w:t>
      </w:r>
      <w:r>
        <w:t xml:space="preserve">правочнике существует запись с указанным в запросе </w:t>
      </w:r>
      <w:r w:rsidRPr="00127324">
        <w:t>GUID</w:t>
      </w:r>
      <w:r>
        <w:t xml:space="preserve"> документа, то запись не обновляется и в ответ возвращается результат выполнения операции (E – ERROR – Не успешное завершение) с </w:t>
      </w:r>
      <w:r w:rsidR="00127324">
        <w:t>сообщением об ошибке</w:t>
      </w:r>
      <w:r>
        <w:t>: «Для документа с</w:t>
      </w:r>
      <w:r w:rsidRPr="00532D28">
        <w:t xml:space="preserve"> </w:t>
      </w:r>
      <w:r w:rsidRPr="00127324">
        <w:t>GUID</w:t>
      </w:r>
      <w:r w:rsidRPr="00532D28">
        <w:t xml:space="preserve"> &lt;глобальный идентификатор </w:t>
      </w:r>
      <w:r>
        <w:t>документа</w:t>
      </w:r>
      <w:r w:rsidRPr="00532D28">
        <w:t xml:space="preserve">&gt; </w:t>
      </w:r>
      <w:r>
        <w:t xml:space="preserve">ранее уже создано исключение в справочнике </w:t>
      </w:r>
      <w:r w:rsidRPr="00127324">
        <w:t>«Исключения при проверке записей учета</w:t>
      </w:r>
      <w:r>
        <w:t>»</w:t>
      </w:r>
      <w:r w:rsidR="00D41290">
        <w:t>»</w:t>
      </w:r>
      <w:r>
        <w:t>.</w:t>
      </w:r>
    </w:p>
    <w:p w14:paraId="3207F148" w14:textId="1563C8D8" w:rsidR="00902446" w:rsidRPr="00903E6B" w:rsidRDefault="00902446" w:rsidP="00D04606">
      <w:pPr>
        <w:pStyle w:val="GOSTNormal"/>
        <w:suppressAutoHyphens/>
      </w:pPr>
      <w:r w:rsidRPr="00474651">
        <w:t>При первичном поступлении в SVAP запроса (первичность определяется по уникальности GUID запроса (</w:t>
      </w:r>
      <w:proofErr w:type="spellStart"/>
      <w:r w:rsidRPr="00474651">
        <w:t>ReqGuid</w:t>
      </w:r>
      <w:proofErr w:type="spellEnd"/>
      <w:r w:rsidRPr="00474651">
        <w:t>)</w:t>
      </w:r>
      <w:r w:rsidRPr="00903E6B">
        <w:t>) на удаление записей (</w:t>
      </w:r>
      <w:proofErr w:type="spellStart"/>
      <w:r w:rsidRPr="00903E6B">
        <w:t>Operation</w:t>
      </w:r>
      <w:proofErr w:type="spellEnd"/>
      <w:r w:rsidRPr="00903E6B">
        <w:t xml:space="preserve"> = 0):</w:t>
      </w:r>
    </w:p>
    <w:p w14:paraId="75C02C1F" w14:textId="16A5C65F" w:rsidR="00902446" w:rsidRDefault="00902446" w:rsidP="00D04606">
      <w:pPr>
        <w:pStyle w:val="GOSTListmark1"/>
        <w:suppressAutoHyphens/>
      </w:pPr>
      <w:r>
        <w:t xml:space="preserve">Если в </w:t>
      </w:r>
      <w:r w:rsidR="00D41290">
        <w:t>с</w:t>
      </w:r>
      <w:r>
        <w:t>право</w:t>
      </w:r>
      <w:r w:rsidR="00D41290">
        <w:t>чнике</w:t>
      </w:r>
      <w:r>
        <w:t xml:space="preserve"> существует запись с таким </w:t>
      </w:r>
      <w:r w:rsidRPr="00D41290">
        <w:t>GUID</w:t>
      </w:r>
      <w:r>
        <w:t xml:space="preserve"> документа, то осуществляется удаление записи и в ответ возвращается результат выполнения операции (</w:t>
      </w:r>
      <w:r w:rsidRPr="00D41290">
        <w:t>S</w:t>
      </w:r>
      <w:r w:rsidRPr="00370281">
        <w:t xml:space="preserve"> </w:t>
      </w:r>
      <w:r>
        <w:t>–</w:t>
      </w:r>
      <w:r w:rsidRPr="00370281">
        <w:t xml:space="preserve"> </w:t>
      </w:r>
      <w:r w:rsidRPr="00D41290">
        <w:t>SUCCESS</w:t>
      </w:r>
      <w:r>
        <w:t xml:space="preserve"> – Успешное завершение);</w:t>
      </w:r>
    </w:p>
    <w:p w14:paraId="6869A0B6" w14:textId="7FE99243" w:rsidR="00902446" w:rsidRDefault="00902446" w:rsidP="00D04606">
      <w:pPr>
        <w:pStyle w:val="GOSTListmark1"/>
        <w:suppressAutoHyphens/>
      </w:pPr>
      <w:r>
        <w:t xml:space="preserve">Если в </w:t>
      </w:r>
      <w:r w:rsidR="00D41290">
        <w:t>справочнике</w:t>
      </w:r>
      <w:r>
        <w:t xml:space="preserve"> отсутствует запись с таким </w:t>
      </w:r>
      <w:r w:rsidRPr="00D41290">
        <w:t>GUID</w:t>
      </w:r>
      <w:r>
        <w:t xml:space="preserve"> документа, то</w:t>
      </w:r>
      <w:r w:rsidRPr="00B9499D">
        <w:t xml:space="preserve"> </w:t>
      </w:r>
      <w:r>
        <w:t xml:space="preserve">в ответ возвращается результат выполнения операции (E – ERROR – Не успешное завершение) с </w:t>
      </w:r>
      <w:r w:rsidR="00D41290">
        <w:t>сообщением об ошибке</w:t>
      </w:r>
      <w:r>
        <w:t xml:space="preserve">: «В справочнике </w:t>
      </w:r>
      <w:r w:rsidRPr="00D41290">
        <w:t xml:space="preserve">«Исключения при проверке записей учета» </w:t>
      </w:r>
      <w:r>
        <w:t>отсутствует запись для документа с</w:t>
      </w:r>
      <w:r w:rsidRPr="00532D28">
        <w:t xml:space="preserve"> </w:t>
      </w:r>
      <w:r w:rsidRPr="00D41290">
        <w:t>GUID</w:t>
      </w:r>
      <w:r w:rsidRPr="00532D28">
        <w:t xml:space="preserve"> &lt;глобальный идентификатор </w:t>
      </w:r>
      <w:r>
        <w:t>документа</w:t>
      </w:r>
      <w:r w:rsidRPr="00532D28">
        <w:t>&gt;</w:t>
      </w:r>
      <w:r>
        <w:t>».</w:t>
      </w:r>
    </w:p>
    <w:p w14:paraId="2B697EE4" w14:textId="51E8DAE3" w:rsidR="00746FBF" w:rsidRDefault="00902446" w:rsidP="00EB20E4">
      <w:pPr>
        <w:pStyle w:val="GOSTNormal"/>
        <w:suppressAutoHyphens/>
      </w:pPr>
      <w:r>
        <w:t>При повторном поступлении в SVAP запроса с тем же GUID запроса (</w:t>
      </w:r>
      <w:proofErr w:type="spellStart"/>
      <w:r>
        <w:t>ReqGuid</w:t>
      </w:r>
      <w:proofErr w:type="spellEnd"/>
      <w:r>
        <w:t>) в ответ возвращается ошибка (E – ERROR – Не успешное завершение) с текстом следующего содержания: «</w:t>
      </w:r>
      <w:r w:rsidRPr="00532D28">
        <w:t>Запрос с ГУИД &lt;глобальный идентификатор запроса&gt; уже был обработан ранее</w:t>
      </w:r>
      <w:r w:rsidR="00EB20E4">
        <w:t>».</w:t>
      </w:r>
    </w:p>
    <w:p w14:paraId="6CC21BAD" w14:textId="77777777" w:rsidR="004B46FF" w:rsidRPr="00C75A4E" w:rsidRDefault="004B46FF" w:rsidP="00D04606">
      <w:pPr>
        <w:pStyle w:val="21"/>
      </w:pPr>
      <w:bookmarkStart w:id="421" w:name="_Toc226456990"/>
      <w:r w:rsidRPr="00474651">
        <w:lastRenderedPageBreak/>
        <w:t>Параметры запроса</w:t>
      </w:r>
      <w:bookmarkEnd w:id="421"/>
    </w:p>
    <w:p w14:paraId="4872DAED" w14:textId="77311DCE" w:rsidR="00903E6B" w:rsidRDefault="00C51529" w:rsidP="00D04606">
      <w:pPr>
        <w:pStyle w:val="GOSTNameTable"/>
      </w:pPr>
      <w:r>
        <w:rPr>
          <w:noProof/>
        </w:rPr>
        <w:fldChar w:fldCharType="begin"/>
      </w:r>
      <w:r>
        <w:rPr>
          <w:noProof/>
        </w:rPr>
        <w:instrText xml:space="preserve"> SEQ Таблица \* ARABIC </w:instrText>
      </w:r>
      <w:r>
        <w:rPr>
          <w:noProof/>
        </w:rPr>
        <w:fldChar w:fldCharType="separate"/>
      </w:r>
      <w:bookmarkStart w:id="422" w:name="_Toc226457287"/>
      <w:r w:rsidR="00A67566">
        <w:rPr>
          <w:noProof/>
        </w:rPr>
        <w:t>12</w:t>
      </w:r>
      <w:r>
        <w:rPr>
          <w:noProof/>
        </w:rPr>
        <w:fldChar w:fldCharType="end"/>
      </w:r>
      <w:r w:rsidR="00903E6B">
        <w:t xml:space="preserve"> - </w:t>
      </w:r>
      <w:r w:rsidR="00903E6B" w:rsidRPr="00407E2F">
        <w:t>Параметры запроса на изменение записей справочника «Исключения при проверке записей учета»</w:t>
      </w:r>
      <w:bookmarkEnd w:id="422"/>
    </w:p>
    <w:tbl>
      <w:tblPr>
        <w:tblStyle w:val="GOSTTable"/>
        <w:tblW w:w="5000" w:type="pct"/>
        <w:tblLayout w:type="fixed"/>
        <w:tblCellMar>
          <w:top w:w="28" w:type="dxa"/>
          <w:left w:w="0" w:type="dxa"/>
          <w:bottom w:w="28" w:type="dxa"/>
          <w:right w:w="0" w:type="dxa"/>
        </w:tblCellMar>
        <w:tblLook w:val="07E0" w:firstRow="1" w:lastRow="1" w:firstColumn="1" w:lastColumn="1" w:noHBand="1" w:noVBand="1"/>
      </w:tblPr>
      <w:tblGrid>
        <w:gridCol w:w="3540"/>
        <w:gridCol w:w="2414"/>
        <w:gridCol w:w="1610"/>
        <w:gridCol w:w="901"/>
        <w:gridCol w:w="885"/>
        <w:gridCol w:w="6344"/>
      </w:tblGrid>
      <w:tr w:rsidR="00903E6B" w:rsidRPr="005A52E1" w14:paraId="7D526EE9" w14:textId="77777777" w:rsidTr="00C75A4E">
        <w:trPr>
          <w:cnfStyle w:val="100000000000" w:firstRow="1" w:lastRow="0" w:firstColumn="0" w:lastColumn="0" w:oddVBand="0" w:evenVBand="0" w:oddHBand="0" w:evenHBand="0" w:firstRowFirstColumn="0" w:firstRowLastColumn="0" w:lastRowFirstColumn="0" w:lastRowLastColumn="0"/>
          <w:trHeight w:val="739"/>
        </w:trPr>
        <w:tc>
          <w:tcPr>
            <w:tcW w:w="1128" w:type="pct"/>
            <w:hideMark/>
          </w:tcPr>
          <w:p w14:paraId="1516434D" w14:textId="77777777" w:rsidR="004B46FF" w:rsidRPr="00474651" w:rsidRDefault="004B46FF" w:rsidP="00D04606">
            <w:pPr>
              <w:pStyle w:val="GOSTTableHead"/>
            </w:pPr>
            <w:r w:rsidRPr="00474651">
              <w:t>Наименование параметра</w:t>
            </w:r>
          </w:p>
        </w:tc>
        <w:tc>
          <w:tcPr>
            <w:tcW w:w="769" w:type="pct"/>
            <w:hideMark/>
          </w:tcPr>
          <w:p w14:paraId="122091C1" w14:textId="77777777" w:rsidR="004B46FF" w:rsidRPr="00890A8D" w:rsidRDefault="004B46FF" w:rsidP="00D04606">
            <w:pPr>
              <w:pStyle w:val="GOSTTableHead"/>
            </w:pPr>
            <w:r w:rsidRPr="00890A8D">
              <w:t>Название тэга</w:t>
            </w:r>
          </w:p>
        </w:tc>
        <w:tc>
          <w:tcPr>
            <w:tcW w:w="513" w:type="pct"/>
            <w:hideMark/>
          </w:tcPr>
          <w:p w14:paraId="0684561C" w14:textId="77777777" w:rsidR="004B46FF" w:rsidRPr="00C75A4E" w:rsidRDefault="004B46FF" w:rsidP="00D04606">
            <w:pPr>
              <w:pStyle w:val="GOSTTableHead"/>
            </w:pPr>
            <w:r w:rsidRPr="00BA7A4A">
              <w:t>Тип данных</w:t>
            </w:r>
          </w:p>
        </w:tc>
        <w:tc>
          <w:tcPr>
            <w:tcW w:w="287" w:type="pct"/>
          </w:tcPr>
          <w:p w14:paraId="1DE81E1B" w14:textId="77777777" w:rsidR="004B46FF" w:rsidRPr="00474651" w:rsidRDefault="004B46FF" w:rsidP="00D04606">
            <w:pPr>
              <w:pStyle w:val="GOSTTableHead"/>
            </w:pPr>
            <w:r w:rsidRPr="00474651">
              <w:t>Обязательность</w:t>
            </w:r>
          </w:p>
        </w:tc>
        <w:tc>
          <w:tcPr>
            <w:tcW w:w="282" w:type="pct"/>
            <w:hideMark/>
          </w:tcPr>
          <w:p w14:paraId="6CD7B28B" w14:textId="77777777" w:rsidR="004B46FF" w:rsidRPr="00BA7A4A" w:rsidRDefault="004B46FF" w:rsidP="00D04606">
            <w:pPr>
              <w:pStyle w:val="GOSTTableHead"/>
            </w:pPr>
            <w:r w:rsidRPr="00890A8D">
              <w:t>Размерность</w:t>
            </w:r>
          </w:p>
        </w:tc>
        <w:tc>
          <w:tcPr>
            <w:tcW w:w="2021" w:type="pct"/>
          </w:tcPr>
          <w:p w14:paraId="29E97C4D" w14:textId="77777777" w:rsidR="004B46FF" w:rsidRPr="00BA7A4A" w:rsidRDefault="004B46FF" w:rsidP="00D04606">
            <w:pPr>
              <w:pStyle w:val="GOSTTableHead"/>
            </w:pPr>
            <w:r w:rsidRPr="00BA7A4A">
              <w:t>Описание</w:t>
            </w:r>
          </w:p>
        </w:tc>
      </w:tr>
      <w:tr w:rsidR="000B57C5" w:rsidRPr="005A52E1" w14:paraId="68FDF0A5" w14:textId="77777777" w:rsidTr="000B57C5">
        <w:tc>
          <w:tcPr>
            <w:tcW w:w="5000" w:type="pct"/>
            <w:gridSpan w:val="6"/>
            <w:tcBorders>
              <w:top w:val="single" w:sz="4" w:space="0" w:color="000000" w:themeColor="text1"/>
              <w:left w:val="single" w:sz="4" w:space="0" w:color="000000" w:themeColor="text1"/>
              <w:bottom w:val="single" w:sz="4" w:space="0" w:color="000000" w:themeColor="text1"/>
            </w:tcBorders>
            <w:shd w:val="clear" w:color="auto" w:fill="auto"/>
          </w:tcPr>
          <w:p w14:paraId="5E75D1C9" w14:textId="2B2DB70B" w:rsidR="000B57C5" w:rsidRPr="005A52E1" w:rsidRDefault="000B57C5" w:rsidP="00D04606">
            <w:pPr>
              <w:suppressAutoHyphens/>
              <w:ind w:firstLine="30"/>
              <w:jc w:val="center"/>
              <w:rPr>
                <w:b/>
                <w:sz w:val="22"/>
                <w:szCs w:val="22"/>
              </w:rPr>
            </w:pPr>
            <w:r w:rsidRPr="005A52E1">
              <w:rPr>
                <w:b/>
                <w:sz w:val="22"/>
                <w:szCs w:val="22"/>
              </w:rPr>
              <w:t>Перечень параметров заголовка запроса (</w:t>
            </w:r>
            <w:r w:rsidRPr="005A52E1">
              <w:rPr>
                <w:b/>
                <w:sz w:val="22"/>
                <w:szCs w:val="22"/>
                <w:lang w:val="en-US"/>
              </w:rPr>
              <w:t>header</w:t>
            </w:r>
            <w:r w:rsidRPr="005A52E1">
              <w:rPr>
                <w:b/>
                <w:sz w:val="22"/>
                <w:szCs w:val="22"/>
              </w:rPr>
              <w:t>)</w:t>
            </w:r>
          </w:p>
        </w:tc>
      </w:tr>
      <w:tr w:rsidR="00903E6B" w:rsidRPr="005A52E1" w14:paraId="68B789E9" w14:textId="77777777" w:rsidTr="00C75A4E">
        <w:tc>
          <w:tcPr>
            <w:tcW w:w="1128" w:type="pct"/>
          </w:tcPr>
          <w:p w14:paraId="7105E7F8" w14:textId="77777777" w:rsidR="004B46FF" w:rsidRPr="00106607" w:rsidRDefault="004B46FF" w:rsidP="00D04606">
            <w:pPr>
              <w:pStyle w:val="GOSTTablenorm"/>
              <w:suppressAutoHyphens/>
            </w:pPr>
            <w:r w:rsidRPr="00106607">
              <w:t>Система - отправитель запроса</w:t>
            </w:r>
          </w:p>
        </w:tc>
        <w:tc>
          <w:tcPr>
            <w:tcW w:w="769" w:type="pct"/>
          </w:tcPr>
          <w:p w14:paraId="0AA102DE" w14:textId="77777777" w:rsidR="004B46FF" w:rsidRPr="003F2180" w:rsidRDefault="004B46FF" w:rsidP="00D04606">
            <w:pPr>
              <w:pStyle w:val="GOSTTablenorm"/>
              <w:suppressAutoHyphens/>
              <w:rPr>
                <w:lang w:val="en-US"/>
              </w:rPr>
            </w:pPr>
            <w:r w:rsidRPr="00106607">
              <w:rPr>
                <w:lang w:val="en-US"/>
              </w:rPr>
              <w:t>Source</w:t>
            </w:r>
          </w:p>
        </w:tc>
        <w:tc>
          <w:tcPr>
            <w:tcW w:w="513" w:type="pct"/>
          </w:tcPr>
          <w:p w14:paraId="5DF7B62B" w14:textId="77777777" w:rsidR="004B46FF" w:rsidRPr="005A52E1" w:rsidRDefault="004B46FF" w:rsidP="00D04606">
            <w:pPr>
              <w:pStyle w:val="GOSTTablenorm"/>
              <w:suppressAutoHyphens/>
              <w:rPr>
                <w:lang w:val="en-US"/>
              </w:rPr>
            </w:pPr>
            <w:r w:rsidRPr="005A52E1">
              <w:t>Строка</w:t>
            </w:r>
          </w:p>
        </w:tc>
        <w:tc>
          <w:tcPr>
            <w:tcW w:w="287" w:type="pct"/>
          </w:tcPr>
          <w:p w14:paraId="03148051" w14:textId="77777777" w:rsidR="004B46FF" w:rsidRPr="005A52E1" w:rsidRDefault="004B46FF" w:rsidP="00D04606">
            <w:pPr>
              <w:pStyle w:val="GOSTTablenorm"/>
              <w:suppressAutoHyphens/>
            </w:pPr>
            <w:r w:rsidRPr="005A52E1">
              <w:t>Да</w:t>
            </w:r>
          </w:p>
        </w:tc>
        <w:tc>
          <w:tcPr>
            <w:tcW w:w="282" w:type="pct"/>
          </w:tcPr>
          <w:p w14:paraId="448B5E18" w14:textId="77777777" w:rsidR="004B46FF" w:rsidRPr="00106607" w:rsidRDefault="004B46FF" w:rsidP="00D04606">
            <w:pPr>
              <w:pStyle w:val="GOSTTablenorm"/>
              <w:suppressAutoHyphens/>
              <w:rPr>
                <w:lang w:val="en-US"/>
              </w:rPr>
            </w:pPr>
            <w:r w:rsidRPr="00106607">
              <w:t>&lt;=</w:t>
            </w:r>
            <w:r w:rsidRPr="00106607">
              <w:rPr>
                <w:lang w:val="en-US"/>
              </w:rPr>
              <w:t>10</w:t>
            </w:r>
          </w:p>
        </w:tc>
        <w:tc>
          <w:tcPr>
            <w:tcW w:w="2021" w:type="pct"/>
          </w:tcPr>
          <w:p w14:paraId="31A5A12E" w14:textId="77777777" w:rsidR="004B46FF" w:rsidRPr="00106607" w:rsidRDefault="004B46FF" w:rsidP="00D04606">
            <w:pPr>
              <w:pStyle w:val="GOSTTablenorm"/>
              <w:suppressAutoHyphens/>
            </w:pPr>
            <w:r w:rsidRPr="003F2180">
              <w:t xml:space="preserve">ФП </w:t>
            </w:r>
            <w:r w:rsidRPr="005A52E1">
              <w:t>ГИИС ЭБ</w:t>
            </w:r>
            <w:r w:rsidRPr="00106607">
              <w:t xml:space="preserve"> - отправитель запроса. Возможные значения:</w:t>
            </w:r>
          </w:p>
          <w:p w14:paraId="434EAC9F" w14:textId="7C25FEF9" w:rsidR="00EB20E4" w:rsidRPr="00EB20E4" w:rsidRDefault="00EB20E4" w:rsidP="00EB20E4">
            <w:pPr>
              <w:pStyle w:val="GOSTTableListMark1"/>
              <w:suppressAutoHyphens/>
              <w:rPr>
                <w:lang w:val="en-US"/>
              </w:rPr>
            </w:pPr>
            <w:r>
              <w:rPr>
                <w:lang w:val="en-US"/>
              </w:rPr>
              <w:t>EXP01</w:t>
            </w:r>
            <w:r w:rsidRPr="00AA1940">
              <w:rPr>
                <w:lang w:val="en-US"/>
              </w:rPr>
              <w:t xml:space="preserve"> (ПУР </w:t>
            </w:r>
            <w:r>
              <w:rPr>
                <w:lang w:val="en-US"/>
              </w:rPr>
              <w:t>01</w:t>
            </w:r>
            <w:r w:rsidRPr="00AA1940">
              <w:rPr>
                <w:lang w:val="en-US"/>
              </w:rPr>
              <w:t xml:space="preserve"> ЭБ)</w:t>
            </w:r>
            <w:r w:rsidRPr="00AA1940">
              <w:t>;</w:t>
            </w:r>
          </w:p>
          <w:p w14:paraId="3D3FF1E0" w14:textId="77777777" w:rsidR="004B46FF" w:rsidRPr="00D52EE2" w:rsidRDefault="004B46FF" w:rsidP="00D04606">
            <w:pPr>
              <w:pStyle w:val="GOSTTableListMark1"/>
              <w:suppressAutoHyphens/>
              <w:rPr>
                <w:lang w:val="en-US"/>
              </w:rPr>
            </w:pPr>
            <w:r w:rsidRPr="005A52E1">
              <w:rPr>
                <w:lang w:val="en-US"/>
              </w:rPr>
              <w:t>EXP</w:t>
            </w:r>
            <w:r w:rsidRPr="00141AE4">
              <w:rPr>
                <w:lang w:val="en-US"/>
              </w:rPr>
              <w:t>0</w:t>
            </w:r>
            <w:r>
              <w:t>3</w:t>
            </w:r>
            <w:r w:rsidRPr="005A52E1">
              <w:rPr>
                <w:lang w:val="en-US"/>
              </w:rPr>
              <w:t xml:space="preserve"> (ПУР</w:t>
            </w:r>
            <w:r w:rsidRPr="00141AE4">
              <w:rPr>
                <w:lang w:val="en-US"/>
              </w:rPr>
              <w:t xml:space="preserve"> 0</w:t>
            </w:r>
            <w:r>
              <w:t>3</w:t>
            </w:r>
            <w:r w:rsidRPr="005A52E1">
              <w:rPr>
                <w:lang w:val="en-US"/>
              </w:rPr>
              <w:t xml:space="preserve"> ЭБ)</w:t>
            </w:r>
            <w:r>
              <w:t>;</w:t>
            </w:r>
          </w:p>
          <w:p w14:paraId="58B3F1E3" w14:textId="2235DED7" w:rsidR="00D52EE2" w:rsidRPr="00D52EE2" w:rsidRDefault="00D52EE2" w:rsidP="00BC6B90">
            <w:pPr>
              <w:pStyle w:val="GOSTTableListMark1"/>
              <w:suppressAutoHyphens/>
              <w:rPr>
                <w:lang w:val="en-US"/>
              </w:rPr>
            </w:pPr>
            <w:r w:rsidRPr="00D52EE2">
              <w:rPr>
                <w:lang w:val="en-US"/>
              </w:rPr>
              <w:t>EXP05 (ПУР 05 ЭБ)</w:t>
            </w:r>
            <w:r w:rsidRPr="00AA1940">
              <w:t>;</w:t>
            </w:r>
          </w:p>
          <w:p w14:paraId="592EF225" w14:textId="77777777" w:rsidR="004B46FF" w:rsidRPr="00AA1940" w:rsidRDefault="004B46FF" w:rsidP="00D04606">
            <w:pPr>
              <w:pStyle w:val="GOSTTableListMark1"/>
              <w:suppressAutoHyphens/>
              <w:rPr>
                <w:lang w:val="en-US"/>
              </w:rPr>
            </w:pPr>
            <w:r>
              <w:rPr>
                <w:lang w:val="en-US"/>
              </w:rPr>
              <w:t xml:space="preserve">FAMABS </w:t>
            </w:r>
            <w:r>
              <w:t>(ПУДС ЭБ);</w:t>
            </w:r>
          </w:p>
          <w:p w14:paraId="1ACE9F73" w14:textId="10BA8897" w:rsidR="00D85705" w:rsidRPr="00714F3D" w:rsidRDefault="004B46FF" w:rsidP="00D04606">
            <w:pPr>
              <w:pStyle w:val="GOSTTableListMark1"/>
              <w:suppressAutoHyphens/>
              <w:rPr>
                <w:lang w:val="en-US"/>
              </w:rPr>
            </w:pPr>
            <w:r w:rsidRPr="00141AE4">
              <w:rPr>
                <w:lang w:val="en-US"/>
              </w:rPr>
              <w:t>ARP (ПУИО ЭБ)</w:t>
            </w:r>
            <w:r w:rsidR="00D85705">
              <w:t>;</w:t>
            </w:r>
          </w:p>
          <w:p w14:paraId="03C7D21A" w14:textId="77777777" w:rsidR="00D85705" w:rsidRPr="00DC5BBC" w:rsidRDefault="00D85705" w:rsidP="00D04606">
            <w:pPr>
              <w:pStyle w:val="GOSTTableListMark1"/>
              <w:suppressAutoHyphens/>
              <w:rPr>
                <w:lang w:val="en-US"/>
              </w:rPr>
            </w:pPr>
            <w:r w:rsidRPr="00C75A4E">
              <w:t>RMS (ПУД ЭБ)</w:t>
            </w:r>
            <w:r w:rsidRPr="00DC5BBC">
              <w:t>;</w:t>
            </w:r>
          </w:p>
          <w:p w14:paraId="790C5220" w14:textId="2D88A3E4" w:rsidR="004B46FF" w:rsidRPr="00C75A4E" w:rsidRDefault="00D85705" w:rsidP="00EB20E4">
            <w:pPr>
              <w:pStyle w:val="GOSTTableListMark1"/>
              <w:suppressAutoHyphens/>
            </w:pPr>
            <w:r w:rsidRPr="00C75A4E">
              <w:rPr>
                <w:lang w:val="en-US"/>
              </w:rPr>
              <w:t>INC</w:t>
            </w:r>
            <w:r w:rsidRPr="00C75A4E">
              <w:t xml:space="preserve"> (ПУР </w:t>
            </w:r>
            <w:r w:rsidR="00EB20E4" w:rsidRPr="00C75A4E">
              <w:t xml:space="preserve">АУ/БУ </w:t>
            </w:r>
            <w:r w:rsidRPr="00C75A4E">
              <w:t>ЭБ)</w:t>
            </w:r>
          </w:p>
        </w:tc>
      </w:tr>
      <w:tr w:rsidR="00903E6B" w:rsidRPr="005A52E1" w14:paraId="50EC24E6" w14:textId="77777777" w:rsidTr="00C75A4E">
        <w:tc>
          <w:tcPr>
            <w:tcW w:w="1128" w:type="pct"/>
          </w:tcPr>
          <w:p w14:paraId="6432AC40" w14:textId="77777777" w:rsidR="004B46FF" w:rsidRPr="00106607" w:rsidRDefault="004B46FF" w:rsidP="00D04606">
            <w:pPr>
              <w:pStyle w:val="GOSTTablenorm"/>
              <w:suppressAutoHyphens/>
            </w:pPr>
            <w:r w:rsidRPr="00106607">
              <w:t>Дата и время запроса</w:t>
            </w:r>
          </w:p>
        </w:tc>
        <w:tc>
          <w:tcPr>
            <w:tcW w:w="769" w:type="pct"/>
          </w:tcPr>
          <w:p w14:paraId="0706EFB7" w14:textId="77777777" w:rsidR="004B46FF" w:rsidRPr="003F2180" w:rsidRDefault="004B46FF" w:rsidP="00D04606">
            <w:pPr>
              <w:pStyle w:val="GOSTTablenorm"/>
              <w:suppressAutoHyphens/>
              <w:rPr>
                <w:lang w:val="en-US"/>
              </w:rPr>
            </w:pPr>
            <w:proofErr w:type="spellStart"/>
            <w:r w:rsidRPr="00106607">
              <w:rPr>
                <w:lang w:val="en-US"/>
              </w:rPr>
              <w:t>ReqDateTime</w:t>
            </w:r>
            <w:proofErr w:type="spellEnd"/>
          </w:p>
        </w:tc>
        <w:tc>
          <w:tcPr>
            <w:tcW w:w="513" w:type="pct"/>
          </w:tcPr>
          <w:p w14:paraId="3026F881" w14:textId="77777777" w:rsidR="004B46FF" w:rsidRPr="005A52E1" w:rsidRDefault="004B46FF" w:rsidP="00D04606">
            <w:pPr>
              <w:pStyle w:val="GOSTTablenorm"/>
              <w:suppressAutoHyphens/>
            </w:pPr>
            <w:r w:rsidRPr="005A52E1">
              <w:t>Дата-время (</w:t>
            </w:r>
            <w:r w:rsidRPr="005A52E1">
              <w:rPr>
                <w:lang w:val="en-US"/>
              </w:rPr>
              <w:t>timestamp</w:t>
            </w:r>
            <w:r w:rsidRPr="005A52E1">
              <w:t>)</w:t>
            </w:r>
          </w:p>
        </w:tc>
        <w:tc>
          <w:tcPr>
            <w:tcW w:w="287" w:type="pct"/>
          </w:tcPr>
          <w:p w14:paraId="6218291B" w14:textId="77777777" w:rsidR="004B46FF" w:rsidRPr="005A52E1" w:rsidRDefault="004B46FF" w:rsidP="00D04606">
            <w:pPr>
              <w:pStyle w:val="GOSTTablenorm"/>
              <w:suppressAutoHyphens/>
            </w:pPr>
            <w:r w:rsidRPr="005A52E1">
              <w:t>Да</w:t>
            </w:r>
          </w:p>
        </w:tc>
        <w:tc>
          <w:tcPr>
            <w:tcW w:w="282" w:type="pct"/>
          </w:tcPr>
          <w:p w14:paraId="53EDCC25" w14:textId="3A915ED9" w:rsidR="004B46FF" w:rsidRPr="005A52E1" w:rsidRDefault="004B46FF" w:rsidP="00D04606">
            <w:pPr>
              <w:pStyle w:val="GOSTTablenorm"/>
              <w:suppressAutoHyphens/>
            </w:pPr>
          </w:p>
        </w:tc>
        <w:tc>
          <w:tcPr>
            <w:tcW w:w="2021" w:type="pct"/>
          </w:tcPr>
          <w:p w14:paraId="64BD9163" w14:textId="77777777" w:rsidR="004B46FF" w:rsidRPr="00106607" w:rsidRDefault="004B46FF" w:rsidP="00D04606">
            <w:pPr>
              <w:pStyle w:val="GOSTTablenorm"/>
              <w:suppressAutoHyphens/>
            </w:pPr>
            <w:r w:rsidRPr="00106607">
              <w:t xml:space="preserve">Дата и время формирования запроса ФП </w:t>
            </w:r>
            <w:r w:rsidRPr="005A52E1">
              <w:t>ГИИС ЭБ.</w:t>
            </w:r>
          </w:p>
          <w:p w14:paraId="577F7D06" w14:textId="77777777" w:rsidR="004B46FF" w:rsidRPr="00AF60EA" w:rsidRDefault="004B46FF" w:rsidP="00D04606">
            <w:pPr>
              <w:pStyle w:val="GOSTTablenorm"/>
              <w:suppressAutoHyphens/>
            </w:pPr>
            <w:r w:rsidRPr="00106607">
              <w:t xml:space="preserve">Формат </w:t>
            </w:r>
            <w:r w:rsidRPr="00106607">
              <w:rPr>
                <w:lang w:val="en-US"/>
              </w:rPr>
              <w:t>YYYY</w:t>
            </w:r>
            <w:r w:rsidRPr="003F2180">
              <w:t>-</w:t>
            </w:r>
            <w:r w:rsidRPr="00711EB3">
              <w:rPr>
                <w:lang w:val="en-US"/>
              </w:rPr>
              <w:t>MM</w:t>
            </w:r>
            <w:r w:rsidRPr="00711EB3">
              <w:t>-</w:t>
            </w:r>
            <w:r w:rsidRPr="004570C1">
              <w:rPr>
                <w:lang w:val="en-US"/>
              </w:rPr>
              <w:t>DD</w:t>
            </w:r>
            <w:r w:rsidRPr="00C04ABF">
              <w:t xml:space="preserve"> </w:t>
            </w:r>
            <w:proofErr w:type="spellStart"/>
            <w:r w:rsidRPr="00AF60EA">
              <w:rPr>
                <w:lang w:val="en-US"/>
              </w:rPr>
              <w:t>hh</w:t>
            </w:r>
            <w:proofErr w:type="spellEnd"/>
            <w:r w:rsidRPr="00AF60EA">
              <w:t>:</w:t>
            </w:r>
            <w:proofErr w:type="gramStart"/>
            <w:r w:rsidRPr="00AF60EA">
              <w:rPr>
                <w:lang w:val="en-US"/>
              </w:rPr>
              <w:t>mm</w:t>
            </w:r>
            <w:r w:rsidRPr="00AF60EA">
              <w:t>:</w:t>
            </w:r>
            <w:r w:rsidRPr="00AF60EA">
              <w:rPr>
                <w:lang w:val="en-US"/>
              </w:rPr>
              <w:t>ss</w:t>
            </w:r>
            <w:proofErr w:type="gramEnd"/>
          </w:p>
        </w:tc>
      </w:tr>
      <w:tr w:rsidR="00903E6B" w:rsidRPr="005A52E1" w14:paraId="0D19EF0C" w14:textId="77777777" w:rsidTr="00C75A4E">
        <w:tc>
          <w:tcPr>
            <w:tcW w:w="1128" w:type="pct"/>
          </w:tcPr>
          <w:p w14:paraId="0E505D9B" w14:textId="77777777" w:rsidR="004B46FF" w:rsidRPr="00106607" w:rsidRDefault="004B46FF" w:rsidP="00D04606">
            <w:pPr>
              <w:pStyle w:val="GOSTTablenorm"/>
              <w:suppressAutoHyphens/>
            </w:pPr>
            <w:r w:rsidRPr="00106607">
              <w:t>Версия формата</w:t>
            </w:r>
          </w:p>
        </w:tc>
        <w:tc>
          <w:tcPr>
            <w:tcW w:w="769" w:type="pct"/>
          </w:tcPr>
          <w:p w14:paraId="3C23B2D0" w14:textId="77777777" w:rsidR="004B46FF" w:rsidRPr="003F2180" w:rsidRDefault="004B46FF" w:rsidP="00D04606">
            <w:pPr>
              <w:pStyle w:val="GOSTTablenorm"/>
              <w:suppressAutoHyphens/>
              <w:rPr>
                <w:lang w:val="en-US"/>
              </w:rPr>
            </w:pPr>
            <w:r w:rsidRPr="00106607">
              <w:rPr>
                <w:lang w:val="en-US"/>
              </w:rPr>
              <w:t>Version</w:t>
            </w:r>
          </w:p>
        </w:tc>
        <w:tc>
          <w:tcPr>
            <w:tcW w:w="513" w:type="pct"/>
          </w:tcPr>
          <w:p w14:paraId="408FB58C" w14:textId="77777777" w:rsidR="004B46FF" w:rsidRPr="005A52E1" w:rsidRDefault="004B46FF" w:rsidP="00D04606">
            <w:pPr>
              <w:pStyle w:val="GOSTTablenorm"/>
              <w:suppressAutoHyphens/>
              <w:rPr>
                <w:lang w:val="en-US"/>
              </w:rPr>
            </w:pPr>
            <w:r w:rsidRPr="005A52E1">
              <w:t>Строка</w:t>
            </w:r>
          </w:p>
        </w:tc>
        <w:tc>
          <w:tcPr>
            <w:tcW w:w="287" w:type="pct"/>
          </w:tcPr>
          <w:p w14:paraId="6434897C" w14:textId="77777777" w:rsidR="004B46FF" w:rsidRPr="005A52E1" w:rsidRDefault="004B46FF" w:rsidP="00D04606">
            <w:pPr>
              <w:pStyle w:val="GOSTTablenorm"/>
              <w:suppressAutoHyphens/>
            </w:pPr>
            <w:r w:rsidRPr="005A52E1">
              <w:t>Да</w:t>
            </w:r>
          </w:p>
        </w:tc>
        <w:tc>
          <w:tcPr>
            <w:tcW w:w="282" w:type="pct"/>
          </w:tcPr>
          <w:p w14:paraId="4E8B3AC7" w14:textId="77777777" w:rsidR="004B46FF" w:rsidRPr="00106607" w:rsidRDefault="004B46FF" w:rsidP="00D04606">
            <w:pPr>
              <w:pStyle w:val="GOSTTablenorm"/>
              <w:suppressAutoHyphens/>
              <w:rPr>
                <w:lang w:val="en-US"/>
              </w:rPr>
            </w:pPr>
            <w:r w:rsidRPr="00106607">
              <w:t>&lt;=</w:t>
            </w:r>
            <w:r w:rsidRPr="00106607">
              <w:rPr>
                <w:lang w:val="en-US"/>
              </w:rPr>
              <w:t>10</w:t>
            </w:r>
          </w:p>
        </w:tc>
        <w:tc>
          <w:tcPr>
            <w:tcW w:w="2021" w:type="pct"/>
          </w:tcPr>
          <w:p w14:paraId="4E5AD13D" w14:textId="77777777" w:rsidR="004B46FF" w:rsidRPr="00711EB3" w:rsidRDefault="004B46FF" w:rsidP="00D04606">
            <w:pPr>
              <w:pStyle w:val="GOSTTablenorm"/>
              <w:suppressAutoHyphens/>
            </w:pPr>
            <w:r w:rsidRPr="003F2180">
              <w:t>Версия формата з</w:t>
            </w:r>
            <w:r w:rsidRPr="00711EB3">
              <w:t>апроса</w:t>
            </w:r>
          </w:p>
        </w:tc>
      </w:tr>
      <w:tr w:rsidR="00903E6B" w:rsidRPr="005A52E1" w14:paraId="41E3EE41" w14:textId="77777777" w:rsidTr="00C75A4E">
        <w:tc>
          <w:tcPr>
            <w:tcW w:w="1128" w:type="pct"/>
          </w:tcPr>
          <w:p w14:paraId="36F469B0" w14:textId="77777777" w:rsidR="004B46FF" w:rsidRPr="00106607" w:rsidRDefault="004B46FF" w:rsidP="00D04606">
            <w:pPr>
              <w:pStyle w:val="GOSTTablenorm"/>
              <w:suppressAutoHyphens/>
            </w:pPr>
            <w:r w:rsidRPr="00106607">
              <w:t>Глобальный идентификатор запроса</w:t>
            </w:r>
          </w:p>
        </w:tc>
        <w:tc>
          <w:tcPr>
            <w:tcW w:w="769" w:type="pct"/>
          </w:tcPr>
          <w:p w14:paraId="598765F8" w14:textId="77777777" w:rsidR="004B46FF" w:rsidRPr="003F2180" w:rsidRDefault="004B46FF" w:rsidP="00D04606">
            <w:pPr>
              <w:pStyle w:val="GOSTTablenorm"/>
              <w:suppressAutoHyphens/>
              <w:rPr>
                <w:lang w:val="en-US"/>
              </w:rPr>
            </w:pPr>
            <w:proofErr w:type="spellStart"/>
            <w:r w:rsidRPr="00106607">
              <w:rPr>
                <w:lang w:val="en-US"/>
              </w:rPr>
              <w:t>ReqGuid</w:t>
            </w:r>
            <w:proofErr w:type="spellEnd"/>
          </w:p>
        </w:tc>
        <w:tc>
          <w:tcPr>
            <w:tcW w:w="513" w:type="pct"/>
          </w:tcPr>
          <w:p w14:paraId="3A5FBD8D" w14:textId="77777777" w:rsidR="004B46FF" w:rsidRPr="005A52E1" w:rsidRDefault="004B46FF" w:rsidP="00D04606">
            <w:pPr>
              <w:pStyle w:val="GOSTTablenorm"/>
              <w:suppressAutoHyphens/>
            </w:pPr>
            <w:r w:rsidRPr="005A52E1">
              <w:rPr>
                <w:lang w:val="en-US"/>
              </w:rPr>
              <w:t>GUID</w:t>
            </w:r>
          </w:p>
        </w:tc>
        <w:tc>
          <w:tcPr>
            <w:tcW w:w="287" w:type="pct"/>
          </w:tcPr>
          <w:p w14:paraId="05F797A1" w14:textId="77777777" w:rsidR="004B46FF" w:rsidRPr="005A52E1" w:rsidRDefault="004B46FF" w:rsidP="00D04606">
            <w:pPr>
              <w:pStyle w:val="GOSTTablenorm"/>
              <w:suppressAutoHyphens/>
            </w:pPr>
            <w:r w:rsidRPr="005A52E1">
              <w:t>Да</w:t>
            </w:r>
          </w:p>
        </w:tc>
        <w:tc>
          <w:tcPr>
            <w:tcW w:w="282" w:type="pct"/>
          </w:tcPr>
          <w:p w14:paraId="0680A0F5" w14:textId="77777777" w:rsidR="004B46FF" w:rsidRPr="00106607" w:rsidRDefault="004B46FF" w:rsidP="00D04606">
            <w:pPr>
              <w:pStyle w:val="GOSTTablenorm"/>
              <w:suppressAutoHyphens/>
              <w:rPr>
                <w:lang w:val="en-US"/>
              </w:rPr>
            </w:pPr>
            <w:r w:rsidRPr="00106607">
              <w:rPr>
                <w:lang w:val="en-US"/>
              </w:rPr>
              <w:t>=</w:t>
            </w:r>
            <w:r w:rsidRPr="00106607">
              <w:t>36</w:t>
            </w:r>
          </w:p>
        </w:tc>
        <w:tc>
          <w:tcPr>
            <w:tcW w:w="2021" w:type="pct"/>
          </w:tcPr>
          <w:p w14:paraId="0FAB8397" w14:textId="77777777" w:rsidR="004B46FF" w:rsidRPr="00106607" w:rsidRDefault="004B46FF" w:rsidP="00D04606">
            <w:pPr>
              <w:pStyle w:val="GOSTTablenorm"/>
              <w:suppressAutoHyphens/>
            </w:pPr>
            <w:r w:rsidRPr="003F2180">
              <w:t xml:space="preserve">Уникальный идентификатор </w:t>
            </w:r>
            <w:r w:rsidRPr="00106607">
              <w:t>запроса (с тире)</w:t>
            </w:r>
          </w:p>
        </w:tc>
      </w:tr>
      <w:tr w:rsidR="00903E6B" w:rsidRPr="005A52E1" w14:paraId="1FA0848C" w14:textId="77777777" w:rsidTr="00C75A4E">
        <w:tc>
          <w:tcPr>
            <w:tcW w:w="1128" w:type="pct"/>
          </w:tcPr>
          <w:p w14:paraId="3C1F1F8F" w14:textId="77777777" w:rsidR="003F76BF" w:rsidRPr="005A52E1" w:rsidRDefault="003F76BF" w:rsidP="00D04606">
            <w:pPr>
              <w:pStyle w:val="GOSTTablenorm"/>
              <w:suppressAutoHyphens/>
            </w:pPr>
            <w:r>
              <w:t>Глобальный идентификатор документа</w:t>
            </w:r>
          </w:p>
        </w:tc>
        <w:tc>
          <w:tcPr>
            <w:tcW w:w="769" w:type="pct"/>
          </w:tcPr>
          <w:p w14:paraId="110A72D0" w14:textId="77777777" w:rsidR="003F76BF" w:rsidRPr="0084007D" w:rsidRDefault="003F76BF" w:rsidP="00D04606">
            <w:pPr>
              <w:pStyle w:val="GOSTTablenorm"/>
              <w:suppressAutoHyphens/>
              <w:rPr>
                <w:lang w:val="en-US"/>
              </w:rPr>
            </w:pPr>
            <w:proofErr w:type="spellStart"/>
            <w:r>
              <w:rPr>
                <w:lang w:val="en-US"/>
              </w:rPr>
              <w:t>DocGuid</w:t>
            </w:r>
            <w:proofErr w:type="spellEnd"/>
          </w:p>
        </w:tc>
        <w:tc>
          <w:tcPr>
            <w:tcW w:w="513" w:type="pct"/>
          </w:tcPr>
          <w:p w14:paraId="58E36270" w14:textId="77777777" w:rsidR="003F76BF" w:rsidRPr="005A52E1" w:rsidRDefault="003F76BF" w:rsidP="00D04606">
            <w:pPr>
              <w:pStyle w:val="GOSTTablenorm"/>
              <w:suppressAutoHyphens/>
            </w:pPr>
            <w:r>
              <w:t>Строка</w:t>
            </w:r>
          </w:p>
        </w:tc>
        <w:tc>
          <w:tcPr>
            <w:tcW w:w="287" w:type="pct"/>
          </w:tcPr>
          <w:p w14:paraId="26444A77" w14:textId="77777777" w:rsidR="003F76BF" w:rsidRPr="005A52E1" w:rsidRDefault="003F76BF" w:rsidP="00D04606">
            <w:pPr>
              <w:pStyle w:val="GOSTTablenorm"/>
              <w:suppressAutoHyphens/>
            </w:pPr>
            <w:r>
              <w:t>Да</w:t>
            </w:r>
          </w:p>
        </w:tc>
        <w:tc>
          <w:tcPr>
            <w:tcW w:w="282" w:type="pct"/>
          </w:tcPr>
          <w:p w14:paraId="24E980AA" w14:textId="6271C0FF" w:rsidR="003F76BF" w:rsidRPr="003F76BF" w:rsidRDefault="003F76BF" w:rsidP="00D04606">
            <w:pPr>
              <w:pStyle w:val="GOSTTablenorm"/>
              <w:suppressAutoHyphens/>
            </w:pPr>
            <w:r>
              <w:t>=36</w:t>
            </w:r>
          </w:p>
        </w:tc>
        <w:tc>
          <w:tcPr>
            <w:tcW w:w="2021" w:type="pct"/>
          </w:tcPr>
          <w:p w14:paraId="018327F5" w14:textId="447E700D" w:rsidR="003F76BF" w:rsidRPr="00141AE4" w:rsidRDefault="003F76BF" w:rsidP="00D04606">
            <w:pPr>
              <w:pStyle w:val="GOSTTablenorm"/>
              <w:suppressAutoHyphens/>
              <w:rPr>
                <w:lang w:eastAsia="en-US"/>
              </w:rPr>
            </w:pPr>
            <w:r w:rsidRPr="0084007D">
              <w:rPr>
                <w:lang w:eastAsia="en-US"/>
              </w:rPr>
              <w:t xml:space="preserve">Уникальный идентификатор документа (с тире), информацию по которому требуется </w:t>
            </w:r>
            <w:r>
              <w:rPr>
                <w:lang w:eastAsia="en-US"/>
              </w:rPr>
              <w:t>изменить</w:t>
            </w:r>
            <w:r w:rsidRPr="0084007D">
              <w:rPr>
                <w:lang w:eastAsia="en-US"/>
              </w:rPr>
              <w:t xml:space="preserve"> в справочник</w:t>
            </w:r>
            <w:r>
              <w:rPr>
                <w:lang w:eastAsia="en-US"/>
              </w:rPr>
              <w:t>е</w:t>
            </w:r>
            <w:r w:rsidRPr="0084007D">
              <w:rPr>
                <w:lang w:eastAsia="en-US"/>
              </w:rPr>
              <w:t xml:space="preserve"> «Исключения при проверке записей учета»</w:t>
            </w:r>
          </w:p>
        </w:tc>
      </w:tr>
      <w:tr w:rsidR="00903E6B" w:rsidRPr="005A52E1" w14:paraId="55C83EC5" w14:textId="77777777" w:rsidTr="00C75A4E">
        <w:tc>
          <w:tcPr>
            <w:tcW w:w="1128" w:type="pct"/>
          </w:tcPr>
          <w:p w14:paraId="7EA57EFE" w14:textId="77777777" w:rsidR="004B46FF" w:rsidRPr="00106607" w:rsidRDefault="004B46FF" w:rsidP="00D04606">
            <w:pPr>
              <w:pStyle w:val="GOSTTablenorm"/>
              <w:suppressAutoHyphens/>
            </w:pPr>
            <w:r w:rsidRPr="00106607">
              <w:t>Тип запроса</w:t>
            </w:r>
          </w:p>
        </w:tc>
        <w:tc>
          <w:tcPr>
            <w:tcW w:w="769" w:type="pct"/>
          </w:tcPr>
          <w:p w14:paraId="2E05DBB9" w14:textId="77777777" w:rsidR="004B46FF" w:rsidRPr="003F2180" w:rsidRDefault="004B46FF" w:rsidP="00D04606">
            <w:pPr>
              <w:pStyle w:val="GOSTTablenorm"/>
              <w:suppressAutoHyphens/>
              <w:rPr>
                <w:lang w:val="en-US"/>
              </w:rPr>
            </w:pPr>
            <w:proofErr w:type="spellStart"/>
            <w:r w:rsidRPr="00106607">
              <w:rPr>
                <w:lang w:val="en-US"/>
              </w:rPr>
              <w:t>RequestType</w:t>
            </w:r>
            <w:proofErr w:type="spellEnd"/>
          </w:p>
        </w:tc>
        <w:tc>
          <w:tcPr>
            <w:tcW w:w="513" w:type="pct"/>
          </w:tcPr>
          <w:p w14:paraId="31CB0F04" w14:textId="77777777" w:rsidR="004B46FF" w:rsidRPr="005A52E1" w:rsidRDefault="004B46FF" w:rsidP="00D04606">
            <w:pPr>
              <w:pStyle w:val="GOSTTablenorm"/>
              <w:suppressAutoHyphens/>
              <w:rPr>
                <w:lang w:val="en-US"/>
              </w:rPr>
            </w:pPr>
            <w:r w:rsidRPr="005A52E1">
              <w:t>Строка</w:t>
            </w:r>
          </w:p>
        </w:tc>
        <w:tc>
          <w:tcPr>
            <w:tcW w:w="287" w:type="pct"/>
          </w:tcPr>
          <w:p w14:paraId="560BD8E1" w14:textId="77777777" w:rsidR="004B46FF" w:rsidRPr="005A52E1" w:rsidRDefault="004B46FF" w:rsidP="00D04606">
            <w:pPr>
              <w:pStyle w:val="GOSTTablenorm"/>
              <w:suppressAutoHyphens/>
            </w:pPr>
            <w:r w:rsidRPr="005A52E1">
              <w:t>Да</w:t>
            </w:r>
          </w:p>
        </w:tc>
        <w:tc>
          <w:tcPr>
            <w:tcW w:w="282" w:type="pct"/>
          </w:tcPr>
          <w:p w14:paraId="1F8C1412" w14:textId="06AE93D3" w:rsidR="004B46FF" w:rsidRPr="00106607" w:rsidRDefault="004B46FF">
            <w:pPr>
              <w:pStyle w:val="GOSTTablenorm"/>
              <w:suppressAutoHyphens/>
              <w:rPr>
                <w:lang w:val="en-US"/>
              </w:rPr>
            </w:pPr>
            <w:r w:rsidRPr="00106607">
              <w:t>&lt;=</w:t>
            </w:r>
            <w:del w:id="423" w:author="Сатлер Марина Викторовна" w:date="2024-10-31T12:15:00Z">
              <w:r w:rsidRPr="00106607" w:rsidDel="00AA0659">
                <w:rPr>
                  <w:lang w:val="en-US"/>
                </w:rPr>
                <w:delText>10</w:delText>
              </w:r>
            </w:del>
            <w:ins w:id="424" w:author="Сатлер Марина Викторовна" w:date="2024-10-31T12:15:00Z">
              <w:r w:rsidR="00AA0659">
                <w:rPr>
                  <w:lang w:val="en-US"/>
                </w:rPr>
                <w:t>5</w:t>
              </w:r>
              <w:r w:rsidR="00AA0659" w:rsidRPr="00106607">
                <w:rPr>
                  <w:lang w:val="en-US"/>
                </w:rPr>
                <w:t>0</w:t>
              </w:r>
            </w:ins>
          </w:p>
        </w:tc>
        <w:tc>
          <w:tcPr>
            <w:tcW w:w="2021" w:type="pct"/>
          </w:tcPr>
          <w:p w14:paraId="5BEAB255" w14:textId="59F10A1A" w:rsidR="004B46FF" w:rsidRPr="00711EB3" w:rsidRDefault="004B46FF" w:rsidP="00D04606">
            <w:pPr>
              <w:pStyle w:val="GOSTTablenorm"/>
              <w:suppressAutoHyphens/>
            </w:pPr>
            <w:r w:rsidRPr="003F2180">
              <w:t>Передается значение «</w:t>
            </w:r>
            <w:r w:rsidR="00A83C2E">
              <w:rPr>
                <w:lang w:val="en-US"/>
              </w:rPr>
              <w:t>COMPLY</w:t>
            </w:r>
            <w:r w:rsidRPr="00711EB3">
              <w:t>»</w:t>
            </w:r>
          </w:p>
        </w:tc>
      </w:tr>
      <w:tr w:rsidR="00903E6B" w:rsidRPr="005A52E1" w14:paraId="69A52E56" w14:textId="77777777" w:rsidTr="00C75A4E">
        <w:tc>
          <w:tcPr>
            <w:tcW w:w="1128" w:type="pct"/>
          </w:tcPr>
          <w:p w14:paraId="5E39DB20" w14:textId="31DB49FA" w:rsidR="00A83C2E" w:rsidRPr="00106607" w:rsidRDefault="004F1D42" w:rsidP="00D04606">
            <w:pPr>
              <w:pStyle w:val="GOSTTablenorm"/>
              <w:suppressAutoHyphens/>
            </w:pPr>
            <w:commentRangeStart w:id="425"/>
            <w:ins w:id="426" w:author="Сказецкая Наталья Камилевна" w:date="2026-04-15T20:53:00Z">
              <w:r w:rsidRPr="004F1D42">
                <w:rPr>
                  <w:color w:val="0070C0"/>
                  <w:highlight w:val="green"/>
                </w:rPr>
                <w:t>Инициатор события учета</w:t>
              </w:r>
              <w:commentRangeEnd w:id="425"/>
              <w:r w:rsidRPr="004F1D42">
                <w:rPr>
                  <w:rStyle w:val="affa"/>
                  <w:highlight w:val="green"/>
                </w:rPr>
                <w:commentReference w:id="425"/>
              </w:r>
            </w:ins>
            <w:del w:id="427" w:author="Сказецкая Наталья Камилевна" w:date="2026-04-15T20:53:00Z">
              <w:r w:rsidR="00A83C2E" w:rsidRPr="004F1D42" w:rsidDel="004F1D42">
                <w:rPr>
                  <w:highlight w:val="green"/>
                </w:rPr>
                <w:delText>Субъект учета</w:delText>
              </w:r>
            </w:del>
          </w:p>
        </w:tc>
        <w:tc>
          <w:tcPr>
            <w:tcW w:w="769" w:type="pct"/>
          </w:tcPr>
          <w:p w14:paraId="6C9838A8" w14:textId="0D4E49B6" w:rsidR="00A83C2E" w:rsidRPr="00106607" w:rsidRDefault="00A83C2E" w:rsidP="00D04606">
            <w:pPr>
              <w:pStyle w:val="GOSTTablenorm"/>
              <w:suppressAutoHyphens/>
              <w:rPr>
                <w:lang w:val="en-US"/>
              </w:rPr>
            </w:pPr>
            <w:r>
              <w:rPr>
                <w:lang w:val="en-US"/>
              </w:rPr>
              <w:t>Subject</w:t>
            </w:r>
          </w:p>
        </w:tc>
        <w:tc>
          <w:tcPr>
            <w:tcW w:w="513" w:type="pct"/>
          </w:tcPr>
          <w:p w14:paraId="26C283A9" w14:textId="0FCBF0C4" w:rsidR="00A83C2E" w:rsidRPr="005A52E1" w:rsidRDefault="00A83C2E" w:rsidP="00D04606">
            <w:pPr>
              <w:pStyle w:val="GOSTTablenorm"/>
              <w:suppressAutoHyphens/>
            </w:pPr>
            <w:r>
              <w:t>Строка</w:t>
            </w:r>
          </w:p>
        </w:tc>
        <w:tc>
          <w:tcPr>
            <w:tcW w:w="287" w:type="pct"/>
          </w:tcPr>
          <w:p w14:paraId="0F41C356" w14:textId="41D7C2F3" w:rsidR="00A83C2E" w:rsidRPr="005A52E1" w:rsidRDefault="00A83C2E" w:rsidP="00D04606">
            <w:pPr>
              <w:pStyle w:val="GOSTTablenorm"/>
              <w:suppressAutoHyphens/>
            </w:pPr>
            <w:r>
              <w:t>Да</w:t>
            </w:r>
          </w:p>
        </w:tc>
        <w:tc>
          <w:tcPr>
            <w:tcW w:w="282" w:type="pct"/>
          </w:tcPr>
          <w:p w14:paraId="68EF8505" w14:textId="757078C4" w:rsidR="00A83C2E" w:rsidRPr="00A83C2E" w:rsidRDefault="00A83C2E" w:rsidP="00D04606">
            <w:pPr>
              <w:pStyle w:val="GOSTTablenorm"/>
              <w:suppressAutoHyphens/>
              <w:rPr>
                <w:lang w:val="en-US"/>
              </w:rPr>
            </w:pPr>
            <w:r>
              <w:rPr>
                <w:lang w:val="en-US"/>
              </w:rPr>
              <w:t>=4</w:t>
            </w:r>
          </w:p>
        </w:tc>
        <w:tc>
          <w:tcPr>
            <w:tcW w:w="2021" w:type="pct"/>
          </w:tcPr>
          <w:p w14:paraId="3162C3DD" w14:textId="4AF6F2DF" w:rsidR="00A83C2E" w:rsidRDefault="00A83C2E" w:rsidP="00D04606">
            <w:pPr>
              <w:pStyle w:val="GOSTTablenorm"/>
              <w:suppressAutoHyphens/>
            </w:pPr>
            <w:r w:rsidRPr="00A83C2E">
              <w:t>Указывается код ТОФК</w:t>
            </w:r>
            <w:del w:id="428" w:author="Сказецкая Наталья Камилевна" w:date="2026-04-15T20:53:00Z">
              <w:r w:rsidRPr="004F1D42" w:rsidDel="004F1D42">
                <w:rPr>
                  <w:highlight w:val="green"/>
                </w:rPr>
                <w:delText>/ЦС</w:delText>
              </w:r>
            </w:del>
            <w:r w:rsidRPr="00A83C2E">
              <w:t xml:space="preserve"> учета, где проводится операция по документу, информацию по которому требуется </w:t>
            </w:r>
            <w:r w:rsidR="003F76BF">
              <w:t>изменить</w:t>
            </w:r>
            <w:r w:rsidR="003F76BF" w:rsidRPr="00A83C2E">
              <w:t xml:space="preserve"> </w:t>
            </w:r>
            <w:r w:rsidRPr="00A83C2E">
              <w:t>в справочник</w:t>
            </w:r>
            <w:r w:rsidR="003F76BF">
              <w:t>е</w:t>
            </w:r>
            <w:r w:rsidRPr="00A83C2E">
              <w:t xml:space="preserve"> «Исключения при проверке записей учета»</w:t>
            </w:r>
            <w:r w:rsidR="003F76BF">
              <w:t>.</w:t>
            </w:r>
          </w:p>
          <w:p w14:paraId="47CEF54C" w14:textId="59F37F68" w:rsidR="003F76BF" w:rsidRPr="003F2180" w:rsidRDefault="003F76BF" w:rsidP="00D04606">
            <w:pPr>
              <w:pStyle w:val="GOSTTablenorm"/>
              <w:suppressAutoHyphens/>
            </w:pPr>
            <w:r w:rsidRPr="003F76BF">
              <w:t xml:space="preserve">При обработке запроса </w:t>
            </w:r>
            <w:ins w:id="429" w:author="Сказецкая Наталья Камилевна" w:date="2026-04-15T20:53:00Z">
              <w:r w:rsidR="004F1D42" w:rsidRPr="00E11CC2">
                <w:rPr>
                  <w:lang w:val="en-US"/>
                </w:rPr>
                <w:t>ACCOUNTING</w:t>
              </w:r>
              <w:r w:rsidR="004F1D42" w:rsidRPr="00E11CC2">
                <w:t xml:space="preserve">, </w:t>
              </w:r>
              <w:r w:rsidR="004F1D42" w:rsidRPr="00E11CC2">
                <w:rPr>
                  <w:lang w:val="en-US"/>
                </w:rPr>
                <w:t>REVERSAL</w:t>
              </w:r>
              <w:r w:rsidR="004F1D42" w:rsidRPr="003F76BF">
                <w:t xml:space="preserve"> </w:t>
              </w:r>
            </w:ins>
            <w:r w:rsidRPr="003F76BF">
              <w:t xml:space="preserve">в SVAP </w:t>
            </w:r>
            <w:ins w:id="430" w:author="Сказецкая Наталья Камилевна" w:date="2026-04-15T20:54:00Z">
              <w:r w:rsidR="004F1D42">
                <w:t xml:space="preserve">указанное </w:t>
              </w:r>
            </w:ins>
            <w:r w:rsidRPr="003F76BF">
              <w:t xml:space="preserve">значение </w:t>
            </w:r>
            <w:ins w:id="431" w:author="Сказецкая Наталья Камилевна" w:date="2026-04-15T20:54:00Z">
              <w:r w:rsidR="004F1D42" w:rsidRPr="00E11CC2">
                <w:t>в справочнике «Исключения при проверке записей учета»</w:t>
              </w:r>
            </w:ins>
            <w:del w:id="432" w:author="Сказецкая Наталья Камилевна" w:date="2026-04-15T20:54:00Z">
              <w:r w:rsidRPr="003F76BF" w:rsidDel="004F1D42">
                <w:delText>параметра</w:delText>
              </w:r>
            </w:del>
            <w:r w:rsidRPr="003F76BF">
              <w:t xml:space="preserve"> не анализируется, логика/валидация на него не закладывается. Используется для фильтрации записей справочника «Исключения при проверке записей учета» при </w:t>
            </w:r>
            <w:r w:rsidRPr="003F76BF">
              <w:lastRenderedPageBreak/>
              <w:t>экспорте данных в разрезе ТОФК</w:t>
            </w:r>
            <w:ins w:id="433" w:author="Сказецкая Наталья Камилевна" w:date="2026-04-15T20:54:00Z">
              <w:r w:rsidR="004F1D42">
                <w:t xml:space="preserve"> </w:t>
              </w:r>
              <w:r w:rsidR="004F1D42" w:rsidRPr="00E11CC2">
                <w:t>с помощью запроса UNLOADING</w:t>
              </w:r>
            </w:ins>
          </w:p>
        </w:tc>
      </w:tr>
      <w:tr w:rsidR="000B57C5" w:rsidRPr="005A52E1" w14:paraId="35F87430" w14:textId="77777777" w:rsidTr="000B57C5">
        <w:tc>
          <w:tcPr>
            <w:tcW w:w="5000" w:type="pct"/>
            <w:gridSpan w:val="6"/>
            <w:tcBorders>
              <w:top w:val="single" w:sz="4" w:space="0" w:color="000000" w:themeColor="text1"/>
              <w:left w:val="single" w:sz="4" w:space="0" w:color="000000" w:themeColor="text1"/>
              <w:bottom w:val="single" w:sz="4" w:space="0" w:color="000000" w:themeColor="text1"/>
            </w:tcBorders>
            <w:shd w:val="clear" w:color="auto" w:fill="auto"/>
          </w:tcPr>
          <w:p w14:paraId="7E1CE7E0" w14:textId="16D79551" w:rsidR="000B57C5" w:rsidRPr="00106607" w:rsidRDefault="000B57C5" w:rsidP="00D04606">
            <w:pPr>
              <w:pStyle w:val="GOSTTableHead"/>
              <w:rPr>
                <w:szCs w:val="22"/>
              </w:rPr>
            </w:pPr>
            <w:r w:rsidRPr="00106607">
              <w:rPr>
                <w:szCs w:val="22"/>
              </w:rPr>
              <w:lastRenderedPageBreak/>
              <w:t>Перечень параметров тела запроса (</w:t>
            </w:r>
            <w:r w:rsidRPr="005A52E1">
              <w:rPr>
                <w:szCs w:val="22"/>
                <w:lang w:val="en-US"/>
              </w:rPr>
              <w:t>document</w:t>
            </w:r>
            <w:r w:rsidRPr="00106607">
              <w:rPr>
                <w:szCs w:val="22"/>
              </w:rPr>
              <w:t>)</w:t>
            </w:r>
          </w:p>
        </w:tc>
      </w:tr>
      <w:tr w:rsidR="00903E6B" w:rsidRPr="005A52E1" w14:paraId="27A4CF42" w14:textId="77777777" w:rsidTr="00C75A4E">
        <w:tc>
          <w:tcPr>
            <w:tcW w:w="1128" w:type="pct"/>
          </w:tcPr>
          <w:p w14:paraId="0174A417" w14:textId="0DC465D3" w:rsidR="0046396C" w:rsidRPr="00474651" w:rsidRDefault="0046396C" w:rsidP="00D04606">
            <w:pPr>
              <w:pStyle w:val="GOSTTablenorm"/>
              <w:suppressAutoHyphens/>
            </w:pPr>
            <w:r w:rsidRPr="00474651">
              <w:t>Вид операции</w:t>
            </w:r>
          </w:p>
        </w:tc>
        <w:tc>
          <w:tcPr>
            <w:tcW w:w="769" w:type="pct"/>
          </w:tcPr>
          <w:p w14:paraId="72C7A440" w14:textId="30FC380A" w:rsidR="0046396C" w:rsidRPr="00C75A4E" w:rsidRDefault="0084007D" w:rsidP="00D04606">
            <w:pPr>
              <w:pStyle w:val="GOSTTablenorm"/>
              <w:suppressAutoHyphens/>
            </w:pPr>
            <w:proofErr w:type="spellStart"/>
            <w:r w:rsidRPr="00C75A4E">
              <w:t>Operation</w:t>
            </w:r>
            <w:proofErr w:type="spellEnd"/>
          </w:p>
        </w:tc>
        <w:tc>
          <w:tcPr>
            <w:tcW w:w="513" w:type="pct"/>
          </w:tcPr>
          <w:p w14:paraId="6FF5174C" w14:textId="4202C601" w:rsidR="0046396C" w:rsidRPr="00BA7A4A" w:rsidRDefault="0084007D" w:rsidP="00D04606">
            <w:pPr>
              <w:pStyle w:val="GOSTTablenorm"/>
              <w:suppressAutoHyphens/>
            </w:pPr>
            <w:r w:rsidRPr="00890A8D">
              <w:t>Число</w:t>
            </w:r>
          </w:p>
        </w:tc>
        <w:tc>
          <w:tcPr>
            <w:tcW w:w="287" w:type="pct"/>
          </w:tcPr>
          <w:p w14:paraId="288BA124" w14:textId="78204770" w:rsidR="0046396C" w:rsidRPr="00BA7A4A" w:rsidRDefault="0084007D" w:rsidP="00D04606">
            <w:pPr>
              <w:pStyle w:val="GOSTTablenorm"/>
              <w:suppressAutoHyphens/>
            </w:pPr>
            <w:r w:rsidRPr="00BA7A4A">
              <w:t>Да</w:t>
            </w:r>
          </w:p>
        </w:tc>
        <w:tc>
          <w:tcPr>
            <w:tcW w:w="282" w:type="pct"/>
          </w:tcPr>
          <w:p w14:paraId="0FB1B687" w14:textId="0CE5288E" w:rsidR="0046396C" w:rsidRPr="00BA7A4A" w:rsidRDefault="0084007D" w:rsidP="00D04606">
            <w:pPr>
              <w:pStyle w:val="GOSTTablenorm"/>
              <w:suppressAutoHyphens/>
            </w:pPr>
            <w:r w:rsidRPr="00BA7A4A">
              <w:t>=1</w:t>
            </w:r>
          </w:p>
        </w:tc>
        <w:tc>
          <w:tcPr>
            <w:tcW w:w="2021" w:type="pct"/>
          </w:tcPr>
          <w:p w14:paraId="07DBDA90" w14:textId="2FCA537F" w:rsidR="0084007D" w:rsidRPr="00C75A4E" w:rsidRDefault="0084007D" w:rsidP="00D04606">
            <w:pPr>
              <w:pStyle w:val="GOSTTablenorm"/>
              <w:suppressAutoHyphens/>
            </w:pPr>
            <w:r w:rsidRPr="00C75A4E">
              <w:t>Указывается вид операции</w:t>
            </w:r>
            <w:r w:rsidR="003F76BF" w:rsidRPr="00C75A4E">
              <w:t xml:space="preserve"> при изменении справочника «Исключения при проверке записей учета»</w:t>
            </w:r>
            <w:r w:rsidRPr="00C75A4E">
              <w:t>.</w:t>
            </w:r>
          </w:p>
          <w:p w14:paraId="185C7080" w14:textId="77777777" w:rsidR="0084007D" w:rsidRPr="00C75A4E" w:rsidRDefault="0084007D" w:rsidP="00D04606">
            <w:pPr>
              <w:pStyle w:val="GOSTTablenorm"/>
              <w:suppressAutoHyphens/>
            </w:pPr>
            <w:r w:rsidRPr="00C75A4E">
              <w:t>Возможные значения:</w:t>
            </w:r>
          </w:p>
          <w:p w14:paraId="2D549C18" w14:textId="61A13B9F" w:rsidR="0084007D" w:rsidRPr="00C75A4E" w:rsidRDefault="00474651" w:rsidP="00D04606">
            <w:pPr>
              <w:pStyle w:val="GOSTTableListMark1"/>
              <w:suppressAutoHyphens/>
            </w:pPr>
            <w:r>
              <w:t>«</w:t>
            </w:r>
            <w:r w:rsidR="0084007D" w:rsidRPr="00C75A4E">
              <w:t>0</w:t>
            </w:r>
            <w:r>
              <w:t>»</w:t>
            </w:r>
            <w:r w:rsidR="0084007D" w:rsidRPr="00C75A4E">
              <w:t xml:space="preserve"> – удаление записи;</w:t>
            </w:r>
          </w:p>
          <w:p w14:paraId="2FB4015B" w14:textId="5DBBEFBD" w:rsidR="0046396C" w:rsidRPr="00C75A4E" w:rsidRDefault="00474651" w:rsidP="00D04606">
            <w:pPr>
              <w:pStyle w:val="GOSTTableListMark1"/>
              <w:suppressAutoHyphens/>
            </w:pPr>
            <w:r>
              <w:t>«</w:t>
            </w:r>
            <w:r w:rsidR="0084007D" w:rsidRPr="00C75A4E">
              <w:t>1</w:t>
            </w:r>
            <w:r>
              <w:t>»</w:t>
            </w:r>
            <w:r w:rsidR="0084007D" w:rsidRPr="00C75A4E">
              <w:t xml:space="preserve"> – добавление записи</w:t>
            </w:r>
          </w:p>
        </w:tc>
      </w:tr>
    </w:tbl>
    <w:p w14:paraId="0039E00A" w14:textId="77777777" w:rsidR="004B46FF" w:rsidRPr="00A34EF1" w:rsidRDefault="004B46FF" w:rsidP="00D04606">
      <w:pPr>
        <w:pStyle w:val="31"/>
      </w:pPr>
      <w:bookmarkStart w:id="434" w:name="_Toc226456991"/>
      <w:r w:rsidRPr="00A34EF1">
        <w:t>Пример запроса</w:t>
      </w:r>
      <w:bookmarkEnd w:id="434"/>
    </w:p>
    <w:p w14:paraId="45DCF019" w14:textId="77777777" w:rsidR="00A34EF1" w:rsidRPr="00A34EF1" w:rsidRDefault="00A34EF1" w:rsidP="00D04606">
      <w:pPr>
        <w:pStyle w:val="GOSTScript"/>
        <w:suppressAutoHyphens/>
      </w:pPr>
      <w:r w:rsidRPr="00A34EF1">
        <w:t>{</w:t>
      </w:r>
    </w:p>
    <w:p w14:paraId="47F3D908" w14:textId="77777777" w:rsidR="00A34EF1" w:rsidRPr="00A34EF1" w:rsidRDefault="00A34EF1" w:rsidP="00D04606">
      <w:pPr>
        <w:pStyle w:val="GOSTScript"/>
        <w:suppressAutoHyphens/>
      </w:pPr>
      <w:r w:rsidRPr="00A34EF1">
        <w:tab/>
        <w:t>"header": {</w:t>
      </w:r>
    </w:p>
    <w:p w14:paraId="70D9DB99" w14:textId="77777777" w:rsidR="00A34EF1" w:rsidRPr="00A34EF1" w:rsidRDefault="00A34EF1" w:rsidP="00D04606">
      <w:pPr>
        <w:pStyle w:val="GOSTScript"/>
        <w:suppressAutoHyphens/>
      </w:pPr>
      <w:r w:rsidRPr="00A34EF1">
        <w:tab/>
      </w:r>
      <w:r w:rsidRPr="00A34EF1">
        <w:tab/>
        <w:t>"Source": "EXP05",</w:t>
      </w:r>
    </w:p>
    <w:p w14:paraId="70CA78A9" w14:textId="77777777" w:rsidR="00A34EF1" w:rsidRPr="00A34EF1" w:rsidRDefault="00A34EF1" w:rsidP="00D04606">
      <w:pPr>
        <w:pStyle w:val="GOSTScript"/>
        <w:suppressAutoHyphens/>
      </w:pPr>
      <w:r w:rsidRPr="00A34EF1">
        <w:tab/>
      </w:r>
      <w:r w:rsidRPr="00A34EF1">
        <w:tab/>
        <w:t>"ReqDateTime": "2023-04-06 14:37:22",</w:t>
      </w:r>
    </w:p>
    <w:p w14:paraId="2283E3CE" w14:textId="77777777" w:rsidR="00A34EF1" w:rsidRPr="00A34EF1" w:rsidRDefault="00A34EF1" w:rsidP="00D04606">
      <w:pPr>
        <w:pStyle w:val="GOSTScript"/>
        <w:suppressAutoHyphens/>
      </w:pPr>
      <w:r w:rsidRPr="00A34EF1">
        <w:tab/>
      </w:r>
      <w:r w:rsidRPr="00A34EF1">
        <w:tab/>
        <w:t>"Version": "2.4",</w:t>
      </w:r>
    </w:p>
    <w:p w14:paraId="38C72BC8" w14:textId="77777777" w:rsidR="00A34EF1" w:rsidRPr="00A34EF1" w:rsidRDefault="00A34EF1" w:rsidP="00D04606">
      <w:pPr>
        <w:pStyle w:val="GOSTScript"/>
        <w:suppressAutoHyphens/>
      </w:pPr>
      <w:r w:rsidRPr="00A34EF1">
        <w:tab/>
      </w:r>
      <w:r w:rsidRPr="00A34EF1">
        <w:tab/>
        <w:t>"ReqGuid": "b0d4ce5d-2757-4699-948c-cfa72ba94f10",</w:t>
      </w:r>
    </w:p>
    <w:p w14:paraId="4BE7583E" w14:textId="77777777" w:rsidR="00A34EF1" w:rsidRPr="00A34EF1" w:rsidRDefault="00A34EF1" w:rsidP="00D04606">
      <w:pPr>
        <w:pStyle w:val="GOSTScript"/>
        <w:suppressAutoHyphens/>
      </w:pPr>
      <w:r w:rsidRPr="00A34EF1">
        <w:tab/>
      </w:r>
      <w:r w:rsidRPr="00A34EF1">
        <w:tab/>
        <w:t>"DocGuid": "11b0d4ce5d-2757-4699-948c-cfa72ba94f",</w:t>
      </w:r>
    </w:p>
    <w:p w14:paraId="05313265" w14:textId="77777777" w:rsidR="00A34EF1" w:rsidRPr="00A34EF1" w:rsidRDefault="00A34EF1" w:rsidP="00D04606">
      <w:pPr>
        <w:pStyle w:val="GOSTScript"/>
        <w:suppressAutoHyphens/>
      </w:pPr>
      <w:r w:rsidRPr="00A34EF1">
        <w:tab/>
      </w:r>
      <w:r w:rsidRPr="00A34EF1">
        <w:tab/>
        <w:t>"RequestType": "COMPLY",</w:t>
      </w:r>
    </w:p>
    <w:p w14:paraId="4B67076F" w14:textId="77777777" w:rsidR="00A34EF1" w:rsidRPr="00A34EF1" w:rsidRDefault="00A34EF1" w:rsidP="00D04606">
      <w:pPr>
        <w:pStyle w:val="GOSTScript"/>
        <w:suppressAutoHyphens/>
      </w:pPr>
      <w:r w:rsidRPr="00A34EF1">
        <w:tab/>
      </w:r>
      <w:r w:rsidRPr="00A34EF1">
        <w:tab/>
        <w:t>"Subject": "6000"</w:t>
      </w:r>
    </w:p>
    <w:p w14:paraId="4A9516BF" w14:textId="77777777" w:rsidR="00A34EF1" w:rsidRPr="00A34EF1" w:rsidRDefault="00A34EF1" w:rsidP="00D04606">
      <w:pPr>
        <w:pStyle w:val="GOSTScript"/>
        <w:suppressAutoHyphens/>
      </w:pPr>
      <w:r w:rsidRPr="00A34EF1">
        <w:tab/>
        <w:t>},</w:t>
      </w:r>
    </w:p>
    <w:p w14:paraId="54968D07" w14:textId="77777777" w:rsidR="00A34EF1" w:rsidRPr="00A34EF1" w:rsidRDefault="00A34EF1" w:rsidP="00D04606">
      <w:pPr>
        <w:pStyle w:val="GOSTScript"/>
        <w:suppressAutoHyphens/>
      </w:pPr>
      <w:r w:rsidRPr="00A34EF1">
        <w:tab/>
        <w:t>"document": {</w:t>
      </w:r>
    </w:p>
    <w:p w14:paraId="2EAD381C" w14:textId="1B8D7A10" w:rsidR="00A34EF1" w:rsidRPr="00A34EF1" w:rsidRDefault="00A34EF1" w:rsidP="00D04606">
      <w:pPr>
        <w:pStyle w:val="GOSTScript"/>
        <w:suppressAutoHyphens/>
      </w:pPr>
      <w:r w:rsidRPr="00A34EF1">
        <w:tab/>
      </w:r>
      <w:r w:rsidRPr="00A34EF1">
        <w:tab/>
        <w:t xml:space="preserve">"Operation": </w:t>
      </w:r>
      <w:r w:rsidR="000E2117">
        <w:t>1</w:t>
      </w:r>
    </w:p>
    <w:p w14:paraId="464E5999" w14:textId="77777777" w:rsidR="00A34EF1" w:rsidRPr="00A34EF1" w:rsidRDefault="00A34EF1" w:rsidP="00D04606">
      <w:pPr>
        <w:pStyle w:val="GOSTScript"/>
        <w:suppressAutoHyphens/>
      </w:pPr>
      <w:r w:rsidRPr="00A34EF1">
        <w:tab/>
        <w:t>}</w:t>
      </w:r>
    </w:p>
    <w:p w14:paraId="2BBE2B61" w14:textId="46D00ABD" w:rsidR="00A34EF1" w:rsidRDefault="00A34EF1" w:rsidP="00D04606">
      <w:pPr>
        <w:pStyle w:val="GOSTScript"/>
        <w:suppressAutoHyphens/>
      </w:pPr>
      <w:r w:rsidRPr="00A34EF1">
        <w:t>}</w:t>
      </w:r>
    </w:p>
    <w:p w14:paraId="0FF6095F" w14:textId="6E26D6FC" w:rsidR="004B46FF" w:rsidRPr="00C75A4E" w:rsidRDefault="004B46FF" w:rsidP="00D04606">
      <w:pPr>
        <w:pStyle w:val="21"/>
      </w:pPr>
      <w:bookmarkStart w:id="435" w:name="_Toc154609792"/>
      <w:bookmarkStart w:id="436" w:name="_Toc154610780"/>
      <w:bookmarkStart w:id="437" w:name="_Toc154739001"/>
      <w:bookmarkStart w:id="438" w:name="_Toc154739945"/>
      <w:bookmarkStart w:id="439" w:name="_Toc155696864"/>
      <w:bookmarkStart w:id="440" w:name="_Toc154609793"/>
      <w:bookmarkStart w:id="441" w:name="_Toc154610781"/>
      <w:bookmarkStart w:id="442" w:name="_Toc154739002"/>
      <w:bookmarkStart w:id="443" w:name="_Toc154739946"/>
      <w:bookmarkStart w:id="444" w:name="_Toc155696865"/>
      <w:bookmarkStart w:id="445" w:name="_Toc154609798"/>
      <w:bookmarkStart w:id="446" w:name="_Toc154610786"/>
      <w:bookmarkStart w:id="447" w:name="_Toc154739007"/>
      <w:bookmarkStart w:id="448" w:name="_Toc154739951"/>
      <w:bookmarkStart w:id="449" w:name="_Toc155696870"/>
      <w:bookmarkStart w:id="450" w:name="_Toc154609800"/>
      <w:bookmarkStart w:id="451" w:name="_Toc154610788"/>
      <w:bookmarkStart w:id="452" w:name="_Toc154739009"/>
      <w:bookmarkStart w:id="453" w:name="_Toc154739953"/>
      <w:bookmarkStart w:id="454" w:name="_Toc155696872"/>
      <w:bookmarkStart w:id="455" w:name="_Toc154609801"/>
      <w:bookmarkStart w:id="456" w:name="_Toc154610789"/>
      <w:bookmarkStart w:id="457" w:name="_Toc154739010"/>
      <w:bookmarkStart w:id="458" w:name="_Toc154739954"/>
      <w:bookmarkStart w:id="459" w:name="_Toc155696873"/>
      <w:bookmarkStart w:id="460" w:name="_Toc154609802"/>
      <w:bookmarkStart w:id="461" w:name="_Toc154610790"/>
      <w:bookmarkStart w:id="462" w:name="_Toc154739011"/>
      <w:bookmarkStart w:id="463" w:name="_Toc154739955"/>
      <w:bookmarkStart w:id="464" w:name="_Toc155696874"/>
      <w:bookmarkStart w:id="465" w:name="_Toc178253914"/>
      <w:bookmarkStart w:id="466" w:name="_Toc178254011"/>
      <w:bookmarkStart w:id="467" w:name="_Toc226456992"/>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r w:rsidRPr="00A34EF1">
        <w:lastRenderedPageBreak/>
        <w:t>Параметры ответа</w:t>
      </w:r>
      <w:bookmarkEnd w:id="467"/>
    </w:p>
    <w:p w14:paraId="19BE261B" w14:textId="60BC6D6C" w:rsidR="00A34EF1" w:rsidRDefault="00C51529" w:rsidP="00D04606">
      <w:pPr>
        <w:pStyle w:val="GOSTNameTable"/>
      </w:pPr>
      <w:r>
        <w:rPr>
          <w:noProof/>
        </w:rPr>
        <w:fldChar w:fldCharType="begin"/>
      </w:r>
      <w:r>
        <w:rPr>
          <w:noProof/>
        </w:rPr>
        <w:instrText xml:space="preserve"> SEQ Таблица \* ARABIC </w:instrText>
      </w:r>
      <w:r>
        <w:rPr>
          <w:noProof/>
        </w:rPr>
        <w:fldChar w:fldCharType="separate"/>
      </w:r>
      <w:bookmarkStart w:id="468" w:name="_Toc226457288"/>
      <w:r w:rsidR="00A67566">
        <w:rPr>
          <w:noProof/>
        </w:rPr>
        <w:t>13</w:t>
      </w:r>
      <w:r>
        <w:rPr>
          <w:noProof/>
        </w:rPr>
        <w:fldChar w:fldCharType="end"/>
      </w:r>
      <w:r w:rsidR="00A34EF1">
        <w:t xml:space="preserve"> - </w:t>
      </w:r>
      <w:r w:rsidR="00A34EF1" w:rsidRPr="00ED33AD">
        <w:t>Параметры ответа на запрос «Запрос на изменение записей справочника «Исключения при проверке записей учета»</w:t>
      </w:r>
      <w:bookmarkEnd w:id="468"/>
    </w:p>
    <w:tbl>
      <w:tblPr>
        <w:tblStyle w:val="GOSTTable"/>
        <w:tblW w:w="5000" w:type="pct"/>
        <w:tblLayout w:type="fixed"/>
        <w:tblLook w:val="07E0" w:firstRow="1" w:lastRow="1" w:firstColumn="1" w:lastColumn="1" w:noHBand="1" w:noVBand="1"/>
      </w:tblPr>
      <w:tblGrid>
        <w:gridCol w:w="3747"/>
        <w:gridCol w:w="2555"/>
        <w:gridCol w:w="1704"/>
        <w:gridCol w:w="920"/>
        <w:gridCol w:w="989"/>
        <w:gridCol w:w="5779"/>
      </w:tblGrid>
      <w:tr w:rsidR="00A34EF1" w:rsidRPr="005A52E1" w14:paraId="5A17FA76" w14:textId="77777777" w:rsidTr="00C75A4E">
        <w:trPr>
          <w:cnfStyle w:val="100000000000" w:firstRow="1" w:lastRow="0" w:firstColumn="0" w:lastColumn="0" w:oddVBand="0" w:evenVBand="0" w:oddHBand="0" w:evenHBand="0" w:firstRowFirstColumn="0" w:firstRowLastColumn="0" w:lastRowFirstColumn="0" w:lastRowLastColumn="0"/>
          <w:trHeight w:val="739"/>
        </w:trPr>
        <w:tc>
          <w:tcPr>
            <w:tcW w:w="1194" w:type="pct"/>
            <w:hideMark/>
          </w:tcPr>
          <w:p w14:paraId="55A3F276" w14:textId="77777777" w:rsidR="004B46FF" w:rsidRPr="00890A8D" w:rsidRDefault="004B46FF" w:rsidP="00D04606">
            <w:pPr>
              <w:pStyle w:val="GOSTTableHead"/>
            </w:pPr>
            <w:r w:rsidRPr="00890A8D">
              <w:t>Наименование параметра</w:t>
            </w:r>
          </w:p>
        </w:tc>
        <w:tc>
          <w:tcPr>
            <w:tcW w:w="814" w:type="pct"/>
            <w:hideMark/>
          </w:tcPr>
          <w:p w14:paraId="0D998C7C" w14:textId="77777777" w:rsidR="004B46FF" w:rsidRPr="00BA7A4A" w:rsidRDefault="004B46FF" w:rsidP="00D04606">
            <w:pPr>
              <w:pStyle w:val="GOSTTableHead"/>
            </w:pPr>
            <w:r w:rsidRPr="00BA7A4A">
              <w:t>Название тэга</w:t>
            </w:r>
          </w:p>
        </w:tc>
        <w:tc>
          <w:tcPr>
            <w:tcW w:w="543" w:type="pct"/>
            <w:hideMark/>
          </w:tcPr>
          <w:p w14:paraId="56AF2EF0" w14:textId="77777777" w:rsidR="004B46FF" w:rsidRPr="00C75A4E" w:rsidRDefault="004B46FF" w:rsidP="00D04606">
            <w:pPr>
              <w:pStyle w:val="GOSTTableHead"/>
            </w:pPr>
            <w:r w:rsidRPr="00BA7A4A">
              <w:t>Тип данных</w:t>
            </w:r>
          </w:p>
        </w:tc>
        <w:tc>
          <w:tcPr>
            <w:tcW w:w="293" w:type="pct"/>
          </w:tcPr>
          <w:p w14:paraId="19A88861" w14:textId="77777777" w:rsidR="004B46FF" w:rsidRPr="00BA7A4A" w:rsidRDefault="004B46FF" w:rsidP="00D04606">
            <w:pPr>
              <w:pStyle w:val="GOSTTableHead"/>
            </w:pPr>
            <w:r w:rsidRPr="00890A8D">
              <w:t>Обязательность</w:t>
            </w:r>
          </w:p>
        </w:tc>
        <w:tc>
          <w:tcPr>
            <w:tcW w:w="315" w:type="pct"/>
            <w:hideMark/>
          </w:tcPr>
          <w:p w14:paraId="7184A6E2" w14:textId="77777777" w:rsidR="004B46FF" w:rsidRPr="00BA7A4A" w:rsidRDefault="004B46FF" w:rsidP="00D04606">
            <w:pPr>
              <w:pStyle w:val="GOSTTableHead"/>
            </w:pPr>
            <w:r w:rsidRPr="00BA7A4A">
              <w:t>Размерность</w:t>
            </w:r>
          </w:p>
        </w:tc>
        <w:tc>
          <w:tcPr>
            <w:tcW w:w="1841" w:type="pct"/>
          </w:tcPr>
          <w:p w14:paraId="09032E68" w14:textId="77777777" w:rsidR="004B46FF" w:rsidRPr="00BA7A4A" w:rsidRDefault="004B46FF" w:rsidP="00D04606">
            <w:pPr>
              <w:pStyle w:val="GOSTTableHead"/>
            </w:pPr>
            <w:r w:rsidRPr="00BA7A4A">
              <w:t>Описание</w:t>
            </w:r>
          </w:p>
        </w:tc>
      </w:tr>
      <w:tr w:rsidR="004B46FF" w:rsidRPr="005A52E1" w14:paraId="74C338B0" w14:textId="77777777" w:rsidTr="00C75A4E">
        <w:tc>
          <w:tcPr>
            <w:tcW w:w="5000" w:type="pct"/>
            <w:gridSpan w:val="6"/>
          </w:tcPr>
          <w:p w14:paraId="64F060EC" w14:textId="77777777" w:rsidR="004B46FF" w:rsidRPr="005A52E1" w:rsidRDefault="004B46FF" w:rsidP="00D04606">
            <w:pPr>
              <w:suppressAutoHyphens/>
              <w:ind w:firstLine="30"/>
              <w:jc w:val="center"/>
              <w:rPr>
                <w:b/>
                <w:sz w:val="22"/>
                <w:szCs w:val="22"/>
              </w:rPr>
            </w:pPr>
            <w:r w:rsidRPr="005A52E1">
              <w:rPr>
                <w:b/>
                <w:sz w:val="22"/>
                <w:szCs w:val="22"/>
              </w:rPr>
              <w:t xml:space="preserve">Перечень параметров заголовка </w:t>
            </w:r>
            <w:r>
              <w:rPr>
                <w:b/>
                <w:sz w:val="22"/>
                <w:szCs w:val="22"/>
              </w:rPr>
              <w:t>ответ</w:t>
            </w:r>
            <w:r w:rsidRPr="005A52E1">
              <w:rPr>
                <w:b/>
                <w:sz w:val="22"/>
                <w:szCs w:val="22"/>
              </w:rPr>
              <w:t>а (</w:t>
            </w:r>
            <w:r w:rsidRPr="005A52E1">
              <w:rPr>
                <w:b/>
                <w:sz w:val="22"/>
                <w:szCs w:val="22"/>
                <w:lang w:val="en-US"/>
              </w:rPr>
              <w:t>header</w:t>
            </w:r>
            <w:r w:rsidRPr="005A52E1">
              <w:rPr>
                <w:b/>
                <w:sz w:val="22"/>
                <w:szCs w:val="22"/>
              </w:rPr>
              <w:t>)</w:t>
            </w:r>
          </w:p>
        </w:tc>
      </w:tr>
      <w:tr w:rsidR="00A34EF1" w:rsidRPr="005A52E1" w14:paraId="41789791" w14:textId="77777777" w:rsidTr="00C75A4E">
        <w:tc>
          <w:tcPr>
            <w:tcW w:w="1194" w:type="pct"/>
          </w:tcPr>
          <w:p w14:paraId="0062BAEB" w14:textId="77777777" w:rsidR="004B46FF" w:rsidRPr="00106607" w:rsidRDefault="004B46FF" w:rsidP="00D04606">
            <w:pPr>
              <w:pStyle w:val="GOSTTablenorm"/>
              <w:suppressAutoHyphens/>
            </w:pPr>
            <w:r w:rsidRPr="00106607">
              <w:t>Система - отправитель запроса</w:t>
            </w:r>
          </w:p>
        </w:tc>
        <w:tc>
          <w:tcPr>
            <w:tcW w:w="814" w:type="pct"/>
          </w:tcPr>
          <w:p w14:paraId="66A969F6" w14:textId="77777777" w:rsidR="004B46FF" w:rsidRPr="003F2180" w:rsidRDefault="004B46FF" w:rsidP="00D04606">
            <w:pPr>
              <w:pStyle w:val="GOSTTablenorm"/>
              <w:suppressAutoHyphens/>
              <w:rPr>
                <w:lang w:val="en-US"/>
              </w:rPr>
            </w:pPr>
            <w:r w:rsidRPr="00106607">
              <w:rPr>
                <w:lang w:val="en-US"/>
              </w:rPr>
              <w:t>Source</w:t>
            </w:r>
          </w:p>
        </w:tc>
        <w:tc>
          <w:tcPr>
            <w:tcW w:w="543" w:type="pct"/>
          </w:tcPr>
          <w:p w14:paraId="0C530319" w14:textId="77777777" w:rsidR="004B46FF" w:rsidRPr="005A52E1" w:rsidRDefault="004B46FF" w:rsidP="00D04606">
            <w:pPr>
              <w:pStyle w:val="GOSTTablenorm"/>
              <w:suppressAutoHyphens/>
              <w:rPr>
                <w:lang w:val="en-US"/>
              </w:rPr>
            </w:pPr>
            <w:r w:rsidRPr="005A52E1">
              <w:t>Строка</w:t>
            </w:r>
          </w:p>
        </w:tc>
        <w:tc>
          <w:tcPr>
            <w:tcW w:w="293" w:type="pct"/>
          </w:tcPr>
          <w:p w14:paraId="67AA9A31" w14:textId="77777777" w:rsidR="004B46FF" w:rsidRPr="005A52E1" w:rsidRDefault="004B46FF" w:rsidP="00D04606">
            <w:pPr>
              <w:pStyle w:val="GOSTTablenorm"/>
              <w:suppressAutoHyphens/>
            </w:pPr>
            <w:r w:rsidRPr="005A52E1">
              <w:t>Да</w:t>
            </w:r>
          </w:p>
        </w:tc>
        <w:tc>
          <w:tcPr>
            <w:tcW w:w="315" w:type="pct"/>
          </w:tcPr>
          <w:p w14:paraId="16EA27EA" w14:textId="77777777" w:rsidR="004B46FF" w:rsidRPr="00106607" w:rsidRDefault="004B46FF" w:rsidP="00D04606">
            <w:pPr>
              <w:pStyle w:val="GOSTTablenorm"/>
              <w:suppressAutoHyphens/>
              <w:rPr>
                <w:lang w:val="en-US"/>
              </w:rPr>
            </w:pPr>
            <w:r w:rsidRPr="00106607">
              <w:t>&lt;=</w:t>
            </w:r>
            <w:r w:rsidRPr="00106607">
              <w:rPr>
                <w:lang w:val="en-US"/>
              </w:rPr>
              <w:t>10</w:t>
            </w:r>
          </w:p>
        </w:tc>
        <w:tc>
          <w:tcPr>
            <w:tcW w:w="1841" w:type="pct"/>
          </w:tcPr>
          <w:p w14:paraId="32DDFF57" w14:textId="77777777" w:rsidR="00762C67" w:rsidRDefault="004B46FF" w:rsidP="00D04606">
            <w:pPr>
              <w:pStyle w:val="GOSTTablenorm"/>
              <w:suppressAutoHyphens/>
              <w:rPr>
                <w:ins w:id="469" w:author="Сатлер Марина Викторовна" w:date="2023-12-27T13:41:00Z"/>
              </w:rPr>
            </w:pPr>
            <w:r w:rsidRPr="003F2180">
              <w:t xml:space="preserve">ФП </w:t>
            </w:r>
            <w:r w:rsidRPr="005A52E1">
              <w:t>ГИИС ЭБ</w:t>
            </w:r>
            <w:r w:rsidRPr="00106607">
              <w:t xml:space="preserve"> - отправитель запроса.</w:t>
            </w:r>
          </w:p>
          <w:p w14:paraId="3009F4E1" w14:textId="7A1EA8E1" w:rsidR="004B46FF" w:rsidRPr="00106607" w:rsidRDefault="004B46FF" w:rsidP="00D04606">
            <w:pPr>
              <w:pStyle w:val="GOSTTablenorm"/>
              <w:suppressAutoHyphens/>
            </w:pPr>
            <w:r w:rsidRPr="00106607">
              <w:t>Возможные значения:</w:t>
            </w:r>
          </w:p>
          <w:p w14:paraId="00805F99" w14:textId="07C23DA8" w:rsidR="00EB20E4" w:rsidRPr="00EB20E4" w:rsidRDefault="00EB20E4" w:rsidP="00EB20E4">
            <w:pPr>
              <w:pStyle w:val="GOSTTableListMark1"/>
              <w:suppressAutoHyphens/>
              <w:rPr>
                <w:lang w:val="en-US"/>
              </w:rPr>
            </w:pPr>
            <w:r>
              <w:rPr>
                <w:lang w:val="en-US"/>
              </w:rPr>
              <w:t>EXP01</w:t>
            </w:r>
            <w:r w:rsidRPr="00AA1940">
              <w:rPr>
                <w:lang w:val="en-US"/>
              </w:rPr>
              <w:t xml:space="preserve"> (ПУР </w:t>
            </w:r>
            <w:r>
              <w:rPr>
                <w:lang w:val="en-US"/>
              </w:rPr>
              <w:t>01</w:t>
            </w:r>
            <w:r w:rsidRPr="00AA1940">
              <w:rPr>
                <w:lang w:val="en-US"/>
              </w:rPr>
              <w:t xml:space="preserve"> ЭБ)</w:t>
            </w:r>
            <w:r w:rsidRPr="00AA1940">
              <w:t>;</w:t>
            </w:r>
          </w:p>
          <w:p w14:paraId="00C1E95D" w14:textId="77777777" w:rsidR="004B46FF" w:rsidRPr="00D52EE2" w:rsidRDefault="004B46FF" w:rsidP="00D04606">
            <w:pPr>
              <w:pStyle w:val="GOSTTableListMark1"/>
              <w:suppressAutoHyphens/>
              <w:rPr>
                <w:lang w:val="en-US"/>
              </w:rPr>
            </w:pPr>
            <w:r w:rsidRPr="005A52E1">
              <w:rPr>
                <w:lang w:val="en-US"/>
              </w:rPr>
              <w:t>EXP</w:t>
            </w:r>
            <w:r w:rsidRPr="00141AE4">
              <w:rPr>
                <w:lang w:val="en-US"/>
              </w:rPr>
              <w:t>0</w:t>
            </w:r>
            <w:r>
              <w:t>3</w:t>
            </w:r>
            <w:r w:rsidRPr="005A52E1">
              <w:rPr>
                <w:lang w:val="en-US"/>
              </w:rPr>
              <w:t xml:space="preserve"> (ПУР</w:t>
            </w:r>
            <w:r w:rsidRPr="00141AE4">
              <w:rPr>
                <w:lang w:val="en-US"/>
              </w:rPr>
              <w:t xml:space="preserve"> 0</w:t>
            </w:r>
            <w:r>
              <w:t>3</w:t>
            </w:r>
            <w:r w:rsidRPr="005A52E1">
              <w:rPr>
                <w:lang w:val="en-US"/>
              </w:rPr>
              <w:t xml:space="preserve"> ЭБ)</w:t>
            </w:r>
            <w:r>
              <w:t>;</w:t>
            </w:r>
          </w:p>
          <w:p w14:paraId="6C30E8A3" w14:textId="2EFC74E0" w:rsidR="00D52EE2" w:rsidRPr="00D52EE2" w:rsidRDefault="00D52EE2" w:rsidP="00BC6B90">
            <w:pPr>
              <w:pStyle w:val="GOSTTableListMark1"/>
              <w:suppressAutoHyphens/>
              <w:rPr>
                <w:lang w:val="en-US"/>
              </w:rPr>
            </w:pPr>
            <w:r w:rsidRPr="00D52EE2">
              <w:rPr>
                <w:lang w:val="en-US"/>
              </w:rPr>
              <w:t>EXP05 (ПУР 05 ЭБ)</w:t>
            </w:r>
            <w:r w:rsidRPr="00AA1940">
              <w:t>;</w:t>
            </w:r>
          </w:p>
          <w:p w14:paraId="2A22579F" w14:textId="77777777" w:rsidR="004B46FF" w:rsidRPr="00AA1940" w:rsidRDefault="004B46FF" w:rsidP="00D04606">
            <w:pPr>
              <w:pStyle w:val="GOSTTableListMark1"/>
              <w:suppressAutoHyphens/>
              <w:rPr>
                <w:lang w:val="en-US"/>
              </w:rPr>
            </w:pPr>
            <w:r>
              <w:rPr>
                <w:lang w:val="en-US"/>
              </w:rPr>
              <w:t xml:space="preserve">FAMABS </w:t>
            </w:r>
            <w:r>
              <w:t>(ПУДС ЭБ);</w:t>
            </w:r>
          </w:p>
          <w:p w14:paraId="7D84AED0" w14:textId="5001209A" w:rsidR="00C90665" w:rsidRPr="00714F3D" w:rsidRDefault="004B46FF" w:rsidP="00D04606">
            <w:pPr>
              <w:pStyle w:val="GOSTTableListMark1"/>
              <w:suppressAutoHyphens/>
              <w:rPr>
                <w:lang w:val="en-US"/>
              </w:rPr>
            </w:pPr>
            <w:r w:rsidRPr="00141AE4">
              <w:rPr>
                <w:lang w:val="en-US"/>
              </w:rPr>
              <w:t>ARP (ПУИО ЭБ)</w:t>
            </w:r>
            <w:r w:rsidR="00C90665">
              <w:t>;</w:t>
            </w:r>
          </w:p>
          <w:p w14:paraId="663367D5" w14:textId="77777777" w:rsidR="00C90665" w:rsidRPr="00C90665" w:rsidRDefault="00C90665" w:rsidP="00D04606">
            <w:pPr>
              <w:pStyle w:val="GOSTTableListMark1"/>
              <w:suppressAutoHyphens/>
              <w:rPr>
                <w:lang w:val="en-US"/>
              </w:rPr>
            </w:pPr>
            <w:r w:rsidRPr="00C75A4E">
              <w:t>RMS (ПУД ЭБ)</w:t>
            </w:r>
            <w:r w:rsidRPr="00C90665">
              <w:t>;</w:t>
            </w:r>
          </w:p>
          <w:p w14:paraId="02884981" w14:textId="495B385B" w:rsidR="004B46FF" w:rsidRPr="00C75A4E" w:rsidRDefault="00C90665" w:rsidP="00EB20E4">
            <w:pPr>
              <w:pStyle w:val="GOSTTableListMark1"/>
              <w:suppressAutoHyphens/>
            </w:pPr>
            <w:r w:rsidRPr="00C75A4E">
              <w:rPr>
                <w:lang w:val="en-US"/>
              </w:rPr>
              <w:t>INC</w:t>
            </w:r>
            <w:r w:rsidRPr="00C75A4E">
              <w:t xml:space="preserve"> (ПУР </w:t>
            </w:r>
            <w:r w:rsidR="00EB20E4" w:rsidRPr="00C75A4E">
              <w:t xml:space="preserve">АУ/БУ </w:t>
            </w:r>
            <w:r w:rsidRPr="00C75A4E">
              <w:t>ЭБ)</w:t>
            </w:r>
          </w:p>
        </w:tc>
      </w:tr>
      <w:tr w:rsidR="00A34EF1" w:rsidRPr="005A52E1" w14:paraId="36463CE2" w14:textId="77777777" w:rsidTr="00C75A4E">
        <w:tc>
          <w:tcPr>
            <w:tcW w:w="1194" w:type="pct"/>
          </w:tcPr>
          <w:p w14:paraId="4A5B72A0" w14:textId="77777777" w:rsidR="004B46FF" w:rsidRPr="00106607" w:rsidRDefault="004B46FF" w:rsidP="00D04606">
            <w:pPr>
              <w:pStyle w:val="GOSTTablenorm"/>
              <w:suppressAutoHyphens/>
            </w:pPr>
            <w:r w:rsidRPr="00106607">
              <w:t xml:space="preserve">Система </w:t>
            </w:r>
            <w:r>
              <w:t>–</w:t>
            </w:r>
            <w:r w:rsidRPr="00106607">
              <w:t xml:space="preserve"> </w:t>
            </w:r>
            <w:r>
              <w:t>получатель</w:t>
            </w:r>
            <w:r w:rsidRPr="00106607">
              <w:t xml:space="preserve"> </w:t>
            </w:r>
            <w:r>
              <w:t>ответа</w:t>
            </w:r>
          </w:p>
        </w:tc>
        <w:tc>
          <w:tcPr>
            <w:tcW w:w="814" w:type="pct"/>
          </w:tcPr>
          <w:p w14:paraId="31494E3A" w14:textId="77777777" w:rsidR="004B46FF" w:rsidRPr="007029AE" w:rsidRDefault="004B46FF" w:rsidP="00D04606">
            <w:pPr>
              <w:pStyle w:val="GOSTTablenorm"/>
              <w:suppressAutoHyphens/>
            </w:pPr>
            <w:r>
              <w:rPr>
                <w:lang w:val="en-US"/>
              </w:rPr>
              <w:t>Receiver</w:t>
            </w:r>
          </w:p>
        </w:tc>
        <w:tc>
          <w:tcPr>
            <w:tcW w:w="543" w:type="pct"/>
          </w:tcPr>
          <w:p w14:paraId="644AC256" w14:textId="2927E23B" w:rsidR="004B46FF" w:rsidRPr="005A52E1" w:rsidRDefault="004B46FF" w:rsidP="00D04606">
            <w:pPr>
              <w:pStyle w:val="GOSTTablenorm"/>
              <w:suppressAutoHyphens/>
            </w:pPr>
            <w:r w:rsidRPr="005A52E1">
              <w:t>Строка</w:t>
            </w:r>
          </w:p>
        </w:tc>
        <w:tc>
          <w:tcPr>
            <w:tcW w:w="293" w:type="pct"/>
          </w:tcPr>
          <w:p w14:paraId="230E5115" w14:textId="0EA9F4FA" w:rsidR="004B46FF" w:rsidRPr="005A52E1" w:rsidRDefault="004B46FF" w:rsidP="00D04606">
            <w:pPr>
              <w:pStyle w:val="GOSTTablenorm"/>
              <w:suppressAutoHyphens/>
            </w:pPr>
            <w:r w:rsidRPr="005A52E1">
              <w:t>Да</w:t>
            </w:r>
          </w:p>
        </w:tc>
        <w:tc>
          <w:tcPr>
            <w:tcW w:w="315" w:type="pct"/>
          </w:tcPr>
          <w:p w14:paraId="7749656C" w14:textId="77777777" w:rsidR="004B46FF" w:rsidRPr="00106607" w:rsidRDefault="004B46FF" w:rsidP="00D04606">
            <w:pPr>
              <w:pStyle w:val="GOSTTablenorm"/>
              <w:suppressAutoHyphens/>
            </w:pPr>
            <w:r>
              <w:rPr>
                <w:lang w:val="en-US"/>
              </w:rPr>
              <w:t>&lt;</w:t>
            </w:r>
            <w:r w:rsidRPr="00106607">
              <w:t>=</w:t>
            </w:r>
            <w:r>
              <w:t>10</w:t>
            </w:r>
          </w:p>
        </w:tc>
        <w:tc>
          <w:tcPr>
            <w:tcW w:w="1841" w:type="pct"/>
          </w:tcPr>
          <w:p w14:paraId="55C4D56C" w14:textId="77777777" w:rsidR="004B46FF" w:rsidRDefault="004B46FF" w:rsidP="00D04606">
            <w:pPr>
              <w:pStyle w:val="GOSTTablenorm"/>
              <w:suppressAutoHyphens/>
            </w:pPr>
            <w:r w:rsidRPr="003F2180">
              <w:t xml:space="preserve">ФП </w:t>
            </w:r>
            <w:r w:rsidRPr="005A52E1">
              <w:t>ГИИС ЭБ</w:t>
            </w:r>
            <w:r w:rsidRPr="00106607">
              <w:t xml:space="preserve"> </w:t>
            </w:r>
            <w:r>
              <w:t>–</w:t>
            </w:r>
            <w:r w:rsidRPr="00106607">
              <w:t xml:space="preserve"> </w:t>
            </w:r>
            <w:r>
              <w:t>получател</w:t>
            </w:r>
            <w:r w:rsidRPr="00106607">
              <w:t xml:space="preserve">ь </w:t>
            </w:r>
            <w:r>
              <w:t>ответа.</w:t>
            </w:r>
          </w:p>
          <w:p w14:paraId="7B3C6D5E" w14:textId="77777777" w:rsidR="004B46FF" w:rsidRPr="00106607" w:rsidRDefault="004B46FF" w:rsidP="00D04606">
            <w:pPr>
              <w:pStyle w:val="GOSTTablenorm"/>
              <w:suppressAutoHyphens/>
            </w:pPr>
            <w:r w:rsidRPr="00106607">
              <w:t>Возможные значения:</w:t>
            </w:r>
          </w:p>
          <w:p w14:paraId="43948C7E" w14:textId="6B31495F" w:rsidR="00EB20E4" w:rsidRPr="00EB20E4" w:rsidRDefault="00EB20E4" w:rsidP="00EB20E4">
            <w:pPr>
              <w:pStyle w:val="GOSTTableListMark1"/>
              <w:suppressAutoHyphens/>
              <w:rPr>
                <w:lang w:val="en-US"/>
              </w:rPr>
            </w:pPr>
            <w:r>
              <w:rPr>
                <w:lang w:val="en-US"/>
              </w:rPr>
              <w:t>EXP01</w:t>
            </w:r>
            <w:r w:rsidRPr="00AA1940">
              <w:rPr>
                <w:lang w:val="en-US"/>
              </w:rPr>
              <w:t xml:space="preserve"> (ПУР </w:t>
            </w:r>
            <w:r>
              <w:rPr>
                <w:lang w:val="en-US"/>
              </w:rPr>
              <w:t>01</w:t>
            </w:r>
            <w:r w:rsidRPr="00AA1940">
              <w:rPr>
                <w:lang w:val="en-US"/>
              </w:rPr>
              <w:t xml:space="preserve"> ЭБ)</w:t>
            </w:r>
            <w:r w:rsidRPr="00AA1940">
              <w:t>;</w:t>
            </w:r>
          </w:p>
          <w:p w14:paraId="29DB1022" w14:textId="77777777" w:rsidR="004B46FF" w:rsidRDefault="004B46FF" w:rsidP="00D04606">
            <w:pPr>
              <w:pStyle w:val="GOSTTableListMark1"/>
              <w:suppressAutoHyphens/>
            </w:pPr>
            <w:r>
              <w:rPr>
                <w:lang w:val="en-US"/>
              </w:rPr>
              <w:t>EXP</w:t>
            </w:r>
            <w:r w:rsidRPr="00E95E6C">
              <w:t>0</w:t>
            </w:r>
            <w:r>
              <w:t>3</w:t>
            </w:r>
            <w:r w:rsidRPr="00E95E6C">
              <w:t xml:space="preserve"> (ПУР 0</w:t>
            </w:r>
            <w:r>
              <w:t>3</w:t>
            </w:r>
            <w:r w:rsidRPr="00E95E6C">
              <w:t xml:space="preserve"> ЭБ)</w:t>
            </w:r>
            <w:r>
              <w:t>;</w:t>
            </w:r>
          </w:p>
          <w:p w14:paraId="30D1811A" w14:textId="4A5B6978" w:rsidR="00D52EE2" w:rsidRPr="00E95E6C" w:rsidRDefault="00D52EE2" w:rsidP="00BC6B90">
            <w:pPr>
              <w:pStyle w:val="GOSTTableListMark1"/>
              <w:suppressAutoHyphens/>
            </w:pPr>
            <w:r w:rsidRPr="00D52EE2">
              <w:rPr>
                <w:lang w:val="en-US"/>
              </w:rPr>
              <w:t>EXP</w:t>
            </w:r>
            <w:r w:rsidRPr="00E95E6C">
              <w:t>05 (ПУР 05 ЭБ)</w:t>
            </w:r>
            <w:r w:rsidRPr="00AA1940">
              <w:t>;</w:t>
            </w:r>
          </w:p>
          <w:p w14:paraId="5406AEA2" w14:textId="77777777" w:rsidR="004B46FF" w:rsidRPr="00E95E6C" w:rsidRDefault="004B46FF" w:rsidP="00D04606">
            <w:pPr>
              <w:pStyle w:val="GOSTTableListMark1"/>
              <w:suppressAutoHyphens/>
            </w:pPr>
            <w:r>
              <w:rPr>
                <w:lang w:val="en-US"/>
              </w:rPr>
              <w:t>FAMABS</w:t>
            </w:r>
            <w:r w:rsidRPr="00E95E6C">
              <w:t xml:space="preserve"> </w:t>
            </w:r>
            <w:r>
              <w:t>(ПУДС ЭБ);</w:t>
            </w:r>
          </w:p>
          <w:p w14:paraId="564C92E1" w14:textId="1D2299CD" w:rsidR="00C90665" w:rsidRPr="00714F3D" w:rsidRDefault="004B46FF" w:rsidP="00D04606">
            <w:pPr>
              <w:pStyle w:val="GOSTTableListMark1"/>
              <w:suppressAutoHyphens/>
              <w:rPr>
                <w:lang w:val="en-US"/>
              </w:rPr>
            </w:pPr>
            <w:r w:rsidRPr="00141AE4">
              <w:rPr>
                <w:lang w:val="en-US"/>
              </w:rPr>
              <w:t>ARP (</w:t>
            </w:r>
            <w:r>
              <w:t>ПУИО</w:t>
            </w:r>
            <w:r w:rsidRPr="00141AE4">
              <w:rPr>
                <w:lang w:val="en-US"/>
              </w:rPr>
              <w:t xml:space="preserve"> </w:t>
            </w:r>
            <w:r>
              <w:t>ЭБ</w:t>
            </w:r>
            <w:r w:rsidRPr="00141AE4">
              <w:rPr>
                <w:lang w:val="en-US"/>
              </w:rPr>
              <w:t>)</w:t>
            </w:r>
            <w:r w:rsidR="00C90665">
              <w:t>;</w:t>
            </w:r>
          </w:p>
          <w:p w14:paraId="52ABA0E5" w14:textId="77777777" w:rsidR="00C90665" w:rsidRPr="00C90665" w:rsidRDefault="00C90665" w:rsidP="00D04606">
            <w:pPr>
              <w:pStyle w:val="GOSTTableListMark1"/>
              <w:suppressAutoHyphens/>
              <w:rPr>
                <w:lang w:val="en-US"/>
              </w:rPr>
            </w:pPr>
            <w:r w:rsidRPr="00C75A4E">
              <w:t>RMS (ПУД ЭБ)</w:t>
            </w:r>
            <w:r w:rsidRPr="00C90665">
              <w:t>;</w:t>
            </w:r>
          </w:p>
          <w:p w14:paraId="1F66653B" w14:textId="528AF9E2" w:rsidR="004B46FF" w:rsidRPr="00C75A4E" w:rsidRDefault="00C90665" w:rsidP="00D04606">
            <w:pPr>
              <w:pStyle w:val="GOSTTableListMark1"/>
              <w:suppressAutoHyphens/>
            </w:pPr>
            <w:r w:rsidRPr="00C75A4E">
              <w:rPr>
                <w:lang w:val="en-US"/>
              </w:rPr>
              <w:t>INC</w:t>
            </w:r>
            <w:r w:rsidRPr="00C75A4E">
              <w:t xml:space="preserve"> (</w:t>
            </w:r>
            <w:r w:rsidR="00EB20E4" w:rsidRPr="00C75A4E">
              <w:t>ПУР АУ/БУ ЭБ</w:t>
            </w:r>
            <w:r w:rsidRPr="00C75A4E">
              <w:t>)</w:t>
            </w:r>
          </w:p>
        </w:tc>
      </w:tr>
      <w:tr w:rsidR="00A34EF1" w:rsidRPr="005A52E1" w14:paraId="1A7BB555" w14:textId="77777777" w:rsidTr="00C75A4E">
        <w:tc>
          <w:tcPr>
            <w:tcW w:w="1194" w:type="pct"/>
          </w:tcPr>
          <w:p w14:paraId="3F9A89A3" w14:textId="77777777" w:rsidR="004B46FF" w:rsidRPr="00106607" w:rsidRDefault="004B46FF" w:rsidP="00D04606">
            <w:pPr>
              <w:pStyle w:val="GOSTTablenorm"/>
              <w:suppressAutoHyphens/>
            </w:pPr>
            <w:r w:rsidRPr="00106607">
              <w:t xml:space="preserve">Дата и время </w:t>
            </w:r>
            <w:r>
              <w:t>ответа</w:t>
            </w:r>
          </w:p>
        </w:tc>
        <w:tc>
          <w:tcPr>
            <w:tcW w:w="814" w:type="pct"/>
          </w:tcPr>
          <w:p w14:paraId="269EFC65" w14:textId="5B5DE213" w:rsidR="004B46FF" w:rsidRPr="003F2180" w:rsidRDefault="00D34B2C" w:rsidP="00D04606">
            <w:pPr>
              <w:pStyle w:val="GOSTTablenorm"/>
              <w:suppressAutoHyphens/>
              <w:rPr>
                <w:lang w:val="en-US"/>
              </w:rPr>
            </w:pPr>
            <w:proofErr w:type="spellStart"/>
            <w:r w:rsidRPr="00CB2665">
              <w:t>AnsDateTime</w:t>
            </w:r>
            <w:proofErr w:type="spellEnd"/>
          </w:p>
        </w:tc>
        <w:tc>
          <w:tcPr>
            <w:tcW w:w="543" w:type="pct"/>
          </w:tcPr>
          <w:p w14:paraId="3C4581CA" w14:textId="77777777" w:rsidR="004B46FF" w:rsidRPr="005A52E1" w:rsidRDefault="004B46FF" w:rsidP="00D04606">
            <w:pPr>
              <w:pStyle w:val="GOSTTablenorm"/>
              <w:suppressAutoHyphens/>
            </w:pPr>
            <w:r w:rsidRPr="005A52E1">
              <w:t>Дата-время (</w:t>
            </w:r>
            <w:r w:rsidRPr="005A52E1">
              <w:rPr>
                <w:lang w:val="en-US"/>
              </w:rPr>
              <w:t>timestamp</w:t>
            </w:r>
            <w:r w:rsidRPr="005A52E1">
              <w:t>)</w:t>
            </w:r>
          </w:p>
        </w:tc>
        <w:tc>
          <w:tcPr>
            <w:tcW w:w="293" w:type="pct"/>
          </w:tcPr>
          <w:p w14:paraId="5190E6B7" w14:textId="77777777" w:rsidR="004B46FF" w:rsidRPr="005A52E1" w:rsidRDefault="004B46FF" w:rsidP="00D04606">
            <w:pPr>
              <w:pStyle w:val="GOSTTablenorm"/>
              <w:suppressAutoHyphens/>
            </w:pPr>
            <w:r w:rsidRPr="005A52E1">
              <w:t>Да</w:t>
            </w:r>
          </w:p>
        </w:tc>
        <w:tc>
          <w:tcPr>
            <w:tcW w:w="315" w:type="pct"/>
          </w:tcPr>
          <w:p w14:paraId="3EEFED7F" w14:textId="27193F9B" w:rsidR="004B46FF" w:rsidRPr="005A52E1" w:rsidRDefault="004B46FF" w:rsidP="00D04606">
            <w:pPr>
              <w:pStyle w:val="GOSTTablenorm"/>
              <w:suppressAutoHyphens/>
            </w:pPr>
          </w:p>
        </w:tc>
        <w:tc>
          <w:tcPr>
            <w:tcW w:w="1841" w:type="pct"/>
          </w:tcPr>
          <w:p w14:paraId="1576F403" w14:textId="77777777" w:rsidR="004B46FF" w:rsidRPr="00106607" w:rsidRDefault="004B46FF" w:rsidP="00D04606">
            <w:pPr>
              <w:pStyle w:val="GOSTTablenorm"/>
              <w:suppressAutoHyphens/>
            </w:pPr>
            <w:r w:rsidRPr="00106607">
              <w:t xml:space="preserve">Дата и время формирования </w:t>
            </w:r>
            <w:r>
              <w:t>ответ</w:t>
            </w:r>
            <w:r w:rsidRPr="00106607">
              <w:t xml:space="preserve">а </w:t>
            </w:r>
            <w:r>
              <w:rPr>
                <w:lang w:val="en-US"/>
              </w:rPr>
              <w:t>SVAP</w:t>
            </w:r>
            <w:r w:rsidRPr="005A52E1">
              <w:t>.</w:t>
            </w:r>
          </w:p>
          <w:p w14:paraId="0F7BC686" w14:textId="77777777" w:rsidR="004B46FF" w:rsidRPr="00AF60EA" w:rsidRDefault="004B46FF" w:rsidP="00D04606">
            <w:pPr>
              <w:pStyle w:val="GOSTTablenorm"/>
              <w:suppressAutoHyphens/>
            </w:pPr>
            <w:r w:rsidRPr="00106607">
              <w:t xml:space="preserve">Формат </w:t>
            </w:r>
            <w:r w:rsidRPr="00106607">
              <w:rPr>
                <w:lang w:val="en-US"/>
              </w:rPr>
              <w:t>YYYY</w:t>
            </w:r>
            <w:r w:rsidRPr="003F2180">
              <w:t>-</w:t>
            </w:r>
            <w:r w:rsidRPr="00711EB3">
              <w:rPr>
                <w:lang w:val="en-US"/>
              </w:rPr>
              <w:t>MM</w:t>
            </w:r>
            <w:r w:rsidRPr="00711EB3">
              <w:t>-</w:t>
            </w:r>
            <w:r w:rsidRPr="004570C1">
              <w:rPr>
                <w:lang w:val="en-US"/>
              </w:rPr>
              <w:t>DD</w:t>
            </w:r>
            <w:r w:rsidRPr="00C04ABF">
              <w:t xml:space="preserve"> </w:t>
            </w:r>
            <w:proofErr w:type="spellStart"/>
            <w:r w:rsidRPr="00AF60EA">
              <w:rPr>
                <w:lang w:val="en-US"/>
              </w:rPr>
              <w:t>hh</w:t>
            </w:r>
            <w:proofErr w:type="spellEnd"/>
            <w:r w:rsidRPr="00AF60EA">
              <w:t>:</w:t>
            </w:r>
            <w:proofErr w:type="gramStart"/>
            <w:r w:rsidRPr="00AF60EA">
              <w:rPr>
                <w:lang w:val="en-US"/>
              </w:rPr>
              <w:t>mm</w:t>
            </w:r>
            <w:r w:rsidRPr="00AF60EA">
              <w:t>:</w:t>
            </w:r>
            <w:r w:rsidRPr="00AF60EA">
              <w:rPr>
                <w:lang w:val="en-US"/>
              </w:rPr>
              <w:t>ss</w:t>
            </w:r>
            <w:proofErr w:type="gramEnd"/>
          </w:p>
        </w:tc>
      </w:tr>
      <w:tr w:rsidR="00A34EF1" w:rsidRPr="005A52E1" w14:paraId="75A00888" w14:textId="77777777" w:rsidTr="00C75A4E">
        <w:tc>
          <w:tcPr>
            <w:tcW w:w="1194" w:type="pct"/>
          </w:tcPr>
          <w:p w14:paraId="16E84FA1" w14:textId="77777777" w:rsidR="004B46FF" w:rsidRPr="00106607" w:rsidRDefault="004B46FF" w:rsidP="00D04606">
            <w:pPr>
              <w:pStyle w:val="GOSTTablenorm"/>
              <w:suppressAutoHyphens/>
            </w:pPr>
            <w:r w:rsidRPr="00106607">
              <w:t>Версия формата</w:t>
            </w:r>
          </w:p>
        </w:tc>
        <w:tc>
          <w:tcPr>
            <w:tcW w:w="814" w:type="pct"/>
          </w:tcPr>
          <w:p w14:paraId="69438D7B" w14:textId="77777777" w:rsidR="004B46FF" w:rsidRPr="003F2180" w:rsidRDefault="004B46FF" w:rsidP="00D04606">
            <w:pPr>
              <w:pStyle w:val="GOSTTablenorm"/>
              <w:suppressAutoHyphens/>
              <w:rPr>
                <w:lang w:val="en-US"/>
              </w:rPr>
            </w:pPr>
            <w:r w:rsidRPr="00106607">
              <w:rPr>
                <w:lang w:val="en-US"/>
              </w:rPr>
              <w:t>Version</w:t>
            </w:r>
          </w:p>
        </w:tc>
        <w:tc>
          <w:tcPr>
            <w:tcW w:w="543" w:type="pct"/>
          </w:tcPr>
          <w:p w14:paraId="5F979826" w14:textId="77777777" w:rsidR="004B46FF" w:rsidRPr="005A52E1" w:rsidRDefault="004B46FF" w:rsidP="00D04606">
            <w:pPr>
              <w:pStyle w:val="GOSTTablenorm"/>
              <w:suppressAutoHyphens/>
              <w:rPr>
                <w:lang w:val="en-US"/>
              </w:rPr>
            </w:pPr>
            <w:r w:rsidRPr="005A52E1">
              <w:t>Строка</w:t>
            </w:r>
          </w:p>
        </w:tc>
        <w:tc>
          <w:tcPr>
            <w:tcW w:w="293" w:type="pct"/>
          </w:tcPr>
          <w:p w14:paraId="55B4DC4B" w14:textId="77777777" w:rsidR="004B46FF" w:rsidRPr="005A52E1" w:rsidRDefault="004B46FF" w:rsidP="00D04606">
            <w:pPr>
              <w:pStyle w:val="GOSTTablenorm"/>
              <w:suppressAutoHyphens/>
            </w:pPr>
            <w:r w:rsidRPr="005A52E1">
              <w:t>Да</w:t>
            </w:r>
          </w:p>
        </w:tc>
        <w:tc>
          <w:tcPr>
            <w:tcW w:w="315" w:type="pct"/>
          </w:tcPr>
          <w:p w14:paraId="16741811" w14:textId="77777777" w:rsidR="004B46FF" w:rsidRPr="00106607" w:rsidRDefault="004B46FF" w:rsidP="00D04606">
            <w:pPr>
              <w:pStyle w:val="GOSTTablenorm"/>
              <w:suppressAutoHyphens/>
              <w:rPr>
                <w:lang w:val="en-US"/>
              </w:rPr>
            </w:pPr>
            <w:r w:rsidRPr="00106607">
              <w:t>&lt;=</w:t>
            </w:r>
            <w:r w:rsidRPr="00106607">
              <w:rPr>
                <w:lang w:val="en-US"/>
              </w:rPr>
              <w:t>10</w:t>
            </w:r>
          </w:p>
        </w:tc>
        <w:tc>
          <w:tcPr>
            <w:tcW w:w="1841" w:type="pct"/>
          </w:tcPr>
          <w:p w14:paraId="7ECC1073" w14:textId="77777777" w:rsidR="004B46FF" w:rsidRPr="00711EB3" w:rsidRDefault="004B46FF" w:rsidP="00D04606">
            <w:pPr>
              <w:pStyle w:val="GOSTTablenorm"/>
              <w:suppressAutoHyphens/>
            </w:pPr>
            <w:r w:rsidRPr="003F2180">
              <w:t xml:space="preserve">Версия формата </w:t>
            </w:r>
            <w:r>
              <w:t>ответ</w:t>
            </w:r>
            <w:r w:rsidRPr="00711EB3">
              <w:t>а</w:t>
            </w:r>
          </w:p>
        </w:tc>
      </w:tr>
      <w:tr w:rsidR="00A34EF1" w:rsidRPr="005A52E1" w14:paraId="5AED8E98" w14:textId="77777777" w:rsidTr="00C75A4E">
        <w:tc>
          <w:tcPr>
            <w:tcW w:w="1194" w:type="pct"/>
          </w:tcPr>
          <w:p w14:paraId="177433E2" w14:textId="77777777" w:rsidR="004B46FF" w:rsidRPr="00106607" w:rsidRDefault="004B46FF" w:rsidP="00D04606">
            <w:pPr>
              <w:pStyle w:val="GOSTTablenorm"/>
              <w:suppressAutoHyphens/>
            </w:pPr>
            <w:r w:rsidRPr="00106607">
              <w:lastRenderedPageBreak/>
              <w:t>Глобальный идентификатор запроса</w:t>
            </w:r>
          </w:p>
        </w:tc>
        <w:tc>
          <w:tcPr>
            <w:tcW w:w="814" w:type="pct"/>
          </w:tcPr>
          <w:p w14:paraId="5FF71CEC" w14:textId="77777777" w:rsidR="004B46FF" w:rsidRPr="003F2180" w:rsidRDefault="004B46FF" w:rsidP="00D04606">
            <w:pPr>
              <w:pStyle w:val="GOSTTablenorm"/>
              <w:suppressAutoHyphens/>
              <w:rPr>
                <w:lang w:val="en-US"/>
              </w:rPr>
            </w:pPr>
            <w:proofErr w:type="spellStart"/>
            <w:r w:rsidRPr="00106607">
              <w:rPr>
                <w:lang w:val="en-US"/>
              </w:rPr>
              <w:t>ReqGuid</w:t>
            </w:r>
            <w:proofErr w:type="spellEnd"/>
          </w:p>
        </w:tc>
        <w:tc>
          <w:tcPr>
            <w:tcW w:w="543" w:type="pct"/>
          </w:tcPr>
          <w:p w14:paraId="261D6FF0" w14:textId="77777777" w:rsidR="004B46FF" w:rsidRPr="005A52E1" w:rsidRDefault="004B46FF" w:rsidP="00D04606">
            <w:pPr>
              <w:pStyle w:val="GOSTTablenorm"/>
              <w:suppressAutoHyphens/>
            </w:pPr>
            <w:r w:rsidRPr="005A52E1">
              <w:rPr>
                <w:lang w:val="en-US"/>
              </w:rPr>
              <w:t>GUID</w:t>
            </w:r>
          </w:p>
        </w:tc>
        <w:tc>
          <w:tcPr>
            <w:tcW w:w="293" w:type="pct"/>
          </w:tcPr>
          <w:p w14:paraId="525C1ABC" w14:textId="77777777" w:rsidR="004B46FF" w:rsidRPr="005A52E1" w:rsidRDefault="004B46FF" w:rsidP="00D04606">
            <w:pPr>
              <w:pStyle w:val="GOSTTablenorm"/>
              <w:suppressAutoHyphens/>
            </w:pPr>
            <w:r w:rsidRPr="005A52E1">
              <w:t>Да</w:t>
            </w:r>
          </w:p>
        </w:tc>
        <w:tc>
          <w:tcPr>
            <w:tcW w:w="315" w:type="pct"/>
          </w:tcPr>
          <w:p w14:paraId="327A8241" w14:textId="77777777" w:rsidR="004B46FF" w:rsidRPr="00106607" w:rsidRDefault="004B46FF" w:rsidP="00D04606">
            <w:pPr>
              <w:pStyle w:val="GOSTTablenorm"/>
              <w:suppressAutoHyphens/>
              <w:rPr>
                <w:lang w:val="en-US"/>
              </w:rPr>
            </w:pPr>
            <w:r w:rsidRPr="00106607">
              <w:rPr>
                <w:lang w:val="en-US"/>
              </w:rPr>
              <w:t>=</w:t>
            </w:r>
            <w:r w:rsidRPr="00106607">
              <w:t>36</w:t>
            </w:r>
          </w:p>
        </w:tc>
        <w:tc>
          <w:tcPr>
            <w:tcW w:w="1841" w:type="pct"/>
          </w:tcPr>
          <w:p w14:paraId="20E3B6EE" w14:textId="77777777" w:rsidR="004B46FF" w:rsidRPr="00106607" w:rsidRDefault="004B46FF" w:rsidP="00D04606">
            <w:pPr>
              <w:pStyle w:val="GOSTTablenorm"/>
              <w:suppressAutoHyphens/>
            </w:pPr>
            <w:r w:rsidRPr="003F2180">
              <w:t xml:space="preserve">Уникальный идентификатор </w:t>
            </w:r>
            <w:r w:rsidRPr="00106607">
              <w:t>запроса (с тире)</w:t>
            </w:r>
            <w:r>
              <w:t>, на который направляется ответ</w:t>
            </w:r>
          </w:p>
        </w:tc>
      </w:tr>
      <w:tr w:rsidR="00A34EF1" w:rsidRPr="005A52E1" w14:paraId="0635EA27" w14:textId="77777777" w:rsidTr="00C75A4E">
        <w:tc>
          <w:tcPr>
            <w:tcW w:w="1194" w:type="pct"/>
          </w:tcPr>
          <w:p w14:paraId="668437A8" w14:textId="77777777" w:rsidR="004B46FF" w:rsidRPr="003C39F0" w:rsidRDefault="004B46FF" w:rsidP="00D04606">
            <w:pPr>
              <w:pStyle w:val="GOSTTablenorm"/>
              <w:suppressAutoHyphens/>
              <w:rPr>
                <w:lang w:val="en-US"/>
              </w:rPr>
            </w:pPr>
            <w:r w:rsidRPr="00106607">
              <w:t xml:space="preserve">Глобальный идентификатор </w:t>
            </w:r>
            <w:r>
              <w:t>ответа</w:t>
            </w:r>
          </w:p>
        </w:tc>
        <w:tc>
          <w:tcPr>
            <w:tcW w:w="814" w:type="pct"/>
          </w:tcPr>
          <w:p w14:paraId="79580B15" w14:textId="77777777" w:rsidR="004B46FF" w:rsidRPr="00106607" w:rsidRDefault="004B46FF" w:rsidP="00D04606">
            <w:pPr>
              <w:pStyle w:val="GOSTTablenorm"/>
              <w:suppressAutoHyphens/>
              <w:rPr>
                <w:lang w:val="en-US"/>
              </w:rPr>
            </w:pPr>
            <w:proofErr w:type="spellStart"/>
            <w:r>
              <w:rPr>
                <w:lang w:val="en-US"/>
              </w:rPr>
              <w:t>Ans</w:t>
            </w:r>
            <w:r w:rsidRPr="00106607">
              <w:rPr>
                <w:lang w:val="en-US"/>
              </w:rPr>
              <w:t>Guid</w:t>
            </w:r>
            <w:proofErr w:type="spellEnd"/>
          </w:p>
        </w:tc>
        <w:tc>
          <w:tcPr>
            <w:tcW w:w="543" w:type="pct"/>
          </w:tcPr>
          <w:p w14:paraId="41AE29C7" w14:textId="77777777" w:rsidR="004B46FF" w:rsidRPr="005A52E1" w:rsidRDefault="004B46FF" w:rsidP="00D04606">
            <w:pPr>
              <w:pStyle w:val="GOSTTablenorm"/>
              <w:suppressAutoHyphens/>
              <w:rPr>
                <w:lang w:val="en-US"/>
              </w:rPr>
            </w:pPr>
            <w:r w:rsidRPr="005A52E1">
              <w:rPr>
                <w:lang w:val="en-US"/>
              </w:rPr>
              <w:t>GUID</w:t>
            </w:r>
          </w:p>
        </w:tc>
        <w:tc>
          <w:tcPr>
            <w:tcW w:w="293" w:type="pct"/>
          </w:tcPr>
          <w:p w14:paraId="51858897" w14:textId="77777777" w:rsidR="004B46FF" w:rsidRPr="005A52E1" w:rsidRDefault="004B46FF" w:rsidP="00D04606">
            <w:pPr>
              <w:pStyle w:val="GOSTTablenorm"/>
              <w:suppressAutoHyphens/>
            </w:pPr>
            <w:r w:rsidRPr="005A52E1">
              <w:t>Да</w:t>
            </w:r>
          </w:p>
        </w:tc>
        <w:tc>
          <w:tcPr>
            <w:tcW w:w="315" w:type="pct"/>
          </w:tcPr>
          <w:p w14:paraId="0AD5E5C5" w14:textId="77777777" w:rsidR="004B46FF" w:rsidRPr="00106607" w:rsidRDefault="004B46FF" w:rsidP="00D04606">
            <w:pPr>
              <w:pStyle w:val="GOSTTablenorm"/>
              <w:suppressAutoHyphens/>
              <w:rPr>
                <w:lang w:val="en-US"/>
              </w:rPr>
            </w:pPr>
            <w:r w:rsidRPr="00106607">
              <w:rPr>
                <w:lang w:val="en-US"/>
              </w:rPr>
              <w:t>=</w:t>
            </w:r>
            <w:r w:rsidRPr="00106607">
              <w:t>36</w:t>
            </w:r>
          </w:p>
        </w:tc>
        <w:tc>
          <w:tcPr>
            <w:tcW w:w="1841" w:type="pct"/>
          </w:tcPr>
          <w:p w14:paraId="4ADC7309" w14:textId="77777777" w:rsidR="004B46FF" w:rsidRPr="003F2180" w:rsidRDefault="004B46FF" w:rsidP="00D04606">
            <w:pPr>
              <w:pStyle w:val="GOSTTablenorm"/>
              <w:suppressAutoHyphens/>
            </w:pPr>
            <w:r w:rsidRPr="003F2180">
              <w:t xml:space="preserve">Уникальный идентификатор </w:t>
            </w:r>
            <w:r>
              <w:t>ответа</w:t>
            </w:r>
            <w:r w:rsidRPr="00106607">
              <w:t xml:space="preserve"> (с тире)</w:t>
            </w:r>
          </w:p>
        </w:tc>
      </w:tr>
      <w:tr w:rsidR="00A34EF1" w:rsidRPr="005A52E1" w14:paraId="0D634D78" w14:textId="77777777" w:rsidTr="00C75A4E">
        <w:tc>
          <w:tcPr>
            <w:tcW w:w="1194" w:type="pct"/>
          </w:tcPr>
          <w:p w14:paraId="07F064E5" w14:textId="1385376D" w:rsidR="003F76BF" w:rsidRPr="00106607" w:rsidRDefault="003F76BF" w:rsidP="00D04606">
            <w:pPr>
              <w:pStyle w:val="GOSTTablenorm"/>
              <w:suppressAutoHyphens/>
            </w:pPr>
            <w:r>
              <w:t>Глобальный идентификатор документа</w:t>
            </w:r>
          </w:p>
        </w:tc>
        <w:tc>
          <w:tcPr>
            <w:tcW w:w="814" w:type="pct"/>
          </w:tcPr>
          <w:p w14:paraId="2C5B63C2" w14:textId="78ABFB01" w:rsidR="003F76BF" w:rsidRDefault="003F76BF" w:rsidP="00D04606">
            <w:pPr>
              <w:pStyle w:val="GOSTTablenorm"/>
              <w:suppressAutoHyphens/>
              <w:rPr>
                <w:lang w:val="en-US"/>
              </w:rPr>
            </w:pPr>
            <w:proofErr w:type="spellStart"/>
            <w:r>
              <w:rPr>
                <w:lang w:val="en-US"/>
              </w:rPr>
              <w:t>DocGuid</w:t>
            </w:r>
            <w:proofErr w:type="spellEnd"/>
          </w:p>
        </w:tc>
        <w:tc>
          <w:tcPr>
            <w:tcW w:w="543" w:type="pct"/>
          </w:tcPr>
          <w:p w14:paraId="490ED6A7" w14:textId="78C94E38" w:rsidR="003F76BF" w:rsidRPr="005A52E1" w:rsidRDefault="003F76BF" w:rsidP="00D04606">
            <w:pPr>
              <w:pStyle w:val="GOSTTablenorm"/>
              <w:suppressAutoHyphens/>
              <w:rPr>
                <w:lang w:val="en-US"/>
              </w:rPr>
            </w:pPr>
            <w:r>
              <w:t>Строка</w:t>
            </w:r>
          </w:p>
        </w:tc>
        <w:tc>
          <w:tcPr>
            <w:tcW w:w="293" w:type="pct"/>
          </w:tcPr>
          <w:p w14:paraId="594DA1F4" w14:textId="6D734C91" w:rsidR="003F76BF" w:rsidRPr="005A52E1" w:rsidRDefault="003F76BF" w:rsidP="00D04606">
            <w:pPr>
              <w:pStyle w:val="GOSTTablenorm"/>
              <w:suppressAutoHyphens/>
            </w:pPr>
            <w:r>
              <w:t>Да</w:t>
            </w:r>
          </w:p>
        </w:tc>
        <w:tc>
          <w:tcPr>
            <w:tcW w:w="315" w:type="pct"/>
          </w:tcPr>
          <w:p w14:paraId="124AECF4" w14:textId="3283C659" w:rsidR="003F76BF" w:rsidRPr="003F76BF" w:rsidRDefault="003F76BF" w:rsidP="00D04606">
            <w:pPr>
              <w:pStyle w:val="GOSTTablenorm"/>
              <w:suppressAutoHyphens/>
            </w:pPr>
            <w:r>
              <w:t>=36</w:t>
            </w:r>
          </w:p>
        </w:tc>
        <w:tc>
          <w:tcPr>
            <w:tcW w:w="1841" w:type="pct"/>
          </w:tcPr>
          <w:p w14:paraId="5F7101EA" w14:textId="1DA10309" w:rsidR="003F76BF" w:rsidRPr="003F2180" w:rsidRDefault="003F76BF" w:rsidP="00D04606">
            <w:pPr>
              <w:pStyle w:val="GOSTTablenorm"/>
              <w:suppressAutoHyphens/>
            </w:pPr>
            <w:r w:rsidRPr="0084007D">
              <w:t>Уникальный идентификатор документа (с тире), информаци</w:t>
            </w:r>
            <w:r w:rsidR="00DA1540">
              <w:t>ю</w:t>
            </w:r>
            <w:r w:rsidRPr="0084007D">
              <w:t xml:space="preserve"> по которому </w:t>
            </w:r>
            <w:r>
              <w:t>требовалось изменить</w:t>
            </w:r>
            <w:r w:rsidRPr="0084007D">
              <w:t xml:space="preserve"> в справочник</w:t>
            </w:r>
            <w:r>
              <w:t>е</w:t>
            </w:r>
            <w:r w:rsidRPr="0084007D">
              <w:t xml:space="preserve"> «Исключения при проверке записей учета»</w:t>
            </w:r>
          </w:p>
        </w:tc>
      </w:tr>
      <w:tr w:rsidR="00A34EF1" w:rsidRPr="005A52E1" w14:paraId="452170D7" w14:textId="77777777" w:rsidTr="00C75A4E">
        <w:tc>
          <w:tcPr>
            <w:tcW w:w="1194" w:type="pct"/>
          </w:tcPr>
          <w:p w14:paraId="7A165476" w14:textId="77777777" w:rsidR="004B46FF" w:rsidRPr="00106607" w:rsidRDefault="004B46FF" w:rsidP="00D04606">
            <w:pPr>
              <w:pStyle w:val="GOSTTablenorm"/>
              <w:suppressAutoHyphens/>
            </w:pPr>
            <w:r>
              <w:t>Результат выполнения операции</w:t>
            </w:r>
          </w:p>
        </w:tc>
        <w:tc>
          <w:tcPr>
            <w:tcW w:w="814" w:type="pct"/>
          </w:tcPr>
          <w:p w14:paraId="45B335FE" w14:textId="77777777" w:rsidR="004B46FF" w:rsidRPr="003F2180" w:rsidRDefault="004B46FF" w:rsidP="00D04606">
            <w:pPr>
              <w:pStyle w:val="GOSTTablenorm"/>
              <w:suppressAutoHyphens/>
              <w:rPr>
                <w:lang w:val="en-US"/>
              </w:rPr>
            </w:pPr>
            <w:r>
              <w:rPr>
                <w:lang w:val="en-US"/>
              </w:rPr>
              <w:t>Result</w:t>
            </w:r>
          </w:p>
        </w:tc>
        <w:tc>
          <w:tcPr>
            <w:tcW w:w="543" w:type="pct"/>
          </w:tcPr>
          <w:p w14:paraId="072B2652" w14:textId="77777777" w:rsidR="004B46FF" w:rsidRPr="003D3B75" w:rsidRDefault="004B46FF" w:rsidP="00D04606">
            <w:pPr>
              <w:pStyle w:val="GOSTTablenorm"/>
              <w:suppressAutoHyphens/>
            </w:pPr>
            <w:r>
              <w:t>Строка</w:t>
            </w:r>
          </w:p>
        </w:tc>
        <w:tc>
          <w:tcPr>
            <w:tcW w:w="293" w:type="pct"/>
          </w:tcPr>
          <w:p w14:paraId="1D69D17C" w14:textId="77777777" w:rsidR="004B46FF" w:rsidRPr="005A52E1" w:rsidRDefault="004B46FF" w:rsidP="00D04606">
            <w:pPr>
              <w:pStyle w:val="GOSTTablenorm"/>
              <w:suppressAutoHyphens/>
            </w:pPr>
            <w:r>
              <w:t>Да</w:t>
            </w:r>
          </w:p>
        </w:tc>
        <w:tc>
          <w:tcPr>
            <w:tcW w:w="315" w:type="pct"/>
          </w:tcPr>
          <w:p w14:paraId="7F9656A3" w14:textId="77777777" w:rsidR="004B46FF" w:rsidRPr="003D3B75" w:rsidRDefault="004B46FF" w:rsidP="00D04606">
            <w:pPr>
              <w:pStyle w:val="GOSTTablenorm"/>
              <w:suppressAutoHyphens/>
            </w:pPr>
            <w:r>
              <w:t>=1</w:t>
            </w:r>
          </w:p>
        </w:tc>
        <w:tc>
          <w:tcPr>
            <w:tcW w:w="1841" w:type="pct"/>
          </w:tcPr>
          <w:p w14:paraId="4586AE31" w14:textId="4BB65EAA" w:rsidR="004B46FF" w:rsidRDefault="004B46FF" w:rsidP="00D04606">
            <w:pPr>
              <w:pStyle w:val="GOSTTablenorm"/>
              <w:suppressAutoHyphens/>
            </w:pPr>
            <w:r>
              <w:t>Переда</w:t>
            </w:r>
            <w:r w:rsidR="003F76BF">
              <w:t>ю</w:t>
            </w:r>
            <w:r>
              <w:t>тся следующ</w:t>
            </w:r>
            <w:r w:rsidR="003F76BF">
              <w:t>и</w:t>
            </w:r>
            <w:r>
              <w:t>е значени</w:t>
            </w:r>
            <w:r w:rsidR="003F76BF">
              <w:t>я</w:t>
            </w:r>
            <w:r>
              <w:t>:</w:t>
            </w:r>
          </w:p>
          <w:p w14:paraId="1B50ED04" w14:textId="1A054E0C" w:rsidR="00A83C2E" w:rsidRPr="00A83C2E" w:rsidRDefault="00762C67" w:rsidP="00D04606">
            <w:pPr>
              <w:pStyle w:val="GOSTTableListMark1"/>
              <w:suppressAutoHyphens/>
            </w:pPr>
            <w:r>
              <w:t>«</w:t>
            </w:r>
            <w:r w:rsidR="00A83C2E">
              <w:rPr>
                <w:lang w:val="en-US"/>
              </w:rPr>
              <w:t>S</w:t>
            </w:r>
            <w:r>
              <w:t>»</w:t>
            </w:r>
            <w:r w:rsidR="00A83C2E" w:rsidRPr="00C75A4E">
              <w:t xml:space="preserve"> – </w:t>
            </w:r>
            <w:r w:rsidR="00A83C2E">
              <w:rPr>
                <w:lang w:val="en-US"/>
              </w:rPr>
              <w:t>SUCCESS</w:t>
            </w:r>
            <w:r w:rsidR="00A83C2E" w:rsidRPr="00C75A4E">
              <w:t xml:space="preserve"> – </w:t>
            </w:r>
            <w:r w:rsidR="00A83C2E">
              <w:t>Успешное завершение;</w:t>
            </w:r>
          </w:p>
          <w:p w14:paraId="5AD554C2" w14:textId="0B23FEA5" w:rsidR="004B46FF" w:rsidRPr="00711EB3" w:rsidRDefault="00762C67" w:rsidP="00BA0533">
            <w:pPr>
              <w:pStyle w:val="GOSTTableListMark1"/>
              <w:suppressAutoHyphens/>
            </w:pPr>
            <w:r>
              <w:t>«</w:t>
            </w:r>
            <w:r w:rsidR="004B46FF">
              <w:rPr>
                <w:lang w:val="en-US"/>
              </w:rPr>
              <w:t>E</w:t>
            </w:r>
            <w:r>
              <w:t>»</w:t>
            </w:r>
            <w:r w:rsidR="004B46FF" w:rsidRPr="003D3B75">
              <w:t xml:space="preserve"> </w:t>
            </w:r>
            <w:r w:rsidR="00D52EE2" w:rsidRPr="00C75A4E">
              <w:t>–</w:t>
            </w:r>
            <w:r w:rsidR="004B46FF">
              <w:rPr>
                <w:lang w:val="en-US"/>
              </w:rPr>
              <w:t>ERROR</w:t>
            </w:r>
            <w:r w:rsidR="004B46FF" w:rsidRPr="003D3B75">
              <w:t xml:space="preserve"> </w:t>
            </w:r>
            <w:r w:rsidR="00D52EE2" w:rsidRPr="00C75A4E">
              <w:t>–</w:t>
            </w:r>
            <w:r w:rsidR="004B46FF">
              <w:t>Не успешное завершение</w:t>
            </w:r>
          </w:p>
        </w:tc>
      </w:tr>
      <w:tr w:rsidR="00A34EF1" w:rsidRPr="005A52E1" w14:paraId="0647FD63" w14:textId="77777777" w:rsidTr="00C75A4E">
        <w:tc>
          <w:tcPr>
            <w:tcW w:w="1194" w:type="pct"/>
          </w:tcPr>
          <w:p w14:paraId="2EF2C432" w14:textId="77777777" w:rsidR="004B46FF" w:rsidRPr="00106607" w:rsidRDefault="004B46FF" w:rsidP="00D04606">
            <w:pPr>
              <w:pStyle w:val="GOSTTablenorm"/>
              <w:suppressAutoHyphens/>
            </w:pPr>
            <w:r>
              <w:t>Текст ошибки</w:t>
            </w:r>
          </w:p>
        </w:tc>
        <w:tc>
          <w:tcPr>
            <w:tcW w:w="814" w:type="pct"/>
          </w:tcPr>
          <w:p w14:paraId="325D6EB5" w14:textId="77777777" w:rsidR="004B46FF" w:rsidRPr="003D3B75" w:rsidRDefault="004B46FF" w:rsidP="00D04606">
            <w:pPr>
              <w:pStyle w:val="GOSTTablenorm"/>
              <w:suppressAutoHyphens/>
            </w:pPr>
            <w:proofErr w:type="spellStart"/>
            <w:r>
              <w:rPr>
                <w:lang w:val="en-US"/>
              </w:rPr>
              <w:t>ResultDescr</w:t>
            </w:r>
            <w:proofErr w:type="spellEnd"/>
          </w:p>
        </w:tc>
        <w:tc>
          <w:tcPr>
            <w:tcW w:w="543" w:type="pct"/>
          </w:tcPr>
          <w:p w14:paraId="456CE69A" w14:textId="77777777" w:rsidR="004B46FF" w:rsidRPr="005A52E1" w:rsidRDefault="004B46FF" w:rsidP="00D04606">
            <w:pPr>
              <w:pStyle w:val="GOSTTablenorm"/>
              <w:suppressAutoHyphens/>
            </w:pPr>
            <w:r>
              <w:t>Строка</w:t>
            </w:r>
          </w:p>
        </w:tc>
        <w:tc>
          <w:tcPr>
            <w:tcW w:w="293" w:type="pct"/>
          </w:tcPr>
          <w:p w14:paraId="7DD77B68" w14:textId="77777777" w:rsidR="004B46FF" w:rsidRPr="005A52E1" w:rsidRDefault="004B46FF" w:rsidP="00D04606">
            <w:pPr>
              <w:pStyle w:val="GOSTTablenorm"/>
              <w:suppressAutoHyphens/>
            </w:pPr>
            <w:r>
              <w:t>Нет</w:t>
            </w:r>
          </w:p>
        </w:tc>
        <w:tc>
          <w:tcPr>
            <w:tcW w:w="315" w:type="pct"/>
          </w:tcPr>
          <w:p w14:paraId="4EA64056" w14:textId="77777777" w:rsidR="004B46FF" w:rsidRPr="003D3B75" w:rsidRDefault="004B46FF" w:rsidP="00D04606">
            <w:pPr>
              <w:pStyle w:val="GOSTTablenorm"/>
              <w:suppressAutoHyphens/>
            </w:pPr>
            <w:r>
              <w:rPr>
                <w:lang w:val="en-US"/>
              </w:rPr>
              <w:t>&lt;</w:t>
            </w:r>
            <w:r>
              <w:t>=2000</w:t>
            </w:r>
          </w:p>
        </w:tc>
        <w:tc>
          <w:tcPr>
            <w:tcW w:w="1841" w:type="pct"/>
          </w:tcPr>
          <w:p w14:paraId="5AFF114F" w14:textId="6FB3A41A" w:rsidR="00A83C2E" w:rsidRPr="003F2180" w:rsidRDefault="00305191" w:rsidP="00D04606">
            <w:pPr>
              <w:pStyle w:val="GOSTTablenorm"/>
              <w:suppressAutoHyphens/>
            </w:pPr>
            <w:r>
              <w:t>Р</w:t>
            </w:r>
            <w:r w:rsidRPr="00711EB3">
              <w:t xml:space="preserve">азвернутый текст ошибки (в </w:t>
            </w:r>
            <w:proofErr w:type="spellStart"/>
            <w:r w:rsidRPr="00711EB3">
              <w:t>Result</w:t>
            </w:r>
            <w:proofErr w:type="spellEnd"/>
            <w:r w:rsidRPr="00711EB3">
              <w:t xml:space="preserve"> передано значение, отличное от «</w:t>
            </w:r>
            <w:r w:rsidRPr="00711EB3">
              <w:rPr>
                <w:lang w:val="en-US"/>
              </w:rPr>
              <w:t>S</w:t>
            </w:r>
            <w:r w:rsidRPr="004570C1">
              <w:t>»)</w:t>
            </w:r>
          </w:p>
        </w:tc>
      </w:tr>
    </w:tbl>
    <w:p w14:paraId="12D071D8" w14:textId="77777777" w:rsidR="004B46FF" w:rsidRPr="00762C67" w:rsidRDefault="004B46FF" w:rsidP="00D04606">
      <w:pPr>
        <w:pStyle w:val="31"/>
      </w:pPr>
      <w:bookmarkStart w:id="470" w:name="_Toc226456993"/>
      <w:r w:rsidRPr="00762C67">
        <w:t>Пример ответа</w:t>
      </w:r>
      <w:bookmarkEnd w:id="470"/>
    </w:p>
    <w:p w14:paraId="0FFFCC65" w14:textId="77777777" w:rsidR="00762C67" w:rsidRPr="003B0425" w:rsidRDefault="00762C67" w:rsidP="00D04606">
      <w:pPr>
        <w:pStyle w:val="GOSTScript"/>
        <w:suppressAutoHyphens/>
      </w:pPr>
      <w:r w:rsidRPr="003B0425">
        <w:t>{</w:t>
      </w:r>
    </w:p>
    <w:p w14:paraId="6350F28A" w14:textId="77777777" w:rsidR="00762C67" w:rsidRPr="003B0425" w:rsidRDefault="00762C67" w:rsidP="00D04606">
      <w:pPr>
        <w:pStyle w:val="GOSTScript"/>
        <w:suppressAutoHyphens/>
      </w:pPr>
      <w:r w:rsidRPr="003B0425">
        <w:tab/>
        <w:t>"header": {</w:t>
      </w:r>
    </w:p>
    <w:p w14:paraId="33758CA6" w14:textId="77777777" w:rsidR="00762C67" w:rsidRPr="003B0425" w:rsidRDefault="00762C67" w:rsidP="00D04606">
      <w:pPr>
        <w:pStyle w:val="GOSTScript"/>
        <w:suppressAutoHyphens/>
      </w:pPr>
      <w:r w:rsidRPr="003B0425">
        <w:tab/>
      </w:r>
      <w:r w:rsidRPr="003B0425">
        <w:tab/>
        <w:t>"Source": "EXP05",</w:t>
      </w:r>
    </w:p>
    <w:p w14:paraId="3FA18117" w14:textId="77777777" w:rsidR="00762C67" w:rsidRPr="003B0425" w:rsidRDefault="00762C67" w:rsidP="00D04606">
      <w:pPr>
        <w:pStyle w:val="GOSTScript"/>
        <w:suppressAutoHyphens/>
      </w:pPr>
      <w:r w:rsidRPr="003B0425">
        <w:tab/>
      </w:r>
      <w:r w:rsidRPr="003B0425">
        <w:tab/>
        <w:t>"Receiver": "EXP05",</w:t>
      </w:r>
    </w:p>
    <w:p w14:paraId="31E21F74" w14:textId="30643572" w:rsidR="00762C67" w:rsidRPr="003B0425" w:rsidRDefault="00762C67" w:rsidP="00D04606">
      <w:pPr>
        <w:pStyle w:val="GOSTScript"/>
        <w:suppressAutoHyphens/>
      </w:pPr>
      <w:r w:rsidRPr="003B0425">
        <w:tab/>
      </w:r>
      <w:r w:rsidRPr="003B0425">
        <w:tab/>
        <w:t>"</w:t>
      </w:r>
      <w:r w:rsidR="00D34B2C" w:rsidRPr="00CB2665">
        <w:t>AnsDateTime</w:t>
      </w:r>
      <w:r w:rsidRPr="003B0425">
        <w:t>": "2023-04-06 14:</w:t>
      </w:r>
      <w:r w:rsidR="00AC3BB4">
        <w:rPr>
          <w:lang w:val="ru-RU"/>
        </w:rPr>
        <w:t>5</w:t>
      </w:r>
      <w:r w:rsidRPr="003B0425">
        <w:t>7:23",</w:t>
      </w:r>
    </w:p>
    <w:p w14:paraId="4ADD85A6" w14:textId="77777777" w:rsidR="00762C67" w:rsidRPr="003B0425" w:rsidRDefault="00762C67" w:rsidP="00D04606">
      <w:pPr>
        <w:pStyle w:val="GOSTScript"/>
        <w:suppressAutoHyphens/>
      </w:pPr>
      <w:r w:rsidRPr="003B0425">
        <w:tab/>
      </w:r>
      <w:r w:rsidRPr="003B0425">
        <w:tab/>
        <w:t>"Version": "2.4",</w:t>
      </w:r>
    </w:p>
    <w:p w14:paraId="2F5D0959" w14:textId="77777777" w:rsidR="00762C67" w:rsidRPr="003B0425" w:rsidRDefault="00762C67" w:rsidP="00D04606">
      <w:pPr>
        <w:pStyle w:val="GOSTScript"/>
        <w:suppressAutoHyphens/>
      </w:pPr>
      <w:r w:rsidRPr="003B0425">
        <w:tab/>
      </w:r>
      <w:r w:rsidRPr="003B0425">
        <w:tab/>
        <w:t>"ReqGuid": "b0d4ce5d-2757-4699-948c-cfa72ba94f10",</w:t>
      </w:r>
    </w:p>
    <w:p w14:paraId="1F3C5F38" w14:textId="77777777" w:rsidR="00762C67" w:rsidRPr="003B0425" w:rsidRDefault="00762C67" w:rsidP="00D04606">
      <w:pPr>
        <w:pStyle w:val="GOSTScript"/>
        <w:suppressAutoHyphens/>
      </w:pPr>
      <w:r w:rsidRPr="003B0425">
        <w:tab/>
      </w:r>
      <w:r w:rsidRPr="003B0425">
        <w:tab/>
        <w:t>"AnsGuid": "11190a7c-e339-55ff-ac69-71029hh81370",</w:t>
      </w:r>
    </w:p>
    <w:p w14:paraId="6A1DB08C" w14:textId="7EECABEC" w:rsidR="00762C67" w:rsidRPr="003B0425" w:rsidRDefault="00762C67" w:rsidP="00D04606">
      <w:pPr>
        <w:pStyle w:val="GOSTScript"/>
        <w:suppressAutoHyphens/>
      </w:pPr>
      <w:r w:rsidRPr="003B0425">
        <w:tab/>
      </w:r>
      <w:r w:rsidRPr="003B0425">
        <w:tab/>
        <w:t>"DocGuid": "11b0d4ce5d-2757-4699-948c-cfa72ba94f",</w:t>
      </w:r>
    </w:p>
    <w:p w14:paraId="100AD676" w14:textId="77777777" w:rsidR="00762C67" w:rsidRPr="003B0425" w:rsidRDefault="00762C67" w:rsidP="00D04606">
      <w:pPr>
        <w:pStyle w:val="GOSTScript"/>
        <w:suppressAutoHyphens/>
      </w:pPr>
      <w:r w:rsidRPr="003B0425">
        <w:tab/>
      </w:r>
      <w:r w:rsidRPr="003B0425">
        <w:tab/>
        <w:t>"Result": "S"</w:t>
      </w:r>
    </w:p>
    <w:p w14:paraId="0AD21A0D" w14:textId="77777777" w:rsidR="00762C67" w:rsidRDefault="00762C67" w:rsidP="00D04606">
      <w:pPr>
        <w:pStyle w:val="GOSTScript"/>
        <w:suppressAutoHyphens/>
      </w:pPr>
      <w:r w:rsidRPr="003B0425">
        <w:tab/>
      </w:r>
      <w:r>
        <w:t>}</w:t>
      </w:r>
    </w:p>
    <w:p w14:paraId="04937AAA" w14:textId="213E2B27" w:rsidR="00762C67" w:rsidRDefault="00762C67" w:rsidP="00D04606">
      <w:pPr>
        <w:pStyle w:val="GOSTScript"/>
        <w:suppressAutoHyphens/>
        <w:rPr>
          <w:bCs/>
          <w:szCs w:val="24"/>
        </w:rPr>
      </w:pPr>
      <w:r>
        <w:t>}</w:t>
      </w:r>
    </w:p>
    <w:p w14:paraId="572179EC" w14:textId="4357CA8F" w:rsidR="0084007D" w:rsidRPr="00BA7A4A" w:rsidRDefault="0084007D" w:rsidP="00D04606">
      <w:pPr>
        <w:pStyle w:val="1"/>
      </w:pPr>
      <w:bookmarkStart w:id="471" w:name="_Toc154609815"/>
      <w:bookmarkStart w:id="472" w:name="_Toc154610803"/>
      <w:bookmarkStart w:id="473" w:name="_Toc154739024"/>
      <w:bookmarkStart w:id="474" w:name="_Toc154739968"/>
      <w:bookmarkStart w:id="475" w:name="_Toc155696887"/>
      <w:bookmarkStart w:id="476" w:name="_Toc154609822"/>
      <w:bookmarkStart w:id="477" w:name="_Toc154610810"/>
      <w:bookmarkStart w:id="478" w:name="_Toc154739031"/>
      <w:bookmarkStart w:id="479" w:name="_Toc154739975"/>
      <w:bookmarkStart w:id="480" w:name="_Toc155696894"/>
      <w:bookmarkStart w:id="481" w:name="_Toc154609823"/>
      <w:bookmarkStart w:id="482" w:name="_Toc154610811"/>
      <w:bookmarkStart w:id="483" w:name="_Toc154739032"/>
      <w:bookmarkStart w:id="484" w:name="_Toc154739976"/>
      <w:bookmarkStart w:id="485" w:name="_Toc155696895"/>
      <w:bookmarkStart w:id="486" w:name="_Toc154609824"/>
      <w:bookmarkStart w:id="487" w:name="_Toc154610812"/>
      <w:bookmarkStart w:id="488" w:name="_Toc154739033"/>
      <w:bookmarkStart w:id="489" w:name="_Toc154739977"/>
      <w:bookmarkStart w:id="490" w:name="_Toc155696896"/>
      <w:bookmarkStart w:id="491" w:name="_Toc154609825"/>
      <w:bookmarkStart w:id="492" w:name="_Toc154610813"/>
      <w:bookmarkStart w:id="493" w:name="_Toc154739034"/>
      <w:bookmarkStart w:id="494" w:name="_Toc154739978"/>
      <w:bookmarkStart w:id="495" w:name="_Toc155696897"/>
      <w:bookmarkStart w:id="496" w:name="_Toc154609826"/>
      <w:bookmarkStart w:id="497" w:name="_Toc154610814"/>
      <w:bookmarkStart w:id="498" w:name="_Toc154739035"/>
      <w:bookmarkStart w:id="499" w:name="_Toc154739979"/>
      <w:bookmarkStart w:id="500" w:name="_Toc155696898"/>
      <w:bookmarkStart w:id="501" w:name="_Ref144295392"/>
      <w:bookmarkStart w:id="502" w:name="_Toc226456994"/>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r w:rsidRPr="00890A8D">
        <w:lastRenderedPageBreak/>
        <w:t xml:space="preserve">Запрос </w:t>
      </w:r>
      <w:r w:rsidR="00966937" w:rsidRPr="00BA7A4A">
        <w:t>н</w:t>
      </w:r>
      <w:r w:rsidRPr="00BA7A4A">
        <w:t>а экспорт записей справочника «Исключения при проверке записей учета»</w:t>
      </w:r>
      <w:r w:rsidRPr="00BA7A4A" w:rsidDel="00454D27">
        <w:t xml:space="preserve"> </w:t>
      </w:r>
      <w:r w:rsidRPr="00BA7A4A">
        <w:t>(UNLOADIN</w:t>
      </w:r>
      <w:r w:rsidRPr="00C75A4E">
        <w:t>G</w:t>
      </w:r>
      <w:r w:rsidRPr="00890A8D">
        <w:t>)</w:t>
      </w:r>
      <w:bookmarkEnd w:id="501"/>
      <w:bookmarkEnd w:id="502"/>
    </w:p>
    <w:p w14:paraId="0DA11038" w14:textId="69F82E59" w:rsidR="0084007D" w:rsidRPr="00762C67" w:rsidRDefault="00C95BC9" w:rsidP="00D04606">
      <w:pPr>
        <w:pStyle w:val="GOSTNormal"/>
        <w:suppressAutoHyphens/>
      </w:pPr>
      <w:r w:rsidRPr="00762C67">
        <w:t>З</w:t>
      </w:r>
      <w:r w:rsidR="00F25E00" w:rsidRPr="00762C67">
        <w:t>апрос</w:t>
      </w:r>
      <w:r w:rsidR="0084007D" w:rsidRPr="00762C67">
        <w:t xml:space="preserve"> на </w:t>
      </w:r>
      <w:r w:rsidR="00F25E00" w:rsidRPr="00762C67">
        <w:t xml:space="preserve">экспорт записей </w:t>
      </w:r>
      <w:r w:rsidR="0084007D" w:rsidRPr="00762C67">
        <w:t>справочник</w:t>
      </w:r>
      <w:r w:rsidR="00F25E00" w:rsidRPr="00762C67">
        <w:t>а</w:t>
      </w:r>
      <w:r w:rsidR="0084007D" w:rsidRPr="00762C67">
        <w:t xml:space="preserve"> «Исключения при проверке записей учета» (тип </w:t>
      </w:r>
      <w:r w:rsidR="00F25E00" w:rsidRPr="00C75A4E">
        <w:t>UNLOADING</w:t>
      </w:r>
      <w:r w:rsidR="0084007D" w:rsidRPr="00762C67">
        <w:t>)</w:t>
      </w:r>
      <w:r w:rsidRPr="00762C67">
        <w:t xml:space="preserve"> предназначен для выгрузки данных справочника «Исключения при проверке записей учета», содержащего перечень </w:t>
      </w:r>
      <w:r w:rsidRPr="00C75A4E">
        <w:t>GUID</w:t>
      </w:r>
      <w:r w:rsidRPr="00762C67">
        <w:t xml:space="preserve"> документов, для которых не осуществляется проверка соответствия аналитических и бухгалтерских записей учета при обработке </w:t>
      </w:r>
      <w:r w:rsidRPr="00890A8D">
        <w:t xml:space="preserve">Запроса на подбор / сторнирование / переформирование записей учета (тип </w:t>
      </w:r>
      <w:r w:rsidRPr="00762C67">
        <w:t>ACCOUNTING)</w:t>
      </w:r>
      <w:r w:rsidR="00F25E00" w:rsidRPr="00762C67">
        <w:t>.</w:t>
      </w:r>
    </w:p>
    <w:p w14:paraId="1ABC992A" w14:textId="77777777" w:rsidR="00762C67" w:rsidRDefault="003A450C" w:rsidP="00D04606">
      <w:pPr>
        <w:pStyle w:val="GOSTNormal"/>
        <w:suppressAutoHyphens/>
      </w:pPr>
      <w:r w:rsidRPr="00762C67">
        <w:t>Если по результатам обработки запроса UNLOADING отобраны данные, удовлетворяющие параметрам запроса (непустая выборка), то возвращается файл в формате ODS, содержащий список записей справочника (в полном реквизитном составе, предусмотренном структурой хранения).</w:t>
      </w:r>
      <w:r w:rsidRPr="00762C67" w:rsidDel="007B5DE8">
        <w:t xml:space="preserve"> </w:t>
      </w:r>
      <w:r w:rsidRPr="00762C67">
        <w:t xml:space="preserve">Имя файла формируется по шаблону: Код субъекта учета (4 </w:t>
      </w:r>
      <w:proofErr w:type="gramStart"/>
      <w:r w:rsidRPr="00762C67">
        <w:t>знака)_</w:t>
      </w:r>
      <w:proofErr w:type="gramEnd"/>
      <w:r w:rsidRPr="00762C67">
        <w:t xml:space="preserve">Тип </w:t>
      </w:r>
      <w:proofErr w:type="spellStart"/>
      <w:r w:rsidRPr="00762C67">
        <w:t>запроса_Дата</w:t>
      </w:r>
      <w:proofErr w:type="spellEnd"/>
      <w:r w:rsidRPr="00762C67">
        <w:t xml:space="preserve"> формирования </w:t>
      </w:r>
      <w:proofErr w:type="spellStart"/>
      <w:r w:rsidRPr="00762C67">
        <w:t>файла_Время</w:t>
      </w:r>
      <w:proofErr w:type="spellEnd"/>
      <w:r w:rsidRPr="00762C67">
        <w:t xml:space="preserve"> формирования </w:t>
      </w:r>
      <w:proofErr w:type="spellStart"/>
      <w:r w:rsidRPr="00762C67">
        <w:t>файла.ods</w:t>
      </w:r>
      <w:proofErr w:type="spellEnd"/>
      <w:r w:rsidRPr="00762C67">
        <w:t>. Даты указываются в формате ДДММГГГГ, время указывается в формате ЧЧ-ММ-СС.</w:t>
      </w:r>
    </w:p>
    <w:p w14:paraId="2721C104" w14:textId="77777777" w:rsidR="00821A71" w:rsidRDefault="003A450C" w:rsidP="003A3A72">
      <w:pPr>
        <w:pStyle w:val="GOSTNormal"/>
        <w:suppressAutoHyphens/>
      </w:pPr>
      <w:r w:rsidRPr="00762C67">
        <w:t>Пример имени файла:</w:t>
      </w:r>
      <w:r w:rsidRPr="00AD1B23">
        <w:t> </w:t>
      </w:r>
      <w:r w:rsidRPr="003A450C">
        <w:rPr>
          <w:b/>
        </w:rPr>
        <w:t>5300_UNLOADING_06042023_14-37-24.ods</w:t>
      </w:r>
      <w:r w:rsidRPr="003A450C">
        <w:t xml:space="preserve">. </w:t>
      </w:r>
      <w:r w:rsidRPr="00762C67">
        <w:t>В случае выгрузки записей справочника по всем ТОФК, Код субъекта учета заполняется значением «0000».</w:t>
      </w:r>
    </w:p>
    <w:p w14:paraId="65EDC803" w14:textId="54F6844D" w:rsidR="003A450C" w:rsidRPr="00762C67" w:rsidRDefault="003F7BDB" w:rsidP="003A3A72">
      <w:pPr>
        <w:pStyle w:val="GOSTNormal"/>
        <w:suppressAutoHyphens/>
      </w:pPr>
      <w:r w:rsidRPr="00762C67">
        <w:t>Пример отчета приведен в Приложении</w:t>
      </w:r>
      <w:r w:rsidR="000A3829">
        <w:t xml:space="preserve"> </w:t>
      </w:r>
      <w:r w:rsidR="000A3829">
        <w:fldChar w:fldCharType="begin"/>
      </w:r>
      <w:r w:rsidR="000A3829">
        <w:instrText xml:space="preserve"> REF _Ref154651192 \h </w:instrText>
      </w:r>
      <w:r w:rsidR="000A3829">
        <w:fldChar w:fldCharType="separate"/>
      </w:r>
      <w:ins w:id="503" w:author="Сатлер Марина Викторовна" w:date="2026-04-07T12:22:00Z">
        <w:r w:rsidR="00A67566">
          <w:rPr>
            <w:noProof/>
          </w:rPr>
          <w:t>4</w:t>
        </w:r>
      </w:ins>
      <w:r w:rsidR="000A3829">
        <w:fldChar w:fldCharType="end"/>
      </w:r>
      <w:r w:rsidRPr="00762C67">
        <w:t>.</w:t>
      </w:r>
    </w:p>
    <w:p w14:paraId="44ED7E0C" w14:textId="00AFA9DB" w:rsidR="003A450C" w:rsidRPr="00762C67" w:rsidRDefault="003A450C" w:rsidP="00D04606">
      <w:pPr>
        <w:pStyle w:val="GOSTNormal"/>
        <w:suppressAutoHyphens/>
      </w:pPr>
      <w:r w:rsidRPr="00762C67">
        <w:t>Если по техническим причинам файл в формате ODS сформировать не удалось, то возвращается ответ на запрос в формате JSON с информацией о неуспешном выполнении запроса (E - ERROR – Неуспешное завершение) и сообщением об ошибке «Не удалось сформировать отчет &lt;Тип запроса&gt; по причине: &lt;техническая информация об ошибке&gt;».</w:t>
      </w:r>
    </w:p>
    <w:p w14:paraId="2D655C49" w14:textId="14F20DEC" w:rsidR="00F61AA0" w:rsidRPr="00762C67" w:rsidRDefault="00F25E00" w:rsidP="00D04606">
      <w:pPr>
        <w:pStyle w:val="GOSTNormal"/>
        <w:suppressAutoHyphens/>
      </w:pPr>
      <w:r w:rsidRPr="00762C67">
        <w:t xml:space="preserve">При поступлении запроса с типом «UNLOADING», выполнение которого завершено успешно, но никакие данные не были отобраны (пустая выборка), </w:t>
      </w:r>
      <w:r w:rsidR="00F61AA0" w:rsidRPr="00762C67">
        <w:t>возвращается ответ на запрос в формате JSON с информацией о</w:t>
      </w:r>
      <w:r w:rsidRPr="00762C67">
        <w:t xml:space="preserve"> неуспешном выполнении запроса (E - ERROR – Неуспешное завершение) с сообщением «Отчет не содержит данных».</w:t>
      </w:r>
    </w:p>
    <w:p w14:paraId="797005C0" w14:textId="1DB3B4B3" w:rsidR="0084007D" w:rsidRPr="00C75A4E" w:rsidRDefault="0084007D" w:rsidP="00D04606">
      <w:pPr>
        <w:pStyle w:val="21"/>
      </w:pPr>
      <w:bookmarkStart w:id="504" w:name="_Toc226456995"/>
      <w:r w:rsidRPr="00762C67">
        <w:t>Параметры запроса</w:t>
      </w:r>
      <w:bookmarkEnd w:id="504"/>
    </w:p>
    <w:p w14:paraId="04BA9B50" w14:textId="5C2A154C" w:rsidR="000A040A" w:rsidRDefault="00C51529" w:rsidP="00D04606">
      <w:pPr>
        <w:pStyle w:val="GOSTNameTable"/>
      </w:pPr>
      <w:r>
        <w:rPr>
          <w:noProof/>
        </w:rPr>
        <w:fldChar w:fldCharType="begin"/>
      </w:r>
      <w:r>
        <w:rPr>
          <w:noProof/>
        </w:rPr>
        <w:instrText xml:space="preserve"> SEQ Таблица \* ARABIC </w:instrText>
      </w:r>
      <w:r>
        <w:rPr>
          <w:noProof/>
        </w:rPr>
        <w:fldChar w:fldCharType="separate"/>
      </w:r>
      <w:bookmarkStart w:id="505" w:name="_Toc226457289"/>
      <w:r w:rsidR="00A67566">
        <w:rPr>
          <w:noProof/>
        </w:rPr>
        <w:t>14</w:t>
      </w:r>
      <w:r>
        <w:rPr>
          <w:noProof/>
        </w:rPr>
        <w:fldChar w:fldCharType="end"/>
      </w:r>
      <w:r w:rsidR="000A040A">
        <w:t xml:space="preserve"> - </w:t>
      </w:r>
      <w:r w:rsidR="000A040A" w:rsidRPr="00653DF5">
        <w:t>Параметры запроса на экспорт записей справочника «Исключения при проверке записей учета»</w:t>
      </w:r>
      <w:bookmarkEnd w:id="505"/>
    </w:p>
    <w:tbl>
      <w:tblPr>
        <w:tblStyle w:val="GOSTTable"/>
        <w:tblW w:w="5000" w:type="pct"/>
        <w:tblLayout w:type="fixed"/>
        <w:tblCellMar>
          <w:left w:w="0" w:type="dxa"/>
          <w:right w:w="0" w:type="dxa"/>
        </w:tblCellMar>
        <w:tblLook w:val="07E0" w:firstRow="1" w:lastRow="1" w:firstColumn="1" w:lastColumn="1" w:noHBand="1" w:noVBand="1"/>
      </w:tblPr>
      <w:tblGrid>
        <w:gridCol w:w="68"/>
        <w:gridCol w:w="3472"/>
        <w:gridCol w:w="2414"/>
        <w:gridCol w:w="1610"/>
        <w:gridCol w:w="901"/>
        <w:gridCol w:w="885"/>
        <w:gridCol w:w="6344"/>
      </w:tblGrid>
      <w:tr w:rsidR="000A040A" w:rsidRPr="005A52E1" w14:paraId="68A1A947" w14:textId="77777777" w:rsidTr="00C75A4E">
        <w:trPr>
          <w:cnfStyle w:val="100000000000" w:firstRow="1" w:lastRow="0" w:firstColumn="0" w:lastColumn="0" w:oddVBand="0" w:evenVBand="0" w:oddHBand="0" w:evenHBand="0" w:firstRowFirstColumn="0" w:firstRowLastColumn="0" w:lastRowFirstColumn="0" w:lastRowLastColumn="0"/>
          <w:trHeight w:val="739"/>
        </w:trPr>
        <w:tc>
          <w:tcPr>
            <w:tcW w:w="1128" w:type="pct"/>
            <w:gridSpan w:val="2"/>
            <w:hideMark/>
          </w:tcPr>
          <w:p w14:paraId="70EE06AA" w14:textId="77777777" w:rsidR="0084007D" w:rsidRPr="00890A8D" w:rsidRDefault="0084007D" w:rsidP="00D04606">
            <w:pPr>
              <w:pStyle w:val="GOSTTableHead"/>
            </w:pPr>
            <w:r w:rsidRPr="00890A8D">
              <w:t>Наименование параметра</w:t>
            </w:r>
          </w:p>
        </w:tc>
        <w:tc>
          <w:tcPr>
            <w:tcW w:w="769" w:type="pct"/>
            <w:hideMark/>
          </w:tcPr>
          <w:p w14:paraId="7682A6AF" w14:textId="77777777" w:rsidR="0084007D" w:rsidRPr="00BA7A4A" w:rsidRDefault="0084007D" w:rsidP="00D04606">
            <w:pPr>
              <w:pStyle w:val="GOSTTableHead"/>
            </w:pPr>
            <w:r w:rsidRPr="00BA7A4A">
              <w:t>Название тэга</w:t>
            </w:r>
          </w:p>
        </w:tc>
        <w:tc>
          <w:tcPr>
            <w:tcW w:w="513" w:type="pct"/>
            <w:hideMark/>
          </w:tcPr>
          <w:p w14:paraId="0D417C64" w14:textId="77777777" w:rsidR="0084007D" w:rsidRPr="00C75A4E" w:rsidRDefault="0084007D" w:rsidP="00D04606">
            <w:pPr>
              <w:pStyle w:val="GOSTTableHead"/>
            </w:pPr>
            <w:r w:rsidRPr="00BA7A4A">
              <w:t>Тип данных</w:t>
            </w:r>
          </w:p>
        </w:tc>
        <w:tc>
          <w:tcPr>
            <w:tcW w:w="287" w:type="pct"/>
          </w:tcPr>
          <w:p w14:paraId="244DC2B3" w14:textId="77777777" w:rsidR="0084007D" w:rsidRPr="00BA7A4A" w:rsidRDefault="0084007D" w:rsidP="00D04606">
            <w:pPr>
              <w:pStyle w:val="GOSTTableHead"/>
            </w:pPr>
            <w:r w:rsidRPr="00890A8D">
              <w:t>Обязательность</w:t>
            </w:r>
          </w:p>
        </w:tc>
        <w:tc>
          <w:tcPr>
            <w:tcW w:w="282" w:type="pct"/>
            <w:hideMark/>
          </w:tcPr>
          <w:p w14:paraId="5633139C" w14:textId="77777777" w:rsidR="0084007D" w:rsidRPr="00BA7A4A" w:rsidRDefault="0084007D" w:rsidP="00D04606">
            <w:pPr>
              <w:pStyle w:val="GOSTTableHead"/>
            </w:pPr>
            <w:r w:rsidRPr="00BA7A4A">
              <w:t>Размерность</w:t>
            </w:r>
          </w:p>
        </w:tc>
        <w:tc>
          <w:tcPr>
            <w:tcW w:w="2021" w:type="pct"/>
          </w:tcPr>
          <w:p w14:paraId="00842590" w14:textId="77777777" w:rsidR="0084007D" w:rsidRPr="00BA7A4A" w:rsidRDefault="0084007D" w:rsidP="00D04606">
            <w:pPr>
              <w:pStyle w:val="GOSTTableHead"/>
            </w:pPr>
            <w:r w:rsidRPr="00BA7A4A">
              <w:t>Описание</w:t>
            </w:r>
          </w:p>
        </w:tc>
      </w:tr>
      <w:tr w:rsidR="000A3829" w:rsidRPr="005A52E1" w14:paraId="08023193" w14:textId="77777777" w:rsidTr="000A3829">
        <w:trPr>
          <w:trHeight w:val="400"/>
        </w:trPr>
        <w:tc>
          <w:tcPr>
            <w:tcW w:w="22" w:type="pct"/>
            <w:tcBorders>
              <w:right w:val="nil"/>
            </w:tcBorders>
            <w:shd w:val="clear" w:color="auto" w:fill="auto"/>
          </w:tcPr>
          <w:p w14:paraId="6E6E2411" w14:textId="77777777" w:rsidR="000A3829" w:rsidRPr="005A52E1" w:rsidRDefault="000A3829" w:rsidP="00D04606">
            <w:pPr>
              <w:suppressAutoHyphens/>
              <w:ind w:firstLine="30"/>
              <w:jc w:val="center"/>
              <w:rPr>
                <w:b/>
                <w:sz w:val="22"/>
                <w:szCs w:val="22"/>
              </w:rPr>
            </w:pPr>
          </w:p>
        </w:tc>
        <w:tc>
          <w:tcPr>
            <w:tcW w:w="4978" w:type="pct"/>
            <w:gridSpan w:val="6"/>
            <w:tcBorders>
              <w:top w:val="nil"/>
              <w:left w:val="nil"/>
            </w:tcBorders>
            <w:shd w:val="clear" w:color="auto" w:fill="auto"/>
          </w:tcPr>
          <w:p w14:paraId="1CE7E9D4" w14:textId="4B4BB7C7" w:rsidR="000A3829" w:rsidRPr="005A52E1" w:rsidRDefault="000A3829" w:rsidP="00D04606">
            <w:pPr>
              <w:suppressAutoHyphens/>
              <w:ind w:firstLine="30"/>
              <w:jc w:val="center"/>
              <w:rPr>
                <w:b/>
                <w:sz w:val="22"/>
                <w:szCs w:val="22"/>
              </w:rPr>
            </w:pPr>
            <w:r w:rsidRPr="005A52E1">
              <w:rPr>
                <w:b/>
                <w:sz w:val="22"/>
                <w:szCs w:val="22"/>
              </w:rPr>
              <w:t>Перечень параметров заголовка запроса (</w:t>
            </w:r>
            <w:r w:rsidRPr="005A52E1">
              <w:rPr>
                <w:b/>
                <w:sz w:val="22"/>
                <w:szCs w:val="22"/>
                <w:lang w:val="en-US"/>
              </w:rPr>
              <w:t>header</w:t>
            </w:r>
            <w:r w:rsidRPr="005A52E1">
              <w:rPr>
                <w:b/>
                <w:sz w:val="22"/>
                <w:szCs w:val="22"/>
              </w:rPr>
              <w:t>)</w:t>
            </w:r>
          </w:p>
        </w:tc>
      </w:tr>
      <w:tr w:rsidR="000A040A" w:rsidRPr="005A52E1" w14:paraId="1BB1B198" w14:textId="77777777" w:rsidTr="00C75A4E">
        <w:tc>
          <w:tcPr>
            <w:tcW w:w="1128" w:type="pct"/>
            <w:gridSpan w:val="2"/>
          </w:tcPr>
          <w:p w14:paraId="573499C9" w14:textId="77777777" w:rsidR="0084007D" w:rsidRPr="00106607" w:rsidRDefault="0084007D" w:rsidP="00D04606">
            <w:pPr>
              <w:pStyle w:val="GOSTTablenorm"/>
              <w:suppressAutoHyphens/>
            </w:pPr>
            <w:r w:rsidRPr="00106607">
              <w:lastRenderedPageBreak/>
              <w:t>Система - отправитель запроса</w:t>
            </w:r>
          </w:p>
        </w:tc>
        <w:tc>
          <w:tcPr>
            <w:tcW w:w="769" w:type="pct"/>
          </w:tcPr>
          <w:p w14:paraId="17FC9581" w14:textId="77777777" w:rsidR="0084007D" w:rsidRPr="003F2180" w:rsidRDefault="0084007D" w:rsidP="00D04606">
            <w:pPr>
              <w:pStyle w:val="GOSTTablenorm"/>
              <w:suppressAutoHyphens/>
              <w:rPr>
                <w:lang w:val="en-US"/>
              </w:rPr>
            </w:pPr>
            <w:r w:rsidRPr="00106607">
              <w:rPr>
                <w:lang w:val="en-US"/>
              </w:rPr>
              <w:t>Source</w:t>
            </w:r>
          </w:p>
        </w:tc>
        <w:tc>
          <w:tcPr>
            <w:tcW w:w="513" w:type="pct"/>
          </w:tcPr>
          <w:p w14:paraId="50003567" w14:textId="77777777" w:rsidR="0084007D" w:rsidRPr="005A52E1" w:rsidRDefault="0084007D" w:rsidP="00D04606">
            <w:pPr>
              <w:pStyle w:val="GOSTTablenorm"/>
              <w:suppressAutoHyphens/>
              <w:rPr>
                <w:lang w:val="en-US"/>
              </w:rPr>
            </w:pPr>
            <w:r w:rsidRPr="005A52E1">
              <w:t>Строка</w:t>
            </w:r>
          </w:p>
        </w:tc>
        <w:tc>
          <w:tcPr>
            <w:tcW w:w="287" w:type="pct"/>
          </w:tcPr>
          <w:p w14:paraId="330D8B75" w14:textId="77777777" w:rsidR="0084007D" w:rsidRPr="005A52E1" w:rsidRDefault="0084007D" w:rsidP="00D04606">
            <w:pPr>
              <w:pStyle w:val="GOSTTablenorm"/>
              <w:suppressAutoHyphens/>
            </w:pPr>
            <w:r w:rsidRPr="005A52E1">
              <w:t>Да</w:t>
            </w:r>
          </w:p>
        </w:tc>
        <w:tc>
          <w:tcPr>
            <w:tcW w:w="282" w:type="pct"/>
          </w:tcPr>
          <w:p w14:paraId="29ABD595" w14:textId="77777777" w:rsidR="0084007D" w:rsidRPr="00106607" w:rsidRDefault="0084007D" w:rsidP="00D04606">
            <w:pPr>
              <w:pStyle w:val="GOSTTablenorm"/>
              <w:suppressAutoHyphens/>
              <w:rPr>
                <w:lang w:val="en-US"/>
              </w:rPr>
            </w:pPr>
            <w:r w:rsidRPr="00106607">
              <w:t>&lt;=</w:t>
            </w:r>
            <w:r w:rsidRPr="00106607">
              <w:rPr>
                <w:lang w:val="en-US"/>
              </w:rPr>
              <w:t>10</w:t>
            </w:r>
          </w:p>
        </w:tc>
        <w:tc>
          <w:tcPr>
            <w:tcW w:w="2021" w:type="pct"/>
          </w:tcPr>
          <w:p w14:paraId="12E96C19" w14:textId="66A63B4D" w:rsidR="003A3A72" w:rsidRDefault="0084007D" w:rsidP="00D04606">
            <w:pPr>
              <w:pStyle w:val="GOSTTablenorm"/>
              <w:suppressAutoHyphens/>
            </w:pPr>
            <w:r w:rsidRPr="003F2180">
              <w:t xml:space="preserve">ФП </w:t>
            </w:r>
            <w:r w:rsidRPr="005A52E1">
              <w:t>ГИИС ЭБ</w:t>
            </w:r>
            <w:r w:rsidRPr="00106607">
              <w:t xml:space="preserve"> - от</w:t>
            </w:r>
            <w:r w:rsidR="00D52EE2">
              <w:t>правитель запроса.</w:t>
            </w:r>
          </w:p>
          <w:p w14:paraId="402D72F2" w14:textId="54CE8C4E" w:rsidR="0084007D" w:rsidRPr="00106607" w:rsidRDefault="0084007D" w:rsidP="00D04606">
            <w:pPr>
              <w:pStyle w:val="GOSTTablenorm"/>
              <w:suppressAutoHyphens/>
            </w:pPr>
            <w:r w:rsidRPr="00106607">
              <w:t>Возможные значения:</w:t>
            </w:r>
          </w:p>
          <w:p w14:paraId="36FB06F1" w14:textId="77777777" w:rsidR="003A3A72" w:rsidRPr="00EB20E4" w:rsidRDefault="003A3A72" w:rsidP="003A3A72">
            <w:pPr>
              <w:pStyle w:val="GOSTTableListMark1"/>
              <w:suppressAutoHyphens/>
              <w:rPr>
                <w:lang w:val="en-US"/>
              </w:rPr>
            </w:pPr>
            <w:r>
              <w:rPr>
                <w:lang w:val="en-US"/>
              </w:rPr>
              <w:t>EXP01</w:t>
            </w:r>
            <w:r w:rsidRPr="00AA1940">
              <w:rPr>
                <w:lang w:val="en-US"/>
              </w:rPr>
              <w:t xml:space="preserve"> (ПУР </w:t>
            </w:r>
            <w:r>
              <w:rPr>
                <w:lang w:val="en-US"/>
              </w:rPr>
              <w:t>01</w:t>
            </w:r>
            <w:r w:rsidRPr="00AA1940">
              <w:rPr>
                <w:lang w:val="en-US"/>
              </w:rPr>
              <w:t xml:space="preserve"> ЭБ)</w:t>
            </w:r>
            <w:r w:rsidRPr="00AA1940">
              <w:t>;</w:t>
            </w:r>
          </w:p>
          <w:p w14:paraId="56751CFC" w14:textId="77777777" w:rsidR="00D52EE2" w:rsidRDefault="003A3A72" w:rsidP="00D52EE2">
            <w:pPr>
              <w:pStyle w:val="GOSTTableListMark1"/>
              <w:suppressAutoHyphens/>
              <w:rPr>
                <w:lang w:val="en-US"/>
              </w:rPr>
            </w:pPr>
            <w:r w:rsidRPr="005A52E1">
              <w:rPr>
                <w:lang w:val="en-US"/>
              </w:rPr>
              <w:t>EXP</w:t>
            </w:r>
            <w:r w:rsidRPr="00141AE4">
              <w:rPr>
                <w:lang w:val="en-US"/>
              </w:rPr>
              <w:t>0</w:t>
            </w:r>
            <w:r w:rsidRPr="00D52EE2">
              <w:rPr>
                <w:lang w:val="en-US"/>
              </w:rPr>
              <w:t>3</w:t>
            </w:r>
            <w:r w:rsidRPr="005A52E1">
              <w:rPr>
                <w:lang w:val="en-US"/>
              </w:rPr>
              <w:t xml:space="preserve"> (ПУР</w:t>
            </w:r>
            <w:r w:rsidRPr="00141AE4">
              <w:rPr>
                <w:lang w:val="en-US"/>
              </w:rPr>
              <w:t xml:space="preserve"> 0</w:t>
            </w:r>
            <w:r w:rsidRPr="00D52EE2">
              <w:rPr>
                <w:lang w:val="en-US"/>
              </w:rPr>
              <w:t>3</w:t>
            </w:r>
            <w:r w:rsidRPr="005A52E1">
              <w:rPr>
                <w:lang w:val="en-US"/>
              </w:rPr>
              <w:t xml:space="preserve"> ЭБ)</w:t>
            </w:r>
            <w:r w:rsidRPr="00D52EE2">
              <w:rPr>
                <w:lang w:val="en-US"/>
              </w:rPr>
              <w:t>;</w:t>
            </w:r>
          </w:p>
          <w:p w14:paraId="57462610" w14:textId="55947357" w:rsidR="003A3A72" w:rsidRPr="00D52EE2" w:rsidRDefault="00D52EE2" w:rsidP="00BC6B90">
            <w:pPr>
              <w:pStyle w:val="GOSTTableListMark1"/>
              <w:suppressAutoHyphens/>
              <w:rPr>
                <w:lang w:val="en-US"/>
              </w:rPr>
            </w:pPr>
            <w:r w:rsidRPr="00D52EE2">
              <w:rPr>
                <w:lang w:val="en-US"/>
              </w:rPr>
              <w:t>EXP05 (ПУР 05 ЭБ);</w:t>
            </w:r>
          </w:p>
          <w:p w14:paraId="392F1DD6" w14:textId="77777777" w:rsidR="003A3A72" w:rsidRPr="00AA1940" w:rsidRDefault="003A3A72" w:rsidP="003A3A72">
            <w:pPr>
              <w:pStyle w:val="GOSTTableListMark1"/>
              <w:suppressAutoHyphens/>
              <w:rPr>
                <w:lang w:val="en-US"/>
              </w:rPr>
            </w:pPr>
            <w:r>
              <w:rPr>
                <w:lang w:val="en-US"/>
              </w:rPr>
              <w:t xml:space="preserve">FAMABS </w:t>
            </w:r>
            <w:r>
              <w:t>(ПУДС ЭБ);</w:t>
            </w:r>
          </w:p>
          <w:p w14:paraId="5F987567" w14:textId="77777777" w:rsidR="003A3A72" w:rsidRPr="00714F3D" w:rsidRDefault="003A3A72" w:rsidP="003A3A72">
            <w:pPr>
              <w:pStyle w:val="GOSTTableListMark1"/>
              <w:suppressAutoHyphens/>
              <w:rPr>
                <w:lang w:val="en-US"/>
              </w:rPr>
            </w:pPr>
            <w:r w:rsidRPr="00141AE4">
              <w:rPr>
                <w:lang w:val="en-US"/>
              </w:rPr>
              <w:t>ARP (ПУИО ЭБ)</w:t>
            </w:r>
            <w:r>
              <w:t>;</w:t>
            </w:r>
          </w:p>
          <w:p w14:paraId="76DCE860" w14:textId="77777777" w:rsidR="003A3A72" w:rsidRPr="00DC5BBC" w:rsidRDefault="003A3A72" w:rsidP="003A3A72">
            <w:pPr>
              <w:pStyle w:val="GOSTTableListMark1"/>
              <w:suppressAutoHyphens/>
              <w:rPr>
                <w:lang w:val="en-US"/>
              </w:rPr>
            </w:pPr>
            <w:r w:rsidRPr="00C75A4E">
              <w:t>RMS (ПУД ЭБ)</w:t>
            </w:r>
            <w:r w:rsidRPr="00DC5BBC">
              <w:t>;</w:t>
            </w:r>
          </w:p>
          <w:p w14:paraId="46112B2A" w14:textId="13CBA3AA" w:rsidR="0084007D" w:rsidRPr="00C75A4E" w:rsidRDefault="003A3A72" w:rsidP="003A3A72">
            <w:pPr>
              <w:pStyle w:val="GOSTTableListMark1"/>
              <w:suppressAutoHyphens/>
            </w:pPr>
            <w:r w:rsidRPr="00C75A4E">
              <w:rPr>
                <w:lang w:val="en-US"/>
              </w:rPr>
              <w:t>INC</w:t>
            </w:r>
            <w:r w:rsidRPr="00C75A4E">
              <w:t xml:space="preserve"> (ПУР АУ/БУ ЭБ)</w:t>
            </w:r>
          </w:p>
        </w:tc>
      </w:tr>
      <w:tr w:rsidR="000A040A" w:rsidRPr="005A52E1" w14:paraId="085B7816" w14:textId="77777777" w:rsidTr="00C75A4E">
        <w:tc>
          <w:tcPr>
            <w:tcW w:w="1128" w:type="pct"/>
            <w:gridSpan w:val="2"/>
          </w:tcPr>
          <w:p w14:paraId="0AF6C4B3" w14:textId="77777777" w:rsidR="0084007D" w:rsidRPr="00106607" w:rsidRDefault="0084007D" w:rsidP="00D04606">
            <w:pPr>
              <w:pStyle w:val="GOSTTablenorm"/>
              <w:suppressAutoHyphens/>
            </w:pPr>
            <w:r w:rsidRPr="00106607">
              <w:t>Дата и время запроса</w:t>
            </w:r>
          </w:p>
        </w:tc>
        <w:tc>
          <w:tcPr>
            <w:tcW w:w="769" w:type="pct"/>
          </w:tcPr>
          <w:p w14:paraId="37E4CE82" w14:textId="77777777" w:rsidR="0084007D" w:rsidRPr="003F2180" w:rsidRDefault="0084007D" w:rsidP="00D04606">
            <w:pPr>
              <w:pStyle w:val="GOSTTablenorm"/>
              <w:suppressAutoHyphens/>
              <w:rPr>
                <w:lang w:val="en-US"/>
              </w:rPr>
            </w:pPr>
            <w:proofErr w:type="spellStart"/>
            <w:r w:rsidRPr="00106607">
              <w:rPr>
                <w:lang w:val="en-US"/>
              </w:rPr>
              <w:t>ReqDateTime</w:t>
            </w:r>
            <w:proofErr w:type="spellEnd"/>
          </w:p>
        </w:tc>
        <w:tc>
          <w:tcPr>
            <w:tcW w:w="513" w:type="pct"/>
          </w:tcPr>
          <w:p w14:paraId="5FD33601" w14:textId="77777777" w:rsidR="0084007D" w:rsidRPr="005A52E1" w:rsidRDefault="0084007D" w:rsidP="00D04606">
            <w:pPr>
              <w:pStyle w:val="GOSTTablenorm"/>
              <w:suppressAutoHyphens/>
            </w:pPr>
            <w:r w:rsidRPr="005A52E1">
              <w:t>Дата-время (</w:t>
            </w:r>
            <w:r w:rsidRPr="005A52E1">
              <w:rPr>
                <w:lang w:val="en-US"/>
              </w:rPr>
              <w:t>timestamp</w:t>
            </w:r>
            <w:r w:rsidRPr="005A52E1">
              <w:t>)</w:t>
            </w:r>
          </w:p>
        </w:tc>
        <w:tc>
          <w:tcPr>
            <w:tcW w:w="287" w:type="pct"/>
          </w:tcPr>
          <w:p w14:paraId="44CBA9F7" w14:textId="77777777" w:rsidR="0084007D" w:rsidRPr="005A52E1" w:rsidRDefault="0084007D" w:rsidP="00D04606">
            <w:pPr>
              <w:pStyle w:val="GOSTTablenorm"/>
              <w:suppressAutoHyphens/>
            </w:pPr>
            <w:r w:rsidRPr="005A52E1">
              <w:t>Да</w:t>
            </w:r>
          </w:p>
        </w:tc>
        <w:tc>
          <w:tcPr>
            <w:tcW w:w="282" w:type="pct"/>
          </w:tcPr>
          <w:p w14:paraId="54444E42" w14:textId="66704A7D" w:rsidR="0084007D" w:rsidRPr="005A52E1" w:rsidRDefault="0084007D" w:rsidP="00D04606">
            <w:pPr>
              <w:pStyle w:val="GOSTTablenorm"/>
              <w:suppressAutoHyphens/>
            </w:pPr>
          </w:p>
        </w:tc>
        <w:tc>
          <w:tcPr>
            <w:tcW w:w="2021" w:type="pct"/>
          </w:tcPr>
          <w:p w14:paraId="5B7B1889" w14:textId="77777777" w:rsidR="0084007D" w:rsidRPr="00106607" w:rsidRDefault="0084007D" w:rsidP="00D04606">
            <w:pPr>
              <w:pStyle w:val="GOSTTablenorm"/>
              <w:suppressAutoHyphens/>
            </w:pPr>
            <w:r w:rsidRPr="00106607">
              <w:t xml:space="preserve">Дата и время формирования запроса ФП </w:t>
            </w:r>
            <w:r w:rsidRPr="005A52E1">
              <w:t>ГИИС ЭБ.</w:t>
            </w:r>
          </w:p>
          <w:p w14:paraId="1C692274" w14:textId="77777777" w:rsidR="0084007D" w:rsidRPr="00AF60EA" w:rsidRDefault="0084007D" w:rsidP="00D04606">
            <w:pPr>
              <w:pStyle w:val="GOSTTablenorm"/>
              <w:suppressAutoHyphens/>
            </w:pPr>
            <w:r w:rsidRPr="00106607">
              <w:t xml:space="preserve">Формат </w:t>
            </w:r>
            <w:r w:rsidRPr="00106607">
              <w:rPr>
                <w:lang w:val="en-US"/>
              </w:rPr>
              <w:t>YYYY</w:t>
            </w:r>
            <w:r w:rsidRPr="003F2180">
              <w:t>-</w:t>
            </w:r>
            <w:r w:rsidRPr="00711EB3">
              <w:rPr>
                <w:lang w:val="en-US"/>
              </w:rPr>
              <w:t>MM</w:t>
            </w:r>
            <w:r w:rsidRPr="00711EB3">
              <w:t>-</w:t>
            </w:r>
            <w:r w:rsidRPr="004570C1">
              <w:rPr>
                <w:lang w:val="en-US"/>
              </w:rPr>
              <w:t>DD</w:t>
            </w:r>
            <w:r w:rsidRPr="00C04ABF">
              <w:t xml:space="preserve"> </w:t>
            </w:r>
            <w:proofErr w:type="spellStart"/>
            <w:r w:rsidRPr="00AF60EA">
              <w:rPr>
                <w:lang w:val="en-US"/>
              </w:rPr>
              <w:t>hh</w:t>
            </w:r>
            <w:proofErr w:type="spellEnd"/>
            <w:r w:rsidRPr="00AF60EA">
              <w:t>:</w:t>
            </w:r>
            <w:proofErr w:type="gramStart"/>
            <w:r w:rsidRPr="00AF60EA">
              <w:rPr>
                <w:lang w:val="en-US"/>
              </w:rPr>
              <w:t>mm</w:t>
            </w:r>
            <w:r w:rsidRPr="00AF60EA">
              <w:t>:</w:t>
            </w:r>
            <w:r w:rsidRPr="00AF60EA">
              <w:rPr>
                <w:lang w:val="en-US"/>
              </w:rPr>
              <w:t>ss</w:t>
            </w:r>
            <w:proofErr w:type="gramEnd"/>
          </w:p>
        </w:tc>
      </w:tr>
      <w:tr w:rsidR="000A040A" w:rsidRPr="005A52E1" w14:paraId="0319BBE2" w14:textId="77777777" w:rsidTr="00C75A4E">
        <w:tc>
          <w:tcPr>
            <w:tcW w:w="1128" w:type="pct"/>
            <w:gridSpan w:val="2"/>
          </w:tcPr>
          <w:p w14:paraId="381AA375" w14:textId="77777777" w:rsidR="0084007D" w:rsidRPr="00106607" w:rsidRDefault="0084007D" w:rsidP="00D04606">
            <w:pPr>
              <w:pStyle w:val="GOSTTablenorm"/>
              <w:suppressAutoHyphens/>
            </w:pPr>
            <w:r w:rsidRPr="00106607">
              <w:t>Версия формата</w:t>
            </w:r>
          </w:p>
        </w:tc>
        <w:tc>
          <w:tcPr>
            <w:tcW w:w="769" w:type="pct"/>
          </w:tcPr>
          <w:p w14:paraId="70FD9392" w14:textId="77777777" w:rsidR="0084007D" w:rsidRPr="003F2180" w:rsidRDefault="0084007D" w:rsidP="00D04606">
            <w:pPr>
              <w:pStyle w:val="GOSTTablenorm"/>
              <w:suppressAutoHyphens/>
              <w:rPr>
                <w:lang w:val="en-US"/>
              </w:rPr>
            </w:pPr>
            <w:r w:rsidRPr="00106607">
              <w:rPr>
                <w:lang w:val="en-US"/>
              </w:rPr>
              <w:t>Version</w:t>
            </w:r>
          </w:p>
        </w:tc>
        <w:tc>
          <w:tcPr>
            <w:tcW w:w="513" w:type="pct"/>
          </w:tcPr>
          <w:p w14:paraId="4B134099" w14:textId="77777777" w:rsidR="0084007D" w:rsidRPr="005A52E1" w:rsidRDefault="0084007D" w:rsidP="00D04606">
            <w:pPr>
              <w:pStyle w:val="GOSTTablenorm"/>
              <w:suppressAutoHyphens/>
              <w:rPr>
                <w:lang w:val="en-US"/>
              </w:rPr>
            </w:pPr>
            <w:r w:rsidRPr="005A52E1">
              <w:t>Строка</w:t>
            </w:r>
          </w:p>
        </w:tc>
        <w:tc>
          <w:tcPr>
            <w:tcW w:w="287" w:type="pct"/>
          </w:tcPr>
          <w:p w14:paraId="3CA21176" w14:textId="77777777" w:rsidR="0084007D" w:rsidRPr="005A52E1" w:rsidRDefault="0084007D" w:rsidP="00D04606">
            <w:pPr>
              <w:pStyle w:val="GOSTTablenorm"/>
              <w:suppressAutoHyphens/>
            </w:pPr>
            <w:r w:rsidRPr="005A52E1">
              <w:t>Да</w:t>
            </w:r>
          </w:p>
        </w:tc>
        <w:tc>
          <w:tcPr>
            <w:tcW w:w="282" w:type="pct"/>
          </w:tcPr>
          <w:p w14:paraId="3084BA94" w14:textId="77777777" w:rsidR="0084007D" w:rsidRPr="00106607" w:rsidRDefault="0084007D" w:rsidP="00D04606">
            <w:pPr>
              <w:pStyle w:val="GOSTTablenorm"/>
              <w:suppressAutoHyphens/>
              <w:rPr>
                <w:lang w:val="en-US"/>
              </w:rPr>
            </w:pPr>
            <w:r w:rsidRPr="00106607">
              <w:t>&lt;=</w:t>
            </w:r>
            <w:r w:rsidRPr="00106607">
              <w:rPr>
                <w:lang w:val="en-US"/>
              </w:rPr>
              <w:t>10</w:t>
            </w:r>
          </w:p>
        </w:tc>
        <w:tc>
          <w:tcPr>
            <w:tcW w:w="2021" w:type="pct"/>
          </w:tcPr>
          <w:p w14:paraId="6EF68A04" w14:textId="77777777" w:rsidR="0084007D" w:rsidRPr="00711EB3" w:rsidRDefault="0084007D" w:rsidP="00D04606">
            <w:pPr>
              <w:pStyle w:val="GOSTTablenorm"/>
              <w:suppressAutoHyphens/>
            </w:pPr>
            <w:r w:rsidRPr="003F2180">
              <w:t>Версия формата з</w:t>
            </w:r>
            <w:r w:rsidRPr="00711EB3">
              <w:t>апроса</w:t>
            </w:r>
          </w:p>
        </w:tc>
      </w:tr>
      <w:tr w:rsidR="000A040A" w:rsidRPr="005A52E1" w14:paraId="2E65E897" w14:textId="77777777" w:rsidTr="00C75A4E">
        <w:tc>
          <w:tcPr>
            <w:tcW w:w="1128" w:type="pct"/>
            <w:gridSpan w:val="2"/>
          </w:tcPr>
          <w:p w14:paraId="0D498D78" w14:textId="77777777" w:rsidR="0084007D" w:rsidRPr="00106607" w:rsidRDefault="0084007D" w:rsidP="00D04606">
            <w:pPr>
              <w:pStyle w:val="GOSTTablenorm"/>
              <w:suppressAutoHyphens/>
            </w:pPr>
            <w:r w:rsidRPr="00106607">
              <w:t>Глобальный идентификатор запроса</w:t>
            </w:r>
          </w:p>
        </w:tc>
        <w:tc>
          <w:tcPr>
            <w:tcW w:w="769" w:type="pct"/>
          </w:tcPr>
          <w:p w14:paraId="59C4E932" w14:textId="77777777" w:rsidR="0084007D" w:rsidRPr="003F2180" w:rsidRDefault="0084007D" w:rsidP="00D04606">
            <w:pPr>
              <w:pStyle w:val="GOSTTablenorm"/>
              <w:suppressAutoHyphens/>
              <w:rPr>
                <w:lang w:val="en-US"/>
              </w:rPr>
            </w:pPr>
            <w:proofErr w:type="spellStart"/>
            <w:r w:rsidRPr="00106607">
              <w:rPr>
                <w:lang w:val="en-US"/>
              </w:rPr>
              <w:t>ReqGuid</w:t>
            </w:r>
            <w:proofErr w:type="spellEnd"/>
          </w:p>
        </w:tc>
        <w:tc>
          <w:tcPr>
            <w:tcW w:w="513" w:type="pct"/>
          </w:tcPr>
          <w:p w14:paraId="72330143" w14:textId="77777777" w:rsidR="0084007D" w:rsidRPr="005A52E1" w:rsidRDefault="0084007D" w:rsidP="00D04606">
            <w:pPr>
              <w:pStyle w:val="GOSTTablenorm"/>
              <w:suppressAutoHyphens/>
            </w:pPr>
            <w:r w:rsidRPr="005A52E1">
              <w:rPr>
                <w:lang w:val="en-US"/>
              </w:rPr>
              <w:t>GUID</w:t>
            </w:r>
          </w:p>
        </w:tc>
        <w:tc>
          <w:tcPr>
            <w:tcW w:w="287" w:type="pct"/>
          </w:tcPr>
          <w:p w14:paraId="29C45DA7" w14:textId="77777777" w:rsidR="0084007D" w:rsidRPr="005A52E1" w:rsidRDefault="0084007D" w:rsidP="00D04606">
            <w:pPr>
              <w:pStyle w:val="GOSTTablenorm"/>
              <w:suppressAutoHyphens/>
            </w:pPr>
            <w:r w:rsidRPr="005A52E1">
              <w:t>Да</w:t>
            </w:r>
          </w:p>
        </w:tc>
        <w:tc>
          <w:tcPr>
            <w:tcW w:w="282" w:type="pct"/>
          </w:tcPr>
          <w:p w14:paraId="6D49A250" w14:textId="77777777" w:rsidR="0084007D" w:rsidRPr="00106607" w:rsidRDefault="0084007D" w:rsidP="00D04606">
            <w:pPr>
              <w:pStyle w:val="GOSTTablenorm"/>
              <w:suppressAutoHyphens/>
              <w:rPr>
                <w:lang w:val="en-US"/>
              </w:rPr>
            </w:pPr>
            <w:r w:rsidRPr="00106607">
              <w:rPr>
                <w:lang w:val="en-US"/>
              </w:rPr>
              <w:t>=</w:t>
            </w:r>
            <w:r w:rsidRPr="00106607">
              <w:t>36</w:t>
            </w:r>
          </w:p>
        </w:tc>
        <w:tc>
          <w:tcPr>
            <w:tcW w:w="2021" w:type="pct"/>
          </w:tcPr>
          <w:p w14:paraId="3CE4BE50" w14:textId="77777777" w:rsidR="0084007D" w:rsidRPr="00106607" w:rsidRDefault="0084007D" w:rsidP="00D04606">
            <w:pPr>
              <w:pStyle w:val="GOSTTablenorm"/>
              <w:suppressAutoHyphens/>
            </w:pPr>
            <w:r w:rsidRPr="003F2180">
              <w:t xml:space="preserve">Уникальный идентификатор </w:t>
            </w:r>
            <w:r w:rsidRPr="00106607">
              <w:t>запроса (с тире)</w:t>
            </w:r>
          </w:p>
        </w:tc>
      </w:tr>
      <w:tr w:rsidR="000A040A" w:rsidRPr="005A52E1" w14:paraId="4783F55C" w14:textId="77777777" w:rsidTr="00C75A4E">
        <w:tc>
          <w:tcPr>
            <w:tcW w:w="1128" w:type="pct"/>
            <w:gridSpan w:val="2"/>
          </w:tcPr>
          <w:p w14:paraId="1698C76B" w14:textId="77777777" w:rsidR="0084007D" w:rsidRPr="00106607" w:rsidRDefault="0084007D" w:rsidP="00D04606">
            <w:pPr>
              <w:pStyle w:val="GOSTTablenorm"/>
              <w:suppressAutoHyphens/>
            </w:pPr>
            <w:r w:rsidRPr="00106607">
              <w:t>Тип запроса</w:t>
            </w:r>
          </w:p>
        </w:tc>
        <w:tc>
          <w:tcPr>
            <w:tcW w:w="769" w:type="pct"/>
          </w:tcPr>
          <w:p w14:paraId="7E27102F" w14:textId="77777777" w:rsidR="0084007D" w:rsidRPr="003F2180" w:rsidRDefault="0084007D" w:rsidP="00D04606">
            <w:pPr>
              <w:pStyle w:val="GOSTTablenorm"/>
              <w:suppressAutoHyphens/>
              <w:rPr>
                <w:lang w:val="en-US"/>
              </w:rPr>
            </w:pPr>
            <w:proofErr w:type="spellStart"/>
            <w:r w:rsidRPr="00106607">
              <w:rPr>
                <w:lang w:val="en-US"/>
              </w:rPr>
              <w:t>RequestType</w:t>
            </w:r>
            <w:proofErr w:type="spellEnd"/>
          </w:p>
        </w:tc>
        <w:tc>
          <w:tcPr>
            <w:tcW w:w="513" w:type="pct"/>
          </w:tcPr>
          <w:p w14:paraId="3BA4E3BE" w14:textId="77777777" w:rsidR="0084007D" w:rsidRPr="005A52E1" w:rsidRDefault="0084007D" w:rsidP="00D04606">
            <w:pPr>
              <w:pStyle w:val="GOSTTablenorm"/>
              <w:suppressAutoHyphens/>
              <w:rPr>
                <w:lang w:val="en-US"/>
              </w:rPr>
            </w:pPr>
            <w:r w:rsidRPr="005A52E1">
              <w:t>Строка</w:t>
            </w:r>
          </w:p>
        </w:tc>
        <w:tc>
          <w:tcPr>
            <w:tcW w:w="287" w:type="pct"/>
          </w:tcPr>
          <w:p w14:paraId="3FC1D5DA" w14:textId="77777777" w:rsidR="0084007D" w:rsidRPr="005A52E1" w:rsidRDefault="0084007D" w:rsidP="00D04606">
            <w:pPr>
              <w:pStyle w:val="GOSTTablenorm"/>
              <w:suppressAutoHyphens/>
            </w:pPr>
            <w:r w:rsidRPr="005A52E1">
              <w:t>Да</w:t>
            </w:r>
          </w:p>
        </w:tc>
        <w:tc>
          <w:tcPr>
            <w:tcW w:w="282" w:type="pct"/>
          </w:tcPr>
          <w:p w14:paraId="0A35E045" w14:textId="1B5B8A36" w:rsidR="0084007D" w:rsidRPr="00106607" w:rsidRDefault="0084007D">
            <w:pPr>
              <w:pStyle w:val="GOSTTablenorm"/>
              <w:suppressAutoHyphens/>
              <w:rPr>
                <w:lang w:val="en-US"/>
              </w:rPr>
            </w:pPr>
            <w:r w:rsidRPr="00106607">
              <w:t>&lt;=</w:t>
            </w:r>
            <w:del w:id="506" w:author="Сатлер Марина Викторовна" w:date="2024-10-31T12:15:00Z">
              <w:r w:rsidRPr="00106607" w:rsidDel="00AA0659">
                <w:rPr>
                  <w:lang w:val="en-US"/>
                </w:rPr>
                <w:delText>10</w:delText>
              </w:r>
            </w:del>
            <w:ins w:id="507" w:author="Сатлер Марина Викторовна" w:date="2024-10-31T12:15:00Z">
              <w:r w:rsidR="00AA0659">
                <w:rPr>
                  <w:lang w:val="en-US"/>
                </w:rPr>
                <w:t>5</w:t>
              </w:r>
              <w:r w:rsidR="00AA0659" w:rsidRPr="00106607">
                <w:rPr>
                  <w:lang w:val="en-US"/>
                </w:rPr>
                <w:t>0</w:t>
              </w:r>
            </w:ins>
          </w:p>
        </w:tc>
        <w:tc>
          <w:tcPr>
            <w:tcW w:w="2021" w:type="pct"/>
          </w:tcPr>
          <w:p w14:paraId="4FE962E6" w14:textId="05AF815E" w:rsidR="0084007D" w:rsidRPr="00711EB3" w:rsidRDefault="0084007D" w:rsidP="00D04606">
            <w:pPr>
              <w:pStyle w:val="GOSTTablenorm"/>
              <w:suppressAutoHyphens/>
            </w:pPr>
            <w:r w:rsidRPr="003F2180">
              <w:t>Передается значение «</w:t>
            </w:r>
            <w:r w:rsidR="00FC6E06">
              <w:rPr>
                <w:lang w:val="en-US"/>
              </w:rPr>
              <w:t>UNLOADING</w:t>
            </w:r>
            <w:r w:rsidRPr="00711EB3">
              <w:t>»</w:t>
            </w:r>
          </w:p>
        </w:tc>
      </w:tr>
      <w:tr w:rsidR="000A040A" w:rsidRPr="005A52E1" w14:paraId="30C24A9C" w14:textId="77777777" w:rsidTr="00C75A4E">
        <w:tc>
          <w:tcPr>
            <w:tcW w:w="1128" w:type="pct"/>
            <w:gridSpan w:val="2"/>
          </w:tcPr>
          <w:p w14:paraId="75147B87" w14:textId="03CDAE72" w:rsidR="00C95BC9" w:rsidRPr="005A52E1" w:rsidRDefault="004F1D42" w:rsidP="00D04606">
            <w:pPr>
              <w:pStyle w:val="GOSTTablenorm"/>
              <w:suppressAutoHyphens/>
            </w:pPr>
            <w:commentRangeStart w:id="508"/>
            <w:ins w:id="509" w:author="Сказецкая Наталья Камилевна" w:date="2026-04-15T20:55:00Z">
              <w:r w:rsidRPr="004F1D42">
                <w:rPr>
                  <w:color w:val="0070C0"/>
                  <w:highlight w:val="green"/>
                </w:rPr>
                <w:t>Инициатор события учета</w:t>
              </w:r>
              <w:commentRangeEnd w:id="508"/>
              <w:r w:rsidRPr="004F1D42">
                <w:rPr>
                  <w:rStyle w:val="affa"/>
                  <w:highlight w:val="green"/>
                </w:rPr>
                <w:commentReference w:id="508"/>
              </w:r>
            </w:ins>
            <w:del w:id="510" w:author="Сказецкая Наталья Камилевна" w:date="2026-04-15T20:55:00Z">
              <w:r w:rsidR="00C95BC9" w:rsidRPr="004F1D42" w:rsidDel="004F1D42">
                <w:rPr>
                  <w:highlight w:val="green"/>
                </w:rPr>
                <w:delText>Субъект учета</w:delText>
              </w:r>
            </w:del>
          </w:p>
        </w:tc>
        <w:tc>
          <w:tcPr>
            <w:tcW w:w="769" w:type="pct"/>
          </w:tcPr>
          <w:p w14:paraId="2DD3D87D" w14:textId="77777777" w:rsidR="00C95BC9" w:rsidRPr="00C95BC9" w:rsidRDefault="00C95BC9" w:rsidP="00D04606">
            <w:pPr>
              <w:pStyle w:val="GOSTTablenorm"/>
              <w:suppressAutoHyphens/>
            </w:pPr>
            <w:proofErr w:type="spellStart"/>
            <w:r w:rsidRPr="00C95BC9">
              <w:t>Subject</w:t>
            </w:r>
            <w:proofErr w:type="spellEnd"/>
          </w:p>
        </w:tc>
        <w:tc>
          <w:tcPr>
            <w:tcW w:w="513" w:type="pct"/>
          </w:tcPr>
          <w:p w14:paraId="3325035C" w14:textId="77777777" w:rsidR="00C95BC9" w:rsidRPr="005A52E1" w:rsidRDefault="00C95BC9" w:rsidP="00D04606">
            <w:pPr>
              <w:pStyle w:val="GOSTTablenorm"/>
              <w:suppressAutoHyphens/>
            </w:pPr>
            <w:r>
              <w:t>Строка</w:t>
            </w:r>
          </w:p>
        </w:tc>
        <w:tc>
          <w:tcPr>
            <w:tcW w:w="287" w:type="pct"/>
          </w:tcPr>
          <w:p w14:paraId="2DFEB2FF" w14:textId="77777777" w:rsidR="00C95BC9" w:rsidRPr="005A52E1" w:rsidRDefault="00C95BC9" w:rsidP="00D04606">
            <w:pPr>
              <w:pStyle w:val="GOSTTablenorm"/>
              <w:suppressAutoHyphens/>
            </w:pPr>
            <w:r>
              <w:t>Нет</w:t>
            </w:r>
          </w:p>
        </w:tc>
        <w:tc>
          <w:tcPr>
            <w:tcW w:w="282" w:type="pct"/>
          </w:tcPr>
          <w:p w14:paraId="1F259A8F" w14:textId="5D0228FF" w:rsidR="00C95BC9" w:rsidRPr="00C95BC9" w:rsidRDefault="00C95BC9" w:rsidP="00D04606">
            <w:pPr>
              <w:pStyle w:val="GOSTTablenorm"/>
              <w:suppressAutoHyphens/>
              <w:rPr>
                <w:lang w:val="en-US"/>
              </w:rPr>
            </w:pPr>
            <w:r>
              <w:rPr>
                <w:lang w:val="en-US"/>
              </w:rPr>
              <w:t>=4</w:t>
            </w:r>
          </w:p>
        </w:tc>
        <w:tc>
          <w:tcPr>
            <w:tcW w:w="2021" w:type="pct"/>
          </w:tcPr>
          <w:p w14:paraId="00A72317" w14:textId="4F404906" w:rsidR="00C95BC9" w:rsidRPr="00C95BC9" w:rsidRDefault="00C95BC9" w:rsidP="00D04606">
            <w:pPr>
              <w:pStyle w:val="GOSTTablenorm"/>
              <w:suppressAutoHyphens/>
            </w:pPr>
            <w:r w:rsidRPr="00C95BC9">
              <w:t>Указывается код ТОФК</w:t>
            </w:r>
            <w:del w:id="511" w:author="Сказецкая Наталья Камилевна" w:date="2026-04-15T20:55:00Z">
              <w:r w:rsidRPr="004F1D42" w:rsidDel="004F1D42">
                <w:rPr>
                  <w:highlight w:val="green"/>
                </w:rPr>
                <w:delText>/ЦС учета</w:delText>
              </w:r>
            </w:del>
            <w:r w:rsidRPr="00C95BC9">
              <w:t xml:space="preserve">, записи </w:t>
            </w:r>
            <w:r>
              <w:t>в</w:t>
            </w:r>
            <w:r w:rsidRPr="00C95BC9">
              <w:t xml:space="preserve"> справочник</w:t>
            </w:r>
            <w:r>
              <w:t>е</w:t>
            </w:r>
            <w:r w:rsidRPr="00C95BC9">
              <w:t xml:space="preserve"> «Исключения при проверке записей учета» по которому требуется предоставить.</w:t>
            </w:r>
          </w:p>
          <w:p w14:paraId="5929B99B" w14:textId="0855CE49" w:rsidR="00C95BC9" w:rsidRPr="00141AE4" w:rsidRDefault="00C95BC9" w:rsidP="00D04606">
            <w:pPr>
              <w:pStyle w:val="GOSTTablenorm"/>
              <w:suppressAutoHyphens/>
            </w:pPr>
            <w:r w:rsidRPr="00C95BC9">
              <w:t xml:space="preserve">Если параметр не заполнен, то возвращается информация по всем </w:t>
            </w:r>
            <w:del w:id="512" w:author="Сказецкая Наталья Камилевна" w:date="2026-04-15T20:55:00Z">
              <w:r w:rsidRPr="004F1D42" w:rsidDel="004F1D42">
                <w:rPr>
                  <w:highlight w:val="green"/>
                </w:rPr>
                <w:delText>субъектам учета</w:delText>
              </w:r>
            </w:del>
            <w:ins w:id="513" w:author="Сказецкая Наталья Камилевна" w:date="2026-04-15T20:55:00Z">
              <w:r w:rsidR="004F1D42" w:rsidRPr="004F1D42">
                <w:rPr>
                  <w:highlight w:val="green"/>
                </w:rPr>
                <w:t>ТОФК</w:t>
              </w:r>
            </w:ins>
          </w:p>
        </w:tc>
      </w:tr>
    </w:tbl>
    <w:p w14:paraId="5EEE6F8E" w14:textId="59053CB0" w:rsidR="0084007D" w:rsidRPr="00F12B80" w:rsidRDefault="0084007D" w:rsidP="00D04606">
      <w:pPr>
        <w:pStyle w:val="31"/>
      </w:pPr>
      <w:bookmarkStart w:id="514" w:name="_Toc226456996"/>
      <w:r w:rsidRPr="00F12B80">
        <w:t>Пример запроса</w:t>
      </w:r>
      <w:bookmarkEnd w:id="514"/>
    </w:p>
    <w:p w14:paraId="35C9A8BD" w14:textId="77777777" w:rsidR="00F12B80" w:rsidRPr="00F12B80" w:rsidRDefault="00F12B80" w:rsidP="00D04606">
      <w:pPr>
        <w:pStyle w:val="GOSTScript"/>
        <w:suppressAutoHyphens/>
      </w:pPr>
      <w:r w:rsidRPr="00F12B80">
        <w:t>{</w:t>
      </w:r>
    </w:p>
    <w:p w14:paraId="145B3DCB" w14:textId="77777777" w:rsidR="00F12B80" w:rsidRPr="00F12B80" w:rsidRDefault="00F12B80" w:rsidP="00D04606">
      <w:pPr>
        <w:pStyle w:val="GOSTScript"/>
        <w:suppressAutoHyphens/>
      </w:pPr>
      <w:r w:rsidRPr="00F12B80">
        <w:tab/>
        <w:t>"header": {</w:t>
      </w:r>
    </w:p>
    <w:p w14:paraId="0B5E5F9A" w14:textId="77777777" w:rsidR="00F12B80" w:rsidRPr="00F12B80" w:rsidRDefault="00F12B80" w:rsidP="00D04606">
      <w:pPr>
        <w:pStyle w:val="GOSTScript"/>
        <w:suppressAutoHyphens/>
      </w:pPr>
      <w:r w:rsidRPr="00F12B80">
        <w:tab/>
      </w:r>
      <w:r w:rsidRPr="00F12B80">
        <w:tab/>
        <w:t>"Source": "EXP05",</w:t>
      </w:r>
    </w:p>
    <w:p w14:paraId="3E865C08" w14:textId="77777777" w:rsidR="00F12B80" w:rsidRPr="00F12B80" w:rsidRDefault="00F12B80" w:rsidP="00D04606">
      <w:pPr>
        <w:pStyle w:val="GOSTScript"/>
        <w:suppressAutoHyphens/>
      </w:pPr>
      <w:r w:rsidRPr="00F12B80">
        <w:tab/>
      </w:r>
      <w:r w:rsidRPr="00F12B80">
        <w:tab/>
        <w:t>"ReqDateTime": "2023-04-06 14:37:22",</w:t>
      </w:r>
    </w:p>
    <w:p w14:paraId="43856484" w14:textId="77777777" w:rsidR="00F12B80" w:rsidRPr="00F12B80" w:rsidRDefault="00F12B80" w:rsidP="00D04606">
      <w:pPr>
        <w:pStyle w:val="GOSTScript"/>
        <w:suppressAutoHyphens/>
      </w:pPr>
      <w:r w:rsidRPr="00F12B80">
        <w:tab/>
      </w:r>
      <w:r w:rsidRPr="00F12B80">
        <w:tab/>
        <w:t>"Version": "2.4",</w:t>
      </w:r>
    </w:p>
    <w:p w14:paraId="6F6DEBF9" w14:textId="77777777" w:rsidR="00F12B80" w:rsidRPr="00F12B80" w:rsidRDefault="00F12B80" w:rsidP="00D04606">
      <w:pPr>
        <w:pStyle w:val="GOSTScript"/>
        <w:suppressAutoHyphens/>
      </w:pPr>
      <w:r w:rsidRPr="00F12B80">
        <w:tab/>
      </w:r>
      <w:r w:rsidRPr="00F12B80">
        <w:tab/>
        <w:t>"ReqGuid": "b0d4ce5d-2757-4699-948c-cfa72ba94f10",</w:t>
      </w:r>
    </w:p>
    <w:p w14:paraId="6702AF5C" w14:textId="77777777" w:rsidR="00F12B80" w:rsidRPr="00F12B80" w:rsidRDefault="00F12B80" w:rsidP="00D04606">
      <w:pPr>
        <w:pStyle w:val="GOSTScript"/>
        <w:suppressAutoHyphens/>
      </w:pPr>
      <w:r w:rsidRPr="00F12B80">
        <w:lastRenderedPageBreak/>
        <w:tab/>
      </w:r>
      <w:r w:rsidRPr="00F12B80">
        <w:tab/>
        <w:t>"RequestType": "UNLOADING",</w:t>
      </w:r>
    </w:p>
    <w:p w14:paraId="6D0E38A8" w14:textId="77777777" w:rsidR="00F12B80" w:rsidRPr="00F12B80" w:rsidRDefault="00F12B80" w:rsidP="00D04606">
      <w:pPr>
        <w:pStyle w:val="GOSTScript"/>
        <w:suppressAutoHyphens/>
      </w:pPr>
      <w:r w:rsidRPr="00F12B80">
        <w:tab/>
      </w:r>
      <w:r w:rsidRPr="00F12B80">
        <w:tab/>
        <w:t>"Subject": "5300"</w:t>
      </w:r>
    </w:p>
    <w:p w14:paraId="55A075DF" w14:textId="77777777" w:rsidR="00F12B80" w:rsidRPr="00F12B80" w:rsidRDefault="00F12B80" w:rsidP="00D04606">
      <w:pPr>
        <w:pStyle w:val="GOSTScript"/>
        <w:suppressAutoHyphens/>
      </w:pPr>
      <w:r w:rsidRPr="00F12B80">
        <w:tab/>
        <w:t>}</w:t>
      </w:r>
    </w:p>
    <w:p w14:paraId="1ED39526" w14:textId="58A16923" w:rsidR="00F12B80" w:rsidRDefault="00F12B80" w:rsidP="00D04606">
      <w:pPr>
        <w:pStyle w:val="GOSTScript"/>
        <w:suppressAutoHyphens/>
      </w:pPr>
      <w:r w:rsidRPr="00F12B80">
        <w:t>}</w:t>
      </w:r>
    </w:p>
    <w:p w14:paraId="0BE6BCE3" w14:textId="7AD47703" w:rsidR="0084007D" w:rsidRPr="00C75A4E" w:rsidRDefault="0084007D" w:rsidP="00D04606">
      <w:pPr>
        <w:pStyle w:val="21"/>
      </w:pPr>
      <w:bookmarkStart w:id="515" w:name="_Toc154609847"/>
      <w:bookmarkStart w:id="516" w:name="_Toc154610835"/>
      <w:bookmarkStart w:id="517" w:name="_Toc154739056"/>
      <w:bookmarkStart w:id="518" w:name="_Toc154740000"/>
      <w:bookmarkStart w:id="519" w:name="_Toc155696919"/>
      <w:bookmarkStart w:id="520" w:name="_Toc154609848"/>
      <w:bookmarkStart w:id="521" w:name="_Toc154610836"/>
      <w:bookmarkStart w:id="522" w:name="_Toc154739057"/>
      <w:bookmarkStart w:id="523" w:name="_Toc154740001"/>
      <w:bookmarkStart w:id="524" w:name="_Toc155696920"/>
      <w:bookmarkStart w:id="525" w:name="_Toc154609850"/>
      <w:bookmarkStart w:id="526" w:name="_Toc154610838"/>
      <w:bookmarkStart w:id="527" w:name="_Toc154739059"/>
      <w:bookmarkStart w:id="528" w:name="_Toc154740003"/>
      <w:bookmarkStart w:id="529" w:name="_Toc155696922"/>
      <w:bookmarkStart w:id="530" w:name="_Toc154609851"/>
      <w:bookmarkStart w:id="531" w:name="_Toc154610839"/>
      <w:bookmarkStart w:id="532" w:name="_Toc154739060"/>
      <w:bookmarkStart w:id="533" w:name="_Toc154740004"/>
      <w:bookmarkStart w:id="534" w:name="_Toc155696923"/>
      <w:bookmarkStart w:id="535" w:name="_Toc154609853"/>
      <w:bookmarkStart w:id="536" w:name="_Toc154610841"/>
      <w:bookmarkStart w:id="537" w:name="_Toc154739062"/>
      <w:bookmarkStart w:id="538" w:name="_Toc154740006"/>
      <w:bookmarkStart w:id="539" w:name="_Toc155696925"/>
      <w:bookmarkStart w:id="540" w:name="_Toc226456997"/>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r w:rsidRPr="00F12B80">
        <w:t>Параметры ответа</w:t>
      </w:r>
      <w:bookmarkEnd w:id="540"/>
    </w:p>
    <w:p w14:paraId="4FB694A8" w14:textId="492715FC" w:rsidR="00F12B80" w:rsidRDefault="00C51529" w:rsidP="00D04606">
      <w:pPr>
        <w:pStyle w:val="GOSTNameTable"/>
      </w:pPr>
      <w:r>
        <w:rPr>
          <w:noProof/>
        </w:rPr>
        <w:fldChar w:fldCharType="begin"/>
      </w:r>
      <w:r>
        <w:rPr>
          <w:noProof/>
        </w:rPr>
        <w:instrText xml:space="preserve"> SEQ Таблица \* ARABIC </w:instrText>
      </w:r>
      <w:r>
        <w:rPr>
          <w:noProof/>
        </w:rPr>
        <w:fldChar w:fldCharType="separate"/>
      </w:r>
      <w:bookmarkStart w:id="541" w:name="_Toc226457290"/>
      <w:r w:rsidR="00A67566">
        <w:rPr>
          <w:noProof/>
        </w:rPr>
        <w:t>15</w:t>
      </w:r>
      <w:r>
        <w:rPr>
          <w:noProof/>
        </w:rPr>
        <w:fldChar w:fldCharType="end"/>
      </w:r>
      <w:r w:rsidR="00F12B80">
        <w:t xml:space="preserve"> - </w:t>
      </w:r>
      <w:r w:rsidR="00F12B80" w:rsidRPr="000C231D">
        <w:t>Параметры ответа на запрос «Запрос на экспорт записей справочника «Исключения при проверке записей учета»»</w:t>
      </w:r>
      <w:bookmarkEnd w:id="541"/>
    </w:p>
    <w:tbl>
      <w:tblPr>
        <w:tblStyle w:val="GOSTTable"/>
        <w:tblW w:w="5000" w:type="pct"/>
        <w:tblLayout w:type="fixed"/>
        <w:tblLook w:val="07E0" w:firstRow="1" w:lastRow="1" w:firstColumn="1" w:lastColumn="1" w:noHBand="1" w:noVBand="1"/>
      </w:tblPr>
      <w:tblGrid>
        <w:gridCol w:w="3563"/>
        <w:gridCol w:w="2429"/>
        <w:gridCol w:w="1620"/>
        <w:gridCol w:w="954"/>
        <w:gridCol w:w="923"/>
        <w:gridCol w:w="6205"/>
      </w:tblGrid>
      <w:tr w:rsidR="00F12B80" w:rsidRPr="005A52E1" w14:paraId="4F2348C3" w14:textId="77777777" w:rsidTr="00C75A4E">
        <w:trPr>
          <w:cnfStyle w:val="100000000000" w:firstRow="1" w:lastRow="0" w:firstColumn="0" w:lastColumn="0" w:oddVBand="0" w:evenVBand="0" w:oddHBand="0" w:evenHBand="0" w:firstRowFirstColumn="0" w:firstRowLastColumn="0" w:lastRowFirstColumn="0" w:lastRowLastColumn="0"/>
          <w:trHeight w:val="739"/>
        </w:trPr>
        <w:tc>
          <w:tcPr>
            <w:tcW w:w="1135" w:type="pct"/>
            <w:hideMark/>
          </w:tcPr>
          <w:p w14:paraId="5E6E900D" w14:textId="77777777" w:rsidR="0084007D" w:rsidRPr="00BA7A4A" w:rsidRDefault="0084007D" w:rsidP="00D04606">
            <w:pPr>
              <w:pStyle w:val="GOSTTableHead"/>
            </w:pPr>
            <w:r w:rsidRPr="00890A8D">
              <w:t>Наименование параметра</w:t>
            </w:r>
          </w:p>
        </w:tc>
        <w:tc>
          <w:tcPr>
            <w:tcW w:w="774" w:type="pct"/>
            <w:hideMark/>
          </w:tcPr>
          <w:p w14:paraId="52992268" w14:textId="77777777" w:rsidR="0084007D" w:rsidRPr="00BA7A4A" w:rsidRDefault="0084007D" w:rsidP="00D04606">
            <w:pPr>
              <w:pStyle w:val="GOSTTableHead"/>
            </w:pPr>
            <w:r w:rsidRPr="00BA7A4A">
              <w:t>Название тэга</w:t>
            </w:r>
          </w:p>
        </w:tc>
        <w:tc>
          <w:tcPr>
            <w:tcW w:w="516" w:type="pct"/>
            <w:hideMark/>
          </w:tcPr>
          <w:p w14:paraId="57C9C7E5" w14:textId="77777777" w:rsidR="0084007D" w:rsidRPr="00C75A4E" w:rsidRDefault="0084007D" w:rsidP="00D04606">
            <w:pPr>
              <w:pStyle w:val="GOSTTableHead"/>
            </w:pPr>
            <w:r w:rsidRPr="00BA7A4A">
              <w:t>Тип данных</w:t>
            </w:r>
          </w:p>
        </w:tc>
        <w:tc>
          <w:tcPr>
            <w:tcW w:w="304" w:type="pct"/>
          </w:tcPr>
          <w:p w14:paraId="73068D68" w14:textId="77777777" w:rsidR="0084007D" w:rsidRPr="00BA7A4A" w:rsidRDefault="0084007D" w:rsidP="00D04606">
            <w:pPr>
              <w:pStyle w:val="GOSTTableHead"/>
            </w:pPr>
            <w:r w:rsidRPr="00890A8D">
              <w:t>Обязательность</w:t>
            </w:r>
          </w:p>
        </w:tc>
        <w:tc>
          <w:tcPr>
            <w:tcW w:w="294" w:type="pct"/>
            <w:hideMark/>
          </w:tcPr>
          <w:p w14:paraId="5D6BBA3A" w14:textId="77777777" w:rsidR="0084007D" w:rsidRPr="00BA7A4A" w:rsidRDefault="0084007D" w:rsidP="00D04606">
            <w:pPr>
              <w:pStyle w:val="GOSTTableHead"/>
            </w:pPr>
            <w:r w:rsidRPr="00BA7A4A">
              <w:t>Размерность</w:t>
            </w:r>
          </w:p>
        </w:tc>
        <w:tc>
          <w:tcPr>
            <w:tcW w:w="1976" w:type="pct"/>
          </w:tcPr>
          <w:p w14:paraId="08D42F32" w14:textId="77777777" w:rsidR="0084007D" w:rsidRPr="00BA7A4A" w:rsidRDefault="0084007D" w:rsidP="00D04606">
            <w:pPr>
              <w:pStyle w:val="GOSTTableHead"/>
            </w:pPr>
            <w:r w:rsidRPr="00BA7A4A">
              <w:t>Описание</w:t>
            </w:r>
          </w:p>
        </w:tc>
      </w:tr>
      <w:tr w:rsidR="0084007D" w:rsidRPr="005A52E1" w14:paraId="1DAF45A1" w14:textId="77777777" w:rsidTr="00C75A4E">
        <w:tc>
          <w:tcPr>
            <w:tcW w:w="5000" w:type="pct"/>
            <w:gridSpan w:val="6"/>
          </w:tcPr>
          <w:p w14:paraId="17AB3224" w14:textId="77777777" w:rsidR="0084007D" w:rsidRPr="005A52E1" w:rsidRDefault="0084007D" w:rsidP="00D04606">
            <w:pPr>
              <w:suppressAutoHyphens/>
              <w:ind w:firstLine="30"/>
              <w:jc w:val="center"/>
              <w:rPr>
                <w:b/>
                <w:sz w:val="22"/>
                <w:szCs w:val="22"/>
              </w:rPr>
            </w:pPr>
            <w:r w:rsidRPr="005A52E1">
              <w:rPr>
                <w:b/>
                <w:sz w:val="22"/>
                <w:szCs w:val="22"/>
              </w:rPr>
              <w:t xml:space="preserve">Перечень параметров заголовка </w:t>
            </w:r>
            <w:r>
              <w:rPr>
                <w:b/>
                <w:sz w:val="22"/>
                <w:szCs w:val="22"/>
              </w:rPr>
              <w:t>ответ</w:t>
            </w:r>
            <w:r w:rsidRPr="005A52E1">
              <w:rPr>
                <w:b/>
                <w:sz w:val="22"/>
                <w:szCs w:val="22"/>
              </w:rPr>
              <w:t>а (</w:t>
            </w:r>
            <w:r w:rsidRPr="005A52E1">
              <w:rPr>
                <w:b/>
                <w:sz w:val="22"/>
                <w:szCs w:val="22"/>
                <w:lang w:val="en-US"/>
              </w:rPr>
              <w:t>header</w:t>
            </w:r>
            <w:r w:rsidRPr="005A52E1">
              <w:rPr>
                <w:b/>
                <w:sz w:val="22"/>
                <w:szCs w:val="22"/>
              </w:rPr>
              <w:t>)</w:t>
            </w:r>
          </w:p>
        </w:tc>
      </w:tr>
      <w:tr w:rsidR="00F12B80" w:rsidRPr="005A52E1" w14:paraId="1F11109F" w14:textId="77777777" w:rsidTr="00C75A4E">
        <w:tc>
          <w:tcPr>
            <w:tcW w:w="1135" w:type="pct"/>
          </w:tcPr>
          <w:p w14:paraId="680EEDF4" w14:textId="77777777" w:rsidR="0084007D" w:rsidRPr="00106607" w:rsidRDefault="0084007D" w:rsidP="00D04606">
            <w:pPr>
              <w:pStyle w:val="GOSTTablenorm"/>
              <w:suppressAutoHyphens/>
            </w:pPr>
            <w:r w:rsidRPr="00106607">
              <w:t>Система - отправитель запроса</w:t>
            </w:r>
          </w:p>
        </w:tc>
        <w:tc>
          <w:tcPr>
            <w:tcW w:w="774" w:type="pct"/>
          </w:tcPr>
          <w:p w14:paraId="1FCB99E3" w14:textId="77777777" w:rsidR="0084007D" w:rsidRPr="003F2180" w:rsidRDefault="0084007D" w:rsidP="00D04606">
            <w:pPr>
              <w:pStyle w:val="GOSTTablenorm"/>
              <w:suppressAutoHyphens/>
              <w:rPr>
                <w:lang w:val="en-US"/>
              </w:rPr>
            </w:pPr>
            <w:r w:rsidRPr="00106607">
              <w:rPr>
                <w:lang w:val="en-US"/>
              </w:rPr>
              <w:t>Source</w:t>
            </w:r>
          </w:p>
        </w:tc>
        <w:tc>
          <w:tcPr>
            <w:tcW w:w="516" w:type="pct"/>
          </w:tcPr>
          <w:p w14:paraId="60DB50AF" w14:textId="77777777" w:rsidR="0084007D" w:rsidRPr="005A52E1" w:rsidRDefault="0084007D" w:rsidP="00D04606">
            <w:pPr>
              <w:pStyle w:val="GOSTTablenorm"/>
              <w:suppressAutoHyphens/>
              <w:rPr>
                <w:lang w:val="en-US"/>
              </w:rPr>
            </w:pPr>
            <w:r w:rsidRPr="005A52E1">
              <w:t>Строка</w:t>
            </w:r>
          </w:p>
        </w:tc>
        <w:tc>
          <w:tcPr>
            <w:tcW w:w="304" w:type="pct"/>
          </w:tcPr>
          <w:p w14:paraId="58B344C1" w14:textId="77777777" w:rsidR="0084007D" w:rsidRPr="005A52E1" w:rsidRDefault="0084007D" w:rsidP="00D04606">
            <w:pPr>
              <w:pStyle w:val="GOSTTablenorm"/>
              <w:suppressAutoHyphens/>
            </w:pPr>
            <w:r w:rsidRPr="005A52E1">
              <w:t>Да</w:t>
            </w:r>
          </w:p>
        </w:tc>
        <w:tc>
          <w:tcPr>
            <w:tcW w:w="294" w:type="pct"/>
          </w:tcPr>
          <w:p w14:paraId="706191A1" w14:textId="77777777" w:rsidR="0084007D" w:rsidRPr="00106607" w:rsidRDefault="0084007D" w:rsidP="00D04606">
            <w:pPr>
              <w:pStyle w:val="GOSTTablenorm"/>
              <w:suppressAutoHyphens/>
              <w:rPr>
                <w:lang w:val="en-US"/>
              </w:rPr>
            </w:pPr>
            <w:r w:rsidRPr="00106607">
              <w:t>&lt;=</w:t>
            </w:r>
            <w:r w:rsidRPr="00106607">
              <w:rPr>
                <w:lang w:val="en-US"/>
              </w:rPr>
              <w:t>10</w:t>
            </w:r>
          </w:p>
        </w:tc>
        <w:tc>
          <w:tcPr>
            <w:tcW w:w="1976" w:type="pct"/>
          </w:tcPr>
          <w:p w14:paraId="42DF7BCE" w14:textId="77777777" w:rsidR="00F12B80" w:rsidRDefault="0084007D" w:rsidP="00D04606">
            <w:pPr>
              <w:pStyle w:val="GOSTTablenorm"/>
              <w:suppressAutoHyphens/>
            </w:pPr>
            <w:r w:rsidRPr="003F2180">
              <w:t xml:space="preserve">ФП </w:t>
            </w:r>
            <w:r w:rsidRPr="005A52E1">
              <w:t>ГИИС ЭБ</w:t>
            </w:r>
            <w:r w:rsidRPr="00106607">
              <w:t xml:space="preserve"> - отправитель запроса.</w:t>
            </w:r>
          </w:p>
          <w:p w14:paraId="6A1CAE71" w14:textId="19FC28FD" w:rsidR="0084007D" w:rsidRPr="00106607" w:rsidRDefault="0084007D" w:rsidP="00D04606">
            <w:pPr>
              <w:pStyle w:val="GOSTTablenorm"/>
              <w:suppressAutoHyphens/>
            </w:pPr>
            <w:r w:rsidRPr="00106607">
              <w:t>Возможные значения:</w:t>
            </w:r>
          </w:p>
          <w:p w14:paraId="4AC0CC0A" w14:textId="77777777" w:rsidR="003A3A72" w:rsidRPr="00EB20E4" w:rsidRDefault="003A3A72" w:rsidP="003A3A72">
            <w:pPr>
              <w:pStyle w:val="GOSTTableListMark1"/>
              <w:suppressAutoHyphens/>
              <w:rPr>
                <w:lang w:val="en-US"/>
              </w:rPr>
            </w:pPr>
            <w:r>
              <w:rPr>
                <w:lang w:val="en-US"/>
              </w:rPr>
              <w:t>EXP01</w:t>
            </w:r>
            <w:r w:rsidRPr="00AA1940">
              <w:rPr>
                <w:lang w:val="en-US"/>
              </w:rPr>
              <w:t xml:space="preserve"> (ПУР </w:t>
            </w:r>
            <w:r>
              <w:rPr>
                <w:lang w:val="en-US"/>
              </w:rPr>
              <w:t>01</w:t>
            </w:r>
            <w:r w:rsidRPr="00AA1940">
              <w:rPr>
                <w:lang w:val="en-US"/>
              </w:rPr>
              <w:t xml:space="preserve"> ЭБ)</w:t>
            </w:r>
            <w:r w:rsidRPr="00AA1940">
              <w:t>;</w:t>
            </w:r>
          </w:p>
          <w:p w14:paraId="61607B9D" w14:textId="77777777" w:rsidR="003A3A72" w:rsidRPr="00D52EE2" w:rsidRDefault="003A3A72" w:rsidP="003A3A72">
            <w:pPr>
              <w:pStyle w:val="GOSTTableListMark1"/>
              <w:suppressAutoHyphens/>
              <w:rPr>
                <w:lang w:val="en-US"/>
              </w:rPr>
            </w:pPr>
            <w:r w:rsidRPr="005A52E1">
              <w:rPr>
                <w:lang w:val="en-US"/>
              </w:rPr>
              <w:t>EXP</w:t>
            </w:r>
            <w:r w:rsidRPr="00141AE4">
              <w:rPr>
                <w:lang w:val="en-US"/>
              </w:rPr>
              <w:t>0</w:t>
            </w:r>
            <w:r>
              <w:t>3</w:t>
            </w:r>
            <w:r w:rsidRPr="005A52E1">
              <w:rPr>
                <w:lang w:val="en-US"/>
              </w:rPr>
              <w:t xml:space="preserve"> (ПУР</w:t>
            </w:r>
            <w:r w:rsidRPr="00141AE4">
              <w:rPr>
                <w:lang w:val="en-US"/>
              </w:rPr>
              <w:t xml:space="preserve"> 0</w:t>
            </w:r>
            <w:r>
              <w:t>3</w:t>
            </w:r>
            <w:r w:rsidRPr="005A52E1">
              <w:rPr>
                <w:lang w:val="en-US"/>
              </w:rPr>
              <w:t xml:space="preserve"> ЭБ)</w:t>
            </w:r>
            <w:r>
              <w:t>;</w:t>
            </w:r>
          </w:p>
          <w:p w14:paraId="6E53879A" w14:textId="0458EE19" w:rsidR="00D52EE2" w:rsidRPr="00D52EE2" w:rsidRDefault="00D52EE2" w:rsidP="00BC6B90">
            <w:pPr>
              <w:pStyle w:val="GOSTTableListMark1"/>
              <w:suppressAutoHyphens/>
              <w:rPr>
                <w:lang w:val="en-US"/>
              </w:rPr>
            </w:pPr>
            <w:r w:rsidRPr="00D52EE2">
              <w:rPr>
                <w:lang w:val="en-US"/>
              </w:rPr>
              <w:t>EXP05 (ПУР 05 ЭБ)</w:t>
            </w:r>
            <w:r w:rsidRPr="00AA1940">
              <w:t>;</w:t>
            </w:r>
          </w:p>
          <w:p w14:paraId="4D732A06" w14:textId="77777777" w:rsidR="003A3A72" w:rsidRPr="00AA1940" w:rsidRDefault="003A3A72" w:rsidP="003A3A72">
            <w:pPr>
              <w:pStyle w:val="GOSTTableListMark1"/>
              <w:suppressAutoHyphens/>
              <w:rPr>
                <w:lang w:val="en-US"/>
              </w:rPr>
            </w:pPr>
            <w:r>
              <w:rPr>
                <w:lang w:val="en-US"/>
              </w:rPr>
              <w:t xml:space="preserve">FAMABS </w:t>
            </w:r>
            <w:r>
              <w:t>(ПУДС ЭБ);</w:t>
            </w:r>
          </w:p>
          <w:p w14:paraId="562008E9" w14:textId="77777777" w:rsidR="003A3A72" w:rsidRPr="00714F3D" w:rsidRDefault="003A3A72" w:rsidP="003A3A72">
            <w:pPr>
              <w:pStyle w:val="GOSTTableListMark1"/>
              <w:suppressAutoHyphens/>
              <w:rPr>
                <w:lang w:val="en-US"/>
              </w:rPr>
            </w:pPr>
            <w:r w:rsidRPr="00141AE4">
              <w:rPr>
                <w:lang w:val="en-US"/>
              </w:rPr>
              <w:t>ARP (ПУИО ЭБ)</w:t>
            </w:r>
            <w:r>
              <w:t>;</w:t>
            </w:r>
          </w:p>
          <w:p w14:paraId="2602BF98" w14:textId="77777777" w:rsidR="003A3A72" w:rsidRPr="00DC5BBC" w:rsidRDefault="003A3A72" w:rsidP="003A3A72">
            <w:pPr>
              <w:pStyle w:val="GOSTTableListMark1"/>
              <w:suppressAutoHyphens/>
              <w:rPr>
                <w:lang w:val="en-US"/>
              </w:rPr>
            </w:pPr>
            <w:r w:rsidRPr="00C75A4E">
              <w:t>RMS (ПУД ЭБ)</w:t>
            </w:r>
            <w:r w:rsidRPr="00DC5BBC">
              <w:t>;</w:t>
            </w:r>
          </w:p>
          <w:p w14:paraId="39D442BD" w14:textId="527CE1BD" w:rsidR="0084007D" w:rsidRPr="00C75A4E" w:rsidRDefault="003A3A72" w:rsidP="003A3A72">
            <w:pPr>
              <w:pStyle w:val="GOSTTableListMark1"/>
              <w:suppressAutoHyphens/>
            </w:pPr>
            <w:r w:rsidRPr="00C75A4E">
              <w:rPr>
                <w:lang w:val="en-US"/>
              </w:rPr>
              <w:t>INC</w:t>
            </w:r>
            <w:r w:rsidRPr="00C75A4E">
              <w:t xml:space="preserve"> (ПУР АУ/БУ ЭБ)</w:t>
            </w:r>
          </w:p>
        </w:tc>
      </w:tr>
      <w:tr w:rsidR="00F12B80" w:rsidRPr="005A52E1" w14:paraId="65C25B28" w14:textId="77777777" w:rsidTr="00C75A4E">
        <w:tc>
          <w:tcPr>
            <w:tcW w:w="1135" w:type="pct"/>
          </w:tcPr>
          <w:p w14:paraId="6CB773EF" w14:textId="77777777" w:rsidR="0084007D" w:rsidRPr="00106607" w:rsidRDefault="0084007D" w:rsidP="00D04606">
            <w:pPr>
              <w:pStyle w:val="GOSTTablenorm"/>
              <w:suppressAutoHyphens/>
            </w:pPr>
            <w:r w:rsidRPr="00106607">
              <w:t xml:space="preserve">Система </w:t>
            </w:r>
            <w:r>
              <w:t>–</w:t>
            </w:r>
            <w:r w:rsidRPr="00106607">
              <w:t xml:space="preserve"> </w:t>
            </w:r>
            <w:r>
              <w:t>получатель</w:t>
            </w:r>
            <w:r w:rsidRPr="00106607">
              <w:t xml:space="preserve"> </w:t>
            </w:r>
            <w:r>
              <w:t>ответа</w:t>
            </w:r>
          </w:p>
        </w:tc>
        <w:tc>
          <w:tcPr>
            <w:tcW w:w="774" w:type="pct"/>
          </w:tcPr>
          <w:p w14:paraId="54E77F4D" w14:textId="77777777" w:rsidR="0084007D" w:rsidRPr="007029AE" w:rsidRDefault="0084007D" w:rsidP="00D04606">
            <w:pPr>
              <w:pStyle w:val="GOSTTablenorm"/>
              <w:suppressAutoHyphens/>
            </w:pPr>
            <w:r>
              <w:rPr>
                <w:lang w:val="en-US"/>
              </w:rPr>
              <w:t>Receiver</w:t>
            </w:r>
          </w:p>
        </w:tc>
        <w:tc>
          <w:tcPr>
            <w:tcW w:w="516" w:type="pct"/>
          </w:tcPr>
          <w:p w14:paraId="500B80F7" w14:textId="77777777" w:rsidR="0084007D" w:rsidRPr="005A52E1" w:rsidRDefault="0084007D" w:rsidP="00D04606">
            <w:pPr>
              <w:pStyle w:val="GOSTTablenorm"/>
              <w:suppressAutoHyphens/>
            </w:pPr>
            <w:r>
              <w:t xml:space="preserve"> </w:t>
            </w:r>
            <w:r w:rsidRPr="005A52E1">
              <w:t>Строка</w:t>
            </w:r>
          </w:p>
        </w:tc>
        <w:tc>
          <w:tcPr>
            <w:tcW w:w="304" w:type="pct"/>
          </w:tcPr>
          <w:p w14:paraId="645F7552" w14:textId="77777777" w:rsidR="0084007D" w:rsidRPr="005A52E1" w:rsidRDefault="0084007D" w:rsidP="00D04606">
            <w:pPr>
              <w:pStyle w:val="GOSTTablenorm"/>
              <w:suppressAutoHyphens/>
            </w:pPr>
            <w:r>
              <w:t xml:space="preserve"> </w:t>
            </w:r>
            <w:r w:rsidRPr="005A52E1">
              <w:t>Да</w:t>
            </w:r>
          </w:p>
        </w:tc>
        <w:tc>
          <w:tcPr>
            <w:tcW w:w="294" w:type="pct"/>
          </w:tcPr>
          <w:p w14:paraId="3D24B2B7" w14:textId="77777777" w:rsidR="0084007D" w:rsidRPr="00106607" w:rsidRDefault="0084007D" w:rsidP="00D04606">
            <w:pPr>
              <w:pStyle w:val="GOSTTablenorm"/>
              <w:suppressAutoHyphens/>
            </w:pPr>
            <w:r>
              <w:rPr>
                <w:lang w:val="en-US"/>
              </w:rPr>
              <w:t>&lt;</w:t>
            </w:r>
            <w:r w:rsidRPr="00106607">
              <w:t>=</w:t>
            </w:r>
            <w:r>
              <w:t>10</w:t>
            </w:r>
          </w:p>
        </w:tc>
        <w:tc>
          <w:tcPr>
            <w:tcW w:w="1976" w:type="pct"/>
          </w:tcPr>
          <w:p w14:paraId="43E8EDD9" w14:textId="77777777" w:rsidR="0084007D" w:rsidRDefault="0084007D" w:rsidP="00D04606">
            <w:pPr>
              <w:pStyle w:val="GOSTTablenorm"/>
              <w:suppressAutoHyphens/>
            </w:pPr>
            <w:r w:rsidRPr="003F2180">
              <w:t xml:space="preserve">ФП </w:t>
            </w:r>
            <w:r w:rsidRPr="005A52E1">
              <w:t>ГИИС ЭБ</w:t>
            </w:r>
            <w:r w:rsidRPr="00106607">
              <w:t xml:space="preserve"> </w:t>
            </w:r>
            <w:r>
              <w:t>–</w:t>
            </w:r>
            <w:r w:rsidRPr="00106607">
              <w:t xml:space="preserve"> </w:t>
            </w:r>
            <w:r>
              <w:t>получател</w:t>
            </w:r>
            <w:r w:rsidRPr="00106607">
              <w:t xml:space="preserve">ь </w:t>
            </w:r>
            <w:r>
              <w:t>ответа.</w:t>
            </w:r>
          </w:p>
          <w:p w14:paraId="59F96FBA" w14:textId="77777777" w:rsidR="0084007D" w:rsidRPr="00106607" w:rsidRDefault="0084007D" w:rsidP="00D04606">
            <w:pPr>
              <w:pStyle w:val="GOSTTablenorm"/>
              <w:suppressAutoHyphens/>
            </w:pPr>
            <w:r w:rsidRPr="00106607">
              <w:t>Возможные значения:</w:t>
            </w:r>
          </w:p>
          <w:p w14:paraId="020B6B3A" w14:textId="77777777" w:rsidR="003A3A72" w:rsidRPr="00EB20E4" w:rsidRDefault="003A3A72" w:rsidP="003A3A72">
            <w:pPr>
              <w:pStyle w:val="GOSTTableListMark1"/>
              <w:suppressAutoHyphens/>
              <w:rPr>
                <w:lang w:val="en-US"/>
              </w:rPr>
            </w:pPr>
            <w:r>
              <w:rPr>
                <w:lang w:val="en-US"/>
              </w:rPr>
              <w:t>EXP01</w:t>
            </w:r>
            <w:r w:rsidRPr="00AA1940">
              <w:rPr>
                <w:lang w:val="en-US"/>
              </w:rPr>
              <w:t xml:space="preserve"> (ПУР </w:t>
            </w:r>
            <w:r>
              <w:rPr>
                <w:lang w:val="en-US"/>
              </w:rPr>
              <w:t>01</w:t>
            </w:r>
            <w:r w:rsidRPr="00AA1940">
              <w:rPr>
                <w:lang w:val="en-US"/>
              </w:rPr>
              <w:t xml:space="preserve"> ЭБ)</w:t>
            </w:r>
            <w:r w:rsidRPr="00AA1940">
              <w:t>;</w:t>
            </w:r>
          </w:p>
          <w:p w14:paraId="0B1D41E7" w14:textId="77777777" w:rsidR="003A3A72" w:rsidRPr="00D52EE2" w:rsidRDefault="003A3A72" w:rsidP="003A3A72">
            <w:pPr>
              <w:pStyle w:val="GOSTTableListMark1"/>
              <w:suppressAutoHyphens/>
              <w:rPr>
                <w:lang w:val="en-US"/>
              </w:rPr>
            </w:pPr>
            <w:r w:rsidRPr="005A52E1">
              <w:rPr>
                <w:lang w:val="en-US"/>
              </w:rPr>
              <w:t>EXP</w:t>
            </w:r>
            <w:r w:rsidRPr="00141AE4">
              <w:rPr>
                <w:lang w:val="en-US"/>
              </w:rPr>
              <w:t>0</w:t>
            </w:r>
            <w:r>
              <w:t>3</w:t>
            </w:r>
            <w:r w:rsidRPr="005A52E1">
              <w:rPr>
                <w:lang w:val="en-US"/>
              </w:rPr>
              <w:t xml:space="preserve"> (ПУР</w:t>
            </w:r>
            <w:r w:rsidRPr="00141AE4">
              <w:rPr>
                <w:lang w:val="en-US"/>
              </w:rPr>
              <w:t xml:space="preserve"> 0</w:t>
            </w:r>
            <w:r>
              <w:t>3</w:t>
            </w:r>
            <w:r w:rsidRPr="005A52E1">
              <w:rPr>
                <w:lang w:val="en-US"/>
              </w:rPr>
              <w:t xml:space="preserve"> ЭБ)</w:t>
            </w:r>
            <w:r>
              <w:t>;</w:t>
            </w:r>
          </w:p>
          <w:p w14:paraId="62B2E94E" w14:textId="4089C741" w:rsidR="00D52EE2" w:rsidRPr="00D52EE2" w:rsidRDefault="00D52EE2" w:rsidP="00BC6B90">
            <w:pPr>
              <w:pStyle w:val="GOSTTableListMark1"/>
              <w:suppressAutoHyphens/>
              <w:rPr>
                <w:lang w:val="en-US"/>
              </w:rPr>
            </w:pPr>
            <w:r w:rsidRPr="00D52EE2">
              <w:rPr>
                <w:lang w:val="en-US"/>
              </w:rPr>
              <w:t>EXP05 (ПУР 05 ЭБ)</w:t>
            </w:r>
            <w:r w:rsidRPr="00AA1940">
              <w:t>;</w:t>
            </w:r>
          </w:p>
          <w:p w14:paraId="7C75E660" w14:textId="77777777" w:rsidR="003A3A72" w:rsidRPr="00AA1940" w:rsidRDefault="003A3A72" w:rsidP="003A3A72">
            <w:pPr>
              <w:pStyle w:val="GOSTTableListMark1"/>
              <w:suppressAutoHyphens/>
              <w:rPr>
                <w:lang w:val="en-US"/>
              </w:rPr>
            </w:pPr>
            <w:r>
              <w:rPr>
                <w:lang w:val="en-US"/>
              </w:rPr>
              <w:t xml:space="preserve">FAMABS </w:t>
            </w:r>
            <w:r>
              <w:t>(ПУДС ЭБ);</w:t>
            </w:r>
          </w:p>
          <w:p w14:paraId="5213EF32" w14:textId="77777777" w:rsidR="003A3A72" w:rsidRPr="00714F3D" w:rsidRDefault="003A3A72" w:rsidP="003A3A72">
            <w:pPr>
              <w:pStyle w:val="GOSTTableListMark1"/>
              <w:suppressAutoHyphens/>
              <w:rPr>
                <w:lang w:val="en-US"/>
              </w:rPr>
            </w:pPr>
            <w:r w:rsidRPr="00141AE4">
              <w:rPr>
                <w:lang w:val="en-US"/>
              </w:rPr>
              <w:t>ARP (ПУИО ЭБ)</w:t>
            </w:r>
            <w:r>
              <w:t>;</w:t>
            </w:r>
          </w:p>
          <w:p w14:paraId="61CC254F" w14:textId="77777777" w:rsidR="003A3A72" w:rsidRPr="00DC5BBC" w:rsidRDefault="003A3A72" w:rsidP="003A3A72">
            <w:pPr>
              <w:pStyle w:val="GOSTTableListMark1"/>
              <w:suppressAutoHyphens/>
              <w:rPr>
                <w:lang w:val="en-US"/>
              </w:rPr>
            </w:pPr>
            <w:r w:rsidRPr="00C75A4E">
              <w:t>RMS (ПУД ЭБ)</w:t>
            </w:r>
            <w:r w:rsidRPr="00DC5BBC">
              <w:t>;</w:t>
            </w:r>
          </w:p>
          <w:p w14:paraId="210C0902" w14:textId="6FC020DC" w:rsidR="0084007D" w:rsidRPr="00C75A4E" w:rsidRDefault="003A3A72" w:rsidP="003A3A72">
            <w:pPr>
              <w:pStyle w:val="GOSTTableListMark1"/>
              <w:suppressAutoHyphens/>
            </w:pPr>
            <w:r w:rsidRPr="00C75A4E">
              <w:rPr>
                <w:lang w:val="en-US"/>
              </w:rPr>
              <w:t>INC</w:t>
            </w:r>
            <w:r w:rsidRPr="00C75A4E">
              <w:t xml:space="preserve"> (ПУР АУ/БУ ЭБ)</w:t>
            </w:r>
          </w:p>
        </w:tc>
      </w:tr>
      <w:tr w:rsidR="00F12B80" w:rsidRPr="005A52E1" w14:paraId="25CFB2B5" w14:textId="77777777" w:rsidTr="00C75A4E">
        <w:tc>
          <w:tcPr>
            <w:tcW w:w="1135" w:type="pct"/>
          </w:tcPr>
          <w:p w14:paraId="6C2FE7AB" w14:textId="77777777" w:rsidR="0084007D" w:rsidRPr="00106607" w:rsidRDefault="0084007D" w:rsidP="00D04606">
            <w:pPr>
              <w:pStyle w:val="GOSTTablenorm"/>
              <w:suppressAutoHyphens/>
            </w:pPr>
            <w:r w:rsidRPr="00106607">
              <w:lastRenderedPageBreak/>
              <w:t xml:space="preserve">Дата и время </w:t>
            </w:r>
            <w:r>
              <w:t>ответа</w:t>
            </w:r>
          </w:p>
        </w:tc>
        <w:tc>
          <w:tcPr>
            <w:tcW w:w="774" w:type="pct"/>
          </w:tcPr>
          <w:p w14:paraId="04D778AC" w14:textId="368EE917" w:rsidR="0084007D" w:rsidRPr="00C75A4E" w:rsidRDefault="00D34B2C" w:rsidP="00D04606">
            <w:pPr>
              <w:pStyle w:val="GOSTTablenorm"/>
              <w:suppressAutoHyphens/>
            </w:pPr>
            <w:proofErr w:type="spellStart"/>
            <w:r w:rsidRPr="00CB2665">
              <w:t>AnsDateTime</w:t>
            </w:r>
            <w:proofErr w:type="spellEnd"/>
          </w:p>
        </w:tc>
        <w:tc>
          <w:tcPr>
            <w:tcW w:w="516" w:type="pct"/>
          </w:tcPr>
          <w:p w14:paraId="593D012D" w14:textId="77777777" w:rsidR="0084007D" w:rsidRPr="005A52E1" w:rsidRDefault="0084007D" w:rsidP="00D04606">
            <w:pPr>
              <w:pStyle w:val="GOSTTablenorm"/>
              <w:suppressAutoHyphens/>
            </w:pPr>
            <w:r w:rsidRPr="005A52E1">
              <w:t>Дата-время (</w:t>
            </w:r>
            <w:r w:rsidRPr="005A52E1">
              <w:rPr>
                <w:lang w:val="en-US"/>
              </w:rPr>
              <w:t>timestamp</w:t>
            </w:r>
            <w:r w:rsidRPr="005A52E1">
              <w:t>)</w:t>
            </w:r>
          </w:p>
        </w:tc>
        <w:tc>
          <w:tcPr>
            <w:tcW w:w="304" w:type="pct"/>
          </w:tcPr>
          <w:p w14:paraId="1462F903" w14:textId="77777777" w:rsidR="0084007D" w:rsidRPr="005A52E1" w:rsidRDefault="0084007D" w:rsidP="00D04606">
            <w:pPr>
              <w:pStyle w:val="GOSTTablenorm"/>
              <w:suppressAutoHyphens/>
            </w:pPr>
            <w:r w:rsidRPr="005A52E1">
              <w:t>Да</w:t>
            </w:r>
          </w:p>
        </w:tc>
        <w:tc>
          <w:tcPr>
            <w:tcW w:w="294" w:type="pct"/>
          </w:tcPr>
          <w:p w14:paraId="33F79D84" w14:textId="7916455F" w:rsidR="0084007D" w:rsidRPr="005A52E1" w:rsidRDefault="0084007D" w:rsidP="00D04606">
            <w:pPr>
              <w:pStyle w:val="GOSTTablenorm"/>
              <w:suppressAutoHyphens/>
            </w:pPr>
          </w:p>
        </w:tc>
        <w:tc>
          <w:tcPr>
            <w:tcW w:w="1976" w:type="pct"/>
          </w:tcPr>
          <w:p w14:paraId="3D6297FC" w14:textId="77777777" w:rsidR="0084007D" w:rsidRPr="00106607" w:rsidRDefault="0084007D" w:rsidP="00D04606">
            <w:pPr>
              <w:pStyle w:val="GOSTTablenorm"/>
              <w:suppressAutoHyphens/>
            </w:pPr>
            <w:r w:rsidRPr="00106607">
              <w:t xml:space="preserve">Дата и время формирования </w:t>
            </w:r>
            <w:r>
              <w:t>ответ</w:t>
            </w:r>
            <w:r w:rsidRPr="00106607">
              <w:t xml:space="preserve">а </w:t>
            </w:r>
            <w:r>
              <w:rPr>
                <w:lang w:val="en-US"/>
              </w:rPr>
              <w:t>SVAP</w:t>
            </w:r>
            <w:r w:rsidRPr="005A52E1">
              <w:t>.</w:t>
            </w:r>
          </w:p>
          <w:p w14:paraId="0A6D7FE2" w14:textId="77777777" w:rsidR="0084007D" w:rsidRPr="00AF60EA" w:rsidRDefault="0084007D" w:rsidP="00D04606">
            <w:pPr>
              <w:pStyle w:val="GOSTTablenorm"/>
              <w:suppressAutoHyphens/>
            </w:pPr>
            <w:r w:rsidRPr="00106607">
              <w:t xml:space="preserve">Формат </w:t>
            </w:r>
            <w:r w:rsidRPr="00106607">
              <w:rPr>
                <w:lang w:val="en-US"/>
              </w:rPr>
              <w:t>YYYY</w:t>
            </w:r>
            <w:r w:rsidRPr="003F2180">
              <w:t>-</w:t>
            </w:r>
            <w:r w:rsidRPr="00711EB3">
              <w:rPr>
                <w:lang w:val="en-US"/>
              </w:rPr>
              <w:t>MM</w:t>
            </w:r>
            <w:r w:rsidRPr="00711EB3">
              <w:t>-</w:t>
            </w:r>
            <w:r w:rsidRPr="004570C1">
              <w:rPr>
                <w:lang w:val="en-US"/>
              </w:rPr>
              <w:t>DD</w:t>
            </w:r>
            <w:r w:rsidRPr="00C04ABF">
              <w:t xml:space="preserve"> </w:t>
            </w:r>
            <w:proofErr w:type="spellStart"/>
            <w:r w:rsidRPr="00AF60EA">
              <w:rPr>
                <w:lang w:val="en-US"/>
              </w:rPr>
              <w:t>hh</w:t>
            </w:r>
            <w:proofErr w:type="spellEnd"/>
            <w:r w:rsidRPr="00AF60EA">
              <w:t>:</w:t>
            </w:r>
            <w:proofErr w:type="gramStart"/>
            <w:r w:rsidRPr="00AF60EA">
              <w:rPr>
                <w:lang w:val="en-US"/>
              </w:rPr>
              <w:t>mm</w:t>
            </w:r>
            <w:r w:rsidRPr="00AF60EA">
              <w:t>:</w:t>
            </w:r>
            <w:r w:rsidRPr="00AF60EA">
              <w:rPr>
                <w:lang w:val="en-US"/>
              </w:rPr>
              <w:t>ss</w:t>
            </w:r>
            <w:proofErr w:type="gramEnd"/>
          </w:p>
        </w:tc>
      </w:tr>
      <w:tr w:rsidR="00F12B80" w:rsidRPr="005A52E1" w14:paraId="362BC678" w14:textId="77777777" w:rsidTr="00C75A4E">
        <w:tc>
          <w:tcPr>
            <w:tcW w:w="1135" w:type="pct"/>
          </w:tcPr>
          <w:p w14:paraId="2C0786AC" w14:textId="77777777" w:rsidR="0084007D" w:rsidRPr="00106607" w:rsidRDefault="0084007D" w:rsidP="00D04606">
            <w:pPr>
              <w:pStyle w:val="GOSTTablenorm"/>
              <w:suppressAutoHyphens/>
            </w:pPr>
            <w:r w:rsidRPr="00106607">
              <w:t>Версия формата</w:t>
            </w:r>
          </w:p>
        </w:tc>
        <w:tc>
          <w:tcPr>
            <w:tcW w:w="774" w:type="pct"/>
          </w:tcPr>
          <w:p w14:paraId="37C641D0" w14:textId="77777777" w:rsidR="0084007D" w:rsidRPr="003F2180" w:rsidRDefault="0084007D" w:rsidP="00D04606">
            <w:pPr>
              <w:pStyle w:val="GOSTTablenorm"/>
              <w:suppressAutoHyphens/>
              <w:rPr>
                <w:lang w:val="en-US"/>
              </w:rPr>
            </w:pPr>
            <w:r w:rsidRPr="00106607">
              <w:rPr>
                <w:lang w:val="en-US"/>
              </w:rPr>
              <w:t>Version</w:t>
            </w:r>
          </w:p>
        </w:tc>
        <w:tc>
          <w:tcPr>
            <w:tcW w:w="516" w:type="pct"/>
          </w:tcPr>
          <w:p w14:paraId="4BD78D6C" w14:textId="77777777" w:rsidR="0084007D" w:rsidRPr="005A52E1" w:rsidRDefault="0084007D" w:rsidP="00D04606">
            <w:pPr>
              <w:pStyle w:val="GOSTTablenorm"/>
              <w:suppressAutoHyphens/>
              <w:rPr>
                <w:lang w:val="en-US"/>
              </w:rPr>
            </w:pPr>
            <w:r w:rsidRPr="005A52E1">
              <w:t>Строка</w:t>
            </w:r>
          </w:p>
        </w:tc>
        <w:tc>
          <w:tcPr>
            <w:tcW w:w="304" w:type="pct"/>
          </w:tcPr>
          <w:p w14:paraId="27593F4E" w14:textId="77777777" w:rsidR="0084007D" w:rsidRPr="005A52E1" w:rsidRDefault="0084007D" w:rsidP="00D04606">
            <w:pPr>
              <w:pStyle w:val="GOSTTablenorm"/>
              <w:suppressAutoHyphens/>
            </w:pPr>
            <w:r w:rsidRPr="005A52E1">
              <w:t>Да</w:t>
            </w:r>
          </w:p>
        </w:tc>
        <w:tc>
          <w:tcPr>
            <w:tcW w:w="294" w:type="pct"/>
          </w:tcPr>
          <w:p w14:paraId="25DE495C" w14:textId="77777777" w:rsidR="0084007D" w:rsidRPr="00106607" w:rsidRDefault="0084007D" w:rsidP="00D04606">
            <w:pPr>
              <w:pStyle w:val="GOSTTablenorm"/>
              <w:suppressAutoHyphens/>
              <w:rPr>
                <w:lang w:val="en-US"/>
              </w:rPr>
            </w:pPr>
            <w:r w:rsidRPr="00106607">
              <w:t>&lt;=</w:t>
            </w:r>
            <w:r w:rsidRPr="00106607">
              <w:rPr>
                <w:lang w:val="en-US"/>
              </w:rPr>
              <w:t>10</w:t>
            </w:r>
          </w:p>
        </w:tc>
        <w:tc>
          <w:tcPr>
            <w:tcW w:w="1976" w:type="pct"/>
          </w:tcPr>
          <w:p w14:paraId="5BB126D6" w14:textId="77777777" w:rsidR="0084007D" w:rsidRPr="00711EB3" w:rsidRDefault="0084007D" w:rsidP="00D04606">
            <w:pPr>
              <w:pStyle w:val="GOSTTablenorm"/>
              <w:suppressAutoHyphens/>
            </w:pPr>
            <w:r w:rsidRPr="003F2180">
              <w:t xml:space="preserve">Версия формата </w:t>
            </w:r>
            <w:r>
              <w:t>ответ</w:t>
            </w:r>
            <w:r w:rsidRPr="00711EB3">
              <w:t>а</w:t>
            </w:r>
          </w:p>
        </w:tc>
      </w:tr>
      <w:tr w:rsidR="00F12B80" w:rsidRPr="005A52E1" w14:paraId="5FD39067" w14:textId="77777777" w:rsidTr="00C75A4E">
        <w:tc>
          <w:tcPr>
            <w:tcW w:w="1135" w:type="pct"/>
          </w:tcPr>
          <w:p w14:paraId="4869C48E" w14:textId="77777777" w:rsidR="0084007D" w:rsidRPr="00106607" w:rsidRDefault="0084007D" w:rsidP="00D04606">
            <w:pPr>
              <w:pStyle w:val="GOSTTablenorm"/>
              <w:suppressAutoHyphens/>
            </w:pPr>
            <w:r w:rsidRPr="00106607">
              <w:t>Глобальный идентификатор запроса</w:t>
            </w:r>
          </w:p>
        </w:tc>
        <w:tc>
          <w:tcPr>
            <w:tcW w:w="774" w:type="pct"/>
          </w:tcPr>
          <w:p w14:paraId="1CA6690F" w14:textId="77777777" w:rsidR="0084007D" w:rsidRPr="003F2180" w:rsidRDefault="0084007D" w:rsidP="00D04606">
            <w:pPr>
              <w:pStyle w:val="GOSTTablenorm"/>
              <w:suppressAutoHyphens/>
              <w:rPr>
                <w:lang w:val="en-US"/>
              </w:rPr>
            </w:pPr>
            <w:proofErr w:type="spellStart"/>
            <w:r w:rsidRPr="00106607">
              <w:rPr>
                <w:lang w:val="en-US"/>
              </w:rPr>
              <w:t>ReqGuid</w:t>
            </w:r>
            <w:proofErr w:type="spellEnd"/>
          </w:p>
        </w:tc>
        <w:tc>
          <w:tcPr>
            <w:tcW w:w="516" w:type="pct"/>
          </w:tcPr>
          <w:p w14:paraId="37192663" w14:textId="77777777" w:rsidR="0084007D" w:rsidRPr="005A52E1" w:rsidRDefault="0084007D" w:rsidP="00D04606">
            <w:pPr>
              <w:pStyle w:val="GOSTTablenorm"/>
              <w:suppressAutoHyphens/>
            </w:pPr>
            <w:r w:rsidRPr="005A52E1">
              <w:rPr>
                <w:lang w:val="en-US"/>
              </w:rPr>
              <w:t>GUID</w:t>
            </w:r>
          </w:p>
        </w:tc>
        <w:tc>
          <w:tcPr>
            <w:tcW w:w="304" w:type="pct"/>
          </w:tcPr>
          <w:p w14:paraId="5AE277CF" w14:textId="77777777" w:rsidR="0084007D" w:rsidRPr="005A52E1" w:rsidRDefault="0084007D" w:rsidP="00D04606">
            <w:pPr>
              <w:pStyle w:val="GOSTTablenorm"/>
              <w:suppressAutoHyphens/>
            </w:pPr>
            <w:r w:rsidRPr="005A52E1">
              <w:t>Да</w:t>
            </w:r>
          </w:p>
        </w:tc>
        <w:tc>
          <w:tcPr>
            <w:tcW w:w="294" w:type="pct"/>
          </w:tcPr>
          <w:p w14:paraId="3D1B23DB" w14:textId="77777777" w:rsidR="0084007D" w:rsidRPr="00106607" w:rsidRDefault="0084007D" w:rsidP="00D04606">
            <w:pPr>
              <w:pStyle w:val="GOSTTablenorm"/>
              <w:suppressAutoHyphens/>
              <w:rPr>
                <w:lang w:val="en-US"/>
              </w:rPr>
            </w:pPr>
            <w:r w:rsidRPr="00106607">
              <w:rPr>
                <w:lang w:val="en-US"/>
              </w:rPr>
              <w:t>=</w:t>
            </w:r>
            <w:r w:rsidRPr="00106607">
              <w:t>36</w:t>
            </w:r>
          </w:p>
        </w:tc>
        <w:tc>
          <w:tcPr>
            <w:tcW w:w="1976" w:type="pct"/>
          </w:tcPr>
          <w:p w14:paraId="553B525D" w14:textId="77777777" w:rsidR="0084007D" w:rsidRPr="00106607" w:rsidRDefault="0084007D" w:rsidP="00D04606">
            <w:pPr>
              <w:pStyle w:val="GOSTTablenorm"/>
              <w:suppressAutoHyphens/>
            </w:pPr>
            <w:r w:rsidRPr="003F2180">
              <w:t xml:space="preserve">Уникальный идентификатор </w:t>
            </w:r>
            <w:r w:rsidRPr="00106607">
              <w:t>запроса (с тире)</w:t>
            </w:r>
            <w:r>
              <w:t>, на который направляется ответ</w:t>
            </w:r>
          </w:p>
        </w:tc>
      </w:tr>
      <w:tr w:rsidR="00F12B80" w:rsidRPr="005A52E1" w14:paraId="55379DD6" w14:textId="77777777" w:rsidTr="00C75A4E">
        <w:tc>
          <w:tcPr>
            <w:tcW w:w="1135" w:type="pct"/>
          </w:tcPr>
          <w:p w14:paraId="5257985B" w14:textId="77777777" w:rsidR="0084007D" w:rsidRPr="003C39F0" w:rsidRDefault="0084007D" w:rsidP="00D04606">
            <w:pPr>
              <w:pStyle w:val="GOSTTablenorm"/>
              <w:suppressAutoHyphens/>
              <w:rPr>
                <w:lang w:val="en-US"/>
              </w:rPr>
            </w:pPr>
            <w:r w:rsidRPr="00106607">
              <w:t xml:space="preserve">Глобальный идентификатор </w:t>
            </w:r>
            <w:r>
              <w:t>ответа</w:t>
            </w:r>
          </w:p>
        </w:tc>
        <w:tc>
          <w:tcPr>
            <w:tcW w:w="774" w:type="pct"/>
          </w:tcPr>
          <w:p w14:paraId="057CCC34" w14:textId="77777777" w:rsidR="0084007D" w:rsidRPr="00106607" w:rsidRDefault="0084007D" w:rsidP="00D04606">
            <w:pPr>
              <w:pStyle w:val="GOSTTablenorm"/>
              <w:suppressAutoHyphens/>
              <w:rPr>
                <w:lang w:val="en-US"/>
              </w:rPr>
            </w:pPr>
            <w:proofErr w:type="spellStart"/>
            <w:r>
              <w:rPr>
                <w:lang w:val="en-US"/>
              </w:rPr>
              <w:t>Ans</w:t>
            </w:r>
            <w:r w:rsidRPr="00106607">
              <w:rPr>
                <w:lang w:val="en-US"/>
              </w:rPr>
              <w:t>Guid</w:t>
            </w:r>
            <w:proofErr w:type="spellEnd"/>
          </w:p>
        </w:tc>
        <w:tc>
          <w:tcPr>
            <w:tcW w:w="516" w:type="pct"/>
          </w:tcPr>
          <w:p w14:paraId="1FB2A502" w14:textId="77777777" w:rsidR="0084007D" w:rsidRPr="005A52E1" w:rsidRDefault="0084007D" w:rsidP="00D04606">
            <w:pPr>
              <w:pStyle w:val="GOSTTablenorm"/>
              <w:suppressAutoHyphens/>
              <w:rPr>
                <w:lang w:val="en-US"/>
              </w:rPr>
            </w:pPr>
            <w:r w:rsidRPr="005A52E1">
              <w:rPr>
                <w:lang w:val="en-US"/>
              </w:rPr>
              <w:t>GUID</w:t>
            </w:r>
          </w:p>
        </w:tc>
        <w:tc>
          <w:tcPr>
            <w:tcW w:w="304" w:type="pct"/>
          </w:tcPr>
          <w:p w14:paraId="23710775" w14:textId="77777777" w:rsidR="0084007D" w:rsidRPr="005A52E1" w:rsidRDefault="0084007D" w:rsidP="00D04606">
            <w:pPr>
              <w:pStyle w:val="GOSTTablenorm"/>
              <w:suppressAutoHyphens/>
            </w:pPr>
            <w:r w:rsidRPr="005A52E1">
              <w:t>Да</w:t>
            </w:r>
          </w:p>
        </w:tc>
        <w:tc>
          <w:tcPr>
            <w:tcW w:w="294" w:type="pct"/>
          </w:tcPr>
          <w:p w14:paraId="4237E327" w14:textId="77777777" w:rsidR="0084007D" w:rsidRPr="00106607" w:rsidRDefault="0084007D" w:rsidP="00D04606">
            <w:pPr>
              <w:pStyle w:val="GOSTTablenorm"/>
              <w:suppressAutoHyphens/>
              <w:rPr>
                <w:lang w:val="en-US"/>
              </w:rPr>
            </w:pPr>
            <w:r w:rsidRPr="00106607">
              <w:rPr>
                <w:lang w:val="en-US"/>
              </w:rPr>
              <w:t>=</w:t>
            </w:r>
            <w:r w:rsidRPr="00106607">
              <w:t>36</w:t>
            </w:r>
          </w:p>
        </w:tc>
        <w:tc>
          <w:tcPr>
            <w:tcW w:w="1976" w:type="pct"/>
          </w:tcPr>
          <w:p w14:paraId="75122C3A" w14:textId="77777777" w:rsidR="0084007D" w:rsidRPr="003F2180" w:rsidRDefault="0084007D" w:rsidP="00D04606">
            <w:pPr>
              <w:pStyle w:val="GOSTTablenorm"/>
              <w:suppressAutoHyphens/>
            </w:pPr>
            <w:r w:rsidRPr="003F2180">
              <w:t xml:space="preserve">Уникальный идентификатор </w:t>
            </w:r>
            <w:r>
              <w:t>ответа</w:t>
            </w:r>
            <w:r w:rsidRPr="00106607">
              <w:t xml:space="preserve"> (с тире)</w:t>
            </w:r>
          </w:p>
        </w:tc>
      </w:tr>
      <w:tr w:rsidR="00F12B80" w:rsidRPr="005A52E1" w14:paraId="132FDBDF" w14:textId="77777777" w:rsidTr="00C75A4E">
        <w:tc>
          <w:tcPr>
            <w:tcW w:w="1135" w:type="pct"/>
          </w:tcPr>
          <w:p w14:paraId="51AF02D1" w14:textId="77777777" w:rsidR="0084007D" w:rsidRPr="00106607" w:rsidRDefault="0084007D" w:rsidP="00D04606">
            <w:pPr>
              <w:pStyle w:val="GOSTTablenorm"/>
              <w:suppressAutoHyphens/>
            </w:pPr>
            <w:r>
              <w:t>Результат выполнения операции</w:t>
            </w:r>
          </w:p>
        </w:tc>
        <w:tc>
          <w:tcPr>
            <w:tcW w:w="774" w:type="pct"/>
          </w:tcPr>
          <w:p w14:paraId="420BF13B" w14:textId="77777777" w:rsidR="0084007D" w:rsidRPr="003F2180" w:rsidRDefault="0084007D" w:rsidP="00D04606">
            <w:pPr>
              <w:pStyle w:val="GOSTTablenorm"/>
              <w:suppressAutoHyphens/>
              <w:rPr>
                <w:lang w:val="en-US"/>
              </w:rPr>
            </w:pPr>
            <w:r>
              <w:rPr>
                <w:lang w:val="en-US"/>
              </w:rPr>
              <w:t>Result</w:t>
            </w:r>
          </w:p>
        </w:tc>
        <w:tc>
          <w:tcPr>
            <w:tcW w:w="516" w:type="pct"/>
          </w:tcPr>
          <w:p w14:paraId="5F322E16" w14:textId="77777777" w:rsidR="0084007D" w:rsidRPr="003D3B75" w:rsidRDefault="0084007D" w:rsidP="00D04606">
            <w:pPr>
              <w:pStyle w:val="GOSTTablenorm"/>
              <w:suppressAutoHyphens/>
            </w:pPr>
            <w:r>
              <w:t>Строка</w:t>
            </w:r>
          </w:p>
        </w:tc>
        <w:tc>
          <w:tcPr>
            <w:tcW w:w="304" w:type="pct"/>
          </w:tcPr>
          <w:p w14:paraId="231EF10A" w14:textId="77777777" w:rsidR="0084007D" w:rsidRPr="005A52E1" w:rsidRDefault="0084007D" w:rsidP="00D04606">
            <w:pPr>
              <w:pStyle w:val="GOSTTablenorm"/>
              <w:suppressAutoHyphens/>
            </w:pPr>
            <w:r>
              <w:t>Да</w:t>
            </w:r>
          </w:p>
        </w:tc>
        <w:tc>
          <w:tcPr>
            <w:tcW w:w="294" w:type="pct"/>
          </w:tcPr>
          <w:p w14:paraId="7511C773" w14:textId="77777777" w:rsidR="0084007D" w:rsidRPr="003D3B75" w:rsidRDefault="0084007D" w:rsidP="00D04606">
            <w:pPr>
              <w:pStyle w:val="GOSTTablenorm"/>
              <w:suppressAutoHyphens/>
            </w:pPr>
            <w:r>
              <w:t>=1</w:t>
            </w:r>
          </w:p>
        </w:tc>
        <w:tc>
          <w:tcPr>
            <w:tcW w:w="1976" w:type="pct"/>
          </w:tcPr>
          <w:p w14:paraId="461D772B" w14:textId="28B4183B" w:rsidR="0084007D" w:rsidRDefault="0084007D" w:rsidP="00D04606">
            <w:pPr>
              <w:pStyle w:val="GOSTTablenorm"/>
              <w:suppressAutoHyphens/>
            </w:pPr>
            <w:r>
              <w:t>Передается следующее значение:</w:t>
            </w:r>
          </w:p>
          <w:p w14:paraId="67E69004" w14:textId="4837A5E2" w:rsidR="0084007D" w:rsidRPr="00711EB3" w:rsidRDefault="00F12B80" w:rsidP="00BA0533">
            <w:pPr>
              <w:pStyle w:val="GOSTTableListMark1"/>
              <w:suppressAutoHyphens/>
            </w:pPr>
            <w:r>
              <w:t>«</w:t>
            </w:r>
            <w:r w:rsidR="0084007D" w:rsidRPr="00C95BC9">
              <w:t>E</w:t>
            </w:r>
            <w:r>
              <w:t>»</w:t>
            </w:r>
            <w:r w:rsidR="0084007D" w:rsidRPr="00C95BC9">
              <w:t xml:space="preserve"> </w:t>
            </w:r>
            <w:r w:rsidR="00D52EE2">
              <w:t>–</w:t>
            </w:r>
            <w:r w:rsidR="00D52EE2" w:rsidRPr="00106607">
              <w:t xml:space="preserve"> </w:t>
            </w:r>
            <w:r w:rsidR="0084007D" w:rsidRPr="00C95BC9">
              <w:t xml:space="preserve">ERROR </w:t>
            </w:r>
            <w:r w:rsidR="00D52EE2">
              <w:t>–</w:t>
            </w:r>
            <w:r w:rsidR="00D52EE2" w:rsidRPr="00106607">
              <w:t xml:space="preserve"> </w:t>
            </w:r>
            <w:r w:rsidR="0084007D" w:rsidRPr="00C95BC9">
              <w:t>Не успешное завершение</w:t>
            </w:r>
          </w:p>
        </w:tc>
      </w:tr>
      <w:tr w:rsidR="00F12B80" w:rsidRPr="005A52E1" w14:paraId="7CF54C47" w14:textId="77777777" w:rsidTr="00C75A4E">
        <w:tc>
          <w:tcPr>
            <w:tcW w:w="1135" w:type="pct"/>
          </w:tcPr>
          <w:p w14:paraId="2E12BB80" w14:textId="77777777" w:rsidR="0084007D" w:rsidRPr="00106607" w:rsidRDefault="0084007D" w:rsidP="00D04606">
            <w:pPr>
              <w:pStyle w:val="GOSTTablenorm"/>
              <w:suppressAutoHyphens/>
            </w:pPr>
            <w:r>
              <w:t>Текст ошибки</w:t>
            </w:r>
          </w:p>
        </w:tc>
        <w:tc>
          <w:tcPr>
            <w:tcW w:w="774" w:type="pct"/>
          </w:tcPr>
          <w:p w14:paraId="1FAFEDE6" w14:textId="77777777" w:rsidR="0084007D" w:rsidRPr="003D3B75" w:rsidRDefault="0084007D" w:rsidP="00D04606">
            <w:pPr>
              <w:pStyle w:val="GOSTTablenorm"/>
              <w:suppressAutoHyphens/>
            </w:pPr>
            <w:proofErr w:type="spellStart"/>
            <w:r>
              <w:rPr>
                <w:lang w:val="en-US"/>
              </w:rPr>
              <w:t>ResultDescr</w:t>
            </w:r>
            <w:proofErr w:type="spellEnd"/>
          </w:p>
        </w:tc>
        <w:tc>
          <w:tcPr>
            <w:tcW w:w="516" w:type="pct"/>
          </w:tcPr>
          <w:p w14:paraId="3B466693" w14:textId="77777777" w:rsidR="0084007D" w:rsidRPr="005A52E1" w:rsidRDefault="0084007D" w:rsidP="00D04606">
            <w:pPr>
              <w:pStyle w:val="GOSTTablenorm"/>
              <w:suppressAutoHyphens/>
            </w:pPr>
            <w:r>
              <w:t>Строка</w:t>
            </w:r>
          </w:p>
        </w:tc>
        <w:tc>
          <w:tcPr>
            <w:tcW w:w="304" w:type="pct"/>
          </w:tcPr>
          <w:p w14:paraId="16D9DCF6" w14:textId="77777777" w:rsidR="0084007D" w:rsidRPr="005A52E1" w:rsidRDefault="0084007D" w:rsidP="00D04606">
            <w:pPr>
              <w:pStyle w:val="GOSTTablenorm"/>
              <w:suppressAutoHyphens/>
            </w:pPr>
            <w:r>
              <w:t>Нет</w:t>
            </w:r>
          </w:p>
        </w:tc>
        <w:tc>
          <w:tcPr>
            <w:tcW w:w="294" w:type="pct"/>
          </w:tcPr>
          <w:p w14:paraId="3EFE8EC0" w14:textId="77777777" w:rsidR="0084007D" w:rsidRPr="003D3B75" w:rsidRDefault="0084007D" w:rsidP="00D04606">
            <w:pPr>
              <w:pStyle w:val="GOSTTablenorm"/>
              <w:suppressAutoHyphens/>
            </w:pPr>
            <w:r>
              <w:rPr>
                <w:lang w:val="en-US"/>
              </w:rPr>
              <w:t>&lt;</w:t>
            </w:r>
            <w:r>
              <w:t>=2000</w:t>
            </w:r>
          </w:p>
        </w:tc>
        <w:tc>
          <w:tcPr>
            <w:tcW w:w="1976" w:type="pct"/>
          </w:tcPr>
          <w:p w14:paraId="7EB4E655" w14:textId="214F97C4" w:rsidR="0084007D" w:rsidRPr="003F2180" w:rsidRDefault="00305191" w:rsidP="00D04606">
            <w:pPr>
              <w:pStyle w:val="GOSTTablenorm"/>
              <w:suppressAutoHyphens/>
            </w:pPr>
            <w:r>
              <w:t>Р</w:t>
            </w:r>
            <w:r w:rsidR="0084007D">
              <w:t>азвернутый текст ошибки</w:t>
            </w:r>
          </w:p>
        </w:tc>
      </w:tr>
    </w:tbl>
    <w:p w14:paraId="18B8F70C" w14:textId="2D58252F" w:rsidR="0084007D" w:rsidRPr="00F12B80" w:rsidRDefault="0084007D" w:rsidP="00D04606">
      <w:pPr>
        <w:pStyle w:val="31"/>
      </w:pPr>
      <w:bookmarkStart w:id="542" w:name="_Toc226456998"/>
      <w:r w:rsidRPr="00F12B80">
        <w:t>Пример ответа</w:t>
      </w:r>
      <w:bookmarkEnd w:id="542"/>
    </w:p>
    <w:p w14:paraId="3744E132" w14:textId="77777777" w:rsidR="00F12B80" w:rsidRPr="00C75A4E" w:rsidRDefault="00F12B80" w:rsidP="00D04606">
      <w:pPr>
        <w:pStyle w:val="GOSTScript"/>
        <w:suppressAutoHyphens/>
      </w:pPr>
      <w:r w:rsidRPr="00C75A4E">
        <w:t>{</w:t>
      </w:r>
    </w:p>
    <w:p w14:paraId="688018D3" w14:textId="77777777" w:rsidR="00F12B80" w:rsidRPr="00C75A4E" w:rsidRDefault="00F12B80" w:rsidP="00D04606">
      <w:pPr>
        <w:pStyle w:val="GOSTScript"/>
        <w:suppressAutoHyphens/>
      </w:pPr>
      <w:r w:rsidRPr="00C75A4E">
        <w:tab/>
        <w:t>"header": {</w:t>
      </w:r>
    </w:p>
    <w:p w14:paraId="15453271" w14:textId="77777777" w:rsidR="00F12B80" w:rsidRPr="00C75A4E" w:rsidRDefault="00F12B80" w:rsidP="00D04606">
      <w:pPr>
        <w:pStyle w:val="GOSTScript"/>
        <w:suppressAutoHyphens/>
      </w:pPr>
      <w:r w:rsidRPr="00C75A4E">
        <w:tab/>
      </w:r>
      <w:r w:rsidRPr="00C75A4E">
        <w:tab/>
        <w:t>"Source": "EXP05",</w:t>
      </w:r>
    </w:p>
    <w:p w14:paraId="1AACE016" w14:textId="77777777" w:rsidR="00F12B80" w:rsidRPr="00C75A4E" w:rsidRDefault="00F12B80" w:rsidP="00D04606">
      <w:pPr>
        <w:pStyle w:val="GOSTScript"/>
        <w:suppressAutoHyphens/>
      </w:pPr>
      <w:r w:rsidRPr="00C75A4E">
        <w:tab/>
      </w:r>
      <w:r w:rsidRPr="00C75A4E">
        <w:tab/>
        <w:t>"Receiver": "EXP05",</w:t>
      </w:r>
    </w:p>
    <w:p w14:paraId="751D66F5" w14:textId="69FA2DE6" w:rsidR="00F12B80" w:rsidRPr="00C75A4E" w:rsidRDefault="00F12B80" w:rsidP="00D04606">
      <w:pPr>
        <w:pStyle w:val="GOSTScript"/>
        <w:suppressAutoHyphens/>
      </w:pPr>
      <w:r w:rsidRPr="00C75A4E">
        <w:tab/>
      </w:r>
      <w:r w:rsidRPr="00C75A4E">
        <w:tab/>
        <w:t>"</w:t>
      </w:r>
      <w:r w:rsidR="00D34B2C" w:rsidRPr="00CB2665">
        <w:t>AnsDateTime</w:t>
      </w:r>
      <w:r w:rsidRPr="00C75A4E">
        <w:t>": "2023-04-06 14:</w:t>
      </w:r>
      <w:r w:rsidR="00AC3BB4">
        <w:rPr>
          <w:lang w:val="ru-RU"/>
        </w:rPr>
        <w:t>5</w:t>
      </w:r>
      <w:r w:rsidRPr="00C75A4E">
        <w:t>7:24",</w:t>
      </w:r>
    </w:p>
    <w:p w14:paraId="0403C356" w14:textId="77777777" w:rsidR="00F12B80" w:rsidRPr="00C75A4E" w:rsidRDefault="00F12B80" w:rsidP="00D04606">
      <w:pPr>
        <w:pStyle w:val="GOSTScript"/>
        <w:suppressAutoHyphens/>
      </w:pPr>
      <w:r w:rsidRPr="00C75A4E">
        <w:tab/>
      </w:r>
      <w:r w:rsidRPr="00C75A4E">
        <w:tab/>
        <w:t>"Version": "2.4",</w:t>
      </w:r>
    </w:p>
    <w:p w14:paraId="1F697750" w14:textId="77777777" w:rsidR="00F12B80" w:rsidRPr="00C75A4E" w:rsidRDefault="00F12B80" w:rsidP="00D04606">
      <w:pPr>
        <w:pStyle w:val="GOSTScript"/>
        <w:suppressAutoHyphens/>
      </w:pPr>
      <w:r w:rsidRPr="00C75A4E">
        <w:tab/>
      </w:r>
      <w:r w:rsidRPr="00C75A4E">
        <w:tab/>
        <w:t>"ReqGuid": "g5t4ce5d-1473-9737-903v-cfa72ba94f10",</w:t>
      </w:r>
    </w:p>
    <w:p w14:paraId="2C12ECF7" w14:textId="4BA9D4E7" w:rsidR="00F12B80" w:rsidRPr="00C75A4E" w:rsidRDefault="00F12B80" w:rsidP="00D04606">
      <w:pPr>
        <w:pStyle w:val="GOSTScript"/>
        <w:suppressAutoHyphens/>
      </w:pPr>
      <w:r w:rsidRPr="00C75A4E">
        <w:tab/>
      </w:r>
      <w:r w:rsidRPr="00C75A4E">
        <w:tab/>
        <w:t>"AnsGuid": "</w:t>
      </w:r>
      <w:r w:rsidR="00AC3BB4">
        <w:t>i0</w:t>
      </w:r>
      <w:r w:rsidRPr="00C75A4E">
        <w:t>t4ce5d-1473-9737-903v-cfa72ba94f40",</w:t>
      </w:r>
    </w:p>
    <w:p w14:paraId="6D197C58" w14:textId="77777777" w:rsidR="00F12B80" w:rsidRPr="00C75A4E" w:rsidRDefault="00F12B80" w:rsidP="00D04606">
      <w:pPr>
        <w:pStyle w:val="GOSTScript"/>
        <w:suppressAutoHyphens/>
      </w:pPr>
      <w:r w:rsidRPr="00C75A4E">
        <w:tab/>
      </w:r>
      <w:r w:rsidRPr="00C75A4E">
        <w:tab/>
        <w:t>"Result": "E",</w:t>
      </w:r>
    </w:p>
    <w:p w14:paraId="05C43A27" w14:textId="77777777" w:rsidR="00F12B80" w:rsidRPr="004F2863" w:rsidRDefault="00F12B80" w:rsidP="00D04606">
      <w:pPr>
        <w:pStyle w:val="GOSTScript"/>
        <w:suppressAutoHyphens/>
        <w:rPr>
          <w:lang w:val="ru-RU"/>
        </w:rPr>
      </w:pPr>
      <w:r w:rsidRPr="00E6380F">
        <w:rPr>
          <w:lang w:val="ru-RU"/>
        </w:rPr>
        <w:tab/>
      </w:r>
      <w:r w:rsidRPr="00E6380F">
        <w:rPr>
          <w:lang w:val="ru-RU"/>
        </w:rPr>
        <w:tab/>
      </w:r>
      <w:r w:rsidRPr="00C75A4E">
        <w:rPr>
          <w:lang w:val="ru-RU"/>
        </w:rPr>
        <w:t>"</w:t>
      </w:r>
      <w:r w:rsidRPr="00C75A4E">
        <w:t>ResultDescr</w:t>
      </w:r>
      <w:r w:rsidRPr="00C75A4E">
        <w:rPr>
          <w:lang w:val="ru-RU"/>
        </w:rPr>
        <w:t>": "Отчет не содержит данных"</w:t>
      </w:r>
    </w:p>
    <w:p w14:paraId="53F79926" w14:textId="77777777" w:rsidR="00F12B80" w:rsidRPr="00C75A4E" w:rsidRDefault="00F12B80" w:rsidP="00D04606">
      <w:pPr>
        <w:pStyle w:val="GOSTScript"/>
        <w:suppressAutoHyphens/>
      </w:pPr>
      <w:r w:rsidRPr="00C75A4E">
        <w:rPr>
          <w:lang w:val="ru-RU"/>
        </w:rPr>
        <w:tab/>
      </w:r>
      <w:r w:rsidRPr="00C75A4E">
        <w:t>}</w:t>
      </w:r>
    </w:p>
    <w:p w14:paraId="0928D266" w14:textId="048C6460" w:rsidR="00F12B80" w:rsidRPr="00C75A4E" w:rsidRDefault="00F12B80" w:rsidP="00D04606">
      <w:pPr>
        <w:pStyle w:val="GOSTScript"/>
        <w:suppressAutoHyphens/>
      </w:pPr>
      <w:r w:rsidRPr="00C75A4E">
        <w:t>}</w:t>
      </w:r>
    </w:p>
    <w:p w14:paraId="51D6B56D" w14:textId="2EB6EF31" w:rsidR="006D6AF4" w:rsidRDefault="006D6AF4" w:rsidP="006D6AF4">
      <w:pPr>
        <w:pStyle w:val="1"/>
      </w:pPr>
      <w:bookmarkStart w:id="543" w:name="_Toc226456999"/>
      <w:bookmarkEnd w:id="216"/>
      <w:r w:rsidRPr="006D6AF4">
        <w:lastRenderedPageBreak/>
        <w:t>Отчет «Подокументарная сверка (поиск удаленных документов)»</w:t>
      </w:r>
      <w:r w:rsidRPr="00BA7A4A" w:rsidDel="00454D27">
        <w:t xml:space="preserve"> </w:t>
      </w:r>
      <w:r w:rsidRPr="00BA7A4A">
        <w:t>(</w:t>
      </w:r>
      <w:commentRangeStart w:id="544"/>
      <w:r w:rsidRPr="006D6AF4">
        <w:t>DocRec</w:t>
      </w:r>
      <w:commentRangeEnd w:id="544"/>
      <w:r w:rsidRPr="006D6AF4">
        <w:commentReference w:id="544"/>
      </w:r>
      <w:r w:rsidRPr="00890A8D">
        <w:t>)</w:t>
      </w:r>
      <w:bookmarkEnd w:id="543"/>
    </w:p>
    <w:p w14:paraId="06F534B9" w14:textId="18826FCA" w:rsidR="00CC573E" w:rsidRDefault="00A7719E" w:rsidP="00756162">
      <w:pPr>
        <w:suppressAutoHyphens/>
      </w:pPr>
      <w:r>
        <w:rPr>
          <w:szCs w:val="22"/>
        </w:rPr>
        <w:t>Диагностический о</w:t>
      </w:r>
      <w:r w:rsidRPr="00F43161">
        <w:rPr>
          <w:szCs w:val="22"/>
        </w:rPr>
        <w:t xml:space="preserve">тчет </w:t>
      </w:r>
      <w:r w:rsidRPr="006D6AF4">
        <w:t>«</w:t>
      </w:r>
      <w:proofErr w:type="spellStart"/>
      <w:r w:rsidRPr="006D6AF4">
        <w:t>Подокументарная</w:t>
      </w:r>
      <w:proofErr w:type="spellEnd"/>
      <w:r w:rsidRPr="006D6AF4">
        <w:t xml:space="preserve"> сверка (поиск удаленных документов)»</w:t>
      </w:r>
      <w:r w:rsidR="00F36F7D">
        <w:t xml:space="preserve"> (тип </w:t>
      </w:r>
      <w:proofErr w:type="spellStart"/>
      <w:r w:rsidRPr="00271F47">
        <w:t>DocRec</w:t>
      </w:r>
      <w:proofErr w:type="spellEnd"/>
      <w:r w:rsidRPr="00F43161">
        <w:rPr>
          <w:szCs w:val="22"/>
        </w:rPr>
        <w:t xml:space="preserve">) </w:t>
      </w:r>
      <w:r w:rsidR="00303F8C" w:rsidRPr="00D56138">
        <w:t xml:space="preserve">является </w:t>
      </w:r>
      <w:r w:rsidR="00303F8C">
        <w:t>локальным</w:t>
      </w:r>
      <w:r w:rsidR="00303F8C" w:rsidRPr="00D56138">
        <w:t xml:space="preserve"> диагностическим отчетом и предназначен для выявления расхождений </w:t>
      </w:r>
      <w:r w:rsidR="00CC573E">
        <w:t xml:space="preserve">между перечнем документов, </w:t>
      </w:r>
      <w:r w:rsidR="00205D3A">
        <w:t>которые по данным</w:t>
      </w:r>
      <w:r w:rsidR="00CC573E">
        <w:t xml:space="preserve"> ФП ГИИС ЭБ </w:t>
      </w:r>
      <w:r w:rsidR="00205D3A">
        <w:t>должны быть отражены в учете</w:t>
      </w:r>
      <w:r w:rsidR="00CC573E">
        <w:t xml:space="preserve"> </w:t>
      </w:r>
      <w:r w:rsidR="00CC573E" w:rsidRPr="00CC573E">
        <w:rPr>
          <w:bCs/>
        </w:rPr>
        <w:t>в заданном операционном дне по заданному субъекту учета</w:t>
      </w:r>
      <w:r w:rsidR="00CC573E">
        <w:t>, с перечнем документов, по которым записи учета были фактически сформированы.</w:t>
      </w:r>
      <w:r w:rsidR="00D519D8">
        <w:t xml:space="preserve"> </w:t>
      </w:r>
      <w:r w:rsidR="00756162" w:rsidRPr="00A61223">
        <w:t xml:space="preserve">Формирование </w:t>
      </w:r>
      <w:r w:rsidR="00756162">
        <w:t xml:space="preserve">отчета </w:t>
      </w:r>
      <w:r w:rsidR="00756162" w:rsidRPr="00A61223">
        <w:t xml:space="preserve">осуществляется на основании данных </w:t>
      </w:r>
      <w:r w:rsidR="00756162">
        <w:t>локального</w:t>
      </w:r>
      <w:r w:rsidR="00756162" w:rsidRPr="00A61223">
        <w:t xml:space="preserve"> </w:t>
      </w:r>
      <w:proofErr w:type="spellStart"/>
      <w:r w:rsidR="00756162" w:rsidRPr="00EF10A5">
        <w:t>Datamart</w:t>
      </w:r>
      <w:proofErr w:type="spellEnd"/>
      <w:r w:rsidR="00756162">
        <w:t>.</w:t>
      </w:r>
    </w:p>
    <w:p w14:paraId="0B78CBDF" w14:textId="22713F38" w:rsidR="00CC573E" w:rsidRPr="0055709C" w:rsidRDefault="00CC573E" w:rsidP="00CC573E">
      <w:pPr>
        <w:suppressAutoHyphens/>
      </w:pPr>
      <w:r>
        <w:t xml:space="preserve">Для выполнения диагностики </w:t>
      </w:r>
      <w:r w:rsidRPr="0055709C">
        <w:t xml:space="preserve">ФП </w:t>
      </w:r>
      <w:r>
        <w:t xml:space="preserve">ГИИС ЭБ </w:t>
      </w:r>
      <w:r w:rsidRPr="0055709C">
        <w:t>в составе запроса</w:t>
      </w:r>
      <w:r>
        <w:t xml:space="preserve"> </w:t>
      </w:r>
      <w:proofErr w:type="spellStart"/>
      <w:r w:rsidRPr="0055709C">
        <w:t>DocRec</w:t>
      </w:r>
      <w:proofErr w:type="spellEnd"/>
      <w:r>
        <w:t xml:space="preserve"> передает в </w:t>
      </w:r>
      <w:r>
        <w:rPr>
          <w:lang w:val="en-US"/>
        </w:rPr>
        <w:t>SVAP</w:t>
      </w:r>
      <w:r w:rsidRPr="0055709C">
        <w:t xml:space="preserve"> следующие параметры:</w:t>
      </w:r>
    </w:p>
    <w:p w14:paraId="3431EB0D" w14:textId="77777777" w:rsidR="00CC573E" w:rsidRPr="00CC573E" w:rsidRDefault="00CC573E" w:rsidP="00CC573E">
      <w:pPr>
        <w:pStyle w:val="GOSTListmark1"/>
        <w:suppressAutoHyphens/>
        <w:rPr>
          <w:rFonts w:eastAsiaTheme="majorEastAsia"/>
        </w:rPr>
      </w:pPr>
      <w:r w:rsidRPr="00CC573E">
        <w:rPr>
          <w:rFonts w:eastAsiaTheme="majorEastAsia"/>
        </w:rPr>
        <w:t>Субъект учета;</w:t>
      </w:r>
    </w:p>
    <w:p w14:paraId="7A131EAC" w14:textId="37510A83" w:rsidR="00CC573E" w:rsidRPr="00CC573E" w:rsidRDefault="00CC573E" w:rsidP="00CC573E">
      <w:pPr>
        <w:pStyle w:val="GOSTListmark1"/>
        <w:suppressAutoHyphens/>
        <w:rPr>
          <w:rFonts w:eastAsiaTheme="majorEastAsia"/>
        </w:rPr>
      </w:pPr>
      <w:r w:rsidRPr="00CC573E">
        <w:rPr>
          <w:rFonts w:eastAsiaTheme="majorEastAsia"/>
        </w:rPr>
        <w:t>Операционный день</w:t>
      </w:r>
      <w:r>
        <w:rPr>
          <w:rFonts w:eastAsiaTheme="majorEastAsia"/>
        </w:rPr>
        <w:t xml:space="preserve"> – указанный операционный день</w:t>
      </w:r>
      <w:r w:rsidRPr="00CC573E">
        <w:rPr>
          <w:rFonts w:eastAsiaTheme="majorEastAsia"/>
        </w:rPr>
        <w:t xml:space="preserve"> по заданному субъекту учета должен находиться в статусе «За</w:t>
      </w:r>
      <w:r>
        <w:rPr>
          <w:rFonts w:eastAsiaTheme="majorEastAsia"/>
        </w:rPr>
        <w:t>крыт» или «Закрыт окончательно»</w:t>
      </w:r>
      <w:r w:rsidRPr="00CC573E">
        <w:rPr>
          <w:rFonts w:eastAsiaTheme="majorEastAsia"/>
        </w:rPr>
        <w:t>;</w:t>
      </w:r>
    </w:p>
    <w:p w14:paraId="4A8C9B3A" w14:textId="2F63E753" w:rsidR="00CC573E" w:rsidRDefault="00CC573E" w:rsidP="00CC573E">
      <w:pPr>
        <w:pStyle w:val="GOSTListmark1"/>
        <w:suppressAutoHyphens/>
        <w:rPr>
          <w:rFonts w:eastAsiaTheme="majorEastAsia"/>
        </w:rPr>
      </w:pPr>
      <w:r w:rsidRPr="00CC573E">
        <w:rPr>
          <w:rFonts w:eastAsiaTheme="majorEastAsia"/>
        </w:rPr>
        <w:t>Массив идентификаторов документов</w:t>
      </w:r>
      <w:r>
        <w:rPr>
          <w:rFonts w:eastAsiaTheme="majorEastAsia"/>
        </w:rPr>
        <w:t xml:space="preserve"> </w:t>
      </w:r>
      <w:r w:rsidR="00AE2D63">
        <w:rPr>
          <w:rFonts w:eastAsiaTheme="majorEastAsia"/>
        </w:rPr>
        <w:t>–</w:t>
      </w:r>
      <w:r>
        <w:rPr>
          <w:rFonts w:eastAsiaTheme="majorEastAsia"/>
        </w:rPr>
        <w:t xml:space="preserve"> </w:t>
      </w:r>
      <w:r w:rsidR="00AE2D63">
        <w:t xml:space="preserve">в список </w:t>
      </w:r>
      <w:r w:rsidR="00AE2D63">
        <w:rPr>
          <w:lang w:val="en-US"/>
        </w:rPr>
        <w:t>GUID</w:t>
      </w:r>
      <w:r w:rsidR="00AE2D63">
        <w:t xml:space="preserve">, передаваемых в запросе, должны быть включены все документы, </w:t>
      </w:r>
      <w:proofErr w:type="gramStart"/>
      <w:r w:rsidR="00AE2D63">
        <w:t xml:space="preserve">по которым </w:t>
      </w:r>
      <w:r w:rsidR="00D519D8">
        <w:t xml:space="preserve">согласно их </w:t>
      </w:r>
      <w:proofErr w:type="spellStart"/>
      <w:r w:rsidR="00D519D8">
        <w:t>стутусу</w:t>
      </w:r>
      <w:proofErr w:type="spellEnd"/>
      <w:proofErr w:type="gramEnd"/>
      <w:r w:rsidR="00D519D8">
        <w:t xml:space="preserve"> </w:t>
      </w:r>
      <w:r w:rsidR="008E633E">
        <w:t xml:space="preserve">инициировалось </w:t>
      </w:r>
      <w:r w:rsidR="00AE2D63">
        <w:t xml:space="preserve">формирование или </w:t>
      </w:r>
      <w:proofErr w:type="spellStart"/>
      <w:r w:rsidR="00AE2D63">
        <w:t>сторинирование</w:t>
      </w:r>
      <w:proofErr w:type="spellEnd"/>
      <w:r w:rsidR="00AE2D63">
        <w:t xml:space="preserve"> (в т.ч. через запрос </w:t>
      </w:r>
      <w:r w:rsidR="00AE2D63">
        <w:rPr>
          <w:lang w:val="en-US"/>
        </w:rPr>
        <w:t>REVERSAL</w:t>
      </w:r>
      <w:r w:rsidR="005A3ABA">
        <w:t xml:space="preserve"> </w:t>
      </w:r>
      <w:r w:rsidR="00AE2D63">
        <w:t>с</w:t>
      </w:r>
      <w:r w:rsidR="00AE2D63" w:rsidRPr="008F36FA">
        <w:t> </w:t>
      </w:r>
      <w:proofErr w:type="spellStart"/>
      <w:r w:rsidR="00AE2D63" w:rsidRPr="008F36FA">
        <w:t>Method</w:t>
      </w:r>
      <w:proofErr w:type="spellEnd"/>
      <w:r w:rsidR="00AE2D63" w:rsidRPr="008F36FA">
        <w:t xml:space="preserve"> = 1 (сторнирование)</w:t>
      </w:r>
      <w:r w:rsidR="00AE2D63" w:rsidRPr="00AE2D63">
        <w:t>)</w:t>
      </w:r>
      <w:r w:rsidR="005A3ABA">
        <w:t xml:space="preserve"> предварительных или окончательных записей учета с датой отражения операции в учете в заданном операционном дне</w:t>
      </w:r>
      <w:r w:rsidR="00AE2D63">
        <w:t xml:space="preserve">. В запрос не включаются документы, по которым </w:t>
      </w:r>
      <w:r w:rsidR="005A3ABA">
        <w:t>выполняла</w:t>
      </w:r>
      <w:r w:rsidR="00AE2D63">
        <w:t xml:space="preserve">сь отмена </w:t>
      </w:r>
      <w:r w:rsidR="008E633E">
        <w:t xml:space="preserve">(через запрос </w:t>
      </w:r>
      <w:r w:rsidR="008E633E">
        <w:rPr>
          <w:lang w:val="en-US"/>
        </w:rPr>
        <w:t>REVERSAL</w:t>
      </w:r>
      <w:r w:rsidR="008E633E" w:rsidRPr="00AE2D63">
        <w:t xml:space="preserve"> </w:t>
      </w:r>
      <w:r w:rsidR="008E633E">
        <w:t>с параметром </w:t>
      </w:r>
      <w:proofErr w:type="spellStart"/>
      <w:r w:rsidR="008E633E">
        <w:t>Method</w:t>
      </w:r>
      <w:proofErr w:type="spellEnd"/>
      <w:r w:rsidR="008E633E">
        <w:t xml:space="preserve"> = 2</w:t>
      </w:r>
      <w:r w:rsidR="008E633E" w:rsidRPr="008F36FA">
        <w:t xml:space="preserve"> (</w:t>
      </w:r>
      <w:r w:rsidR="008E633E">
        <w:t>отмена</w:t>
      </w:r>
      <w:r w:rsidR="008E633E" w:rsidRPr="008F36FA">
        <w:t>)</w:t>
      </w:r>
      <w:r w:rsidR="008E633E" w:rsidRPr="00AE2D63">
        <w:t>)</w:t>
      </w:r>
      <w:r w:rsidR="008E633E">
        <w:t xml:space="preserve"> </w:t>
      </w:r>
      <w:r w:rsidR="00AE2D63">
        <w:t>записей учета</w:t>
      </w:r>
      <w:r w:rsidR="008E633E">
        <w:t>, отраженных в заданном операционном дне,</w:t>
      </w:r>
      <w:r w:rsidR="005A3ABA">
        <w:t xml:space="preserve"> без повторного проведения </w:t>
      </w:r>
      <w:r w:rsidR="008E633E">
        <w:t xml:space="preserve">отмененной </w:t>
      </w:r>
      <w:r w:rsidR="005A3ABA">
        <w:t>операции</w:t>
      </w:r>
      <w:r w:rsidRPr="00CC573E">
        <w:rPr>
          <w:rFonts w:eastAsiaTheme="majorEastAsia"/>
        </w:rPr>
        <w:t>.</w:t>
      </w:r>
    </w:p>
    <w:p w14:paraId="0F2BEBE5" w14:textId="4DB95CC8" w:rsidR="00CC573E" w:rsidRDefault="008E633E" w:rsidP="00CC573E">
      <w:r>
        <w:rPr>
          <w:lang w:val="en-US"/>
        </w:rPr>
        <w:t>SVAP</w:t>
      </w:r>
      <w:r w:rsidR="00CC573E">
        <w:t xml:space="preserve"> осуществляет сопоста</w:t>
      </w:r>
      <w:r>
        <w:t>вление идентификаторов документов</w:t>
      </w:r>
      <w:r w:rsidR="00CC573E">
        <w:t>, переданных в составе массива, с</w:t>
      </w:r>
      <w:r>
        <w:t>о</w:t>
      </w:r>
      <w:r w:rsidR="00CC573E">
        <w:t xml:space="preserve"> сформированными по заданному субъекту учета за заданный операционный день неотмененными записями учета </w:t>
      </w:r>
      <w:r w:rsidR="00D519D8">
        <w:t xml:space="preserve">(предварительными и окончательными) </w:t>
      </w:r>
      <w:r>
        <w:t>в любых статусах. О</w:t>
      </w:r>
      <w:r w:rsidR="00CC573E">
        <w:t xml:space="preserve">тбор записей учета </w:t>
      </w:r>
      <w:r>
        <w:t>(</w:t>
      </w:r>
      <w:r w:rsidR="00CC573E">
        <w:t xml:space="preserve">в таблице </w:t>
      </w:r>
      <w:proofErr w:type="spellStart"/>
      <w:r w:rsidR="00CC573E" w:rsidRPr="00A12158">
        <w:t>acc_transaction</w:t>
      </w:r>
      <w:proofErr w:type="spellEnd"/>
      <w:r>
        <w:t>)</w:t>
      </w:r>
      <w:r w:rsidR="00CC573E">
        <w:t xml:space="preserve"> осуществляется по значению</w:t>
      </w:r>
      <w:r w:rsidR="00CC573E" w:rsidRPr="00A12158">
        <w:t xml:space="preserve"> </w:t>
      </w:r>
      <w:r w:rsidR="00CC573E">
        <w:t xml:space="preserve">аналитического признака </w:t>
      </w:r>
      <w:r>
        <w:t>«ТОФК» (</w:t>
      </w:r>
      <w:proofErr w:type="spellStart"/>
      <w:r w:rsidR="00CC573E">
        <w:t>tofk</w:t>
      </w:r>
      <w:proofErr w:type="spellEnd"/>
      <w:r>
        <w:t>)</w:t>
      </w:r>
      <w:r w:rsidR="00CC573E" w:rsidRPr="00A12158">
        <w:t>,</w:t>
      </w:r>
      <w:r w:rsidR="00CC573E">
        <w:t xml:space="preserve"> поля </w:t>
      </w:r>
      <w:r>
        <w:t>«Дата отражения операции в учете» (</w:t>
      </w:r>
      <w:proofErr w:type="spellStart"/>
      <w:r w:rsidR="00CC573E" w:rsidRPr="00A12158">
        <w:t>settlement_date</w:t>
      </w:r>
      <w:proofErr w:type="spellEnd"/>
      <w:r>
        <w:t>)</w:t>
      </w:r>
      <w:r w:rsidR="00CC573E" w:rsidRPr="00A12158">
        <w:t xml:space="preserve"> </w:t>
      </w:r>
      <w:r w:rsidR="00CC573E">
        <w:t xml:space="preserve">и признака </w:t>
      </w:r>
      <w:r>
        <w:t>«Отменена» (</w:t>
      </w:r>
      <w:proofErr w:type="spellStart"/>
      <w:r w:rsidR="00CC573E" w:rsidRPr="00A12158">
        <w:t>is_cancelled</w:t>
      </w:r>
      <w:proofErr w:type="spellEnd"/>
      <w:r>
        <w:t>).</w:t>
      </w:r>
    </w:p>
    <w:p w14:paraId="1899487E" w14:textId="2289F084" w:rsidR="00CC573E" w:rsidRDefault="002A05CF" w:rsidP="00CC573E">
      <w:pPr>
        <w:suppressAutoHyphens/>
      </w:pPr>
      <w:r>
        <w:t>По результатам диагностики выявляются следующие расхождения:</w:t>
      </w:r>
    </w:p>
    <w:p w14:paraId="439711EF" w14:textId="10258CD0" w:rsidR="00CC573E" w:rsidRPr="00205D3A" w:rsidRDefault="00CC573E" w:rsidP="00205D3A">
      <w:pPr>
        <w:pStyle w:val="GOSTListmark1"/>
        <w:suppressAutoHyphens/>
        <w:rPr>
          <w:rFonts w:eastAsiaTheme="majorEastAsia"/>
        </w:rPr>
      </w:pPr>
      <w:r w:rsidRPr="00205D3A">
        <w:rPr>
          <w:rFonts w:eastAsiaTheme="majorEastAsia"/>
        </w:rPr>
        <w:t xml:space="preserve">документы, по которым ФП </w:t>
      </w:r>
      <w:r w:rsidR="00205D3A">
        <w:rPr>
          <w:rFonts w:eastAsiaTheme="majorEastAsia"/>
        </w:rPr>
        <w:t>ГИИС ЭБ ожидает наличие</w:t>
      </w:r>
      <w:r w:rsidRPr="00205D3A">
        <w:rPr>
          <w:rFonts w:eastAsiaTheme="majorEastAsia"/>
        </w:rPr>
        <w:t xml:space="preserve"> записей учета, в учете не отражены;</w:t>
      </w:r>
    </w:p>
    <w:p w14:paraId="1597E168" w14:textId="31172116" w:rsidR="00CC573E" w:rsidRPr="00205D3A" w:rsidRDefault="00CC573E" w:rsidP="00205D3A">
      <w:pPr>
        <w:pStyle w:val="GOSTListmark1"/>
        <w:suppressAutoHyphens/>
        <w:rPr>
          <w:rFonts w:eastAsiaTheme="majorEastAsia"/>
        </w:rPr>
      </w:pPr>
      <w:r w:rsidRPr="00205D3A">
        <w:rPr>
          <w:rFonts w:eastAsiaTheme="majorEastAsia"/>
        </w:rPr>
        <w:t xml:space="preserve">в учетном модуле присутствуют записи учета по документам, </w:t>
      </w:r>
      <w:r w:rsidR="00F36F7D">
        <w:rPr>
          <w:rFonts w:eastAsiaTheme="majorEastAsia"/>
        </w:rPr>
        <w:t xml:space="preserve">которые </w:t>
      </w:r>
      <w:r w:rsidRPr="00205D3A">
        <w:rPr>
          <w:rFonts w:eastAsiaTheme="majorEastAsia"/>
        </w:rPr>
        <w:t xml:space="preserve">в ФП </w:t>
      </w:r>
      <w:r w:rsidR="00205D3A">
        <w:rPr>
          <w:rFonts w:eastAsiaTheme="majorEastAsia"/>
        </w:rPr>
        <w:t xml:space="preserve">ГИИС ЭБ </w:t>
      </w:r>
      <w:r w:rsidR="00F36F7D">
        <w:rPr>
          <w:rFonts w:eastAsiaTheme="majorEastAsia"/>
        </w:rPr>
        <w:t>отсутствуют, или находятся</w:t>
      </w:r>
      <w:r w:rsidRPr="00205D3A">
        <w:rPr>
          <w:rFonts w:eastAsiaTheme="majorEastAsia"/>
        </w:rPr>
        <w:t xml:space="preserve"> в статусе, не п</w:t>
      </w:r>
      <w:r w:rsidR="00F36F7D">
        <w:rPr>
          <w:rFonts w:eastAsiaTheme="majorEastAsia"/>
        </w:rPr>
        <w:t>редполагающем отражения в учете, или указанным операционным днем не должны отражаться в учете</w:t>
      </w:r>
      <w:r w:rsidRPr="00205D3A">
        <w:rPr>
          <w:rFonts w:eastAsiaTheme="majorEastAsia"/>
        </w:rPr>
        <w:t>.</w:t>
      </w:r>
    </w:p>
    <w:p w14:paraId="389E8D51" w14:textId="77CBBFC9" w:rsidR="00205D3A" w:rsidRDefault="00205D3A" w:rsidP="00205D3A">
      <w:pPr>
        <w:suppressAutoHyphens/>
      </w:pPr>
      <w:r>
        <w:t>В случае, если диагностика не выявила расхождений, в ответе возвращается результат</w:t>
      </w:r>
      <w:r w:rsidRPr="00205D3A">
        <w:t xml:space="preserve"> выполнения операции </w:t>
      </w:r>
      <w:r>
        <w:t>«</w:t>
      </w:r>
      <w:r w:rsidRPr="00205D3A">
        <w:t>S</w:t>
      </w:r>
      <w:r>
        <w:t>»</w:t>
      </w:r>
      <w:r w:rsidRPr="00205D3A">
        <w:t xml:space="preserve"> – </w:t>
      </w:r>
      <w:r w:rsidRPr="00BA7DE0">
        <w:rPr>
          <w:lang w:val="en-US"/>
        </w:rPr>
        <w:t>SUCCESS</w:t>
      </w:r>
      <w:r w:rsidRPr="00205D3A">
        <w:t xml:space="preserve"> – </w:t>
      </w:r>
      <w:r w:rsidRPr="00BA7DE0">
        <w:t>у</w:t>
      </w:r>
      <w:r w:rsidRPr="00205D3A">
        <w:t xml:space="preserve">спешное завершение без блока </w:t>
      </w:r>
      <w:proofErr w:type="spellStart"/>
      <w:r w:rsidRPr="00205D3A">
        <w:t>document</w:t>
      </w:r>
      <w:proofErr w:type="spellEnd"/>
      <w:r w:rsidRPr="00205D3A">
        <w:t>.</w:t>
      </w:r>
    </w:p>
    <w:p w14:paraId="6A881AF2" w14:textId="7D3E29E6" w:rsidR="00D519D8" w:rsidRPr="00D519D8" w:rsidRDefault="00D519D8" w:rsidP="00D519D8">
      <w:pPr>
        <w:suppressAutoHyphens/>
      </w:pPr>
      <w:r w:rsidRPr="00D519D8">
        <w:t>При поступлении запроса с типом «</w:t>
      </w:r>
      <w:ins w:id="545" w:author="Сатлер Марина Викторовна" w:date="2024-10-31T14:37:00Z">
        <w:r w:rsidR="005D44FC" w:rsidRPr="005D44FC">
          <w:t>DOCREC</w:t>
        </w:r>
      </w:ins>
      <w:del w:id="546" w:author="Сатлер Марина Викторовна" w:date="2024-10-31T14:37:00Z">
        <w:r w:rsidRPr="00D519D8" w:rsidDel="005D44FC">
          <w:delText>DAS</w:delText>
        </w:r>
      </w:del>
      <w:r w:rsidRPr="00D519D8">
        <w:t>» с GUID запроса, который ранее уже направлялся, в ответе будет всегда возвращаться ошибка (E – ERROR – Не успешное завершение).</w:t>
      </w:r>
    </w:p>
    <w:p w14:paraId="5E897508" w14:textId="77777777" w:rsidR="00D519D8" w:rsidRDefault="00D519D8" w:rsidP="00205D3A">
      <w:pPr>
        <w:suppressAutoHyphens/>
      </w:pPr>
    </w:p>
    <w:p w14:paraId="4BA54C7E" w14:textId="77777777" w:rsidR="006D6AF4" w:rsidRPr="00474651" w:rsidRDefault="006D6AF4" w:rsidP="006D6AF4">
      <w:pPr>
        <w:pStyle w:val="21"/>
      </w:pPr>
      <w:bookmarkStart w:id="547" w:name="_Toc226457000"/>
      <w:r w:rsidRPr="00474651">
        <w:lastRenderedPageBreak/>
        <w:t>Параметры запроса</w:t>
      </w:r>
      <w:bookmarkEnd w:id="547"/>
    </w:p>
    <w:p w14:paraId="1F744DB9" w14:textId="15581D33" w:rsidR="006D6AF4" w:rsidRDefault="00CE2362" w:rsidP="006D6AF4">
      <w:pPr>
        <w:pStyle w:val="GOSTNameTable"/>
      </w:pPr>
      <w:r>
        <w:rPr>
          <w:noProof/>
        </w:rPr>
        <w:fldChar w:fldCharType="begin"/>
      </w:r>
      <w:r>
        <w:rPr>
          <w:noProof/>
        </w:rPr>
        <w:instrText xml:space="preserve"> SEQ Таблица \* ARABIC </w:instrText>
      </w:r>
      <w:r>
        <w:rPr>
          <w:noProof/>
        </w:rPr>
        <w:fldChar w:fldCharType="separate"/>
      </w:r>
      <w:bookmarkStart w:id="548" w:name="_Toc226457291"/>
      <w:r w:rsidR="00A67566">
        <w:rPr>
          <w:noProof/>
        </w:rPr>
        <w:t>16</w:t>
      </w:r>
      <w:r>
        <w:rPr>
          <w:noProof/>
        </w:rPr>
        <w:fldChar w:fldCharType="end"/>
      </w:r>
      <w:r w:rsidR="006D6AF4">
        <w:t xml:space="preserve"> - </w:t>
      </w:r>
      <w:r w:rsidR="006D6AF4" w:rsidRPr="001F0072">
        <w:t>Параметры запроса «</w:t>
      </w:r>
      <w:r w:rsidR="00271F47" w:rsidRPr="00423112">
        <w:t>Отчет «</w:t>
      </w:r>
      <w:proofErr w:type="spellStart"/>
      <w:r w:rsidR="00271F47" w:rsidRPr="00423112">
        <w:t>Подокументарная</w:t>
      </w:r>
      <w:proofErr w:type="spellEnd"/>
      <w:r w:rsidR="00271F47" w:rsidRPr="00423112">
        <w:t xml:space="preserve"> сверка (поиск удаленных документов)»</w:t>
      </w:r>
      <w:r w:rsidR="006D6AF4">
        <w:t>»</w:t>
      </w:r>
      <w:bookmarkEnd w:id="548"/>
    </w:p>
    <w:tbl>
      <w:tblPr>
        <w:tblStyle w:val="GOSTTable"/>
        <w:tblW w:w="5000" w:type="pct"/>
        <w:tblLayout w:type="fixed"/>
        <w:tblLook w:val="07E0" w:firstRow="1" w:lastRow="1" w:firstColumn="1" w:lastColumn="1" w:noHBand="1" w:noVBand="1"/>
      </w:tblPr>
      <w:tblGrid>
        <w:gridCol w:w="3563"/>
        <w:gridCol w:w="2429"/>
        <w:gridCol w:w="1620"/>
        <w:gridCol w:w="954"/>
        <w:gridCol w:w="1020"/>
        <w:gridCol w:w="6108"/>
      </w:tblGrid>
      <w:tr w:rsidR="006D6AF4" w:rsidRPr="001D05D7" w14:paraId="14EFA670" w14:textId="77777777" w:rsidTr="00455D80">
        <w:trPr>
          <w:cnfStyle w:val="100000000000" w:firstRow="1" w:lastRow="0" w:firstColumn="0" w:lastColumn="0" w:oddVBand="0" w:evenVBand="0" w:oddHBand="0" w:evenHBand="0" w:firstRowFirstColumn="0" w:firstRowLastColumn="0" w:lastRowFirstColumn="0" w:lastRowLastColumn="0"/>
          <w:trHeight w:val="739"/>
        </w:trPr>
        <w:tc>
          <w:tcPr>
            <w:tcW w:w="1135" w:type="pct"/>
            <w:hideMark/>
          </w:tcPr>
          <w:p w14:paraId="4BD684C7" w14:textId="77777777" w:rsidR="006D6AF4" w:rsidRPr="00474651" w:rsidRDefault="006D6AF4" w:rsidP="006D6AF4">
            <w:pPr>
              <w:pStyle w:val="GOSTTableHead"/>
            </w:pPr>
            <w:r w:rsidRPr="00474651">
              <w:t>Наименование параметра</w:t>
            </w:r>
          </w:p>
        </w:tc>
        <w:tc>
          <w:tcPr>
            <w:tcW w:w="774" w:type="pct"/>
            <w:hideMark/>
          </w:tcPr>
          <w:p w14:paraId="7FB0A692" w14:textId="77777777" w:rsidR="006D6AF4" w:rsidRPr="00890A8D" w:rsidRDefault="006D6AF4" w:rsidP="006D6AF4">
            <w:pPr>
              <w:pStyle w:val="GOSTTableHead"/>
            </w:pPr>
            <w:r w:rsidRPr="00890A8D">
              <w:t>Название тэга</w:t>
            </w:r>
          </w:p>
        </w:tc>
        <w:tc>
          <w:tcPr>
            <w:tcW w:w="516" w:type="pct"/>
            <w:hideMark/>
          </w:tcPr>
          <w:p w14:paraId="36F33EE7" w14:textId="77777777" w:rsidR="006D6AF4" w:rsidRPr="00C75A4E" w:rsidRDefault="006D6AF4" w:rsidP="006D6AF4">
            <w:pPr>
              <w:pStyle w:val="GOSTTableHead"/>
            </w:pPr>
            <w:r w:rsidRPr="00BA7A4A">
              <w:t>Тип данных</w:t>
            </w:r>
          </w:p>
        </w:tc>
        <w:tc>
          <w:tcPr>
            <w:tcW w:w="304" w:type="pct"/>
          </w:tcPr>
          <w:p w14:paraId="2CC0F42B" w14:textId="77777777" w:rsidR="006D6AF4" w:rsidRPr="00474651" w:rsidRDefault="006D6AF4" w:rsidP="006D6AF4">
            <w:pPr>
              <w:pStyle w:val="GOSTTableHead"/>
            </w:pPr>
            <w:r w:rsidRPr="00474651">
              <w:t>Обязательность</w:t>
            </w:r>
          </w:p>
        </w:tc>
        <w:tc>
          <w:tcPr>
            <w:tcW w:w="325" w:type="pct"/>
            <w:hideMark/>
          </w:tcPr>
          <w:p w14:paraId="0163DDB5" w14:textId="77777777" w:rsidR="006D6AF4" w:rsidRPr="00BA7A4A" w:rsidRDefault="006D6AF4" w:rsidP="006D6AF4">
            <w:pPr>
              <w:pStyle w:val="GOSTTableHead"/>
            </w:pPr>
            <w:r w:rsidRPr="00890A8D">
              <w:t>Размерность</w:t>
            </w:r>
          </w:p>
        </w:tc>
        <w:tc>
          <w:tcPr>
            <w:tcW w:w="1945" w:type="pct"/>
          </w:tcPr>
          <w:p w14:paraId="6F3D1230" w14:textId="77777777" w:rsidR="006D6AF4" w:rsidRPr="00BA7A4A" w:rsidRDefault="006D6AF4" w:rsidP="006D6AF4">
            <w:pPr>
              <w:pStyle w:val="GOSTTableHead"/>
            </w:pPr>
            <w:r w:rsidRPr="00BA7A4A">
              <w:t>Описание</w:t>
            </w:r>
          </w:p>
        </w:tc>
      </w:tr>
      <w:tr w:rsidR="006D6AF4" w:rsidRPr="001D05D7" w14:paraId="10D691AB" w14:textId="77777777" w:rsidTr="00455D80">
        <w:tc>
          <w:tcPr>
            <w:tcW w:w="5000" w:type="pct"/>
            <w:gridSpan w:val="6"/>
          </w:tcPr>
          <w:p w14:paraId="48D0E463" w14:textId="77777777" w:rsidR="006D6AF4" w:rsidRPr="001D05D7" w:rsidRDefault="006D6AF4" w:rsidP="006D6AF4">
            <w:pPr>
              <w:suppressAutoHyphens/>
              <w:ind w:firstLine="30"/>
              <w:jc w:val="center"/>
              <w:rPr>
                <w:b/>
                <w:sz w:val="22"/>
                <w:szCs w:val="22"/>
              </w:rPr>
            </w:pPr>
            <w:r w:rsidRPr="001D05D7">
              <w:rPr>
                <w:b/>
                <w:sz w:val="22"/>
                <w:szCs w:val="22"/>
              </w:rPr>
              <w:t>Перечень параметров заголовка запроса (</w:t>
            </w:r>
            <w:r w:rsidRPr="001D05D7">
              <w:rPr>
                <w:b/>
                <w:sz w:val="22"/>
                <w:szCs w:val="22"/>
                <w:lang w:val="en-US"/>
              </w:rPr>
              <w:t>header</w:t>
            </w:r>
            <w:r w:rsidRPr="001D05D7">
              <w:rPr>
                <w:b/>
                <w:sz w:val="22"/>
                <w:szCs w:val="22"/>
              </w:rPr>
              <w:t>)</w:t>
            </w:r>
          </w:p>
        </w:tc>
      </w:tr>
      <w:tr w:rsidR="006D6AF4" w:rsidRPr="001D05D7" w14:paraId="6056DE7D" w14:textId="77777777" w:rsidTr="00455D80">
        <w:tc>
          <w:tcPr>
            <w:tcW w:w="1135" w:type="pct"/>
          </w:tcPr>
          <w:p w14:paraId="129F0F96" w14:textId="77777777" w:rsidR="006D6AF4" w:rsidRPr="001D05D7" w:rsidRDefault="006D6AF4" w:rsidP="006D6AF4">
            <w:pPr>
              <w:pStyle w:val="GOSTTablenorm"/>
              <w:suppressAutoHyphens/>
            </w:pPr>
            <w:r w:rsidRPr="001D05D7">
              <w:t>Система - отправитель запроса</w:t>
            </w:r>
          </w:p>
        </w:tc>
        <w:tc>
          <w:tcPr>
            <w:tcW w:w="774" w:type="pct"/>
          </w:tcPr>
          <w:p w14:paraId="7B25A563" w14:textId="77777777" w:rsidR="006D6AF4" w:rsidRPr="001D05D7" w:rsidRDefault="006D6AF4" w:rsidP="006D6AF4">
            <w:pPr>
              <w:pStyle w:val="GOSTTablenorm"/>
              <w:suppressAutoHyphens/>
              <w:rPr>
                <w:lang w:val="en-US"/>
              </w:rPr>
            </w:pPr>
            <w:r w:rsidRPr="001D05D7">
              <w:rPr>
                <w:lang w:val="en-US"/>
              </w:rPr>
              <w:t>Source</w:t>
            </w:r>
          </w:p>
        </w:tc>
        <w:tc>
          <w:tcPr>
            <w:tcW w:w="516" w:type="pct"/>
          </w:tcPr>
          <w:p w14:paraId="6E46B422" w14:textId="77777777" w:rsidR="006D6AF4" w:rsidRPr="001D05D7" w:rsidRDefault="006D6AF4" w:rsidP="006D6AF4">
            <w:pPr>
              <w:pStyle w:val="GOSTTablenorm"/>
              <w:suppressAutoHyphens/>
              <w:rPr>
                <w:lang w:val="en-US"/>
              </w:rPr>
            </w:pPr>
            <w:r w:rsidRPr="001D05D7">
              <w:t>Строка</w:t>
            </w:r>
          </w:p>
        </w:tc>
        <w:tc>
          <w:tcPr>
            <w:tcW w:w="304" w:type="pct"/>
          </w:tcPr>
          <w:p w14:paraId="29796F38" w14:textId="77777777" w:rsidR="006D6AF4" w:rsidRPr="001D05D7" w:rsidRDefault="006D6AF4" w:rsidP="006D6AF4">
            <w:pPr>
              <w:pStyle w:val="GOSTTablenorm"/>
              <w:suppressAutoHyphens/>
            </w:pPr>
            <w:r w:rsidRPr="001D05D7">
              <w:t>Да</w:t>
            </w:r>
          </w:p>
        </w:tc>
        <w:tc>
          <w:tcPr>
            <w:tcW w:w="325" w:type="pct"/>
          </w:tcPr>
          <w:p w14:paraId="32AC7C5B" w14:textId="77777777" w:rsidR="006D6AF4" w:rsidRPr="001D05D7" w:rsidRDefault="006D6AF4" w:rsidP="006D6AF4">
            <w:pPr>
              <w:pStyle w:val="GOSTTablenorm"/>
              <w:suppressAutoHyphens/>
              <w:rPr>
                <w:lang w:val="en-US"/>
              </w:rPr>
            </w:pPr>
            <w:r w:rsidRPr="001D05D7">
              <w:t>&lt;=</w:t>
            </w:r>
            <w:r w:rsidRPr="001D05D7">
              <w:rPr>
                <w:lang w:val="en-US"/>
              </w:rPr>
              <w:t>10</w:t>
            </w:r>
          </w:p>
        </w:tc>
        <w:tc>
          <w:tcPr>
            <w:tcW w:w="1945" w:type="pct"/>
          </w:tcPr>
          <w:p w14:paraId="1E2B6DB3" w14:textId="4B9780FC" w:rsidR="006D6AF4" w:rsidRDefault="006D6AF4" w:rsidP="006D6AF4">
            <w:pPr>
              <w:pStyle w:val="GOSTTablenorm"/>
              <w:suppressAutoHyphens/>
            </w:pPr>
            <w:r w:rsidRPr="001D05D7">
              <w:t>ФП</w:t>
            </w:r>
            <w:r w:rsidR="00D52EE2">
              <w:t xml:space="preserve"> ГИИС ЭБ - отправитель запроса.</w:t>
            </w:r>
          </w:p>
          <w:p w14:paraId="031C402D" w14:textId="77777777" w:rsidR="006D6AF4" w:rsidRPr="001D05D7" w:rsidRDefault="006D6AF4" w:rsidP="006D6AF4">
            <w:pPr>
              <w:pStyle w:val="GOSTTablenorm"/>
              <w:suppressAutoHyphens/>
            </w:pPr>
            <w:r w:rsidRPr="001D05D7">
              <w:t>Возможные значения:</w:t>
            </w:r>
          </w:p>
          <w:p w14:paraId="6DD6B126" w14:textId="0488C758" w:rsidR="006D6AF4" w:rsidRPr="00271F47" w:rsidRDefault="00271F47" w:rsidP="00271F47">
            <w:pPr>
              <w:pStyle w:val="GOSTTableListMark1"/>
              <w:suppressAutoHyphens/>
              <w:rPr>
                <w:lang w:val="en-US"/>
              </w:rPr>
            </w:pPr>
            <w:r w:rsidRPr="00C75A4E">
              <w:t>RMS (ПУД ЭБ)</w:t>
            </w:r>
          </w:p>
        </w:tc>
      </w:tr>
      <w:tr w:rsidR="006D6AF4" w:rsidRPr="001D05D7" w14:paraId="18B825A2" w14:textId="77777777" w:rsidTr="00455D80">
        <w:tc>
          <w:tcPr>
            <w:tcW w:w="1135" w:type="pct"/>
          </w:tcPr>
          <w:p w14:paraId="7FA25086" w14:textId="77777777" w:rsidR="006D6AF4" w:rsidRPr="001D05D7" w:rsidRDefault="006D6AF4" w:rsidP="006D6AF4">
            <w:pPr>
              <w:pStyle w:val="GOSTTablenorm"/>
              <w:suppressAutoHyphens/>
            </w:pPr>
            <w:r w:rsidRPr="001D05D7">
              <w:t>Дата и время запроса</w:t>
            </w:r>
          </w:p>
        </w:tc>
        <w:tc>
          <w:tcPr>
            <w:tcW w:w="774" w:type="pct"/>
          </w:tcPr>
          <w:p w14:paraId="10F83332" w14:textId="77777777" w:rsidR="006D6AF4" w:rsidRPr="001D05D7" w:rsidRDefault="006D6AF4" w:rsidP="006D6AF4">
            <w:pPr>
              <w:pStyle w:val="GOSTTablenorm"/>
              <w:suppressAutoHyphens/>
              <w:rPr>
                <w:lang w:val="en-US"/>
              </w:rPr>
            </w:pPr>
            <w:proofErr w:type="spellStart"/>
            <w:r w:rsidRPr="001D05D7">
              <w:rPr>
                <w:lang w:val="en-US"/>
              </w:rPr>
              <w:t>ReqDateTime</w:t>
            </w:r>
            <w:proofErr w:type="spellEnd"/>
          </w:p>
        </w:tc>
        <w:tc>
          <w:tcPr>
            <w:tcW w:w="516" w:type="pct"/>
          </w:tcPr>
          <w:p w14:paraId="1CD0CB39" w14:textId="77777777" w:rsidR="006D6AF4" w:rsidRPr="001D05D7" w:rsidRDefault="006D6AF4" w:rsidP="006D6AF4">
            <w:pPr>
              <w:pStyle w:val="GOSTTablenorm"/>
              <w:suppressAutoHyphens/>
            </w:pPr>
            <w:r w:rsidRPr="001D05D7">
              <w:t>Дата-время (</w:t>
            </w:r>
            <w:r w:rsidRPr="001D05D7">
              <w:rPr>
                <w:lang w:val="en-US"/>
              </w:rPr>
              <w:t>timestamp</w:t>
            </w:r>
            <w:r w:rsidRPr="001D05D7">
              <w:t>)</w:t>
            </w:r>
          </w:p>
        </w:tc>
        <w:tc>
          <w:tcPr>
            <w:tcW w:w="304" w:type="pct"/>
          </w:tcPr>
          <w:p w14:paraId="11111D2E" w14:textId="77777777" w:rsidR="006D6AF4" w:rsidRPr="001D05D7" w:rsidRDefault="006D6AF4" w:rsidP="006D6AF4">
            <w:pPr>
              <w:pStyle w:val="GOSTTablenorm"/>
              <w:suppressAutoHyphens/>
            </w:pPr>
            <w:r w:rsidRPr="001D05D7">
              <w:t>Да</w:t>
            </w:r>
          </w:p>
        </w:tc>
        <w:tc>
          <w:tcPr>
            <w:tcW w:w="325" w:type="pct"/>
          </w:tcPr>
          <w:p w14:paraId="58992E86" w14:textId="77777777" w:rsidR="006D6AF4" w:rsidRPr="001D05D7" w:rsidRDefault="006D6AF4" w:rsidP="006D6AF4">
            <w:pPr>
              <w:pStyle w:val="GOSTTablenorm"/>
              <w:suppressAutoHyphens/>
            </w:pPr>
          </w:p>
        </w:tc>
        <w:tc>
          <w:tcPr>
            <w:tcW w:w="1945" w:type="pct"/>
          </w:tcPr>
          <w:p w14:paraId="079AA918" w14:textId="77777777" w:rsidR="006D6AF4" w:rsidRPr="001D05D7" w:rsidRDefault="006D6AF4" w:rsidP="006D6AF4">
            <w:pPr>
              <w:pStyle w:val="GOSTTablenorm"/>
              <w:suppressAutoHyphens/>
            </w:pPr>
            <w:r w:rsidRPr="001D05D7">
              <w:t>Дата и время формирования запроса ФП ГИИС ЭБ.</w:t>
            </w:r>
          </w:p>
          <w:p w14:paraId="5355AC19" w14:textId="77777777" w:rsidR="006D6AF4" w:rsidRPr="001D05D7" w:rsidRDefault="006D6AF4" w:rsidP="006D6AF4">
            <w:pPr>
              <w:pStyle w:val="GOSTTablenorm"/>
              <w:suppressAutoHyphens/>
            </w:pPr>
            <w:r w:rsidRPr="001D05D7">
              <w:t xml:space="preserve">Формат </w:t>
            </w:r>
            <w:r w:rsidRPr="001D05D7">
              <w:rPr>
                <w:lang w:val="en-US"/>
              </w:rPr>
              <w:t>YYYY</w:t>
            </w:r>
            <w:r w:rsidRPr="001D05D7">
              <w:t>-</w:t>
            </w:r>
            <w:r w:rsidRPr="001D05D7">
              <w:rPr>
                <w:lang w:val="en-US"/>
              </w:rPr>
              <w:t>MM</w:t>
            </w:r>
            <w:r w:rsidRPr="001D05D7">
              <w:t>-</w:t>
            </w:r>
            <w:r w:rsidRPr="001D05D7">
              <w:rPr>
                <w:lang w:val="en-US"/>
              </w:rPr>
              <w:t>DD</w:t>
            </w:r>
            <w:r w:rsidRPr="001D05D7">
              <w:t xml:space="preserve"> </w:t>
            </w:r>
            <w:proofErr w:type="spellStart"/>
            <w:r w:rsidRPr="001D05D7">
              <w:rPr>
                <w:lang w:val="en-US"/>
              </w:rPr>
              <w:t>hh</w:t>
            </w:r>
            <w:proofErr w:type="spellEnd"/>
            <w:r w:rsidRPr="001D05D7">
              <w:t>:</w:t>
            </w:r>
            <w:proofErr w:type="gramStart"/>
            <w:r w:rsidRPr="001D05D7">
              <w:rPr>
                <w:lang w:val="en-US"/>
              </w:rPr>
              <w:t>mm</w:t>
            </w:r>
            <w:r w:rsidRPr="001D05D7">
              <w:t>:</w:t>
            </w:r>
            <w:r w:rsidRPr="001D05D7">
              <w:rPr>
                <w:lang w:val="en-US"/>
              </w:rPr>
              <w:t>ss</w:t>
            </w:r>
            <w:proofErr w:type="gramEnd"/>
          </w:p>
        </w:tc>
      </w:tr>
      <w:tr w:rsidR="006D6AF4" w:rsidRPr="001D05D7" w14:paraId="5772AAD2" w14:textId="77777777" w:rsidTr="00455D80">
        <w:tc>
          <w:tcPr>
            <w:tcW w:w="1135" w:type="pct"/>
          </w:tcPr>
          <w:p w14:paraId="6B887690" w14:textId="77777777" w:rsidR="006D6AF4" w:rsidRPr="001D05D7" w:rsidRDefault="006D6AF4" w:rsidP="006D6AF4">
            <w:pPr>
              <w:pStyle w:val="GOSTTablenorm"/>
              <w:suppressAutoHyphens/>
            </w:pPr>
            <w:r w:rsidRPr="001D05D7">
              <w:t>Версия формата</w:t>
            </w:r>
          </w:p>
        </w:tc>
        <w:tc>
          <w:tcPr>
            <w:tcW w:w="774" w:type="pct"/>
          </w:tcPr>
          <w:p w14:paraId="6D3973C9" w14:textId="77777777" w:rsidR="006D6AF4" w:rsidRPr="001D05D7" w:rsidRDefault="006D6AF4" w:rsidP="006D6AF4">
            <w:pPr>
              <w:pStyle w:val="GOSTTablenorm"/>
              <w:suppressAutoHyphens/>
              <w:rPr>
                <w:lang w:val="en-US"/>
              </w:rPr>
            </w:pPr>
            <w:r w:rsidRPr="001D05D7">
              <w:rPr>
                <w:lang w:val="en-US"/>
              </w:rPr>
              <w:t>Version</w:t>
            </w:r>
          </w:p>
        </w:tc>
        <w:tc>
          <w:tcPr>
            <w:tcW w:w="516" w:type="pct"/>
          </w:tcPr>
          <w:p w14:paraId="501BE16D" w14:textId="77777777" w:rsidR="006D6AF4" w:rsidRPr="001D05D7" w:rsidRDefault="006D6AF4" w:rsidP="006D6AF4">
            <w:pPr>
              <w:pStyle w:val="GOSTTablenorm"/>
              <w:suppressAutoHyphens/>
              <w:rPr>
                <w:lang w:val="en-US"/>
              </w:rPr>
            </w:pPr>
            <w:r w:rsidRPr="001D05D7">
              <w:t>Строка</w:t>
            </w:r>
          </w:p>
        </w:tc>
        <w:tc>
          <w:tcPr>
            <w:tcW w:w="304" w:type="pct"/>
          </w:tcPr>
          <w:p w14:paraId="58A3F2BB" w14:textId="77777777" w:rsidR="006D6AF4" w:rsidRPr="001D05D7" w:rsidRDefault="006D6AF4" w:rsidP="006D6AF4">
            <w:pPr>
              <w:pStyle w:val="GOSTTablenorm"/>
              <w:suppressAutoHyphens/>
            </w:pPr>
            <w:r w:rsidRPr="001D05D7">
              <w:t>Да</w:t>
            </w:r>
          </w:p>
        </w:tc>
        <w:tc>
          <w:tcPr>
            <w:tcW w:w="325" w:type="pct"/>
          </w:tcPr>
          <w:p w14:paraId="24A3CB7F" w14:textId="77777777" w:rsidR="006D6AF4" w:rsidRPr="001D05D7" w:rsidRDefault="006D6AF4" w:rsidP="006D6AF4">
            <w:pPr>
              <w:pStyle w:val="GOSTTablenorm"/>
              <w:suppressAutoHyphens/>
              <w:rPr>
                <w:lang w:val="en-US"/>
              </w:rPr>
            </w:pPr>
            <w:r w:rsidRPr="001D05D7">
              <w:t>&lt;=</w:t>
            </w:r>
            <w:r w:rsidRPr="001D05D7">
              <w:rPr>
                <w:lang w:val="en-US"/>
              </w:rPr>
              <w:t>10</w:t>
            </w:r>
          </w:p>
        </w:tc>
        <w:tc>
          <w:tcPr>
            <w:tcW w:w="1945" w:type="pct"/>
          </w:tcPr>
          <w:p w14:paraId="3AC29FA1" w14:textId="77777777" w:rsidR="006D6AF4" w:rsidRPr="001D05D7" w:rsidRDefault="006D6AF4" w:rsidP="006D6AF4">
            <w:pPr>
              <w:pStyle w:val="GOSTTablenorm"/>
              <w:suppressAutoHyphens/>
            </w:pPr>
            <w:r w:rsidRPr="001D05D7">
              <w:t>Версия формата запроса</w:t>
            </w:r>
          </w:p>
        </w:tc>
      </w:tr>
      <w:tr w:rsidR="006D6AF4" w:rsidRPr="001D05D7" w14:paraId="20A9A92A" w14:textId="77777777" w:rsidTr="00455D80">
        <w:tc>
          <w:tcPr>
            <w:tcW w:w="1135" w:type="pct"/>
          </w:tcPr>
          <w:p w14:paraId="65101121" w14:textId="77777777" w:rsidR="006D6AF4" w:rsidRPr="001D05D7" w:rsidRDefault="006D6AF4" w:rsidP="006D6AF4">
            <w:pPr>
              <w:pStyle w:val="GOSTTablenorm"/>
              <w:suppressAutoHyphens/>
            </w:pPr>
            <w:r w:rsidRPr="001D05D7">
              <w:t>Глобальный идентификатор запроса</w:t>
            </w:r>
          </w:p>
        </w:tc>
        <w:tc>
          <w:tcPr>
            <w:tcW w:w="774" w:type="pct"/>
          </w:tcPr>
          <w:p w14:paraId="346E0CD6" w14:textId="77777777" w:rsidR="006D6AF4" w:rsidRPr="001D05D7" w:rsidRDefault="006D6AF4" w:rsidP="006D6AF4">
            <w:pPr>
              <w:pStyle w:val="GOSTTablenorm"/>
              <w:suppressAutoHyphens/>
              <w:rPr>
                <w:lang w:val="en-US"/>
              </w:rPr>
            </w:pPr>
            <w:proofErr w:type="spellStart"/>
            <w:r w:rsidRPr="001D05D7">
              <w:rPr>
                <w:lang w:val="en-US"/>
              </w:rPr>
              <w:t>ReqGuid</w:t>
            </w:r>
            <w:proofErr w:type="spellEnd"/>
          </w:p>
        </w:tc>
        <w:tc>
          <w:tcPr>
            <w:tcW w:w="516" w:type="pct"/>
          </w:tcPr>
          <w:p w14:paraId="7CEF2C27" w14:textId="77777777" w:rsidR="006D6AF4" w:rsidRPr="001D05D7" w:rsidRDefault="006D6AF4" w:rsidP="006D6AF4">
            <w:pPr>
              <w:pStyle w:val="GOSTTablenorm"/>
              <w:suppressAutoHyphens/>
            </w:pPr>
            <w:r w:rsidRPr="001D05D7">
              <w:rPr>
                <w:lang w:val="en-US"/>
              </w:rPr>
              <w:t>GUID</w:t>
            </w:r>
          </w:p>
        </w:tc>
        <w:tc>
          <w:tcPr>
            <w:tcW w:w="304" w:type="pct"/>
          </w:tcPr>
          <w:p w14:paraId="7E7DE021" w14:textId="77777777" w:rsidR="006D6AF4" w:rsidRPr="001D05D7" w:rsidRDefault="006D6AF4" w:rsidP="006D6AF4">
            <w:pPr>
              <w:pStyle w:val="GOSTTablenorm"/>
              <w:suppressAutoHyphens/>
            </w:pPr>
            <w:r w:rsidRPr="001D05D7">
              <w:t>Да</w:t>
            </w:r>
          </w:p>
        </w:tc>
        <w:tc>
          <w:tcPr>
            <w:tcW w:w="325" w:type="pct"/>
          </w:tcPr>
          <w:p w14:paraId="3E0C5DE1" w14:textId="77777777" w:rsidR="006D6AF4" w:rsidRPr="001D05D7" w:rsidRDefault="006D6AF4" w:rsidP="006D6AF4">
            <w:pPr>
              <w:pStyle w:val="GOSTTablenorm"/>
              <w:suppressAutoHyphens/>
              <w:rPr>
                <w:lang w:val="en-US"/>
              </w:rPr>
            </w:pPr>
            <w:r w:rsidRPr="001D05D7">
              <w:rPr>
                <w:lang w:val="en-US"/>
              </w:rPr>
              <w:t>=</w:t>
            </w:r>
            <w:r w:rsidRPr="001D05D7">
              <w:t>36</w:t>
            </w:r>
          </w:p>
        </w:tc>
        <w:tc>
          <w:tcPr>
            <w:tcW w:w="1945" w:type="pct"/>
          </w:tcPr>
          <w:p w14:paraId="7B7A5F5F" w14:textId="77777777" w:rsidR="006D6AF4" w:rsidRPr="001D05D7" w:rsidRDefault="006D6AF4" w:rsidP="006D6AF4">
            <w:pPr>
              <w:pStyle w:val="GOSTTablenorm"/>
              <w:suppressAutoHyphens/>
            </w:pPr>
            <w:r w:rsidRPr="001D05D7">
              <w:t>Уникальный идентификатор запроса (с тире)</w:t>
            </w:r>
          </w:p>
        </w:tc>
      </w:tr>
      <w:tr w:rsidR="006D6AF4" w:rsidRPr="001D05D7" w14:paraId="49418F06" w14:textId="77777777" w:rsidTr="00455D80">
        <w:tc>
          <w:tcPr>
            <w:tcW w:w="1135" w:type="pct"/>
          </w:tcPr>
          <w:p w14:paraId="27CB683B" w14:textId="77777777" w:rsidR="006D6AF4" w:rsidRPr="001D05D7" w:rsidRDefault="006D6AF4" w:rsidP="006D6AF4">
            <w:pPr>
              <w:pStyle w:val="GOSTTablenorm"/>
              <w:suppressAutoHyphens/>
            </w:pPr>
            <w:r w:rsidRPr="001D05D7">
              <w:t>Глобальный идентификатор документа</w:t>
            </w:r>
          </w:p>
        </w:tc>
        <w:tc>
          <w:tcPr>
            <w:tcW w:w="774" w:type="pct"/>
          </w:tcPr>
          <w:p w14:paraId="416A6D36" w14:textId="77777777" w:rsidR="006D6AF4" w:rsidRPr="001D05D7" w:rsidRDefault="006D6AF4" w:rsidP="006D6AF4">
            <w:pPr>
              <w:pStyle w:val="GOSTTablenorm"/>
              <w:suppressAutoHyphens/>
              <w:rPr>
                <w:lang w:val="en-US"/>
              </w:rPr>
            </w:pPr>
            <w:proofErr w:type="spellStart"/>
            <w:r w:rsidRPr="001D05D7">
              <w:t>DocGuid</w:t>
            </w:r>
            <w:proofErr w:type="spellEnd"/>
          </w:p>
        </w:tc>
        <w:tc>
          <w:tcPr>
            <w:tcW w:w="516" w:type="pct"/>
          </w:tcPr>
          <w:p w14:paraId="2AEC78ED" w14:textId="77777777" w:rsidR="006D6AF4" w:rsidRPr="001D05D7" w:rsidRDefault="006D6AF4" w:rsidP="006D6AF4">
            <w:pPr>
              <w:pStyle w:val="GOSTTablenorm"/>
              <w:suppressAutoHyphens/>
            </w:pPr>
            <w:r w:rsidRPr="001D05D7">
              <w:t>GUID</w:t>
            </w:r>
          </w:p>
        </w:tc>
        <w:tc>
          <w:tcPr>
            <w:tcW w:w="304" w:type="pct"/>
          </w:tcPr>
          <w:p w14:paraId="4CE7DA70" w14:textId="77777777" w:rsidR="006D6AF4" w:rsidRPr="001D05D7" w:rsidRDefault="006D6AF4" w:rsidP="006D6AF4">
            <w:pPr>
              <w:pStyle w:val="GOSTTablenorm"/>
              <w:suppressAutoHyphens/>
            </w:pPr>
            <w:r w:rsidRPr="001D05D7">
              <w:t>Нет</w:t>
            </w:r>
          </w:p>
        </w:tc>
        <w:tc>
          <w:tcPr>
            <w:tcW w:w="325" w:type="pct"/>
          </w:tcPr>
          <w:p w14:paraId="75B3D952" w14:textId="77777777" w:rsidR="006D6AF4" w:rsidRPr="001D05D7" w:rsidRDefault="006D6AF4" w:rsidP="006D6AF4">
            <w:pPr>
              <w:pStyle w:val="GOSTTablenorm"/>
              <w:suppressAutoHyphens/>
            </w:pPr>
            <w:r w:rsidRPr="001D05D7">
              <w:t>=36</w:t>
            </w:r>
          </w:p>
        </w:tc>
        <w:tc>
          <w:tcPr>
            <w:tcW w:w="1945" w:type="pct"/>
          </w:tcPr>
          <w:p w14:paraId="0FA50871" w14:textId="77777777" w:rsidR="006D6AF4" w:rsidRPr="001D05D7" w:rsidRDefault="006D6AF4" w:rsidP="006D6AF4">
            <w:pPr>
              <w:pStyle w:val="GOSTTablenorm"/>
              <w:suppressAutoHyphens/>
            </w:pPr>
            <w:r w:rsidRPr="001D05D7">
              <w:t>Уникальный идентификатор документа/отчета/виджета (с тире), инициировавшего запрос</w:t>
            </w:r>
          </w:p>
        </w:tc>
      </w:tr>
      <w:tr w:rsidR="006D6AF4" w:rsidRPr="001D05D7" w14:paraId="16DD923D" w14:textId="77777777" w:rsidTr="00455D80">
        <w:tc>
          <w:tcPr>
            <w:tcW w:w="1135" w:type="pct"/>
          </w:tcPr>
          <w:p w14:paraId="7318A6F4" w14:textId="77777777" w:rsidR="006D6AF4" w:rsidRPr="001D05D7" w:rsidRDefault="006D6AF4" w:rsidP="006D6AF4">
            <w:pPr>
              <w:pStyle w:val="GOSTTablenorm"/>
              <w:suppressAutoHyphens/>
            </w:pPr>
            <w:r w:rsidRPr="001D05D7">
              <w:t>Тип запроса</w:t>
            </w:r>
          </w:p>
        </w:tc>
        <w:tc>
          <w:tcPr>
            <w:tcW w:w="774" w:type="pct"/>
          </w:tcPr>
          <w:p w14:paraId="13C9CD50" w14:textId="77777777" w:rsidR="006D6AF4" w:rsidRPr="001D05D7" w:rsidRDefault="006D6AF4" w:rsidP="006D6AF4">
            <w:pPr>
              <w:pStyle w:val="GOSTTablenorm"/>
              <w:suppressAutoHyphens/>
              <w:rPr>
                <w:lang w:val="en-US"/>
              </w:rPr>
            </w:pPr>
            <w:proofErr w:type="spellStart"/>
            <w:r w:rsidRPr="001D05D7">
              <w:rPr>
                <w:lang w:val="en-US"/>
              </w:rPr>
              <w:t>RequestType</w:t>
            </w:r>
            <w:proofErr w:type="spellEnd"/>
          </w:p>
        </w:tc>
        <w:tc>
          <w:tcPr>
            <w:tcW w:w="516" w:type="pct"/>
          </w:tcPr>
          <w:p w14:paraId="3FD6347A" w14:textId="77777777" w:rsidR="006D6AF4" w:rsidRPr="001D05D7" w:rsidRDefault="006D6AF4" w:rsidP="006D6AF4">
            <w:pPr>
              <w:pStyle w:val="GOSTTablenorm"/>
              <w:suppressAutoHyphens/>
              <w:rPr>
                <w:lang w:val="en-US"/>
              </w:rPr>
            </w:pPr>
            <w:r w:rsidRPr="001D05D7">
              <w:t>Строка</w:t>
            </w:r>
          </w:p>
        </w:tc>
        <w:tc>
          <w:tcPr>
            <w:tcW w:w="304" w:type="pct"/>
          </w:tcPr>
          <w:p w14:paraId="17A811ED" w14:textId="77777777" w:rsidR="006D6AF4" w:rsidRPr="001D05D7" w:rsidRDefault="006D6AF4" w:rsidP="006D6AF4">
            <w:pPr>
              <w:pStyle w:val="GOSTTablenorm"/>
              <w:suppressAutoHyphens/>
            </w:pPr>
            <w:r w:rsidRPr="001D05D7">
              <w:t>Да</w:t>
            </w:r>
          </w:p>
        </w:tc>
        <w:tc>
          <w:tcPr>
            <w:tcW w:w="325" w:type="pct"/>
          </w:tcPr>
          <w:p w14:paraId="25C47044" w14:textId="23862F54" w:rsidR="006D6AF4" w:rsidRPr="001D05D7" w:rsidRDefault="006D6AF4">
            <w:pPr>
              <w:pStyle w:val="GOSTTablenorm"/>
              <w:suppressAutoHyphens/>
              <w:rPr>
                <w:lang w:val="en-US"/>
              </w:rPr>
            </w:pPr>
            <w:r w:rsidRPr="001D05D7">
              <w:t>&lt;=</w:t>
            </w:r>
            <w:del w:id="549" w:author="Сатлер Марина Викторовна" w:date="2024-10-31T12:15:00Z">
              <w:r w:rsidRPr="001D05D7" w:rsidDel="00AA0659">
                <w:rPr>
                  <w:lang w:val="en-US"/>
                </w:rPr>
                <w:delText>10</w:delText>
              </w:r>
            </w:del>
            <w:ins w:id="550" w:author="Сатлер Марина Викторовна" w:date="2024-10-31T12:15:00Z">
              <w:r w:rsidR="00AA0659">
                <w:rPr>
                  <w:lang w:val="en-US"/>
                </w:rPr>
                <w:t>5</w:t>
              </w:r>
              <w:r w:rsidR="00AA0659" w:rsidRPr="001D05D7">
                <w:rPr>
                  <w:lang w:val="en-US"/>
                </w:rPr>
                <w:t>0</w:t>
              </w:r>
            </w:ins>
          </w:p>
        </w:tc>
        <w:tc>
          <w:tcPr>
            <w:tcW w:w="1945" w:type="pct"/>
          </w:tcPr>
          <w:p w14:paraId="7C1398E5" w14:textId="0AB16527" w:rsidR="006D6AF4" w:rsidRPr="001D05D7" w:rsidRDefault="006D6AF4" w:rsidP="006D6AF4">
            <w:pPr>
              <w:pStyle w:val="GOSTTablenorm"/>
              <w:suppressAutoHyphens/>
            </w:pPr>
            <w:r w:rsidRPr="001D05D7">
              <w:t>Передается значение «</w:t>
            </w:r>
            <w:proofErr w:type="spellStart"/>
            <w:r w:rsidR="00271F47" w:rsidRPr="00271F47">
              <w:t>DocRec</w:t>
            </w:r>
            <w:proofErr w:type="spellEnd"/>
            <w:r w:rsidRPr="001D05D7">
              <w:t>»</w:t>
            </w:r>
          </w:p>
        </w:tc>
      </w:tr>
      <w:tr w:rsidR="006D6AF4" w:rsidRPr="001D05D7" w14:paraId="2807AD25" w14:textId="77777777" w:rsidTr="00455D80">
        <w:tc>
          <w:tcPr>
            <w:tcW w:w="5000" w:type="pct"/>
            <w:gridSpan w:val="6"/>
          </w:tcPr>
          <w:p w14:paraId="4D3FEA2D" w14:textId="77777777" w:rsidR="006D6AF4" w:rsidRPr="001D05D7" w:rsidRDefault="006D6AF4" w:rsidP="006D6AF4">
            <w:pPr>
              <w:pStyle w:val="GOSTTableHead"/>
              <w:rPr>
                <w:szCs w:val="22"/>
              </w:rPr>
            </w:pPr>
            <w:r w:rsidRPr="001D05D7">
              <w:rPr>
                <w:szCs w:val="22"/>
              </w:rPr>
              <w:t>Перечень параметров тела запроса (</w:t>
            </w:r>
            <w:r w:rsidRPr="001D05D7">
              <w:rPr>
                <w:szCs w:val="22"/>
                <w:lang w:val="en-US"/>
              </w:rPr>
              <w:t>document</w:t>
            </w:r>
            <w:r w:rsidRPr="001D05D7">
              <w:rPr>
                <w:szCs w:val="22"/>
              </w:rPr>
              <w:t>)</w:t>
            </w:r>
          </w:p>
        </w:tc>
      </w:tr>
      <w:tr w:rsidR="006D6AF4" w:rsidRPr="001D05D7" w14:paraId="71A288E3" w14:textId="77777777" w:rsidTr="00455D80">
        <w:tc>
          <w:tcPr>
            <w:tcW w:w="1135" w:type="pct"/>
          </w:tcPr>
          <w:p w14:paraId="498A3464" w14:textId="77777777" w:rsidR="006D6AF4" w:rsidRPr="00474651" w:rsidRDefault="006D6AF4" w:rsidP="006D6AF4">
            <w:pPr>
              <w:pStyle w:val="GOSTTablenorm"/>
              <w:suppressAutoHyphens/>
            </w:pPr>
            <w:r w:rsidRPr="00474651">
              <w:t>Субъект учета</w:t>
            </w:r>
          </w:p>
        </w:tc>
        <w:tc>
          <w:tcPr>
            <w:tcW w:w="774" w:type="pct"/>
          </w:tcPr>
          <w:p w14:paraId="5608B2E6" w14:textId="77777777" w:rsidR="006D6AF4" w:rsidRPr="00C75A4E" w:rsidRDefault="006D6AF4" w:rsidP="006D6AF4">
            <w:pPr>
              <w:pStyle w:val="GOSTTablenorm"/>
              <w:suppressAutoHyphens/>
            </w:pPr>
            <w:proofErr w:type="spellStart"/>
            <w:r w:rsidRPr="00C75A4E">
              <w:t>Subject</w:t>
            </w:r>
            <w:proofErr w:type="spellEnd"/>
          </w:p>
        </w:tc>
        <w:tc>
          <w:tcPr>
            <w:tcW w:w="516" w:type="pct"/>
          </w:tcPr>
          <w:p w14:paraId="26C401D7" w14:textId="77777777" w:rsidR="006D6AF4" w:rsidRPr="00474651" w:rsidRDefault="006D6AF4" w:rsidP="006D6AF4">
            <w:pPr>
              <w:pStyle w:val="GOSTTablenorm"/>
              <w:suppressAutoHyphens/>
            </w:pPr>
            <w:r w:rsidRPr="00474651">
              <w:t>Строка</w:t>
            </w:r>
          </w:p>
        </w:tc>
        <w:tc>
          <w:tcPr>
            <w:tcW w:w="304" w:type="pct"/>
          </w:tcPr>
          <w:p w14:paraId="4887583E" w14:textId="77777777" w:rsidR="006D6AF4" w:rsidRPr="00474651" w:rsidRDefault="006D6AF4" w:rsidP="006D6AF4">
            <w:pPr>
              <w:pStyle w:val="GOSTTablenorm"/>
              <w:suppressAutoHyphens/>
            </w:pPr>
            <w:r w:rsidRPr="00474651">
              <w:t>Да</w:t>
            </w:r>
          </w:p>
        </w:tc>
        <w:tc>
          <w:tcPr>
            <w:tcW w:w="325" w:type="pct"/>
          </w:tcPr>
          <w:p w14:paraId="0B5112C6" w14:textId="77777777" w:rsidR="006D6AF4" w:rsidRPr="00C75A4E" w:rsidRDefault="006D6AF4" w:rsidP="006D6AF4">
            <w:pPr>
              <w:pStyle w:val="GOSTTablenorm"/>
              <w:suppressAutoHyphens/>
            </w:pPr>
            <w:r w:rsidRPr="007A0F1E">
              <w:t>=</w:t>
            </w:r>
            <w:r w:rsidRPr="00C75A4E">
              <w:t>4</w:t>
            </w:r>
          </w:p>
        </w:tc>
        <w:tc>
          <w:tcPr>
            <w:tcW w:w="1945" w:type="pct"/>
          </w:tcPr>
          <w:p w14:paraId="4049FE03" w14:textId="77777777" w:rsidR="006D6AF4" w:rsidRPr="00890A8D" w:rsidRDefault="006D6AF4" w:rsidP="006D6AF4">
            <w:pPr>
              <w:pStyle w:val="GOSTTablenorm"/>
              <w:suppressAutoHyphens/>
            </w:pPr>
            <w:r w:rsidRPr="00474651">
              <w:t>Указывается код ТОФК/ЦС учета, по записям учета которого требуется осуществить диагностику</w:t>
            </w:r>
          </w:p>
        </w:tc>
      </w:tr>
      <w:tr w:rsidR="006D6AF4" w:rsidRPr="001D05D7" w14:paraId="375FB358" w14:textId="77777777" w:rsidTr="00455D80">
        <w:tc>
          <w:tcPr>
            <w:tcW w:w="1135" w:type="pct"/>
          </w:tcPr>
          <w:p w14:paraId="036A5777" w14:textId="77777777" w:rsidR="006D6AF4" w:rsidRPr="00474651" w:rsidRDefault="006D6AF4" w:rsidP="006D6AF4">
            <w:pPr>
              <w:pStyle w:val="GOSTTablenorm"/>
              <w:suppressAutoHyphens/>
            </w:pPr>
            <w:r w:rsidRPr="00C75A4E">
              <w:t>Операционный день</w:t>
            </w:r>
          </w:p>
        </w:tc>
        <w:tc>
          <w:tcPr>
            <w:tcW w:w="774" w:type="pct"/>
          </w:tcPr>
          <w:p w14:paraId="21AA3265" w14:textId="77777777" w:rsidR="006D6AF4" w:rsidRPr="00C75A4E" w:rsidRDefault="006D6AF4" w:rsidP="006D6AF4">
            <w:pPr>
              <w:pStyle w:val="GOSTTablenorm"/>
              <w:suppressAutoHyphens/>
            </w:pPr>
            <w:proofErr w:type="spellStart"/>
            <w:r w:rsidRPr="00C75A4E">
              <w:t>TradingDay</w:t>
            </w:r>
            <w:proofErr w:type="spellEnd"/>
          </w:p>
        </w:tc>
        <w:tc>
          <w:tcPr>
            <w:tcW w:w="516" w:type="pct"/>
          </w:tcPr>
          <w:p w14:paraId="195C0F15" w14:textId="77777777" w:rsidR="006D6AF4" w:rsidRPr="00474651" w:rsidRDefault="006D6AF4" w:rsidP="006D6AF4">
            <w:pPr>
              <w:pStyle w:val="GOSTTablenorm"/>
              <w:suppressAutoHyphens/>
            </w:pPr>
            <w:r w:rsidRPr="00474651">
              <w:t>Дата</w:t>
            </w:r>
          </w:p>
        </w:tc>
        <w:tc>
          <w:tcPr>
            <w:tcW w:w="304" w:type="pct"/>
          </w:tcPr>
          <w:p w14:paraId="7BBB498E" w14:textId="77777777" w:rsidR="006D6AF4" w:rsidRPr="00474651" w:rsidRDefault="006D6AF4" w:rsidP="006D6AF4">
            <w:pPr>
              <w:pStyle w:val="GOSTTablenorm"/>
              <w:suppressAutoHyphens/>
            </w:pPr>
            <w:r w:rsidRPr="00474651">
              <w:t>Да</w:t>
            </w:r>
          </w:p>
        </w:tc>
        <w:tc>
          <w:tcPr>
            <w:tcW w:w="325" w:type="pct"/>
          </w:tcPr>
          <w:p w14:paraId="5B01BDE0" w14:textId="77777777" w:rsidR="006D6AF4" w:rsidRPr="00C75A4E" w:rsidRDefault="006D6AF4" w:rsidP="006D6AF4">
            <w:pPr>
              <w:pStyle w:val="GOSTTablenorm"/>
              <w:suppressAutoHyphens/>
            </w:pPr>
          </w:p>
        </w:tc>
        <w:tc>
          <w:tcPr>
            <w:tcW w:w="1945" w:type="pct"/>
          </w:tcPr>
          <w:p w14:paraId="569B3070" w14:textId="35231AE9" w:rsidR="00455D80" w:rsidRPr="00455D80" w:rsidRDefault="00455D80" w:rsidP="00455D80">
            <w:pPr>
              <w:pStyle w:val="GOSTTablenorm"/>
              <w:suppressAutoHyphens/>
            </w:pPr>
            <w:r w:rsidRPr="00455D80">
              <w:t>Указывается дата отражения операции в учете, по которой осуществля</w:t>
            </w:r>
            <w:r w:rsidR="00D52EE2">
              <w:t>ется диагностика записей учета.</w:t>
            </w:r>
          </w:p>
          <w:p w14:paraId="2269293C" w14:textId="77777777" w:rsidR="006D6AF4" w:rsidRPr="00C75A4E" w:rsidRDefault="006D6AF4" w:rsidP="006D6AF4">
            <w:pPr>
              <w:pStyle w:val="GOSTTablenorm"/>
              <w:suppressAutoHyphens/>
            </w:pPr>
            <w:r w:rsidRPr="00C75A4E">
              <w:rPr>
                <w:rFonts w:hint="eastAsia"/>
              </w:rPr>
              <w:t>Формат</w:t>
            </w:r>
            <w:r w:rsidRPr="00C75A4E">
              <w:t xml:space="preserve"> YYYY-MM-DD</w:t>
            </w:r>
          </w:p>
        </w:tc>
      </w:tr>
      <w:tr w:rsidR="00455D80" w:rsidRPr="001D05D7" w14:paraId="0C0FCF6A" w14:textId="77777777" w:rsidTr="00455D80">
        <w:tc>
          <w:tcPr>
            <w:tcW w:w="1135" w:type="pct"/>
          </w:tcPr>
          <w:p w14:paraId="6D701AEC" w14:textId="66EB64B3" w:rsidR="00455D80" w:rsidRPr="00D52EE2" w:rsidRDefault="00455D80" w:rsidP="00455D80">
            <w:pPr>
              <w:pStyle w:val="GOSTTablenorm"/>
              <w:suppressAutoHyphens/>
              <w:rPr>
                <w:b/>
              </w:rPr>
            </w:pPr>
            <w:r w:rsidRPr="00D52EE2">
              <w:rPr>
                <w:b/>
              </w:rPr>
              <w:t>Глобальные идентификаторы отраженных в учете документов</w:t>
            </w:r>
          </w:p>
        </w:tc>
        <w:tc>
          <w:tcPr>
            <w:tcW w:w="774" w:type="pct"/>
          </w:tcPr>
          <w:p w14:paraId="00C5B56B" w14:textId="7CA41FC0" w:rsidR="00455D80" w:rsidRPr="00D52EE2" w:rsidRDefault="00455D80" w:rsidP="00455D80">
            <w:pPr>
              <w:pStyle w:val="GOSTTablenorm"/>
              <w:suppressAutoHyphens/>
              <w:rPr>
                <w:b/>
              </w:rPr>
            </w:pPr>
            <w:proofErr w:type="spellStart"/>
            <w:r w:rsidRPr="00D52EE2">
              <w:rPr>
                <w:b/>
              </w:rPr>
              <w:t>DocGuids</w:t>
            </w:r>
            <w:proofErr w:type="spellEnd"/>
          </w:p>
        </w:tc>
        <w:tc>
          <w:tcPr>
            <w:tcW w:w="516" w:type="pct"/>
          </w:tcPr>
          <w:p w14:paraId="3BCD69B7" w14:textId="52532D4E" w:rsidR="00455D80" w:rsidRPr="00474651" w:rsidRDefault="00455D80" w:rsidP="00455D80">
            <w:pPr>
              <w:pStyle w:val="GOSTTablenorm"/>
              <w:suppressAutoHyphens/>
            </w:pPr>
            <w:r w:rsidRPr="00455D80">
              <w:t>Массив</w:t>
            </w:r>
          </w:p>
        </w:tc>
        <w:tc>
          <w:tcPr>
            <w:tcW w:w="304" w:type="pct"/>
          </w:tcPr>
          <w:p w14:paraId="525D72E3" w14:textId="3700DB83" w:rsidR="00455D80" w:rsidRPr="00BA7A4A" w:rsidRDefault="00455D80" w:rsidP="00455D80">
            <w:pPr>
              <w:pStyle w:val="GOSTTablenorm"/>
              <w:suppressAutoHyphens/>
            </w:pPr>
            <w:r w:rsidRPr="00455D80">
              <w:t>Да</w:t>
            </w:r>
          </w:p>
        </w:tc>
        <w:tc>
          <w:tcPr>
            <w:tcW w:w="325" w:type="pct"/>
          </w:tcPr>
          <w:p w14:paraId="660D58DC" w14:textId="7B3CB586" w:rsidR="00455D80" w:rsidRPr="00474651" w:rsidRDefault="00455D80" w:rsidP="00455D80">
            <w:pPr>
              <w:pStyle w:val="GOSTTablenorm"/>
              <w:suppressAutoHyphens/>
            </w:pPr>
            <w:r w:rsidRPr="00455D80">
              <w:t>-</w:t>
            </w:r>
          </w:p>
        </w:tc>
        <w:tc>
          <w:tcPr>
            <w:tcW w:w="1945" w:type="pct"/>
          </w:tcPr>
          <w:p w14:paraId="5C983BF7" w14:textId="77777777" w:rsidR="00455D80" w:rsidRDefault="00455D80" w:rsidP="00455D80">
            <w:pPr>
              <w:pStyle w:val="GOSTTablenorm"/>
              <w:suppressAutoHyphens/>
            </w:pPr>
            <w:r w:rsidRPr="00455D80">
              <w:t xml:space="preserve">Указывается перечень идентификаторов документов (тип данных = GUID, размерность =36), </w:t>
            </w:r>
            <w:r>
              <w:t>которые</w:t>
            </w:r>
            <w:r w:rsidRPr="00455D80">
              <w:t xml:space="preserve"> по данным ФП</w:t>
            </w:r>
            <w:r w:rsidR="005A3ABA">
              <w:t xml:space="preserve"> ГИИС ЭБ</w:t>
            </w:r>
            <w:r w:rsidRPr="00455D80">
              <w:t xml:space="preserve"> отражены в учете в заданном </w:t>
            </w:r>
            <w:r>
              <w:t>операционном дне</w:t>
            </w:r>
            <w:r w:rsidRPr="00455D80">
              <w:t xml:space="preserve"> по заданному субъекту учета</w:t>
            </w:r>
            <w:r w:rsidR="008E633E">
              <w:t>.</w:t>
            </w:r>
          </w:p>
          <w:p w14:paraId="02DDA501" w14:textId="29854929" w:rsidR="008E633E" w:rsidRPr="00C75A4E" w:rsidRDefault="008E633E" w:rsidP="00455D80">
            <w:pPr>
              <w:pStyle w:val="GOSTTablenorm"/>
              <w:suppressAutoHyphens/>
            </w:pPr>
            <w:r>
              <w:lastRenderedPageBreak/>
              <w:t>Под отраженными в учете (применительно к данному диагностическому отчету) понимаются документы, по которым в учетном модуле имеются предварительные или окончательные неотмененные записи учета в любых статусах</w:t>
            </w:r>
          </w:p>
        </w:tc>
      </w:tr>
    </w:tbl>
    <w:p w14:paraId="5C508951" w14:textId="77777777" w:rsidR="006D6AF4" w:rsidRPr="00F12B80" w:rsidRDefault="006D6AF4" w:rsidP="006D6AF4">
      <w:pPr>
        <w:pStyle w:val="31"/>
      </w:pPr>
      <w:bookmarkStart w:id="551" w:name="_Toc226457001"/>
      <w:commentRangeStart w:id="552"/>
      <w:commentRangeStart w:id="553"/>
      <w:r w:rsidRPr="00F12B80">
        <w:lastRenderedPageBreak/>
        <w:t>Пример запроса</w:t>
      </w:r>
      <w:commentRangeEnd w:id="552"/>
      <w:r w:rsidR="00455D80">
        <w:rPr>
          <w:rStyle w:val="affa"/>
          <w:rFonts w:cs="Times New Roman"/>
          <w:b w:val="0"/>
          <w:iCs w:val="0"/>
        </w:rPr>
        <w:commentReference w:id="552"/>
      </w:r>
      <w:commentRangeEnd w:id="553"/>
      <w:r w:rsidR="00580B95">
        <w:rPr>
          <w:rStyle w:val="affa"/>
          <w:rFonts w:cs="Times New Roman"/>
          <w:b w:val="0"/>
          <w:iCs w:val="0"/>
        </w:rPr>
        <w:commentReference w:id="553"/>
      </w:r>
      <w:bookmarkEnd w:id="551"/>
    </w:p>
    <w:p w14:paraId="2C8909C4" w14:textId="77777777" w:rsidR="00580B95" w:rsidRDefault="00580B95" w:rsidP="00580B95">
      <w:pPr>
        <w:pStyle w:val="GOSTScript"/>
        <w:suppressAutoHyphens/>
      </w:pPr>
      <w:r>
        <w:t>{</w:t>
      </w:r>
    </w:p>
    <w:p w14:paraId="20486BB0" w14:textId="77777777" w:rsidR="00580B95" w:rsidRDefault="00580B95" w:rsidP="00580B95">
      <w:pPr>
        <w:pStyle w:val="GOSTScript"/>
        <w:suppressAutoHyphens/>
      </w:pPr>
      <w:r>
        <w:tab/>
        <w:t>"header": {</w:t>
      </w:r>
    </w:p>
    <w:p w14:paraId="1557FD5B" w14:textId="77777777" w:rsidR="00580B95" w:rsidRDefault="00580B95" w:rsidP="00580B95">
      <w:pPr>
        <w:pStyle w:val="GOSTScript"/>
        <w:suppressAutoHyphens/>
      </w:pPr>
      <w:r>
        <w:tab/>
      </w:r>
      <w:r>
        <w:tab/>
        <w:t>"Source": "RMS",</w:t>
      </w:r>
    </w:p>
    <w:p w14:paraId="6B9F4B4C" w14:textId="77777777" w:rsidR="00580B95" w:rsidRDefault="00580B95" w:rsidP="00580B95">
      <w:pPr>
        <w:pStyle w:val="GOSTScript"/>
        <w:suppressAutoHyphens/>
      </w:pPr>
      <w:r>
        <w:tab/>
      </w:r>
      <w:r>
        <w:tab/>
        <w:t>"ReqDateTime": "2023-04-06 14:37:22",</w:t>
      </w:r>
    </w:p>
    <w:p w14:paraId="59188823" w14:textId="77777777" w:rsidR="00580B95" w:rsidRDefault="00580B95" w:rsidP="00580B95">
      <w:pPr>
        <w:pStyle w:val="GOSTScript"/>
        <w:suppressAutoHyphens/>
      </w:pPr>
      <w:r>
        <w:tab/>
      </w:r>
      <w:r>
        <w:tab/>
        <w:t>"Version": "2.4",</w:t>
      </w:r>
    </w:p>
    <w:p w14:paraId="1D2B855A" w14:textId="77777777" w:rsidR="00580B95" w:rsidRDefault="00580B95" w:rsidP="00580B95">
      <w:pPr>
        <w:pStyle w:val="GOSTScript"/>
        <w:suppressAutoHyphens/>
      </w:pPr>
      <w:r>
        <w:tab/>
      </w:r>
      <w:r>
        <w:tab/>
        <w:t>"ReqGuid": "b0d4ce5d-2757-4699-948c-cfa72ba94f10",</w:t>
      </w:r>
    </w:p>
    <w:p w14:paraId="29A790FC" w14:textId="77777777" w:rsidR="00580B95" w:rsidRDefault="00580B95" w:rsidP="00580B95">
      <w:pPr>
        <w:pStyle w:val="GOSTScript"/>
        <w:suppressAutoHyphens/>
      </w:pPr>
      <w:r>
        <w:tab/>
      </w:r>
      <w:r>
        <w:tab/>
        <w:t>"RequestType": "DocRec",</w:t>
      </w:r>
    </w:p>
    <w:p w14:paraId="1C71CB5F" w14:textId="77777777" w:rsidR="00580B95" w:rsidRDefault="00580B95" w:rsidP="00580B95">
      <w:pPr>
        <w:pStyle w:val="GOSTScript"/>
        <w:suppressAutoHyphens/>
      </w:pPr>
      <w:r>
        <w:tab/>
      </w:r>
      <w:r>
        <w:tab/>
        <w:t>"Subject": "5300",</w:t>
      </w:r>
    </w:p>
    <w:p w14:paraId="5493BB5A" w14:textId="77777777" w:rsidR="00580B95" w:rsidRDefault="00580B95" w:rsidP="00580B95">
      <w:pPr>
        <w:pStyle w:val="GOSTScript"/>
        <w:suppressAutoHyphens/>
      </w:pPr>
      <w:r>
        <w:tab/>
      </w:r>
      <w:r>
        <w:tab/>
        <w:t>"TradingDay": "2023-04-01",</w:t>
      </w:r>
    </w:p>
    <w:p w14:paraId="42873C3E" w14:textId="77777777" w:rsidR="00580B95" w:rsidRDefault="00580B95" w:rsidP="00580B95">
      <w:pPr>
        <w:pStyle w:val="GOSTScript"/>
        <w:suppressAutoHyphens/>
      </w:pPr>
      <w:r>
        <w:tab/>
      </w:r>
      <w:r>
        <w:tab/>
        <w:t>"DocGuids": [</w:t>
      </w:r>
    </w:p>
    <w:p w14:paraId="591EFA7A" w14:textId="77777777" w:rsidR="00580B95" w:rsidRDefault="00580B95" w:rsidP="00580B95">
      <w:pPr>
        <w:pStyle w:val="GOSTScript"/>
        <w:suppressAutoHyphens/>
      </w:pPr>
      <w:r>
        <w:tab/>
      </w:r>
      <w:r>
        <w:tab/>
      </w:r>
      <w:r>
        <w:tab/>
        <w:t>"g5t4ce5d-1473-9737-903v-cfa72ba94f60",</w:t>
      </w:r>
    </w:p>
    <w:p w14:paraId="147C0000" w14:textId="77777777" w:rsidR="00580B95" w:rsidRDefault="00580B95" w:rsidP="00580B95">
      <w:pPr>
        <w:pStyle w:val="GOSTScript"/>
        <w:suppressAutoHyphens/>
      </w:pPr>
      <w:r>
        <w:tab/>
      </w:r>
      <w:r>
        <w:tab/>
      </w:r>
      <w:r>
        <w:tab/>
        <w:t>"0yd88a7c-e513-46ff-ac39-71029ff82014"</w:t>
      </w:r>
    </w:p>
    <w:p w14:paraId="7418C621" w14:textId="77777777" w:rsidR="00580B95" w:rsidRDefault="00580B95" w:rsidP="00580B95">
      <w:pPr>
        <w:pStyle w:val="GOSTScript"/>
        <w:suppressAutoHyphens/>
      </w:pPr>
      <w:r>
        <w:tab/>
      </w:r>
      <w:r>
        <w:tab/>
        <w:t>]</w:t>
      </w:r>
    </w:p>
    <w:p w14:paraId="7575E0C9" w14:textId="77777777" w:rsidR="00580B95" w:rsidRDefault="00580B95" w:rsidP="00580B95">
      <w:pPr>
        <w:pStyle w:val="GOSTScript"/>
        <w:suppressAutoHyphens/>
      </w:pPr>
      <w:r>
        <w:tab/>
        <w:t>}</w:t>
      </w:r>
    </w:p>
    <w:p w14:paraId="61966590" w14:textId="463D8883" w:rsidR="006D6AF4" w:rsidRDefault="00580B95" w:rsidP="00580B95">
      <w:pPr>
        <w:pStyle w:val="GOSTScript"/>
        <w:suppressAutoHyphens/>
      </w:pPr>
      <w:r>
        <w:t>}</w:t>
      </w:r>
    </w:p>
    <w:p w14:paraId="0AE64801" w14:textId="64203C81" w:rsidR="006D6AF4" w:rsidRPr="00474651" w:rsidRDefault="006D6AF4" w:rsidP="006D6AF4">
      <w:pPr>
        <w:pStyle w:val="21"/>
      </w:pPr>
      <w:bookmarkStart w:id="554" w:name="_Toc226457002"/>
      <w:r w:rsidRPr="000E1E0A">
        <w:lastRenderedPageBreak/>
        <w:t>Параме</w:t>
      </w:r>
      <w:r w:rsidRPr="00474651">
        <w:t>тры ответа</w:t>
      </w:r>
      <w:bookmarkEnd w:id="554"/>
    </w:p>
    <w:p w14:paraId="3F6517CB" w14:textId="2885BCD7" w:rsidR="006D6AF4" w:rsidRDefault="006D6AF4" w:rsidP="006D6AF4">
      <w:pPr>
        <w:pStyle w:val="GOSTNameTable"/>
      </w:pPr>
      <w:r>
        <w:rPr>
          <w:noProof/>
        </w:rPr>
        <w:fldChar w:fldCharType="begin"/>
      </w:r>
      <w:r>
        <w:rPr>
          <w:noProof/>
        </w:rPr>
        <w:instrText xml:space="preserve"> SEQ Таблица \* ARABIC </w:instrText>
      </w:r>
      <w:r>
        <w:rPr>
          <w:noProof/>
        </w:rPr>
        <w:fldChar w:fldCharType="separate"/>
      </w:r>
      <w:bookmarkStart w:id="555" w:name="_Toc226457292"/>
      <w:r w:rsidR="00A67566">
        <w:rPr>
          <w:noProof/>
        </w:rPr>
        <w:t>17</w:t>
      </w:r>
      <w:r>
        <w:rPr>
          <w:noProof/>
        </w:rPr>
        <w:fldChar w:fldCharType="end"/>
      </w:r>
      <w:r>
        <w:t xml:space="preserve"> - </w:t>
      </w:r>
      <w:r w:rsidRPr="00C223D2">
        <w:t xml:space="preserve">Параметры ответа на </w:t>
      </w:r>
      <w:r w:rsidR="00455D80">
        <w:t xml:space="preserve">запрос </w:t>
      </w:r>
      <w:r w:rsidR="00455D80" w:rsidRPr="001F0072">
        <w:t>«</w:t>
      </w:r>
      <w:r w:rsidR="00455D80" w:rsidRPr="00423112">
        <w:t>Отчет «</w:t>
      </w:r>
      <w:proofErr w:type="spellStart"/>
      <w:r w:rsidR="00455D80" w:rsidRPr="00423112">
        <w:t>Подокументарная</w:t>
      </w:r>
      <w:proofErr w:type="spellEnd"/>
      <w:r w:rsidR="00455D80" w:rsidRPr="00423112">
        <w:t xml:space="preserve"> сверка (поиск удаленных документов)»</w:t>
      </w:r>
      <w:r w:rsidR="00455D80">
        <w:t>»</w:t>
      </w:r>
      <w:bookmarkEnd w:id="555"/>
    </w:p>
    <w:tbl>
      <w:tblPr>
        <w:tblStyle w:val="GOSTTable"/>
        <w:tblW w:w="5000" w:type="pct"/>
        <w:tblLayout w:type="fixed"/>
        <w:tblLook w:val="07E0" w:firstRow="1" w:lastRow="1" w:firstColumn="1" w:lastColumn="1" w:noHBand="1" w:noVBand="1"/>
      </w:tblPr>
      <w:tblGrid>
        <w:gridCol w:w="3453"/>
        <w:gridCol w:w="2354"/>
        <w:gridCol w:w="1569"/>
        <w:gridCol w:w="942"/>
        <w:gridCol w:w="989"/>
        <w:gridCol w:w="6387"/>
      </w:tblGrid>
      <w:tr w:rsidR="006D6AF4" w:rsidRPr="00BA7DE0" w14:paraId="7F87E7C9" w14:textId="77777777" w:rsidTr="00455D80">
        <w:trPr>
          <w:cnfStyle w:val="100000000000" w:firstRow="1" w:lastRow="0" w:firstColumn="0" w:lastColumn="0" w:oddVBand="0" w:evenVBand="0" w:oddHBand="0" w:evenHBand="0" w:firstRowFirstColumn="0" w:firstRowLastColumn="0" w:lastRowFirstColumn="0" w:lastRowLastColumn="0"/>
          <w:trHeight w:val="840"/>
        </w:trPr>
        <w:tc>
          <w:tcPr>
            <w:tcW w:w="1100" w:type="pct"/>
            <w:hideMark/>
          </w:tcPr>
          <w:p w14:paraId="244EA0E3" w14:textId="77777777" w:rsidR="006D6AF4" w:rsidRPr="000E1E0A" w:rsidRDefault="006D6AF4" w:rsidP="006D6AF4">
            <w:pPr>
              <w:pStyle w:val="GOSTTableHead"/>
            </w:pPr>
            <w:r w:rsidRPr="000E1E0A">
              <w:t>Наименование параметра</w:t>
            </w:r>
          </w:p>
        </w:tc>
        <w:tc>
          <w:tcPr>
            <w:tcW w:w="750" w:type="pct"/>
            <w:hideMark/>
          </w:tcPr>
          <w:p w14:paraId="777EEBA5" w14:textId="77777777" w:rsidR="006D6AF4" w:rsidRPr="00474651" w:rsidRDefault="006D6AF4" w:rsidP="006D6AF4">
            <w:pPr>
              <w:pStyle w:val="GOSTTableHead"/>
            </w:pPr>
            <w:r w:rsidRPr="00474651">
              <w:t>Название тэга</w:t>
            </w:r>
          </w:p>
        </w:tc>
        <w:tc>
          <w:tcPr>
            <w:tcW w:w="500" w:type="pct"/>
            <w:hideMark/>
          </w:tcPr>
          <w:p w14:paraId="5B230835" w14:textId="77777777" w:rsidR="006D6AF4" w:rsidRPr="00890A8D" w:rsidRDefault="006D6AF4" w:rsidP="006D6AF4">
            <w:pPr>
              <w:pStyle w:val="GOSTTableHead"/>
            </w:pPr>
            <w:r w:rsidRPr="00890A8D">
              <w:t>Тип данных</w:t>
            </w:r>
          </w:p>
        </w:tc>
        <w:tc>
          <w:tcPr>
            <w:tcW w:w="300" w:type="pct"/>
          </w:tcPr>
          <w:p w14:paraId="69FECF6A" w14:textId="77777777" w:rsidR="006D6AF4" w:rsidRPr="00BA7A4A" w:rsidRDefault="006D6AF4" w:rsidP="006D6AF4">
            <w:pPr>
              <w:pStyle w:val="GOSTTableHead"/>
            </w:pPr>
            <w:r w:rsidRPr="00BA7A4A">
              <w:t>Обязательность</w:t>
            </w:r>
          </w:p>
        </w:tc>
        <w:tc>
          <w:tcPr>
            <w:tcW w:w="315" w:type="pct"/>
          </w:tcPr>
          <w:p w14:paraId="6F680081" w14:textId="77777777" w:rsidR="006D6AF4" w:rsidRPr="00BA7A4A" w:rsidRDefault="006D6AF4" w:rsidP="006D6AF4">
            <w:pPr>
              <w:pStyle w:val="GOSTTableHead"/>
            </w:pPr>
            <w:r w:rsidRPr="00BA7A4A">
              <w:t>Размерность</w:t>
            </w:r>
          </w:p>
        </w:tc>
        <w:tc>
          <w:tcPr>
            <w:tcW w:w="2035" w:type="pct"/>
            <w:hideMark/>
          </w:tcPr>
          <w:p w14:paraId="03E83D64" w14:textId="77777777" w:rsidR="006D6AF4" w:rsidRPr="00BA7A4A" w:rsidRDefault="006D6AF4" w:rsidP="006D6AF4">
            <w:pPr>
              <w:pStyle w:val="GOSTTableHead"/>
            </w:pPr>
            <w:r w:rsidRPr="00BA7A4A">
              <w:t>Описание</w:t>
            </w:r>
          </w:p>
        </w:tc>
      </w:tr>
      <w:tr w:rsidR="006D6AF4" w:rsidRPr="00BA7DE0" w14:paraId="314296E6" w14:textId="77777777" w:rsidTr="00455D80">
        <w:tc>
          <w:tcPr>
            <w:tcW w:w="5000" w:type="pct"/>
            <w:gridSpan w:val="6"/>
          </w:tcPr>
          <w:p w14:paraId="1BD40EA5" w14:textId="77777777" w:rsidR="006D6AF4" w:rsidRPr="003F2180" w:rsidRDefault="006D6AF4" w:rsidP="006D6AF4">
            <w:pPr>
              <w:pStyle w:val="GOSTTableHead"/>
              <w:rPr>
                <w:szCs w:val="22"/>
              </w:rPr>
            </w:pPr>
            <w:r w:rsidRPr="00106607">
              <w:rPr>
                <w:szCs w:val="22"/>
              </w:rPr>
              <w:t>Перечень параметров ответа (</w:t>
            </w:r>
            <w:r w:rsidRPr="00106607">
              <w:rPr>
                <w:szCs w:val="22"/>
                <w:lang w:val="en-US"/>
              </w:rPr>
              <w:t>header</w:t>
            </w:r>
            <w:r w:rsidRPr="00106607">
              <w:rPr>
                <w:szCs w:val="22"/>
              </w:rPr>
              <w:t>)</w:t>
            </w:r>
          </w:p>
        </w:tc>
      </w:tr>
      <w:tr w:rsidR="006D6AF4" w:rsidRPr="00BA7DE0" w14:paraId="495D3A32" w14:textId="77777777" w:rsidTr="00455D80">
        <w:tc>
          <w:tcPr>
            <w:tcW w:w="1100" w:type="pct"/>
          </w:tcPr>
          <w:p w14:paraId="62A3CFEB" w14:textId="782E4356" w:rsidR="006D6AF4" w:rsidRPr="00106607" w:rsidRDefault="006D6AF4" w:rsidP="006D6AF4">
            <w:pPr>
              <w:pStyle w:val="GOSTTablenorm"/>
              <w:suppressAutoHyphens/>
            </w:pPr>
            <w:r w:rsidRPr="00106607">
              <w:t>Система -</w:t>
            </w:r>
            <w:r w:rsidR="00455D80">
              <w:t xml:space="preserve"> </w:t>
            </w:r>
            <w:r w:rsidRPr="00106607">
              <w:t>отправитель запроса</w:t>
            </w:r>
          </w:p>
        </w:tc>
        <w:tc>
          <w:tcPr>
            <w:tcW w:w="750" w:type="pct"/>
          </w:tcPr>
          <w:p w14:paraId="416C4675" w14:textId="77777777" w:rsidR="006D6AF4" w:rsidRPr="003F2180" w:rsidRDefault="006D6AF4" w:rsidP="006D6AF4">
            <w:pPr>
              <w:pStyle w:val="GOSTTablenorm"/>
              <w:suppressAutoHyphens/>
              <w:rPr>
                <w:lang w:val="en-US"/>
              </w:rPr>
            </w:pPr>
            <w:r w:rsidRPr="003F2180">
              <w:rPr>
                <w:lang w:val="en-US"/>
              </w:rPr>
              <w:t>Source</w:t>
            </w:r>
          </w:p>
        </w:tc>
        <w:tc>
          <w:tcPr>
            <w:tcW w:w="500" w:type="pct"/>
          </w:tcPr>
          <w:p w14:paraId="71D7D968" w14:textId="77777777" w:rsidR="006D6AF4" w:rsidRPr="00BA7DE0" w:rsidRDefault="006D6AF4" w:rsidP="006D6AF4">
            <w:pPr>
              <w:pStyle w:val="GOSTTablenorm"/>
              <w:suppressAutoHyphens/>
              <w:rPr>
                <w:lang w:val="en-US"/>
              </w:rPr>
            </w:pPr>
            <w:r w:rsidRPr="00BA7DE0">
              <w:t>Строка</w:t>
            </w:r>
          </w:p>
        </w:tc>
        <w:tc>
          <w:tcPr>
            <w:tcW w:w="300" w:type="pct"/>
          </w:tcPr>
          <w:p w14:paraId="00BC61FF" w14:textId="77777777" w:rsidR="006D6AF4" w:rsidRPr="00BA7DE0" w:rsidRDefault="006D6AF4" w:rsidP="006D6AF4">
            <w:pPr>
              <w:pStyle w:val="GOSTTablenorm"/>
              <w:suppressAutoHyphens/>
            </w:pPr>
            <w:r w:rsidRPr="00BA7DE0">
              <w:t>Да</w:t>
            </w:r>
          </w:p>
        </w:tc>
        <w:tc>
          <w:tcPr>
            <w:tcW w:w="315" w:type="pct"/>
          </w:tcPr>
          <w:p w14:paraId="560826D0" w14:textId="77777777" w:rsidR="006D6AF4" w:rsidRPr="00BA7DE0" w:rsidRDefault="006D6AF4" w:rsidP="006D6AF4">
            <w:pPr>
              <w:pStyle w:val="GOSTTablenorm"/>
              <w:suppressAutoHyphens/>
              <w:rPr>
                <w:lang w:val="en-US"/>
              </w:rPr>
            </w:pPr>
            <w:r w:rsidRPr="00BA7DE0">
              <w:t>&lt;=</w:t>
            </w:r>
            <w:r w:rsidRPr="00BA7DE0">
              <w:rPr>
                <w:lang w:val="en-US"/>
              </w:rPr>
              <w:t>10</w:t>
            </w:r>
          </w:p>
        </w:tc>
        <w:tc>
          <w:tcPr>
            <w:tcW w:w="2035" w:type="pct"/>
          </w:tcPr>
          <w:p w14:paraId="11C5D5BB" w14:textId="1AFCC89A" w:rsidR="006D6AF4" w:rsidRDefault="006D6AF4" w:rsidP="006D6AF4">
            <w:pPr>
              <w:pStyle w:val="GOSTTablenorm"/>
              <w:suppressAutoHyphens/>
            </w:pPr>
            <w:r w:rsidRPr="00106607">
              <w:t xml:space="preserve">ФП </w:t>
            </w:r>
            <w:r w:rsidRPr="00BA7DE0">
              <w:t xml:space="preserve">ГИИС ЭБ </w:t>
            </w:r>
            <w:r w:rsidR="00D52EE2">
              <w:t>- отправитель запроса.</w:t>
            </w:r>
          </w:p>
          <w:p w14:paraId="38CFA0FD" w14:textId="77777777" w:rsidR="00455D80" w:rsidRPr="001D05D7" w:rsidRDefault="00455D80" w:rsidP="00455D80">
            <w:pPr>
              <w:pStyle w:val="GOSTTablenorm"/>
              <w:suppressAutoHyphens/>
            </w:pPr>
            <w:r w:rsidRPr="001D05D7">
              <w:t>Возможные значения:</w:t>
            </w:r>
          </w:p>
          <w:p w14:paraId="1C6AD43F" w14:textId="105FD5AA" w:rsidR="006D6AF4" w:rsidRPr="00141AE4" w:rsidRDefault="00455D80" w:rsidP="00455D80">
            <w:pPr>
              <w:pStyle w:val="GOSTTableListMark1"/>
              <w:suppressAutoHyphens/>
            </w:pPr>
            <w:r w:rsidRPr="00C75A4E">
              <w:t>RMS (ПУД ЭБ)</w:t>
            </w:r>
          </w:p>
        </w:tc>
      </w:tr>
      <w:tr w:rsidR="006D6AF4" w:rsidRPr="00BA7DE0" w14:paraId="4520BF50" w14:textId="77777777" w:rsidTr="00455D80">
        <w:tc>
          <w:tcPr>
            <w:tcW w:w="1100" w:type="pct"/>
          </w:tcPr>
          <w:p w14:paraId="188E6AAE" w14:textId="77777777" w:rsidR="006D6AF4" w:rsidRPr="00106607" w:rsidRDefault="006D6AF4" w:rsidP="006D6AF4">
            <w:pPr>
              <w:pStyle w:val="GOSTTablenorm"/>
              <w:suppressAutoHyphens/>
            </w:pPr>
            <w:r w:rsidRPr="00106607">
              <w:t>Система - получатель ответа</w:t>
            </w:r>
          </w:p>
        </w:tc>
        <w:tc>
          <w:tcPr>
            <w:tcW w:w="750" w:type="pct"/>
          </w:tcPr>
          <w:p w14:paraId="2A9F58DF" w14:textId="77777777" w:rsidR="006D6AF4" w:rsidRPr="003F2180" w:rsidRDefault="006D6AF4" w:rsidP="006D6AF4">
            <w:pPr>
              <w:pStyle w:val="GOSTTablenorm"/>
              <w:suppressAutoHyphens/>
            </w:pPr>
            <w:r w:rsidRPr="00106607">
              <w:rPr>
                <w:lang w:val="en-US"/>
              </w:rPr>
              <w:t>Receiver</w:t>
            </w:r>
          </w:p>
        </w:tc>
        <w:tc>
          <w:tcPr>
            <w:tcW w:w="500" w:type="pct"/>
          </w:tcPr>
          <w:p w14:paraId="3E213DAD" w14:textId="77777777" w:rsidR="006D6AF4" w:rsidRPr="00BA7DE0" w:rsidRDefault="006D6AF4" w:rsidP="006D6AF4">
            <w:pPr>
              <w:pStyle w:val="GOSTTablenorm"/>
              <w:suppressAutoHyphens/>
            </w:pPr>
            <w:r w:rsidRPr="00BA7DE0">
              <w:t>Строка</w:t>
            </w:r>
          </w:p>
        </w:tc>
        <w:tc>
          <w:tcPr>
            <w:tcW w:w="300" w:type="pct"/>
          </w:tcPr>
          <w:p w14:paraId="1C47E772" w14:textId="77777777" w:rsidR="006D6AF4" w:rsidRPr="00BA7DE0" w:rsidRDefault="006D6AF4" w:rsidP="006D6AF4">
            <w:pPr>
              <w:pStyle w:val="GOSTTablenorm"/>
              <w:suppressAutoHyphens/>
            </w:pPr>
            <w:r w:rsidRPr="00BA7DE0">
              <w:t>Да</w:t>
            </w:r>
          </w:p>
        </w:tc>
        <w:tc>
          <w:tcPr>
            <w:tcW w:w="315" w:type="pct"/>
          </w:tcPr>
          <w:p w14:paraId="0D86D2D7" w14:textId="77777777" w:rsidR="006D6AF4" w:rsidRPr="00BA7DE0" w:rsidRDefault="006D6AF4" w:rsidP="006D6AF4">
            <w:pPr>
              <w:pStyle w:val="GOSTTablenorm"/>
              <w:suppressAutoHyphens/>
            </w:pPr>
            <w:r w:rsidRPr="00BA7DE0">
              <w:t>&lt;=10</w:t>
            </w:r>
          </w:p>
        </w:tc>
        <w:tc>
          <w:tcPr>
            <w:tcW w:w="2035" w:type="pct"/>
          </w:tcPr>
          <w:p w14:paraId="08532E18" w14:textId="4FFDC5F0" w:rsidR="006D6AF4" w:rsidRDefault="006D6AF4" w:rsidP="006D6AF4">
            <w:pPr>
              <w:pStyle w:val="GOSTTablenorm"/>
              <w:suppressAutoHyphens/>
            </w:pPr>
            <w:r w:rsidRPr="00106607">
              <w:t xml:space="preserve">ФП </w:t>
            </w:r>
            <w:r w:rsidRPr="00BA7DE0">
              <w:t xml:space="preserve">ГИИС ЭБ </w:t>
            </w:r>
            <w:r w:rsidR="00D52EE2">
              <w:t>- получатель ответа.</w:t>
            </w:r>
          </w:p>
          <w:p w14:paraId="6E580531" w14:textId="77777777" w:rsidR="00455D80" w:rsidRPr="001D05D7" w:rsidRDefault="00455D80" w:rsidP="00455D80">
            <w:pPr>
              <w:pStyle w:val="GOSTTablenorm"/>
              <w:suppressAutoHyphens/>
            </w:pPr>
            <w:r w:rsidRPr="001D05D7">
              <w:t>Возможные значения:</w:t>
            </w:r>
          </w:p>
          <w:p w14:paraId="5DA95B4F" w14:textId="41CC0F9A" w:rsidR="006D6AF4" w:rsidRPr="00141AE4" w:rsidRDefault="00455D80" w:rsidP="00455D80">
            <w:pPr>
              <w:pStyle w:val="GOSTTableListMark1"/>
              <w:suppressAutoHyphens/>
            </w:pPr>
            <w:r w:rsidRPr="00C75A4E">
              <w:t>RMS (ПУД ЭБ)</w:t>
            </w:r>
          </w:p>
        </w:tc>
      </w:tr>
      <w:tr w:rsidR="006D6AF4" w:rsidRPr="00BA7DE0" w14:paraId="0D22F8D3" w14:textId="77777777" w:rsidTr="00455D80">
        <w:tc>
          <w:tcPr>
            <w:tcW w:w="1100" w:type="pct"/>
          </w:tcPr>
          <w:p w14:paraId="14584332" w14:textId="77777777" w:rsidR="006D6AF4" w:rsidRPr="00106607" w:rsidRDefault="006D6AF4" w:rsidP="006D6AF4">
            <w:pPr>
              <w:pStyle w:val="GOSTTablenorm"/>
              <w:suppressAutoHyphens/>
            </w:pPr>
            <w:r w:rsidRPr="00106607">
              <w:t>Дата и время ответа</w:t>
            </w:r>
          </w:p>
        </w:tc>
        <w:tc>
          <w:tcPr>
            <w:tcW w:w="750" w:type="pct"/>
          </w:tcPr>
          <w:p w14:paraId="1916948E" w14:textId="77777777" w:rsidR="006D6AF4" w:rsidRPr="003F2180" w:rsidRDefault="006D6AF4" w:rsidP="006D6AF4">
            <w:pPr>
              <w:pStyle w:val="GOSTTablenorm"/>
              <w:suppressAutoHyphens/>
              <w:rPr>
                <w:lang w:val="en-US"/>
              </w:rPr>
            </w:pPr>
            <w:proofErr w:type="spellStart"/>
            <w:r w:rsidRPr="00106607">
              <w:rPr>
                <w:lang w:val="en-US"/>
              </w:rPr>
              <w:t>AnsDateTime</w:t>
            </w:r>
            <w:proofErr w:type="spellEnd"/>
          </w:p>
        </w:tc>
        <w:tc>
          <w:tcPr>
            <w:tcW w:w="500" w:type="pct"/>
          </w:tcPr>
          <w:p w14:paraId="124DD8B1" w14:textId="77777777" w:rsidR="006D6AF4" w:rsidRPr="00BA7DE0" w:rsidRDefault="006D6AF4" w:rsidP="006D6AF4">
            <w:pPr>
              <w:pStyle w:val="GOSTTablenorm"/>
              <w:suppressAutoHyphens/>
            </w:pPr>
            <w:r w:rsidRPr="00BA7DE0">
              <w:t>Дата-время (</w:t>
            </w:r>
            <w:r w:rsidRPr="00BA7DE0">
              <w:rPr>
                <w:lang w:val="en-US"/>
              </w:rPr>
              <w:t>timestamp</w:t>
            </w:r>
            <w:r w:rsidRPr="00BA7DE0">
              <w:t>)</w:t>
            </w:r>
          </w:p>
        </w:tc>
        <w:tc>
          <w:tcPr>
            <w:tcW w:w="300" w:type="pct"/>
          </w:tcPr>
          <w:p w14:paraId="4F7EAE41" w14:textId="77777777" w:rsidR="006D6AF4" w:rsidRPr="00BA7DE0" w:rsidRDefault="006D6AF4" w:rsidP="006D6AF4">
            <w:pPr>
              <w:pStyle w:val="GOSTTablenorm"/>
              <w:suppressAutoHyphens/>
            </w:pPr>
            <w:r w:rsidRPr="00BA7DE0">
              <w:t>Да</w:t>
            </w:r>
          </w:p>
        </w:tc>
        <w:tc>
          <w:tcPr>
            <w:tcW w:w="315" w:type="pct"/>
          </w:tcPr>
          <w:p w14:paraId="49EFD70B" w14:textId="77777777" w:rsidR="006D6AF4" w:rsidRPr="00BA7DE0" w:rsidRDefault="006D6AF4" w:rsidP="006D6AF4">
            <w:pPr>
              <w:pStyle w:val="GOSTTablenorm"/>
              <w:suppressAutoHyphens/>
            </w:pPr>
          </w:p>
        </w:tc>
        <w:tc>
          <w:tcPr>
            <w:tcW w:w="2035" w:type="pct"/>
          </w:tcPr>
          <w:p w14:paraId="11199C43" w14:textId="77777777" w:rsidR="006D6AF4" w:rsidRPr="003F2180" w:rsidRDefault="006D6AF4" w:rsidP="006D6AF4">
            <w:pPr>
              <w:pStyle w:val="GOSTTablenorm"/>
              <w:suppressAutoHyphens/>
            </w:pPr>
            <w:r w:rsidRPr="00106607">
              <w:t xml:space="preserve">Дата и время формирования ответа </w:t>
            </w:r>
            <w:r w:rsidRPr="00106607">
              <w:rPr>
                <w:lang w:val="en-US"/>
              </w:rPr>
              <w:t>SVAP</w:t>
            </w:r>
            <w:r w:rsidRPr="00106607">
              <w:t>.</w:t>
            </w:r>
          </w:p>
          <w:p w14:paraId="1E8C72F6" w14:textId="77777777" w:rsidR="006D6AF4" w:rsidRPr="00127F5B" w:rsidRDefault="006D6AF4" w:rsidP="006D6AF4">
            <w:pPr>
              <w:pStyle w:val="GOSTTablenorm"/>
              <w:suppressAutoHyphens/>
            </w:pPr>
            <w:r w:rsidRPr="00711EB3">
              <w:t xml:space="preserve">Формат </w:t>
            </w:r>
            <w:r w:rsidRPr="00711EB3">
              <w:rPr>
                <w:lang w:val="en-US"/>
              </w:rPr>
              <w:t>YYYY</w:t>
            </w:r>
            <w:r w:rsidRPr="004570C1">
              <w:t>-</w:t>
            </w:r>
            <w:r w:rsidRPr="00C04ABF">
              <w:rPr>
                <w:lang w:val="en-US"/>
              </w:rPr>
              <w:t>MM</w:t>
            </w:r>
            <w:r w:rsidRPr="00AF60EA">
              <w:t>-</w:t>
            </w:r>
            <w:r w:rsidRPr="00AF60EA">
              <w:rPr>
                <w:lang w:val="en-US"/>
              </w:rPr>
              <w:t>DD</w:t>
            </w:r>
            <w:r w:rsidRPr="00AF60EA">
              <w:t xml:space="preserve"> </w:t>
            </w:r>
            <w:proofErr w:type="spellStart"/>
            <w:r w:rsidRPr="00AF60EA">
              <w:rPr>
                <w:lang w:val="en-US"/>
              </w:rPr>
              <w:t>hh</w:t>
            </w:r>
            <w:proofErr w:type="spellEnd"/>
            <w:r w:rsidRPr="00AF60EA">
              <w:t>:</w:t>
            </w:r>
            <w:proofErr w:type="gramStart"/>
            <w:r w:rsidRPr="00AF60EA">
              <w:rPr>
                <w:lang w:val="en-US"/>
              </w:rPr>
              <w:t>mm</w:t>
            </w:r>
            <w:r w:rsidRPr="00AF60EA">
              <w:t>:</w:t>
            </w:r>
            <w:r w:rsidRPr="00AF60EA">
              <w:rPr>
                <w:lang w:val="en-US"/>
              </w:rPr>
              <w:t>ss</w:t>
            </w:r>
            <w:proofErr w:type="gramEnd"/>
          </w:p>
        </w:tc>
      </w:tr>
      <w:tr w:rsidR="006D6AF4" w:rsidRPr="00BA7DE0" w14:paraId="52902C5A" w14:textId="77777777" w:rsidTr="00455D80">
        <w:tc>
          <w:tcPr>
            <w:tcW w:w="1100" w:type="pct"/>
          </w:tcPr>
          <w:p w14:paraId="11B065A3" w14:textId="77777777" w:rsidR="006D6AF4" w:rsidRPr="00106607" w:rsidRDefault="006D6AF4" w:rsidP="006D6AF4">
            <w:pPr>
              <w:pStyle w:val="GOSTTablenorm"/>
              <w:suppressAutoHyphens/>
            </w:pPr>
            <w:r w:rsidRPr="00106607">
              <w:t>Версия формата</w:t>
            </w:r>
          </w:p>
        </w:tc>
        <w:tc>
          <w:tcPr>
            <w:tcW w:w="750" w:type="pct"/>
          </w:tcPr>
          <w:p w14:paraId="3737CD6C" w14:textId="77777777" w:rsidR="006D6AF4" w:rsidRPr="003F2180" w:rsidRDefault="006D6AF4" w:rsidP="006D6AF4">
            <w:pPr>
              <w:pStyle w:val="GOSTTablenorm"/>
              <w:suppressAutoHyphens/>
              <w:rPr>
                <w:lang w:val="en-US"/>
              </w:rPr>
            </w:pPr>
            <w:r w:rsidRPr="00106607">
              <w:rPr>
                <w:lang w:val="en-US"/>
              </w:rPr>
              <w:t>Version</w:t>
            </w:r>
          </w:p>
        </w:tc>
        <w:tc>
          <w:tcPr>
            <w:tcW w:w="500" w:type="pct"/>
          </w:tcPr>
          <w:p w14:paraId="72D06C57" w14:textId="77777777" w:rsidR="006D6AF4" w:rsidRPr="00BA7DE0" w:rsidRDefault="006D6AF4" w:rsidP="006D6AF4">
            <w:pPr>
              <w:pStyle w:val="GOSTTablenorm"/>
              <w:suppressAutoHyphens/>
              <w:rPr>
                <w:lang w:val="en-US"/>
              </w:rPr>
            </w:pPr>
            <w:r w:rsidRPr="00BA7DE0">
              <w:t>Строка</w:t>
            </w:r>
          </w:p>
        </w:tc>
        <w:tc>
          <w:tcPr>
            <w:tcW w:w="300" w:type="pct"/>
          </w:tcPr>
          <w:p w14:paraId="40D94A14" w14:textId="77777777" w:rsidR="006D6AF4" w:rsidRPr="00BA7DE0" w:rsidRDefault="006D6AF4" w:rsidP="006D6AF4">
            <w:pPr>
              <w:pStyle w:val="GOSTTablenorm"/>
              <w:suppressAutoHyphens/>
            </w:pPr>
            <w:r w:rsidRPr="00BA7DE0">
              <w:t>Да</w:t>
            </w:r>
          </w:p>
        </w:tc>
        <w:tc>
          <w:tcPr>
            <w:tcW w:w="315" w:type="pct"/>
          </w:tcPr>
          <w:p w14:paraId="6AFBC07F" w14:textId="77777777" w:rsidR="006D6AF4" w:rsidRPr="00106607" w:rsidRDefault="006D6AF4" w:rsidP="006D6AF4">
            <w:pPr>
              <w:pStyle w:val="GOSTTablenorm"/>
              <w:suppressAutoHyphens/>
              <w:rPr>
                <w:lang w:val="en-US"/>
              </w:rPr>
            </w:pPr>
            <w:r w:rsidRPr="00106607">
              <w:t>&lt;=</w:t>
            </w:r>
            <w:r w:rsidRPr="00106607">
              <w:rPr>
                <w:lang w:val="en-US"/>
              </w:rPr>
              <w:t>10</w:t>
            </w:r>
          </w:p>
        </w:tc>
        <w:tc>
          <w:tcPr>
            <w:tcW w:w="2035" w:type="pct"/>
          </w:tcPr>
          <w:p w14:paraId="5714C32B" w14:textId="77777777" w:rsidR="006D6AF4" w:rsidRPr="003F2180" w:rsidRDefault="006D6AF4" w:rsidP="006D6AF4">
            <w:pPr>
              <w:pStyle w:val="GOSTTablenorm"/>
              <w:suppressAutoHyphens/>
            </w:pPr>
            <w:r w:rsidRPr="003F2180">
              <w:t>Версия формата ответа</w:t>
            </w:r>
          </w:p>
        </w:tc>
      </w:tr>
      <w:tr w:rsidR="006D6AF4" w:rsidRPr="00BA7DE0" w14:paraId="54ECDAA6" w14:textId="77777777" w:rsidTr="00455D80">
        <w:tc>
          <w:tcPr>
            <w:tcW w:w="1100" w:type="pct"/>
          </w:tcPr>
          <w:p w14:paraId="00024979" w14:textId="77777777" w:rsidR="006D6AF4" w:rsidRPr="00106607" w:rsidRDefault="006D6AF4" w:rsidP="006D6AF4">
            <w:pPr>
              <w:pStyle w:val="GOSTTablenorm"/>
              <w:suppressAutoHyphens/>
            </w:pPr>
            <w:r w:rsidRPr="00106607">
              <w:t>Глобальный идентификатор запроса</w:t>
            </w:r>
          </w:p>
        </w:tc>
        <w:tc>
          <w:tcPr>
            <w:tcW w:w="750" w:type="pct"/>
          </w:tcPr>
          <w:p w14:paraId="72C95316" w14:textId="77777777" w:rsidR="006D6AF4" w:rsidRPr="00711EB3" w:rsidRDefault="006D6AF4" w:rsidP="006D6AF4">
            <w:pPr>
              <w:pStyle w:val="GOSTTablenorm"/>
              <w:suppressAutoHyphens/>
              <w:rPr>
                <w:lang w:val="en-US"/>
              </w:rPr>
            </w:pPr>
            <w:r w:rsidRPr="00106607">
              <w:rPr>
                <w:lang w:val="en-US"/>
              </w:rPr>
              <w:t>Req</w:t>
            </w:r>
            <w:r w:rsidRPr="003F2180">
              <w:t>G</w:t>
            </w:r>
            <w:proofErr w:type="spellStart"/>
            <w:r w:rsidRPr="00711EB3">
              <w:rPr>
                <w:lang w:val="en-US"/>
              </w:rPr>
              <w:t>uid</w:t>
            </w:r>
            <w:proofErr w:type="spellEnd"/>
          </w:p>
        </w:tc>
        <w:tc>
          <w:tcPr>
            <w:tcW w:w="500" w:type="pct"/>
          </w:tcPr>
          <w:p w14:paraId="308572AC" w14:textId="77777777" w:rsidR="006D6AF4" w:rsidRPr="00BA7DE0" w:rsidRDefault="006D6AF4" w:rsidP="006D6AF4">
            <w:pPr>
              <w:pStyle w:val="GOSTTablenorm"/>
              <w:suppressAutoHyphens/>
            </w:pPr>
            <w:r w:rsidRPr="00BA7DE0">
              <w:rPr>
                <w:lang w:val="en-US"/>
              </w:rPr>
              <w:t>GUID</w:t>
            </w:r>
          </w:p>
        </w:tc>
        <w:tc>
          <w:tcPr>
            <w:tcW w:w="300" w:type="pct"/>
          </w:tcPr>
          <w:p w14:paraId="0A8D05AE" w14:textId="77777777" w:rsidR="006D6AF4" w:rsidRPr="00BA7DE0" w:rsidRDefault="006D6AF4" w:rsidP="006D6AF4">
            <w:pPr>
              <w:pStyle w:val="GOSTTablenorm"/>
              <w:suppressAutoHyphens/>
            </w:pPr>
            <w:r w:rsidRPr="00BA7DE0">
              <w:t>Да</w:t>
            </w:r>
          </w:p>
        </w:tc>
        <w:tc>
          <w:tcPr>
            <w:tcW w:w="315" w:type="pct"/>
          </w:tcPr>
          <w:p w14:paraId="5F1FABD7" w14:textId="77777777" w:rsidR="006D6AF4" w:rsidRPr="00106607" w:rsidRDefault="006D6AF4" w:rsidP="006D6AF4">
            <w:pPr>
              <w:pStyle w:val="GOSTTablenorm"/>
              <w:suppressAutoHyphens/>
              <w:rPr>
                <w:lang w:val="en-US"/>
              </w:rPr>
            </w:pPr>
            <w:r w:rsidRPr="00106607">
              <w:rPr>
                <w:lang w:val="en-US"/>
              </w:rPr>
              <w:t>=</w:t>
            </w:r>
            <w:r w:rsidRPr="00106607">
              <w:t>36</w:t>
            </w:r>
          </w:p>
        </w:tc>
        <w:tc>
          <w:tcPr>
            <w:tcW w:w="2035" w:type="pct"/>
          </w:tcPr>
          <w:p w14:paraId="5D1049D2" w14:textId="77777777" w:rsidR="006D6AF4" w:rsidRPr="003F2180" w:rsidRDefault="006D6AF4" w:rsidP="006D6AF4">
            <w:pPr>
              <w:pStyle w:val="GOSTTablenorm"/>
              <w:suppressAutoHyphens/>
            </w:pPr>
            <w:r w:rsidRPr="003F2180">
              <w:t>Уникальный идентификатор запроса (с тире), на который направляется ответ</w:t>
            </w:r>
          </w:p>
        </w:tc>
      </w:tr>
      <w:tr w:rsidR="006D6AF4" w:rsidRPr="00BA7DE0" w14:paraId="65AE9547" w14:textId="77777777" w:rsidTr="00455D80">
        <w:tc>
          <w:tcPr>
            <w:tcW w:w="1100" w:type="pct"/>
          </w:tcPr>
          <w:p w14:paraId="1D8CF896" w14:textId="77777777" w:rsidR="006D6AF4" w:rsidRPr="00106607" w:rsidRDefault="006D6AF4" w:rsidP="006D6AF4">
            <w:pPr>
              <w:pStyle w:val="GOSTTablenorm"/>
              <w:suppressAutoHyphens/>
            </w:pPr>
            <w:r w:rsidRPr="00BA7DE0">
              <w:t>Глобальный идентификатор ответа</w:t>
            </w:r>
          </w:p>
        </w:tc>
        <w:tc>
          <w:tcPr>
            <w:tcW w:w="750" w:type="pct"/>
          </w:tcPr>
          <w:p w14:paraId="442943A5" w14:textId="77777777" w:rsidR="006D6AF4" w:rsidRPr="00106607" w:rsidRDefault="006D6AF4" w:rsidP="006D6AF4">
            <w:pPr>
              <w:pStyle w:val="GOSTTablenorm"/>
              <w:suppressAutoHyphens/>
              <w:rPr>
                <w:lang w:val="en-US"/>
              </w:rPr>
            </w:pPr>
            <w:proofErr w:type="spellStart"/>
            <w:r w:rsidRPr="00BA7DE0">
              <w:rPr>
                <w:lang w:val="en-US"/>
              </w:rPr>
              <w:t>AnsGuid</w:t>
            </w:r>
            <w:proofErr w:type="spellEnd"/>
          </w:p>
        </w:tc>
        <w:tc>
          <w:tcPr>
            <w:tcW w:w="500" w:type="pct"/>
          </w:tcPr>
          <w:p w14:paraId="7E14F0C5" w14:textId="77777777" w:rsidR="006D6AF4" w:rsidRPr="00BA7DE0" w:rsidRDefault="006D6AF4" w:rsidP="006D6AF4">
            <w:pPr>
              <w:pStyle w:val="GOSTTablenorm"/>
              <w:suppressAutoHyphens/>
              <w:rPr>
                <w:lang w:val="en-US"/>
              </w:rPr>
            </w:pPr>
            <w:r w:rsidRPr="00BA7DE0">
              <w:rPr>
                <w:lang w:val="en-US"/>
              </w:rPr>
              <w:t>GUID</w:t>
            </w:r>
          </w:p>
        </w:tc>
        <w:tc>
          <w:tcPr>
            <w:tcW w:w="300" w:type="pct"/>
          </w:tcPr>
          <w:p w14:paraId="0465C1FC" w14:textId="77777777" w:rsidR="006D6AF4" w:rsidRPr="00BA7DE0" w:rsidRDefault="006D6AF4" w:rsidP="006D6AF4">
            <w:pPr>
              <w:pStyle w:val="GOSTTablenorm"/>
              <w:suppressAutoHyphens/>
            </w:pPr>
            <w:r w:rsidRPr="00BA7DE0">
              <w:t>Да</w:t>
            </w:r>
          </w:p>
        </w:tc>
        <w:tc>
          <w:tcPr>
            <w:tcW w:w="315" w:type="pct"/>
          </w:tcPr>
          <w:p w14:paraId="4ECFA34F" w14:textId="77777777" w:rsidR="006D6AF4" w:rsidRPr="00106607" w:rsidRDefault="006D6AF4" w:rsidP="006D6AF4">
            <w:pPr>
              <w:pStyle w:val="GOSTTablenorm"/>
              <w:suppressAutoHyphens/>
              <w:rPr>
                <w:lang w:val="en-US"/>
              </w:rPr>
            </w:pPr>
            <w:r w:rsidRPr="00BA7DE0">
              <w:rPr>
                <w:lang w:val="en-US"/>
              </w:rPr>
              <w:t>=</w:t>
            </w:r>
            <w:r w:rsidRPr="00BA7DE0">
              <w:t>36</w:t>
            </w:r>
          </w:p>
        </w:tc>
        <w:tc>
          <w:tcPr>
            <w:tcW w:w="2035" w:type="pct"/>
          </w:tcPr>
          <w:p w14:paraId="0EB8E179" w14:textId="77777777" w:rsidR="006D6AF4" w:rsidRPr="00106607" w:rsidRDefault="006D6AF4" w:rsidP="006D6AF4">
            <w:pPr>
              <w:pStyle w:val="GOSTTablenorm"/>
              <w:suppressAutoHyphens/>
            </w:pPr>
            <w:r w:rsidRPr="00BA7DE0">
              <w:t>Уникальный идентификатор ответа (с тире)</w:t>
            </w:r>
          </w:p>
        </w:tc>
      </w:tr>
      <w:tr w:rsidR="006D6AF4" w:rsidRPr="00BA7DE0" w14:paraId="39E6F3F5" w14:textId="77777777" w:rsidTr="00455D80">
        <w:tc>
          <w:tcPr>
            <w:tcW w:w="1100" w:type="pct"/>
          </w:tcPr>
          <w:p w14:paraId="75A1B914" w14:textId="77777777" w:rsidR="006D6AF4" w:rsidRPr="00BA7DE0" w:rsidRDefault="006D6AF4" w:rsidP="006D6AF4">
            <w:pPr>
              <w:pStyle w:val="GOSTTablenorm"/>
              <w:suppressAutoHyphens/>
            </w:pPr>
            <w:r w:rsidRPr="00BA7DE0">
              <w:t>Глобальный идентификатор документа</w:t>
            </w:r>
          </w:p>
        </w:tc>
        <w:tc>
          <w:tcPr>
            <w:tcW w:w="750" w:type="pct"/>
          </w:tcPr>
          <w:p w14:paraId="584630DF" w14:textId="77777777" w:rsidR="006D6AF4" w:rsidRPr="00BA7DE0" w:rsidRDefault="006D6AF4" w:rsidP="006D6AF4">
            <w:pPr>
              <w:pStyle w:val="GOSTTablenorm"/>
              <w:suppressAutoHyphens/>
              <w:rPr>
                <w:lang w:val="en-US"/>
              </w:rPr>
            </w:pPr>
            <w:proofErr w:type="spellStart"/>
            <w:r w:rsidRPr="00BA7DE0">
              <w:rPr>
                <w:lang w:val="en-US"/>
              </w:rPr>
              <w:t>DocGuid</w:t>
            </w:r>
            <w:proofErr w:type="spellEnd"/>
          </w:p>
        </w:tc>
        <w:tc>
          <w:tcPr>
            <w:tcW w:w="500" w:type="pct"/>
          </w:tcPr>
          <w:p w14:paraId="17CDB78D" w14:textId="77777777" w:rsidR="006D6AF4" w:rsidRPr="00BA7DE0" w:rsidRDefault="006D6AF4" w:rsidP="006D6AF4">
            <w:pPr>
              <w:pStyle w:val="GOSTTablenorm"/>
              <w:suppressAutoHyphens/>
              <w:rPr>
                <w:lang w:val="en-US"/>
              </w:rPr>
            </w:pPr>
            <w:r w:rsidRPr="00BA7DE0">
              <w:rPr>
                <w:lang w:val="en-US"/>
              </w:rPr>
              <w:t>GUID</w:t>
            </w:r>
          </w:p>
        </w:tc>
        <w:tc>
          <w:tcPr>
            <w:tcW w:w="300" w:type="pct"/>
          </w:tcPr>
          <w:p w14:paraId="4A075C36" w14:textId="77777777" w:rsidR="006D6AF4" w:rsidRPr="00BA7DE0" w:rsidRDefault="006D6AF4" w:rsidP="006D6AF4">
            <w:pPr>
              <w:pStyle w:val="GOSTTablenorm"/>
              <w:suppressAutoHyphens/>
            </w:pPr>
            <w:r w:rsidRPr="00BA7DE0">
              <w:t>Нет</w:t>
            </w:r>
          </w:p>
        </w:tc>
        <w:tc>
          <w:tcPr>
            <w:tcW w:w="315" w:type="pct"/>
          </w:tcPr>
          <w:p w14:paraId="1769621B" w14:textId="77777777" w:rsidR="006D6AF4" w:rsidRPr="00BA7DE0" w:rsidRDefault="006D6AF4" w:rsidP="006D6AF4">
            <w:pPr>
              <w:pStyle w:val="GOSTTablenorm"/>
              <w:suppressAutoHyphens/>
              <w:rPr>
                <w:lang w:val="en-US"/>
              </w:rPr>
            </w:pPr>
            <w:r w:rsidRPr="00BA7DE0">
              <w:rPr>
                <w:lang w:val="en-US"/>
              </w:rPr>
              <w:t>=</w:t>
            </w:r>
            <w:r w:rsidRPr="00BA7DE0">
              <w:t>36</w:t>
            </w:r>
          </w:p>
        </w:tc>
        <w:tc>
          <w:tcPr>
            <w:tcW w:w="2035" w:type="pct"/>
          </w:tcPr>
          <w:p w14:paraId="40E55B28" w14:textId="77777777" w:rsidR="006D6AF4" w:rsidRPr="00BA7DE0" w:rsidRDefault="006D6AF4" w:rsidP="006D6AF4">
            <w:pPr>
              <w:pStyle w:val="GOSTTablenorm"/>
              <w:suppressAutoHyphens/>
            </w:pPr>
            <w:r w:rsidRPr="00BA7DE0">
              <w:t xml:space="preserve">Уникальный идентификатор документа/отчета/виджета (с тире), инициировавшего запрос. Заполняется, если был указан в запросе </w:t>
            </w:r>
          </w:p>
        </w:tc>
      </w:tr>
      <w:tr w:rsidR="006D6AF4" w:rsidRPr="00BA7DE0" w14:paraId="2FE5A616" w14:textId="77777777" w:rsidTr="00455D80">
        <w:tc>
          <w:tcPr>
            <w:tcW w:w="1100" w:type="pct"/>
          </w:tcPr>
          <w:p w14:paraId="6C29E374" w14:textId="77777777" w:rsidR="006D6AF4" w:rsidRPr="00BA7DE0" w:rsidRDefault="006D6AF4" w:rsidP="006D6AF4">
            <w:pPr>
              <w:pStyle w:val="GOSTTablenorm"/>
              <w:suppressAutoHyphens/>
            </w:pPr>
            <w:r w:rsidRPr="00106607">
              <w:t>Результат выполнения операции</w:t>
            </w:r>
          </w:p>
        </w:tc>
        <w:tc>
          <w:tcPr>
            <w:tcW w:w="750" w:type="pct"/>
          </w:tcPr>
          <w:p w14:paraId="1E07D719" w14:textId="77777777" w:rsidR="006D6AF4" w:rsidRPr="00BA7DE0" w:rsidRDefault="006D6AF4" w:rsidP="006D6AF4">
            <w:pPr>
              <w:pStyle w:val="GOSTTablenorm"/>
              <w:suppressAutoHyphens/>
              <w:rPr>
                <w:lang w:val="en-US"/>
              </w:rPr>
            </w:pPr>
            <w:proofErr w:type="spellStart"/>
            <w:r w:rsidRPr="00106607">
              <w:t>Result</w:t>
            </w:r>
            <w:proofErr w:type="spellEnd"/>
          </w:p>
        </w:tc>
        <w:tc>
          <w:tcPr>
            <w:tcW w:w="500" w:type="pct"/>
          </w:tcPr>
          <w:p w14:paraId="2DD39A99" w14:textId="77777777" w:rsidR="006D6AF4" w:rsidRPr="00BA7DE0" w:rsidRDefault="006D6AF4" w:rsidP="006D6AF4">
            <w:pPr>
              <w:pStyle w:val="GOSTTablenorm"/>
              <w:suppressAutoHyphens/>
            </w:pPr>
            <w:r w:rsidRPr="00BA7DE0">
              <w:t>Строка</w:t>
            </w:r>
          </w:p>
        </w:tc>
        <w:tc>
          <w:tcPr>
            <w:tcW w:w="300" w:type="pct"/>
          </w:tcPr>
          <w:p w14:paraId="29DEA21F" w14:textId="77777777" w:rsidR="006D6AF4" w:rsidRPr="00106607" w:rsidRDefault="006D6AF4" w:rsidP="006D6AF4">
            <w:pPr>
              <w:pStyle w:val="GOSTTablenorm"/>
              <w:suppressAutoHyphens/>
            </w:pPr>
            <w:r w:rsidRPr="00106607">
              <w:t>Да</w:t>
            </w:r>
          </w:p>
        </w:tc>
        <w:tc>
          <w:tcPr>
            <w:tcW w:w="315" w:type="pct"/>
          </w:tcPr>
          <w:p w14:paraId="5CFE3E20" w14:textId="77777777" w:rsidR="006D6AF4" w:rsidRPr="003F2180" w:rsidRDefault="006D6AF4" w:rsidP="006D6AF4">
            <w:pPr>
              <w:pStyle w:val="GOSTTablenorm"/>
              <w:suppressAutoHyphens/>
            </w:pPr>
            <w:r w:rsidRPr="00106607">
              <w:t>=1</w:t>
            </w:r>
          </w:p>
        </w:tc>
        <w:tc>
          <w:tcPr>
            <w:tcW w:w="2035" w:type="pct"/>
          </w:tcPr>
          <w:p w14:paraId="20A23AAD" w14:textId="77777777" w:rsidR="006D6AF4" w:rsidRPr="00711EB3" w:rsidRDefault="006D6AF4" w:rsidP="006D6AF4">
            <w:pPr>
              <w:pStyle w:val="GOSTTablenorm"/>
              <w:suppressAutoHyphens/>
            </w:pPr>
            <w:r w:rsidRPr="00711EB3">
              <w:t>Передаются следующие значения:</w:t>
            </w:r>
          </w:p>
          <w:p w14:paraId="0AB1CBA7" w14:textId="77777777" w:rsidR="006D6AF4" w:rsidRPr="00BA7DE0" w:rsidRDefault="006D6AF4" w:rsidP="006D6AF4">
            <w:pPr>
              <w:pStyle w:val="GOSTTableListMark1"/>
              <w:suppressAutoHyphens/>
              <w:rPr>
                <w:lang w:val="en-US"/>
              </w:rPr>
            </w:pPr>
            <w:r>
              <w:t>«</w:t>
            </w:r>
            <w:r w:rsidRPr="00BA7DE0">
              <w:rPr>
                <w:lang w:val="en-US"/>
              </w:rPr>
              <w:t>S</w:t>
            </w:r>
            <w:r>
              <w:t xml:space="preserve">» </w:t>
            </w:r>
            <w:r w:rsidRPr="00BA7DE0">
              <w:rPr>
                <w:lang w:val="en-US"/>
              </w:rPr>
              <w:t xml:space="preserve">– SUCCESS – </w:t>
            </w:r>
            <w:r w:rsidRPr="00BA7DE0">
              <w:t>у</w:t>
            </w:r>
            <w:proofErr w:type="spellStart"/>
            <w:r w:rsidRPr="00BA7DE0">
              <w:rPr>
                <w:lang w:val="en-US"/>
              </w:rPr>
              <w:t>спешное</w:t>
            </w:r>
            <w:proofErr w:type="spellEnd"/>
            <w:r w:rsidRPr="00BA7DE0">
              <w:rPr>
                <w:lang w:val="en-US"/>
              </w:rPr>
              <w:t xml:space="preserve"> </w:t>
            </w:r>
            <w:proofErr w:type="spellStart"/>
            <w:r w:rsidRPr="00BA7DE0">
              <w:rPr>
                <w:lang w:val="en-US"/>
              </w:rPr>
              <w:t>завершение</w:t>
            </w:r>
            <w:proofErr w:type="spellEnd"/>
            <w:r>
              <w:t>;</w:t>
            </w:r>
          </w:p>
          <w:p w14:paraId="61DE801C" w14:textId="77777777" w:rsidR="006D6AF4" w:rsidRPr="00BA7DE0" w:rsidRDefault="006D6AF4" w:rsidP="006D6AF4">
            <w:pPr>
              <w:pStyle w:val="GOSTTableListMark1"/>
              <w:suppressAutoHyphens/>
            </w:pPr>
            <w:r>
              <w:t>«</w:t>
            </w:r>
            <w:r w:rsidRPr="00BA7DE0">
              <w:rPr>
                <w:lang w:val="en-US"/>
              </w:rPr>
              <w:t>E</w:t>
            </w:r>
            <w:r>
              <w:t>»</w:t>
            </w:r>
            <w:r w:rsidRPr="00BA7DE0">
              <w:t xml:space="preserve"> – </w:t>
            </w:r>
            <w:r w:rsidRPr="00BA7DE0">
              <w:rPr>
                <w:lang w:val="en-US"/>
              </w:rPr>
              <w:t>ERROR</w:t>
            </w:r>
            <w:r w:rsidRPr="00BA7DE0">
              <w:t xml:space="preserve"> – не успешное завершение</w:t>
            </w:r>
          </w:p>
        </w:tc>
      </w:tr>
      <w:tr w:rsidR="006D6AF4" w:rsidRPr="00BA7DE0" w14:paraId="23C8A7E5" w14:textId="77777777" w:rsidTr="00455D80">
        <w:tc>
          <w:tcPr>
            <w:tcW w:w="1100" w:type="pct"/>
          </w:tcPr>
          <w:p w14:paraId="182173C2" w14:textId="77777777" w:rsidR="006D6AF4" w:rsidRPr="00106607" w:rsidRDefault="006D6AF4" w:rsidP="006D6AF4">
            <w:pPr>
              <w:pStyle w:val="GOSTTablenorm"/>
              <w:suppressAutoHyphens/>
            </w:pPr>
            <w:r w:rsidRPr="00106607">
              <w:t>Текст ошибки</w:t>
            </w:r>
          </w:p>
        </w:tc>
        <w:tc>
          <w:tcPr>
            <w:tcW w:w="750" w:type="pct"/>
          </w:tcPr>
          <w:p w14:paraId="5662A42E" w14:textId="77777777" w:rsidR="006D6AF4" w:rsidRPr="003F2180" w:rsidRDefault="006D6AF4" w:rsidP="006D6AF4">
            <w:pPr>
              <w:pStyle w:val="GOSTTablenorm"/>
              <w:suppressAutoHyphens/>
              <w:rPr>
                <w:lang w:val="en-US"/>
              </w:rPr>
            </w:pPr>
            <w:proofErr w:type="spellStart"/>
            <w:r w:rsidRPr="00106607">
              <w:rPr>
                <w:lang w:val="en-US"/>
              </w:rPr>
              <w:t>ResultDescr</w:t>
            </w:r>
            <w:proofErr w:type="spellEnd"/>
          </w:p>
        </w:tc>
        <w:tc>
          <w:tcPr>
            <w:tcW w:w="500" w:type="pct"/>
          </w:tcPr>
          <w:p w14:paraId="21415639" w14:textId="77777777" w:rsidR="006D6AF4" w:rsidRPr="00BA7DE0" w:rsidRDefault="006D6AF4" w:rsidP="006D6AF4">
            <w:pPr>
              <w:pStyle w:val="GOSTTablenorm"/>
              <w:suppressAutoHyphens/>
            </w:pPr>
            <w:r w:rsidRPr="00BA7DE0">
              <w:t>Строка</w:t>
            </w:r>
          </w:p>
        </w:tc>
        <w:tc>
          <w:tcPr>
            <w:tcW w:w="300" w:type="pct"/>
          </w:tcPr>
          <w:p w14:paraId="6295968E" w14:textId="77777777" w:rsidR="006D6AF4" w:rsidRPr="00106607" w:rsidRDefault="006D6AF4" w:rsidP="006D6AF4">
            <w:pPr>
              <w:pStyle w:val="GOSTTablenorm"/>
              <w:suppressAutoHyphens/>
            </w:pPr>
            <w:r w:rsidRPr="00106607">
              <w:t>Нет</w:t>
            </w:r>
          </w:p>
        </w:tc>
        <w:tc>
          <w:tcPr>
            <w:tcW w:w="315" w:type="pct"/>
          </w:tcPr>
          <w:p w14:paraId="1FBDBB3A" w14:textId="77777777" w:rsidR="006D6AF4" w:rsidRPr="003F2180" w:rsidRDefault="006D6AF4" w:rsidP="006D6AF4">
            <w:pPr>
              <w:pStyle w:val="GOSTTablenorm"/>
              <w:suppressAutoHyphens/>
            </w:pPr>
            <w:r w:rsidRPr="00106607">
              <w:rPr>
                <w:lang w:val="en-US"/>
              </w:rPr>
              <w:t>&lt;</w:t>
            </w:r>
            <w:r w:rsidRPr="003F2180">
              <w:t>=2000</w:t>
            </w:r>
          </w:p>
        </w:tc>
        <w:tc>
          <w:tcPr>
            <w:tcW w:w="2035" w:type="pct"/>
          </w:tcPr>
          <w:p w14:paraId="4CC45A4A" w14:textId="77777777" w:rsidR="006D6AF4" w:rsidRPr="004570C1" w:rsidRDefault="006D6AF4" w:rsidP="006D6AF4">
            <w:pPr>
              <w:pStyle w:val="GOSTTablenorm"/>
              <w:suppressAutoHyphens/>
            </w:pPr>
            <w:r w:rsidRPr="00711EB3">
              <w:t xml:space="preserve">Текст ошибки, содержит развернутый текст ошибки (в </w:t>
            </w:r>
            <w:proofErr w:type="spellStart"/>
            <w:r w:rsidRPr="00711EB3">
              <w:t>Result</w:t>
            </w:r>
            <w:proofErr w:type="spellEnd"/>
            <w:r w:rsidRPr="00711EB3">
              <w:t xml:space="preserve"> передано значение, отличное от «</w:t>
            </w:r>
            <w:r w:rsidRPr="00711EB3">
              <w:rPr>
                <w:lang w:val="en-US"/>
              </w:rPr>
              <w:t>S</w:t>
            </w:r>
            <w:r w:rsidRPr="004570C1">
              <w:t>»)</w:t>
            </w:r>
          </w:p>
        </w:tc>
      </w:tr>
      <w:tr w:rsidR="006D6AF4" w:rsidRPr="00BA7DE0" w14:paraId="4C806F95" w14:textId="77777777" w:rsidTr="00455D80">
        <w:tc>
          <w:tcPr>
            <w:tcW w:w="5000" w:type="pct"/>
            <w:gridSpan w:val="6"/>
          </w:tcPr>
          <w:p w14:paraId="63DDBBF4" w14:textId="77777777" w:rsidR="006D6AF4" w:rsidRPr="00106607" w:rsidRDefault="006D6AF4" w:rsidP="006D6AF4">
            <w:pPr>
              <w:pStyle w:val="GOSTTableHead"/>
              <w:rPr>
                <w:szCs w:val="22"/>
              </w:rPr>
            </w:pPr>
            <w:r w:rsidRPr="00106607">
              <w:rPr>
                <w:szCs w:val="22"/>
              </w:rPr>
              <w:lastRenderedPageBreak/>
              <w:t>Перечень параметров ответа (</w:t>
            </w:r>
            <w:r w:rsidRPr="00BA7DE0">
              <w:rPr>
                <w:szCs w:val="22"/>
                <w:lang w:val="en-US"/>
              </w:rPr>
              <w:t>document</w:t>
            </w:r>
            <w:r w:rsidRPr="00106607">
              <w:rPr>
                <w:szCs w:val="22"/>
              </w:rPr>
              <w:t>)</w:t>
            </w:r>
          </w:p>
        </w:tc>
      </w:tr>
      <w:tr w:rsidR="00455D80" w:rsidRPr="00BA7DE0" w14:paraId="083191BF" w14:textId="77777777" w:rsidTr="00455D80">
        <w:tc>
          <w:tcPr>
            <w:tcW w:w="1100" w:type="pct"/>
          </w:tcPr>
          <w:p w14:paraId="76458F34" w14:textId="3D855A7D" w:rsidR="00455D80" w:rsidRPr="00D52EE2" w:rsidRDefault="00455D80" w:rsidP="00455D80">
            <w:pPr>
              <w:pStyle w:val="GOSTTablenorm"/>
              <w:suppressAutoHyphens/>
              <w:rPr>
                <w:b/>
              </w:rPr>
            </w:pPr>
            <w:r w:rsidRPr="00D52EE2">
              <w:rPr>
                <w:b/>
              </w:rPr>
              <w:t>Перечень документов, не отраженных в учете</w:t>
            </w:r>
          </w:p>
        </w:tc>
        <w:tc>
          <w:tcPr>
            <w:tcW w:w="750" w:type="pct"/>
          </w:tcPr>
          <w:p w14:paraId="6593A331" w14:textId="0C85976B" w:rsidR="00455D80" w:rsidRPr="00D52EE2" w:rsidRDefault="00455D80" w:rsidP="00455D80">
            <w:pPr>
              <w:pStyle w:val="GOSTTablenorm"/>
              <w:suppressAutoHyphens/>
              <w:rPr>
                <w:b/>
              </w:rPr>
            </w:pPr>
            <w:proofErr w:type="spellStart"/>
            <w:r w:rsidRPr="00D52EE2">
              <w:rPr>
                <w:b/>
              </w:rPr>
              <w:t>DocListNotReflected</w:t>
            </w:r>
            <w:proofErr w:type="spellEnd"/>
          </w:p>
        </w:tc>
        <w:tc>
          <w:tcPr>
            <w:tcW w:w="500" w:type="pct"/>
          </w:tcPr>
          <w:p w14:paraId="6BE87ED1" w14:textId="562D2A60" w:rsidR="00455D80" w:rsidRPr="00C75A4E" w:rsidRDefault="00455D80" w:rsidP="00455D80">
            <w:pPr>
              <w:pStyle w:val="GOSTTablenorm"/>
              <w:suppressAutoHyphens/>
            </w:pPr>
            <w:r w:rsidRPr="00455D80">
              <w:t>Массив</w:t>
            </w:r>
          </w:p>
        </w:tc>
        <w:tc>
          <w:tcPr>
            <w:tcW w:w="300" w:type="pct"/>
          </w:tcPr>
          <w:p w14:paraId="515606F8" w14:textId="5713BCA6" w:rsidR="00455D80" w:rsidRPr="00C75A4E" w:rsidRDefault="00455D80" w:rsidP="00455D80">
            <w:pPr>
              <w:pStyle w:val="GOSTTablenorm"/>
              <w:suppressAutoHyphens/>
            </w:pPr>
            <w:r w:rsidRPr="00455D80">
              <w:t>Нет</w:t>
            </w:r>
          </w:p>
        </w:tc>
        <w:tc>
          <w:tcPr>
            <w:tcW w:w="315" w:type="pct"/>
          </w:tcPr>
          <w:p w14:paraId="6C56396C" w14:textId="4A08D8EF" w:rsidR="00455D80" w:rsidRPr="00474651" w:rsidRDefault="00455D80" w:rsidP="00455D80">
            <w:pPr>
              <w:pStyle w:val="GOSTTablenorm"/>
              <w:suppressAutoHyphens/>
            </w:pPr>
            <w:r w:rsidRPr="00455D80">
              <w:t>-</w:t>
            </w:r>
          </w:p>
        </w:tc>
        <w:tc>
          <w:tcPr>
            <w:tcW w:w="2035" w:type="pct"/>
          </w:tcPr>
          <w:p w14:paraId="073FD100" w14:textId="60BF5E59" w:rsidR="00455D80" w:rsidRPr="00455D80" w:rsidRDefault="00455D80" w:rsidP="00455D80">
            <w:pPr>
              <w:pStyle w:val="GOSTTablenorm"/>
            </w:pPr>
            <w:r w:rsidRPr="00455D80">
              <w:t>Заполняется в случае выявления в массиве, переданном в составе запроса, документов, по которым отсутствуют неотмененные записи учета по заданному</w:t>
            </w:r>
            <w:r w:rsidR="00D52EE2">
              <w:t xml:space="preserve"> субъекту учета за заданный ОД.</w:t>
            </w:r>
          </w:p>
          <w:p w14:paraId="42E5E290" w14:textId="3641A113" w:rsidR="00455D80" w:rsidRPr="000E1E0A" w:rsidRDefault="00455D80" w:rsidP="00455D80">
            <w:pPr>
              <w:pStyle w:val="GOSTTablenorm"/>
              <w:suppressAutoHyphens/>
            </w:pPr>
            <w:r w:rsidRPr="00455D80">
              <w:t>В составе массива передается определенный по результатам диагностики перечень идентификаторов документов (тип данных = GUID, размерность =36)</w:t>
            </w:r>
          </w:p>
        </w:tc>
      </w:tr>
      <w:tr w:rsidR="00455D80" w:rsidRPr="00BA7DE0" w14:paraId="2FFBAF22" w14:textId="77777777" w:rsidTr="00455D80">
        <w:tc>
          <w:tcPr>
            <w:tcW w:w="1100" w:type="pct"/>
          </w:tcPr>
          <w:p w14:paraId="70B10149" w14:textId="720EEDC9" w:rsidR="00455D80" w:rsidRPr="00D52EE2" w:rsidRDefault="00455D80" w:rsidP="00455D80">
            <w:pPr>
              <w:pStyle w:val="GOSTTablenorm"/>
              <w:suppressAutoHyphens/>
              <w:rPr>
                <w:b/>
              </w:rPr>
            </w:pPr>
            <w:r w:rsidRPr="00D52EE2">
              <w:rPr>
                <w:b/>
              </w:rPr>
              <w:t>Перечень документов, отсутствующих в ФП</w:t>
            </w:r>
          </w:p>
        </w:tc>
        <w:tc>
          <w:tcPr>
            <w:tcW w:w="750" w:type="pct"/>
          </w:tcPr>
          <w:p w14:paraId="518B3080" w14:textId="44C02340" w:rsidR="00455D80" w:rsidRPr="00D52EE2" w:rsidRDefault="00455D80" w:rsidP="00455D80">
            <w:pPr>
              <w:pStyle w:val="GOSTTablenorm"/>
              <w:suppressAutoHyphens/>
              <w:rPr>
                <w:b/>
              </w:rPr>
            </w:pPr>
            <w:proofErr w:type="spellStart"/>
            <w:r w:rsidRPr="00D52EE2">
              <w:rPr>
                <w:b/>
              </w:rPr>
              <w:t>DocListMissing</w:t>
            </w:r>
            <w:proofErr w:type="spellEnd"/>
          </w:p>
        </w:tc>
        <w:tc>
          <w:tcPr>
            <w:tcW w:w="500" w:type="pct"/>
          </w:tcPr>
          <w:p w14:paraId="63D07664" w14:textId="3AA6D565" w:rsidR="00455D80" w:rsidRPr="00C75A4E" w:rsidRDefault="00455D80" w:rsidP="00455D80">
            <w:pPr>
              <w:pStyle w:val="GOSTTablenorm"/>
              <w:suppressAutoHyphens/>
            </w:pPr>
            <w:r w:rsidRPr="00455D80">
              <w:t>Массив</w:t>
            </w:r>
          </w:p>
        </w:tc>
        <w:tc>
          <w:tcPr>
            <w:tcW w:w="300" w:type="pct"/>
          </w:tcPr>
          <w:p w14:paraId="4F5AB6A4" w14:textId="4008CF89" w:rsidR="00455D80" w:rsidRPr="00C75A4E" w:rsidRDefault="00455D80" w:rsidP="00455D80">
            <w:pPr>
              <w:pStyle w:val="GOSTTablenorm"/>
              <w:suppressAutoHyphens/>
            </w:pPr>
            <w:r w:rsidRPr="00455D80">
              <w:t>Нет</w:t>
            </w:r>
          </w:p>
        </w:tc>
        <w:tc>
          <w:tcPr>
            <w:tcW w:w="315" w:type="pct"/>
          </w:tcPr>
          <w:p w14:paraId="661D8306" w14:textId="20ECB2ED" w:rsidR="00455D80" w:rsidRPr="00C75A4E" w:rsidRDefault="00455D80" w:rsidP="00455D80">
            <w:pPr>
              <w:pStyle w:val="GOSTTablenorm"/>
              <w:suppressAutoHyphens/>
            </w:pPr>
            <w:r w:rsidRPr="00455D80">
              <w:t>-</w:t>
            </w:r>
          </w:p>
        </w:tc>
        <w:tc>
          <w:tcPr>
            <w:tcW w:w="2035" w:type="pct"/>
          </w:tcPr>
          <w:p w14:paraId="0F42C5D7" w14:textId="3A43464A" w:rsidR="00455D80" w:rsidRPr="00455D80" w:rsidRDefault="00455D80" w:rsidP="00455D80">
            <w:pPr>
              <w:pStyle w:val="GOSTTablenorm"/>
            </w:pPr>
            <w:r w:rsidRPr="00455D80">
              <w:t>Заполняется в случае выявления неотмененных записей учета по документам (по заданному субъекту учета за заданный ОД), отсутствующим в массиве</w:t>
            </w:r>
            <w:r w:rsidR="00D52EE2">
              <w:t>, переданном в составе запроса.</w:t>
            </w:r>
          </w:p>
          <w:p w14:paraId="15386808" w14:textId="0FAC7983" w:rsidR="00455D80" w:rsidRPr="000E1E0A" w:rsidRDefault="00455D80" w:rsidP="00455D80">
            <w:pPr>
              <w:pStyle w:val="GOSTTablenorm"/>
              <w:suppressAutoHyphens/>
            </w:pPr>
            <w:r w:rsidRPr="00455D80">
              <w:t>В составе массива передается определенный по результатам диагностики перечень идентификаторов документов (тип данных = GUID, размерность =36)</w:t>
            </w:r>
          </w:p>
        </w:tc>
      </w:tr>
    </w:tbl>
    <w:p w14:paraId="676CB2E2" w14:textId="77777777" w:rsidR="006D6AF4" w:rsidRPr="00F12B80" w:rsidRDefault="006D6AF4" w:rsidP="006D6AF4">
      <w:pPr>
        <w:pStyle w:val="31"/>
      </w:pPr>
      <w:bookmarkStart w:id="556" w:name="_Toc226457003"/>
      <w:commentRangeStart w:id="557"/>
      <w:commentRangeStart w:id="558"/>
      <w:r w:rsidRPr="00F12B80">
        <w:t>Пример ответа</w:t>
      </w:r>
      <w:commentRangeEnd w:id="557"/>
      <w:r w:rsidR="00455D80">
        <w:rPr>
          <w:rStyle w:val="affa"/>
          <w:rFonts w:cs="Times New Roman"/>
          <w:b w:val="0"/>
          <w:iCs w:val="0"/>
        </w:rPr>
        <w:commentReference w:id="557"/>
      </w:r>
      <w:commentRangeEnd w:id="558"/>
      <w:r w:rsidR="00CD13B4">
        <w:rPr>
          <w:rStyle w:val="affa"/>
          <w:rFonts w:cs="Times New Roman"/>
          <w:b w:val="0"/>
          <w:iCs w:val="0"/>
        </w:rPr>
        <w:commentReference w:id="558"/>
      </w:r>
      <w:bookmarkEnd w:id="556"/>
    </w:p>
    <w:p w14:paraId="0E68FA9E" w14:textId="77777777" w:rsidR="00CD13B4" w:rsidRDefault="00CD13B4" w:rsidP="00CD13B4">
      <w:pPr>
        <w:pStyle w:val="GOSTScript"/>
        <w:suppressAutoHyphens/>
      </w:pPr>
      <w:r>
        <w:t>{</w:t>
      </w:r>
    </w:p>
    <w:p w14:paraId="6C632682" w14:textId="77777777" w:rsidR="00CD13B4" w:rsidRDefault="00CD13B4" w:rsidP="00CD13B4">
      <w:pPr>
        <w:pStyle w:val="GOSTScript"/>
        <w:suppressAutoHyphens/>
      </w:pPr>
      <w:r>
        <w:tab/>
        <w:t>"header": {</w:t>
      </w:r>
    </w:p>
    <w:p w14:paraId="32C94263" w14:textId="77777777" w:rsidR="00CD13B4" w:rsidRDefault="00CD13B4" w:rsidP="00CD13B4">
      <w:pPr>
        <w:pStyle w:val="GOSTScript"/>
        <w:suppressAutoHyphens/>
      </w:pPr>
      <w:r>
        <w:tab/>
      </w:r>
      <w:r>
        <w:tab/>
        <w:t>"Source": "RMS",</w:t>
      </w:r>
    </w:p>
    <w:p w14:paraId="6E049EDD" w14:textId="77777777" w:rsidR="00CD13B4" w:rsidRDefault="00CD13B4" w:rsidP="00CD13B4">
      <w:pPr>
        <w:pStyle w:val="GOSTScript"/>
        <w:suppressAutoHyphens/>
      </w:pPr>
      <w:r>
        <w:tab/>
      </w:r>
      <w:r>
        <w:tab/>
        <w:t>"Receiver": "RMS",</w:t>
      </w:r>
    </w:p>
    <w:p w14:paraId="424F6864" w14:textId="77777777" w:rsidR="00CD13B4" w:rsidRDefault="00CD13B4" w:rsidP="00CD13B4">
      <w:pPr>
        <w:pStyle w:val="GOSTScript"/>
        <w:suppressAutoHyphens/>
      </w:pPr>
      <w:r>
        <w:tab/>
      </w:r>
      <w:r>
        <w:tab/>
        <w:t>"AnsDateTime": "2023-04-06 14:37:24",</w:t>
      </w:r>
    </w:p>
    <w:p w14:paraId="7B649193" w14:textId="77777777" w:rsidR="00CD13B4" w:rsidRDefault="00CD13B4" w:rsidP="00CD13B4">
      <w:pPr>
        <w:pStyle w:val="GOSTScript"/>
        <w:suppressAutoHyphens/>
      </w:pPr>
      <w:r>
        <w:tab/>
      </w:r>
      <w:r>
        <w:tab/>
        <w:t>"Version": "2.4",</w:t>
      </w:r>
    </w:p>
    <w:p w14:paraId="5C31BF05" w14:textId="77777777" w:rsidR="00CD13B4" w:rsidRDefault="00CD13B4" w:rsidP="00CD13B4">
      <w:pPr>
        <w:pStyle w:val="GOSTScript"/>
        <w:suppressAutoHyphens/>
      </w:pPr>
      <w:r>
        <w:tab/>
      </w:r>
      <w:r>
        <w:tab/>
        <w:t>"ReqGuid": "g5t4ce5d-1473-9737-903v-cfa72ba94f10",</w:t>
      </w:r>
    </w:p>
    <w:p w14:paraId="7B79FE27" w14:textId="77777777" w:rsidR="00CD13B4" w:rsidRDefault="00CD13B4" w:rsidP="00CD13B4">
      <w:pPr>
        <w:pStyle w:val="GOSTScript"/>
        <w:suppressAutoHyphens/>
      </w:pPr>
      <w:r>
        <w:tab/>
      </w:r>
      <w:r>
        <w:tab/>
        <w:t>"AnsGuid": "r0v4ce9a-2130-0021-031e-ffv71ar61r08",</w:t>
      </w:r>
    </w:p>
    <w:p w14:paraId="1218081F" w14:textId="77777777" w:rsidR="00CD13B4" w:rsidRDefault="00CD13B4" w:rsidP="00CD13B4">
      <w:pPr>
        <w:pStyle w:val="GOSTScript"/>
        <w:suppressAutoHyphens/>
      </w:pPr>
      <w:r>
        <w:tab/>
      </w:r>
      <w:r>
        <w:tab/>
        <w:t>"Result": "S"</w:t>
      </w:r>
    </w:p>
    <w:p w14:paraId="3EFC3ABE" w14:textId="77777777" w:rsidR="00CD13B4" w:rsidRDefault="00CD13B4" w:rsidP="00CD13B4">
      <w:pPr>
        <w:pStyle w:val="GOSTScript"/>
        <w:suppressAutoHyphens/>
      </w:pPr>
      <w:r>
        <w:tab/>
        <w:t>}</w:t>
      </w:r>
    </w:p>
    <w:p w14:paraId="3FFE543B" w14:textId="6D666EAD" w:rsidR="006D6AF4" w:rsidRDefault="00CD13B4" w:rsidP="00CD13B4">
      <w:pPr>
        <w:pStyle w:val="GOSTScript"/>
        <w:suppressAutoHyphens/>
      </w:pPr>
      <w:r>
        <w:t>}</w:t>
      </w:r>
    </w:p>
    <w:p w14:paraId="107D7CCB" w14:textId="5229362F" w:rsidR="00F36F7D" w:rsidRPr="008B7353" w:rsidRDefault="00F36F7D" w:rsidP="00B11CE0">
      <w:pPr>
        <w:pStyle w:val="1"/>
      </w:pPr>
      <w:bookmarkStart w:id="559" w:name="_Toc226457004"/>
      <w:r w:rsidRPr="008B7353">
        <w:lastRenderedPageBreak/>
        <w:t>Отчет «Несоответствие состояния записей учета в витринах данных локального Датамарта и Супердатамарта»</w:t>
      </w:r>
      <w:r w:rsidRPr="008B7353" w:rsidDel="00454D27">
        <w:t xml:space="preserve"> </w:t>
      </w:r>
      <w:r w:rsidRPr="008B7353">
        <w:t>(</w:t>
      </w:r>
      <w:commentRangeStart w:id="560"/>
      <w:r w:rsidRPr="008B7353">
        <w:t>REPSDM</w:t>
      </w:r>
      <w:commentRangeEnd w:id="560"/>
      <w:r w:rsidRPr="008B7353">
        <w:rPr>
          <w:rStyle w:val="affa"/>
        </w:rPr>
        <w:commentReference w:id="560"/>
      </w:r>
      <w:r w:rsidRPr="008B7353">
        <w:t>)</w:t>
      </w:r>
      <w:bookmarkEnd w:id="559"/>
    </w:p>
    <w:p w14:paraId="51892896" w14:textId="20CB4826" w:rsidR="00370D47" w:rsidRDefault="00B11CE0" w:rsidP="00B11CE0">
      <w:pPr>
        <w:suppressAutoHyphens/>
      </w:pPr>
      <w:r>
        <w:t>Д</w:t>
      </w:r>
      <w:r w:rsidR="00370D47">
        <w:t xml:space="preserve">иагностический отчет </w:t>
      </w:r>
      <w:r w:rsidRPr="00B11CE0">
        <w:t xml:space="preserve">«Несоответствие состояния записей учета в витринах данных локального </w:t>
      </w:r>
      <w:proofErr w:type="spellStart"/>
      <w:r w:rsidRPr="00B11CE0">
        <w:t>Датамарта</w:t>
      </w:r>
      <w:proofErr w:type="spellEnd"/>
      <w:r w:rsidRPr="00B11CE0">
        <w:t xml:space="preserve"> и </w:t>
      </w:r>
      <w:proofErr w:type="spellStart"/>
      <w:r w:rsidRPr="00B11CE0">
        <w:t>Супердатамарта</w:t>
      </w:r>
      <w:proofErr w:type="spellEnd"/>
      <w:r w:rsidRPr="00B11CE0">
        <w:t>»</w:t>
      </w:r>
      <w:r w:rsidRPr="00B11CE0" w:rsidDel="00454D27">
        <w:t xml:space="preserve"> </w:t>
      </w:r>
      <w:r w:rsidRPr="00B11CE0">
        <w:t>(тип REPSDM)</w:t>
      </w:r>
      <w:r>
        <w:t xml:space="preserve"> </w:t>
      </w:r>
      <w:r w:rsidRPr="00D56138">
        <w:t xml:space="preserve">является </w:t>
      </w:r>
      <w:r>
        <w:t>локальным</w:t>
      </w:r>
      <w:r w:rsidRPr="00D56138">
        <w:t xml:space="preserve"> диагностическим отчетом и предназначен для</w:t>
      </w:r>
      <w:r w:rsidR="005673FE">
        <w:t xml:space="preserve"> получения информации, </w:t>
      </w:r>
      <w:r w:rsidR="00370D47">
        <w:t>все ли записи учета (изменения записей учета)</w:t>
      </w:r>
      <w:r w:rsidR="00370D47" w:rsidRPr="00370D47">
        <w:t xml:space="preserve"> </w:t>
      </w:r>
      <w:r w:rsidR="00370D47">
        <w:t xml:space="preserve">по заданному субъекту учета </w:t>
      </w:r>
      <w:r w:rsidR="00AD5BBD">
        <w:t xml:space="preserve">(или по всем субъектам учета) </w:t>
      </w:r>
      <w:r w:rsidR="00370D47">
        <w:t xml:space="preserve">за заданный операционный день были успешно реплицированы с </w:t>
      </w:r>
      <w:r>
        <w:t xml:space="preserve">локального </w:t>
      </w:r>
      <w:proofErr w:type="spellStart"/>
      <w:r w:rsidRPr="00EF10A5">
        <w:t>Datamart</w:t>
      </w:r>
      <w:proofErr w:type="spellEnd"/>
      <w:r>
        <w:t xml:space="preserve"> </w:t>
      </w:r>
      <w:r w:rsidR="00370D47">
        <w:t xml:space="preserve">в </w:t>
      </w:r>
      <w:proofErr w:type="spellStart"/>
      <w:r w:rsidR="00370D47" w:rsidRPr="00EF10A5">
        <w:t>SuperDatamart</w:t>
      </w:r>
      <w:proofErr w:type="spellEnd"/>
      <w:r w:rsidR="00370D47">
        <w:t>.</w:t>
      </w:r>
      <w:r w:rsidR="00756162">
        <w:t xml:space="preserve"> </w:t>
      </w:r>
      <w:r w:rsidR="00756162" w:rsidRPr="00A61223">
        <w:t xml:space="preserve">Формирование </w:t>
      </w:r>
      <w:r w:rsidR="00756162">
        <w:t xml:space="preserve">отчета </w:t>
      </w:r>
      <w:r w:rsidR="00756162" w:rsidRPr="00A61223">
        <w:t xml:space="preserve">осуществляется на основании данных </w:t>
      </w:r>
      <w:r w:rsidR="00756162">
        <w:t>локального</w:t>
      </w:r>
      <w:r w:rsidR="00756162" w:rsidRPr="00A61223">
        <w:t xml:space="preserve"> </w:t>
      </w:r>
      <w:proofErr w:type="spellStart"/>
      <w:r w:rsidR="00756162" w:rsidRPr="00EF10A5">
        <w:t>Datamart</w:t>
      </w:r>
      <w:proofErr w:type="spellEnd"/>
      <w:r w:rsidR="00756162">
        <w:t>.</w:t>
      </w:r>
    </w:p>
    <w:p w14:paraId="7088F5CA" w14:textId="4E2EF012" w:rsidR="00370D47" w:rsidRPr="00A9519F" w:rsidRDefault="00A9519F" w:rsidP="00A9519F">
      <w:pPr>
        <w:suppressAutoHyphens/>
      </w:pPr>
      <w:r>
        <w:t>Диагностика осуществляется по следующему</w:t>
      </w:r>
      <w:r w:rsidR="00B11CE0">
        <w:t xml:space="preserve"> </w:t>
      </w:r>
      <w:r w:rsidR="00756162">
        <w:t>принципу</w:t>
      </w:r>
      <w:r>
        <w:t>.</w:t>
      </w:r>
      <w:r w:rsidR="00B11CE0">
        <w:t xml:space="preserve"> </w:t>
      </w:r>
      <w:r w:rsidR="00370D47">
        <w:t>Передаваемые из OLTP</w:t>
      </w:r>
      <w:r w:rsidR="00370D47" w:rsidRPr="00D248BA">
        <w:t xml:space="preserve"> </w:t>
      </w:r>
      <w:r w:rsidR="00370D47">
        <w:t xml:space="preserve">в </w:t>
      </w:r>
      <w:r>
        <w:t xml:space="preserve">локальный </w:t>
      </w:r>
      <w:proofErr w:type="spellStart"/>
      <w:r w:rsidRPr="00EF10A5">
        <w:t>Datamart</w:t>
      </w:r>
      <w:proofErr w:type="spellEnd"/>
      <w:r w:rsidR="00370D47">
        <w:t xml:space="preserve"> данные записываются не только в набор таблиц для постоянного хранения данных, но и в набор транзитных таблиц, из которых данные забирает </w:t>
      </w:r>
      <w:proofErr w:type="spellStart"/>
      <w:r w:rsidRPr="00EF10A5">
        <w:t>SuperDatamart</w:t>
      </w:r>
      <w:proofErr w:type="spellEnd"/>
      <w:r w:rsidR="00370D47">
        <w:t xml:space="preserve">. Удаление данных из транзитной таблицы осуществляется только после успешной записи данных в соответствующую таблицу постоянного хранения </w:t>
      </w:r>
      <w:proofErr w:type="spellStart"/>
      <w:r w:rsidRPr="00EF10A5">
        <w:t>SuperDatamart</w:t>
      </w:r>
      <w:proofErr w:type="spellEnd"/>
      <w:r w:rsidR="00370D47">
        <w:t xml:space="preserve">. Таким образом, отсутствие в транзитных таблицах данных по заданному субъекту учета за заданный операционный день указывает на </w:t>
      </w:r>
      <w:r>
        <w:t>соответствие (</w:t>
      </w:r>
      <w:proofErr w:type="spellStart"/>
      <w:r w:rsidR="00370D47">
        <w:t>консистентность</w:t>
      </w:r>
      <w:proofErr w:type="spellEnd"/>
      <w:r>
        <w:t>)</w:t>
      </w:r>
      <w:r w:rsidR="00370D47">
        <w:t xml:space="preserve"> данных между </w:t>
      </w:r>
      <w:r>
        <w:t xml:space="preserve">в локальным </w:t>
      </w:r>
      <w:proofErr w:type="spellStart"/>
      <w:r w:rsidRPr="00EF10A5">
        <w:t>Datamart</w:t>
      </w:r>
      <w:proofErr w:type="spellEnd"/>
      <w:r w:rsidR="00370D47">
        <w:t xml:space="preserve"> и </w:t>
      </w:r>
      <w:proofErr w:type="spellStart"/>
      <w:r w:rsidRPr="00EF10A5">
        <w:t>SuperDatamart</w:t>
      </w:r>
      <w:proofErr w:type="spellEnd"/>
      <w:r>
        <w:t xml:space="preserve">. В рамках диагностики в явном виде проверяется репликация из локального </w:t>
      </w:r>
      <w:proofErr w:type="spellStart"/>
      <w:r w:rsidRPr="00EF10A5">
        <w:t>Datamart</w:t>
      </w:r>
      <w:proofErr w:type="spellEnd"/>
      <w:r>
        <w:t xml:space="preserve"> и </w:t>
      </w:r>
      <w:proofErr w:type="spellStart"/>
      <w:r w:rsidRPr="00EF10A5">
        <w:t>SuperDatamart</w:t>
      </w:r>
      <w:proofErr w:type="spellEnd"/>
      <w:r>
        <w:t xml:space="preserve"> только записей учета (изменений записей учета): содержимое транзитных таблиц </w:t>
      </w:r>
      <w:proofErr w:type="spellStart"/>
      <w:r w:rsidRPr="00370D47">
        <w:rPr>
          <w:lang w:val="en-US"/>
        </w:rPr>
        <w:t>sdm</w:t>
      </w:r>
      <w:proofErr w:type="spellEnd"/>
      <w:r w:rsidRPr="00A9519F">
        <w:t>_</w:t>
      </w:r>
      <w:r w:rsidRPr="00370D47">
        <w:rPr>
          <w:lang w:val="en-US"/>
        </w:rPr>
        <w:t>exp</w:t>
      </w:r>
      <w:r w:rsidRPr="00A9519F">
        <w:t>_</w:t>
      </w:r>
      <w:r w:rsidRPr="00370D47">
        <w:rPr>
          <w:lang w:val="en-US"/>
        </w:rPr>
        <w:t>acc</w:t>
      </w:r>
      <w:r w:rsidRPr="00A9519F">
        <w:t>_</w:t>
      </w:r>
      <w:r w:rsidRPr="00370D47">
        <w:rPr>
          <w:lang w:val="en-US"/>
        </w:rPr>
        <w:t>entry</w:t>
      </w:r>
      <w:r w:rsidRPr="00A9519F">
        <w:t xml:space="preserve"> (</w:t>
      </w:r>
      <w:proofErr w:type="spellStart"/>
      <w:r>
        <w:t>полупроводки</w:t>
      </w:r>
      <w:proofErr w:type="spellEnd"/>
      <w:r>
        <w:t xml:space="preserve">) и </w:t>
      </w:r>
      <w:proofErr w:type="spellStart"/>
      <w:r w:rsidRPr="00370D47">
        <w:rPr>
          <w:lang w:val="en-US"/>
        </w:rPr>
        <w:t>sdm</w:t>
      </w:r>
      <w:proofErr w:type="spellEnd"/>
      <w:r w:rsidRPr="00A9519F">
        <w:t>_</w:t>
      </w:r>
      <w:r w:rsidRPr="00370D47">
        <w:rPr>
          <w:lang w:val="en-US"/>
        </w:rPr>
        <w:t>exp</w:t>
      </w:r>
      <w:r w:rsidRPr="00A9519F">
        <w:t>_</w:t>
      </w:r>
      <w:r w:rsidRPr="00370D47">
        <w:rPr>
          <w:lang w:val="en-US"/>
        </w:rPr>
        <w:t>acc</w:t>
      </w:r>
      <w:r w:rsidRPr="00A9519F">
        <w:t>_</w:t>
      </w:r>
      <w:r w:rsidRPr="00370D47">
        <w:rPr>
          <w:lang w:val="en-US"/>
        </w:rPr>
        <w:t>transaction</w:t>
      </w:r>
      <w:r w:rsidRPr="00A9519F">
        <w:t xml:space="preserve"> (</w:t>
      </w:r>
      <w:r>
        <w:t>записи</w:t>
      </w:r>
      <w:r w:rsidRPr="00A9519F">
        <w:t xml:space="preserve"> </w:t>
      </w:r>
      <w:r>
        <w:t>учета). Однако ввиду того, что для всех транзитных таблиц используется единый механизм репликации, на основании результатов данной диагностики можно сделать вывод о репликации остальных передаваемых данных (наборов агрегатов, балансов, информации о документах и т.д.). Дополнительный контроль осуществляется в рамках глобального диагностического отчета «</w:t>
      </w:r>
      <w:proofErr w:type="spellStart"/>
      <w:r w:rsidRPr="00A61223">
        <w:t>Неконсистентность</w:t>
      </w:r>
      <w:proofErr w:type="spellEnd"/>
      <w:r w:rsidRPr="00A61223">
        <w:t xml:space="preserve"> данных локального </w:t>
      </w:r>
      <w:proofErr w:type="spellStart"/>
      <w:r w:rsidRPr="00A61223">
        <w:t>Датамарта</w:t>
      </w:r>
      <w:proofErr w:type="spellEnd"/>
      <w:r w:rsidRPr="00A61223">
        <w:t xml:space="preserve"> и </w:t>
      </w:r>
      <w:proofErr w:type="spellStart"/>
      <w:r w:rsidRPr="00A61223">
        <w:t>Супердатамарта</w:t>
      </w:r>
      <w:proofErr w:type="spellEnd"/>
      <w:r>
        <w:t xml:space="preserve">» (тип NCSDM), описание которого приведено в разделе </w:t>
      </w:r>
      <w:r w:rsidR="00987BB7">
        <w:fldChar w:fldCharType="begin"/>
      </w:r>
      <w:r w:rsidR="00987BB7">
        <w:instrText xml:space="preserve"> REF _Ref178709619 \n \h </w:instrText>
      </w:r>
      <w:r w:rsidR="00987BB7">
        <w:fldChar w:fldCharType="separate"/>
      </w:r>
      <w:r w:rsidR="00A67566">
        <w:t>11</w:t>
      </w:r>
      <w:r w:rsidR="00987BB7">
        <w:fldChar w:fldCharType="end"/>
      </w:r>
      <w:r w:rsidR="00987BB7">
        <w:t>.</w:t>
      </w:r>
    </w:p>
    <w:p w14:paraId="39CCB37B" w14:textId="77777777" w:rsidR="00821A71" w:rsidRDefault="00370D47" w:rsidP="00987BB7">
      <w:pPr>
        <w:suppressAutoHyphens/>
        <w:ind w:firstLine="720"/>
      </w:pPr>
      <w:r w:rsidRPr="00015F0F">
        <w:t>Если по результатам диагностики были отобраны данные, удовлетворяющие параметрам запроса (непустая выборка), то возвращ</w:t>
      </w:r>
      <w:r w:rsidR="00987BB7">
        <w:t>ается файл отчета в формате ODS.</w:t>
      </w:r>
    </w:p>
    <w:p w14:paraId="26619ACC" w14:textId="77777777" w:rsidR="00821A71" w:rsidRDefault="00370D47" w:rsidP="00987BB7">
      <w:pPr>
        <w:suppressAutoHyphens/>
        <w:ind w:firstLine="720"/>
        <w:rPr>
          <w:color w:val="000000"/>
        </w:rPr>
      </w:pPr>
      <w:r w:rsidRPr="00015F0F">
        <w:t xml:space="preserve">Имя файла формируется по шаблону: Код субъекта учета (4 </w:t>
      </w:r>
      <w:proofErr w:type="gramStart"/>
      <w:r w:rsidRPr="00015F0F">
        <w:t>знака)_</w:t>
      </w:r>
      <w:proofErr w:type="gramEnd"/>
      <w:r w:rsidRPr="00015F0F">
        <w:t xml:space="preserve">Отчетная дата (начало периода)_Отчетная дата (окончание периода)_Тип </w:t>
      </w:r>
      <w:proofErr w:type="spellStart"/>
      <w:r w:rsidRPr="00015F0F">
        <w:t>запроса_Дата</w:t>
      </w:r>
      <w:proofErr w:type="spellEnd"/>
      <w:r w:rsidRPr="00015F0F">
        <w:t xml:space="preserve"> формирования </w:t>
      </w:r>
      <w:proofErr w:type="spellStart"/>
      <w:r w:rsidRPr="00015F0F">
        <w:t>отчета_Время</w:t>
      </w:r>
      <w:proofErr w:type="spellEnd"/>
      <w:r w:rsidRPr="00015F0F">
        <w:t xml:space="preserve"> формирования </w:t>
      </w:r>
      <w:proofErr w:type="spellStart"/>
      <w:r w:rsidRPr="00015F0F">
        <w:t>отчета.ods</w:t>
      </w:r>
      <w:proofErr w:type="spellEnd"/>
      <w:r w:rsidRPr="00015F0F">
        <w:t>. Даты указываются в формате ДДММГГГГ, время указывается в формате ЧЧ-ММ-СС.</w:t>
      </w:r>
      <w:r w:rsidR="00756162">
        <w:t xml:space="preserve"> </w:t>
      </w:r>
      <w:r w:rsidR="00756162" w:rsidRPr="00A61223">
        <w:rPr>
          <w:color w:val="000000"/>
        </w:rPr>
        <w:t>При фо</w:t>
      </w:r>
      <w:r w:rsidR="00D752DF">
        <w:rPr>
          <w:color w:val="000000"/>
        </w:rPr>
        <w:t>рмировании о</w:t>
      </w:r>
      <w:r w:rsidR="00756162" w:rsidRPr="00A61223">
        <w:rPr>
          <w:color w:val="000000"/>
        </w:rPr>
        <w:t xml:space="preserve">тчета по всем субъектам учета, в </w:t>
      </w:r>
      <w:r w:rsidR="00756162">
        <w:rPr>
          <w:color w:val="000000"/>
        </w:rPr>
        <w:t xml:space="preserve">имени </w:t>
      </w:r>
      <w:r w:rsidR="00756162" w:rsidRPr="00A61223">
        <w:rPr>
          <w:color w:val="000000"/>
        </w:rPr>
        <w:t>файл</w:t>
      </w:r>
      <w:r w:rsidR="00756162">
        <w:rPr>
          <w:color w:val="000000"/>
        </w:rPr>
        <w:t>а</w:t>
      </w:r>
      <w:r w:rsidR="00756162" w:rsidRPr="00A61223">
        <w:rPr>
          <w:color w:val="000000"/>
        </w:rPr>
        <w:t xml:space="preserve"> отчета код субъекта учета заполняется значением «0000» (Все ТОФК).</w:t>
      </w:r>
    </w:p>
    <w:p w14:paraId="332A690C" w14:textId="097C447A" w:rsidR="00987BB7" w:rsidRDefault="00370D47" w:rsidP="00987BB7">
      <w:pPr>
        <w:suppressAutoHyphens/>
        <w:ind w:firstLine="720"/>
      </w:pPr>
      <w:r w:rsidRPr="00015F0F">
        <w:t xml:space="preserve">Пример имени файла: </w:t>
      </w:r>
      <w:r w:rsidRPr="00C623A6">
        <w:rPr>
          <w:b/>
        </w:rPr>
        <w:t>5700_05042024_05042024_ REPSDM _06042024_10-32-12.ods</w:t>
      </w:r>
      <w:r w:rsidR="00C623A6" w:rsidRPr="00C623A6">
        <w:t>.</w:t>
      </w:r>
    </w:p>
    <w:p w14:paraId="3120FC9D" w14:textId="77777777" w:rsidR="00821A71" w:rsidRDefault="00987BB7" w:rsidP="00C623A6">
      <w:pPr>
        <w:suppressAutoHyphens/>
        <w:ind w:firstLine="720"/>
      </w:pPr>
      <w:r>
        <w:t xml:space="preserve">Отчет содержит </w:t>
      </w:r>
      <w:r w:rsidRPr="00015F0F">
        <w:t xml:space="preserve">информацию о выявленных несоответствиях: GUID, тип, </w:t>
      </w:r>
      <w:r>
        <w:t xml:space="preserve">наименование, </w:t>
      </w:r>
      <w:r w:rsidRPr="00015F0F">
        <w:t xml:space="preserve">номер и дата первичного документа, этап обработки документа, по которому записи учета </w:t>
      </w:r>
      <w:proofErr w:type="spellStart"/>
      <w:r w:rsidRPr="00015F0F">
        <w:t>неконсистентны</w:t>
      </w:r>
      <w:proofErr w:type="spellEnd"/>
      <w:r w:rsidRPr="00015F0F">
        <w:t>, код ТОФК и код сист</w:t>
      </w:r>
      <w:r w:rsidR="00821A71">
        <w:t>емы – инициатора события учета.</w:t>
      </w:r>
    </w:p>
    <w:p w14:paraId="627DA54E" w14:textId="5987EA1A" w:rsidR="00C623A6" w:rsidRDefault="00C623A6" w:rsidP="00C623A6">
      <w:pPr>
        <w:suppressAutoHyphens/>
        <w:ind w:firstLine="720"/>
      </w:pPr>
      <w:r>
        <w:t>Пример отчета приведен в Приложении</w:t>
      </w:r>
      <w:r w:rsidR="00CB186B">
        <w:t xml:space="preserve"> </w:t>
      </w:r>
      <w:r w:rsidR="00CB186B">
        <w:fldChar w:fldCharType="begin"/>
      </w:r>
      <w:r w:rsidR="00CB186B">
        <w:instrText xml:space="preserve"> REF _Ref179209078 \h </w:instrText>
      </w:r>
      <w:r w:rsidR="00CB186B">
        <w:fldChar w:fldCharType="separate"/>
      </w:r>
      <w:ins w:id="561" w:author="Сатлер Марина Викторовна" w:date="2026-04-07T12:22:00Z">
        <w:r w:rsidR="00A67566">
          <w:rPr>
            <w:noProof/>
          </w:rPr>
          <w:t>5</w:t>
        </w:r>
      </w:ins>
      <w:r w:rsidR="00CB186B">
        <w:fldChar w:fldCharType="end"/>
      </w:r>
      <w:r>
        <w:t>.</w:t>
      </w:r>
    </w:p>
    <w:p w14:paraId="401A53E7" w14:textId="7F5BB0EB" w:rsidR="00C623A6" w:rsidRDefault="00370D47" w:rsidP="00C623A6">
      <w:pPr>
        <w:suppressAutoHyphens/>
        <w:ind w:firstLine="720"/>
      </w:pPr>
      <w:r w:rsidRPr="00015F0F">
        <w:t>Если по техническим причинам файл в формате ODS сформировать не удалось, то возвращается ответ на запрос в формате JSON с информацией о неуспешном выполнении запроса (E - ERROR – Неуспешное завершение) и сообщением об ошибке «Не удалось сформировать отчет &lt;Тип запроса&gt; по причине: &lt;техническая информация об ошибке&gt;».</w:t>
      </w:r>
    </w:p>
    <w:p w14:paraId="740EC572" w14:textId="120A866B" w:rsidR="00370D47" w:rsidRPr="00015F0F" w:rsidRDefault="00370D47" w:rsidP="00C623A6">
      <w:pPr>
        <w:suppressAutoHyphens/>
        <w:ind w:firstLine="720"/>
      </w:pPr>
      <w:r w:rsidRPr="00015F0F">
        <w:lastRenderedPageBreak/>
        <w:t xml:space="preserve">При поступлении запроса с типом </w:t>
      </w:r>
      <w:ins w:id="562" w:author="Сатлер Марина Викторовна" w:date="2024-10-08T11:57:00Z">
        <w:r w:rsidR="00355AEA">
          <w:t>«</w:t>
        </w:r>
      </w:ins>
      <w:r>
        <w:t>REPSDM</w:t>
      </w:r>
      <w:ins w:id="563" w:author="Сатлер Марина Викторовна" w:date="2024-10-08T11:57:00Z">
        <w:r w:rsidR="00355AEA">
          <w:t>»</w:t>
        </w:r>
      </w:ins>
      <w:r w:rsidRPr="00015F0F">
        <w:t>, выполнение которого завершено успешно, но никакие данные не были отобраны (пустая выборка), возвращается:</w:t>
      </w:r>
    </w:p>
    <w:p w14:paraId="75B99861" w14:textId="1616730F" w:rsidR="00370D47" w:rsidRPr="00C623A6" w:rsidRDefault="00370D47" w:rsidP="00C623A6">
      <w:pPr>
        <w:pStyle w:val="GOSTListmark1"/>
        <w:suppressAutoHyphens/>
        <w:rPr>
          <w:rFonts w:eastAsiaTheme="majorEastAsia"/>
        </w:rPr>
      </w:pPr>
      <w:r w:rsidRPr="00C623A6">
        <w:rPr>
          <w:rFonts w:eastAsiaTheme="majorEastAsia"/>
        </w:rPr>
        <w:t>файл отчета в формате ODS, содержащий заголовочную часть и названия граф табличной части, без строк таблицы - если параметр «Формировать при отсутствии данных» (</w:t>
      </w:r>
      <w:proofErr w:type="spellStart"/>
      <w:r w:rsidRPr="00C623A6">
        <w:rPr>
          <w:rFonts w:eastAsiaTheme="majorEastAsia"/>
        </w:rPr>
        <w:t>ReturnIfEmpty</w:t>
      </w:r>
      <w:proofErr w:type="spellEnd"/>
      <w:r w:rsidRPr="00C623A6">
        <w:rPr>
          <w:rFonts w:eastAsiaTheme="majorEastAsia"/>
        </w:rPr>
        <w:t>) имеет значение «1»;</w:t>
      </w:r>
    </w:p>
    <w:p w14:paraId="6C17A5B7" w14:textId="272B2FDA" w:rsidR="00370D47" w:rsidRPr="00C623A6" w:rsidRDefault="00370D47" w:rsidP="00C623A6">
      <w:pPr>
        <w:pStyle w:val="GOSTListmark1"/>
        <w:suppressAutoHyphens/>
        <w:rPr>
          <w:rFonts w:eastAsiaTheme="majorEastAsia"/>
        </w:rPr>
      </w:pPr>
      <w:r w:rsidRPr="00C623A6">
        <w:rPr>
          <w:rFonts w:eastAsiaTheme="majorEastAsia"/>
        </w:rPr>
        <w:t>ответ на запрос в формате JSON с информацией о неуспешном выполнении запроса (E - ERROR – Неуспешное завершение) и сообщением «Отчет не содержит данных» - если параметр «Формировать при отсутствии данных» (</w:t>
      </w:r>
      <w:proofErr w:type="spellStart"/>
      <w:r w:rsidRPr="00C623A6">
        <w:rPr>
          <w:rFonts w:eastAsiaTheme="majorEastAsia"/>
        </w:rPr>
        <w:t>ReturnIfEmpty</w:t>
      </w:r>
      <w:proofErr w:type="spellEnd"/>
      <w:r w:rsidRPr="00C623A6">
        <w:rPr>
          <w:rFonts w:eastAsiaTheme="majorEastAsia"/>
        </w:rPr>
        <w:t>) имеет значение «0».</w:t>
      </w:r>
    </w:p>
    <w:p w14:paraId="7578CB2F" w14:textId="77777777" w:rsidR="00F36F7D" w:rsidRPr="00474651" w:rsidRDefault="00F36F7D" w:rsidP="00F36F7D">
      <w:pPr>
        <w:pStyle w:val="21"/>
      </w:pPr>
      <w:bookmarkStart w:id="564" w:name="_Toc226457005"/>
      <w:r w:rsidRPr="00474651">
        <w:t>Параметры запроса</w:t>
      </w:r>
      <w:bookmarkEnd w:id="564"/>
    </w:p>
    <w:p w14:paraId="3617B4B3" w14:textId="6E58060B" w:rsidR="00F36F7D" w:rsidRPr="00F84E12" w:rsidRDefault="00CE2362" w:rsidP="00F36F7D">
      <w:pPr>
        <w:pStyle w:val="GOSTNameTable"/>
      </w:pPr>
      <w:r>
        <w:rPr>
          <w:noProof/>
        </w:rPr>
        <w:fldChar w:fldCharType="begin"/>
      </w:r>
      <w:r>
        <w:rPr>
          <w:noProof/>
        </w:rPr>
        <w:instrText xml:space="preserve"> SEQ Таблица \* ARABIC </w:instrText>
      </w:r>
      <w:r>
        <w:rPr>
          <w:noProof/>
        </w:rPr>
        <w:fldChar w:fldCharType="separate"/>
      </w:r>
      <w:bookmarkStart w:id="565" w:name="_Toc226457293"/>
      <w:r w:rsidR="00A67566">
        <w:rPr>
          <w:noProof/>
        </w:rPr>
        <w:t>18</w:t>
      </w:r>
      <w:r>
        <w:rPr>
          <w:noProof/>
        </w:rPr>
        <w:fldChar w:fldCharType="end"/>
      </w:r>
      <w:r w:rsidR="00F36F7D">
        <w:t xml:space="preserve"> - </w:t>
      </w:r>
      <w:r w:rsidR="00F36F7D" w:rsidRPr="001F0072">
        <w:t>Параметры запроса «</w:t>
      </w:r>
      <w:r w:rsidR="00F36F7D" w:rsidRPr="00423112">
        <w:t>Отчет «</w:t>
      </w:r>
      <w:r w:rsidR="00F84E12" w:rsidRPr="00F84E12">
        <w:t xml:space="preserve">Несоответствие состояния записей учета в витринах данных локального </w:t>
      </w:r>
      <w:proofErr w:type="spellStart"/>
      <w:r w:rsidR="00F84E12" w:rsidRPr="00F84E12">
        <w:t>Датамарта</w:t>
      </w:r>
      <w:proofErr w:type="spellEnd"/>
      <w:r w:rsidR="00F84E12" w:rsidRPr="00F84E12">
        <w:t xml:space="preserve"> и </w:t>
      </w:r>
      <w:proofErr w:type="spellStart"/>
      <w:r w:rsidR="00F84E12" w:rsidRPr="00F84E12">
        <w:t>Супердатамарта</w:t>
      </w:r>
      <w:proofErr w:type="spellEnd"/>
      <w:r w:rsidR="00F36F7D" w:rsidRPr="00F84E12">
        <w:t>»»</w:t>
      </w:r>
      <w:bookmarkEnd w:id="565"/>
    </w:p>
    <w:tbl>
      <w:tblPr>
        <w:tblStyle w:val="GOSTTable"/>
        <w:tblW w:w="5000" w:type="pct"/>
        <w:tblLayout w:type="fixed"/>
        <w:tblLook w:val="07E0" w:firstRow="1" w:lastRow="1" w:firstColumn="1" w:lastColumn="1" w:noHBand="1" w:noVBand="1"/>
      </w:tblPr>
      <w:tblGrid>
        <w:gridCol w:w="3563"/>
        <w:gridCol w:w="2429"/>
        <w:gridCol w:w="1620"/>
        <w:gridCol w:w="954"/>
        <w:gridCol w:w="1020"/>
        <w:gridCol w:w="6108"/>
      </w:tblGrid>
      <w:tr w:rsidR="00F36F7D" w:rsidRPr="001D05D7" w14:paraId="2D44C467" w14:textId="77777777" w:rsidTr="009D3FAF">
        <w:trPr>
          <w:cnfStyle w:val="100000000000" w:firstRow="1" w:lastRow="0" w:firstColumn="0" w:lastColumn="0" w:oddVBand="0" w:evenVBand="0" w:oddHBand="0" w:evenHBand="0" w:firstRowFirstColumn="0" w:firstRowLastColumn="0" w:lastRowFirstColumn="0" w:lastRowLastColumn="0"/>
          <w:trHeight w:val="739"/>
        </w:trPr>
        <w:tc>
          <w:tcPr>
            <w:tcW w:w="1135" w:type="pct"/>
            <w:hideMark/>
          </w:tcPr>
          <w:p w14:paraId="467BFCC9" w14:textId="77777777" w:rsidR="00F36F7D" w:rsidRPr="00474651" w:rsidRDefault="00F36F7D" w:rsidP="00B11CE0">
            <w:pPr>
              <w:pStyle w:val="GOSTTableHead"/>
            </w:pPr>
            <w:r w:rsidRPr="00474651">
              <w:t>Наименование параметра</w:t>
            </w:r>
          </w:p>
        </w:tc>
        <w:tc>
          <w:tcPr>
            <w:tcW w:w="774" w:type="pct"/>
            <w:hideMark/>
          </w:tcPr>
          <w:p w14:paraId="1D9D88FB" w14:textId="77777777" w:rsidR="00F36F7D" w:rsidRPr="00890A8D" w:rsidRDefault="00F36F7D" w:rsidP="00B11CE0">
            <w:pPr>
              <w:pStyle w:val="GOSTTableHead"/>
            </w:pPr>
            <w:r w:rsidRPr="00890A8D">
              <w:t>Название тэга</w:t>
            </w:r>
          </w:p>
        </w:tc>
        <w:tc>
          <w:tcPr>
            <w:tcW w:w="516" w:type="pct"/>
            <w:hideMark/>
          </w:tcPr>
          <w:p w14:paraId="3F9CD67B" w14:textId="77777777" w:rsidR="00F36F7D" w:rsidRPr="00C75A4E" w:rsidRDefault="00F36F7D" w:rsidP="00B11CE0">
            <w:pPr>
              <w:pStyle w:val="GOSTTableHead"/>
            </w:pPr>
            <w:r w:rsidRPr="00BA7A4A">
              <w:t>Тип данных</w:t>
            </w:r>
          </w:p>
        </w:tc>
        <w:tc>
          <w:tcPr>
            <w:tcW w:w="304" w:type="pct"/>
          </w:tcPr>
          <w:p w14:paraId="7EDD0997" w14:textId="77777777" w:rsidR="00F36F7D" w:rsidRPr="00474651" w:rsidRDefault="00F36F7D" w:rsidP="00B11CE0">
            <w:pPr>
              <w:pStyle w:val="GOSTTableHead"/>
            </w:pPr>
            <w:r w:rsidRPr="00474651">
              <w:t>Обязательность</w:t>
            </w:r>
          </w:p>
        </w:tc>
        <w:tc>
          <w:tcPr>
            <w:tcW w:w="325" w:type="pct"/>
            <w:hideMark/>
          </w:tcPr>
          <w:p w14:paraId="00C5EF0E" w14:textId="77777777" w:rsidR="00F36F7D" w:rsidRPr="00BA7A4A" w:rsidRDefault="00F36F7D" w:rsidP="00B11CE0">
            <w:pPr>
              <w:pStyle w:val="GOSTTableHead"/>
            </w:pPr>
            <w:r w:rsidRPr="00890A8D">
              <w:t>Размерность</w:t>
            </w:r>
          </w:p>
        </w:tc>
        <w:tc>
          <w:tcPr>
            <w:tcW w:w="1946" w:type="pct"/>
          </w:tcPr>
          <w:p w14:paraId="44708FAD" w14:textId="77777777" w:rsidR="00F36F7D" w:rsidRPr="00BA7A4A" w:rsidRDefault="00F36F7D" w:rsidP="00B11CE0">
            <w:pPr>
              <w:pStyle w:val="GOSTTableHead"/>
            </w:pPr>
            <w:r w:rsidRPr="00BA7A4A">
              <w:t>Описание</w:t>
            </w:r>
          </w:p>
        </w:tc>
      </w:tr>
      <w:tr w:rsidR="00F36F7D" w:rsidRPr="001D05D7" w14:paraId="333E3AA4" w14:textId="77777777" w:rsidTr="00B11CE0">
        <w:tc>
          <w:tcPr>
            <w:tcW w:w="5000" w:type="pct"/>
            <w:gridSpan w:val="6"/>
          </w:tcPr>
          <w:p w14:paraId="422F7F94" w14:textId="77777777" w:rsidR="00F36F7D" w:rsidRPr="001D05D7" w:rsidRDefault="00F36F7D" w:rsidP="00B11CE0">
            <w:pPr>
              <w:suppressAutoHyphens/>
              <w:ind w:firstLine="30"/>
              <w:jc w:val="center"/>
              <w:rPr>
                <w:b/>
                <w:sz w:val="22"/>
                <w:szCs w:val="22"/>
              </w:rPr>
            </w:pPr>
            <w:r w:rsidRPr="001D05D7">
              <w:rPr>
                <w:b/>
                <w:sz w:val="22"/>
                <w:szCs w:val="22"/>
              </w:rPr>
              <w:t>Перечень параметров заголовка запроса (</w:t>
            </w:r>
            <w:r w:rsidRPr="001D05D7">
              <w:rPr>
                <w:b/>
                <w:sz w:val="22"/>
                <w:szCs w:val="22"/>
                <w:lang w:val="en-US"/>
              </w:rPr>
              <w:t>header</w:t>
            </w:r>
            <w:r w:rsidRPr="001D05D7">
              <w:rPr>
                <w:b/>
                <w:sz w:val="22"/>
                <w:szCs w:val="22"/>
              </w:rPr>
              <w:t>)</w:t>
            </w:r>
          </w:p>
        </w:tc>
      </w:tr>
      <w:tr w:rsidR="00F36F7D" w:rsidRPr="001D05D7" w14:paraId="25E61B29" w14:textId="77777777" w:rsidTr="009D3FAF">
        <w:tc>
          <w:tcPr>
            <w:tcW w:w="1135" w:type="pct"/>
          </w:tcPr>
          <w:p w14:paraId="755C724D" w14:textId="77777777" w:rsidR="00F36F7D" w:rsidRPr="001D05D7" w:rsidRDefault="00F36F7D" w:rsidP="00B11CE0">
            <w:pPr>
              <w:pStyle w:val="GOSTTablenorm"/>
              <w:suppressAutoHyphens/>
            </w:pPr>
            <w:r w:rsidRPr="001D05D7">
              <w:t>Система - отправитель запроса</w:t>
            </w:r>
          </w:p>
        </w:tc>
        <w:tc>
          <w:tcPr>
            <w:tcW w:w="774" w:type="pct"/>
          </w:tcPr>
          <w:p w14:paraId="7699F42C" w14:textId="77777777" w:rsidR="00F36F7D" w:rsidRPr="001D05D7" w:rsidRDefault="00F36F7D" w:rsidP="00B11CE0">
            <w:pPr>
              <w:pStyle w:val="GOSTTablenorm"/>
              <w:suppressAutoHyphens/>
              <w:rPr>
                <w:lang w:val="en-US"/>
              </w:rPr>
            </w:pPr>
            <w:r w:rsidRPr="001D05D7">
              <w:rPr>
                <w:lang w:val="en-US"/>
              </w:rPr>
              <w:t>Source</w:t>
            </w:r>
          </w:p>
        </w:tc>
        <w:tc>
          <w:tcPr>
            <w:tcW w:w="516" w:type="pct"/>
          </w:tcPr>
          <w:p w14:paraId="0B393419" w14:textId="77777777" w:rsidR="00F36F7D" w:rsidRPr="001D05D7" w:rsidRDefault="00F36F7D" w:rsidP="00B11CE0">
            <w:pPr>
              <w:pStyle w:val="GOSTTablenorm"/>
              <w:suppressAutoHyphens/>
              <w:rPr>
                <w:lang w:val="en-US"/>
              </w:rPr>
            </w:pPr>
            <w:r w:rsidRPr="001D05D7">
              <w:t>Строка</w:t>
            </w:r>
          </w:p>
        </w:tc>
        <w:tc>
          <w:tcPr>
            <w:tcW w:w="304" w:type="pct"/>
          </w:tcPr>
          <w:p w14:paraId="2C905D27" w14:textId="77777777" w:rsidR="00F36F7D" w:rsidRPr="001D05D7" w:rsidRDefault="00F36F7D" w:rsidP="00B11CE0">
            <w:pPr>
              <w:pStyle w:val="GOSTTablenorm"/>
              <w:suppressAutoHyphens/>
            </w:pPr>
            <w:r w:rsidRPr="001D05D7">
              <w:t>Да</w:t>
            </w:r>
          </w:p>
        </w:tc>
        <w:tc>
          <w:tcPr>
            <w:tcW w:w="325" w:type="pct"/>
          </w:tcPr>
          <w:p w14:paraId="3952723E" w14:textId="77777777" w:rsidR="00F36F7D" w:rsidRPr="001D05D7" w:rsidRDefault="00F36F7D" w:rsidP="00B11CE0">
            <w:pPr>
              <w:pStyle w:val="GOSTTablenorm"/>
              <w:suppressAutoHyphens/>
              <w:rPr>
                <w:lang w:val="en-US"/>
              </w:rPr>
            </w:pPr>
            <w:r w:rsidRPr="001D05D7">
              <w:t>&lt;=</w:t>
            </w:r>
            <w:r w:rsidRPr="001D05D7">
              <w:rPr>
                <w:lang w:val="en-US"/>
              </w:rPr>
              <w:t>10</w:t>
            </w:r>
          </w:p>
        </w:tc>
        <w:tc>
          <w:tcPr>
            <w:tcW w:w="1946" w:type="pct"/>
          </w:tcPr>
          <w:p w14:paraId="2AF57C88" w14:textId="258D1EC6" w:rsidR="00F36F7D" w:rsidRDefault="00F36F7D" w:rsidP="00B11CE0">
            <w:pPr>
              <w:pStyle w:val="GOSTTablenorm"/>
              <w:suppressAutoHyphens/>
            </w:pPr>
            <w:r w:rsidRPr="001D05D7">
              <w:t>ФП</w:t>
            </w:r>
            <w:r w:rsidR="00D52EE2">
              <w:t xml:space="preserve"> ГИИС ЭБ - отправитель запроса.</w:t>
            </w:r>
          </w:p>
          <w:p w14:paraId="26B7363D" w14:textId="77777777" w:rsidR="00F36F7D" w:rsidRPr="001D05D7" w:rsidRDefault="00F36F7D" w:rsidP="00B11CE0">
            <w:pPr>
              <w:pStyle w:val="GOSTTablenorm"/>
              <w:suppressAutoHyphens/>
            </w:pPr>
            <w:r w:rsidRPr="001D05D7">
              <w:t>Возможные значения:</w:t>
            </w:r>
          </w:p>
          <w:p w14:paraId="5DA88AEA" w14:textId="77777777" w:rsidR="00F36F7D" w:rsidRPr="00271F47" w:rsidRDefault="00F36F7D" w:rsidP="00B11CE0">
            <w:pPr>
              <w:pStyle w:val="GOSTTableListMark1"/>
              <w:suppressAutoHyphens/>
              <w:rPr>
                <w:lang w:val="en-US"/>
              </w:rPr>
            </w:pPr>
            <w:r w:rsidRPr="00C75A4E">
              <w:t>RMS (ПУД ЭБ)</w:t>
            </w:r>
          </w:p>
        </w:tc>
      </w:tr>
      <w:tr w:rsidR="00F36F7D" w:rsidRPr="001D05D7" w14:paraId="3896CE2C" w14:textId="77777777" w:rsidTr="009D3FAF">
        <w:tc>
          <w:tcPr>
            <w:tcW w:w="1135" w:type="pct"/>
          </w:tcPr>
          <w:p w14:paraId="07ACB9CE" w14:textId="77777777" w:rsidR="00F36F7D" w:rsidRPr="001D05D7" w:rsidRDefault="00F36F7D" w:rsidP="00B11CE0">
            <w:pPr>
              <w:pStyle w:val="GOSTTablenorm"/>
              <w:suppressAutoHyphens/>
            </w:pPr>
            <w:r w:rsidRPr="001D05D7">
              <w:t>Дата и время запроса</w:t>
            </w:r>
          </w:p>
        </w:tc>
        <w:tc>
          <w:tcPr>
            <w:tcW w:w="774" w:type="pct"/>
          </w:tcPr>
          <w:p w14:paraId="0860D960" w14:textId="77777777" w:rsidR="00F36F7D" w:rsidRPr="001D05D7" w:rsidRDefault="00F36F7D" w:rsidP="00B11CE0">
            <w:pPr>
              <w:pStyle w:val="GOSTTablenorm"/>
              <w:suppressAutoHyphens/>
              <w:rPr>
                <w:lang w:val="en-US"/>
              </w:rPr>
            </w:pPr>
            <w:proofErr w:type="spellStart"/>
            <w:r w:rsidRPr="001D05D7">
              <w:rPr>
                <w:lang w:val="en-US"/>
              </w:rPr>
              <w:t>ReqDateTime</w:t>
            </w:r>
            <w:proofErr w:type="spellEnd"/>
          </w:p>
        </w:tc>
        <w:tc>
          <w:tcPr>
            <w:tcW w:w="516" w:type="pct"/>
          </w:tcPr>
          <w:p w14:paraId="067FDA92" w14:textId="77777777" w:rsidR="00F36F7D" w:rsidRPr="001D05D7" w:rsidRDefault="00F36F7D" w:rsidP="00B11CE0">
            <w:pPr>
              <w:pStyle w:val="GOSTTablenorm"/>
              <w:suppressAutoHyphens/>
            </w:pPr>
            <w:r w:rsidRPr="001D05D7">
              <w:t>Дата-время (</w:t>
            </w:r>
            <w:r w:rsidRPr="001D05D7">
              <w:rPr>
                <w:lang w:val="en-US"/>
              </w:rPr>
              <w:t>timestamp</w:t>
            </w:r>
            <w:r w:rsidRPr="001D05D7">
              <w:t>)</w:t>
            </w:r>
          </w:p>
        </w:tc>
        <w:tc>
          <w:tcPr>
            <w:tcW w:w="304" w:type="pct"/>
          </w:tcPr>
          <w:p w14:paraId="71F0CA55" w14:textId="77777777" w:rsidR="00F36F7D" w:rsidRPr="001D05D7" w:rsidRDefault="00F36F7D" w:rsidP="00B11CE0">
            <w:pPr>
              <w:pStyle w:val="GOSTTablenorm"/>
              <w:suppressAutoHyphens/>
            </w:pPr>
            <w:r w:rsidRPr="001D05D7">
              <w:t>Да</w:t>
            </w:r>
          </w:p>
        </w:tc>
        <w:tc>
          <w:tcPr>
            <w:tcW w:w="325" w:type="pct"/>
          </w:tcPr>
          <w:p w14:paraId="3D8F2108" w14:textId="77777777" w:rsidR="00F36F7D" w:rsidRPr="001D05D7" w:rsidRDefault="00F36F7D" w:rsidP="00B11CE0">
            <w:pPr>
              <w:pStyle w:val="GOSTTablenorm"/>
              <w:suppressAutoHyphens/>
            </w:pPr>
          </w:p>
        </w:tc>
        <w:tc>
          <w:tcPr>
            <w:tcW w:w="1946" w:type="pct"/>
          </w:tcPr>
          <w:p w14:paraId="36F2F704" w14:textId="77777777" w:rsidR="00F36F7D" w:rsidRPr="001D05D7" w:rsidRDefault="00F36F7D" w:rsidP="00B11CE0">
            <w:pPr>
              <w:pStyle w:val="GOSTTablenorm"/>
              <w:suppressAutoHyphens/>
            </w:pPr>
            <w:r w:rsidRPr="001D05D7">
              <w:t>Дата и время формирования запроса ФП ГИИС ЭБ.</w:t>
            </w:r>
          </w:p>
          <w:p w14:paraId="21FB1664" w14:textId="77777777" w:rsidR="00F36F7D" w:rsidRPr="001D05D7" w:rsidRDefault="00F36F7D" w:rsidP="00B11CE0">
            <w:pPr>
              <w:pStyle w:val="GOSTTablenorm"/>
              <w:suppressAutoHyphens/>
            </w:pPr>
            <w:r w:rsidRPr="001D05D7">
              <w:t xml:space="preserve">Формат </w:t>
            </w:r>
            <w:r w:rsidRPr="001D05D7">
              <w:rPr>
                <w:lang w:val="en-US"/>
              </w:rPr>
              <w:t>YYYY</w:t>
            </w:r>
            <w:r w:rsidRPr="001D05D7">
              <w:t>-</w:t>
            </w:r>
            <w:r w:rsidRPr="001D05D7">
              <w:rPr>
                <w:lang w:val="en-US"/>
              </w:rPr>
              <w:t>MM</w:t>
            </w:r>
            <w:r w:rsidRPr="001D05D7">
              <w:t>-</w:t>
            </w:r>
            <w:r w:rsidRPr="001D05D7">
              <w:rPr>
                <w:lang w:val="en-US"/>
              </w:rPr>
              <w:t>DD</w:t>
            </w:r>
            <w:r w:rsidRPr="001D05D7">
              <w:t xml:space="preserve"> </w:t>
            </w:r>
            <w:proofErr w:type="spellStart"/>
            <w:r w:rsidRPr="001D05D7">
              <w:rPr>
                <w:lang w:val="en-US"/>
              </w:rPr>
              <w:t>hh</w:t>
            </w:r>
            <w:proofErr w:type="spellEnd"/>
            <w:r w:rsidRPr="001D05D7">
              <w:t>:</w:t>
            </w:r>
            <w:proofErr w:type="gramStart"/>
            <w:r w:rsidRPr="001D05D7">
              <w:rPr>
                <w:lang w:val="en-US"/>
              </w:rPr>
              <w:t>mm</w:t>
            </w:r>
            <w:r w:rsidRPr="001D05D7">
              <w:t>:</w:t>
            </w:r>
            <w:r w:rsidRPr="001D05D7">
              <w:rPr>
                <w:lang w:val="en-US"/>
              </w:rPr>
              <w:t>ss</w:t>
            </w:r>
            <w:proofErr w:type="gramEnd"/>
          </w:p>
        </w:tc>
      </w:tr>
      <w:tr w:rsidR="00F36F7D" w:rsidRPr="001D05D7" w14:paraId="0D62D017" w14:textId="77777777" w:rsidTr="009D3FAF">
        <w:tc>
          <w:tcPr>
            <w:tcW w:w="1135" w:type="pct"/>
          </w:tcPr>
          <w:p w14:paraId="0C7051A4" w14:textId="77777777" w:rsidR="00F36F7D" w:rsidRPr="001D05D7" w:rsidRDefault="00F36F7D" w:rsidP="00B11CE0">
            <w:pPr>
              <w:pStyle w:val="GOSTTablenorm"/>
              <w:suppressAutoHyphens/>
            </w:pPr>
            <w:r w:rsidRPr="001D05D7">
              <w:t>Версия формата</w:t>
            </w:r>
          </w:p>
        </w:tc>
        <w:tc>
          <w:tcPr>
            <w:tcW w:w="774" w:type="pct"/>
          </w:tcPr>
          <w:p w14:paraId="4BF8CA62" w14:textId="77777777" w:rsidR="00F36F7D" w:rsidRPr="001D05D7" w:rsidRDefault="00F36F7D" w:rsidP="00B11CE0">
            <w:pPr>
              <w:pStyle w:val="GOSTTablenorm"/>
              <w:suppressAutoHyphens/>
              <w:rPr>
                <w:lang w:val="en-US"/>
              </w:rPr>
            </w:pPr>
            <w:r w:rsidRPr="001D05D7">
              <w:rPr>
                <w:lang w:val="en-US"/>
              </w:rPr>
              <w:t>Version</w:t>
            </w:r>
          </w:p>
        </w:tc>
        <w:tc>
          <w:tcPr>
            <w:tcW w:w="516" w:type="pct"/>
          </w:tcPr>
          <w:p w14:paraId="2278E839" w14:textId="77777777" w:rsidR="00F36F7D" w:rsidRPr="001D05D7" w:rsidRDefault="00F36F7D" w:rsidP="00B11CE0">
            <w:pPr>
              <w:pStyle w:val="GOSTTablenorm"/>
              <w:suppressAutoHyphens/>
              <w:rPr>
                <w:lang w:val="en-US"/>
              </w:rPr>
            </w:pPr>
            <w:r w:rsidRPr="001D05D7">
              <w:t>Строка</w:t>
            </w:r>
          </w:p>
        </w:tc>
        <w:tc>
          <w:tcPr>
            <w:tcW w:w="304" w:type="pct"/>
          </w:tcPr>
          <w:p w14:paraId="13718549" w14:textId="77777777" w:rsidR="00F36F7D" w:rsidRPr="001D05D7" w:rsidRDefault="00F36F7D" w:rsidP="00B11CE0">
            <w:pPr>
              <w:pStyle w:val="GOSTTablenorm"/>
              <w:suppressAutoHyphens/>
            </w:pPr>
            <w:r w:rsidRPr="001D05D7">
              <w:t>Да</w:t>
            </w:r>
          </w:p>
        </w:tc>
        <w:tc>
          <w:tcPr>
            <w:tcW w:w="325" w:type="pct"/>
          </w:tcPr>
          <w:p w14:paraId="05130C4D" w14:textId="77777777" w:rsidR="00F36F7D" w:rsidRPr="001D05D7" w:rsidRDefault="00F36F7D" w:rsidP="00B11CE0">
            <w:pPr>
              <w:pStyle w:val="GOSTTablenorm"/>
              <w:suppressAutoHyphens/>
              <w:rPr>
                <w:lang w:val="en-US"/>
              </w:rPr>
            </w:pPr>
            <w:r w:rsidRPr="001D05D7">
              <w:t>&lt;=</w:t>
            </w:r>
            <w:r w:rsidRPr="001D05D7">
              <w:rPr>
                <w:lang w:val="en-US"/>
              </w:rPr>
              <w:t>10</w:t>
            </w:r>
          </w:p>
        </w:tc>
        <w:tc>
          <w:tcPr>
            <w:tcW w:w="1946" w:type="pct"/>
          </w:tcPr>
          <w:p w14:paraId="46CBA417" w14:textId="77777777" w:rsidR="00F36F7D" w:rsidRPr="001D05D7" w:rsidRDefault="00F36F7D" w:rsidP="00B11CE0">
            <w:pPr>
              <w:pStyle w:val="GOSTTablenorm"/>
              <w:suppressAutoHyphens/>
            </w:pPr>
            <w:r w:rsidRPr="001D05D7">
              <w:t>Версия формата запроса</w:t>
            </w:r>
          </w:p>
        </w:tc>
      </w:tr>
      <w:tr w:rsidR="00F36F7D" w:rsidRPr="001D05D7" w14:paraId="0A5E153F" w14:textId="77777777" w:rsidTr="009D3FAF">
        <w:tc>
          <w:tcPr>
            <w:tcW w:w="1135" w:type="pct"/>
          </w:tcPr>
          <w:p w14:paraId="22D5ABA5" w14:textId="77777777" w:rsidR="00F36F7D" w:rsidRPr="001D05D7" w:rsidRDefault="00F36F7D" w:rsidP="00B11CE0">
            <w:pPr>
              <w:pStyle w:val="GOSTTablenorm"/>
              <w:suppressAutoHyphens/>
            </w:pPr>
            <w:r w:rsidRPr="001D05D7">
              <w:t>Глобальный идентификатор запроса</w:t>
            </w:r>
          </w:p>
        </w:tc>
        <w:tc>
          <w:tcPr>
            <w:tcW w:w="774" w:type="pct"/>
          </w:tcPr>
          <w:p w14:paraId="7A268FA3" w14:textId="77777777" w:rsidR="00F36F7D" w:rsidRPr="001D05D7" w:rsidRDefault="00F36F7D" w:rsidP="00B11CE0">
            <w:pPr>
              <w:pStyle w:val="GOSTTablenorm"/>
              <w:suppressAutoHyphens/>
              <w:rPr>
                <w:lang w:val="en-US"/>
              </w:rPr>
            </w:pPr>
            <w:proofErr w:type="spellStart"/>
            <w:r w:rsidRPr="001D05D7">
              <w:rPr>
                <w:lang w:val="en-US"/>
              </w:rPr>
              <w:t>ReqGuid</w:t>
            </w:r>
            <w:proofErr w:type="spellEnd"/>
          </w:p>
        </w:tc>
        <w:tc>
          <w:tcPr>
            <w:tcW w:w="516" w:type="pct"/>
          </w:tcPr>
          <w:p w14:paraId="346150FC" w14:textId="77777777" w:rsidR="00F36F7D" w:rsidRPr="001D05D7" w:rsidRDefault="00F36F7D" w:rsidP="00B11CE0">
            <w:pPr>
              <w:pStyle w:val="GOSTTablenorm"/>
              <w:suppressAutoHyphens/>
            </w:pPr>
            <w:r w:rsidRPr="001D05D7">
              <w:rPr>
                <w:lang w:val="en-US"/>
              </w:rPr>
              <w:t>GUID</w:t>
            </w:r>
          </w:p>
        </w:tc>
        <w:tc>
          <w:tcPr>
            <w:tcW w:w="304" w:type="pct"/>
          </w:tcPr>
          <w:p w14:paraId="146C9543" w14:textId="77777777" w:rsidR="00F36F7D" w:rsidRPr="001D05D7" w:rsidRDefault="00F36F7D" w:rsidP="00B11CE0">
            <w:pPr>
              <w:pStyle w:val="GOSTTablenorm"/>
              <w:suppressAutoHyphens/>
            </w:pPr>
            <w:r w:rsidRPr="001D05D7">
              <w:t>Да</w:t>
            </w:r>
          </w:p>
        </w:tc>
        <w:tc>
          <w:tcPr>
            <w:tcW w:w="325" w:type="pct"/>
          </w:tcPr>
          <w:p w14:paraId="24A6EA48" w14:textId="77777777" w:rsidR="00F36F7D" w:rsidRPr="001D05D7" w:rsidRDefault="00F36F7D" w:rsidP="00B11CE0">
            <w:pPr>
              <w:pStyle w:val="GOSTTablenorm"/>
              <w:suppressAutoHyphens/>
              <w:rPr>
                <w:lang w:val="en-US"/>
              </w:rPr>
            </w:pPr>
            <w:r w:rsidRPr="001D05D7">
              <w:rPr>
                <w:lang w:val="en-US"/>
              </w:rPr>
              <w:t>=</w:t>
            </w:r>
            <w:r w:rsidRPr="001D05D7">
              <w:t>36</w:t>
            </w:r>
          </w:p>
        </w:tc>
        <w:tc>
          <w:tcPr>
            <w:tcW w:w="1946" w:type="pct"/>
          </w:tcPr>
          <w:p w14:paraId="327695D0" w14:textId="77777777" w:rsidR="00F36F7D" w:rsidRPr="001D05D7" w:rsidRDefault="00F36F7D" w:rsidP="00B11CE0">
            <w:pPr>
              <w:pStyle w:val="GOSTTablenorm"/>
              <w:suppressAutoHyphens/>
            </w:pPr>
            <w:r w:rsidRPr="001D05D7">
              <w:t>Уникальный идентификатор запроса (с тире)</w:t>
            </w:r>
          </w:p>
        </w:tc>
      </w:tr>
      <w:tr w:rsidR="00F36F7D" w:rsidRPr="001D05D7" w14:paraId="6E35EBAE" w14:textId="77777777" w:rsidTr="009D3FAF">
        <w:tc>
          <w:tcPr>
            <w:tcW w:w="1135" w:type="pct"/>
          </w:tcPr>
          <w:p w14:paraId="5661CCB4" w14:textId="77777777" w:rsidR="00F36F7D" w:rsidRPr="001D05D7" w:rsidRDefault="00F36F7D" w:rsidP="00B11CE0">
            <w:pPr>
              <w:pStyle w:val="GOSTTablenorm"/>
              <w:suppressAutoHyphens/>
            </w:pPr>
            <w:r w:rsidRPr="001D05D7">
              <w:t>Глобальный идентификатор документа</w:t>
            </w:r>
          </w:p>
        </w:tc>
        <w:tc>
          <w:tcPr>
            <w:tcW w:w="774" w:type="pct"/>
          </w:tcPr>
          <w:p w14:paraId="00F705CA" w14:textId="77777777" w:rsidR="00F36F7D" w:rsidRPr="001D05D7" w:rsidRDefault="00F36F7D" w:rsidP="00B11CE0">
            <w:pPr>
              <w:pStyle w:val="GOSTTablenorm"/>
              <w:suppressAutoHyphens/>
              <w:rPr>
                <w:lang w:val="en-US"/>
              </w:rPr>
            </w:pPr>
            <w:proofErr w:type="spellStart"/>
            <w:r w:rsidRPr="001D05D7">
              <w:t>DocGuid</w:t>
            </w:r>
            <w:proofErr w:type="spellEnd"/>
          </w:p>
        </w:tc>
        <w:tc>
          <w:tcPr>
            <w:tcW w:w="516" w:type="pct"/>
          </w:tcPr>
          <w:p w14:paraId="1FA5B52E" w14:textId="77777777" w:rsidR="00F36F7D" w:rsidRPr="001D05D7" w:rsidRDefault="00F36F7D" w:rsidP="00B11CE0">
            <w:pPr>
              <w:pStyle w:val="GOSTTablenorm"/>
              <w:suppressAutoHyphens/>
            </w:pPr>
            <w:r w:rsidRPr="001D05D7">
              <w:t>GUID</w:t>
            </w:r>
          </w:p>
        </w:tc>
        <w:tc>
          <w:tcPr>
            <w:tcW w:w="304" w:type="pct"/>
          </w:tcPr>
          <w:p w14:paraId="3324724A" w14:textId="77777777" w:rsidR="00F36F7D" w:rsidRPr="001D05D7" w:rsidRDefault="00F36F7D" w:rsidP="00B11CE0">
            <w:pPr>
              <w:pStyle w:val="GOSTTablenorm"/>
              <w:suppressAutoHyphens/>
            </w:pPr>
            <w:r w:rsidRPr="001D05D7">
              <w:t>Нет</w:t>
            </w:r>
          </w:p>
        </w:tc>
        <w:tc>
          <w:tcPr>
            <w:tcW w:w="325" w:type="pct"/>
          </w:tcPr>
          <w:p w14:paraId="1841584A" w14:textId="77777777" w:rsidR="00F36F7D" w:rsidRPr="001D05D7" w:rsidRDefault="00F36F7D" w:rsidP="00B11CE0">
            <w:pPr>
              <w:pStyle w:val="GOSTTablenorm"/>
              <w:suppressAutoHyphens/>
            </w:pPr>
            <w:r w:rsidRPr="001D05D7">
              <w:t>=36</w:t>
            </w:r>
          </w:p>
        </w:tc>
        <w:tc>
          <w:tcPr>
            <w:tcW w:w="1946" w:type="pct"/>
          </w:tcPr>
          <w:p w14:paraId="1DE4D116" w14:textId="77777777" w:rsidR="00F36F7D" w:rsidRPr="001D05D7" w:rsidRDefault="00F36F7D" w:rsidP="00B11CE0">
            <w:pPr>
              <w:pStyle w:val="GOSTTablenorm"/>
              <w:suppressAutoHyphens/>
            </w:pPr>
            <w:r w:rsidRPr="001D05D7">
              <w:t>Уникальный идентификатор документа/отчета/виджета (с тире), инициировавшего запрос</w:t>
            </w:r>
          </w:p>
        </w:tc>
      </w:tr>
      <w:tr w:rsidR="00F36F7D" w:rsidRPr="001D05D7" w14:paraId="52FCC57D" w14:textId="77777777" w:rsidTr="009D3FAF">
        <w:tc>
          <w:tcPr>
            <w:tcW w:w="1135" w:type="pct"/>
          </w:tcPr>
          <w:p w14:paraId="259F5AA0" w14:textId="77777777" w:rsidR="00F36F7D" w:rsidRPr="001D05D7" w:rsidRDefault="00F36F7D" w:rsidP="00B11CE0">
            <w:pPr>
              <w:pStyle w:val="GOSTTablenorm"/>
              <w:suppressAutoHyphens/>
            </w:pPr>
            <w:r w:rsidRPr="001D05D7">
              <w:t>Тип запроса</w:t>
            </w:r>
          </w:p>
        </w:tc>
        <w:tc>
          <w:tcPr>
            <w:tcW w:w="774" w:type="pct"/>
          </w:tcPr>
          <w:p w14:paraId="6D647747" w14:textId="77777777" w:rsidR="00F36F7D" w:rsidRPr="001D05D7" w:rsidRDefault="00F36F7D" w:rsidP="00B11CE0">
            <w:pPr>
              <w:pStyle w:val="GOSTTablenorm"/>
              <w:suppressAutoHyphens/>
              <w:rPr>
                <w:lang w:val="en-US"/>
              </w:rPr>
            </w:pPr>
            <w:proofErr w:type="spellStart"/>
            <w:r w:rsidRPr="001D05D7">
              <w:rPr>
                <w:lang w:val="en-US"/>
              </w:rPr>
              <w:t>RequestType</w:t>
            </w:r>
            <w:proofErr w:type="spellEnd"/>
          </w:p>
        </w:tc>
        <w:tc>
          <w:tcPr>
            <w:tcW w:w="516" w:type="pct"/>
          </w:tcPr>
          <w:p w14:paraId="4240BFC0" w14:textId="77777777" w:rsidR="00F36F7D" w:rsidRPr="001D05D7" w:rsidRDefault="00F36F7D" w:rsidP="00B11CE0">
            <w:pPr>
              <w:pStyle w:val="GOSTTablenorm"/>
              <w:suppressAutoHyphens/>
              <w:rPr>
                <w:lang w:val="en-US"/>
              </w:rPr>
            </w:pPr>
            <w:r w:rsidRPr="001D05D7">
              <w:t>Строка</w:t>
            </w:r>
          </w:p>
        </w:tc>
        <w:tc>
          <w:tcPr>
            <w:tcW w:w="304" w:type="pct"/>
          </w:tcPr>
          <w:p w14:paraId="49090463" w14:textId="77777777" w:rsidR="00F36F7D" w:rsidRPr="001D05D7" w:rsidRDefault="00F36F7D" w:rsidP="00B11CE0">
            <w:pPr>
              <w:pStyle w:val="GOSTTablenorm"/>
              <w:suppressAutoHyphens/>
            </w:pPr>
            <w:r w:rsidRPr="001D05D7">
              <w:t>Да</w:t>
            </w:r>
          </w:p>
        </w:tc>
        <w:tc>
          <w:tcPr>
            <w:tcW w:w="325" w:type="pct"/>
          </w:tcPr>
          <w:p w14:paraId="79FA296C" w14:textId="7B9F2520" w:rsidR="00F36F7D" w:rsidRPr="001D05D7" w:rsidRDefault="00F36F7D">
            <w:pPr>
              <w:pStyle w:val="GOSTTablenorm"/>
              <w:suppressAutoHyphens/>
              <w:rPr>
                <w:lang w:val="en-US"/>
              </w:rPr>
            </w:pPr>
            <w:r w:rsidRPr="001D05D7">
              <w:t>&lt;=</w:t>
            </w:r>
            <w:del w:id="566" w:author="Сатлер Марина Викторовна" w:date="2024-10-31T12:16:00Z">
              <w:r w:rsidRPr="001D05D7" w:rsidDel="00AA0659">
                <w:rPr>
                  <w:lang w:val="en-US"/>
                </w:rPr>
                <w:delText>10</w:delText>
              </w:r>
            </w:del>
            <w:ins w:id="567" w:author="Сатлер Марина Викторовна" w:date="2024-10-31T12:16:00Z">
              <w:r w:rsidR="00AA0659">
                <w:rPr>
                  <w:lang w:val="en-US"/>
                </w:rPr>
                <w:t>5</w:t>
              </w:r>
              <w:r w:rsidR="00AA0659" w:rsidRPr="001D05D7">
                <w:rPr>
                  <w:lang w:val="en-US"/>
                </w:rPr>
                <w:t>0</w:t>
              </w:r>
            </w:ins>
          </w:p>
        </w:tc>
        <w:tc>
          <w:tcPr>
            <w:tcW w:w="1946" w:type="pct"/>
          </w:tcPr>
          <w:p w14:paraId="0D13FDD0" w14:textId="54744F9D" w:rsidR="00F36F7D" w:rsidRPr="001D05D7" w:rsidRDefault="00F36F7D" w:rsidP="00B11CE0">
            <w:pPr>
              <w:pStyle w:val="GOSTTablenorm"/>
              <w:suppressAutoHyphens/>
            </w:pPr>
            <w:r w:rsidRPr="001D05D7">
              <w:t>Передается значение «</w:t>
            </w:r>
            <w:r w:rsidR="00F84E12">
              <w:rPr>
                <w:szCs w:val="22"/>
              </w:rPr>
              <w:t>RE</w:t>
            </w:r>
            <w:r w:rsidR="00F84E12">
              <w:rPr>
                <w:szCs w:val="22"/>
                <w:lang w:val="en-US"/>
              </w:rPr>
              <w:t>PSDM</w:t>
            </w:r>
            <w:r w:rsidRPr="001D05D7">
              <w:t>»</w:t>
            </w:r>
          </w:p>
        </w:tc>
      </w:tr>
      <w:tr w:rsidR="00F36F7D" w:rsidRPr="001D05D7" w14:paraId="6A18EE71" w14:textId="77777777" w:rsidTr="00B11CE0">
        <w:tc>
          <w:tcPr>
            <w:tcW w:w="5000" w:type="pct"/>
            <w:gridSpan w:val="6"/>
          </w:tcPr>
          <w:p w14:paraId="46313DB4" w14:textId="77777777" w:rsidR="00F36F7D" w:rsidRPr="001D05D7" w:rsidRDefault="00F36F7D" w:rsidP="00B11CE0">
            <w:pPr>
              <w:pStyle w:val="GOSTTableHead"/>
              <w:rPr>
                <w:szCs w:val="22"/>
              </w:rPr>
            </w:pPr>
            <w:r w:rsidRPr="001D05D7">
              <w:rPr>
                <w:szCs w:val="22"/>
              </w:rPr>
              <w:t>Перечень параметров тела запроса (</w:t>
            </w:r>
            <w:r w:rsidRPr="001D05D7">
              <w:rPr>
                <w:szCs w:val="22"/>
                <w:lang w:val="en-US"/>
              </w:rPr>
              <w:t>document</w:t>
            </w:r>
            <w:r w:rsidRPr="001D05D7">
              <w:rPr>
                <w:szCs w:val="22"/>
              </w:rPr>
              <w:t>)</w:t>
            </w:r>
          </w:p>
        </w:tc>
      </w:tr>
      <w:tr w:rsidR="00F36F7D" w:rsidRPr="001D05D7" w14:paraId="610EC965" w14:textId="77777777" w:rsidTr="009D3FAF">
        <w:tc>
          <w:tcPr>
            <w:tcW w:w="1135" w:type="pct"/>
          </w:tcPr>
          <w:p w14:paraId="59804CE6" w14:textId="77777777" w:rsidR="00F36F7D" w:rsidRPr="00474651" w:rsidRDefault="00F36F7D" w:rsidP="00B11CE0">
            <w:pPr>
              <w:pStyle w:val="GOSTTablenorm"/>
              <w:suppressAutoHyphens/>
            </w:pPr>
            <w:r w:rsidRPr="00474651">
              <w:t>Субъект учета</w:t>
            </w:r>
          </w:p>
        </w:tc>
        <w:tc>
          <w:tcPr>
            <w:tcW w:w="774" w:type="pct"/>
          </w:tcPr>
          <w:p w14:paraId="2A130A51" w14:textId="77777777" w:rsidR="00F36F7D" w:rsidRPr="00C75A4E" w:rsidRDefault="00F36F7D" w:rsidP="00B11CE0">
            <w:pPr>
              <w:pStyle w:val="GOSTTablenorm"/>
              <w:suppressAutoHyphens/>
            </w:pPr>
            <w:proofErr w:type="spellStart"/>
            <w:r w:rsidRPr="00C75A4E">
              <w:t>Subject</w:t>
            </w:r>
            <w:proofErr w:type="spellEnd"/>
          </w:p>
        </w:tc>
        <w:tc>
          <w:tcPr>
            <w:tcW w:w="516" w:type="pct"/>
          </w:tcPr>
          <w:p w14:paraId="377F9B72" w14:textId="77777777" w:rsidR="00F36F7D" w:rsidRPr="00474651" w:rsidRDefault="00F36F7D" w:rsidP="00B11CE0">
            <w:pPr>
              <w:pStyle w:val="GOSTTablenorm"/>
              <w:suppressAutoHyphens/>
            </w:pPr>
            <w:r w:rsidRPr="00474651">
              <w:t>Строка</w:t>
            </w:r>
          </w:p>
        </w:tc>
        <w:tc>
          <w:tcPr>
            <w:tcW w:w="304" w:type="pct"/>
          </w:tcPr>
          <w:p w14:paraId="357B2BF9" w14:textId="2694AE2F" w:rsidR="00F36F7D" w:rsidRPr="00474651" w:rsidRDefault="00F84E12" w:rsidP="00B11CE0">
            <w:pPr>
              <w:pStyle w:val="GOSTTablenorm"/>
              <w:suppressAutoHyphens/>
            </w:pPr>
            <w:r>
              <w:t>Нет</w:t>
            </w:r>
          </w:p>
        </w:tc>
        <w:tc>
          <w:tcPr>
            <w:tcW w:w="325" w:type="pct"/>
          </w:tcPr>
          <w:p w14:paraId="5152B4D7" w14:textId="77777777" w:rsidR="00F36F7D" w:rsidRPr="00C75A4E" w:rsidRDefault="00F36F7D" w:rsidP="00B11CE0">
            <w:pPr>
              <w:pStyle w:val="GOSTTablenorm"/>
              <w:suppressAutoHyphens/>
            </w:pPr>
            <w:r w:rsidRPr="007A0F1E">
              <w:t>=</w:t>
            </w:r>
            <w:r w:rsidRPr="00C75A4E">
              <w:t>4</w:t>
            </w:r>
          </w:p>
        </w:tc>
        <w:tc>
          <w:tcPr>
            <w:tcW w:w="1946" w:type="pct"/>
          </w:tcPr>
          <w:p w14:paraId="23D452E0" w14:textId="77777777" w:rsidR="00F36F7D" w:rsidRDefault="00F36F7D" w:rsidP="00B11CE0">
            <w:pPr>
              <w:pStyle w:val="GOSTTablenorm"/>
              <w:suppressAutoHyphens/>
            </w:pPr>
            <w:r w:rsidRPr="00474651">
              <w:t>Указывается код ТОФК/ЦС учета, по записям учета которого требуется осуществить диагностику</w:t>
            </w:r>
            <w:r w:rsidR="00F84E12">
              <w:t>.</w:t>
            </w:r>
          </w:p>
          <w:p w14:paraId="6CF07D96" w14:textId="167B9D1E" w:rsidR="00F84E12" w:rsidRPr="00890A8D" w:rsidRDefault="00F84E12" w:rsidP="00B11CE0">
            <w:pPr>
              <w:pStyle w:val="GOSTTablenorm"/>
              <w:suppressAutoHyphens/>
            </w:pPr>
            <w:r>
              <w:lastRenderedPageBreak/>
              <w:t>Если параметр не передан</w:t>
            </w:r>
            <w:r w:rsidR="00597065">
              <w:t>,</w:t>
            </w:r>
            <w:r>
              <w:t xml:space="preserve"> диагностика осуществляется по всем субъектам учета</w:t>
            </w:r>
          </w:p>
        </w:tc>
      </w:tr>
      <w:tr w:rsidR="00F36F7D" w:rsidRPr="001D05D7" w14:paraId="58091455" w14:textId="77777777" w:rsidTr="009D3FAF">
        <w:tc>
          <w:tcPr>
            <w:tcW w:w="1135" w:type="pct"/>
          </w:tcPr>
          <w:p w14:paraId="0F5102BC" w14:textId="77777777" w:rsidR="00F36F7D" w:rsidRPr="00474651" w:rsidRDefault="00F36F7D" w:rsidP="00B11CE0">
            <w:pPr>
              <w:pStyle w:val="GOSTTablenorm"/>
              <w:suppressAutoHyphens/>
            </w:pPr>
            <w:r w:rsidRPr="00C75A4E">
              <w:lastRenderedPageBreak/>
              <w:t>Операционный день</w:t>
            </w:r>
          </w:p>
        </w:tc>
        <w:tc>
          <w:tcPr>
            <w:tcW w:w="774" w:type="pct"/>
          </w:tcPr>
          <w:p w14:paraId="31E28E03" w14:textId="77777777" w:rsidR="00F36F7D" w:rsidRPr="00C75A4E" w:rsidRDefault="00F36F7D" w:rsidP="00B11CE0">
            <w:pPr>
              <w:pStyle w:val="GOSTTablenorm"/>
              <w:suppressAutoHyphens/>
            </w:pPr>
            <w:proofErr w:type="spellStart"/>
            <w:r w:rsidRPr="00C75A4E">
              <w:t>TradingDay</w:t>
            </w:r>
            <w:proofErr w:type="spellEnd"/>
          </w:p>
        </w:tc>
        <w:tc>
          <w:tcPr>
            <w:tcW w:w="516" w:type="pct"/>
          </w:tcPr>
          <w:p w14:paraId="5B6EC6E8" w14:textId="77777777" w:rsidR="00F36F7D" w:rsidRPr="00474651" w:rsidRDefault="00F36F7D" w:rsidP="00B11CE0">
            <w:pPr>
              <w:pStyle w:val="GOSTTablenorm"/>
              <w:suppressAutoHyphens/>
            </w:pPr>
            <w:r w:rsidRPr="00474651">
              <w:t>Дата</w:t>
            </w:r>
          </w:p>
        </w:tc>
        <w:tc>
          <w:tcPr>
            <w:tcW w:w="304" w:type="pct"/>
          </w:tcPr>
          <w:p w14:paraId="43D18680" w14:textId="77777777" w:rsidR="00F36F7D" w:rsidRPr="00474651" w:rsidRDefault="00F36F7D" w:rsidP="00B11CE0">
            <w:pPr>
              <w:pStyle w:val="GOSTTablenorm"/>
              <w:suppressAutoHyphens/>
            </w:pPr>
            <w:r w:rsidRPr="00474651">
              <w:t>Да</w:t>
            </w:r>
          </w:p>
        </w:tc>
        <w:tc>
          <w:tcPr>
            <w:tcW w:w="325" w:type="pct"/>
          </w:tcPr>
          <w:p w14:paraId="5821BCA2" w14:textId="77777777" w:rsidR="00F36F7D" w:rsidRPr="00C75A4E" w:rsidRDefault="00F36F7D" w:rsidP="00B11CE0">
            <w:pPr>
              <w:pStyle w:val="GOSTTablenorm"/>
              <w:suppressAutoHyphens/>
            </w:pPr>
          </w:p>
        </w:tc>
        <w:tc>
          <w:tcPr>
            <w:tcW w:w="1946" w:type="pct"/>
          </w:tcPr>
          <w:p w14:paraId="214E6E6B" w14:textId="18784DF2" w:rsidR="00F36F7D" w:rsidRPr="00455D80" w:rsidRDefault="00F36F7D" w:rsidP="00B11CE0">
            <w:pPr>
              <w:pStyle w:val="GOSTTablenorm"/>
              <w:suppressAutoHyphens/>
            </w:pPr>
            <w:r w:rsidRPr="00455D80">
              <w:t>Указывается дата отражения операции в учете, по которой осуществля</w:t>
            </w:r>
            <w:r w:rsidR="008912C5">
              <w:t>ется диагностика записей учета.</w:t>
            </w:r>
          </w:p>
          <w:p w14:paraId="58EEB0FF" w14:textId="77777777" w:rsidR="00F36F7D" w:rsidRPr="00C75A4E" w:rsidRDefault="00F36F7D" w:rsidP="00B11CE0">
            <w:pPr>
              <w:pStyle w:val="GOSTTablenorm"/>
              <w:suppressAutoHyphens/>
            </w:pPr>
            <w:r w:rsidRPr="00C75A4E">
              <w:rPr>
                <w:rFonts w:hint="eastAsia"/>
              </w:rPr>
              <w:t>Формат</w:t>
            </w:r>
            <w:r w:rsidRPr="00C75A4E">
              <w:t xml:space="preserve"> YYYY-MM-DD</w:t>
            </w:r>
          </w:p>
        </w:tc>
      </w:tr>
      <w:tr w:rsidR="009D3FAF" w:rsidRPr="001D05D7" w14:paraId="241C3EC2" w14:textId="77777777" w:rsidTr="009D3FAF">
        <w:tc>
          <w:tcPr>
            <w:tcW w:w="1135" w:type="pct"/>
          </w:tcPr>
          <w:p w14:paraId="6F5DD7B8" w14:textId="0BABE2CA" w:rsidR="009D3FAF" w:rsidRPr="007A0F1E" w:rsidRDefault="009D3FAF" w:rsidP="009D3FAF">
            <w:pPr>
              <w:pStyle w:val="GOSTTablenorm"/>
              <w:suppressAutoHyphens/>
            </w:pPr>
            <w:r>
              <w:rPr>
                <w:szCs w:val="22"/>
              </w:rPr>
              <w:t>Формировать при отсутствии данных</w:t>
            </w:r>
          </w:p>
        </w:tc>
        <w:tc>
          <w:tcPr>
            <w:tcW w:w="774" w:type="pct"/>
          </w:tcPr>
          <w:p w14:paraId="7E299BAF" w14:textId="091D6B73" w:rsidR="009D3FAF" w:rsidRPr="00474651" w:rsidRDefault="009D3FAF" w:rsidP="009D3FAF">
            <w:pPr>
              <w:pStyle w:val="GOSTTablenorm"/>
              <w:suppressAutoHyphens/>
            </w:pPr>
            <w:proofErr w:type="spellStart"/>
            <w:r>
              <w:rPr>
                <w:szCs w:val="22"/>
                <w:lang w:val="en-US"/>
              </w:rPr>
              <w:t>ReturnIfEmpty</w:t>
            </w:r>
            <w:proofErr w:type="spellEnd"/>
          </w:p>
        </w:tc>
        <w:tc>
          <w:tcPr>
            <w:tcW w:w="516" w:type="pct"/>
          </w:tcPr>
          <w:p w14:paraId="1D4693DE" w14:textId="1CCD36AC" w:rsidR="009D3FAF" w:rsidRPr="00474651" w:rsidRDefault="009D3FAF" w:rsidP="009D3FAF">
            <w:pPr>
              <w:pStyle w:val="GOSTTablenorm"/>
              <w:suppressAutoHyphens/>
            </w:pPr>
            <w:r>
              <w:rPr>
                <w:szCs w:val="22"/>
              </w:rPr>
              <w:t>Число</w:t>
            </w:r>
          </w:p>
        </w:tc>
        <w:tc>
          <w:tcPr>
            <w:tcW w:w="304" w:type="pct"/>
          </w:tcPr>
          <w:p w14:paraId="37A378E6" w14:textId="1B0171C9" w:rsidR="009D3FAF" w:rsidRPr="00BA7A4A" w:rsidRDefault="009D3FAF" w:rsidP="009D3FAF">
            <w:pPr>
              <w:pStyle w:val="GOSTTablenorm"/>
              <w:suppressAutoHyphens/>
            </w:pPr>
            <w:r>
              <w:rPr>
                <w:szCs w:val="22"/>
              </w:rPr>
              <w:t>Да</w:t>
            </w:r>
          </w:p>
        </w:tc>
        <w:tc>
          <w:tcPr>
            <w:tcW w:w="325" w:type="pct"/>
          </w:tcPr>
          <w:p w14:paraId="1561F3D0" w14:textId="69E72B9B" w:rsidR="009D3FAF" w:rsidRPr="00474651" w:rsidRDefault="009D3FAF" w:rsidP="009D3FAF">
            <w:pPr>
              <w:pStyle w:val="GOSTTablenorm"/>
              <w:suppressAutoHyphens/>
            </w:pPr>
            <w:r w:rsidRPr="00141AE4">
              <w:rPr>
                <w:szCs w:val="22"/>
                <w:shd w:val="clear" w:color="auto" w:fill="FFFFFF"/>
              </w:rPr>
              <w:t>=1</w:t>
            </w:r>
          </w:p>
        </w:tc>
        <w:tc>
          <w:tcPr>
            <w:tcW w:w="1946" w:type="pct"/>
          </w:tcPr>
          <w:p w14:paraId="419DBFBF" w14:textId="77777777" w:rsidR="009D3FAF" w:rsidRPr="00C75A4E" w:rsidRDefault="009D3FAF" w:rsidP="009D3FAF">
            <w:pPr>
              <w:pStyle w:val="GOSTTablenorm"/>
              <w:suppressAutoHyphens/>
            </w:pPr>
            <w:r w:rsidRPr="00C75A4E">
              <w:rPr>
                <w:rFonts w:hint="eastAsia"/>
              </w:rPr>
              <w:t>Указывается</w:t>
            </w:r>
            <w:r w:rsidRPr="00C75A4E">
              <w:t xml:space="preserve"> </w:t>
            </w:r>
            <w:r w:rsidRPr="00C75A4E">
              <w:rPr>
                <w:rFonts w:hint="eastAsia"/>
              </w:rPr>
              <w:t>вариант</w:t>
            </w:r>
            <w:r w:rsidRPr="00C75A4E">
              <w:t xml:space="preserve"> </w:t>
            </w:r>
            <w:r w:rsidRPr="00C75A4E">
              <w:rPr>
                <w:rFonts w:hint="eastAsia"/>
              </w:rPr>
              <w:t>формирования</w:t>
            </w:r>
            <w:r w:rsidRPr="00C75A4E">
              <w:t xml:space="preserve"> </w:t>
            </w:r>
            <w:r w:rsidRPr="00C75A4E">
              <w:rPr>
                <w:rFonts w:hint="eastAsia"/>
              </w:rPr>
              <w:t>ответа</w:t>
            </w:r>
            <w:r w:rsidRPr="00C75A4E">
              <w:t xml:space="preserve"> </w:t>
            </w:r>
            <w:r w:rsidRPr="00C75A4E">
              <w:rPr>
                <w:rFonts w:hint="eastAsia"/>
              </w:rPr>
              <w:t>на</w:t>
            </w:r>
            <w:r w:rsidRPr="00C75A4E">
              <w:t xml:space="preserve"> </w:t>
            </w:r>
            <w:r w:rsidRPr="00C75A4E">
              <w:rPr>
                <w:rFonts w:hint="eastAsia"/>
              </w:rPr>
              <w:t>запрос</w:t>
            </w:r>
            <w:r w:rsidRPr="00C75A4E">
              <w:t xml:space="preserve"> </w:t>
            </w:r>
            <w:r w:rsidRPr="00C75A4E">
              <w:rPr>
                <w:rFonts w:hint="eastAsia"/>
              </w:rPr>
              <w:t>в</w:t>
            </w:r>
            <w:r w:rsidRPr="00C75A4E">
              <w:t xml:space="preserve"> </w:t>
            </w:r>
            <w:r w:rsidRPr="00C75A4E">
              <w:rPr>
                <w:rFonts w:hint="eastAsia"/>
              </w:rPr>
              <w:t>случае</w:t>
            </w:r>
            <w:r w:rsidRPr="00C75A4E">
              <w:t xml:space="preserve">, </w:t>
            </w:r>
            <w:r w:rsidRPr="00C75A4E">
              <w:rPr>
                <w:rFonts w:hint="eastAsia"/>
              </w:rPr>
              <w:t>если</w:t>
            </w:r>
            <w:r w:rsidRPr="00C75A4E">
              <w:t xml:space="preserve"> </w:t>
            </w:r>
            <w:r w:rsidRPr="00C75A4E">
              <w:rPr>
                <w:rFonts w:hint="eastAsia"/>
              </w:rPr>
              <w:t>по</w:t>
            </w:r>
            <w:r w:rsidRPr="00C75A4E">
              <w:t xml:space="preserve"> </w:t>
            </w:r>
            <w:r w:rsidRPr="00C75A4E">
              <w:rPr>
                <w:rFonts w:hint="eastAsia"/>
              </w:rPr>
              <w:t>результатам</w:t>
            </w:r>
            <w:r w:rsidRPr="00C75A4E">
              <w:t xml:space="preserve"> </w:t>
            </w:r>
            <w:r w:rsidRPr="00C75A4E">
              <w:rPr>
                <w:rFonts w:hint="eastAsia"/>
              </w:rPr>
              <w:t>обработки</w:t>
            </w:r>
            <w:r w:rsidRPr="00C75A4E">
              <w:t xml:space="preserve"> </w:t>
            </w:r>
            <w:r w:rsidRPr="00C75A4E">
              <w:rPr>
                <w:rFonts w:hint="eastAsia"/>
              </w:rPr>
              <w:t>запроса</w:t>
            </w:r>
            <w:r w:rsidRPr="00C75A4E">
              <w:t xml:space="preserve"> </w:t>
            </w:r>
            <w:r w:rsidRPr="00C75A4E">
              <w:rPr>
                <w:rFonts w:hint="eastAsia"/>
              </w:rPr>
              <w:t>данные</w:t>
            </w:r>
            <w:r w:rsidRPr="00C75A4E">
              <w:t xml:space="preserve">, </w:t>
            </w:r>
            <w:r w:rsidRPr="00C75A4E">
              <w:rPr>
                <w:rFonts w:hint="eastAsia"/>
              </w:rPr>
              <w:t>удовлетворяющие</w:t>
            </w:r>
            <w:r w:rsidRPr="00C75A4E">
              <w:t xml:space="preserve"> </w:t>
            </w:r>
            <w:r w:rsidRPr="00C75A4E">
              <w:rPr>
                <w:rFonts w:hint="eastAsia"/>
              </w:rPr>
              <w:t>условиям</w:t>
            </w:r>
            <w:r w:rsidRPr="00C75A4E">
              <w:t xml:space="preserve"> </w:t>
            </w:r>
            <w:r w:rsidRPr="00C75A4E">
              <w:rPr>
                <w:rFonts w:hint="eastAsia"/>
              </w:rPr>
              <w:t>отбора</w:t>
            </w:r>
            <w:r w:rsidRPr="00C75A4E">
              <w:t xml:space="preserve">, </w:t>
            </w:r>
            <w:r w:rsidRPr="00C75A4E">
              <w:rPr>
                <w:rFonts w:hint="eastAsia"/>
              </w:rPr>
              <w:t>не</w:t>
            </w:r>
            <w:r w:rsidRPr="00C75A4E">
              <w:t xml:space="preserve"> </w:t>
            </w:r>
            <w:r w:rsidRPr="00C75A4E">
              <w:rPr>
                <w:rFonts w:hint="eastAsia"/>
              </w:rPr>
              <w:t>найдены</w:t>
            </w:r>
            <w:r w:rsidRPr="00C75A4E">
              <w:t xml:space="preserve"> (</w:t>
            </w:r>
            <w:r w:rsidRPr="00C75A4E">
              <w:rPr>
                <w:rFonts w:hint="eastAsia"/>
              </w:rPr>
              <w:t>пустая</w:t>
            </w:r>
            <w:r w:rsidRPr="00C75A4E">
              <w:t xml:space="preserve"> </w:t>
            </w:r>
            <w:r w:rsidRPr="00C75A4E">
              <w:rPr>
                <w:rFonts w:hint="eastAsia"/>
              </w:rPr>
              <w:t>выборка</w:t>
            </w:r>
            <w:r w:rsidRPr="00C75A4E">
              <w:t xml:space="preserve">, </w:t>
            </w:r>
            <w:r w:rsidRPr="00C75A4E">
              <w:rPr>
                <w:rFonts w:hint="eastAsia"/>
              </w:rPr>
              <w:t>нет</w:t>
            </w:r>
            <w:r w:rsidRPr="00C75A4E">
              <w:t xml:space="preserve"> </w:t>
            </w:r>
            <w:r w:rsidRPr="00C75A4E">
              <w:rPr>
                <w:rFonts w:hint="eastAsia"/>
              </w:rPr>
              <w:t>данных</w:t>
            </w:r>
            <w:r w:rsidRPr="00C75A4E">
              <w:t>).</w:t>
            </w:r>
          </w:p>
          <w:p w14:paraId="5BD1E823" w14:textId="77777777" w:rsidR="009D3FAF" w:rsidRPr="00C75A4E" w:rsidRDefault="009D3FAF" w:rsidP="009D3FAF">
            <w:pPr>
              <w:pStyle w:val="GOSTTablenorm"/>
              <w:suppressAutoHyphens/>
            </w:pPr>
            <w:r w:rsidRPr="00C75A4E">
              <w:rPr>
                <w:rFonts w:hint="eastAsia"/>
              </w:rPr>
              <w:t>Возможные</w:t>
            </w:r>
            <w:r w:rsidRPr="00C75A4E">
              <w:t xml:space="preserve"> </w:t>
            </w:r>
            <w:r w:rsidRPr="00C75A4E">
              <w:rPr>
                <w:rFonts w:hint="eastAsia"/>
              </w:rPr>
              <w:t>значения</w:t>
            </w:r>
            <w:r w:rsidRPr="00C75A4E">
              <w:t>:</w:t>
            </w:r>
          </w:p>
          <w:p w14:paraId="06863CEB" w14:textId="5795591A" w:rsidR="009D3FAF" w:rsidRDefault="009D3FAF" w:rsidP="009D3FAF">
            <w:pPr>
              <w:pStyle w:val="GOSTTableListMark1"/>
              <w:suppressAutoHyphens/>
            </w:pPr>
            <w:r>
              <w:t>«</w:t>
            </w:r>
            <w:r w:rsidRPr="00C75A4E">
              <w:t>1</w:t>
            </w:r>
            <w:r>
              <w:t>»</w:t>
            </w:r>
            <w:r w:rsidRPr="00C75A4E">
              <w:t xml:space="preserve"> </w:t>
            </w:r>
            <w:r w:rsidRPr="00C75A4E">
              <w:rPr>
                <w:rFonts w:hint="eastAsia"/>
              </w:rPr>
              <w:t>–</w:t>
            </w:r>
            <w:r w:rsidRPr="00C75A4E">
              <w:t xml:space="preserve"> </w:t>
            </w:r>
            <w:r w:rsidRPr="00C75A4E">
              <w:rPr>
                <w:rFonts w:hint="eastAsia"/>
              </w:rPr>
              <w:t>Да</w:t>
            </w:r>
            <w:r w:rsidRPr="00C75A4E">
              <w:t xml:space="preserve">, </w:t>
            </w:r>
            <w:r w:rsidRPr="00C75A4E">
              <w:rPr>
                <w:rFonts w:hint="eastAsia"/>
              </w:rPr>
              <w:t>возвращать</w:t>
            </w:r>
            <w:r w:rsidRPr="00C75A4E">
              <w:t xml:space="preserve"> </w:t>
            </w:r>
            <w:r w:rsidRPr="00C75A4E">
              <w:rPr>
                <w:rFonts w:hint="eastAsia"/>
              </w:rPr>
              <w:t>файл</w:t>
            </w:r>
            <w:r w:rsidRPr="00C75A4E">
              <w:t xml:space="preserve"> </w:t>
            </w:r>
            <w:r w:rsidRPr="00C75A4E">
              <w:rPr>
                <w:rFonts w:hint="eastAsia"/>
              </w:rPr>
              <w:t>отчета</w:t>
            </w:r>
            <w:r w:rsidRPr="00C75A4E">
              <w:t xml:space="preserve">, </w:t>
            </w:r>
            <w:r w:rsidRPr="00C75A4E">
              <w:rPr>
                <w:rFonts w:hint="eastAsia"/>
              </w:rPr>
              <w:t>в</w:t>
            </w:r>
            <w:r w:rsidRPr="00C75A4E">
              <w:t xml:space="preserve"> </w:t>
            </w:r>
            <w:r w:rsidRPr="00C75A4E">
              <w:rPr>
                <w:rFonts w:hint="eastAsia"/>
              </w:rPr>
              <w:t>котором</w:t>
            </w:r>
            <w:r w:rsidRPr="00C75A4E">
              <w:t xml:space="preserve"> </w:t>
            </w:r>
            <w:r w:rsidRPr="00C75A4E">
              <w:rPr>
                <w:rFonts w:hint="eastAsia"/>
              </w:rPr>
              <w:t>заполнена</w:t>
            </w:r>
            <w:r w:rsidRPr="00C75A4E">
              <w:t xml:space="preserve"> </w:t>
            </w:r>
            <w:r w:rsidRPr="00C75A4E">
              <w:rPr>
                <w:rFonts w:hint="eastAsia"/>
              </w:rPr>
              <w:t>заголовочная</w:t>
            </w:r>
            <w:r w:rsidRPr="00C75A4E">
              <w:t xml:space="preserve"> </w:t>
            </w:r>
            <w:r w:rsidRPr="00C75A4E">
              <w:rPr>
                <w:rFonts w:hint="eastAsia"/>
              </w:rPr>
              <w:t>часть</w:t>
            </w:r>
            <w:r w:rsidRPr="00C75A4E">
              <w:t xml:space="preserve"> </w:t>
            </w:r>
            <w:r w:rsidR="00597065" w:rsidRPr="00C623A6">
              <w:rPr>
                <w:rFonts w:eastAsiaTheme="majorEastAsia"/>
              </w:rPr>
              <w:t>и названия граф табличной части, без строк таблицы</w:t>
            </w:r>
            <w:r w:rsidRPr="00C75A4E">
              <w:t>;</w:t>
            </w:r>
          </w:p>
          <w:p w14:paraId="649ADCFA" w14:textId="354A82BC" w:rsidR="009D3FAF" w:rsidRPr="00C75A4E" w:rsidRDefault="009D3FAF" w:rsidP="009D3FAF">
            <w:pPr>
              <w:pStyle w:val="GOSTTableListMark1"/>
              <w:suppressAutoHyphens/>
            </w:pPr>
            <w:r>
              <w:t>«</w:t>
            </w:r>
            <w:r w:rsidRPr="00C75A4E">
              <w:t>0</w:t>
            </w:r>
            <w:r>
              <w:t>»</w:t>
            </w:r>
            <w:r w:rsidRPr="00C75A4E">
              <w:t xml:space="preserve"> </w:t>
            </w:r>
            <w:r w:rsidRPr="00C75A4E">
              <w:rPr>
                <w:rFonts w:hint="eastAsia"/>
              </w:rPr>
              <w:t>–</w:t>
            </w:r>
            <w:r w:rsidRPr="00C75A4E">
              <w:t xml:space="preserve"> </w:t>
            </w:r>
            <w:r w:rsidRPr="00C75A4E">
              <w:rPr>
                <w:rFonts w:hint="eastAsia"/>
              </w:rPr>
              <w:t>Нет</w:t>
            </w:r>
            <w:r w:rsidRPr="00C75A4E">
              <w:t xml:space="preserve">, </w:t>
            </w:r>
            <w:r w:rsidRPr="00C75A4E">
              <w:rPr>
                <w:rFonts w:hint="eastAsia"/>
              </w:rPr>
              <w:t>файл</w:t>
            </w:r>
            <w:r w:rsidRPr="00C75A4E">
              <w:t xml:space="preserve"> </w:t>
            </w:r>
            <w:r w:rsidRPr="00C75A4E">
              <w:rPr>
                <w:rFonts w:hint="eastAsia"/>
              </w:rPr>
              <w:t>отчета</w:t>
            </w:r>
            <w:r w:rsidRPr="00C75A4E">
              <w:t xml:space="preserve"> </w:t>
            </w:r>
            <w:r w:rsidRPr="00C75A4E">
              <w:rPr>
                <w:rFonts w:hint="eastAsia"/>
              </w:rPr>
              <w:t>не</w:t>
            </w:r>
            <w:r w:rsidRPr="00C75A4E">
              <w:t xml:space="preserve"> </w:t>
            </w:r>
            <w:r w:rsidRPr="00C75A4E">
              <w:rPr>
                <w:rFonts w:hint="eastAsia"/>
              </w:rPr>
              <w:t>формировать</w:t>
            </w:r>
            <w:r w:rsidRPr="00C75A4E">
              <w:t xml:space="preserve">, </w:t>
            </w:r>
            <w:r w:rsidRPr="00C75A4E">
              <w:rPr>
                <w:rFonts w:hint="eastAsia"/>
              </w:rPr>
              <w:t>возвращать</w:t>
            </w:r>
            <w:r w:rsidRPr="00C75A4E">
              <w:t xml:space="preserve"> </w:t>
            </w:r>
            <w:r w:rsidRPr="00C75A4E">
              <w:rPr>
                <w:rFonts w:hint="eastAsia"/>
              </w:rPr>
              <w:t>ответ</w:t>
            </w:r>
            <w:r w:rsidRPr="00C75A4E">
              <w:t xml:space="preserve"> </w:t>
            </w:r>
            <w:r w:rsidRPr="00C75A4E">
              <w:rPr>
                <w:rFonts w:hint="eastAsia"/>
              </w:rPr>
              <w:t>на</w:t>
            </w:r>
            <w:r w:rsidRPr="00C75A4E">
              <w:t xml:space="preserve"> </w:t>
            </w:r>
            <w:r w:rsidRPr="00C75A4E">
              <w:rPr>
                <w:rFonts w:hint="eastAsia"/>
              </w:rPr>
              <w:t>запрос</w:t>
            </w:r>
            <w:r w:rsidRPr="00C75A4E">
              <w:t xml:space="preserve"> </w:t>
            </w:r>
            <w:r w:rsidRPr="00C75A4E">
              <w:rPr>
                <w:rFonts w:hint="eastAsia"/>
              </w:rPr>
              <w:t>в</w:t>
            </w:r>
            <w:r w:rsidRPr="00C75A4E">
              <w:t xml:space="preserve"> </w:t>
            </w:r>
            <w:r w:rsidRPr="00C75A4E">
              <w:rPr>
                <w:rFonts w:hint="eastAsia"/>
              </w:rPr>
              <w:t>формате</w:t>
            </w:r>
            <w:r w:rsidRPr="00C75A4E">
              <w:t xml:space="preserve"> </w:t>
            </w:r>
            <w:proofErr w:type="spellStart"/>
            <w:r w:rsidRPr="00C75A4E">
              <w:t>json</w:t>
            </w:r>
            <w:proofErr w:type="spellEnd"/>
            <w:r w:rsidRPr="00C75A4E">
              <w:t xml:space="preserve"> </w:t>
            </w:r>
            <w:r w:rsidRPr="00C75A4E">
              <w:rPr>
                <w:rFonts w:hint="eastAsia"/>
              </w:rPr>
              <w:t>с</w:t>
            </w:r>
            <w:r w:rsidRPr="00C75A4E">
              <w:t xml:space="preserve"> </w:t>
            </w:r>
            <w:r w:rsidRPr="00C75A4E">
              <w:rPr>
                <w:rFonts w:hint="eastAsia"/>
              </w:rPr>
              <w:t>сообщением</w:t>
            </w:r>
            <w:r w:rsidRPr="00C75A4E">
              <w:t xml:space="preserve"> </w:t>
            </w:r>
            <w:r w:rsidRPr="00C75A4E">
              <w:rPr>
                <w:rFonts w:hint="eastAsia"/>
              </w:rPr>
              <w:t>об</w:t>
            </w:r>
            <w:r w:rsidRPr="00C75A4E">
              <w:t xml:space="preserve"> </w:t>
            </w:r>
            <w:r w:rsidRPr="00C75A4E">
              <w:rPr>
                <w:rFonts w:hint="eastAsia"/>
              </w:rPr>
              <w:t>ошибке</w:t>
            </w:r>
            <w:r w:rsidRPr="00C75A4E">
              <w:t xml:space="preserve"> (</w:t>
            </w:r>
            <w:proofErr w:type="spellStart"/>
            <w:r w:rsidRPr="00C75A4E">
              <w:t>Result</w:t>
            </w:r>
            <w:proofErr w:type="spellEnd"/>
            <w:r w:rsidRPr="00C75A4E">
              <w:t xml:space="preserve"> = E), </w:t>
            </w:r>
            <w:r w:rsidRPr="00C75A4E">
              <w:rPr>
                <w:rFonts w:hint="eastAsia"/>
              </w:rPr>
              <w:t>с</w:t>
            </w:r>
            <w:r w:rsidRPr="00C75A4E">
              <w:t xml:space="preserve"> </w:t>
            </w:r>
            <w:r w:rsidRPr="00C75A4E">
              <w:rPr>
                <w:rFonts w:hint="eastAsia"/>
              </w:rPr>
              <w:t>описанием</w:t>
            </w:r>
            <w:r w:rsidRPr="00C75A4E">
              <w:t xml:space="preserve"> </w:t>
            </w:r>
            <w:r w:rsidRPr="00C75A4E">
              <w:rPr>
                <w:rFonts w:hint="eastAsia"/>
              </w:rPr>
              <w:t>причин</w:t>
            </w:r>
            <w:r w:rsidRPr="00C75A4E">
              <w:t xml:space="preserve"> </w:t>
            </w:r>
            <w:r w:rsidRPr="00C75A4E">
              <w:rPr>
                <w:rFonts w:hint="eastAsia"/>
              </w:rPr>
              <w:t>ошибки</w:t>
            </w:r>
            <w:r w:rsidRPr="00C75A4E">
              <w:t xml:space="preserve"> </w:t>
            </w:r>
            <w:r w:rsidRPr="00C75A4E">
              <w:rPr>
                <w:rFonts w:hint="eastAsia"/>
              </w:rPr>
              <w:t>«Отчет</w:t>
            </w:r>
            <w:r w:rsidRPr="00C75A4E">
              <w:t xml:space="preserve"> </w:t>
            </w:r>
            <w:r w:rsidRPr="00C75A4E">
              <w:rPr>
                <w:rFonts w:hint="eastAsia"/>
              </w:rPr>
              <w:t>не</w:t>
            </w:r>
            <w:r w:rsidRPr="00C75A4E">
              <w:t xml:space="preserve"> </w:t>
            </w:r>
            <w:r w:rsidRPr="00C75A4E">
              <w:rPr>
                <w:rFonts w:hint="eastAsia"/>
              </w:rPr>
              <w:t>содержит</w:t>
            </w:r>
            <w:r w:rsidRPr="00C75A4E">
              <w:t xml:space="preserve"> </w:t>
            </w:r>
            <w:r w:rsidRPr="00C75A4E">
              <w:rPr>
                <w:rFonts w:hint="eastAsia"/>
              </w:rPr>
              <w:t>данных»</w:t>
            </w:r>
          </w:p>
        </w:tc>
      </w:tr>
    </w:tbl>
    <w:p w14:paraId="6AA06D71" w14:textId="77777777" w:rsidR="00F36F7D" w:rsidRPr="00F12B80" w:rsidRDefault="00F36F7D" w:rsidP="00F36F7D">
      <w:pPr>
        <w:pStyle w:val="31"/>
      </w:pPr>
      <w:bookmarkStart w:id="568" w:name="_Toc226457006"/>
      <w:commentRangeStart w:id="569"/>
      <w:commentRangeStart w:id="570"/>
      <w:r w:rsidRPr="00F12B80">
        <w:t>Пример запроса</w:t>
      </w:r>
      <w:commentRangeEnd w:id="569"/>
      <w:r>
        <w:rPr>
          <w:rStyle w:val="affa"/>
          <w:rFonts w:cs="Times New Roman"/>
          <w:b w:val="0"/>
          <w:iCs w:val="0"/>
        </w:rPr>
        <w:commentReference w:id="569"/>
      </w:r>
      <w:commentRangeEnd w:id="570"/>
      <w:r w:rsidR="00355AEA">
        <w:rPr>
          <w:rStyle w:val="affa"/>
          <w:rFonts w:cs="Times New Roman"/>
          <w:b w:val="0"/>
          <w:iCs w:val="0"/>
        </w:rPr>
        <w:commentReference w:id="570"/>
      </w:r>
      <w:bookmarkEnd w:id="568"/>
    </w:p>
    <w:p w14:paraId="4D9A74AB" w14:textId="77777777" w:rsidR="00355AEA" w:rsidRDefault="00355AEA" w:rsidP="00355AEA">
      <w:pPr>
        <w:pStyle w:val="GOSTScript"/>
        <w:suppressAutoHyphens/>
      </w:pPr>
      <w:r>
        <w:t>{</w:t>
      </w:r>
    </w:p>
    <w:p w14:paraId="397AABD3" w14:textId="77777777" w:rsidR="00355AEA" w:rsidRDefault="00355AEA" w:rsidP="00355AEA">
      <w:pPr>
        <w:pStyle w:val="GOSTScript"/>
        <w:suppressAutoHyphens/>
      </w:pPr>
      <w:r>
        <w:tab/>
        <w:t>"header": {</w:t>
      </w:r>
    </w:p>
    <w:p w14:paraId="321E801D" w14:textId="77777777" w:rsidR="00355AEA" w:rsidRDefault="00355AEA" w:rsidP="00355AEA">
      <w:pPr>
        <w:pStyle w:val="GOSTScript"/>
        <w:suppressAutoHyphens/>
      </w:pPr>
      <w:r>
        <w:tab/>
      </w:r>
      <w:r>
        <w:tab/>
        <w:t>"Source": "RMS",</w:t>
      </w:r>
    </w:p>
    <w:p w14:paraId="5725B6CB" w14:textId="43512D97" w:rsidR="00355AEA" w:rsidRDefault="00355AEA" w:rsidP="00355AEA">
      <w:pPr>
        <w:pStyle w:val="GOSTScript"/>
        <w:suppressAutoHyphens/>
      </w:pPr>
      <w:r>
        <w:tab/>
      </w:r>
      <w:r>
        <w:tab/>
        <w:t>"ReqDateTime": "202</w:t>
      </w:r>
      <w:r w:rsidR="00AC3BB4">
        <w:rPr>
          <w:lang w:val="ru-RU"/>
        </w:rPr>
        <w:t>4</w:t>
      </w:r>
      <w:r>
        <w:t>-04-06 14:37:22",</w:t>
      </w:r>
    </w:p>
    <w:p w14:paraId="5CE276EA" w14:textId="77777777" w:rsidR="00355AEA" w:rsidRDefault="00355AEA" w:rsidP="00355AEA">
      <w:pPr>
        <w:pStyle w:val="GOSTScript"/>
        <w:suppressAutoHyphens/>
      </w:pPr>
      <w:r>
        <w:tab/>
      </w:r>
      <w:r>
        <w:tab/>
        <w:t>"Version": "2.4",</w:t>
      </w:r>
    </w:p>
    <w:p w14:paraId="76F8E1CC" w14:textId="77777777" w:rsidR="00355AEA" w:rsidRDefault="00355AEA" w:rsidP="00355AEA">
      <w:pPr>
        <w:pStyle w:val="GOSTScript"/>
        <w:suppressAutoHyphens/>
      </w:pPr>
      <w:r>
        <w:tab/>
      </w:r>
      <w:r>
        <w:tab/>
        <w:t>"ReqGuid": "b0d4ce5d-2757-4699-948c-cfa72ba94f10",</w:t>
      </w:r>
    </w:p>
    <w:p w14:paraId="44FB3370" w14:textId="77777777" w:rsidR="00355AEA" w:rsidRDefault="00355AEA" w:rsidP="00355AEA">
      <w:pPr>
        <w:pStyle w:val="GOSTScript"/>
        <w:suppressAutoHyphens/>
      </w:pPr>
      <w:r>
        <w:tab/>
      </w:r>
      <w:r>
        <w:tab/>
        <w:t>"RequestType": "REPSDM",</w:t>
      </w:r>
    </w:p>
    <w:p w14:paraId="73F131EA" w14:textId="77777777" w:rsidR="00355AEA" w:rsidRDefault="00355AEA" w:rsidP="00355AEA">
      <w:pPr>
        <w:pStyle w:val="GOSTScript"/>
        <w:suppressAutoHyphens/>
      </w:pPr>
      <w:r>
        <w:tab/>
      </w:r>
      <w:r>
        <w:tab/>
        <w:t>"Subject": "5300",</w:t>
      </w:r>
    </w:p>
    <w:p w14:paraId="0714E33C" w14:textId="17FC5B40" w:rsidR="00355AEA" w:rsidRDefault="00355AEA" w:rsidP="00355AEA">
      <w:pPr>
        <w:pStyle w:val="GOSTScript"/>
        <w:suppressAutoHyphens/>
      </w:pPr>
      <w:r>
        <w:tab/>
      </w:r>
      <w:r>
        <w:tab/>
        <w:t>"TradingDay": "202</w:t>
      </w:r>
      <w:r w:rsidR="00AC3BB4">
        <w:rPr>
          <w:lang w:val="ru-RU"/>
        </w:rPr>
        <w:t>4</w:t>
      </w:r>
      <w:r>
        <w:t>-04-01",</w:t>
      </w:r>
    </w:p>
    <w:p w14:paraId="475E26C6" w14:textId="77777777" w:rsidR="00355AEA" w:rsidRDefault="00355AEA" w:rsidP="00355AEA">
      <w:pPr>
        <w:pStyle w:val="GOSTScript"/>
        <w:suppressAutoHyphens/>
      </w:pPr>
      <w:r>
        <w:tab/>
      </w:r>
      <w:r>
        <w:tab/>
        <w:t>"ReturnIfEmpty": 0</w:t>
      </w:r>
    </w:p>
    <w:p w14:paraId="020259B1" w14:textId="77777777" w:rsidR="00355AEA" w:rsidRDefault="00355AEA" w:rsidP="00355AEA">
      <w:pPr>
        <w:pStyle w:val="GOSTScript"/>
        <w:suppressAutoHyphens/>
      </w:pPr>
      <w:r>
        <w:tab/>
        <w:t>}</w:t>
      </w:r>
    </w:p>
    <w:p w14:paraId="48CFFD79" w14:textId="003A3363" w:rsidR="00F36F7D" w:rsidRDefault="00355AEA" w:rsidP="00F36F7D">
      <w:pPr>
        <w:pStyle w:val="GOSTScript"/>
        <w:suppressAutoHyphens/>
      </w:pPr>
      <w:r>
        <w:lastRenderedPageBreak/>
        <w:t>}</w:t>
      </w:r>
    </w:p>
    <w:p w14:paraId="6E3BE6BE" w14:textId="77777777" w:rsidR="00F36F7D" w:rsidRPr="00474651" w:rsidRDefault="00F36F7D" w:rsidP="00F36F7D">
      <w:pPr>
        <w:pStyle w:val="21"/>
      </w:pPr>
      <w:bookmarkStart w:id="571" w:name="_Toc226457007"/>
      <w:r w:rsidRPr="000E1E0A">
        <w:t>Параме</w:t>
      </w:r>
      <w:r w:rsidRPr="00474651">
        <w:t>тры ответа</w:t>
      </w:r>
      <w:bookmarkEnd w:id="571"/>
    </w:p>
    <w:p w14:paraId="0B0FF46C" w14:textId="411A2B2A" w:rsidR="00F36F7D" w:rsidRDefault="00F36F7D" w:rsidP="00F36F7D">
      <w:pPr>
        <w:pStyle w:val="GOSTNameTable"/>
      </w:pPr>
      <w:r>
        <w:rPr>
          <w:noProof/>
        </w:rPr>
        <w:fldChar w:fldCharType="begin"/>
      </w:r>
      <w:r>
        <w:rPr>
          <w:noProof/>
        </w:rPr>
        <w:instrText xml:space="preserve"> SEQ Таблица \* ARABIC </w:instrText>
      </w:r>
      <w:r>
        <w:rPr>
          <w:noProof/>
        </w:rPr>
        <w:fldChar w:fldCharType="separate"/>
      </w:r>
      <w:bookmarkStart w:id="572" w:name="_Toc226457294"/>
      <w:r w:rsidR="00A67566">
        <w:rPr>
          <w:noProof/>
        </w:rPr>
        <w:t>19</w:t>
      </w:r>
      <w:r>
        <w:rPr>
          <w:noProof/>
        </w:rPr>
        <w:fldChar w:fldCharType="end"/>
      </w:r>
      <w:r>
        <w:t xml:space="preserve"> - </w:t>
      </w:r>
      <w:r w:rsidRPr="00C223D2">
        <w:t xml:space="preserve">Параметры ответа на </w:t>
      </w:r>
      <w:r>
        <w:t xml:space="preserve">запрос </w:t>
      </w:r>
      <w:r w:rsidRPr="001F0072">
        <w:t>«</w:t>
      </w:r>
      <w:r w:rsidRPr="00423112">
        <w:t>Отчет «</w:t>
      </w:r>
      <w:r w:rsidR="00F84E12" w:rsidRPr="00F84E12">
        <w:t xml:space="preserve">Несоответствие состояния записей учета в витринах данных локального </w:t>
      </w:r>
      <w:proofErr w:type="spellStart"/>
      <w:r w:rsidR="00F84E12" w:rsidRPr="00F84E12">
        <w:t>Датамарта</w:t>
      </w:r>
      <w:proofErr w:type="spellEnd"/>
      <w:r w:rsidR="00F84E12" w:rsidRPr="00F84E12">
        <w:t xml:space="preserve"> и </w:t>
      </w:r>
      <w:proofErr w:type="spellStart"/>
      <w:r w:rsidR="00F84E12" w:rsidRPr="00F84E12">
        <w:t>Супердатамарта</w:t>
      </w:r>
      <w:proofErr w:type="spellEnd"/>
      <w:r w:rsidRPr="00423112">
        <w:t>»</w:t>
      </w:r>
      <w:r>
        <w:t>»</w:t>
      </w:r>
      <w:bookmarkEnd w:id="572"/>
    </w:p>
    <w:tbl>
      <w:tblPr>
        <w:tblStyle w:val="GOSTTable"/>
        <w:tblW w:w="5000" w:type="pct"/>
        <w:tblLayout w:type="fixed"/>
        <w:tblLook w:val="07E0" w:firstRow="1" w:lastRow="1" w:firstColumn="1" w:lastColumn="1" w:noHBand="1" w:noVBand="1"/>
      </w:tblPr>
      <w:tblGrid>
        <w:gridCol w:w="3453"/>
        <w:gridCol w:w="2354"/>
        <w:gridCol w:w="1569"/>
        <w:gridCol w:w="942"/>
        <w:gridCol w:w="989"/>
        <w:gridCol w:w="6387"/>
      </w:tblGrid>
      <w:tr w:rsidR="00F36F7D" w:rsidRPr="00BA7DE0" w14:paraId="105ECE35" w14:textId="77777777" w:rsidTr="00B11CE0">
        <w:trPr>
          <w:cnfStyle w:val="100000000000" w:firstRow="1" w:lastRow="0" w:firstColumn="0" w:lastColumn="0" w:oddVBand="0" w:evenVBand="0" w:oddHBand="0" w:evenHBand="0" w:firstRowFirstColumn="0" w:firstRowLastColumn="0" w:lastRowFirstColumn="0" w:lastRowLastColumn="0"/>
          <w:trHeight w:val="840"/>
        </w:trPr>
        <w:tc>
          <w:tcPr>
            <w:tcW w:w="1100" w:type="pct"/>
            <w:hideMark/>
          </w:tcPr>
          <w:p w14:paraId="7E208E33" w14:textId="77777777" w:rsidR="00F36F7D" w:rsidRPr="000E1E0A" w:rsidRDefault="00F36F7D" w:rsidP="00B11CE0">
            <w:pPr>
              <w:pStyle w:val="GOSTTableHead"/>
            </w:pPr>
            <w:r w:rsidRPr="000E1E0A">
              <w:t>Наименование параметра</w:t>
            </w:r>
          </w:p>
        </w:tc>
        <w:tc>
          <w:tcPr>
            <w:tcW w:w="750" w:type="pct"/>
            <w:hideMark/>
          </w:tcPr>
          <w:p w14:paraId="41FC38DB" w14:textId="77777777" w:rsidR="00F36F7D" w:rsidRPr="00474651" w:rsidRDefault="00F36F7D" w:rsidP="00B11CE0">
            <w:pPr>
              <w:pStyle w:val="GOSTTableHead"/>
            </w:pPr>
            <w:r w:rsidRPr="00474651">
              <w:t>Название тэга</w:t>
            </w:r>
          </w:p>
        </w:tc>
        <w:tc>
          <w:tcPr>
            <w:tcW w:w="500" w:type="pct"/>
            <w:hideMark/>
          </w:tcPr>
          <w:p w14:paraId="041E0CFE" w14:textId="77777777" w:rsidR="00F36F7D" w:rsidRPr="00890A8D" w:rsidRDefault="00F36F7D" w:rsidP="00B11CE0">
            <w:pPr>
              <w:pStyle w:val="GOSTTableHead"/>
            </w:pPr>
            <w:r w:rsidRPr="00890A8D">
              <w:t>Тип данных</w:t>
            </w:r>
          </w:p>
        </w:tc>
        <w:tc>
          <w:tcPr>
            <w:tcW w:w="300" w:type="pct"/>
          </w:tcPr>
          <w:p w14:paraId="0FE5212D" w14:textId="77777777" w:rsidR="00F36F7D" w:rsidRPr="00BA7A4A" w:rsidRDefault="00F36F7D" w:rsidP="00B11CE0">
            <w:pPr>
              <w:pStyle w:val="GOSTTableHead"/>
            </w:pPr>
            <w:r w:rsidRPr="00BA7A4A">
              <w:t>Обязательность</w:t>
            </w:r>
          </w:p>
        </w:tc>
        <w:tc>
          <w:tcPr>
            <w:tcW w:w="315" w:type="pct"/>
          </w:tcPr>
          <w:p w14:paraId="643677F6" w14:textId="77777777" w:rsidR="00F36F7D" w:rsidRPr="00BA7A4A" w:rsidRDefault="00F36F7D" w:rsidP="00B11CE0">
            <w:pPr>
              <w:pStyle w:val="GOSTTableHead"/>
            </w:pPr>
            <w:r w:rsidRPr="00BA7A4A">
              <w:t>Размерность</w:t>
            </w:r>
          </w:p>
        </w:tc>
        <w:tc>
          <w:tcPr>
            <w:tcW w:w="2035" w:type="pct"/>
            <w:hideMark/>
          </w:tcPr>
          <w:p w14:paraId="18A5168D" w14:textId="77777777" w:rsidR="00F36F7D" w:rsidRPr="00BA7A4A" w:rsidRDefault="00F36F7D" w:rsidP="00B11CE0">
            <w:pPr>
              <w:pStyle w:val="GOSTTableHead"/>
            </w:pPr>
            <w:r w:rsidRPr="00BA7A4A">
              <w:t>Описание</w:t>
            </w:r>
          </w:p>
        </w:tc>
      </w:tr>
      <w:tr w:rsidR="00F36F7D" w:rsidRPr="00BA7DE0" w14:paraId="0BE250FB" w14:textId="77777777" w:rsidTr="00B11CE0">
        <w:tc>
          <w:tcPr>
            <w:tcW w:w="5000" w:type="pct"/>
            <w:gridSpan w:val="6"/>
          </w:tcPr>
          <w:p w14:paraId="20197676" w14:textId="77777777" w:rsidR="00F36F7D" w:rsidRPr="003F2180" w:rsidRDefault="00F36F7D" w:rsidP="00B11CE0">
            <w:pPr>
              <w:pStyle w:val="GOSTTableHead"/>
              <w:rPr>
                <w:szCs w:val="22"/>
              </w:rPr>
            </w:pPr>
            <w:r w:rsidRPr="00106607">
              <w:rPr>
                <w:szCs w:val="22"/>
              </w:rPr>
              <w:t>Перечень параметров ответа (</w:t>
            </w:r>
            <w:r w:rsidRPr="00106607">
              <w:rPr>
                <w:szCs w:val="22"/>
                <w:lang w:val="en-US"/>
              </w:rPr>
              <w:t>header</w:t>
            </w:r>
            <w:r w:rsidRPr="00106607">
              <w:rPr>
                <w:szCs w:val="22"/>
              </w:rPr>
              <w:t>)</w:t>
            </w:r>
          </w:p>
        </w:tc>
      </w:tr>
      <w:tr w:rsidR="00F36F7D" w:rsidRPr="00BA7DE0" w14:paraId="083510EF" w14:textId="77777777" w:rsidTr="00B11CE0">
        <w:tc>
          <w:tcPr>
            <w:tcW w:w="1100" w:type="pct"/>
          </w:tcPr>
          <w:p w14:paraId="044964EF" w14:textId="77777777" w:rsidR="00F36F7D" w:rsidRPr="00106607" w:rsidRDefault="00F36F7D" w:rsidP="00B11CE0">
            <w:pPr>
              <w:pStyle w:val="GOSTTablenorm"/>
              <w:suppressAutoHyphens/>
            </w:pPr>
            <w:r w:rsidRPr="00106607">
              <w:t>Система -</w:t>
            </w:r>
            <w:r>
              <w:t xml:space="preserve"> </w:t>
            </w:r>
            <w:r w:rsidRPr="00106607">
              <w:t>отправитель запроса</w:t>
            </w:r>
          </w:p>
        </w:tc>
        <w:tc>
          <w:tcPr>
            <w:tcW w:w="750" w:type="pct"/>
          </w:tcPr>
          <w:p w14:paraId="0EB1DDB3" w14:textId="77777777" w:rsidR="00F36F7D" w:rsidRPr="003F2180" w:rsidRDefault="00F36F7D" w:rsidP="00B11CE0">
            <w:pPr>
              <w:pStyle w:val="GOSTTablenorm"/>
              <w:suppressAutoHyphens/>
              <w:rPr>
                <w:lang w:val="en-US"/>
              </w:rPr>
            </w:pPr>
            <w:r w:rsidRPr="003F2180">
              <w:rPr>
                <w:lang w:val="en-US"/>
              </w:rPr>
              <w:t>Source</w:t>
            </w:r>
          </w:p>
        </w:tc>
        <w:tc>
          <w:tcPr>
            <w:tcW w:w="500" w:type="pct"/>
          </w:tcPr>
          <w:p w14:paraId="5892CA55" w14:textId="77777777" w:rsidR="00F36F7D" w:rsidRPr="00BA7DE0" w:rsidRDefault="00F36F7D" w:rsidP="00B11CE0">
            <w:pPr>
              <w:pStyle w:val="GOSTTablenorm"/>
              <w:suppressAutoHyphens/>
              <w:rPr>
                <w:lang w:val="en-US"/>
              </w:rPr>
            </w:pPr>
            <w:r w:rsidRPr="00BA7DE0">
              <w:t>Строка</w:t>
            </w:r>
          </w:p>
        </w:tc>
        <w:tc>
          <w:tcPr>
            <w:tcW w:w="300" w:type="pct"/>
          </w:tcPr>
          <w:p w14:paraId="12690276" w14:textId="77777777" w:rsidR="00F36F7D" w:rsidRPr="00BA7DE0" w:rsidRDefault="00F36F7D" w:rsidP="00B11CE0">
            <w:pPr>
              <w:pStyle w:val="GOSTTablenorm"/>
              <w:suppressAutoHyphens/>
            </w:pPr>
            <w:r w:rsidRPr="00BA7DE0">
              <w:t>Да</w:t>
            </w:r>
          </w:p>
        </w:tc>
        <w:tc>
          <w:tcPr>
            <w:tcW w:w="315" w:type="pct"/>
          </w:tcPr>
          <w:p w14:paraId="61902BB4" w14:textId="77777777" w:rsidR="00F36F7D" w:rsidRPr="00BA7DE0" w:rsidRDefault="00F36F7D" w:rsidP="00B11CE0">
            <w:pPr>
              <w:pStyle w:val="GOSTTablenorm"/>
              <w:suppressAutoHyphens/>
              <w:rPr>
                <w:lang w:val="en-US"/>
              </w:rPr>
            </w:pPr>
            <w:r w:rsidRPr="00BA7DE0">
              <w:t>&lt;=</w:t>
            </w:r>
            <w:r w:rsidRPr="00BA7DE0">
              <w:rPr>
                <w:lang w:val="en-US"/>
              </w:rPr>
              <w:t>10</w:t>
            </w:r>
          </w:p>
        </w:tc>
        <w:tc>
          <w:tcPr>
            <w:tcW w:w="2035" w:type="pct"/>
          </w:tcPr>
          <w:p w14:paraId="72E97320" w14:textId="3B475937" w:rsidR="00F36F7D" w:rsidRDefault="00F36F7D" w:rsidP="00B11CE0">
            <w:pPr>
              <w:pStyle w:val="GOSTTablenorm"/>
              <w:suppressAutoHyphens/>
            </w:pPr>
            <w:r w:rsidRPr="00106607">
              <w:t xml:space="preserve">ФП </w:t>
            </w:r>
            <w:r w:rsidRPr="00BA7DE0">
              <w:t xml:space="preserve">ГИИС ЭБ </w:t>
            </w:r>
            <w:r w:rsidR="008912C5">
              <w:t>- отправитель запроса.</w:t>
            </w:r>
          </w:p>
          <w:p w14:paraId="00F2918F" w14:textId="77777777" w:rsidR="00F36F7D" w:rsidRPr="001D05D7" w:rsidRDefault="00F36F7D" w:rsidP="00B11CE0">
            <w:pPr>
              <w:pStyle w:val="GOSTTablenorm"/>
              <w:suppressAutoHyphens/>
            </w:pPr>
            <w:r w:rsidRPr="001D05D7">
              <w:t>Возможные значения:</w:t>
            </w:r>
          </w:p>
          <w:p w14:paraId="74C6C308" w14:textId="77777777" w:rsidR="00F36F7D" w:rsidRPr="00141AE4" w:rsidRDefault="00F36F7D" w:rsidP="00B11CE0">
            <w:pPr>
              <w:pStyle w:val="GOSTTableListMark1"/>
              <w:suppressAutoHyphens/>
            </w:pPr>
            <w:r w:rsidRPr="00C75A4E">
              <w:t>RMS (ПУД ЭБ)</w:t>
            </w:r>
          </w:p>
        </w:tc>
      </w:tr>
      <w:tr w:rsidR="00F36F7D" w:rsidRPr="00BA7DE0" w14:paraId="3CFBEAC0" w14:textId="77777777" w:rsidTr="00B11CE0">
        <w:tc>
          <w:tcPr>
            <w:tcW w:w="1100" w:type="pct"/>
          </w:tcPr>
          <w:p w14:paraId="76D7459C" w14:textId="77777777" w:rsidR="00F36F7D" w:rsidRPr="00106607" w:rsidRDefault="00F36F7D" w:rsidP="00B11CE0">
            <w:pPr>
              <w:pStyle w:val="GOSTTablenorm"/>
              <w:suppressAutoHyphens/>
            </w:pPr>
            <w:r w:rsidRPr="00106607">
              <w:t>Система - получатель ответа</w:t>
            </w:r>
          </w:p>
        </w:tc>
        <w:tc>
          <w:tcPr>
            <w:tcW w:w="750" w:type="pct"/>
          </w:tcPr>
          <w:p w14:paraId="3B9678FE" w14:textId="77777777" w:rsidR="00F36F7D" w:rsidRPr="003F2180" w:rsidRDefault="00F36F7D" w:rsidP="00B11CE0">
            <w:pPr>
              <w:pStyle w:val="GOSTTablenorm"/>
              <w:suppressAutoHyphens/>
            </w:pPr>
            <w:r w:rsidRPr="00106607">
              <w:rPr>
                <w:lang w:val="en-US"/>
              </w:rPr>
              <w:t>Receiver</w:t>
            </w:r>
          </w:p>
        </w:tc>
        <w:tc>
          <w:tcPr>
            <w:tcW w:w="500" w:type="pct"/>
          </w:tcPr>
          <w:p w14:paraId="16AC83EA" w14:textId="77777777" w:rsidR="00F36F7D" w:rsidRPr="00BA7DE0" w:rsidRDefault="00F36F7D" w:rsidP="00B11CE0">
            <w:pPr>
              <w:pStyle w:val="GOSTTablenorm"/>
              <w:suppressAutoHyphens/>
            </w:pPr>
            <w:r w:rsidRPr="00BA7DE0">
              <w:t>Строка</w:t>
            </w:r>
          </w:p>
        </w:tc>
        <w:tc>
          <w:tcPr>
            <w:tcW w:w="300" w:type="pct"/>
          </w:tcPr>
          <w:p w14:paraId="734D611A" w14:textId="77777777" w:rsidR="00F36F7D" w:rsidRPr="00BA7DE0" w:rsidRDefault="00F36F7D" w:rsidP="00B11CE0">
            <w:pPr>
              <w:pStyle w:val="GOSTTablenorm"/>
              <w:suppressAutoHyphens/>
            </w:pPr>
            <w:r w:rsidRPr="00BA7DE0">
              <w:t>Да</w:t>
            </w:r>
          </w:p>
        </w:tc>
        <w:tc>
          <w:tcPr>
            <w:tcW w:w="315" w:type="pct"/>
          </w:tcPr>
          <w:p w14:paraId="7A930C04" w14:textId="77777777" w:rsidR="00F36F7D" w:rsidRPr="00BA7DE0" w:rsidRDefault="00F36F7D" w:rsidP="00B11CE0">
            <w:pPr>
              <w:pStyle w:val="GOSTTablenorm"/>
              <w:suppressAutoHyphens/>
            </w:pPr>
            <w:r w:rsidRPr="00BA7DE0">
              <w:t>&lt;=10</w:t>
            </w:r>
          </w:p>
        </w:tc>
        <w:tc>
          <w:tcPr>
            <w:tcW w:w="2035" w:type="pct"/>
          </w:tcPr>
          <w:p w14:paraId="7640F31B" w14:textId="320DA50F" w:rsidR="00F36F7D" w:rsidRDefault="00F36F7D" w:rsidP="00B11CE0">
            <w:pPr>
              <w:pStyle w:val="GOSTTablenorm"/>
              <w:suppressAutoHyphens/>
            </w:pPr>
            <w:r w:rsidRPr="00106607">
              <w:t xml:space="preserve">ФП </w:t>
            </w:r>
            <w:r w:rsidRPr="00BA7DE0">
              <w:t xml:space="preserve">ГИИС ЭБ </w:t>
            </w:r>
            <w:r w:rsidR="008912C5">
              <w:t>- получатель ответа.</w:t>
            </w:r>
          </w:p>
          <w:p w14:paraId="34BB442D" w14:textId="77777777" w:rsidR="00F36F7D" w:rsidRPr="001D05D7" w:rsidRDefault="00F36F7D" w:rsidP="00B11CE0">
            <w:pPr>
              <w:pStyle w:val="GOSTTablenorm"/>
              <w:suppressAutoHyphens/>
            </w:pPr>
            <w:r w:rsidRPr="001D05D7">
              <w:t>Возможные значения:</w:t>
            </w:r>
          </w:p>
          <w:p w14:paraId="0F334572" w14:textId="77777777" w:rsidR="00F36F7D" w:rsidRPr="00141AE4" w:rsidRDefault="00F36F7D" w:rsidP="00B11CE0">
            <w:pPr>
              <w:pStyle w:val="GOSTTableListMark1"/>
              <w:suppressAutoHyphens/>
            </w:pPr>
            <w:r w:rsidRPr="00C75A4E">
              <w:t>RMS (ПУД ЭБ)</w:t>
            </w:r>
          </w:p>
        </w:tc>
      </w:tr>
      <w:tr w:rsidR="00F36F7D" w:rsidRPr="00BA7DE0" w14:paraId="0E312554" w14:textId="77777777" w:rsidTr="00B11CE0">
        <w:tc>
          <w:tcPr>
            <w:tcW w:w="1100" w:type="pct"/>
          </w:tcPr>
          <w:p w14:paraId="27699467" w14:textId="77777777" w:rsidR="00F36F7D" w:rsidRPr="00106607" w:rsidRDefault="00F36F7D" w:rsidP="00B11CE0">
            <w:pPr>
              <w:pStyle w:val="GOSTTablenorm"/>
              <w:suppressAutoHyphens/>
            </w:pPr>
            <w:r w:rsidRPr="00106607">
              <w:t>Дата и время ответа</w:t>
            </w:r>
          </w:p>
        </w:tc>
        <w:tc>
          <w:tcPr>
            <w:tcW w:w="750" w:type="pct"/>
          </w:tcPr>
          <w:p w14:paraId="186F064B" w14:textId="77777777" w:rsidR="00F36F7D" w:rsidRPr="003F2180" w:rsidRDefault="00F36F7D" w:rsidP="00B11CE0">
            <w:pPr>
              <w:pStyle w:val="GOSTTablenorm"/>
              <w:suppressAutoHyphens/>
              <w:rPr>
                <w:lang w:val="en-US"/>
              </w:rPr>
            </w:pPr>
            <w:proofErr w:type="spellStart"/>
            <w:r w:rsidRPr="00106607">
              <w:rPr>
                <w:lang w:val="en-US"/>
              </w:rPr>
              <w:t>AnsDateTime</w:t>
            </w:r>
            <w:proofErr w:type="spellEnd"/>
          </w:p>
        </w:tc>
        <w:tc>
          <w:tcPr>
            <w:tcW w:w="500" w:type="pct"/>
          </w:tcPr>
          <w:p w14:paraId="76511AAC" w14:textId="77777777" w:rsidR="00F36F7D" w:rsidRPr="00BA7DE0" w:rsidRDefault="00F36F7D" w:rsidP="00B11CE0">
            <w:pPr>
              <w:pStyle w:val="GOSTTablenorm"/>
              <w:suppressAutoHyphens/>
            </w:pPr>
            <w:r w:rsidRPr="00BA7DE0">
              <w:t>Дата-время (</w:t>
            </w:r>
            <w:r w:rsidRPr="00BA7DE0">
              <w:rPr>
                <w:lang w:val="en-US"/>
              </w:rPr>
              <w:t>timestamp</w:t>
            </w:r>
            <w:r w:rsidRPr="00BA7DE0">
              <w:t>)</w:t>
            </w:r>
          </w:p>
        </w:tc>
        <w:tc>
          <w:tcPr>
            <w:tcW w:w="300" w:type="pct"/>
          </w:tcPr>
          <w:p w14:paraId="207937DD" w14:textId="77777777" w:rsidR="00F36F7D" w:rsidRPr="00BA7DE0" w:rsidRDefault="00F36F7D" w:rsidP="00B11CE0">
            <w:pPr>
              <w:pStyle w:val="GOSTTablenorm"/>
              <w:suppressAutoHyphens/>
            </w:pPr>
            <w:r w:rsidRPr="00BA7DE0">
              <w:t>Да</w:t>
            </w:r>
          </w:p>
        </w:tc>
        <w:tc>
          <w:tcPr>
            <w:tcW w:w="315" w:type="pct"/>
          </w:tcPr>
          <w:p w14:paraId="6560EB08" w14:textId="77777777" w:rsidR="00F36F7D" w:rsidRPr="00BA7DE0" w:rsidRDefault="00F36F7D" w:rsidP="00B11CE0">
            <w:pPr>
              <w:pStyle w:val="GOSTTablenorm"/>
              <w:suppressAutoHyphens/>
            </w:pPr>
          </w:p>
        </w:tc>
        <w:tc>
          <w:tcPr>
            <w:tcW w:w="2035" w:type="pct"/>
          </w:tcPr>
          <w:p w14:paraId="52257243" w14:textId="77777777" w:rsidR="00F36F7D" w:rsidRPr="003F2180" w:rsidRDefault="00F36F7D" w:rsidP="00B11CE0">
            <w:pPr>
              <w:pStyle w:val="GOSTTablenorm"/>
              <w:suppressAutoHyphens/>
            </w:pPr>
            <w:r w:rsidRPr="00106607">
              <w:t xml:space="preserve">Дата и время формирования ответа </w:t>
            </w:r>
            <w:r w:rsidRPr="00106607">
              <w:rPr>
                <w:lang w:val="en-US"/>
              </w:rPr>
              <w:t>SVAP</w:t>
            </w:r>
            <w:r w:rsidRPr="00106607">
              <w:t>.</w:t>
            </w:r>
          </w:p>
          <w:p w14:paraId="019D64D0" w14:textId="77777777" w:rsidR="00F36F7D" w:rsidRPr="00127F5B" w:rsidRDefault="00F36F7D" w:rsidP="00B11CE0">
            <w:pPr>
              <w:pStyle w:val="GOSTTablenorm"/>
              <w:suppressAutoHyphens/>
            </w:pPr>
            <w:r w:rsidRPr="00711EB3">
              <w:t xml:space="preserve">Формат </w:t>
            </w:r>
            <w:r w:rsidRPr="00711EB3">
              <w:rPr>
                <w:lang w:val="en-US"/>
              </w:rPr>
              <w:t>YYYY</w:t>
            </w:r>
            <w:r w:rsidRPr="004570C1">
              <w:t>-</w:t>
            </w:r>
            <w:r w:rsidRPr="00C04ABF">
              <w:rPr>
                <w:lang w:val="en-US"/>
              </w:rPr>
              <w:t>MM</w:t>
            </w:r>
            <w:r w:rsidRPr="00AF60EA">
              <w:t>-</w:t>
            </w:r>
            <w:r w:rsidRPr="00AF60EA">
              <w:rPr>
                <w:lang w:val="en-US"/>
              </w:rPr>
              <w:t>DD</w:t>
            </w:r>
            <w:r w:rsidRPr="00AF60EA">
              <w:t xml:space="preserve"> </w:t>
            </w:r>
            <w:proofErr w:type="spellStart"/>
            <w:r w:rsidRPr="00AF60EA">
              <w:rPr>
                <w:lang w:val="en-US"/>
              </w:rPr>
              <w:t>hh</w:t>
            </w:r>
            <w:proofErr w:type="spellEnd"/>
            <w:r w:rsidRPr="00AF60EA">
              <w:t>:</w:t>
            </w:r>
            <w:proofErr w:type="gramStart"/>
            <w:r w:rsidRPr="00AF60EA">
              <w:rPr>
                <w:lang w:val="en-US"/>
              </w:rPr>
              <w:t>mm</w:t>
            </w:r>
            <w:r w:rsidRPr="00AF60EA">
              <w:t>:</w:t>
            </w:r>
            <w:r w:rsidRPr="00AF60EA">
              <w:rPr>
                <w:lang w:val="en-US"/>
              </w:rPr>
              <w:t>ss</w:t>
            </w:r>
            <w:proofErr w:type="gramEnd"/>
          </w:p>
        </w:tc>
      </w:tr>
      <w:tr w:rsidR="00F36F7D" w:rsidRPr="00BA7DE0" w14:paraId="547C1C8A" w14:textId="77777777" w:rsidTr="00B11CE0">
        <w:tc>
          <w:tcPr>
            <w:tcW w:w="1100" w:type="pct"/>
          </w:tcPr>
          <w:p w14:paraId="0E71CFFA" w14:textId="77777777" w:rsidR="00F36F7D" w:rsidRPr="00106607" w:rsidRDefault="00F36F7D" w:rsidP="00B11CE0">
            <w:pPr>
              <w:pStyle w:val="GOSTTablenorm"/>
              <w:suppressAutoHyphens/>
            </w:pPr>
            <w:r w:rsidRPr="00106607">
              <w:t>Версия формата</w:t>
            </w:r>
          </w:p>
        </w:tc>
        <w:tc>
          <w:tcPr>
            <w:tcW w:w="750" w:type="pct"/>
          </w:tcPr>
          <w:p w14:paraId="3F445B3C" w14:textId="77777777" w:rsidR="00F36F7D" w:rsidRPr="003F2180" w:rsidRDefault="00F36F7D" w:rsidP="00B11CE0">
            <w:pPr>
              <w:pStyle w:val="GOSTTablenorm"/>
              <w:suppressAutoHyphens/>
              <w:rPr>
                <w:lang w:val="en-US"/>
              </w:rPr>
            </w:pPr>
            <w:r w:rsidRPr="00106607">
              <w:rPr>
                <w:lang w:val="en-US"/>
              </w:rPr>
              <w:t>Version</w:t>
            </w:r>
          </w:p>
        </w:tc>
        <w:tc>
          <w:tcPr>
            <w:tcW w:w="500" w:type="pct"/>
          </w:tcPr>
          <w:p w14:paraId="3C6CF1D7" w14:textId="77777777" w:rsidR="00F36F7D" w:rsidRPr="00BA7DE0" w:rsidRDefault="00F36F7D" w:rsidP="00B11CE0">
            <w:pPr>
              <w:pStyle w:val="GOSTTablenorm"/>
              <w:suppressAutoHyphens/>
              <w:rPr>
                <w:lang w:val="en-US"/>
              </w:rPr>
            </w:pPr>
            <w:r w:rsidRPr="00BA7DE0">
              <w:t>Строка</w:t>
            </w:r>
          </w:p>
        </w:tc>
        <w:tc>
          <w:tcPr>
            <w:tcW w:w="300" w:type="pct"/>
          </w:tcPr>
          <w:p w14:paraId="3A868997" w14:textId="77777777" w:rsidR="00F36F7D" w:rsidRPr="00BA7DE0" w:rsidRDefault="00F36F7D" w:rsidP="00B11CE0">
            <w:pPr>
              <w:pStyle w:val="GOSTTablenorm"/>
              <w:suppressAutoHyphens/>
            </w:pPr>
            <w:r w:rsidRPr="00BA7DE0">
              <w:t>Да</w:t>
            </w:r>
          </w:p>
        </w:tc>
        <w:tc>
          <w:tcPr>
            <w:tcW w:w="315" w:type="pct"/>
          </w:tcPr>
          <w:p w14:paraId="56594071" w14:textId="77777777" w:rsidR="00F36F7D" w:rsidRPr="00106607" w:rsidRDefault="00F36F7D" w:rsidP="00B11CE0">
            <w:pPr>
              <w:pStyle w:val="GOSTTablenorm"/>
              <w:suppressAutoHyphens/>
              <w:rPr>
                <w:lang w:val="en-US"/>
              </w:rPr>
            </w:pPr>
            <w:r w:rsidRPr="00106607">
              <w:t>&lt;=</w:t>
            </w:r>
            <w:r w:rsidRPr="00106607">
              <w:rPr>
                <w:lang w:val="en-US"/>
              </w:rPr>
              <w:t>10</w:t>
            </w:r>
          </w:p>
        </w:tc>
        <w:tc>
          <w:tcPr>
            <w:tcW w:w="2035" w:type="pct"/>
          </w:tcPr>
          <w:p w14:paraId="390A200B" w14:textId="77777777" w:rsidR="00F36F7D" w:rsidRPr="003F2180" w:rsidRDefault="00F36F7D" w:rsidP="00B11CE0">
            <w:pPr>
              <w:pStyle w:val="GOSTTablenorm"/>
              <w:suppressAutoHyphens/>
            </w:pPr>
            <w:r w:rsidRPr="003F2180">
              <w:t>Версия формата ответа</w:t>
            </w:r>
          </w:p>
        </w:tc>
      </w:tr>
      <w:tr w:rsidR="00F36F7D" w:rsidRPr="00BA7DE0" w14:paraId="60401B58" w14:textId="77777777" w:rsidTr="00B11CE0">
        <w:tc>
          <w:tcPr>
            <w:tcW w:w="1100" w:type="pct"/>
          </w:tcPr>
          <w:p w14:paraId="385FAC1B" w14:textId="77777777" w:rsidR="00F36F7D" w:rsidRPr="00106607" w:rsidRDefault="00F36F7D" w:rsidP="00B11CE0">
            <w:pPr>
              <w:pStyle w:val="GOSTTablenorm"/>
              <w:suppressAutoHyphens/>
            </w:pPr>
            <w:r w:rsidRPr="00106607">
              <w:t>Глобальный идентификатор запроса</w:t>
            </w:r>
          </w:p>
        </w:tc>
        <w:tc>
          <w:tcPr>
            <w:tcW w:w="750" w:type="pct"/>
          </w:tcPr>
          <w:p w14:paraId="495A56B5" w14:textId="77777777" w:rsidR="00F36F7D" w:rsidRPr="00711EB3" w:rsidRDefault="00F36F7D" w:rsidP="00B11CE0">
            <w:pPr>
              <w:pStyle w:val="GOSTTablenorm"/>
              <w:suppressAutoHyphens/>
              <w:rPr>
                <w:lang w:val="en-US"/>
              </w:rPr>
            </w:pPr>
            <w:r w:rsidRPr="00106607">
              <w:rPr>
                <w:lang w:val="en-US"/>
              </w:rPr>
              <w:t>Req</w:t>
            </w:r>
            <w:r w:rsidRPr="003F2180">
              <w:t>G</w:t>
            </w:r>
            <w:proofErr w:type="spellStart"/>
            <w:r w:rsidRPr="00711EB3">
              <w:rPr>
                <w:lang w:val="en-US"/>
              </w:rPr>
              <w:t>uid</w:t>
            </w:r>
            <w:proofErr w:type="spellEnd"/>
          </w:p>
        </w:tc>
        <w:tc>
          <w:tcPr>
            <w:tcW w:w="500" w:type="pct"/>
          </w:tcPr>
          <w:p w14:paraId="29BD41DC" w14:textId="77777777" w:rsidR="00F36F7D" w:rsidRPr="00BA7DE0" w:rsidRDefault="00F36F7D" w:rsidP="00B11CE0">
            <w:pPr>
              <w:pStyle w:val="GOSTTablenorm"/>
              <w:suppressAutoHyphens/>
            </w:pPr>
            <w:r w:rsidRPr="00BA7DE0">
              <w:rPr>
                <w:lang w:val="en-US"/>
              </w:rPr>
              <w:t>GUID</w:t>
            </w:r>
          </w:p>
        </w:tc>
        <w:tc>
          <w:tcPr>
            <w:tcW w:w="300" w:type="pct"/>
          </w:tcPr>
          <w:p w14:paraId="5C94622C" w14:textId="77777777" w:rsidR="00F36F7D" w:rsidRPr="00BA7DE0" w:rsidRDefault="00F36F7D" w:rsidP="00B11CE0">
            <w:pPr>
              <w:pStyle w:val="GOSTTablenorm"/>
              <w:suppressAutoHyphens/>
            </w:pPr>
            <w:r w:rsidRPr="00BA7DE0">
              <w:t>Да</w:t>
            </w:r>
          </w:p>
        </w:tc>
        <w:tc>
          <w:tcPr>
            <w:tcW w:w="315" w:type="pct"/>
          </w:tcPr>
          <w:p w14:paraId="4387163D" w14:textId="77777777" w:rsidR="00F36F7D" w:rsidRPr="00106607" w:rsidRDefault="00F36F7D" w:rsidP="00B11CE0">
            <w:pPr>
              <w:pStyle w:val="GOSTTablenorm"/>
              <w:suppressAutoHyphens/>
              <w:rPr>
                <w:lang w:val="en-US"/>
              </w:rPr>
            </w:pPr>
            <w:r w:rsidRPr="00106607">
              <w:rPr>
                <w:lang w:val="en-US"/>
              </w:rPr>
              <w:t>=</w:t>
            </w:r>
            <w:r w:rsidRPr="00106607">
              <w:t>36</w:t>
            </w:r>
          </w:p>
        </w:tc>
        <w:tc>
          <w:tcPr>
            <w:tcW w:w="2035" w:type="pct"/>
          </w:tcPr>
          <w:p w14:paraId="306CFD59" w14:textId="77777777" w:rsidR="00F36F7D" w:rsidRPr="003F2180" w:rsidRDefault="00F36F7D" w:rsidP="00B11CE0">
            <w:pPr>
              <w:pStyle w:val="GOSTTablenorm"/>
              <w:suppressAutoHyphens/>
            </w:pPr>
            <w:r w:rsidRPr="003F2180">
              <w:t>Уникальный идентификатор запроса (с тире), на который направляется ответ</w:t>
            </w:r>
          </w:p>
        </w:tc>
      </w:tr>
      <w:tr w:rsidR="00F36F7D" w:rsidRPr="00BA7DE0" w14:paraId="29BD68C9" w14:textId="77777777" w:rsidTr="00B11CE0">
        <w:tc>
          <w:tcPr>
            <w:tcW w:w="1100" w:type="pct"/>
          </w:tcPr>
          <w:p w14:paraId="1665DAE9" w14:textId="77777777" w:rsidR="00F36F7D" w:rsidRPr="00106607" w:rsidRDefault="00F36F7D" w:rsidP="00B11CE0">
            <w:pPr>
              <w:pStyle w:val="GOSTTablenorm"/>
              <w:suppressAutoHyphens/>
            </w:pPr>
            <w:r w:rsidRPr="00BA7DE0">
              <w:t>Глобальный идентификатор ответа</w:t>
            </w:r>
          </w:p>
        </w:tc>
        <w:tc>
          <w:tcPr>
            <w:tcW w:w="750" w:type="pct"/>
          </w:tcPr>
          <w:p w14:paraId="5C8BCB40" w14:textId="77777777" w:rsidR="00F36F7D" w:rsidRPr="00106607" w:rsidRDefault="00F36F7D" w:rsidP="00B11CE0">
            <w:pPr>
              <w:pStyle w:val="GOSTTablenorm"/>
              <w:suppressAutoHyphens/>
              <w:rPr>
                <w:lang w:val="en-US"/>
              </w:rPr>
            </w:pPr>
            <w:proofErr w:type="spellStart"/>
            <w:r w:rsidRPr="00BA7DE0">
              <w:rPr>
                <w:lang w:val="en-US"/>
              </w:rPr>
              <w:t>AnsGuid</w:t>
            </w:r>
            <w:proofErr w:type="spellEnd"/>
          </w:p>
        </w:tc>
        <w:tc>
          <w:tcPr>
            <w:tcW w:w="500" w:type="pct"/>
          </w:tcPr>
          <w:p w14:paraId="7A012F56" w14:textId="77777777" w:rsidR="00F36F7D" w:rsidRPr="00BA7DE0" w:rsidRDefault="00F36F7D" w:rsidP="00B11CE0">
            <w:pPr>
              <w:pStyle w:val="GOSTTablenorm"/>
              <w:suppressAutoHyphens/>
              <w:rPr>
                <w:lang w:val="en-US"/>
              </w:rPr>
            </w:pPr>
            <w:r w:rsidRPr="00BA7DE0">
              <w:rPr>
                <w:lang w:val="en-US"/>
              </w:rPr>
              <w:t>GUID</w:t>
            </w:r>
          </w:p>
        </w:tc>
        <w:tc>
          <w:tcPr>
            <w:tcW w:w="300" w:type="pct"/>
          </w:tcPr>
          <w:p w14:paraId="1A81F553" w14:textId="77777777" w:rsidR="00F36F7D" w:rsidRPr="00BA7DE0" w:rsidRDefault="00F36F7D" w:rsidP="00B11CE0">
            <w:pPr>
              <w:pStyle w:val="GOSTTablenorm"/>
              <w:suppressAutoHyphens/>
            </w:pPr>
            <w:r w:rsidRPr="00BA7DE0">
              <w:t>Да</w:t>
            </w:r>
          </w:p>
        </w:tc>
        <w:tc>
          <w:tcPr>
            <w:tcW w:w="315" w:type="pct"/>
          </w:tcPr>
          <w:p w14:paraId="06AD2708" w14:textId="77777777" w:rsidR="00F36F7D" w:rsidRPr="00106607" w:rsidRDefault="00F36F7D" w:rsidP="00B11CE0">
            <w:pPr>
              <w:pStyle w:val="GOSTTablenorm"/>
              <w:suppressAutoHyphens/>
              <w:rPr>
                <w:lang w:val="en-US"/>
              </w:rPr>
            </w:pPr>
            <w:r w:rsidRPr="00BA7DE0">
              <w:rPr>
                <w:lang w:val="en-US"/>
              </w:rPr>
              <w:t>=</w:t>
            </w:r>
            <w:r w:rsidRPr="00BA7DE0">
              <w:t>36</w:t>
            </w:r>
          </w:p>
        </w:tc>
        <w:tc>
          <w:tcPr>
            <w:tcW w:w="2035" w:type="pct"/>
          </w:tcPr>
          <w:p w14:paraId="3BBF0206" w14:textId="77777777" w:rsidR="00F36F7D" w:rsidRPr="00106607" w:rsidRDefault="00F36F7D" w:rsidP="00B11CE0">
            <w:pPr>
              <w:pStyle w:val="GOSTTablenorm"/>
              <w:suppressAutoHyphens/>
            </w:pPr>
            <w:r w:rsidRPr="00BA7DE0">
              <w:t>Уникальный идентификатор ответа (с тире)</w:t>
            </w:r>
          </w:p>
        </w:tc>
      </w:tr>
      <w:tr w:rsidR="00F36F7D" w:rsidRPr="00BA7DE0" w14:paraId="1E8D5E81" w14:textId="77777777" w:rsidTr="00B11CE0">
        <w:tc>
          <w:tcPr>
            <w:tcW w:w="1100" w:type="pct"/>
          </w:tcPr>
          <w:p w14:paraId="6269C13B" w14:textId="77777777" w:rsidR="00F36F7D" w:rsidRPr="00BA7DE0" w:rsidRDefault="00F36F7D" w:rsidP="00B11CE0">
            <w:pPr>
              <w:pStyle w:val="GOSTTablenorm"/>
              <w:suppressAutoHyphens/>
            </w:pPr>
            <w:r w:rsidRPr="00BA7DE0">
              <w:t>Глобальный идентификатор документа</w:t>
            </w:r>
          </w:p>
        </w:tc>
        <w:tc>
          <w:tcPr>
            <w:tcW w:w="750" w:type="pct"/>
          </w:tcPr>
          <w:p w14:paraId="0E26E8F3" w14:textId="77777777" w:rsidR="00F36F7D" w:rsidRPr="00BA7DE0" w:rsidRDefault="00F36F7D" w:rsidP="00B11CE0">
            <w:pPr>
              <w:pStyle w:val="GOSTTablenorm"/>
              <w:suppressAutoHyphens/>
              <w:rPr>
                <w:lang w:val="en-US"/>
              </w:rPr>
            </w:pPr>
            <w:proofErr w:type="spellStart"/>
            <w:r w:rsidRPr="00BA7DE0">
              <w:rPr>
                <w:lang w:val="en-US"/>
              </w:rPr>
              <w:t>DocGuid</w:t>
            </w:r>
            <w:proofErr w:type="spellEnd"/>
          </w:p>
        </w:tc>
        <w:tc>
          <w:tcPr>
            <w:tcW w:w="500" w:type="pct"/>
          </w:tcPr>
          <w:p w14:paraId="05C37711" w14:textId="77777777" w:rsidR="00F36F7D" w:rsidRPr="00BA7DE0" w:rsidRDefault="00F36F7D" w:rsidP="00B11CE0">
            <w:pPr>
              <w:pStyle w:val="GOSTTablenorm"/>
              <w:suppressAutoHyphens/>
              <w:rPr>
                <w:lang w:val="en-US"/>
              </w:rPr>
            </w:pPr>
            <w:r w:rsidRPr="00BA7DE0">
              <w:rPr>
                <w:lang w:val="en-US"/>
              </w:rPr>
              <w:t>GUID</w:t>
            </w:r>
          </w:p>
        </w:tc>
        <w:tc>
          <w:tcPr>
            <w:tcW w:w="300" w:type="pct"/>
          </w:tcPr>
          <w:p w14:paraId="36BB70E9" w14:textId="77777777" w:rsidR="00F36F7D" w:rsidRPr="00BA7DE0" w:rsidRDefault="00F36F7D" w:rsidP="00B11CE0">
            <w:pPr>
              <w:pStyle w:val="GOSTTablenorm"/>
              <w:suppressAutoHyphens/>
            </w:pPr>
            <w:r w:rsidRPr="00BA7DE0">
              <w:t>Нет</w:t>
            </w:r>
          </w:p>
        </w:tc>
        <w:tc>
          <w:tcPr>
            <w:tcW w:w="315" w:type="pct"/>
          </w:tcPr>
          <w:p w14:paraId="4FE77B27" w14:textId="77777777" w:rsidR="00F36F7D" w:rsidRPr="00BA7DE0" w:rsidRDefault="00F36F7D" w:rsidP="00B11CE0">
            <w:pPr>
              <w:pStyle w:val="GOSTTablenorm"/>
              <w:suppressAutoHyphens/>
              <w:rPr>
                <w:lang w:val="en-US"/>
              </w:rPr>
            </w:pPr>
            <w:r w:rsidRPr="00BA7DE0">
              <w:rPr>
                <w:lang w:val="en-US"/>
              </w:rPr>
              <w:t>=</w:t>
            </w:r>
            <w:r w:rsidRPr="00BA7DE0">
              <w:t>36</w:t>
            </w:r>
          </w:p>
        </w:tc>
        <w:tc>
          <w:tcPr>
            <w:tcW w:w="2035" w:type="pct"/>
          </w:tcPr>
          <w:p w14:paraId="7E6C5F35" w14:textId="77777777" w:rsidR="00F36F7D" w:rsidRPr="00BA7DE0" w:rsidRDefault="00F36F7D" w:rsidP="00B11CE0">
            <w:pPr>
              <w:pStyle w:val="GOSTTablenorm"/>
              <w:suppressAutoHyphens/>
            </w:pPr>
            <w:r w:rsidRPr="00BA7DE0">
              <w:t xml:space="preserve">Уникальный идентификатор документа/отчета/виджета (с тире), инициировавшего запрос. Заполняется, если был указан в запросе </w:t>
            </w:r>
          </w:p>
        </w:tc>
      </w:tr>
      <w:tr w:rsidR="00407202" w:rsidRPr="00BA7DE0" w14:paraId="5C87853A" w14:textId="77777777" w:rsidTr="00B11CE0">
        <w:tc>
          <w:tcPr>
            <w:tcW w:w="1100" w:type="pct"/>
          </w:tcPr>
          <w:p w14:paraId="306F4438" w14:textId="2D063B3A" w:rsidR="00407202" w:rsidRPr="00BA7DE0" w:rsidRDefault="00407202" w:rsidP="00407202">
            <w:pPr>
              <w:pStyle w:val="GOSTTablenorm"/>
              <w:suppressAutoHyphens/>
            </w:pPr>
            <w:r>
              <w:rPr>
                <w:szCs w:val="22"/>
              </w:rPr>
              <w:t>Результат выполнения операции</w:t>
            </w:r>
          </w:p>
        </w:tc>
        <w:tc>
          <w:tcPr>
            <w:tcW w:w="750" w:type="pct"/>
          </w:tcPr>
          <w:p w14:paraId="3798EB84" w14:textId="1BFAFC71" w:rsidR="00407202" w:rsidRPr="00BA7DE0" w:rsidRDefault="00407202" w:rsidP="00407202">
            <w:pPr>
              <w:pStyle w:val="GOSTTablenorm"/>
              <w:suppressAutoHyphens/>
              <w:rPr>
                <w:lang w:val="en-US"/>
              </w:rPr>
            </w:pPr>
            <w:r>
              <w:rPr>
                <w:szCs w:val="22"/>
                <w:lang w:val="en-US"/>
              </w:rPr>
              <w:t>Result</w:t>
            </w:r>
          </w:p>
        </w:tc>
        <w:tc>
          <w:tcPr>
            <w:tcW w:w="500" w:type="pct"/>
          </w:tcPr>
          <w:p w14:paraId="008FF243" w14:textId="245A33B7" w:rsidR="00407202" w:rsidRPr="00BA7DE0" w:rsidRDefault="00407202" w:rsidP="00407202">
            <w:pPr>
              <w:pStyle w:val="GOSTTablenorm"/>
              <w:suppressAutoHyphens/>
            </w:pPr>
            <w:r>
              <w:rPr>
                <w:szCs w:val="22"/>
              </w:rPr>
              <w:t>Строка</w:t>
            </w:r>
          </w:p>
        </w:tc>
        <w:tc>
          <w:tcPr>
            <w:tcW w:w="300" w:type="pct"/>
          </w:tcPr>
          <w:p w14:paraId="2D4D9682" w14:textId="1FDFF3C3" w:rsidR="00407202" w:rsidRPr="00106607" w:rsidRDefault="00407202" w:rsidP="00407202">
            <w:pPr>
              <w:pStyle w:val="GOSTTablenorm"/>
              <w:suppressAutoHyphens/>
            </w:pPr>
            <w:r>
              <w:rPr>
                <w:szCs w:val="22"/>
              </w:rPr>
              <w:t>Да</w:t>
            </w:r>
          </w:p>
        </w:tc>
        <w:tc>
          <w:tcPr>
            <w:tcW w:w="315" w:type="pct"/>
          </w:tcPr>
          <w:p w14:paraId="1493CC7A" w14:textId="5C817D21" w:rsidR="00407202" w:rsidRPr="003F2180" w:rsidRDefault="00407202" w:rsidP="00407202">
            <w:pPr>
              <w:pStyle w:val="GOSTTablenorm"/>
              <w:suppressAutoHyphens/>
            </w:pPr>
            <w:r>
              <w:rPr>
                <w:szCs w:val="22"/>
              </w:rPr>
              <w:t>=1</w:t>
            </w:r>
          </w:p>
        </w:tc>
        <w:tc>
          <w:tcPr>
            <w:tcW w:w="2035" w:type="pct"/>
          </w:tcPr>
          <w:p w14:paraId="179EC24E" w14:textId="2DCFBBB0" w:rsidR="00407202" w:rsidRDefault="00407202" w:rsidP="00407202">
            <w:pPr>
              <w:pStyle w:val="GOSTTablenorm"/>
              <w:ind w:left="0"/>
              <w:rPr>
                <w:szCs w:val="22"/>
              </w:rPr>
            </w:pPr>
            <w:r>
              <w:rPr>
                <w:szCs w:val="22"/>
              </w:rPr>
              <w:t>Передается следующее значение:</w:t>
            </w:r>
          </w:p>
          <w:p w14:paraId="79F58F4D" w14:textId="1969A319" w:rsidR="00407202" w:rsidRPr="00BA7DE0" w:rsidRDefault="00BA0533" w:rsidP="00BA0533">
            <w:pPr>
              <w:pStyle w:val="GOSTTableListMark1"/>
              <w:suppressAutoHyphens/>
            </w:pPr>
            <w:r>
              <w:rPr>
                <w:szCs w:val="22"/>
              </w:rPr>
              <w:t>«</w:t>
            </w:r>
            <w:r w:rsidR="00407202">
              <w:rPr>
                <w:szCs w:val="22"/>
                <w:lang w:val="en-US"/>
              </w:rPr>
              <w:t>E</w:t>
            </w:r>
            <w:r>
              <w:rPr>
                <w:szCs w:val="22"/>
              </w:rPr>
              <w:t>»</w:t>
            </w:r>
            <w:r w:rsidR="00407202" w:rsidRPr="003D3B75">
              <w:rPr>
                <w:szCs w:val="22"/>
              </w:rPr>
              <w:t xml:space="preserve"> </w:t>
            </w:r>
            <w:r w:rsidR="008912C5" w:rsidRPr="00C75A4E">
              <w:rPr>
                <w:rFonts w:hint="eastAsia"/>
              </w:rPr>
              <w:t>–</w:t>
            </w:r>
            <w:r w:rsidR="008912C5" w:rsidRPr="00C75A4E">
              <w:t xml:space="preserve"> </w:t>
            </w:r>
            <w:r w:rsidR="00407202">
              <w:rPr>
                <w:szCs w:val="22"/>
                <w:lang w:val="en-US"/>
              </w:rPr>
              <w:t>ERROR</w:t>
            </w:r>
            <w:r w:rsidR="00407202" w:rsidRPr="003D3B75">
              <w:rPr>
                <w:szCs w:val="22"/>
              </w:rPr>
              <w:t xml:space="preserve"> </w:t>
            </w:r>
            <w:r w:rsidR="008912C5" w:rsidRPr="00C75A4E">
              <w:rPr>
                <w:rFonts w:hint="eastAsia"/>
              </w:rPr>
              <w:t>–</w:t>
            </w:r>
            <w:r w:rsidR="008912C5" w:rsidRPr="00C75A4E">
              <w:t xml:space="preserve"> </w:t>
            </w:r>
            <w:r w:rsidR="00407202">
              <w:rPr>
                <w:szCs w:val="22"/>
              </w:rPr>
              <w:t>Не успешное завершение</w:t>
            </w:r>
          </w:p>
        </w:tc>
      </w:tr>
      <w:tr w:rsidR="00407202" w:rsidRPr="00BA7DE0" w14:paraId="09E29291" w14:textId="77777777" w:rsidTr="00B11CE0">
        <w:tc>
          <w:tcPr>
            <w:tcW w:w="1100" w:type="pct"/>
          </w:tcPr>
          <w:p w14:paraId="560EFB3A" w14:textId="7F865C70" w:rsidR="00407202" w:rsidRPr="00106607" w:rsidRDefault="00407202" w:rsidP="00407202">
            <w:pPr>
              <w:pStyle w:val="GOSTTablenorm"/>
              <w:suppressAutoHyphens/>
            </w:pPr>
            <w:r>
              <w:rPr>
                <w:szCs w:val="22"/>
              </w:rPr>
              <w:t>Текст ошибки</w:t>
            </w:r>
          </w:p>
        </w:tc>
        <w:tc>
          <w:tcPr>
            <w:tcW w:w="750" w:type="pct"/>
          </w:tcPr>
          <w:p w14:paraId="17C8D543" w14:textId="541B6307" w:rsidR="00407202" w:rsidRPr="003F2180" w:rsidRDefault="00407202" w:rsidP="00407202">
            <w:pPr>
              <w:pStyle w:val="GOSTTablenorm"/>
              <w:suppressAutoHyphens/>
              <w:rPr>
                <w:lang w:val="en-US"/>
              </w:rPr>
            </w:pPr>
            <w:proofErr w:type="spellStart"/>
            <w:r>
              <w:rPr>
                <w:szCs w:val="22"/>
                <w:lang w:val="en-US"/>
              </w:rPr>
              <w:t>ResultDescr</w:t>
            </w:r>
            <w:proofErr w:type="spellEnd"/>
          </w:p>
        </w:tc>
        <w:tc>
          <w:tcPr>
            <w:tcW w:w="500" w:type="pct"/>
          </w:tcPr>
          <w:p w14:paraId="0EAA221E" w14:textId="21BDBDEB" w:rsidR="00407202" w:rsidRPr="00BA7DE0" w:rsidRDefault="00407202" w:rsidP="00407202">
            <w:pPr>
              <w:pStyle w:val="GOSTTablenorm"/>
              <w:suppressAutoHyphens/>
            </w:pPr>
            <w:r>
              <w:rPr>
                <w:szCs w:val="22"/>
              </w:rPr>
              <w:t>Строка</w:t>
            </w:r>
          </w:p>
        </w:tc>
        <w:tc>
          <w:tcPr>
            <w:tcW w:w="300" w:type="pct"/>
          </w:tcPr>
          <w:p w14:paraId="2FEB83E9" w14:textId="2EA59411" w:rsidR="00407202" w:rsidRPr="00106607" w:rsidRDefault="00407202" w:rsidP="00407202">
            <w:pPr>
              <w:pStyle w:val="GOSTTablenorm"/>
              <w:suppressAutoHyphens/>
            </w:pPr>
            <w:r>
              <w:rPr>
                <w:szCs w:val="22"/>
              </w:rPr>
              <w:t>Нет</w:t>
            </w:r>
          </w:p>
        </w:tc>
        <w:tc>
          <w:tcPr>
            <w:tcW w:w="315" w:type="pct"/>
          </w:tcPr>
          <w:p w14:paraId="79303F28" w14:textId="7E2685A3" w:rsidR="00407202" w:rsidRPr="003F2180" w:rsidRDefault="00407202" w:rsidP="00407202">
            <w:pPr>
              <w:pStyle w:val="GOSTTablenorm"/>
              <w:suppressAutoHyphens/>
            </w:pPr>
            <w:r>
              <w:rPr>
                <w:szCs w:val="22"/>
                <w:lang w:val="en-US"/>
              </w:rPr>
              <w:t>&lt;</w:t>
            </w:r>
            <w:r>
              <w:rPr>
                <w:szCs w:val="22"/>
              </w:rPr>
              <w:t>=2000</w:t>
            </w:r>
          </w:p>
        </w:tc>
        <w:tc>
          <w:tcPr>
            <w:tcW w:w="2035" w:type="pct"/>
          </w:tcPr>
          <w:p w14:paraId="4AF3E69B" w14:textId="11434CD2" w:rsidR="00407202" w:rsidRPr="004570C1" w:rsidRDefault="00305191" w:rsidP="00407202">
            <w:pPr>
              <w:pStyle w:val="GOSTTablenorm"/>
              <w:suppressAutoHyphens/>
            </w:pPr>
            <w:r>
              <w:rPr>
                <w:szCs w:val="22"/>
              </w:rPr>
              <w:t>Р</w:t>
            </w:r>
            <w:r w:rsidR="00407202">
              <w:rPr>
                <w:szCs w:val="22"/>
              </w:rPr>
              <w:t>азвернутый текст ошибки</w:t>
            </w:r>
          </w:p>
        </w:tc>
      </w:tr>
    </w:tbl>
    <w:p w14:paraId="6223ED2C" w14:textId="77777777" w:rsidR="00F36F7D" w:rsidRPr="00F12B80" w:rsidRDefault="00F36F7D" w:rsidP="00F36F7D">
      <w:pPr>
        <w:pStyle w:val="31"/>
      </w:pPr>
      <w:bookmarkStart w:id="573" w:name="_Toc226457008"/>
      <w:commentRangeStart w:id="574"/>
      <w:commentRangeStart w:id="575"/>
      <w:r w:rsidRPr="00F12B80">
        <w:lastRenderedPageBreak/>
        <w:t>Пример ответа</w:t>
      </w:r>
      <w:commentRangeEnd w:id="574"/>
      <w:r>
        <w:rPr>
          <w:rStyle w:val="affa"/>
          <w:rFonts w:cs="Times New Roman"/>
          <w:b w:val="0"/>
          <w:iCs w:val="0"/>
        </w:rPr>
        <w:commentReference w:id="574"/>
      </w:r>
      <w:commentRangeEnd w:id="575"/>
      <w:r w:rsidR="00355AEA">
        <w:rPr>
          <w:rStyle w:val="affa"/>
          <w:rFonts w:cs="Times New Roman"/>
          <w:b w:val="0"/>
          <w:iCs w:val="0"/>
        </w:rPr>
        <w:commentReference w:id="575"/>
      </w:r>
      <w:bookmarkEnd w:id="573"/>
    </w:p>
    <w:p w14:paraId="2AE5A333" w14:textId="77777777" w:rsidR="00355AEA" w:rsidRPr="00355AEA" w:rsidRDefault="00355AEA" w:rsidP="00355AEA">
      <w:pPr>
        <w:pStyle w:val="GOSTScript"/>
      </w:pPr>
      <w:r w:rsidRPr="00355AEA">
        <w:t>{</w:t>
      </w:r>
    </w:p>
    <w:p w14:paraId="46B2A961" w14:textId="77777777" w:rsidR="00355AEA" w:rsidRPr="00355AEA" w:rsidRDefault="00355AEA" w:rsidP="00355AEA">
      <w:pPr>
        <w:pStyle w:val="GOSTScript"/>
      </w:pPr>
      <w:r w:rsidRPr="00355AEA">
        <w:tab/>
        <w:t>"header": {</w:t>
      </w:r>
    </w:p>
    <w:p w14:paraId="4F18BD83" w14:textId="77777777" w:rsidR="00355AEA" w:rsidRPr="00355AEA" w:rsidRDefault="00355AEA" w:rsidP="00355AEA">
      <w:pPr>
        <w:pStyle w:val="GOSTScript"/>
      </w:pPr>
      <w:r w:rsidRPr="00355AEA">
        <w:tab/>
      </w:r>
      <w:r w:rsidRPr="00355AEA">
        <w:tab/>
        <w:t>"Source": "RMS",</w:t>
      </w:r>
    </w:p>
    <w:p w14:paraId="032B2B2D" w14:textId="77777777" w:rsidR="00355AEA" w:rsidRPr="00355AEA" w:rsidRDefault="00355AEA" w:rsidP="00355AEA">
      <w:pPr>
        <w:pStyle w:val="GOSTScript"/>
      </w:pPr>
      <w:r w:rsidRPr="00355AEA">
        <w:tab/>
      </w:r>
      <w:r w:rsidRPr="00355AEA">
        <w:tab/>
        <w:t>"Receiver": "RMS",</w:t>
      </w:r>
    </w:p>
    <w:p w14:paraId="2A2415FF" w14:textId="4F52E0AD" w:rsidR="00355AEA" w:rsidRPr="00355AEA" w:rsidRDefault="00AC3BB4" w:rsidP="00355AEA">
      <w:pPr>
        <w:pStyle w:val="GOSTScript"/>
      </w:pPr>
      <w:r>
        <w:tab/>
      </w:r>
      <w:r>
        <w:tab/>
        <w:t>"AnsDateTime": "2024-04</w:t>
      </w:r>
      <w:r w:rsidR="00355AEA" w:rsidRPr="00355AEA">
        <w:t>-06 14:</w:t>
      </w:r>
      <w:r>
        <w:rPr>
          <w:lang w:val="ru-RU"/>
        </w:rPr>
        <w:t>40</w:t>
      </w:r>
      <w:r w:rsidR="00355AEA" w:rsidRPr="00355AEA">
        <w:t>:24",</w:t>
      </w:r>
    </w:p>
    <w:p w14:paraId="456C9767" w14:textId="77777777" w:rsidR="00355AEA" w:rsidRPr="00355AEA" w:rsidRDefault="00355AEA" w:rsidP="00355AEA">
      <w:pPr>
        <w:pStyle w:val="GOSTScript"/>
      </w:pPr>
      <w:r w:rsidRPr="00355AEA">
        <w:tab/>
      </w:r>
      <w:r w:rsidRPr="00355AEA">
        <w:tab/>
        <w:t>"Version": "2.4",</w:t>
      </w:r>
    </w:p>
    <w:p w14:paraId="71F92AFF" w14:textId="77777777" w:rsidR="00355AEA" w:rsidRPr="00355AEA" w:rsidRDefault="00355AEA" w:rsidP="00355AEA">
      <w:pPr>
        <w:pStyle w:val="GOSTScript"/>
      </w:pPr>
      <w:r w:rsidRPr="00355AEA">
        <w:tab/>
      </w:r>
      <w:r w:rsidRPr="00355AEA">
        <w:tab/>
        <w:t>"ReqGuid": "g5t4ce5d-1473-9737-903v-cfa72ba94f10",</w:t>
      </w:r>
    </w:p>
    <w:p w14:paraId="7EF37E01" w14:textId="77777777" w:rsidR="00355AEA" w:rsidRPr="00355AEA" w:rsidRDefault="00355AEA" w:rsidP="00355AEA">
      <w:pPr>
        <w:pStyle w:val="GOSTScript"/>
      </w:pPr>
      <w:r w:rsidRPr="00355AEA">
        <w:tab/>
      </w:r>
      <w:r w:rsidRPr="00355AEA">
        <w:tab/>
        <w:t>"AnsGuid": "01y5ei0q-0011-0208-388t-fhk20au41j85",</w:t>
      </w:r>
    </w:p>
    <w:p w14:paraId="5E35F8DA" w14:textId="77777777" w:rsidR="00355AEA" w:rsidRPr="00355AEA" w:rsidRDefault="00355AEA" w:rsidP="00355AEA">
      <w:pPr>
        <w:pStyle w:val="GOSTScript"/>
      </w:pPr>
      <w:r w:rsidRPr="00355AEA">
        <w:tab/>
      </w:r>
      <w:r w:rsidRPr="00355AEA">
        <w:tab/>
        <w:t>"Result": "E",</w:t>
      </w:r>
    </w:p>
    <w:p w14:paraId="5798B336" w14:textId="77777777" w:rsidR="00355AEA" w:rsidRPr="009B0BF3" w:rsidRDefault="00355AEA" w:rsidP="00355AEA">
      <w:pPr>
        <w:pStyle w:val="GOSTScript"/>
        <w:rPr>
          <w:lang w:val="ru-RU"/>
        </w:rPr>
      </w:pPr>
      <w:r w:rsidRPr="009B0BF3">
        <w:rPr>
          <w:lang w:val="ru-RU"/>
        </w:rPr>
        <w:tab/>
      </w:r>
      <w:r w:rsidRPr="009B0BF3">
        <w:rPr>
          <w:lang w:val="ru-RU"/>
        </w:rPr>
        <w:tab/>
        <w:t>"</w:t>
      </w:r>
      <w:r w:rsidRPr="00355AEA">
        <w:t>ResultDescr</w:t>
      </w:r>
      <w:r w:rsidRPr="009B0BF3">
        <w:rPr>
          <w:lang w:val="ru-RU"/>
        </w:rPr>
        <w:t>": "Отчет не содержит данных"</w:t>
      </w:r>
    </w:p>
    <w:p w14:paraId="18200DAA" w14:textId="77777777" w:rsidR="00355AEA" w:rsidRPr="00355AEA" w:rsidRDefault="00355AEA" w:rsidP="00355AEA">
      <w:pPr>
        <w:pStyle w:val="GOSTScript"/>
      </w:pPr>
      <w:r w:rsidRPr="009B0BF3">
        <w:rPr>
          <w:lang w:val="ru-RU"/>
        </w:rPr>
        <w:tab/>
      </w:r>
      <w:r w:rsidRPr="00355AEA">
        <w:t>}</w:t>
      </w:r>
    </w:p>
    <w:p w14:paraId="4EADDE19" w14:textId="20B8ED94" w:rsidR="006C1E39" w:rsidRPr="00355AEA" w:rsidRDefault="00355AEA" w:rsidP="00355AEA">
      <w:pPr>
        <w:pStyle w:val="GOSTScript"/>
      </w:pPr>
      <w:r w:rsidRPr="00355AEA">
        <w:t>}</w:t>
      </w:r>
    </w:p>
    <w:p w14:paraId="7C31103B" w14:textId="08715CD6" w:rsidR="00397147" w:rsidRPr="00A8471E" w:rsidRDefault="00397147" w:rsidP="00397147">
      <w:pPr>
        <w:pStyle w:val="1"/>
      </w:pPr>
      <w:bookmarkStart w:id="576" w:name="_Ref178709619"/>
      <w:bookmarkStart w:id="577" w:name="_Toc226457009"/>
      <w:bookmarkStart w:id="578" w:name="_Toc121319651"/>
      <w:r w:rsidRPr="00A8471E">
        <w:lastRenderedPageBreak/>
        <w:t>Отчет «Неконсистентность данных локального Датамарта и Супердатамарта»</w:t>
      </w:r>
      <w:r w:rsidRPr="00A8471E" w:rsidDel="00454D27">
        <w:t xml:space="preserve"> </w:t>
      </w:r>
      <w:r w:rsidRPr="00A8471E">
        <w:t>(</w:t>
      </w:r>
      <w:commentRangeStart w:id="579"/>
      <w:r w:rsidRPr="00A8471E">
        <w:t>NCSDM</w:t>
      </w:r>
      <w:commentRangeEnd w:id="579"/>
      <w:r w:rsidRPr="00A8471E">
        <w:rPr>
          <w:rStyle w:val="affa"/>
          <w:b w:val="0"/>
          <w:caps w:val="0"/>
        </w:rPr>
        <w:commentReference w:id="579"/>
      </w:r>
      <w:r w:rsidRPr="00A8471E">
        <w:t>)</w:t>
      </w:r>
      <w:bookmarkEnd w:id="576"/>
      <w:bookmarkEnd w:id="577"/>
    </w:p>
    <w:p w14:paraId="757363C7" w14:textId="77777777" w:rsidR="00B21521" w:rsidRDefault="00397147" w:rsidP="008912C5">
      <w:pPr>
        <w:pStyle w:val="GOSTNormal"/>
      </w:pPr>
      <w:r>
        <w:t xml:space="preserve">Диагностический отчет </w:t>
      </w:r>
      <w:r w:rsidRPr="00B11CE0">
        <w:t>«</w:t>
      </w:r>
      <w:proofErr w:type="spellStart"/>
      <w:r w:rsidR="00756162" w:rsidRPr="00A61223">
        <w:t>Неконсистентность</w:t>
      </w:r>
      <w:proofErr w:type="spellEnd"/>
      <w:r w:rsidR="00756162" w:rsidRPr="00A61223">
        <w:t xml:space="preserve"> данных локального </w:t>
      </w:r>
      <w:proofErr w:type="spellStart"/>
      <w:r w:rsidR="00756162" w:rsidRPr="00A61223">
        <w:t>Датамарта</w:t>
      </w:r>
      <w:proofErr w:type="spellEnd"/>
      <w:r w:rsidR="00756162" w:rsidRPr="00A61223">
        <w:t xml:space="preserve"> и </w:t>
      </w:r>
      <w:proofErr w:type="spellStart"/>
      <w:r w:rsidR="00756162" w:rsidRPr="00A61223">
        <w:t>Супердатамарта</w:t>
      </w:r>
      <w:proofErr w:type="spellEnd"/>
      <w:r w:rsidRPr="00B11CE0">
        <w:t>»</w:t>
      </w:r>
      <w:r w:rsidRPr="00B11CE0" w:rsidDel="00454D27">
        <w:t xml:space="preserve"> </w:t>
      </w:r>
      <w:r w:rsidRPr="00B11CE0">
        <w:t xml:space="preserve">(тип </w:t>
      </w:r>
      <w:r w:rsidR="00756162">
        <w:t>NCSDM</w:t>
      </w:r>
      <w:r w:rsidRPr="00B11CE0">
        <w:t>)</w:t>
      </w:r>
      <w:r>
        <w:t xml:space="preserve"> </w:t>
      </w:r>
      <w:r w:rsidRPr="00D56138">
        <w:t xml:space="preserve">является </w:t>
      </w:r>
      <w:r w:rsidR="00756162">
        <w:t>глобальным</w:t>
      </w:r>
      <w:r w:rsidRPr="00D56138">
        <w:t xml:space="preserve"> диагностическим отчетом и предназначен для</w:t>
      </w:r>
      <w:r>
        <w:t xml:space="preserve"> </w:t>
      </w:r>
      <w:r w:rsidR="00756162">
        <w:t xml:space="preserve">выявления </w:t>
      </w:r>
      <w:proofErr w:type="spellStart"/>
      <w:r w:rsidR="00756162" w:rsidRPr="00A61223">
        <w:t>неконсистентности</w:t>
      </w:r>
      <w:proofErr w:type="spellEnd"/>
      <w:r w:rsidR="00756162" w:rsidRPr="00A61223">
        <w:t xml:space="preserve"> данных в </w:t>
      </w:r>
      <w:r w:rsidR="00756162">
        <w:t>л</w:t>
      </w:r>
      <w:r w:rsidR="00756162" w:rsidRPr="00A61223">
        <w:t xml:space="preserve">окальном </w:t>
      </w:r>
      <w:proofErr w:type="spellStart"/>
      <w:r w:rsidR="00756162" w:rsidRPr="00EF10A5">
        <w:t>Datamart</w:t>
      </w:r>
      <w:proofErr w:type="spellEnd"/>
      <w:r w:rsidR="00756162">
        <w:t xml:space="preserve"> и в </w:t>
      </w:r>
      <w:proofErr w:type="spellStart"/>
      <w:r w:rsidR="00756162" w:rsidRPr="00EF10A5">
        <w:t>SuperDatamart</w:t>
      </w:r>
      <w:proofErr w:type="spellEnd"/>
      <w:r w:rsidR="00AD5BBD">
        <w:t xml:space="preserve"> по заданному субъекту учета (или по всем субъектам учета)</w:t>
      </w:r>
      <w:r w:rsidR="00756162" w:rsidRPr="00A61223">
        <w:t xml:space="preserve"> </w:t>
      </w:r>
      <w:commentRangeStart w:id="580"/>
      <w:commentRangeStart w:id="581"/>
      <w:r w:rsidR="00756162" w:rsidRPr="00A61223">
        <w:t>за заданный операционный день</w:t>
      </w:r>
      <w:commentRangeEnd w:id="580"/>
      <w:r w:rsidR="00756162">
        <w:rPr>
          <w:rStyle w:val="affa"/>
        </w:rPr>
        <w:commentReference w:id="580"/>
      </w:r>
      <w:commentRangeEnd w:id="581"/>
      <w:r w:rsidR="00F50029">
        <w:rPr>
          <w:rStyle w:val="affa"/>
        </w:rPr>
        <w:commentReference w:id="581"/>
      </w:r>
      <w:r w:rsidR="00756162">
        <w:t xml:space="preserve">. </w:t>
      </w:r>
      <w:r w:rsidR="00756162" w:rsidRPr="00A61223">
        <w:t xml:space="preserve">Формирование </w:t>
      </w:r>
      <w:r w:rsidR="00AD5BBD">
        <w:t>о</w:t>
      </w:r>
      <w:r w:rsidR="00756162">
        <w:t xml:space="preserve">тчета </w:t>
      </w:r>
      <w:r w:rsidR="00756162" w:rsidRPr="00A61223">
        <w:t xml:space="preserve">осуществляется на основании данных </w:t>
      </w:r>
      <w:r w:rsidR="00756162">
        <w:t>локального</w:t>
      </w:r>
      <w:r w:rsidR="00756162" w:rsidRPr="00A61223">
        <w:t xml:space="preserve"> </w:t>
      </w:r>
      <w:proofErr w:type="spellStart"/>
      <w:r w:rsidR="00756162" w:rsidRPr="00EF10A5">
        <w:t>Datamart</w:t>
      </w:r>
      <w:proofErr w:type="spellEnd"/>
      <w:r w:rsidR="00756162">
        <w:t xml:space="preserve"> и </w:t>
      </w:r>
      <w:proofErr w:type="spellStart"/>
      <w:r w:rsidR="00756162" w:rsidRPr="00EF10A5">
        <w:t>SuperDatamart</w:t>
      </w:r>
      <w:proofErr w:type="spellEnd"/>
      <w:r w:rsidR="00756162">
        <w:t>.</w:t>
      </w:r>
    </w:p>
    <w:p w14:paraId="391FBF87" w14:textId="77777777" w:rsidR="00B21521" w:rsidRDefault="00B21521" w:rsidP="008912C5">
      <w:pPr>
        <w:pStyle w:val="GOSTNormal"/>
      </w:pPr>
      <w:proofErr w:type="spellStart"/>
      <w:r>
        <w:t>Неконсистентность</w:t>
      </w:r>
      <w:proofErr w:type="spellEnd"/>
      <w:r>
        <w:t xml:space="preserve"> данных диагностируется в части следующих объектов:</w:t>
      </w:r>
    </w:p>
    <w:p w14:paraId="12037663" w14:textId="7653589F" w:rsidR="00B21521" w:rsidRDefault="00B21521" w:rsidP="00F50029">
      <w:pPr>
        <w:pStyle w:val="GOSTListmark1"/>
      </w:pPr>
      <w:r>
        <w:t>таблица записей учета (</w:t>
      </w:r>
      <w:del w:id="582" w:author="Иванов Дмитрий Валерьевич" w:date="2024-10-09T12:25:00Z">
        <w:r w:rsidDel="003934BE">
          <w:rPr>
            <w:color w:val="000000"/>
          </w:rPr>
          <w:delText>acc</w:delText>
        </w:r>
      </w:del>
      <w:ins w:id="583" w:author="Иванов Дмитрий Валерьевич" w:date="2024-10-09T12:25:00Z">
        <w:r w:rsidR="003934BE">
          <w:rPr>
            <w:color w:val="000000"/>
            <w:lang w:val="en-US"/>
          </w:rPr>
          <w:t>rep</w:t>
        </w:r>
      </w:ins>
      <w:r w:rsidRPr="00A61223">
        <w:rPr>
          <w:color w:val="000000"/>
        </w:rPr>
        <w:t>_</w:t>
      </w:r>
      <w:proofErr w:type="spellStart"/>
      <w:r>
        <w:rPr>
          <w:color w:val="000000"/>
        </w:rPr>
        <w:t>transaction</w:t>
      </w:r>
      <w:proofErr w:type="spellEnd"/>
      <w:r>
        <w:t>);</w:t>
      </w:r>
    </w:p>
    <w:p w14:paraId="29E16D5D" w14:textId="77777777" w:rsidR="00B21521" w:rsidRDefault="00B21521" w:rsidP="00F50029">
      <w:pPr>
        <w:pStyle w:val="GOSTListmark1"/>
      </w:pPr>
      <w:r>
        <w:t>таблица балансов (</w:t>
      </w:r>
      <w:proofErr w:type="spellStart"/>
      <w:r>
        <w:t>rep</w:t>
      </w:r>
      <w:r w:rsidRPr="00A61223">
        <w:t>_</w:t>
      </w:r>
      <w:r>
        <w:t>balance</w:t>
      </w:r>
      <w:proofErr w:type="spellEnd"/>
      <w:r>
        <w:t>);</w:t>
      </w:r>
    </w:p>
    <w:p w14:paraId="482D4181" w14:textId="77777777" w:rsidR="00B21521" w:rsidRDefault="00B21521" w:rsidP="008912C5">
      <w:pPr>
        <w:pStyle w:val="GOSTListmark1"/>
      </w:pPr>
      <w:r>
        <w:t xml:space="preserve">а также при выявлении </w:t>
      </w:r>
      <w:proofErr w:type="spellStart"/>
      <w:r>
        <w:t>рассинхрона</w:t>
      </w:r>
      <w:proofErr w:type="spellEnd"/>
      <w:r>
        <w:t xml:space="preserve"> по таблицам записей учета и балансов:</w:t>
      </w:r>
    </w:p>
    <w:p w14:paraId="0B36DEF6" w14:textId="77777777" w:rsidR="00B21521" w:rsidRDefault="00B21521" w:rsidP="00F50029">
      <w:pPr>
        <w:pStyle w:val="GOSTListmark1"/>
      </w:pPr>
      <w:r>
        <w:t>таблица счетов (</w:t>
      </w:r>
      <w:proofErr w:type="spellStart"/>
      <w:r>
        <w:t>acc</w:t>
      </w:r>
      <w:r w:rsidRPr="007A598F">
        <w:t>_</w:t>
      </w:r>
      <w:r>
        <w:t>account</w:t>
      </w:r>
      <w:proofErr w:type="spellEnd"/>
      <w:r>
        <w:t>);</w:t>
      </w:r>
    </w:p>
    <w:p w14:paraId="531448D3" w14:textId="6DD91243" w:rsidR="00B21521" w:rsidRDefault="00B21521" w:rsidP="00F50029">
      <w:pPr>
        <w:pStyle w:val="GOSTListmark1"/>
      </w:pPr>
      <w:r>
        <w:t xml:space="preserve">таблица </w:t>
      </w:r>
      <w:r w:rsidRPr="00EA1206">
        <w:t xml:space="preserve">уникальных </w:t>
      </w:r>
      <w:r>
        <w:t xml:space="preserve">наборов </w:t>
      </w:r>
      <w:r w:rsidRPr="00EA1206">
        <w:t xml:space="preserve">аналитических признаков </w:t>
      </w:r>
      <w:r>
        <w:t>записей учета (</w:t>
      </w:r>
      <w:proofErr w:type="spellStart"/>
      <w:r>
        <w:t>acc</w:t>
      </w:r>
      <w:r w:rsidRPr="00CF64D6">
        <w:t>_</w:t>
      </w:r>
      <w:r>
        <w:t>attr</w:t>
      </w:r>
      <w:r w:rsidRPr="00CF64D6">
        <w:t>_</w:t>
      </w:r>
      <w:r>
        <w:t>set</w:t>
      </w:r>
      <w:proofErr w:type="spellEnd"/>
      <w:r>
        <w:t>)</w:t>
      </w:r>
      <w:r w:rsidRPr="00484A51">
        <w:t>.</w:t>
      </w:r>
    </w:p>
    <w:p w14:paraId="17C3831E" w14:textId="6D136342" w:rsidR="00B21521" w:rsidRDefault="00AD5BBD" w:rsidP="008912C5">
      <w:pPr>
        <w:pStyle w:val="GOSTNormal"/>
      </w:pPr>
      <w:r>
        <w:t xml:space="preserve">Сверка выполняется в два этапа. Каждый этап включает </w:t>
      </w:r>
      <w:r w:rsidR="00B21521">
        <w:t>две</w:t>
      </w:r>
      <w:r>
        <w:t xml:space="preserve"> проверки: проверку </w:t>
      </w:r>
      <w:r w:rsidR="00026634">
        <w:t xml:space="preserve">соответствия записей учета (по таблице </w:t>
      </w:r>
      <w:del w:id="584" w:author="Иванов Дмитрий Валерьевич" w:date="2024-10-09T12:27:00Z">
        <w:r w:rsidR="00026634" w:rsidRPr="00B21521" w:rsidDel="006B72BF">
          <w:delText>acc</w:delText>
        </w:r>
      </w:del>
      <w:ins w:id="585" w:author="Иванов Дмитрий Валерьевич" w:date="2024-10-09T12:27:00Z">
        <w:r w:rsidR="006B72BF">
          <w:rPr>
            <w:lang w:val="en-US"/>
          </w:rPr>
          <w:t>rep</w:t>
        </w:r>
      </w:ins>
      <w:r w:rsidR="00026634" w:rsidRPr="00B21521">
        <w:t>_</w:t>
      </w:r>
      <w:proofErr w:type="spellStart"/>
      <w:r w:rsidR="00026634" w:rsidRPr="00B21521">
        <w:t>transaction</w:t>
      </w:r>
      <w:proofErr w:type="spellEnd"/>
      <w:r w:rsidR="00026634">
        <w:t xml:space="preserve">) и проверку соответствия балансов (по таблице </w:t>
      </w:r>
      <w:proofErr w:type="spellStart"/>
      <w:r w:rsidR="00026634">
        <w:t>rep</w:t>
      </w:r>
      <w:r w:rsidR="00026634" w:rsidRPr="00A61223">
        <w:t>_</w:t>
      </w:r>
      <w:r w:rsidR="00026634">
        <w:t>balance</w:t>
      </w:r>
      <w:proofErr w:type="spellEnd"/>
      <w:r w:rsidR="00026634">
        <w:t xml:space="preserve">). </w:t>
      </w:r>
      <w:r>
        <w:t xml:space="preserve">На первом этапе </w:t>
      </w:r>
      <w:r w:rsidR="00DD3E1E">
        <w:t xml:space="preserve">сверка </w:t>
      </w:r>
      <w:r w:rsidR="00DD3E1E" w:rsidRPr="008355BE">
        <w:t xml:space="preserve">производится по количеству записей в таблице и по общей сумме </w:t>
      </w:r>
      <w:r w:rsidR="008355BE" w:rsidRPr="008355BE">
        <w:t>этих</w:t>
      </w:r>
      <w:r w:rsidR="00DD3E1E" w:rsidRPr="008355BE">
        <w:t xml:space="preserve"> записей в разрезе каждого локального </w:t>
      </w:r>
      <w:proofErr w:type="spellStart"/>
      <w:r w:rsidR="00DD3E1E" w:rsidRPr="008355BE">
        <w:t>Datamart</w:t>
      </w:r>
      <w:proofErr w:type="spellEnd"/>
      <w:r w:rsidR="00DD3E1E" w:rsidRPr="008355BE">
        <w:t xml:space="preserve">. При проверке записей учета сопоставляются суммы по дебету и кредиту записи учета, при проверке балансов сопоставляются суммы оборота по дебету, оборота по кредиту и остатка на конец периода действия баланса. </w:t>
      </w:r>
      <w:r w:rsidR="00026634" w:rsidRPr="008355BE">
        <w:t xml:space="preserve">Если по результатам первого этапа </w:t>
      </w:r>
      <w:r w:rsidR="008355BE" w:rsidRPr="008355BE">
        <w:t xml:space="preserve">сверки </w:t>
      </w:r>
      <w:r w:rsidR="00026634" w:rsidRPr="008355BE">
        <w:t xml:space="preserve">выявлены расхождения хотя бы по одному локальному </w:t>
      </w:r>
      <w:proofErr w:type="spellStart"/>
      <w:r w:rsidR="00026634" w:rsidRPr="008355BE">
        <w:t>Datamart</w:t>
      </w:r>
      <w:proofErr w:type="spellEnd"/>
      <w:r w:rsidR="00026634" w:rsidRPr="008355BE">
        <w:t>, то выполняется второй этап, в рамках которого</w:t>
      </w:r>
      <w:r w:rsidR="00627043" w:rsidRPr="008355BE">
        <w:t xml:space="preserve"> производится сверка уже в разрезе каждой записи учета и/или баланса, относящихся к проблемному локальному </w:t>
      </w:r>
      <w:proofErr w:type="spellStart"/>
      <w:r w:rsidR="00627043" w:rsidRPr="008355BE">
        <w:t>Datamart</w:t>
      </w:r>
      <w:proofErr w:type="spellEnd"/>
      <w:r w:rsidR="00627043" w:rsidRPr="008355BE">
        <w:t>.</w:t>
      </w:r>
    </w:p>
    <w:p w14:paraId="58AC5D0B" w14:textId="7A96C638" w:rsidR="007F4FF0" w:rsidRPr="00A61223" w:rsidRDefault="007F4FF0" w:rsidP="008912C5">
      <w:pPr>
        <w:pStyle w:val="GOSTNormal"/>
      </w:pPr>
      <w:r w:rsidRPr="007F4FF0">
        <w:rPr>
          <w:b/>
        </w:rPr>
        <w:t>Важно!</w:t>
      </w:r>
      <w:r>
        <w:t xml:space="preserve"> </w:t>
      </w:r>
      <w:r w:rsidRPr="00A61223">
        <w:t xml:space="preserve">Диагностический отчет </w:t>
      </w:r>
      <w:r>
        <w:t>NCSDM</w:t>
      </w:r>
      <w:r w:rsidRPr="00A61223">
        <w:t xml:space="preserve"> запускается пользователем при выполнении условия: операционный день ТОФК находится в статусе «Закрыт» или «Окончательно закрыт». При этом обязательным условием перевода операционного дня ТОФК в статус «Закрыт» является отсутствие данных в отчете </w:t>
      </w:r>
      <w:r>
        <w:t xml:space="preserve">отчет </w:t>
      </w:r>
      <w:r w:rsidRPr="00B11CE0">
        <w:t xml:space="preserve">«Несоответствие состояния записей учета в витринах данных локального </w:t>
      </w:r>
      <w:proofErr w:type="spellStart"/>
      <w:r w:rsidRPr="00B11CE0">
        <w:t>Датамарта</w:t>
      </w:r>
      <w:proofErr w:type="spellEnd"/>
      <w:r w:rsidRPr="00B11CE0">
        <w:t xml:space="preserve"> и </w:t>
      </w:r>
      <w:proofErr w:type="spellStart"/>
      <w:r w:rsidRPr="00B11CE0">
        <w:t>Супердатамарта</w:t>
      </w:r>
      <w:proofErr w:type="spellEnd"/>
      <w:r w:rsidRPr="00B11CE0">
        <w:t>»</w:t>
      </w:r>
      <w:r w:rsidRPr="00B11CE0" w:rsidDel="00454D27">
        <w:t xml:space="preserve"> </w:t>
      </w:r>
      <w:r w:rsidRPr="00B11CE0">
        <w:t>(тип REPSDM)</w:t>
      </w:r>
      <w:r w:rsidRPr="00A61223">
        <w:t xml:space="preserve"> по данному ТОФК. В противном случае проверка не имеет смысла, так как наличие данных в указанном локальном диагностическом отчете говорит о том, что не все данные были записаны в соответствующую таблицу постоянного хранения </w:t>
      </w:r>
      <w:proofErr w:type="spellStart"/>
      <w:r w:rsidRPr="00EF10A5">
        <w:t>SuperDatamart</w:t>
      </w:r>
      <w:proofErr w:type="spellEnd"/>
      <w:r w:rsidRPr="00A61223">
        <w:t xml:space="preserve">, а значит данные между </w:t>
      </w:r>
      <w:r>
        <w:t>локальным</w:t>
      </w:r>
      <w:r w:rsidRPr="00A61223">
        <w:t xml:space="preserve"> </w:t>
      </w:r>
      <w:proofErr w:type="spellStart"/>
      <w:r w:rsidRPr="00EF10A5">
        <w:t>Datamart</w:t>
      </w:r>
      <w:proofErr w:type="spellEnd"/>
      <w:r>
        <w:t xml:space="preserve"> и </w:t>
      </w:r>
      <w:proofErr w:type="spellStart"/>
      <w:r w:rsidRPr="00EF10A5">
        <w:t>SuperDatamart</w:t>
      </w:r>
      <w:proofErr w:type="spellEnd"/>
      <w:r w:rsidRPr="00A61223">
        <w:t xml:space="preserve"> </w:t>
      </w:r>
      <w:proofErr w:type="spellStart"/>
      <w:r w:rsidRPr="00A61223">
        <w:t>неконсистентны</w:t>
      </w:r>
      <w:proofErr w:type="spellEnd"/>
      <w:r w:rsidRPr="00A61223">
        <w:t>.</w:t>
      </w:r>
    </w:p>
    <w:p w14:paraId="46A6FEAA" w14:textId="77777777" w:rsidR="00821A71" w:rsidRDefault="00397147" w:rsidP="008912C5">
      <w:pPr>
        <w:pStyle w:val="GOSTNormal"/>
      </w:pPr>
      <w:r w:rsidRPr="00015F0F">
        <w:t>Если по результатам диагностики были отобраны данные, удовлетворяющие параметрам запроса (непустая выборка), то возвраща</w:t>
      </w:r>
      <w:r w:rsidR="00821A71">
        <w:t>ется файл отчета в формате ODS.</w:t>
      </w:r>
    </w:p>
    <w:p w14:paraId="2C976740" w14:textId="0F84AAFC" w:rsidR="00821A71" w:rsidRDefault="00397147" w:rsidP="008912C5">
      <w:pPr>
        <w:pStyle w:val="GOSTNormal"/>
      </w:pPr>
      <w:r w:rsidRPr="00015F0F">
        <w:t xml:space="preserve">Имя файла формируется по шаблону: Код субъекта учета (4 </w:t>
      </w:r>
      <w:proofErr w:type="gramStart"/>
      <w:r w:rsidRPr="00015F0F">
        <w:t>знака)_</w:t>
      </w:r>
      <w:proofErr w:type="gramEnd"/>
      <w:r w:rsidRPr="00015F0F">
        <w:t xml:space="preserve">Отчетная дата (начало периода)_Отчетная дата (окончание периода)_Тип </w:t>
      </w:r>
      <w:proofErr w:type="spellStart"/>
      <w:r w:rsidRPr="00015F0F">
        <w:t>запроса_Дата</w:t>
      </w:r>
      <w:proofErr w:type="spellEnd"/>
      <w:r w:rsidRPr="00015F0F">
        <w:t xml:space="preserve"> формирования </w:t>
      </w:r>
      <w:proofErr w:type="spellStart"/>
      <w:r w:rsidRPr="00015F0F">
        <w:t>отчета_Время</w:t>
      </w:r>
      <w:proofErr w:type="spellEnd"/>
      <w:r w:rsidRPr="00015F0F">
        <w:t xml:space="preserve"> формирования </w:t>
      </w:r>
      <w:proofErr w:type="spellStart"/>
      <w:r w:rsidRPr="00015F0F">
        <w:t>отчета.ods</w:t>
      </w:r>
      <w:proofErr w:type="spellEnd"/>
      <w:r w:rsidRPr="00015F0F">
        <w:t>. Даты указываются в формате ДДММГГГГ, время указывается в формате ЧЧ-ММ-СС.</w:t>
      </w:r>
      <w:r w:rsidR="00D752DF">
        <w:t xml:space="preserve"> </w:t>
      </w:r>
      <w:r w:rsidR="00D752DF" w:rsidRPr="00D752DF">
        <w:t>При формировании отчета по всем субъектам учета, в имени файла отчета код субъекта учета заполняется значением «0000» (Все ТОФК).</w:t>
      </w:r>
    </w:p>
    <w:p w14:paraId="693D1FCE" w14:textId="4760DA37" w:rsidR="007F4FF0" w:rsidRDefault="00397147" w:rsidP="00592A29">
      <w:pPr>
        <w:suppressAutoHyphens/>
      </w:pPr>
      <w:r w:rsidRPr="008912C5">
        <w:rPr>
          <w:rStyle w:val="GOSTNormal0"/>
        </w:rPr>
        <w:t>Пример имени файла:</w:t>
      </w:r>
      <w:r w:rsidRPr="00015F0F">
        <w:t xml:space="preserve"> </w:t>
      </w:r>
      <w:r w:rsidRPr="00C623A6">
        <w:rPr>
          <w:b/>
        </w:rPr>
        <w:t>5700_05042024_05042024</w:t>
      </w:r>
      <w:r w:rsidR="00B95668">
        <w:rPr>
          <w:b/>
        </w:rPr>
        <w:t>_</w:t>
      </w:r>
      <w:r w:rsidR="00B95668" w:rsidRPr="00B95668">
        <w:rPr>
          <w:b/>
        </w:rPr>
        <w:t>NC</w:t>
      </w:r>
      <w:r w:rsidRPr="00B95668">
        <w:rPr>
          <w:b/>
        </w:rPr>
        <w:t>SDM</w:t>
      </w:r>
      <w:r w:rsidRPr="00C623A6">
        <w:rPr>
          <w:b/>
        </w:rPr>
        <w:t xml:space="preserve"> _06042024_10-32-12.ods</w:t>
      </w:r>
      <w:r w:rsidRPr="00C623A6">
        <w:t>.</w:t>
      </w:r>
    </w:p>
    <w:p w14:paraId="2CE5CD2F" w14:textId="4BEF3EAD" w:rsidR="008355BE" w:rsidRDefault="008355BE" w:rsidP="008912C5">
      <w:pPr>
        <w:pStyle w:val="GOSTNormal"/>
      </w:pPr>
      <w:r>
        <w:lastRenderedPageBreak/>
        <w:t xml:space="preserve">Отчет содержит </w:t>
      </w:r>
      <w:r w:rsidRPr="00015F0F">
        <w:t>информац</w:t>
      </w:r>
      <w:r>
        <w:t>ию о выявленных несоответствиях</w:t>
      </w:r>
      <w:r w:rsidRPr="00015F0F">
        <w:t>:</w:t>
      </w:r>
    </w:p>
    <w:p w14:paraId="06FD50CE" w14:textId="77777777" w:rsidR="008355BE" w:rsidRDefault="008355BE" w:rsidP="009B0BF3">
      <w:pPr>
        <w:pStyle w:val="GOSTListmark1"/>
      </w:pPr>
      <w:r>
        <w:t>о записях учета локального</w:t>
      </w:r>
      <w:r w:rsidRPr="00A61223">
        <w:t xml:space="preserve"> </w:t>
      </w:r>
      <w:proofErr w:type="spellStart"/>
      <w:r w:rsidRPr="00EF10A5">
        <w:t>Datamart</w:t>
      </w:r>
      <w:proofErr w:type="spellEnd"/>
      <w:r>
        <w:t xml:space="preserve">, отсутствующих в </w:t>
      </w:r>
      <w:proofErr w:type="spellStart"/>
      <w:r w:rsidRPr="00EF10A5">
        <w:t>SuperDatamart</w:t>
      </w:r>
      <w:proofErr w:type="spellEnd"/>
      <w:r>
        <w:t>:</w:t>
      </w:r>
      <w:r w:rsidRPr="00015F0F">
        <w:t xml:space="preserve"> GUID, тип, </w:t>
      </w:r>
      <w:r>
        <w:t xml:space="preserve">наименование, </w:t>
      </w:r>
      <w:r w:rsidRPr="00015F0F">
        <w:t xml:space="preserve">номер и дата первичного документа, </w:t>
      </w:r>
      <w:r>
        <w:t>сумма в валюте учета, номер счета по дебету и кредиту записи учета</w:t>
      </w:r>
      <w:r w:rsidRPr="00015F0F">
        <w:t>, код ТОФК и код сис</w:t>
      </w:r>
      <w:r>
        <w:t>темы – инициатора события учета. В случае</w:t>
      </w:r>
      <w:r w:rsidRPr="00F647AF">
        <w:t xml:space="preserve"> </w:t>
      </w:r>
      <w:proofErr w:type="spellStart"/>
      <w:r w:rsidRPr="00F647AF">
        <w:t>неконсистентности</w:t>
      </w:r>
      <w:proofErr w:type="spellEnd"/>
      <w:r w:rsidRPr="00F647AF">
        <w:t xml:space="preserve"> в </w:t>
      </w:r>
      <w:proofErr w:type="spellStart"/>
      <w:r w:rsidRPr="00EF10A5">
        <w:t>SuperDatamart</w:t>
      </w:r>
      <w:proofErr w:type="spellEnd"/>
      <w:r w:rsidRPr="00F647AF">
        <w:t xml:space="preserve"> таблиц счетов (</w:t>
      </w:r>
      <w:proofErr w:type="spellStart"/>
      <w:r w:rsidRPr="00F647AF">
        <w:t>acc_accou</w:t>
      </w:r>
      <w:r>
        <w:t>nt</w:t>
      </w:r>
      <w:proofErr w:type="spellEnd"/>
      <w:r>
        <w:t xml:space="preserve">) в </w:t>
      </w:r>
      <w:r w:rsidRPr="00F647AF">
        <w:t xml:space="preserve">графах </w:t>
      </w:r>
      <w:r>
        <w:t>с номером счета по дебету и кредиту записи учета</w:t>
      </w:r>
      <w:r w:rsidRPr="00F647AF">
        <w:t xml:space="preserve"> </w:t>
      </w:r>
      <w:r>
        <w:t>возвращается следующий текст: «</w:t>
      </w:r>
      <w:r w:rsidRPr="00F647AF">
        <w:t>Данные о счетах учета по дебету</w:t>
      </w:r>
      <w:r>
        <w:t xml:space="preserve"> (кредиту)</w:t>
      </w:r>
      <w:r w:rsidRPr="00F647AF">
        <w:t xml:space="preserve"> </w:t>
      </w:r>
      <w:proofErr w:type="spellStart"/>
      <w:r>
        <w:t>неконсистентны</w:t>
      </w:r>
      <w:proofErr w:type="spellEnd"/>
      <w:r>
        <w:t>»;</w:t>
      </w:r>
    </w:p>
    <w:p w14:paraId="3F11A250" w14:textId="77777777" w:rsidR="008355BE" w:rsidRDefault="008355BE" w:rsidP="009B0BF3">
      <w:pPr>
        <w:pStyle w:val="GOSTListmark1"/>
      </w:pPr>
      <w:r>
        <w:t>о расхождениях сумм</w:t>
      </w:r>
      <w:r w:rsidRPr="00015F0F">
        <w:t xml:space="preserve"> </w:t>
      </w:r>
      <w:r>
        <w:t>оборотов и исходящих остатков в балансах локального</w:t>
      </w:r>
      <w:r w:rsidRPr="00A61223">
        <w:t xml:space="preserve"> </w:t>
      </w:r>
      <w:proofErr w:type="spellStart"/>
      <w:r w:rsidRPr="00EF10A5">
        <w:t>Datamart</w:t>
      </w:r>
      <w:proofErr w:type="spellEnd"/>
      <w:r>
        <w:t xml:space="preserve"> и </w:t>
      </w:r>
      <w:proofErr w:type="spellStart"/>
      <w:r w:rsidRPr="00EF10A5">
        <w:t>SuperDatamart</w:t>
      </w:r>
      <w:proofErr w:type="spellEnd"/>
      <w:r>
        <w:t xml:space="preserve">: идентификатор баланса счета, значения аналитических признаков, участвующих в расчете баланса счета, период действия баланса, тип даты баланса, по которой осуществляется расчет оборотов и остатков (по дате отражения операции в учете или по дате ввода в действие), </w:t>
      </w:r>
      <w:r w:rsidRPr="00015F0F">
        <w:t>код ТОФК</w:t>
      </w:r>
      <w:r>
        <w:t>, суммы оборотов и исходящих остатков по счету по данным локального</w:t>
      </w:r>
      <w:r w:rsidRPr="00A61223">
        <w:t xml:space="preserve"> </w:t>
      </w:r>
      <w:proofErr w:type="spellStart"/>
      <w:r w:rsidRPr="00EF10A5">
        <w:t>Datamart</w:t>
      </w:r>
      <w:proofErr w:type="spellEnd"/>
      <w:r>
        <w:t xml:space="preserve"> и </w:t>
      </w:r>
      <w:proofErr w:type="spellStart"/>
      <w:r w:rsidRPr="00EF10A5">
        <w:t>SuperDatamart</w:t>
      </w:r>
      <w:proofErr w:type="spellEnd"/>
      <w:r>
        <w:t xml:space="preserve"> и идентификатор локального </w:t>
      </w:r>
      <w:proofErr w:type="spellStart"/>
      <w:r w:rsidRPr="00EF10A5">
        <w:t>Datamart</w:t>
      </w:r>
      <w:proofErr w:type="spellEnd"/>
      <w:r>
        <w:t xml:space="preserve"> – источника данных. В случае</w:t>
      </w:r>
      <w:r w:rsidRPr="00F647AF">
        <w:t xml:space="preserve"> </w:t>
      </w:r>
      <w:proofErr w:type="spellStart"/>
      <w:r w:rsidRPr="00F647AF">
        <w:t>неконсистентности</w:t>
      </w:r>
      <w:proofErr w:type="spellEnd"/>
      <w:r w:rsidRPr="00F647AF">
        <w:t xml:space="preserve"> в </w:t>
      </w:r>
      <w:proofErr w:type="spellStart"/>
      <w:r w:rsidRPr="00EF10A5">
        <w:t>SuperDatamart</w:t>
      </w:r>
      <w:proofErr w:type="spellEnd"/>
      <w:r w:rsidRPr="00F647AF">
        <w:t xml:space="preserve"> таблиц уникальных наборов аналитических признаков записей учета (</w:t>
      </w:r>
      <w:proofErr w:type="spellStart"/>
      <w:r w:rsidRPr="00F647AF">
        <w:t>acc_attr_s</w:t>
      </w:r>
      <w:r>
        <w:t>et</w:t>
      </w:r>
      <w:proofErr w:type="spellEnd"/>
      <w:r>
        <w:t xml:space="preserve">) в </w:t>
      </w:r>
      <w:r w:rsidRPr="00F647AF">
        <w:t xml:space="preserve">графе </w:t>
      </w:r>
      <w:r>
        <w:t>с перечнем аналитических признаков и их значений возвращается следующий текст: «</w:t>
      </w:r>
      <w:r w:rsidRPr="00F647AF">
        <w:t>Данные по уникальному набору уникальных аналити</w:t>
      </w:r>
      <w:r>
        <w:t xml:space="preserve">ческих признаков </w:t>
      </w:r>
      <w:proofErr w:type="spellStart"/>
      <w:r>
        <w:t>неконсистентны</w:t>
      </w:r>
      <w:proofErr w:type="spellEnd"/>
      <w:r>
        <w:t>»</w:t>
      </w:r>
      <w:r w:rsidRPr="00F647AF">
        <w:t>.</w:t>
      </w:r>
    </w:p>
    <w:p w14:paraId="381C6C56" w14:textId="04A2AD29" w:rsidR="00397147" w:rsidRDefault="00397147" w:rsidP="008912C5">
      <w:pPr>
        <w:pStyle w:val="GOSTNormal"/>
      </w:pPr>
      <w:r>
        <w:t xml:space="preserve">Пример отчета приведен в </w:t>
      </w:r>
      <w:commentRangeStart w:id="586"/>
      <w:r>
        <w:t xml:space="preserve">Приложении </w:t>
      </w:r>
      <w:commentRangeEnd w:id="586"/>
      <w:r w:rsidRPr="00C623A6">
        <w:commentReference w:id="586"/>
      </w:r>
      <w:r w:rsidR="00CB186B">
        <w:fldChar w:fldCharType="begin"/>
      </w:r>
      <w:r w:rsidR="00CB186B">
        <w:instrText xml:space="preserve"> REF _Ref179209030 \h </w:instrText>
      </w:r>
      <w:r w:rsidR="008912C5">
        <w:instrText xml:space="preserve"> \* MERGEFORMAT </w:instrText>
      </w:r>
      <w:r w:rsidR="00CB186B">
        <w:fldChar w:fldCharType="separate"/>
      </w:r>
      <w:ins w:id="587" w:author="Сатлер Марина Викторовна" w:date="2026-04-07T12:22:00Z">
        <w:r w:rsidR="00A67566">
          <w:rPr>
            <w:noProof/>
          </w:rPr>
          <w:t>6</w:t>
        </w:r>
      </w:ins>
      <w:r w:rsidR="00CB186B">
        <w:fldChar w:fldCharType="end"/>
      </w:r>
      <w:r>
        <w:t>.</w:t>
      </w:r>
    </w:p>
    <w:p w14:paraId="7DBE4087" w14:textId="347C83A6" w:rsidR="00D752DF" w:rsidRPr="00A61223" w:rsidRDefault="00D752DF" w:rsidP="008912C5">
      <w:pPr>
        <w:pStyle w:val="GOSTNormal"/>
      </w:pPr>
      <w:r w:rsidRPr="00A61223">
        <w:t xml:space="preserve">При наличии данных в отчете (выявлено несоответствие записей учета и/или балансов </w:t>
      </w:r>
      <w:r w:rsidR="007F4FF0">
        <w:t>локального</w:t>
      </w:r>
      <w:r w:rsidR="007F4FF0" w:rsidRPr="00A61223">
        <w:t xml:space="preserve"> </w:t>
      </w:r>
      <w:proofErr w:type="spellStart"/>
      <w:r w:rsidR="007F4FF0" w:rsidRPr="00EF10A5">
        <w:t>Datamart</w:t>
      </w:r>
      <w:proofErr w:type="spellEnd"/>
      <w:r w:rsidR="007F4FF0">
        <w:t xml:space="preserve"> и </w:t>
      </w:r>
      <w:proofErr w:type="spellStart"/>
      <w:r w:rsidR="007F4FF0" w:rsidRPr="00EF10A5">
        <w:t>SuperDatamart</w:t>
      </w:r>
      <w:proofErr w:type="spellEnd"/>
      <w:r w:rsidRPr="00A61223">
        <w:t xml:space="preserve">) пользователи обращаются в службу технической поддержки </w:t>
      </w:r>
      <w:r>
        <w:t>SVAP</w:t>
      </w:r>
      <w:r w:rsidRPr="00A61223">
        <w:t>. При поступлении обращения специалисты технической поддержки выполняют действия</w:t>
      </w:r>
      <w:r>
        <w:t xml:space="preserve"> </w:t>
      </w:r>
      <w:r w:rsidR="00A53EFC" w:rsidRPr="00A61223">
        <w:t>(скрипт</w:t>
      </w:r>
      <w:r w:rsidR="00A53EFC">
        <w:t xml:space="preserve"> </w:t>
      </w:r>
      <w:hyperlink r:id="rId21" w:history="1">
        <w:r w:rsidR="00A53EFC" w:rsidRPr="00FD6C5E">
          <w:t>https</w:t>
        </w:r>
        <w:r w:rsidR="00A53EFC" w:rsidRPr="00BE6C9D">
          <w:t>://</w:t>
        </w:r>
        <w:r w:rsidR="00A53EFC" w:rsidRPr="00FD6C5E">
          <w:t>jira</w:t>
        </w:r>
        <w:r w:rsidR="00A53EFC" w:rsidRPr="00BE6C9D">
          <w:t>.</w:t>
        </w:r>
        <w:r w:rsidR="00A53EFC" w:rsidRPr="00FD6C5E">
          <w:t>bpcbt</w:t>
        </w:r>
        <w:r w:rsidR="00A53EFC" w:rsidRPr="00BE6C9D">
          <w:t>.</w:t>
        </w:r>
        <w:r w:rsidR="00A53EFC" w:rsidRPr="00FD6C5E">
          <w:t>com</w:t>
        </w:r>
        <w:r w:rsidR="00A53EFC" w:rsidRPr="00BE6C9D">
          <w:t>/</w:t>
        </w:r>
        <w:r w:rsidR="00A53EFC" w:rsidRPr="00FD6C5E">
          <w:t>browse</w:t>
        </w:r>
        <w:r w:rsidR="00A53EFC" w:rsidRPr="00BE6C9D">
          <w:t>/</w:t>
        </w:r>
        <w:r w:rsidR="00A53EFC" w:rsidRPr="00FD6C5E">
          <w:t>OTR</w:t>
        </w:r>
        <w:r w:rsidR="00A53EFC" w:rsidRPr="00BE6C9D">
          <w:t>-771</w:t>
        </w:r>
      </w:hyperlink>
      <w:r w:rsidR="00A53EFC" w:rsidRPr="00A61223">
        <w:t>)</w:t>
      </w:r>
      <w:r w:rsidR="00A53EFC">
        <w:t xml:space="preserve"> </w:t>
      </w:r>
      <w:r>
        <w:t>согласно рекомендациям</w:t>
      </w:r>
      <w:r w:rsidRPr="00A61223">
        <w:t xml:space="preserve"> в разделе «Принудительная </w:t>
      </w:r>
      <w:proofErr w:type="spellStart"/>
      <w:r w:rsidRPr="00A61223">
        <w:t>перевыгрузка</w:t>
      </w:r>
      <w:proofErr w:type="spellEnd"/>
      <w:r w:rsidRPr="00A61223">
        <w:t xml:space="preserve"> данных из </w:t>
      </w:r>
      <w:r w:rsidR="00987BB7">
        <w:t xml:space="preserve">локального </w:t>
      </w:r>
      <w:proofErr w:type="spellStart"/>
      <w:r w:rsidR="00987BB7">
        <w:t>Датамарта</w:t>
      </w:r>
      <w:proofErr w:type="spellEnd"/>
      <w:r w:rsidRPr="00A61223">
        <w:t xml:space="preserve"> в </w:t>
      </w:r>
      <w:proofErr w:type="spellStart"/>
      <w:r w:rsidR="00987BB7">
        <w:t>Супердатамарт</w:t>
      </w:r>
      <w:proofErr w:type="spellEnd"/>
      <w:r w:rsidRPr="00A61223">
        <w:t xml:space="preserve">» руководства администратора </w:t>
      </w:r>
      <w:r>
        <w:t>SVAP</w:t>
      </w:r>
      <w:r w:rsidRPr="00A61223">
        <w:t>.</w:t>
      </w:r>
      <w:r>
        <w:t xml:space="preserve"> </w:t>
      </w:r>
      <w:r w:rsidRPr="00A61223">
        <w:t xml:space="preserve">Данный скрипт по </w:t>
      </w:r>
      <w:proofErr w:type="spellStart"/>
      <w:r w:rsidRPr="00A61223">
        <w:t>перевыгрузке</w:t>
      </w:r>
      <w:proofErr w:type="spellEnd"/>
      <w:r w:rsidRPr="00A61223">
        <w:t xml:space="preserve"> данных из </w:t>
      </w:r>
      <w:r w:rsidR="007F4FF0">
        <w:t>локального</w:t>
      </w:r>
      <w:r w:rsidR="007F4FF0" w:rsidRPr="00A61223">
        <w:t xml:space="preserve"> </w:t>
      </w:r>
      <w:proofErr w:type="spellStart"/>
      <w:r w:rsidR="007F4FF0" w:rsidRPr="00EF10A5">
        <w:t>Datamart</w:t>
      </w:r>
      <w:proofErr w:type="spellEnd"/>
      <w:r w:rsidR="007F4FF0">
        <w:t xml:space="preserve"> в </w:t>
      </w:r>
      <w:proofErr w:type="spellStart"/>
      <w:r w:rsidR="007F4FF0" w:rsidRPr="00EF10A5">
        <w:t>SuperDatamart</w:t>
      </w:r>
      <w:proofErr w:type="spellEnd"/>
      <w:r>
        <w:t> </w:t>
      </w:r>
      <w:r w:rsidRPr="00A61223">
        <w:t>предусмотрен для всех случае</w:t>
      </w:r>
      <w:r>
        <w:t>в</w:t>
      </w:r>
      <w:r w:rsidRPr="00A61223">
        <w:t xml:space="preserve"> </w:t>
      </w:r>
      <w:proofErr w:type="spellStart"/>
      <w:r w:rsidRPr="00A61223">
        <w:t>рассинхрона</w:t>
      </w:r>
      <w:proofErr w:type="spellEnd"/>
      <w:r w:rsidRPr="00A61223">
        <w:t>. Во входных параметрах скрипта указывается</w:t>
      </w:r>
      <w:r>
        <w:t> </w:t>
      </w:r>
      <w:r w:rsidRPr="00A61223">
        <w:t xml:space="preserve">дата, с которой включительно идет поиск документов </w:t>
      </w:r>
      <w:r w:rsidRPr="00F322CC">
        <w:rPr>
          <w:rStyle w:val="afe"/>
          <w:b w:val="0"/>
        </w:rPr>
        <w:t>по дате документа (</w:t>
      </w:r>
      <w:proofErr w:type="spellStart"/>
      <w:r w:rsidRPr="00F322CC">
        <w:rPr>
          <w:rStyle w:val="afe"/>
          <w:b w:val="0"/>
        </w:rPr>
        <w:t>doc_date</w:t>
      </w:r>
      <w:proofErr w:type="spellEnd"/>
      <w:r w:rsidRPr="00F322CC">
        <w:rPr>
          <w:rStyle w:val="afe"/>
          <w:b w:val="0"/>
        </w:rPr>
        <w:t xml:space="preserve"> из </w:t>
      </w:r>
      <w:proofErr w:type="spellStart"/>
      <w:r w:rsidRPr="00F322CC">
        <w:rPr>
          <w:rStyle w:val="afe"/>
          <w:b w:val="0"/>
        </w:rPr>
        <w:t>doc_title</w:t>
      </w:r>
      <w:proofErr w:type="spellEnd"/>
      <w:r w:rsidRPr="00F322CC">
        <w:rPr>
          <w:rStyle w:val="afe"/>
          <w:b w:val="0"/>
        </w:rPr>
        <w:t xml:space="preserve"> (нижняя граница))</w:t>
      </w:r>
      <w:r w:rsidR="00F322CC">
        <w:rPr>
          <w:rStyle w:val="afe"/>
          <w:b w:val="0"/>
        </w:rPr>
        <w:t>,</w:t>
      </w:r>
      <w:r w:rsidRPr="00F322CC">
        <w:rPr>
          <w:b/>
        </w:rPr>
        <w:t xml:space="preserve"> </w:t>
      </w:r>
      <w:r w:rsidRPr="00F322CC">
        <w:t>и дата, по которую включительно идет поиск документов</w:t>
      </w:r>
      <w:r w:rsidRPr="00F322CC">
        <w:rPr>
          <w:b/>
        </w:rPr>
        <w:t xml:space="preserve"> </w:t>
      </w:r>
      <w:r w:rsidRPr="00F322CC">
        <w:rPr>
          <w:rStyle w:val="afe"/>
          <w:b w:val="0"/>
        </w:rPr>
        <w:t>по дате документа (</w:t>
      </w:r>
      <w:proofErr w:type="spellStart"/>
      <w:r w:rsidRPr="00F322CC">
        <w:rPr>
          <w:rStyle w:val="afe"/>
          <w:b w:val="0"/>
        </w:rPr>
        <w:t>doc_date</w:t>
      </w:r>
      <w:proofErr w:type="spellEnd"/>
      <w:r w:rsidRPr="00F322CC">
        <w:rPr>
          <w:rStyle w:val="afe"/>
          <w:b w:val="0"/>
        </w:rPr>
        <w:t xml:space="preserve"> из </w:t>
      </w:r>
      <w:proofErr w:type="spellStart"/>
      <w:r w:rsidRPr="00F322CC">
        <w:rPr>
          <w:rStyle w:val="afe"/>
          <w:b w:val="0"/>
        </w:rPr>
        <w:t>doc_title</w:t>
      </w:r>
      <w:proofErr w:type="spellEnd"/>
      <w:r w:rsidRPr="00F322CC">
        <w:rPr>
          <w:rStyle w:val="afe"/>
          <w:b w:val="0"/>
        </w:rPr>
        <w:t xml:space="preserve"> (верхняя граница)).</w:t>
      </w:r>
      <w:r>
        <w:t xml:space="preserve"> </w:t>
      </w:r>
      <w:r w:rsidRPr="00A61223">
        <w:t xml:space="preserve">Если расхождения выявлены по балансам, то </w:t>
      </w:r>
      <w:r>
        <w:t xml:space="preserve">перед выполнением скрипта </w:t>
      </w:r>
      <w:r w:rsidRPr="00A61223">
        <w:t>для определения этих параметров</w:t>
      </w:r>
      <w:r w:rsidRPr="00A61223" w:rsidDel="00BB05B3">
        <w:t xml:space="preserve"> </w:t>
      </w:r>
      <w:r w:rsidRPr="00A61223">
        <w:t>требуется проведение доп</w:t>
      </w:r>
      <w:r>
        <w:t>олнительной</w:t>
      </w:r>
      <w:r w:rsidRPr="00A61223">
        <w:t xml:space="preserve"> диагностики с привлечением вендора</w:t>
      </w:r>
      <w:r w:rsidR="007F4FF0">
        <w:t xml:space="preserve"> (</w:t>
      </w:r>
      <w:r w:rsidRPr="00A61223">
        <w:t xml:space="preserve">период действия баланса в данном случае в качестве входных параметров скрипта не </w:t>
      </w:r>
      <w:r w:rsidR="00F322CC">
        <w:t>используется</w:t>
      </w:r>
      <w:r w:rsidRPr="00A61223">
        <w:t>, так как может отличаться от даты документа</w:t>
      </w:r>
      <w:r w:rsidR="007F4FF0">
        <w:t>)</w:t>
      </w:r>
      <w:r w:rsidRPr="00A61223">
        <w:t>.</w:t>
      </w:r>
    </w:p>
    <w:p w14:paraId="35750153" w14:textId="39F52748" w:rsidR="00397147" w:rsidRDefault="00397147" w:rsidP="008912C5">
      <w:pPr>
        <w:pStyle w:val="GOSTNormal"/>
      </w:pPr>
      <w:r w:rsidRPr="00015F0F">
        <w:t>Если по техническим причинам файл в формате ODS сформировать не удалось, то возвращается ответ на запрос в формате JSON с информацией о неуспешном выполнении запроса (E - ERROR – Неуспешное завершение) и сообщением об ошибке «Не удалось сформировать отчет &lt;Тип запроса&gt; по причине: &lt;техническая информация об ошибке&gt;».</w:t>
      </w:r>
    </w:p>
    <w:p w14:paraId="64C09E13" w14:textId="07D034CA" w:rsidR="00397147" w:rsidRPr="00015F0F" w:rsidRDefault="00397147" w:rsidP="008912C5">
      <w:pPr>
        <w:pStyle w:val="GOSTNormal"/>
      </w:pPr>
      <w:r w:rsidRPr="00015F0F">
        <w:t xml:space="preserve">При поступлении запроса с типом </w:t>
      </w:r>
      <w:ins w:id="588" w:author="Сатлер Марина Викторовна" w:date="2024-10-08T12:04:00Z">
        <w:r w:rsidR="00355AEA">
          <w:t>«</w:t>
        </w:r>
      </w:ins>
      <w:r w:rsidR="00987BB7">
        <w:t>NCSDM</w:t>
      </w:r>
      <w:ins w:id="589" w:author="Сатлер Марина Викторовна" w:date="2024-10-08T12:04:00Z">
        <w:r w:rsidR="00355AEA">
          <w:t>»</w:t>
        </w:r>
      </w:ins>
      <w:r w:rsidRPr="00015F0F">
        <w:t>, выполнение которого завершено успешно, но никакие данные не были отобраны (пустая выборка), возвращается:</w:t>
      </w:r>
    </w:p>
    <w:p w14:paraId="4C7D1F56" w14:textId="77777777" w:rsidR="00397147" w:rsidRPr="008912C5" w:rsidRDefault="00397147" w:rsidP="008912C5">
      <w:pPr>
        <w:pStyle w:val="GOSTListmark1"/>
        <w:rPr>
          <w:rFonts w:eastAsiaTheme="majorEastAsia"/>
        </w:rPr>
      </w:pPr>
      <w:r w:rsidRPr="008912C5">
        <w:rPr>
          <w:rFonts w:eastAsiaTheme="majorEastAsia"/>
        </w:rPr>
        <w:t>файл отчета в формате ODS, содержащий заголовочную часть и названия граф табличной части, без строк таблицы - если параметр «Формировать при отсутствии данных» (</w:t>
      </w:r>
      <w:proofErr w:type="spellStart"/>
      <w:r w:rsidRPr="008912C5">
        <w:rPr>
          <w:rFonts w:eastAsiaTheme="majorEastAsia"/>
        </w:rPr>
        <w:t>ReturnIfEmpty</w:t>
      </w:r>
      <w:proofErr w:type="spellEnd"/>
      <w:r w:rsidRPr="008912C5">
        <w:rPr>
          <w:rFonts w:eastAsiaTheme="majorEastAsia"/>
        </w:rPr>
        <w:t>) имеет значение «1»;</w:t>
      </w:r>
    </w:p>
    <w:p w14:paraId="7727F750" w14:textId="77777777" w:rsidR="00397147" w:rsidRPr="008912C5" w:rsidRDefault="00397147" w:rsidP="008912C5">
      <w:pPr>
        <w:pStyle w:val="GOSTListmark1"/>
        <w:rPr>
          <w:rFonts w:eastAsiaTheme="majorEastAsia"/>
        </w:rPr>
      </w:pPr>
      <w:r w:rsidRPr="008912C5">
        <w:rPr>
          <w:rFonts w:eastAsiaTheme="majorEastAsia"/>
        </w:rPr>
        <w:t>ответ на запрос в формате JSON с информацией о неуспешном выполнении запроса (E - ERROR – Неуспешное завершение) и сообщением «Отчет не содержит данных» - если параметр «Формировать при отсутствии данных» (</w:t>
      </w:r>
      <w:proofErr w:type="spellStart"/>
      <w:r w:rsidRPr="008912C5">
        <w:rPr>
          <w:rFonts w:eastAsiaTheme="majorEastAsia"/>
        </w:rPr>
        <w:t>ReturnIfEmpty</w:t>
      </w:r>
      <w:proofErr w:type="spellEnd"/>
      <w:r w:rsidRPr="008912C5">
        <w:rPr>
          <w:rFonts w:eastAsiaTheme="majorEastAsia"/>
        </w:rPr>
        <w:t>) имеет значение «0».</w:t>
      </w:r>
    </w:p>
    <w:p w14:paraId="5347A66E" w14:textId="77777777" w:rsidR="00397147" w:rsidRPr="00474651" w:rsidRDefault="00397147" w:rsidP="00397147">
      <w:pPr>
        <w:pStyle w:val="21"/>
      </w:pPr>
      <w:bookmarkStart w:id="590" w:name="_Toc226457010"/>
      <w:r w:rsidRPr="00474651">
        <w:lastRenderedPageBreak/>
        <w:t>Параметры запроса</w:t>
      </w:r>
      <w:bookmarkEnd w:id="590"/>
    </w:p>
    <w:p w14:paraId="7EC8B93A" w14:textId="789907B6" w:rsidR="00397147" w:rsidRPr="00F84E12" w:rsidRDefault="00CE2362" w:rsidP="00397147">
      <w:pPr>
        <w:pStyle w:val="GOSTNameTable"/>
      </w:pPr>
      <w:r>
        <w:rPr>
          <w:noProof/>
        </w:rPr>
        <w:fldChar w:fldCharType="begin"/>
      </w:r>
      <w:r>
        <w:rPr>
          <w:noProof/>
        </w:rPr>
        <w:instrText xml:space="preserve"> SEQ Таблица \* ARABIC </w:instrText>
      </w:r>
      <w:r>
        <w:rPr>
          <w:noProof/>
        </w:rPr>
        <w:fldChar w:fldCharType="separate"/>
      </w:r>
      <w:bookmarkStart w:id="591" w:name="_Toc226457295"/>
      <w:r w:rsidR="00A67566">
        <w:rPr>
          <w:noProof/>
        </w:rPr>
        <w:t>20</w:t>
      </w:r>
      <w:r>
        <w:rPr>
          <w:noProof/>
        </w:rPr>
        <w:fldChar w:fldCharType="end"/>
      </w:r>
      <w:r w:rsidR="00397147">
        <w:t xml:space="preserve"> - </w:t>
      </w:r>
      <w:r w:rsidR="00397147" w:rsidRPr="001F0072">
        <w:t>Параметры запроса «</w:t>
      </w:r>
      <w:r w:rsidR="00397147" w:rsidRPr="00423112">
        <w:t>Отчет «</w:t>
      </w:r>
      <w:proofErr w:type="spellStart"/>
      <w:r w:rsidR="00597065" w:rsidRPr="00A61223">
        <w:t>Неконсистентность</w:t>
      </w:r>
      <w:proofErr w:type="spellEnd"/>
      <w:r w:rsidR="00597065" w:rsidRPr="00A61223">
        <w:t xml:space="preserve"> данных локального </w:t>
      </w:r>
      <w:proofErr w:type="spellStart"/>
      <w:r w:rsidR="00597065" w:rsidRPr="00A61223">
        <w:t>Датамарта</w:t>
      </w:r>
      <w:proofErr w:type="spellEnd"/>
      <w:r w:rsidR="00597065" w:rsidRPr="00A61223">
        <w:t xml:space="preserve"> и </w:t>
      </w:r>
      <w:proofErr w:type="spellStart"/>
      <w:r w:rsidR="00597065" w:rsidRPr="00A61223">
        <w:t>Супердатамарта</w:t>
      </w:r>
      <w:proofErr w:type="spellEnd"/>
      <w:r w:rsidR="00397147" w:rsidRPr="00F84E12">
        <w:t>»»</w:t>
      </w:r>
      <w:bookmarkEnd w:id="591"/>
    </w:p>
    <w:tbl>
      <w:tblPr>
        <w:tblStyle w:val="GOSTTable"/>
        <w:tblW w:w="5000" w:type="pct"/>
        <w:tblLayout w:type="fixed"/>
        <w:tblLook w:val="07E0" w:firstRow="1" w:lastRow="1" w:firstColumn="1" w:lastColumn="1" w:noHBand="1" w:noVBand="1"/>
      </w:tblPr>
      <w:tblGrid>
        <w:gridCol w:w="3563"/>
        <w:gridCol w:w="2429"/>
        <w:gridCol w:w="1620"/>
        <w:gridCol w:w="954"/>
        <w:gridCol w:w="1020"/>
        <w:gridCol w:w="6108"/>
      </w:tblGrid>
      <w:tr w:rsidR="00397147" w:rsidRPr="001D05D7" w14:paraId="4BE237CD" w14:textId="77777777" w:rsidTr="00AD5BBD">
        <w:trPr>
          <w:cnfStyle w:val="100000000000" w:firstRow="1" w:lastRow="0" w:firstColumn="0" w:lastColumn="0" w:oddVBand="0" w:evenVBand="0" w:oddHBand="0" w:evenHBand="0" w:firstRowFirstColumn="0" w:firstRowLastColumn="0" w:lastRowFirstColumn="0" w:lastRowLastColumn="0"/>
          <w:trHeight w:val="739"/>
        </w:trPr>
        <w:tc>
          <w:tcPr>
            <w:tcW w:w="1135" w:type="pct"/>
            <w:hideMark/>
          </w:tcPr>
          <w:p w14:paraId="7576DC28" w14:textId="77777777" w:rsidR="00397147" w:rsidRPr="00474651" w:rsidRDefault="00397147" w:rsidP="00AD5BBD">
            <w:pPr>
              <w:pStyle w:val="GOSTTableHead"/>
            </w:pPr>
            <w:r w:rsidRPr="00474651">
              <w:t>Наименование параметра</w:t>
            </w:r>
          </w:p>
        </w:tc>
        <w:tc>
          <w:tcPr>
            <w:tcW w:w="774" w:type="pct"/>
            <w:hideMark/>
          </w:tcPr>
          <w:p w14:paraId="6BE8CE8F" w14:textId="77777777" w:rsidR="00397147" w:rsidRPr="00890A8D" w:rsidRDefault="00397147" w:rsidP="00AD5BBD">
            <w:pPr>
              <w:pStyle w:val="GOSTTableHead"/>
            </w:pPr>
            <w:r w:rsidRPr="00890A8D">
              <w:t>Название тэга</w:t>
            </w:r>
          </w:p>
        </w:tc>
        <w:tc>
          <w:tcPr>
            <w:tcW w:w="516" w:type="pct"/>
            <w:hideMark/>
          </w:tcPr>
          <w:p w14:paraId="5D4930AB" w14:textId="77777777" w:rsidR="00397147" w:rsidRPr="00C75A4E" w:rsidRDefault="00397147" w:rsidP="00AD5BBD">
            <w:pPr>
              <w:pStyle w:val="GOSTTableHead"/>
            </w:pPr>
            <w:r w:rsidRPr="00BA7A4A">
              <w:t>Тип данных</w:t>
            </w:r>
          </w:p>
        </w:tc>
        <w:tc>
          <w:tcPr>
            <w:tcW w:w="304" w:type="pct"/>
          </w:tcPr>
          <w:p w14:paraId="5BDCFF8A" w14:textId="77777777" w:rsidR="00397147" w:rsidRPr="00474651" w:rsidRDefault="00397147" w:rsidP="00AD5BBD">
            <w:pPr>
              <w:pStyle w:val="GOSTTableHead"/>
            </w:pPr>
            <w:r w:rsidRPr="00474651">
              <w:t>Обязательность</w:t>
            </w:r>
          </w:p>
        </w:tc>
        <w:tc>
          <w:tcPr>
            <w:tcW w:w="325" w:type="pct"/>
            <w:hideMark/>
          </w:tcPr>
          <w:p w14:paraId="48442ECB" w14:textId="77777777" w:rsidR="00397147" w:rsidRPr="00BA7A4A" w:rsidRDefault="00397147" w:rsidP="00AD5BBD">
            <w:pPr>
              <w:pStyle w:val="GOSTTableHead"/>
            </w:pPr>
            <w:r w:rsidRPr="00890A8D">
              <w:t>Размерность</w:t>
            </w:r>
          </w:p>
        </w:tc>
        <w:tc>
          <w:tcPr>
            <w:tcW w:w="1946" w:type="pct"/>
          </w:tcPr>
          <w:p w14:paraId="7AC3FD88" w14:textId="77777777" w:rsidR="00397147" w:rsidRPr="00BA7A4A" w:rsidRDefault="00397147" w:rsidP="00AD5BBD">
            <w:pPr>
              <w:pStyle w:val="GOSTTableHead"/>
            </w:pPr>
            <w:r w:rsidRPr="00BA7A4A">
              <w:t>Описание</w:t>
            </w:r>
          </w:p>
        </w:tc>
      </w:tr>
      <w:tr w:rsidR="00397147" w:rsidRPr="001D05D7" w14:paraId="12F07ACE" w14:textId="77777777" w:rsidTr="00AD5BBD">
        <w:tc>
          <w:tcPr>
            <w:tcW w:w="5000" w:type="pct"/>
            <w:gridSpan w:val="6"/>
          </w:tcPr>
          <w:p w14:paraId="408394CE" w14:textId="77777777" w:rsidR="00397147" w:rsidRPr="001D05D7" w:rsidRDefault="00397147" w:rsidP="00AD5BBD">
            <w:pPr>
              <w:suppressAutoHyphens/>
              <w:ind w:firstLine="30"/>
              <w:jc w:val="center"/>
              <w:rPr>
                <w:b/>
                <w:sz w:val="22"/>
                <w:szCs w:val="22"/>
              </w:rPr>
            </w:pPr>
            <w:r w:rsidRPr="001D05D7">
              <w:rPr>
                <w:b/>
                <w:sz w:val="22"/>
                <w:szCs w:val="22"/>
              </w:rPr>
              <w:t>Перечень параметров заголовка запроса (</w:t>
            </w:r>
            <w:r w:rsidRPr="001D05D7">
              <w:rPr>
                <w:b/>
                <w:sz w:val="22"/>
                <w:szCs w:val="22"/>
                <w:lang w:val="en-US"/>
              </w:rPr>
              <w:t>header</w:t>
            </w:r>
            <w:r w:rsidRPr="001D05D7">
              <w:rPr>
                <w:b/>
                <w:sz w:val="22"/>
                <w:szCs w:val="22"/>
              </w:rPr>
              <w:t>)</w:t>
            </w:r>
          </w:p>
        </w:tc>
      </w:tr>
      <w:tr w:rsidR="00397147" w:rsidRPr="001D05D7" w14:paraId="1949F544" w14:textId="77777777" w:rsidTr="00AD5BBD">
        <w:tc>
          <w:tcPr>
            <w:tcW w:w="1135" w:type="pct"/>
          </w:tcPr>
          <w:p w14:paraId="2EA3EDC1" w14:textId="77777777" w:rsidR="00397147" w:rsidRPr="001D05D7" w:rsidRDefault="00397147" w:rsidP="00AD5BBD">
            <w:pPr>
              <w:pStyle w:val="GOSTTablenorm"/>
              <w:suppressAutoHyphens/>
            </w:pPr>
            <w:r w:rsidRPr="001D05D7">
              <w:t>Система - отправитель запроса</w:t>
            </w:r>
          </w:p>
        </w:tc>
        <w:tc>
          <w:tcPr>
            <w:tcW w:w="774" w:type="pct"/>
          </w:tcPr>
          <w:p w14:paraId="61E4D270" w14:textId="77777777" w:rsidR="00397147" w:rsidRPr="001D05D7" w:rsidRDefault="00397147" w:rsidP="00AD5BBD">
            <w:pPr>
              <w:pStyle w:val="GOSTTablenorm"/>
              <w:suppressAutoHyphens/>
              <w:rPr>
                <w:lang w:val="en-US"/>
              </w:rPr>
            </w:pPr>
            <w:r w:rsidRPr="001D05D7">
              <w:rPr>
                <w:lang w:val="en-US"/>
              </w:rPr>
              <w:t>Source</w:t>
            </w:r>
          </w:p>
        </w:tc>
        <w:tc>
          <w:tcPr>
            <w:tcW w:w="516" w:type="pct"/>
          </w:tcPr>
          <w:p w14:paraId="2269FDE9" w14:textId="77777777" w:rsidR="00397147" w:rsidRPr="001D05D7" w:rsidRDefault="00397147" w:rsidP="00AD5BBD">
            <w:pPr>
              <w:pStyle w:val="GOSTTablenorm"/>
              <w:suppressAutoHyphens/>
              <w:rPr>
                <w:lang w:val="en-US"/>
              </w:rPr>
            </w:pPr>
            <w:r w:rsidRPr="001D05D7">
              <w:t>Строка</w:t>
            </w:r>
          </w:p>
        </w:tc>
        <w:tc>
          <w:tcPr>
            <w:tcW w:w="304" w:type="pct"/>
          </w:tcPr>
          <w:p w14:paraId="573EAAB6" w14:textId="77777777" w:rsidR="00397147" w:rsidRPr="001D05D7" w:rsidRDefault="00397147" w:rsidP="00AD5BBD">
            <w:pPr>
              <w:pStyle w:val="GOSTTablenorm"/>
              <w:suppressAutoHyphens/>
            </w:pPr>
            <w:r w:rsidRPr="001D05D7">
              <w:t>Да</w:t>
            </w:r>
          </w:p>
        </w:tc>
        <w:tc>
          <w:tcPr>
            <w:tcW w:w="325" w:type="pct"/>
          </w:tcPr>
          <w:p w14:paraId="1A27E482" w14:textId="77777777" w:rsidR="00397147" w:rsidRPr="001D05D7" w:rsidRDefault="00397147" w:rsidP="00AD5BBD">
            <w:pPr>
              <w:pStyle w:val="GOSTTablenorm"/>
              <w:suppressAutoHyphens/>
              <w:rPr>
                <w:lang w:val="en-US"/>
              </w:rPr>
            </w:pPr>
            <w:r w:rsidRPr="001D05D7">
              <w:t>&lt;=</w:t>
            </w:r>
            <w:r w:rsidRPr="001D05D7">
              <w:rPr>
                <w:lang w:val="en-US"/>
              </w:rPr>
              <w:t>10</w:t>
            </w:r>
          </w:p>
        </w:tc>
        <w:tc>
          <w:tcPr>
            <w:tcW w:w="1946" w:type="pct"/>
          </w:tcPr>
          <w:p w14:paraId="07760148" w14:textId="0A9F1BE8" w:rsidR="00397147" w:rsidRDefault="00397147" w:rsidP="00AD5BBD">
            <w:pPr>
              <w:pStyle w:val="GOSTTablenorm"/>
              <w:suppressAutoHyphens/>
            </w:pPr>
            <w:r w:rsidRPr="001D05D7">
              <w:t>ФП</w:t>
            </w:r>
            <w:r w:rsidR="008912C5">
              <w:t xml:space="preserve"> ГИИС ЭБ - отправитель запроса.</w:t>
            </w:r>
          </w:p>
          <w:p w14:paraId="551BE785" w14:textId="77777777" w:rsidR="00397147" w:rsidRPr="001D05D7" w:rsidRDefault="00397147" w:rsidP="00AD5BBD">
            <w:pPr>
              <w:pStyle w:val="GOSTTablenorm"/>
              <w:suppressAutoHyphens/>
            </w:pPr>
            <w:r w:rsidRPr="001D05D7">
              <w:t>Возможные значения:</w:t>
            </w:r>
          </w:p>
          <w:p w14:paraId="2A8DB448" w14:textId="469B2278" w:rsidR="00397147" w:rsidRPr="00271F47" w:rsidRDefault="00597065" w:rsidP="00AD5BBD">
            <w:pPr>
              <w:pStyle w:val="GOSTTableListMark1"/>
              <w:suppressAutoHyphens/>
              <w:rPr>
                <w:lang w:val="en-US"/>
              </w:rPr>
            </w:pPr>
            <w:r w:rsidRPr="001D05D7">
              <w:rPr>
                <w:lang w:val="en-US"/>
              </w:rPr>
              <w:t>ARP (ПУИО ЭБ)</w:t>
            </w:r>
          </w:p>
        </w:tc>
      </w:tr>
      <w:tr w:rsidR="00397147" w:rsidRPr="001D05D7" w14:paraId="1BDA446F" w14:textId="77777777" w:rsidTr="00AD5BBD">
        <w:tc>
          <w:tcPr>
            <w:tcW w:w="1135" w:type="pct"/>
          </w:tcPr>
          <w:p w14:paraId="4552F3A4" w14:textId="77777777" w:rsidR="00397147" w:rsidRPr="001D05D7" w:rsidRDefault="00397147" w:rsidP="00AD5BBD">
            <w:pPr>
              <w:pStyle w:val="GOSTTablenorm"/>
              <w:suppressAutoHyphens/>
            </w:pPr>
            <w:r w:rsidRPr="001D05D7">
              <w:t>Дата и время запроса</w:t>
            </w:r>
          </w:p>
        </w:tc>
        <w:tc>
          <w:tcPr>
            <w:tcW w:w="774" w:type="pct"/>
          </w:tcPr>
          <w:p w14:paraId="1A59AE6D" w14:textId="77777777" w:rsidR="00397147" w:rsidRPr="001D05D7" w:rsidRDefault="00397147" w:rsidP="00AD5BBD">
            <w:pPr>
              <w:pStyle w:val="GOSTTablenorm"/>
              <w:suppressAutoHyphens/>
              <w:rPr>
                <w:lang w:val="en-US"/>
              </w:rPr>
            </w:pPr>
            <w:proofErr w:type="spellStart"/>
            <w:r w:rsidRPr="001D05D7">
              <w:rPr>
                <w:lang w:val="en-US"/>
              </w:rPr>
              <w:t>ReqDateTime</w:t>
            </w:r>
            <w:proofErr w:type="spellEnd"/>
          </w:p>
        </w:tc>
        <w:tc>
          <w:tcPr>
            <w:tcW w:w="516" w:type="pct"/>
          </w:tcPr>
          <w:p w14:paraId="7D8548E3" w14:textId="77777777" w:rsidR="00397147" w:rsidRPr="001D05D7" w:rsidRDefault="00397147" w:rsidP="00AD5BBD">
            <w:pPr>
              <w:pStyle w:val="GOSTTablenorm"/>
              <w:suppressAutoHyphens/>
            </w:pPr>
            <w:r w:rsidRPr="001D05D7">
              <w:t>Дата-время (</w:t>
            </w:r>
            <w:r w:rsidRPr="001D05D7">
              <w:rPr>
                <w:lang w:val="en-US"/>
              </w:rPr>
              <w:t>timestamp</w:t>
            </w:r>
            <w:r w:rsidRPr="001D05D7">
              <w:t>)</w:t>
            </w:r>
          </w:p>
        </w:tc>
        <w:tc>
          <w:tcPr>
            <w:tcW w:w="304" w:type="pct"/>
          </w:tcPr>
          <w:p w14:paraId="7D4A1CA1" w14:textId="77777777" w:rsidR="00397147" w:rsidRPr="001D05D7" w:rsidRDefault="00397147" w:rsidP="00AD5BBD">
            <w:pPr>
              <w:pStyle w:val="GOSTTablenorm"/>
              <w:suppressAutoHyphens/>
            </w:pPr>
            <w:r w:rsidRPr="001D05D7">
              <w:t>Да</w:t>
            </w:r>
          </w:p>
        </w:tc>
        <w:tc>
          <w:tcPr>
            <w:tcW w:w="325" w:type="pct"/>
          </w:tcPr>
          <w:p w14:paraId="1F39498C" w14:textId="77777777" w:rsidR="00397147" w:rsidRPr="001D05D7" w:rsidRDefault="00397147" w:rsidP="00AD5BBD">
            <w:pPr>
              <w:pStyle w:val="GOSTTablenorm"/>
              <w:suppressAutoHyphens/>
            </w:pPr>
          </w:p>
        </w:tc>
        <w:tc>
          <w:tcPr>
            <w:tcW w:w="1946" w:type="pct"/>
          </w:tcPr>
          <w:p w14:paraId="73C7397A" w14:textId="77777777" w:rsidR="00397147" w:rsidRPr="001D05D7" w:rsidRDefault="00397147" w:rsidP="00AD5BBD">
            <w:pPr>
              <w:pStyle w:val="GOSTTablenorm"/>
              <w:suppressAutoHyphens/>
            </w:pPr>
            <w:r w:rsidRPr="001D05D7">
              <w:t>Дата и время формирования запроса ФП ГИИС ЭБ.</w:t>
            </w:r>
          </w:p>
          <w:p w14:paraId="3CF4F14F" w14:textId="77777777" w:rsidR="00397147" w:rsidRPr="001D05D7" w:rsidRDefault="00397147" w:rsidP="00AD5BBD">
            <w:pPr>
              <w:pStyle w:val="GOSTTablenorm"/>
              <w:suppressAutoHyphens/>
            </w:pPr>
            <w:r w:rsidRPr="001D05D7">
              <w:t xml:space="preserve">Формат </w:t>
            </w:r>
            <w:r w:rsidRPr="001D05D7">
              <w:rPr>
                <w:lang w:val="en-US"/>
              </w:rPr>
              <w:t>YYYY</w:t>
            </w:r>
            <w:r w:rsidRPr="001D05D7">
              <w:t>-</w:t>
            </w:r>
            <w:r w:rsidRPr="001D05D7">
              <w:rPr>
                <w:lang w:val="en-US"/>
              </w:rPr>
              <w:t>MM</w:t>
            </w:r>
            <w:r w:rsidRPr="001D05D7">
              <w:t>-</w:t>
            </w:r>
            <w:r w:rsidRPr="001D05D7">
              <w:rPr>
                <w:lang w:val="en-US"/>
              </w:rPr>
              <w:t>DD</w:t>
            </w:r>
            <w:r w:rsidRPr="001D05D7">
              <w:t xml:space="preserve"> </w:t>
            </w:r>
            <w:proofErr w:type="spellStart"/>
            <w:r w:rsidRPr="001D05D7">
              <w:rPr>
                <w:lang w:val="en-US"/>
              </w:rPr>
              <w:t>hh</w:t>
            </w:r>
            <w:proofErr w:type="spellEnd"/>
            <w:r w:rsidRPr="001D05D7">
              <w:t>:</w:t>
            </w:r>
            <w:proofErr w:type="gramStart"/>
            <w:r w:rsidRPr="001D05D7">
              <w:rPr>
                <w:lang w:val="en-US"/>
              </w:rPr>
              <w:t>mm</w:t>
            </w:r>
            <w:r w:rsidRPr="001D05D7">
              <w:t>:</w:t>
            </w:r>
            <w:r w:rsidRPr="001D05D7">
              <w:rPr>
                <w:lang w:val="en-US"/>
              </w:rPr>
              <w:t>ss</w:t>
            </w:r>
            <w:proofErr w:type="gramEnd"/>
          </w:p>
        </w:tc>
      </w:tr>
      <w:tr w:rsidR="00397147" w:rsidRPr="001D05D7" w14:paraId="547CB464" w14:textId="77777777" w:rsidTr="00AD5BBD">
        <w:tc>
          <w:tcPr>
            <w:tcW w:w="1135" w:type="pct"/>
          </w:tcPr>
          <w:p w14:paraId="1F801CE9" w14:textId="77777777" w:rsidR="00397147" w:rsidRPr="001D05D7" w:rsidRDefault="00397147" w:rsidP="00AD5BBD">
            <w:pPr>
              <w:pStyle w:val="GOSTTablenorm"/>
              <w:suppressAutoHyphens/>
            </w:pPr>
            <w:r w:rsidRPr="001D05D7">
              <w:t>Версия формата</w:t>
            </w:r>
          </w:p>
        </w:tc>
        <w:tc>
          <w:tcPr>
            <w:tcW w:w="774" w:type="pct"/>
          </w:tcPr>
          <w:p w14:paraId="10E1CE2B" w14:textId="77777777" w:rsidR="00397147" w:rsidRPr="001D05D7" w:rsidRDefault="00397147" w:rsidP="00AD5BBD">
            <w:pPr>
              <w:pStyle w:val="GOSTTablenorm"/>
              <w:suppressAutoHyphens/>
              <w:rPr>
                <w:lang w:val="en-US"/>
              </w:rPr>
            </w:pPr>
            <w:r w:rsidRPr="001D05D7">
              <w:rPr>
                <w:lang w:val="en-US"/>
              </w:rPr>
              <w:t>Version</w:t>
            </w:r>
          </w:p>
        </w:tc>
        <w:tc>
          <w:tcPr>
            <w:tcW w:w="516" w:type="pct"/>
          </w:tcPr>
          <w:p w14:paraId="41AF11F3" w14:textId="77777777" w:rsidR="00397147" w:rsidRPr="001D05D7" w:rsidRDefault="00397147" w:rsidP="00AD5BBD">
            <w:pPr>
              <w:pStyle w:val="GOSTTablenorm"/>
              <w:suppressAutoHyphens/>
              <w:rPr>
                <w:lang w:val="en-US"/>
              </w:rPr>
            </w:pPr>
            <w:r w:rsidRPr="001D05D7">
              <w:t>Строка</w:t>
            </w:r>
          </w:p>
        </w:tc>
        <w:tc>
          <w:tcPr>
            <w:tcW w:w="304" w:type="pct"/>
          </w:tcPr>
          <w:p w14:paraId="7450784E" w14:textId="77777777" w:rsidR="00397147" w:rsidRPr="001D05D7" w:rsidRDefault="00397147" w:rsidP="00AD5BBD">
            <w:pPr>
              <w:pStyle w:val="GOSTTablenorm"/>
              <w:suppressAutoHyphens/>
            </w:pPr>
            <w:r w:rsidRPr="001D05D7">
              <w:t>Да</w:t>
            </w:r>
          </w:p>
        </w:tc>
        <w:tc>
          <w:tcPr>
            <w:tcW w:w="325" w:type="pct"/>
          </w:tcPr>
          <w:p w14:paraId="4E245128" w14:textId="77777777" w:rsidR="00397147" w:rsidRPr="001D05D7" w:rsidRDefault="00397147" w:rsidP="00AD5BBD">
            <w:pPr>
              <w:pStyle w:val="GOSTTablenorm"/>
              <w:suppressAutoHyphens/>
              <w:rPr>
                <w:lang w:val="en-US"/>
              </w:rPr>
            </w:pPr>
            <w:r w:rsidRPr="001D05D7">
              <w:t>&lt;=</w:t>
            </w:r>
            <w:r w:rsidRPr="001D05D7">
              <w:rPr>
                <w:lang w:val="en-US"/>
              </w:rPr>
              <w:t>10</w:t>
            </w:r>
          </w:p>
        </w:tc>
        <w:tc>
          <w:tcPr>
            <w:tcW w:w="1946" w:type="pct"/>
          </w:tcPr>
          <w:p w14:paraId="624A3915" w14:textId="77777777" w:rsidR="00397147" w:rsidRPr="001D05D7" w:rsidRDefault="00397147" w:rsidP="00AD5BBD">
            <w:pPr>
              <w:pStyle w:val="GOSTTablenorm"/>
              <w:suppressAutoHyphens/>
            </w:pPr>
            <w:r w:rsidRPr="001D05D7">
              <w:t>Версия формата запроса</w:t>
            </w:r>
          </w:p>
        </w:tc>
      </w:tr>
      <w:tr w:rsidR="00397147" w:rsidRPr="001D05D7" w14:paraId="6CCC5654" w14:textId="77777777" w:rsidTr="00AD5BBD">
        <w:tc>
          <w:tcPr>
            <w:tcW w:w="1135" w:type="pct"/>
          </w:tcPr>
          <w:p w14:paraId="4F215165" w14:textId="77777777" w:rsidR="00397147" w:rsidRPr="001D05D7" w:rsidRDefault="00397147" w:rsidP="00AD5BBD">
            <w:pPr>
              <w:pStyle w:val="GOSTTablenorm"/>
              <w:suppressAutoHyphens/>
            </w:pPr>
            <w:r w:rsidRPr="001D05D7">
              <w:t>Глобальный идентификатор запроса</w:t>
            </w:r>
          </w:p>
        </w:tc>
        <w:tc>
          <w:tcPr>
            <w:tcW w:w="774" w:type="pct"/>
          </w:tcPr>
          <w:p w14:paraId="4C3C6D34" w14:textId="77777777" w:rsidR="00397147" w:rsidRPr="001D05D7" w:rsidRDefault="00397147" w:rsidP="00AD5BBD">
            <w:pPr>
              <w:pStyle w:val="GOSTTablenorm"/>
              <w:suppressAutoHyphens/>
              <w:rPr>
                <w:lang w:val="en-US"/>
              </w:rPr>
            </w:pPr>
            <w:proofErr w:type="spellStart"/>
            <w:r w:rsidRPr="001D05D7">
              <w:rPr>
                <w:lang w:val="en-US"/>
              </w:rPr>
              <w:t>ReqGuid</w:t>
            </w:r>
            <w:proofErr w:type="spellEnd"/>
          </w:p>
        </w:tc>
        <w:tc>
          <w:tcPr>
            <w:tcW w:w="516" w:type="pct"/>
          </w:tcPr>
          <w:p w14:paraId="453631BE" w14:textId="77777777" w:rsidR="00397147" w:rsidRPr="001D05D7" w:rsidRDefault="00397147" w:rsidP="00AD5BBD">
            <w:pPr>
              <w:pStyle w:val="GOSTTablenorm"/>
              <w:suppressAutoHyphens/>
            </w:pPr>
            <w:r w:rsidRPr="001D05D7">
              <w:rPr>
                <w:lang w:val="en-US"/>
              </w:rPr>
              <w:t>GUID</w:t>
            </w:r>
          </w:p>
        </w:tc>
        <w:tc>
          <w:tcPr>
            <w:tcW w:w="304" w:type="pct"/>
          </w:tcPr>
          <w:p w14:paraId="4B1F154C" w14:textId="77777777" w:rsidR="00397147" w:rsidRPr="001D05D7" w:rsidRDefault="00397147" w:rsidP="00AD5BBD">
            <w:pPr>
              <w:pStyle w:val="GOSTTablenorm"/>
              <w:suppressAutoHyphens/>
            </w:pPr>
            <w:r w:rsidRPr="001D05D7">
              <w:t>Да</w:t>
            </w:r>
          </w:p>
        </w:tc>
        <w:tc>
          <w:tcPr>
            <w:tcW w:w="325" w:type="pct"/>
          </w:tcPr>
          <w:p w14:paraId="0280E532" w14:textId="77777777" w:rsidR="00397147" w:rsidRPr="001D05D7" w:rsidRDefault="00397147" w:rsidP="00AD5BBD">
            <w:pPr>
              <w:pStyle w:val="GOSTTablenorm"/>
              <w:suppressAutoHyphens/>
              <w:rPr>
                <w:lang w:val="en-US"/>
              </w:rPr>
            </w:pPr>
            <w:r w:rsidRPr="001D05D7">
              <w:rPr>
                <w:lang w:val="en-US"/>
              </w:rPr>
              <w:t>=</w:t>
            </w:r>
            <w:r w:rsidRPr="001D05D7">
              <w:t>36</w:t>
            </w:r>
          </w:p>
        </w:tc>
        <w:tc>
          <w:tcPr>
            <w:tcW w:w="1946" w:type="pct"/>
          </w:tcPr>
          <w:p w14:paraId="25E567D0" w14:textId="77777777" w:rsidR="00397147" w:rsidRPr="001D05D7" w:rsidRDefault="00397147" w:rsidP="00AD5BBD">
            <w:pPr>
              <w:pStyle w:val="GOSTTablenorm"/>
              <w:suppressAutoHyphens/>
            </w:pPr>
            <w:r w:rsidRPr="001D05D7">
              <w:t>Уникальный идентификатор запроса (с тире)</w:t>
            </w:r>
          </w:p>
        </w:tc>
      </w:tr>
      <w:tr w:rsidR="00397147" w:rsidRPr="001D05D7" w14:paraId="6F82872D" w14:textId="77777777" w:rsidTr="00AD5BBD">
        <w:tc>
          <w:tcPr>
            <w:tcW w:w="1135" w:type="pct"/>
          </w:tcPr>
          <w:p w14:paraId="7618B518" w14:textId="77777777" w:rsidR="00397147" w:rsidRPr="001D05D7" w:rsidRDefault="00397147" w:rsidP="00AD5BBD">
            <w:pPr>
              <w:pStyle w:val="GOSTTablenorm"/>
              <w:suppressAutoHyphens/>
            </w:pPr>
            <w:r w:rsidRPr="001D05D7">
              <w:t>Глобальный идентификатор документа</w:t>
            </w:r>
          </w:p>
        </w:tc>
        <w:tc>
          <w:tcPr>
            <w:tcW w:w="774" w:type="pct"/>
          </w:tcPr>
          <w:p w14:paraId="2CE85F2B" w14:textId="77777777" w:rsidR="00397147" w:rsidRPr="001D05D7" w:rsidRDefault="00397147" w:rsidP="00AD5BBD">
            <w:pPr>
              <w:pStyle w:val="GOSTTablenorm"/>
              <w:suppressAutoHyphens/>
              <w:rPr>
                <w:lang w:val="en-US"/>
              </w:rPr>
            </w:pPr>
            <w:proofErr w:type="spellStart"/>
            <w:r w:rsidRPr="001D05D7">
              <w:t>DocGuid</w:t>
            </w:r>
            <w:proofErr w:type="spellEnd"/>
          </w:p>
        </w:tc>
        <w:tc>
          <w:tcPr>
            <w:tcW w:w="516" w:type="pct"/>
          </w:tcPr>
          <w:p w14:paraId="6997BB6D" w14:textId="77777777" w:rsidR="00397147" w:rsidRPr="001D05D7" w:rsidRDefault="00397147" w:rsidP="00AD5BBD">
            <w:pPr>
              <w:pStyle w:val="GOSTTablenorm"/>
              <w:suppressAutoHyphens/>
            </w:pPr>
            <w:r w:rsidRPr="001D05D7">
              <w:t>GUID</w:t>
            </w:r>
          </w:p>
        </w:tc>
        <w:tc>
          <w:tcPr>
            <w:tcW w:w="304" w:type="pct"/>
          </w:tcPr>
          <w:p w14:paraId="7CFE3762" w14:textId="77777777" w:rsidR="00397147" w:rsidRPr="001D05D7" w:rsidRDefault="00397147" w:rsidP="00AD5BBD">
            <w:pPr>
              <w:pStyle w:val="GOSTTablenorm"/>
              <w:suppressAutoHyphens/>
            </w:pPr>
            <w:r w:rsidRPr="001D05D7">
              <w:t>Нет</w:t>
            </w:r>
          </w:p>
        </w:tc>
        <w:tc>
          <w:tcPr>
            <w:tcW w:w="325" w:type="pct"/>
          </w:tcPr>
          <w:p w14:paraId="3F9FB54B" w14:textId="77777777" w:rsidR="00397147" w:rsidRPr="001D05D7" w:rsidRDefault="00397147" w:rsidP="00AD5BBD">
            <w:pPr>
              <w:pStyle w:val="GOSTTablenorm"/>
              <w:suppressAutoHyphens/>
            </w:pPr>
            <w:r w:rsidRPr="001D05D7">
              <w:t>=36</w:t>
            </w:r>
          </w:p>
        </w:tc>
        <w:tc>
          <w:tcPr>
            <w:tcW w:w="1946" w:type="pct"/>
          </w:tcPr>
          <w:p w14:paraId="6CFAE07A" w14:textId="77777777" w:rsidR="00397147" w:rsidRPr="001D05D7" w:rsidRDefault="00397147" w:rsidP="00AD5BBD">
            <w:pPr>
              <w:pStyle w:val="GOSTTablenorm"/>
              <w:suppressAutoHyphens/>
            </w:pPr>
            <w:r w:rsidRPr="001D05D7">
              <w:t>Уникальный идентификатор документа/отчета/виджета (с тире), инициировавшего запрос</w:t>
            </w:r>
          </w:p>
        </w:tc>
      </w:tr>
      <w:tr w:rsidR="00397147" w:rsidRPr="001D05D7" w14:paraId="559A5E33" w14:textId="77777777" w:rsidTr="00AD5BBD">
        <w:tc>
          <w:tcPr>
            <w:tcW w:w="1135" w:type="pct"/>
          </w:tcPr>
          <w:p w14:paraId="7D88C80C" w14:textId="77777777" w:rsidR="00397147" w:rsidRPr="001D05D7" w:rsidRDefault="00397147" w:rsidP="00AD5BBD">
            <w:pPr>
              <w:pStyle w:val="GOSTTablenorm"/>
              <w:suppressAutoHyphens/>
            </w:pPr>
            <w:r w:rsidRPr="001D05D7">
              <w:t>Тип запроса</w:t>
            </w:r>
          </w:p>
        </w:tc>
        <w:tc>
          <w:tcPr>
            <w:tcW w:w="774" w:type="pct"/>
          </w:tcPr>
          <w:p w14:paraId="036F7A8F" w14:textId="77777777" w:rsidR="00397147" w:rsidRPr="001D05D7" w:rsidRDefault="00397147" w:rsidP="00AD5BBD">
            <w:pPr>
              <w:pStyle w:val="GOSTTablenorm"/>
              <w:suppressAutoHyphens/>
              <w:rPr>
                <w:lang w:val="en-US"/>
              </w:rPr>
            </w:pPr>
            <w:proofErr w:type="spellStart"/>
            <w:r w:rsidRPr="001D05D7">
              <w:rPr>
                <w:lang w:val="en-US"/>
              </w:rPr>
              <w:t>RequestType</w:t>
            </w:r>
            <w:proofErr w:type="spellEnd"/>
          </w:p>
        </w:tc>
        <w:tc>
          <w:tcPr>
            <w:tcW w:w="516" w:type="pct"/>
          </w:tcPr>
          <w:p w14:paraId="66BD7FB6" w14:textId="77777777" w:rsidR="00397147" w:rsidRPr="001D05D7" w:rsidRDefault="00397147" w:rsidP="00AD5BBD">
            <w:pPr>
              <w:pStyle w:val="GOSTTablenorm"/>
              <w:suppressAutoHyphens/>
              <w:rPr>
                <w:lang w:val="en-US"/>
              </w:rPr>
            </w:pPr>
            <w:r w:rsidRPr="001D05D7">
              <w:t>Строка</w:t>
            </w:r>
          </w:p>
        </w:tc>
        <w:tc>
          <w:tcPr>
            <w:tcW w:w="304" w:type="pct"/>
          </w:tcPr>
          <w:p w14:paraId="0ED95910" w14:textId="77777777" w:rsidR="00397147" w:rsidRPr="001D05D7" w:rsidRDefault="00397147" w:rsidP="00AD5BBD">
            <w:pPr>
              <w:pStyle w:val="GOSTTablenorm"/>
              <w:suppressAutoHyphens/>
            </w:pPr>
            <w:r w:rsidRPr="001D05D7">
              <w:t>Да</w:t>
            </w:r>
          </w:p>
        </w:tc>
        <w:tc>
          <w:tcPr>
            <w:tcW w:w="325" w:type="pct"/>
          </w:tcPr>
          <w:p w14:paraId="433A7C86" w14:textId="21B46E4F" w:rsidR="00397147" w:rsidRPr="001D05D7" w:rsidRDefault="00397147">
            <w:pPr>
              <w:pStyle w:val="GOSTTablenorm"/>
              <w:suppressAutoHyphens/>
              <w:rPr>
                <w:lang w:val="en-US"/>
              </w:rPr>
            </w:pPr>
            <w:r w:rsidRPr="001D05D7">
              <w:t>&lt;=</w:t>
            </w:r>
            <w:del w:id="592" w:author="Сатлер Марина Викторовна" w:date="2024-10-31T12:16:00Z">
              <w:r w:rsidRPr="001D05D7" w:rsidDel="00AA0659">
                <w:rPr>
                  <w:lang w:val="en-US"/>
                </w:rPr>
                <w:delText>10</w:delText>
              </w:r>
            </w:del>
            <w:ins w:id="593" w:author="Сатлер Марина Викторовна" w:date="2024-10-31T12:16:00Z">
              <w:r w:rsidR="00AA0659">
                <w:rPr>
                  <w:lang w:val="en-US"/>
                </w:rPr>
                <w:t>5</w:t>
              </w:r>
              <w:r w:rsidR="00AA0659" w:rsidRPr="001D05D7">
                <w:rPr>
                  <w:lang w:val="en-US"/>
                </w:rPr>
                <w:t>0</w:t>
              </w:r>
            </w:ins>
          </w:p>
        </w:tc>
        <w:tc>
          <w:tcPr>
            <w:tcW w:w="1946" w:type="pct"/>
          </w:tcPr>
          <w:p w14:paraId="35C805FC" w14:textId="2C5CDC29" w:rsidR="00397147" w:rsidRPr="001D05D7" w:rsidRDefault="00397147" w:rsidP="00AD5BBD">
            <w:pPr>
              <w:pStyle w:val="GOSTTablenorm"/>
              <w:suppressAutoHyphens/>
            </w:pPr>
            <w:r w:rsidRPr="001D05D7">
              <w:t>Передается значение «</w:t>
            </w:r>
            <w:r w:rsidR="00597065">
              <w:rPr>
                <w:color w:val="000000"/>
              </w:rPr>
              <w:t>NCSDM</w:t>
            </w:r>
            <w:r w:rsidRPr="001D05D7">
              <w:t>»</w:t>
            </w:r>
          </w:p>
        </w:tc>
      </w:tr>
      <w:tr w:rsidR="00397147" w:rsidRPr="001D05D7" w14:paraId="4F07F738" w14:textId="77777777" w:rsidTr="00AD5BBD">
        <w:tc>
          <w:tcPr>
            <w:tcW w:w="5000" w:type="pct"/>
            <w:gridSpan w:val="6"/>
          </w:tcPr>
          <w:p w14:paraId="1E1CB993" w14:textId="77777777" w:rsidR="00397147" w:rsidRPr="001D05D7" w:rsidRDefault="00397147" w:rsidP="00AD5BBD">
            <w:pPr>
              <w:pStyle w:val="GOSTTableHead"/>
              <w:rPr>
                <w:szCs w:val="22"/>
              </w:rPr>
            </w:pPr>
            <w:r w:rsidRPr="001D05D7">
              <w:rPr>
                <w:szCs w:val="22"/>
              </w:rPr>
              <w:t>Перечень параметров тела запроса (</w:t>
            </w:r>
            <w:r w:rsidRPr="001D05D7">
              <w:rPr>
                <w:szCs w:val="22"/>
                <w:lang w:val="en-US"/>
              </w:rPr>
              <w:t>document</w:t>
            </w:r>
            <w:r w:rsidRPr="001D05D7">
              <w:rPr>
                <w:szCs w:val="22"/>
              </w:rPr>
              <w:t>)</w:t>
            </w:r>
          </w:p>
        </w:tc>
      </w:tr>
      <w:tr w:rsidR="00397147" w:rsidRPr="001D05D7" w14:paraId="149DB406" w14:textId="77777777" w:rsidTr="00AD5BBD">
        <w:tc>
          <w:tcPr>
            <w:tcW w:w="1135" w:type="pct"/>
          </w:tcPr>
          <w:p w14:paraId="7FA40FBC" w14:textId="77777777" w:rsidR="00397147" w:rsidRPr="00474651" w:rsidRDefault="00397147" w:rsidP="00AD5BBD">
            <w:pPr>
              <w:pStyle w:val="GOSTTablenorm"/>
              <w:suppressAutoHyphens/>
            </w:pPr>
            <w:r w:rsidRPr="00474651">
              <w:t>Субъект учета</w:t>
            </w:r>
          </w:p>
        </w:tc>
        <w:tc>
          <w:tcPr>
            <w:tcW w:w="774" w:type="pct"/>
          </w:tcPr>
          <w:p w14:paraId="53FC8AD1" w14:textId="77777777" w:rsidR="00397147" w:rsidRPr="00C75A4E" w:rsidRDefault="00397147" w:rsidP="00AD5BBD">
            <w:pPr>
              <w:pStyle w:val="GOSTTablenorm"/>
              <w:suppressAutoHyphens/>
            </w:pPr>
            <w:proofErr w:type="spellStart"/>
            <w:r w:rsidRPr="00C75A4E">
              <w:t>Subject</w:t>
            </w:r>
            <w:proofErr w:type="spellEnd"/>
          </w:p>
        </w:tc>
        <w:tc>
          <w:tcPr>
            <w:tcW w:w="516" w:type="pct"/>
          </w:tcPr>
          <w:p w14:paraId="1A6666F1" w14:textId="77777777" w:rsidR="00397147" w:rsidRPr="00474651" w:rsidRDefault="00397147" w:rsidP="00AD5BBD">
            <w:pPr>
              <w:pStyle w:val="GOSTTablenorm"/>
              <w:suppressAutoHyphens/>
            </w:pPr>
            <w:r w:rsidRPr="00474651">
              <w:t>Строка</w:t>
            </w:r>
          </w:p>
        </w:tc>
        <w:tc>
          <w:tcPr>
            <w:tcW w:w="304" w:type="pct"/>
          </w:tcPr>
          <w:p w14:paraId="6587FE6B" w14:textId="77777777" w:rsidR="00397147" w:rsidRPr="00474651" w:rsidRDefault="00397147" w:rsidP="00AD5BBD">
            <w:pPr>
              <w:pStyle w:val="GOSTTablenorm"/>
              <w:suppressAutoHyphens/>
            </w:pPr>
            <w:r>
              <w:t>Нет</w:t>
            </w:r>
          </w:p>
        </w:tc>
        <w:tc>
          <w:tcPr>
            <w:tcW w:w="325" w:type="pct"/>
          </w:tcPr>
          <w:p w14:paraId="2D384B07" w14:textId="77777777" w:rsidR="00397147" w:rsidRPr="00C75A4E" w:rsidRDefault="00397147" w:rsidP="00AD5BBD">
            <w:pPr>
              <w:pStyle w:val="GOSTTablenorm"/>
              <w:suppressAutoHyphens/>
            </w:pPr>
            <w:r w:rsidRPr="007A0F1E">
              <w:t>=</w:t>
            </w:r>
            <w:r w:rsidRPr="00C75A4E">
              <w:t>4</w:t>
            </w:r>
          </w:p>
        </w:tc>
        <w:tc>
          <w:tcPr>
            <w:tcW w:w="1946" w:type="pct"/>
          </w:tcPr>
          <w:p w14:paraId="63A3248E" w14:textId="4FA12C1C" w:rsidR="00397147" w:rsidRDefault="00397147" w:rsidP="00AD5BBD">
            <w:pPr>
              <w:pStyle w:val="GOSTTablenorm"/>
              <w:suppressAutoHyphens/>
            </w:pPr>
            <w:r w:rsidRPr="00474651">
              <w:t>Указывается код ТОФК/ЦС учета, по записям учета которого требуется осуществить диагностику</w:t>
            </w:r>
            <w:r>
              <w:t>.</w:t>
            </w:r>
          </w:p>
          <w:p w14:paraId="04BE53B3" w14:textId="293917CA" w:rsidR="00397147" w:rsidRPr="00890A8D" w:rsidRDefault="00397147" w:rsidP="00AD5BBD">
            <w:pPr>
              <w:pStyle w:val="GOSTTablenorm"/>
              <w:suppressAutoHyphens/>
            </w:pPr>
            <w:r>
              <w:t>Если параметр не передан</w:t>
            </w:r>
            <w:r w:rsidR="00597065">
              <w:t>,</w:t>
            </w:r>
            <w:r>
              <w:t xml:space="preserve"> диагностика осуществляется по всем субъектам учета</w:t>
            </w:r>
          </w:p>
        </w:tc>
      </w:tr>
      <w:tr w:rsidR="00397147" w:rsidRPr="001D05D7" w14:paraId="1E258A6C" w14:textId="77777777" w:rsidTr="00AD5BBD">
        <w:tc>
          <w:tcPr>
            <w:tcW w:w="1135" w:type="pct"/>
          </w:tcPr>
          <w:p w14:paraId="0110144A" w14:textId="77777777" w:rsidR="00397147" w:rsidRPr="00474651" w:rsidRDefault="00397147" w:rsidP="00AD5BBD">
            <w:pPr>
              <w:pStyle w:val="GOSTTablenorm"/>
              <w:suppressAutoHyphens/>
            </w:pPr>
            <w:r w:rsidRPr="00C75A4E">
              <w:t>Операционный день</w:t>
            </w:r>
          </w:p>
        </w:tc>
        <w:tc>
          <w:tcPr>
            <w:tcW w:w="774" w:type="pct"/>
          </w:tcPr>
          <w:p w14:paraId="60E700A5" w14:textId="77777777" w:rsidR="00397147" w:rsidRPr="00C75A4E" w:rsidRDefault="00397147" w:rsidP="00AD5BBD">
            <w:pPr>
              <w:pStyle w:val="GOSTTablenorm"/>
              <w:suppressAutoHyphens/>
            </w:pPr>
            <w:proofErr w:type="spellStart"/>
            <w:r w:rsidRPr="00C75A4E">
              <w:t>TradingDay</w:t>
            </w:r>
            <w:proofErr w:type="spellEnd"/>
          </w:p>
        </w:tc>
        <w:tc>
          <w:tcPr>
            <w:tcW w:w="516" w:type="pct"/>
          </w:tcPr>
          <w:p w14:paraId="1910A8C4" w14:textId="77777777" w:rsidR="00397147" w:rsidRPr="00474651" w:rsidRDefault="00397147" w:rsidP="00AD5BBD">
            <w:pPr>
              <w:pStyle w:val="GOSTTablenorm"/>
              <w:suppressAutoHyphens/>
            </w:pPr>
            <w:r w:rsidRPr="00474651">
              <w:t>Дата</w:t>
            </w:r>
          </w:p>
        </w:tc>
        <w:tc>
          <w:tcPr>
            <w:tcW w:w="304" w:type="pct"/>
          </w:tcPr>
          <w:p w14:paraId="2F271895" w14:textId="77777777" w:rsidR="00397147" w:rsidRPr="00474651" w:rsidRDefault="00397147" w:rsidP="00AD5BBD">
            <w:pPr>
              <w:pStyle w:val="GOSTTablenorm"/>
              <w:suppressAutoHyphens/>
            </w:pPr>
            <w:r w:rsidRPr="00474651">
              <w:t>Да</w:t>
            </w:r>
          </w:p>
        </w:tc>
        <w:tc>
          <w:tcPr>
            <w:tcW w:w="325" w:type="pct"/>
          </w:tcPr>
          <w:p w14:paraId="09E6DA82" w14:textId="77777777" w:rsidR="00397147" w:rsidRPr="00C75A4E" w:rsidRDefault="00397147" w:rsidP="00AD5BBD">
            <w:pPr>
              <w:pStyle w:val="GOSTTablenorm"/>
              <w:suppressAutoHyphens/>
            </w:pPr>
          </w:p>
        </w:tc>
        <w:tc>
          <w:tcPr>
            <w:tcW w:w="1946" w:type="pct"/>
          </w:tcPr>
          <w:p w14:paraId="7859608D" w14:textId="7AE48706" w:rsidR="00397147" w:rsidRPr="00455D80" w:rsidRDefault="00397147" w:rsidP="00AD5BBD">
            <w:pPr>
              <w:pStyle w:val="GOSTTablenorm"/>
              <w:suppressAutoHyphens/>
            </w:pPr>
            <w:r w:rsidRPr="00455D80">
              <w:t>Указывается дата отражения операции в учете, по которой осуществля</w:t>
            </w:r>
            <w:r w:rsidR="008912C5">
              <w:t>ется диагностика записей учета.</w:t>
            </w:r>
          </w:p>
          <w:p w14:paraId="17D9EB53" w14:textId="77777777" w:rsidR="00397147" w:rsidRPr="00C75A4E" w:rsidRDefault="00397147" w:rsidP="00AD5BBD">
            <w:pPr>
              <w:pStyle w:val="GOSTTablenorm"/>
              <w:suppressAutoHyphens/>
            </w:pPr>
            <w:r w:rsidRPr="00C75A4E">
              <w:rPr>
                <w:rFonts w:hint="eastAsia"/>
              </w:rPr>
              <w:t>Формат</w:t>
            </w:r>
            <w:r w:rsidRPr="00C75A4E">
              <w:t xml:space="preserve"> YYYY-MM-DD</w:t>
            </w:r>
          </w:p>
        </w:tc>
      </w:tr>
      <w:tr w:rsidR="00397147" w:rsidRPr="001D05D7" w14:paraId="687BBA61" w14:textId="77777777" w:rsidTr="00AD5BBD">
        <w:tc>
          <w:tcPr>
            <w:tcW w:w="1135" w:type="pct"/>
          </w:tcPr>
          <w:p w14:paraId="213C1EB6" w14:textId="77777777" w:rsidR="00397147" w:rsidRPr="007A0F1E" w:rsidRDefault="00397147" w:rsidP="00AD5BBD">
            <w:pPr>
              <w:pStyle w:val="GOSTTablenorm"/>
              <w:suppressAutoHyphens/>
            </w:pPr>
            <w:r>
              <w:rPr>
                <w:szCs w:val="22"/>
              </w:rPr>
              <w:t>Формировать при отсутствии данных</w:t>
            </w:r>
          </w:p>
        </w:tc>
        <w:tc>
          <w:tcPr>
            <w:tcW w:w="774" w:type="pct"/>
          </w:tcPr>
          <w:p w14:paraId="1A72FEEA" w14:textId="77777777" w:rsidR="00397147" w:rsidRPr="00474651" w:rsidRDefault="00397147" w:rsidP="00AD5BBD">
            <w:pPr>
              <w:pStyle w:val="GOSTTablenorm"/>
              <w:suppressAutoHyphens/>
            </w:pPr>
            <w:proofErr w:type="spellStart"/>
            <w:r>
              <w:rPr>
                <w:szCs w:val="22"/>
                <w:lang w:val="en-US"/>
              </w:rPr>
              <w:t>ReturnIfEmpty</w:t>
            </w:r>
            <w:proofErr w:type="spellEnd"/>
          </w:p>
        </w:tc>
        <w:tc>
          <w:tcPr>
            <w:tcW w:w="516" w:type="pct"/>
          </w:tcPr>
          <w:p w14:paraId="48AA25D5" w14:textId="77777777" w:rsidR="00397147" w:rsidRPr="00474651" w:rsidRDefault="00397147" w:rsidP="00AD5BBD">
            <w:pPr>
              <w:pStyle w:val="GOSTTablenorm"/>
              <w:suppressAutoHyphens/>
            </w:pPr>
            <w:r>
              <w:rPr>
                <w:szCs w:val="22"/>
              </w:rPr>
              <w:t>Число</w:t>
            </w:r>
          </w:p>
        </w:tc>
        <w:tc>
          <w:tcPr>
            <w:tcW w:w="304" w:type="pct"/>
          </w:tcPr>
          <w:p w14:paraId="427A3984" w14:textId="77777777" w:rsidR="00397147" w:rsidRPr="00BA7A4A" w:rsidRDefault="00397147" w:rsidP="00AD5BBD">
            <w:pPr>
              <w:pStyle w:val="GOSTTablenorm"/>
              <w:suppressAutoHyphens/>
            </w:pPr>
            <w:r>
              <w:rPr>
                <w:szCs w:val="22"/>
              </w:rPr>
              <w:t>Да</w:t>
            </w:r>
          </w:p>
        </w:tc>
        <w:tc>
          <w:tcPr>
            <w:tcW w:w="325" w:type="pct"/>
          </w:tcPr>
          <w:p w14:paraId="65FD4E53" w14:textId="77777777" w:rsidR="00397147" w:rsidRPr="00474651" w:rsidRDefault="00397147" w:rsidP="00AD5BBD">
            <w:pPr>
              <w:pStyle w:val="GOSTTablenorm"/>
              <w:suppressAutoHyphens/>
            </w:pPr>
            <w:r w:rsidRPr="00141AE4">
              <w:rPr>
                <w:szCs w:val="22"/>
                <w:shd w:val="clear" w:color="auto" w:fill="FFFFFF"/>
              </w:rPr>
              <w:t>=1</w:t>
            </w:r>
          </w:p>
        </w:tc>
        <w:tc>
          <w:tcPr>
            <w:tcW w:w="1946" w:type="pct"/>
          </w:tcPr>
          <w:p w14:paraId="41B2AA08" w14:textId="77777777" w:rsidR="00397147" w:rsidRPr="00C75A4E" w:rsidRDefault="00397147" w:rsidP="00AD5BBD">
            <w:pPr>
              <w:pStyle w:val="GOSTTablenorm"/>
              <w:suppressAutoHyphens/>
            </w:pPr>
            <w:r w:rsidRPr="00C75A4E">
              <w:rPr>
                <w:rFonts w:hint="eastAsia"/>
              </w:rPr>
              <w:t>Указывается</w:t>
            </w:r>
            <w:r w:rsidRPr="00C75A4E">
              <w:t xml:space="preserve"> </w:t>
            </w:r>
            <w:r w:rsidRPr="00C75A4E">
              <w:rPr>
                <w:rFonts w:hint="eastAsia"/>
              </w:rPr>
              <w:t>вариант</w:t>
            </w:r>
            <w:r w:rsidRPr="00C75A4E">
              <w:t xml:space="preserve"> </w:t>
            </w:r>
            <w:r w:rsidRPr="00C75A4E">
              <w:rPr>
                <w:rFonts w:hint="eastAsia"/>
              </w:rPr>
              <w:t>формирования</w:t>
            </w:r>
            <w:r w:rsidRPr="00C75A4E">
              <w:t xml:space="preserve"> </w:t>
            </w:r>
            <w:r w:rsidRPr="00C75A4E">
              <w:rPr>
                <w:rFonts w:hint="eastAsia"/>
              </w:rPr>
              <w:t>ответа</w:t>
            </w:r>
            <w:r w:rsidRPr="00C75A4E">
              <w:t xml:space="preserve"> </w:t>
            </w:r>
            <w:r w:rsidRPr="00C75A4E">
              <w:rPr>
                <w:rFonts w:hint="eastAsia"/>
              </w:rPr>
              <w:t>на</w:t>
            </w:r>
            <w:r w:rsidRPr="00C75A4E">
              <w:t xml:space="preserve"> </w:t>
            </w:r>
            <w:r w:rsidRPr="00C75A4E">
              <w:rPr>
                <w:rFonts w:hint="eastAsia"/>
              </w:rPr>
              <w:t>запрос</w:t>
            </w:r>
            <w:r w:rsidRPr="00C75A4E">
              <w:t xml:space="preserve"> </w:t>
            </w:r>
            <w:r w:rsidRPr="00C75A4E">
              <w:rPr>
                <w:rFonts w:hint="eastAsia"/>
              </w:rPr>
              <w:t>в</w:t>
            </w:r>
            <w:r w:rsidRPr="00C75A4E">
              <w:t xml:space="preserve"> </w:t>
            </w:r>
            <w:r w:rsidRPr="00C75A4E">
              <w:rPr>
                <w:rFonts w:hint="eastAsia"/>
              </w:rPr>
              <w:t>случае</w:t>
            </w:r>
            <w:r w:rsidRPr="00C75A4E">
              <w:t xml:space="preserve">, </w:t>
            </w:r>
            <w:r w:rsidRPr="00C75A4E">
              <w:rPr>
                <w:rFonts w:hint="eastAsia"/>
              </w:rPr>
              <w:t>если</w:t>
            </w:r>
            <w:r w:rsidRPr="00C75A4E">
              <w:t xml:space="preserve"> </w:t>
            </w:r>
            <w:r w:rsidRPr="00C75A4E">
              <w:rPr>
                <w:rFonts w:hint="eastAsia"/>
              </w:rPr>
              <w:t>по</w:t>
            </w:r>
            <w:r w:rsidRPr="00C75A4E">
              <w:t xml:space="preserve"> </w:t>
            </w:r>
            <w:r w:rsidRPr="00C75A4E">
              <w:rPr>
                <w:rFonts w:hint="eastAsia"/>
              </w:rPr>
              <w:t>результатам</w:t>
            </w:r>
            <w:r w:rsidRPr="00C75A4E">
              <w:t xml:space="preserve"> </w:t>
            </w:r>
            <w:r w:rsidRPr="00C75A4E">
              <w:rPr>
                <w:rFonts w:hint="eastAsia"/>
              </w:rPr>
              <w:t>обработки</w:t>
            </w:r>
            <w:r w:rsidRPr="00C75A4E">
              <w:t xml:space="preserve"> </w:t>
            </w:r>
            <w:r w:rsidRPr="00C75A4E">
              <w:rPr>
                <w:rFonts w:hint="eastAsia"/>
              </w:rPr>
              <w:t>запроса</w:t>
            </w:r>
            <w:r w:rsidRPr="00C75A4E">
              <w:t xml:space="preserve"> </w:t>
            </w:r>
            <w:r w:rsidRPr="00C75A4E">
              <w:rPr>
                <w:rFonts w:hint="eastAsia"/>
              </w:rPr>
              <w:t>данные</w:t>
            </w:r>
            <w:r w:rsidRPr="00C75A4E">
              <w:t xml:space="preserve">, </w:t>
            </w:r>
            <w:r w:rsidRPr="00C75A4E">
              <w:rPr>
                <w:rFonts w:hint="eastAsia"/>
              </w:rPr>
              <w:lastRenderedPageBreak/>
              <w:t>удовлетворяющие</w:t>
            </w:r>
            <w:r w:rsidRPr="00C75A4E">
              <w:t xml:space="preserve"> </w:t>
            </w:r>
            <w:r w:rsidRPr="00C75A4E">
              <w:rPr>
                <w:rFonts w:hint="eastAsia"/>
              </w:rPr>
              <w:t>условиям</w:t>
            </w:r>
            <w:r w:rsidRPr="00C75A4E">
              <w:t xml:space="preserve"> </w:t>
            </w:r>
            <w:r w:rsidRPr="00C75A4E">
              <w:rPr>
                <w:rFonts w:hint="eastAsia"/>
              </w:rPr>
              <w:t>отбора</w:t>
            </w:r>
            <w:r w:rsidRPr="00C75A4E">
              <w:t xml:space="preserve">, </w:t>
            </w:r>
            <w:r w:rsidRPr="00C75A4E">
              <w:rPr>
                <w:rFonts w:hint="eastAsia"/>
              </w:rPr>
              <w:t>не</w:t>
            </w:r>
            <w:r w:rsidRPr="00C75A4E">
              <w:t xml:space="preserve"> </w:t>
            </w:r>
            <w:r w:rsidRPr="00C75A4E">
              <w:rPr>
                <w:rFonts w:hint="eastAsia"/>
              </w:rPr>
              <w:t>найдены</w:t>
            </w:r>
            <w:r w:rsidRPr="00C75A4E">
              <w:t xml:space="preserve"> (</w:t>
            </w:r>
            <w:r w:rsidRPr="00C75A4E">
              <w:rPr>
                <w:rFonts w:hint="eastAsia"/>
              </w:rPr>
              <w:t>пустая</w:t>
            </w:r>
            <w:r w:rsidRPr="00C75A4E">
              <w:t xml:space="preserve"> </w:t>
            </w:r>
            <w:r w:rsidRPr="00C75A4E">
              <w:rPr>
                <w:rFonts w:hint="eastAsia"/>
              </w:rPr>
              <w:t>выборка</w:t>
            </w:r>
            <w:r w:rsidRPr="00C75A4E">
              <w:t xml:space="preserve">, </w:t>
            </w:r>
            <w:r w:rsidRPr="00C75A4E">
              <w:rPr>
                <w:rFonts w:hint="eastAsia"/>
              </w:rPr>
              <w:t>нет</w:t>
            </w:r>
            <w:r w:rsidRPr="00C75A4E">
              <w:t xml:space="preserve"> </w:t>
            </w:r>
            <w:r w:rsidRPr="00C75A4E">
              <w:rPr>
                <w:rFonts w:hint="eastAsia"/>
              </w:rPr>
              <w:t>данных</w:t>
            </w:r>
            <w:r w:rsidRPr="00C75A4E">
              <w:t>).</w:t>
            </w:r>
          </w:p>
          <w:p w14:paraId="7E31D39D" w14:textId="77777777" w:rsidR="00397147" w:rsidRPr="00C75A4E" w:rsidRDefault="00397147" w:rsidP="00AD5BBD">
            <w:pPr>
              <w:pStyle w:val="GOSTTablenorm"/>
              <w:suppressAutoHyphens/>
            </w:pPr>
            <w:r w:rsidRPr="00C75A4E">
              <w:rPr>
                <w:rFonts w:hint="eastAsia"/>
              </w:rPr>
              <w:t>Возможные</w:t>
            </w:r>
            <w:r w:rsidRPr="00C75A4E">
              <w:t xml:space="preserve"> </w:t>
            </w:r>
            <w:r w:rsidRPr="00C75A4E">
              <w:rPr>
                <w:rFonts w:hint="eastAsia"/>
              </w:rPr>
              <w:t>значения</w:t>
            </w:r>
            <w:r w:rsidRPr="00C75A4E">
              <w:t>:</w:t>
            </w:r>
          </w:p>
          <w:p w14:paraId="58901EA7" w14:textId="5F1F146A" w:rsidR="00397147" w:rsidRDefault="00397147" w:rsidP="00AD5BBD">
            <w:pPr>
              <w:pStyle w:val="GOSTTableListMark1"/>
              <w:suppressAutoHyphens/>
            </w:pPr>
            <w:r>
              <w:t>«</w:t>
            </w:r>
            <w:r w:rsidRPr="00C75A4E">
              <w:t>1</w:t>
            </w:r>
            <w:r>
              <w:t>»</w:t>
            </w:r>
            <w:r w:rsidRPr="00C75A4E">
              <w:t xml:space="preserve"> </w:t>
            </w:r>
            <w:r w:rsidRPr="00C75A4E">
              <w:rPr>
                <w:rFonts w:hint="eastAsia"/>
              </w:rPr>
              <w:t>–</w:t>
            </w:r>
            <w:r w:rsidRPr="00C75A4E">
              <w:t xml:space="preserve"> </w:t>
            </w:r>
            <w:r w:rsidRPr="00C75A4E">
              <w:rPr>
                <w:rFonts w:hint="eastAsia"/>
              </w:rPr>
              <w:t>Да</w:t>
            </w:r>
            <w:r w:rsidRPr="00C75A4E">
              <w:t xml:space="preserve">, </w:t>
            </w:r>
            <w:r w:rsidRPr="00C75A4E">
              <w:rPr>
                <w:rFonts w:hint="eastAsia"/>
              </w:rPr>
              <w:t>возвращать</w:t>
            </w:r>
            <w:r w:rsidRPr="00C75A4E">
              <w:t xml:space="preserve"> </w:t>
            </w:r>
            <w:r w:rsidRPr="00C75A4E">
              <w:rPr>
                <w:rFonts w:hint="eastAsia"/>
              </w:rPr>
              <w:t>файл</w:t>
            </w:r>
            <w:r w:rsidRPr="00C75A4E">
              <w:t xml:space="preserve"> </w:t>
            </w:r>
            <w:r w:rsidRPr="00C75A4E">
              <w:rPr>
                <w:rFonts w:hint="eastAsia"/>
              </w:rPr>
              <w:t>отчета</w:t>
            </w:r>
            <w:r w:rsidRPr="00C75A4E">
              <w:t xml:space="preserve">, </w:t>
            </w:r>
            <w:r w:rsidRPr="00C75A4E">
              <w:rPr>
                <w:rFonts w:hint="eastAsia"/>
              </w:rPr>
              <w:t>в</w:t>
            </w:r>
            <w:r w:rsidRPr="00C75A4E">
              <w:t xml:space="preserve"> </w:t>
            </w:r>
            <w:r w:rsidRPr="00C75A4E">
              <w:rPr>
                <w:rFonts w:hint="eastAsia"/>
              </w:rPr>
              <w:t>котором</w:t>
            </w:r>
            <w:r w:rsidRPr="00C75A4E">
              <w:t xml:space="preserve"> </w:t>
            </w:r>
            <w:r w:rsidRPr="00C75A4E">
              <w:rPr>
                <w:rFonts w:hint="eastAsia"/>
              </w:rPr>
              <w:t>заполнена</w:t>
            </w:r>
            <w:r w:rsidRPr="00C75A4E">
              <w:t xml:space="preserve"> </w:t>
            </w:r>
            <w:r w:rsidRPr="00C75A4E">
              <w:rPr>
                <w:rFonts w:hint="eastAsia"/>
              </w:rPr>
              <w:t>заголовочная</w:t>
            </w:r>
            <w:r w:rsidRPr="00C75A4E">
              <w:t xml:space="preserve"> </w:t>
            </w:r>
            <w:r w:rsidRPr="00C75A4E">
              <w:rPr>
                <w:rFonts w:hint="eastAsia"/>
              </w:rPr>
              <w:t>часть</w:t>
            </w:r>
            <w:r w:rsidRPr="00C75A4E">
              <w:t xml:space="preserve"> </w:t>
            </w:r>
            <w:r w:rsidR="00597065" w:rsidRPr="00C623A6">
              <w:rPr>
                <w:rFonts w:eastAsiaTheme="majorEastAsia"/>
              </w:rPr>
              <w:t>и названия граф табличной части, без строк таблицы</w:t>
            </w:r>
            <w:r w:rsidRPr="00C75A4E">
              <w:t>;</w:t>
            </w:r>
          </w:p>
          <w:p w14:paraId="2BF4C6CF" w14:textId="1C737334" w:rsidR="00397147" w:rsidRPr="00C75A4E" w:rsidRDefault="00397147" w:rsidP="00AD5BBD">
            <w:pPr>
              <w:pStyle w:val="GOSTTableListMark1"/>
              <w:suppressAutoHyphens/>
            </w:pPr>
            <w:r>
              <w:t>«</w:t>
            </w:r>
            <w:r w:rsidRPr="00C75A4E">
              <w:t>0</w:t>
            </w:r>
            <w:r>
              <w:t>»</w:t>
            </w:r>
            <w:r w:rsidRPr="00C75A4E">
              <w:t xml:space="preserve"> </w:t>
            </w:r>
            <w:r w:rsidRPr="00C75A4E">
              <w:rPr>
                <w:rFonts w:hint="eastAsia"/>
              </w:rPr>
              <w:t>–</w:t>
            </w:r>
            <w:r w:rsidRPr="00C75A4E">
              <w:t xml:space="preserve"> </w:t>
            </w:r>
            <w:r w:rsidRPr="00C75A4E">
              <w:rPr>
                <w:rFonts w:hint="eastAsia"/>
              </w:rPr>
              <w:t>Нет</w:t>
            </w:r>
            <w:r w:rsidRPr="00C75A4E">
              <w:t xml:space="preserve">, </w:t>
            </w:r>
            <w:r w:rsidRPr="00C75A4E">
              <w:rPr>
                <w:rFonts w:hint="eastAsia"/>
              </w:rPr>
              <w:t>файл</w:t>
            </w:r>
            <w:r w:rsidRPr="00C75A4E">
              <w:t xml:space="preserve"> </w:t>
            </w:r>
            <w:r w:rsidRPr="00C75A4E">
              <w:rPr>
                <w:rFonts w:hint="eastAsia"/>
              </w:rPr>
              <w:t>отчета</w:t>
            </w:r>
            <w:r w:rsidRPr="00C75A4E">
              <w:t xml:space="preserve"> </w:t>
            </w:r>
            <w:r w:rsidRPr="00C75A4E">
              <w:rPr>
                <w:rFonts w:hint="eastAsia"/>
              </w:rPr>
              <w:t>не</w:t>
            </w:r>
            <w:r w:rsidRPr="00C75A4E">
              <w:t xml:space="preserve"> </w:t>
            </w:r>
            <w:r w:rsidRPr="00C75A4E">
              <w:rPr>
                <w:rFonts w:hint="eastAsia"/>
              </w:rPr>
              <w:t>формировать</w:t>
            </w:r>
            <w:r w:rsidRPr="00C75A4E">
              <w:t xml:space="preserve">, </w:t>
            </w:r>
            <w:r w:rsidRPr="00C75A4E">
              <w:rPr>
                <w:rFonts w:hint="eastAsia"/>
              </w:rPr>
              <w:t>возвращать</w:t>
            </w:r>
            <w:r w:rsidRPr="00C75A4E">
              <w:t xml:space="preserve"> </w:t>
            </w:r>
            <w:r w:rsidRPr="00C75A4E">
              <w:rPr>
                <w:rFonts w:hint="eastAsia"/>
              </w:rPr>
              <w:t>ответ</w:t>
            </w:r>
            <w:r w:rsidRPr="00C75A4E">
              <w:t xml:space="preserve"> </w:t>
            </w:r>
            <w:r w:rsidRPr="00C75A4E">
              <w:rPr>
                <w:rFonts w:hint="eastAsia"/>
              </w:rPr>
              <w:t>на</w:t>
            </w:r>
            <w:r w:rsidRPr="00C75A4E">
              <w:t xml:space="preserve"> </w:t>
            </w:r>
            <w:r w:rsidRPr="00C75A4E">
              <w:rPr>
                <w:rFonts w:hint="eastAsia"/>
              </w:rPr>
              <w:t>запрос</w:t>
            </w:r>
            <w:r w:rsidRPr="00C75A4E">
              <w:t xml:space="preserve"> </w:t>
            </w:r>
            <w:r w:rsidRPr="00C75A4E">
              <w:rPr>
                <w:rFonts w:hint="eastAsia"/>
              </w:rPr>
              <w:t>в</w:t>
            </w:r>
            <w:r w:rsidRPr="00C75A4E">
              <w:t xml:space="preserve"> </w:t>
            </w:r>
            <w:r w:rsidRPr="00C75A4E">
              <w:rPr>
                <w:rFonts w:hint="eastAsia"/>
              </w:rPr>
              <w:t>формате</w:t>
            </w:r>
            <w:r w:rsidRPr="00C75A4E">
              <w:t xml:space="preserve"> </w:t>
            </w:r>
            <w:r w:rsidR="00597065">
              <w:rPr>
                <w:color w:val="000000"/>
              </w:rPr>
              <w:t>JSON</w:t>
            </w:r>
            <w:r w:rsidRPr="00C75A4E">
              <w:t xml:space="preserve"> </w:t>
            </w:r>
            <w:r w:rsidRPr="00C75A4E">
              <w:rPr>
                <w:rFonts w:hint="eastAsia"/>
              </w:rPr>
              <w:t>с</w:t>
            </w:r>
            <w:r w:rsidRPr="00C75A4E">
              <w:t xml:space="preserve"> </w:t>
            </w:r>
            <w:r w:rsidRPr="00C75A4E">
              <w:rPr>
                <w:rFonts w:hint="eastAsia"/>
              </w:rPr>
              <w:t>сообщением</w:t>
            </w:r>
            <w:r w:rsidRPr="00C75A4E">
              <w:t xml:space="preserve"> </w:t>
            </w:r>
            <w:r w:rsidRPr="00C75A4E">
              <w:rPr>
                <w:rFonts w:hint="eastAsia"/>
              </w:rPr>
              <w:t>об</w:t>
            </w:r>
            <w:r w:rsidRPr="00C75A4E">
              <w:t xml:space="preserve"> </w:t>
            </w:r>
            <w:r w:rsidRPr="00C75A4E">
              <w:rPr>
                <w:rFonts w:hint="eastAsia"/>
              </w:rPr>
              <w:t>ошибке</w:t>
            </w:r>
            <w:r w:rsidRPr="00C75A4E">
              <w:t xml:space="preserve"> (</w:t>
            </w:r>
            <w:proofErr w:type="spellStart"/>
            <w:r w:rsidRPr="00C75A4E">
              <w:t>Result</w:t>
            </w:r>
            <w:proofErr w:type="spellEnd"/>
            <w:r w:rsidRPr="00C75A4E">
              <w:t xml:space="preserve"> = E), </w:t>
            </w:r>
            <w:r w:rsidRPr="00C75A4E">
              <w:rPr>
                <w:rFonts w:hint="eastAsia"/>
              </w:rPr>
              <w:t>с</w:t>
            </w:r>
            <w:r w:rsidRPr="00C75A4E">
              <w:t xml:space="preserve"> </w:t>
            </w:r>
            <w:r w:rsidRPr="00C75A4E">
              <w:rPr>
                <w:rFonts w:hint="eastAsia"/>
              </w:rPr>
              <w:t>описанием</w:t>
            </w:r>
            <w:r w:rsidRPr="00C75A4E">
              <w:t xml:space="preserve"> </w:t>
            </w:r>
            <w:r w:rsidRPr="00C75A4E">
              <w:rPr>
                <w:rFonts w:hint="eastAsia"/>
              </w:rPr>
              <w:t>причин</w:t>
            </w:r>
            <w:r w:rsidRPr="00C75A4E">
              <w:t xml:space="preserve"> </w:t>
            </w:r>
            <w:r w:rsidRPr="00C75A4E">
              <w:rPr>
                <w:rFonts w:hint="eastAsia"/>
              </w:rPr>
              <w:t>ошибки</w:t>
            </w:r>
            <w:r w:rsidRPr="00C75A4E">
              <w:t xml:space="preserve"> </w:t>
            </w:r>
            <w:r w:rsidRPr="00C75A4E">
              <w:rPr>
                <w:rFonts w:hint="eastAsia"/>
              </w:rPr>
              <w:t>«Отчет</w:t>
            </w:r>
            <w:r w:rsidRPr="00C75A4E">
              <w:t xml:space="preserve"> </w:t>
            </w:r>
            <w:r w:rsidRPr="00C75A4E">
              <w:rPr>
                <w:rFonts w:hint="eastAsia"/>
              </w:rPr>
              <w:t>не</w:t>
            </w:r>
            <w:r w:rsidRPr="00C75A4E">
              <w:t xml:space="preserve"> </w:t>
            </w:r>
            <w:r w:rsidRPr="00C75A4E">
              <w:rPr>
                <w:rFonts w:hint="eastAsia"/>
              </w:rPr>
              <w:t>содержит</w:t>
            </w:r>
            <w:r w:rsidRPr="00C75A4E">
              <w:t xml:space="preserve"> </w:t>
            </w:r>
            <w:r w:rsidRPr="00C75A4E">
              <w:rPr>
                <w:rFonts w:hint="eastAsia"/>
              </w:rPr>
              <w:t>данных»</w:t>
            </w:r>
          </w:p>
        </w:tc>
      </w:tr>
    </w:tbl>
    <w:p w14:paraId="6DAA0A81" w14:textId="77777777" w:rsidR="00397147" w:rsidRPr="00F12B80" w:rsidRDefault="00397147" w:rsidP="00397147">
      <w:pPr>
        <w:pStyle w:val="31"/>
      </w:pPr>
      <w:bookmarkStart w:id="594" w:name="_Toc226457011"/>
      <w:commentRangeStart w:id="595"/>
      <w:commentRangeStart w:id="596"/>
      <w:r w:rsidRPr="00F12B80">
        <w:lastRenderedPageBreak/>
        <w:t>Пример запроса</w:t>
      </w:r>
      <w:commentRangeEnd w:id="595"/>
      <w:r>
        <w:rPr>
          <w:rStyle w:val="affa"/>
          <w:rFonts w:cs="Times New Roman"/>
          <w:b w:val="0"/>
          <w:iCs w:val="0"/>
        </w:rPr>
        <w:commentReference w:id="595"/>
      </w:r>
      <w:commentRangeEnd w:id="596"/>
      <w:r w:rsidR="00AC3BB4">
        <w:rPr>
          <w:rStyle w:val="affa"/>
          <w:rFonts w:cs="Times New Roman"/>
          <w:b w:val="0"/>
          <w:iCs w:val="0"/>
        </w:rPr>
        <w:commentReference w:id="596"/>
      </w:r>
      <w:bookmarkEnd w:id="594"/>
    </w:p>
    <w:p w14:paraId="1DA061FA" w14:textId="77777777" w:rsidR="00AC3BB4" w:rsidRDefault="00AC3BB4" w:rsidP="00AC3BB4">
      <w:pPr>
        <w:pStyle w:val="GOSTScript"/>
        <w:suppressAutoHyphens/>
      </w:pPr>
      <w:r>
        <w:t>{</w:t>
      </w:r>
    </w:p>
    <w:p w14:paraId="2CDB6D5E" w14:textId="77777777" w:rsidR="00AC3BB4" w:rsidRDefault="00AC3BB4" w:rsidP="00AC3BB4">
      <w:pPr>
        <w:pStyle w:val="GOSTScript"/>
        <w:suppressAutoHyphens/>
      </w:pPr>
      <w:r>
        <w:tab/>
        <w:t>"header": {</w:t>
      </w:r>
    </w:p>
    <w:p w14:paraId="78FF75CD" w14:textId="77777777" w:rsidR="00AC3BB4" w:rsidRDefault="00AC3BB4" w:rsidP="00AC3BB4">
      <w:pPr>
        <w:pStyle w:val="GOSTScript"/>
        <w:suppressAutoHyphens/>
      </w:pPr>
      <w:r>
        <w:tab/>
      </w:r>
      <w:r>
        <w:tab/>
        <w:t>"Source": "ARP",</w:t>
      </w:r>
    </w:p>
    <w:p w14:paraId="7B5744B0" w14:textId="516C1B99" w:rsidR="00AC3BB4" w:rsidRDefault="00AC3BB4" w:rsidP="00AC3BB4">
      <w:pPr>
        <w:pStyle w:val="GOSTScript"/>
        <w:suppressAutoHyphens/>
      </w:pPr>
      <w:r>
        <w:tab/>
      </w:r>
      <w:r>
        <w:tab/>
        <w:t>"ReqDateTime": "202</w:t>
      </w:r>
      <w:r>
        <w:rPr>
          <w:lang w:val="ru-RU"/>
        </w:rPr>
        <w:t>4</w:t>
      </w:r>
      <w:r>
        <w:t>-04-06 14:37:22",</w:t>
      </w:r>
    </w:p>
    <w:p w14:paraId="5DF300A8" w14:textId="77777777" w:rsidR="00AC3BB4" w:rsidRDefault="00AC3BB4" w:rsidP="00AC3BB4">
      <w:pPr>
        <w:pStyle w:val="GOSTScript"/>
        <w:suppressAutoHyphens/>
      </w:pPr>
      <w:r>
        <w:tab/>
      </w:r>
      <w:r>
        <w:tab/>
        <w:t>"Version": "2.4",</w:t>
      </w:r>
    </w:p>
    <w:p w14:paraId="4E6D1C73" w14:textId="77777777" w:rsidR="00AC3BB4" w:rsidRDefault="00AC3BB4" w:rsidP="00AC3BB4">
      <w:pPr>
        <w:pStyle w:val="GOSTScript"/>
        <w:suppressAutoHyphens/>
      </w:pPr>
      <w:r>
        <w:tab/>
      </w:r>
      <w:r>
        <w:tab/>
        <w:t>"ReqGuid": "b0d4ce5d-2757-4699-948c-cfa72ba94f10",</w:t>
      </w:r>
    </w:p>
    <w:p w14:paraId="4AE94570" w14:textId="77777777" w:rsidR="00AC3BB4" w:rsidRDefault="00AC3BB4" w:rsidP="00AC3BB4">
      <w:pPr>
        <w:pStyle w:val="GOSTScript"/>
        <w:suppressAutoHyphens/>
      </w:pPr>
      <w:r>
        <w:tab/>
      </w:r>
      <w:r>
        <w:tab/>
        <w:t>"RequestType": "NCSDM",</w:t>
      </w:r>
    </w:p>
    <w:p w14:paraId="7219B579" w14:textId="77777777" w:rsidR="00AC3BB4" w:rsidRDefault="00AC3BB4" w:rsidP="00AC3BB4">
      <w:pPr>
        <w:pStyle w:val="GOSTScript"/>
        <w:suppressAutoHyphens/>
      </w:pPr>
      <w:r>
        <w:tab/>
      </w:r>
      <w:r>
        <w:tab/>
        <w:t>"Subject": "5300",</w:t>
      </w:r>
    </w:p>
    <w:p w14:paraId="5F53D05A" w14:textId="2D3F3353" w:rsidR="00AC3BB4" w:rsidRDefault="00AC3BB4" w:rsidP="00AC3BB4">
      <w:pPr>
        <w:pStyle w:val="GOSTScript"/>
        <w:suppressAutoHyphens/>
      </w:pPr>
      <w:r>
        <w:tab/>
      </w:r>
      <w:r>
        <w:tab/>
        <w:t>"TradingDay": "202</w:t>
      </w:r>
      <w:r>
        <w:rPr>
          <w:lang w:val="ru-RU"/>
        </w:rPr>
        <w:t>4</w:t>
      </w:r>
      <w:r>
        <w:t>-04-01",</w:t>
      </w:r>
    </w:p>
    <w:p w14:paraId="2D6CEE07" w14:textId="77777777" w:rsidR="00AC3BB4" w:rsidRDefault="00AC3BB4" w:rsidP="00AC3BB4">
      <w:pPr>
        <w:pStyle w:val="GOSTScript"/>
        <w:suppressAutoHyphens/>
      </w:pPr>
      <w:r>
        <w:tab/>
      </w:r>
      <w:r>
        <w:tab/>
        <w:t>"ReturnIfEmpty": 0</w:t>
      </w:r>
    </w:p>
    <w:p w14:paraId="46F45A82" w14:textId="77777777" w:rsidR="00AC3BB4" w:rsidRDefault="00AC3BB4" w:rsidP="00AC3BB4">
      <w:pPr>
        <w:pStyle w:val="GOSTScript"/>
        <w:suppressAutoHyphens/>
      </w:pPr>
      <w:r>
        <w:tab/>
        <w:t>}</w:t>
      </w:r>
    </w:p>
    <w:p w14:paraId="46383BCC" w14:textId="27411082" w:rsidR="00397147" w:rsidRDefault="00AC3BB4" w:rsidP="00AC3BB4">
      <w:pPr>
        <w:pStyle w:val="GOSTScript"/>
        <w:suppressAutoHyphens/>
      </w:pPr>
      <w:r>
        <w:t>}</w:t>
      </w:r>
    </w:p>
    <w:p w14:paraId="765AD40D" w14:textId="77777777" w:rsidR="00397147" w:rsidRPr="00474651" w:rsidRDefault="00397147" w:rsidP="00397147">
      <w:pPr>
        <w:pStyle w:val="21"/>
      </w:pPr>
      <w:bookmarkStart w:id="597" w:name="_Toc226457012"/>
      <w:r w:rsidRPr="000E1E0A">
        <w:lastRenderedPageBreak/>
        <w:t>Параме</w:t>
      </w:r>
      <w:r w:rsidRPr="00474651">
        <w:t>тры ответа</w:t>
      </w:r>
      <w:bookmarkEnd w:id="597"/>
    </w:p>
    <w:p w14:paraId="1585F9DA" w14:textId="3BC9004F" w:rsidR="00397147" w:rsidRDefault="00397147" w:rsidP="00397147">
      <w:pPr>
        <w:pStyle w:val="GOSTNameTable"/>
      </w:pPr>
      <w:r>
        <w:rPr>
          <w:noProof/>
        </w:rPr>
        <w:fldChar w:fldCharType="begin"/>
      </w:r>
      <w:r>
        <w:rPr>
          <w:noProof/>
        </w:rPr>
        <w:instrText xml:space="preserve"> SEQ Таблица \* ARABIC </w:instrText>
      </w:r>
      <w:r>
        <w:rPr>
          <w:noProof/>
        </w:rPr>
        <w:fldChar w:fldCharType="separate"/>
      </w:r>
      <w:bookmarkStart w:id="598" w:name="_Toc226457296"/>
      <w:r w:rsidR="00A67566">
        <w:rPr>
          <w:noProof/>
        </w:rPr>
        <w:t>21</w:t>
      </w:r>
      <w:r>
        <w:rPr>
          <w:noProof/>
        </w:rPr>
        <w:fldChar w:fldCharType="end"/>
      </w:r>
      <w:r>
        <w:t xml:space="preserve"> - </w:t>
      </w:r>
      <w:r w:rsidRPr="00C223D2">
        <w:t xml:space="preserve">Параметры ответа на </w:t>
      </w:r>
      <w:r>
        <w:t xml:space="preserve">запрос </w:t>
      </w:r>
      <w:r w:rsidRPr="001F0072">
        <w:t>«</w:t>
      </w:r>
      <w:r w:rsidRPr="00423112">
        <w:t>Отчет «</w:t>
      </w:r>
      <w:proofErr w:type="spellStart"/>
      <w:r w:rsidR="00597065" w:rsidRPr="00A61223">
        <w:t>Неконсистентность</w:t>
      </w:r>
      <w:proofErr w:type="spellEnd"/>
      <w:r w:rsidR="00597065" w:rsidRPr="00A61223">
        <w:t xml:space="preserve"> данных локального </w:t>
      </w:r>
      <w:proofErr w:type="spellStart"/>
      <w:r w:rsidR="00597065" w:rsidRPr="00A61223">
        <w:t>Датамарта</w:t>
      </w:r>
      <w:proofErr w:type="spellEnd"/>
      <w:r w:rsidR="00597065" w:rsidRPr="00A61223">
        <w:t xml:space="preserve"> и </w:t>
      </w:r>
      <w:proofErr w:type="spellStart"/>
      <w:r w:rsidR="00597065" w:rsidRPr="00A61223">
        <w:t>Супердатамарта</w:t>
      </w:r>
      <w:proofErr w:type="spellEnd"/>
      <w:r w:rsidRPr="00423112">
        <w:t>»</w:t>
      </w:r>
      <w:r>
        <w:t>»</w:t>
      </w:r>
      <w:bookmarkEnd w:id="598"/>
    </w:p>
    <w:tbl>
      <w:tblPr>
        <w:tblStyle w:val="GOSTTable"/>
        <w:tblW w:w="5000" w:type="pct"/>
        <w:tblLayout w:type="fixed"/>
        <w:tblLook w:val="07E0" w:firstRow="1" w:lastRow="1" w:firstColumn="1" w:lastColumn="1" w:noHBand="1" w:noVBand="1"/>
      </w:tblPr>
      <w:tblGrid>
        <w:gridCol w:w="3453"/>
        <w:gridCol w:w="2354"/>
        <w:gridCol w:w="1569"/>
        <w:gridCol w:w="942"/>
        <w:gridCol w:w="989"/>
        <w:gridCol w:w="6387"/>
      </w:tblGrid>
      <w:tr w:rsidR="00397147" w:rsidRPr="00BA7DE0" w14:paraId="462D6A28" w14:textId="77777777" w:rsidTr="00AD5BBD">
        <w:trPr>
          <w:cnfStyle w:val="100000000000" w:firstRow="1" w:lastRow="0" w:firstColumn="0" w:lastColumn="0" w:oddVBand="0" w:evenVBand="0" w:oddHBand="0" w:evenHBand="0" w:firstRowFirstColumn="0" w:firstRowLastColumn="0" w:lastRowFirstColumn="0" w:lastRowLastColumn="0"/>
          <w:trHeight w:val="840"/>
        </w:trPr>
        <w:tc>
          <w:tcPr>
            <w:tcW w:w="1100" w:type="pct"/>
            <w:hideMark/>
          </w:tcPr>
          <w:p w14:paraId="4FCECEE0" w14:textId="77777777" w:rsidR="00397147" w:rsidRPr="000E1E0A" w:rsidRDefault="00397147" w:rsidP="00AD5BBD">
            <w:pPr>
              <w:pStyle w:val="GOSTTableHead"/>
            </w:pPr>
            <w:r w:rsidRPr="000E1E0A">
              <w:t>Наименование параметра</w:t>
            </w:r>
          </w:p>
        </w:tc>
        <w:tc>
          <w:tcPr>
            <w:tcW w:w="750" w:type="pct"/>
            <w:hideMark/>
          </w:tcPr>
          <w:p w14:paraId="4BE3476F" w14:textId="77777777" w:rsidR="00397147" w:rsidRPr="00474651" w:rsidRDefault="00397147" w:rsidP="00AD5BBD">
            <w:pPr>
              <w:pStyle w:val="GOSTTableHead"/>
            </w:pPr>
            <w:r w:rsidRPr="00474651">
              <w:t>Название тэга</w:t>
            </w:r>
          </w:p>
        </w:tc>
        <w:tc>
          <w:tcPr>
            <w:tcW w:w="500" w:type="pct"/>
            <w:hideMark/>
          </w:tcPr>
          <w:p w14:paraId="693841EB" w14:textId="77777777" w:rsidR="00397147" w:rsidRPr="00890A8D" w:rsidRDefault="00397147" w:rsidP="00AD5BBD">
            <w:pPr>
              <w:pStyle w:val="GOSTTableHead"/>
            </w:pPr>
            <w:r w:rsidRPr="00890A8D">
              <w:t>Тип данных</w:t>
            </w:r>
          </w:p>
        </w:tc>
        <w:tc>
          <w:tcPr>
            <w:tcW w:w="300" w:type="pct"/>
          </w:tcPr>
          <w:p w14:paraId="2E45B0FC" w14:textId="77777777" w:rsidR="00397147" w:rsidRPr="00BA7A4A" w:rsidRDefault="00397147" w:rsidP="00AD5BBD">
            <w:pPr>
              <w:pStyle w:val="GOSTTableHead"/>
            </w:pPr>
            <w:r w:rsidRPr="00BA7A4A">
              <w:t>Обязательность</w:t>
            </w:r>
          </w:p>
        </w:tc>
        <w:tc>
          <w:tcPr>
            <w:tcW w:w="315" w:type="pct"/>
          </w:tcPr>
          <w:p w14:paraId="42A37A81" w14:textId="77777777" w:rsidR="00397147" w:rsidRPr="00BA7A4A" w:rsidRDefault="00397147" w:rsidP="00AD5BBD">
            <w:pPr>
              <w:pStyle w:val="GOSTTableHead"/>
            </w:pPr>
            <w:r w:rsidRPr="00BA7A4A">
              <w:t>Размерность</w:t>
            </w:r>
          </w:p>
        </w:tc>
        <w:tc>
          <w:tcPr>
            <w:tcW w:w="2035" w:type="pct"/>
            <w:hideMark/>
          </w:tcPr>
          <w:p w14:paraId="149F813B" w14:textId="77777777" w:rsidR="00397147" w:rsidRPr="00BA7A4A" w:rsidRDefault="00397147" w:rsidP="00AD5BBD">
            <w:pPr>
              <w:pStyle w:val="GOSTTableHead"/>
            </w:pPr>
            <w:r w:rsidRPr="00BA7A4A">
              <w:t>Описание</w:t>
            </w:r>
          </w:p>
        </w:tc>
      </w:tr>
      <w:tr w:rsidR="00397147" w:rsidRPr="00BA7DE0" w14:paraId="75499088" w14:textId="77777777" w:rsidTr="00AD5BBD">
        <w:tc>
          <w:tcPr>
            <w:tcW w:w="5000" w:type="pct"/>
            <w:gridSpan w:val="6"/>
          </w:tcPr>
          <w:p w14:paraId="574E636F" w14:textId="77777777" w:rsidR="00397147" w:rsidRPr="003F2180" w:rsidRDefault="00397147" w:rsidP="00AD5BBD">
            <w:pPr>
              <w:pStyle w:val="GOSTTableHead"/>
              <w:rPr>
                <w:szCs w:val="22"/>
              </w:rPr>
            </w:pPr>
            <w:r w:rsidRPr="00106607">
              <w:rPr>
                <w:szCs w:val="22"/>
              </w:rPr>
              <w:t>Перечень параметров ответа (</w:t>
            </w:r>
            <w:r w:rsidRPr="00106607">
              <w:rPr>
                <w:szCs w:val="22"/>
                <w:lang w:val="en-US"/>
              </w:rPr>
              <w:t>header</w:t>
            </w:r>
            <w:r w:rsidRPr="00106607">
              <w:rPr>
                <w:szCs w:val="22"/>
              </w:rPr>
              <w:t>)</w:t>
            </w:r>
          </w:p>
        </w:tc>
      </w:tr>
      <w:tr w:rsidR="00397147" w:rsidRPr="00BA7DE0" w14:paraId="40FBCBC3" w14:textId="77777777" w:rsidTr="00AD5BBD">
        <w:tc>
          <w:tcPr>
            <w:tcW w:w="1100" w:type="pct"/>
          </w:tcPr>
          <w:p w14:paraId="223AB13C" w14:textId="77777777" w:rsidR="00397147" w:rsidRPr="00106607" w:rsidRDefault="00397147" w:rsidP="00AD5BBD">
            <w:pPr>
              <w:pStyle w:val="GOSTTablenorm"/>
              <w:suppressAutoHyphens/>
            </w:pPr>
            <w:r w:rsidRPr="00106607">
              <w:t>Система -</w:t>
            </w:r>
            <w:r>
              <w:t xml:space="preserve"> </w:t>
            </w:r>
            <w:r w:rsidRPr="00106607">
              <w:t>отправитель запроса</w:t>
            </w:r>
          </w:p>
        </w:tc>
        <w:tc>
          <w:tcPr>
            <w:tcW w:w="750" w:type="pct"/>
          </w:tcPr>
          <w:p w14:paraId="40AE2024" w14:textId="77777777" w:rsidR="00397147" w:rsidRPr="003F2180" w:rsidRDefault="00397147" w:rsidP="00AD5BBD">
            <w:pPr>
              <w:pStyle w:val="GOSTTablenorm"/>
              <w:suppressAutoHyphens/>
              <w:rPr>
                <w:lang w:val="en-US"/>
              </w:rPr>
            </w:pPr>
            <w:r w:rsidRPr="003F2180">
              <w:rPr>
                <w:lang w:val="en-US"/>
              </w:rPr>
              <w:t>Source</w:t>
            </w:r>
          </w:p>
        </w:tc>
        <w:tc>
          <w:tcPr>
            <w:tcW w:w="500" w:type="pct"/>
          </w:tcPr>
          <w:p w14:paraId="7313DAA5" w14:textId="77777777" w:rsidR="00397147" w:rsidRPr="00BA7DE0" w:rsidRDefault="00397147" w:rsidP="00AD5BBD">
            <w:pPr>
              <w:pStyle w:val="GOSTTablenorm"/>
              <w:suppressAutoHyphens/>
              <w:rPr>
                <w:lang w:val="en-US"/>
              </w:rPr>
            </w:pPr>
            <w:r w:rsidRPr="00BA7DE0">
              <w:t>Строка</w:t>
            </w:r>
          </w:p>
        </w:tc>
        <w:tc>
          <w:tcPr>
            <w:tcW w:w="300" w:type="pct"/>
          </w:tcPr>
          <w:p w14:paraId="5BB7D66A" w14:textId="77777777" w:rsidR="00397147" w:rsidRPr="00BA7DE0" w:rsidRDefault="00397147" w:rsidP="00AD5BBD">
            <w:pPr>
              <w:pStyle w:val="GOSTTablenorm"/>
              <w:suppressAutoHyphens/>
            </w:pPr>
            <w:r w:rsidRPr="00BA7DE0">
              <w:t>Да</w:t>
            </w:r>
          </w:p>
        </w:tc>
        <w:tc>
          <w:tcPr>
            <w:tcW w:w="315" w:type="pct"/>
          </w:tcPr>
          <w:p w14:paraId="36A97EB2" w14:textId="77777777" w:rsidR="00397147" w:rsidRPr="00BA7DE0" w:rsidRDefault="00397147" w:rsidP="00AD5BBD">
            <w:pPr>
              <w:pStyle w:val="GOSTTablenorm"/>
              <w:suppressAutoHyphens/>
              <w:rPr>
                <w:lang w:val="en-US"/>
              </w:rPr>
            </w:pPr>
            <w:r w:rsidRPr="00BA7DE0">
              <w:t>&lt;=</w:t>
            </w:r>
            <w:r w:rsidRPr="00BA7DE0">
              <w:rPr>
                <w:lang w:val="en-US"/>
              </w:rPr>
              <w:t>10</w:t>
            </w:r>
          </w:p>
        </w:tc>
        <w:tc>
          <w:tcPr>
            <w:tcW w:w="2035" w:type="pct"/>
          </w:tcPr>
          <w:p w14:paraId="1F6E3281" w14:textId="6BF51EE6" w:rsidR="00397147" w:rsidRDefault="00397147" w:rsidP="00AD5BBD">
            <w:pPr>
              <w:pStyle w:val="GOSTTablenorm"/>
              <w:suppressAutoHyphens/>
            </w:pPr>
            <w:r w:rsidRPr="00106607">
              <w:t xml:space="preserve">ФП </w:t>
            </w:r>
            <w:r w:rsidRPr="00BA7DE0">
              <w:t xml:space="preserve">ГИИС ЭБ </w:t>
            </w:r>
            <w:r w:rsidR="008912C5">
              <w:t>- отправитель запроса.</w:t>
            </w:r>
          </w:p>
          <w:p w14:paraId="61944F69" w14:textId="77777777" w:rsidR="00397147" w:rsidRPr="001D05D7" w:rsidRDefault="00397147" w:rsidP="00AD5BBD">
            <w:pPr>
              <w:pStyle w:val="GOSTTablenorm"/>
              <w:suppressAutoHyphens/>
            </w:pPr>
            <w:r w:rsidRPr="001D05D7">
              <w:t>Возможные значения:</w:t>
            </w:r>
          </w:p>
          <w:p w14:paraId="11B7531A" w14:textId="4B88CD6E" w:rsidR="00397147" w:rsidRPr="00141AE4" w:rsidRDefault="00597065" w:rsidP="00AD5BBD">
            <w:pPr>
              <w:pStyle w:val="GOSTTableListMark1"/>
              <w:suppressAutoHyphens/>
            </w:pPr>
            <w:r w:rsidRPr="001D05D7">
              <w:rPr>
                <w:lang w:val="en-US"/>
              </w:rPr>
              <w:t>ARP (ПУИО ЭБ)</w:t>
            </w:r>
          </w:p>
        </w:tc>
      </w:tr>
      <w:tr w:rsidR="00397147" w:rsidRPr="00BA7DE0" w14:paraId="2F11C811" w14:textId="77777777" w:rsidTr="00AD5BBD">
        <w:tc>
          <w:tcPr>
            <w:tcW w:w="1100" w:type="pct"/>
          </w:tcPr>
          <w:p w14:paraId="16C4BDFA" w14:textId="77777777" w:rsidR="00397147" w:rsidRPr="00106607" w:rsidRDefault="00397147" w:rsidP="00AD5BBD">
            <w:pPr>
              <w:pStyle w:val="GOSTTablenorm"/>
              <w:suppressAutoHyphens/>
            </w:pPr>
            <w:r w:rsidRPr="00106607">
              <w:t>Система - получатель ответа</w:t>
            </w:r>
          </w:p>
        </w:tc>
        <w:tc>
          <w:tcPr>
            <w:tcW w:w="750" w:type="pct"/>
          </w:tcPr>
          <w:p w14:paraId="14B8D3E6" w14:textId="77777777" w:rsidR="00397147" w:rsidRPr="003F2180" w:rsidRDefault="00397147" w:rsidP="00AD5BBD">
            <w:pPr>
              <w:pStyle w:val="GOSTTablenorm"/>
              <w:suppressAutoHyphens/>
            </w:pPr>
            <w:r w:rsidRPr="00106607">
              <w:rPr>
                <w:lang w:val="en-US"/>
              </w:rPr>
              <w:t>Receiver</w:t>
            </w:r>
          </w:p>
        </w:tc>
        <w:tc>
          <w:tcPr>
            <w:tcW w:w="500" w:type="pct"/>
          </w:tcPr>
          <w:p w14:paraId="11A5DB40" w14:textId="77777777" w:rsidR="00397147" w:rsidRPr="00BA7DE0" w:rsidRDefault="00397147" w:rsidP="00AD5BBD">
            <w:pPr>
              <w:pStyle w:val="GOSTTablenorm"/>
              <w:suppressAutoHyphens/>
            </w:pPr>
            <w:r w:rsidRPr="00BA7DE0">
              <w:t>Строка</w:t>
            </w:r>
          </w:p>
        </w:tc>
        <w:tc>
          <w:tcPr>
            <w:tcW w:w="300" w:type="pct"/>
          </w:tcPr>
          <w:p w14:paraId="22D8DEAC" w14:textId="77777777" w:rsidR="00397147" w:rsidRPr="00BA7DE0" w:rsidRDefault="00397147" w:rsidP="00AD5BBD">
            <w:pPr>
              <w:pStyle w:val="GOSTTablenorm"/>
              <w:suppressAutoHyphens/>
            </w:pPr>
            <w:r w:rsidRPr="00BA7DE0">
              <w:t>Да</w:t>
            </w:r>
          </w:p>
        </w:tc>
        <w:tc>
          <w:tcPr>
            <w:tcW w:w="315" w:type="pct"/>
          </w:tcPr>
          <w:p w14:paraId="74E33DB4" w14:textId="77777777" w:rsidR="00397147" w:rsidRPr="00BA7DE0" w:rsidRDefault="00397147" w:rsidP="00AD5BBD">
            <w:pPr>
              <w:pStyle w:val="GOSTTablenorm"/>
              <w:suppressAutoHyphens/>
            </w:pPr>
            <w:r w:rsidRPr="00BA7DE0">
              <w:t>&lt;=10</w:t>
            </w:r>
          </w:p>
        </w:tc>
        <w:tc>
          <w:tcPr>
            <w:tcW w:w="2035" w:type="pct"/>
          </w:tcPr>
          <w:p w14:paraId="4CC31EB2" w14:textId="2336D29A" w:rsidR="00397147" w:rsidRDefault="00397147" w:rsidP="00AD5BBD">
            <w:pPr>
              <w:pStyle w:val="GOSTTablenorm"/>
              <w:suppressAutoHyphens/>
            </w:pPr>
            <w:r w:rsidRPr="00106607">
              <w:t xml:space="preserve">ФП </w:t>
            </w:r>
            <w:r w:rsidRPr="00BA7DE0">
              <w:t xml:space="preserve">ГИИС ЭБ </w:t>
            </w:r>
            <w:r w:rsidR="008912C5">
              <w:t>- получатель ответа.</w:t>
            </w:r>
          </w:p>
          <w:p w14:paraId="747D79B0" w14:textId="77777777" w:rsidR="00397147" w:rsidRPr="001D05D7" w:rsidRDefault="00397147" w:rsidP="00AD5BBD">
            <w:pPr>
              <w:pStyle w:val="GOSTTablenorm"/>
              <w:suppressAutoHyphens/>
            </w:pPr>
            <w:r w:rsidRPr="001D05D7">
              <w:t>Возможные значения:</w:t>
            </w:r>
          </w:p>
          <w:p w14:paraId="0CB24BC7" w14:textId="21A06CC8" w:rsidR="00397147" w:rsidRPr="00141AE4" w:rsidRDefault="00597065" w:rsidP="00AD5BBD">
            <w:pPr>
              <w:pStyle w:val="GOSTTableListMark1"/>
              <w:suppressAutoHyphens/>
            </w:pPr>
            <w:r w:rsidRPr="001D05D7">
              <w:rPr>
                <w:lang w:val="en-US"/>
              </w:rPr>
              <w:t>ARP (ПУИО ЭБ)</w:t>
            </w:r>
          </w:p>
        </w:tc>
      </w:tr>
      <w:tr w:rsidR="00397147" w:rsidRPr="00BA7DE0" w14:paraId="79B23B6C" w14:textId="77777777" w:rsidTr="00AD5BBD">
        <w:tc>
          <w:tcPr>
            <w:tcW w:w="1100" w:type="pct"/>
          </w:tcPr>
          <w:p w14:paraId="5835058C" w14:textId="77777777" w:rsidR="00397147" w:rsidRPr="00106607" w:rsidRDefault="00397147" w:rsidP="00AD5BBD">
            <w:pPr>
              <w:pStyle w:val="GOSTTablenorm"/>
              <w:suppressAutoHyphens/>
            </w:pPr>
            <w:r w:rsidRPr="00106607">
              <w:t>Дата и время ответа</w:t>
            </w:r>
          </w:p>
        </w:tc>
        <w:tc>
          <w:tcPr>
            <w:tcW w:w="750" w:type="pct"/>
          </w:tcPr>
          <w:p w14:paraId="0522AFBE" w14:textId="77777777" w:rsidR="00397147" w:rsidRPr="003F2180" w:rsidRDefault="00397147" w:rsidP="00AD5BBD">
            <w:pPr>
              <w:pStyle w:val="GOSTTablenorm"/>
              <w:suppressAutoHyphens/>
              <w:rPr>
                <w:lang w:val="en-US"/>
              </w:rPr>
            </w:pPr>
            <w:proofErr w:type="spellStart"/>
            <w:r w:rsidRPr="00106607">
              <w:rPr>
                <w:lang w:val="en-US"/>
              </w:rPr>
              <w:t>AnsDateTime</w:t>
            </w:r>
            <w:proofErr w:type="spellEnd"/>
          </w:p>
        </w:tc>
        <w:tc>
          <w:tcPr>
            <w:tcW w:w="500" w:type="pct"/>
          </w:tcPr>
          <w:p w14:paraId="1EBCC45F" w14:textId="77777777" w:rsidR="00397147" w:rsidRPr="00BA7DE0" w:rsidRDefault="00397147" w:rsidP="00AD5BBD">
            <w:pPr>
              <w:pStyle w:val="GOSTTablenorm"/>
              <w:suppressAutoHyphens/>
            </w:pPr>
            <w:r w:rsidRPr="00BA7DE0">
              <w:t>Дата-время (</w:t>
            </w:r>
            <w:r w:rsidRPr="00BA7DE0">
              <w:rPr>
                <w:lang w:val="en-US"/>
              </w:rPr>
              <w:t>timestamp</w:t>
            </w:r>
            <w:r w:rsidRPr="00BA7DE0">
              <w:t>)</w:t>
            </w:r>
          </w:p>
        </w:tc>
        <w:tc>
          <w:tcPr>
            <w:tcW w:w="300" w:type="pct"/>
          </w:tcPr>
          <w:p w14:paraId="4AC63AC4" w14:textId="77777777" w:rsidR="00397147" w:rsidRPr="00BA7DE0" w:rsidRDefault="00397147" w:rsidP="00AD5BBD">
            <w:pPr>
              <w:pStyle w:val="GOSTTablenorm"/>
              <w:suppressAutoHyphens/>
            </w:pPr>
            <w:r w:rsidRPr="00BA7DE0">
              <w:t>Да</w:t>
            </w:r>
          </w:p>
        </w:tc>
        <w:tc>
          <w:tcPr>
            <w:tcW w:w="315" w:type="pct"/>
          </w:tcPr>
          <w:p w14:paraId="31C94B45" w14:textId="77777777" w:rsidR="00397147" w:rsidRPr="00BA7DE0" w:rsidRDefault="00397147" w:rsidP="00AD5BBD">
            <w:pPr>
              <w:pStyle w:val="GOSTTablenorm"/>
              <w:suppressAutoHyphens/>
            </w:pPr>
          </w:p>
        </w:tc>
        <w:tc>
          <w:tcPr>
            <w:tcW w:w="2035" w:type="pct"/>
          </w:tcPr>
          <w:p w14:paraId="12595648" w14:textId="77777777" w:rsidR="00397147" w:rsidRPr="003F2180" w:rsidRDefault="00397147" w:rsidP="00AD5BBD">
            <w:pPr>
              <w:pStyle w:val="GOSTTablenorm"/>
              <w:suppressAutoHyphens/>
            </w:pPr>
            <w:r w:rsidRPr="00106607">
              <w:t xml:space="preserve">Дата и время формирования ответа </w:t>
            </w:r>
            <w:r w:rsidRPr="00106607">
              <w:rPr>
                <w:lang w:val="en-US"/>
              </w:rPr>
              <w:t>SVAP</w:t>
            </w:r>
            <w:r w:rsidRPr="00106607">
              <w:t>.</w:t>
            </w:r>
          </w:p>
          <w:p w14:paraId="084FD530" w14:textId="77777777" w:rsidR="00397147" w:rsidRPr="00127F5B" w:rsidRDefault="00397147" w:rsidP="00AD5BBD">
            <w:pPr>
              <w:pStyle w:val="GOSTTablenorm"/>
              <w:suppressAutoHyphens/>
            </w:pPr>
            <w:r w:rsidRPr="00711EB3">
              <w:t xml:space="preserve">Формат </w:t>
            </w:r>
            <w:r w:rsidRPr="00711EB3">
              <w:rPr>
                <w:lang w:val="en-US"/>
              </w:rPr>
              <w:t>YYYY</w:t>
            </w:r>
            <w:r w:rsidRPr="004570C1">
              <w:t>-</w:t>
            </w:r>
            <w:r w:rsidRPr="00C04ABF">
              <w:rPr>
                <w:lang w:val="en-US"/>
              </w:rPr>
              <w:t>MM</w:t>
            </w:r>
            <w:r w:rsidRPr="00AF60EA">
              <w:t>-</w:t>
            </w:r>
            <w:r w:rsidRPr="00AF60EA">
              <w:rPr>
                <w:lang w:val="en-US"/>
              </w:rPr>
              <w:t>DD</w:t>
            </w:r>
            <w:r w:rsidRPr="00AF60EA">
              <w:t xml:space="preserve"> </w:t>
            </w:r>
            <w:proofErr w:type="spellStart"/>
            <w:r w:rsidRPr="00AF60EA">
              <w:rPr>
                <w:lang w:val="en-US"/>
              </w:rPr>
              <w:t>hh</w:t>
            </w:r>
            <w:proofErr w:type="spellEnd"/>
            <w:r w:rsidRPr="00AF60EA">
              <w:t>:</w:t>
            </w:r>
            <w:proofErr w:type="gramStart"/>
            <w:r w:rsidRPr="00AF60EA">
              <w:rPr>
                <w:lang w:val="en-US"/>
              </w:rPr>
              <w:t>mm</w:t>
            </w:r>
            <w:r w:rsidRPr="00AF60EA">
              <w:t>:</w:t>
            </w:r>
            <w:r w:rsidRPr="00AF60EA">
              <w:rPr>
                <w:lang w:val="en-US"/>
              </w:rPr>
              <w:t>ss</w:t>
            </w:r>
            <w:proofErr w:type="gramEnd"/>
          </w:p>
        </w:tc>
      </w:tr>
      <w:tr w:rsidR="00397147" w:rsidRPr="00BA7DE0" w14:paraId="52F5B496" w14:textId="77777777" w:rsidTr="00AD5BBD">
        <w:tc>
          <w:tcPr>
            <w:tcW w:w="1100" w:type="pct"/>
          </w:tcPr>
          <w:p w14:paraId="459E85C9" w14:textId="77777777" w:rsidR="00397147" w:rsidRPr="00106607" w:rsidRDefault="00397147" w:rsidP="00AD5BBD">
            <w:pPr>
              <w:pStyle w:val="GOSTTablenorm"/>
              <w:suppressAutoHyphens/>
            </w:pPr>
            <w:r w:rsidRPr="00106607">
              <w:t>Версия формата</w:t>
            </w:r>
          </w:p>
        </w:tc>
        <w:tc>
          <w:tcPr>
            <w:tcW w:w="750" w:type="pct"/>
          </w:tcPr>
          <w:p w14:paraId="6D7F4B0E" w14:textId="77777777" w:rsidR="00397147" w:rsidRPr="003F2180" w:rsidRDefault="00397147" w:rsidP="00AD5BBD">
            <w:pPr>
              <w:pStyle w:val="GOSTTablenorm"/>
              <w:suppressAutoHyphens/>
              <w:rPr>
                <w:lang w:val="en-US"/>
              </w:rPr>
            </w:pPr>
            <w:r w:rsidRPr="00106607">
              <w:rPr>
                <w:lang w:val="en-US"/>
              </w:rPr>
              <w:t>Version</w:t>
            </w:r>
          </w:p>
        </w:tc>
        <w:tc>
          <w:tcPr>
            <w:tcW w:w="500" w:type="pct"/>
          </w:tcPr>
          <w:p w14:paraId="476F4C86" w14:textId="77777777" w:rsidR="00397147" w:rsidRPr="00BA7DE0" w:rsidRDefault="00397147" w:rsidP="00AD5BBD">
            <w:pPr>
              <w:pStyle w:val="GOSTTablenorm"/>
              <w:suppressAutoHyphens/>
              <w:rPr>
                <w:lang w:val="en-US"/>
              </w:rPr>
            </w:pPr>
            <w:r w:rsidRPr="00BA7DE0">
              <w:t>Строка</w:t>
            </w:r>
          </w:p>
        </w:tc>
        <w:tc>
          <w:tcPr>
            <w:tcW w:w="300" w:type="pct"/>
          </w:tcPr>
          <w:p w14:paraId="13D79503" w14:textId="77777777" w:rsidR="00397147" w:rsidRPr="00BA7DE0" w:rsidRDefault="00397147" w:rsidP="00AD5BBD">
            <w:pPr>
              <w:pStyle w:val="GOSTTablenorm"/>
              <w:suppressAutoHyphens/>
            </w:pPr>
            <w:r w:rsidRPr="00BA7DE0">
              <w:t>Да</w:t>
            </w:r>
          </w:p>
        </w:tc>
        <w:tc>
          <w:tcPr>
            <w:tcW w:w="315" w:type="pct"/>
          </w:tcPr>
          <w:p w14:paraId="507C4FE2" w14:textId="77777777" w:rsidR="00397147" w:rsidRPr="00106607" w:rsidRDefault="00397147" w:rsidP="00AD5BBD">
            <w:pPr>
              <w:pStyle w:val="GOSTTablenorm"/>
              <w:suppressAutoHyphens/>
              <w:rPr>
                <w:lang w:val="en-US"/>
              </w:rPr>
            </w:pPr>
            <w:r w:rsidRPr="00106607">
              <w:t>&lt;=</w:t>
            </w:r>
            <w:r w:rsidRPr="00106607">
              <w:rPr>
                <w:lang w:val="en-US"/>
              </w:rPr>
              <w:t>10</w:t>
            </w:r>
          </w:p>
        </w:tc>
        <w:tc>
          <w:tcPr>
            <w:tcW w:w="2035" w:type="pct"/>
          </w:tcPr>
          <w:p w14:paraId="4C1168FE" w14:textId="77777777" w:rsidR="00397147" w:rsidRPr="003F2180" w:rsidRDefault="00397147" w:rsidP="00AD5BBD">
            <w:pPr>
              <w:pStyle w:val="GOSTTablenorm"/>
              <w:suppressAutoHyphens/>
            </w:pPr>
            <w:r w:rsidRPr="003F2180">
              <w:t>Версия формата ответа</w:t>
            </w:r>
          </w:p>
        </w:tc>
      </w:tr>
      <w:tr w:rsidR="00397147" w:rsidRPr="00BA7DE0" w14:paraId="5A94073F" w14:textId="77777777" w:rsidTr="00AD5BBD">
        <w:tc>
          <w:tcPr>
            <w:tcW w:w="1100" w:type="pct"/>
          </w:tcPr>
          <w:p w14:paraId="371DAFF1" w14:textId="77777777" w:rsidR="00397147" w:rsidRPr="00106607" w:rsidRDefault="00397147" w:rsidP="00AD5BBD">
            <w:pPr>
              <w:pStyle w:val="GOSTTablenorm"/>
              <w:suppressAutoHyphens/>
            </w:pPr>
            <w:r w:rsidRPr="00106607">
              <w:t>Глобальный идентификатор запроса</w:t>
            </w:r>
          </w:p>
        </w:tc>
        <w:tc>
          <w:tcPr>
            <w:tcW w:w="750" w:type="pct"/>
          </w:tcPr>
          <w:p w14:paraId="08F3750A" w14:textId="77777777" w:rsidR="00397147" w:rsidRPr="00711EB3" w:rsidRDefault="00397147" w:rsidP="00AD5BBD">
            <w:pPr>
              <w:pStyle w:val="GOSTTablenorm"/>
              <w:suppressAutoHyphens/>
              <w:rPr>
                <w:lang w:val="en-US"/>
              </w:rPr>
            </w:pPr>
            <w:r w:rsidRPr="00106607">
              <w:rPr>
                <w:lang w:val="en-US"/>
              </w:rPr>
              <w:t>Req</w:t>
            </w:r>
            <w:r w:rsidRPr="003F2180">
              <w:t>G</w:t>
            </w:r>
            <w:proofErr w:type="spellStart"/>
            <w:r w:rsidRPr="00711EB3">
              <w:rPr>
                <w:lang w:val="en-US"/>
              </w:rPr>
              <w:t>uid</w:t>
            </w:r>
            <w:proofErr w:type="spellEnd"/>
          </w:p>
        </w:tc>
        <w:tc>
          <w:tcPr>
            <w:tcW w:w="500" w:type="pct"/>
          </w:tcPr>
          <w:p w14:paraId="7EDDB4DB" w14:textId="77777777" w:rsidR="00397147" w:rsidRPr="00BA7DE0" w:rsidRDefault="00397147" w:rsidP="00AD5BBD">
            <w:pPr>
              <w:pStyle w:val="GOSTTablenorm"/>
              <w:suppressAutoHyphens/>
            </w:pPr>
            <w:r w:rsidRPr="00BA7DE0">
              <w:rPr>
                <w:lang w:val="en-US"/>
              </w:rPr>
              <w:t>GUID</w:t>
            </w:r>
          </w:p>
        </w:tc>
        <w:tc>
          <w:tcPr>
            <w:tcW w:w="300" w:type="pct"/>
          </w:tcPr>
          <w:p w14:paraId="1A70268E" w14:textId="77777777" w:rsidR="00397147" w:rsidRPr="00BA7DE0" w:rsidRDefault="00397147" w:rsidP="00AD5BBD">
            <w:pPr>
              <w:pStyle w:val="GOSTTablenorm"/>
              <w:suppressAutoHyphens/>
            </w:pPr>
            <w:r w:rsidRPr="00BA7DE0">
              <w:t>Да</w:t>
            </w:r>
          </w:p>
        </w:tc>
        <w:tc>
          <w:tcPr>
            <w:tcW w:w="315" w:type="pct"/>
          </w:tcPr>
          <w:p w14:paraId="5B83C5C3" w14:textId="77777777" w:rsidR="00397147" w:rsidRPr="00106607" w:rsidRDefault="00397147" w:rsidP="00AD5BBD">
            <w:pPr>
              <w:pStyle w:val="GOSTTablenorm"/>
              <w:suppressAutoHyphens/>
              <w:rPr>
                <w:lang w:val="en-US"/>
              </w:rPr>
            </w:pPr>
            <w:r w:rsidRPr="00106607">
              <w:rPr>
                <w:lang w:val="en-US"/>
              </w:rPr>
              <w:t>=</w:t>
            </w:r>
            <w:r w:rsidRPr="00106607">
              <w:t>36</w:t>
            </w:r>
          </w:p>
        </w:tc>
        <w:tc>
          <w:tcPr>
            <w:tcW w:w="2035" w:type="pct"/>
          </w:tcPr>
          <w:p w14:paraId="6946C22C" w14:textId="77777777" w:rsidR="00397147" w:rsidRPr="003F2180" w:rsidRDefault="00397147" w:rsidP="00AD5BBD">
            <w:pPr>
              <w:pStyle w:val="GOSTTablenorm"/>
              <w:suppressAutoHyphens/>
            </w:pPr>
            <w:r w:rsidRPr="003F2180">
              <w:t>Уникальный идентификатор запроса (с тире), на который направляется ответ</w:t>
            </w:r>
          </w:p>
        </w:tc>
      </w:tr>
      <w:tr w:rsidR="00397147" w:rsidRPr="00BA7DE0" w14:paraId="7962B3F0" w14:textId="77777777" w:rsidTr="00AD5BBD">
        <w:tc>
          <w:tcPr>
            <w:tcW w:w="1100" w:type="pct"/>
          </w:tcPr>
          <w:p w14:paraId="7BE6DFFD" w14:textId="77777777" w:rsidR="00397147" w:rsidRPr="00106607" w:rsidRDefault="00397147" w:rsidP="00AD5BBD">
            <w:pPr>
              <w:pStyle w:val="GOSTTablenorm"/>
              <w:suppressAutoHyphens/>
            </w:pPr>
            <w:r w:rsidRPr="00BA7DE0">
              <w:t>Глобальный идентификатор ответа</w:t>
            </w:r>
          </w:p>
        </w:tc>
        <w:tc>
          <w:tcPr>
            <w:tcW w:w="750" w:type="pct"/>
          </w:tcPr>
          <w:p w14:paraId="632BE086" w14:textId="77777777" w:rsidR="00397147" w:rsidRPr="00106607" w:rsidRDefault="00397147" w:rsidP="00AD5BBD">
            <w:pPr>
              <w:pStyle w:val="GOSTTablenorm"/>
              <w:suppressAutoHyphens/>
              <w:rPr>
                <w:lang w:val="en-US"/>
              </w:rPr>
            </w:pPr>
            <w:proofErr w:type="spellStart"/>
            <w:r w:rsidRPr="00BA7DE0">
              <w:rPr>
                <w:lang w:val="en-US"/>
              </w:rPr>
              <w:t>AnsGuid</w:t>
            </w:r>
            <w:proofErr w:type="spellEnd"/>
          </w:p>
        </w:tc>
        <w:tc>
          <w:tcPr>
            <w:tcW w:w="500" w:type="pct"/>
          </w:tcPr>
          <w:p w14:paraId="25515903" w14:textId="77777777" w:rsidR="00397147" w:rsidRPr="00BA7DE0" w:rsidRDefault="00397147" w:rsidP="00AD5BBD">
            <w:pPr>
              <w:pStyle w:val="GOSTTablenorm"/>
              <w:suppressAutoHyphens/>
              <w:rPr>
                <w:lang w:val="en-US"/>
              </w:rPr>
            </w:pPr>
            <w:r w:rsidRPr="00BA7DE0">
              <w:rPr>
                <w:lang w:val="en-US"/>
              </w:rPr>
              <w:t>GUID</w:t>
            </w:r>
          </w:p>
        </w:tc>
        <w:tc>
          <w:tcPr>
            <w:tcW w:w="300" w:type="pct"/>
          </w:tcPr>
          <w:p w14:paraId="3CD083E2" w14:textId="77777777" w:rsidR="00397147" w:rsidRPr="00BA7DE0" w:rsidRDefault="00397147" w:rsidP="00AD5BBD">
            <w:pPr>
              <w:pStyle w:val="GOSTTablenorm"/>
              <w:suppressAutoHyphens/>
            </w:pPr>
            <w:r w:rsidRPr="00BA7DE0">
              <w:t>Да</w:t>
            </w:r>
          </w:p>
        </w:tc>
        <w:tc>
          <w:tcPr>
            <w:tcW w:w="315" w:type="pct"/>
          </w:tcPr>
          <w:p w14:paraId="26604CFF" w14:textId="77777777" w:rsidR="00397147" w:rsidRPr="00106607" w:rsidRDefault="00397147" w:rsidP="00AD5BBD">
            <w:pPr>
              <w:pStyle w:val="GOSTTablenorm"/>
              <w:suppressAutoHyphens/>
              <w:rPr>
                <w:lang w:val="en-US"/>
              </w:rPr>
            </w:pPr>
            <w:r w:rsidRPr="00BA7DE0">
              <w:rPr>
                <w:lang w:val="en-US"/>
              </w:rPr>
              <w:t>=</w:t>
            </w:r>
            <w:r w:rsidRPr="00BA7DE0">
              <w:t>36</w:t>
            </w:r>
          </w:p>
        </w:tc>
        <w:tc>
          <w:tcPr>
            <w:tcW w:w="2035" w:type="pct"/>
          </w:tcPr>
          <w:p w14:paraId="57768896" w14:textId="77777777" w:rsidR="00397147" w:rsidRPr="00106607" w:rsidRDefault="00397147" w:rsidP="00AD5BBD">
            <w:pPr>
              <w:pStyle w:val="GOSTTablenorm"/>
              <w:suppressAutoHyphens/>
            </w:pPr>
            <w:r w:rsidRPr="00BA7DE0">
              <w:t>Уникальный идентификатор ответа (с тире)</w:t>
            </w:r>
          </w:p>
        </w:tc>
      </w:tr>
      <w:tr w:rsidR="00397147" w:rsidRPr="00BA7DE0" w14:paraId="4F315A35" w14:textId="77777777" w:rsidTr="00AD5BBD">
        <w:tc>
          <w:tcPr>
            <w:tcW w:w="1100" w:type="pct"/>
          </w:tcPr>
          <w:p w14:paraId="5A9DE909" w14:textId="77777777" w:rsidR="00397147" w:rsidRPr="00BA7DE0" w:rsidRDefault="00397147" w:rsidP="00AD5BBD">
            <w:pPr>
              <w:pStyle w:val="GOSTTablenorm"/>
              <w:suppressAutoHyphens/>
            </w:pPr>
            <w:r w:rsidRPr="00BA7DE0">
              <w:t>Глобальный идентификатор документа</w:t>
            </w:r>
          </w:p>
        </w:tc>
        <w:tc>
          <w:tcPr>
            <w:tcW w:w="750" w:type="pct"/>
          </w:tcPr>
          <w:p w14:paraId="7701D901" w14:textId="77777777" w:rsidR="00397147" w:rsidRPr="00BA7DE0" w:rsidRDefault="00397147" w:rsidP="00AD5BBD">
            <w:pPr>
              <w:pStyle w:val="GOSTTablenorm"/>
              <w:suppressAutoHyphens/>
              <w:rPr>
                <w:lang w:val="en-US"/>
              </w:rPr>
            </w:pPr>
            <w:proofErr w:type="spellStart"/>
            <w:r w:rsidRPr="00BA7DE0">
              <w:rPr>
                <w:lang w:val="en-US"/>
              </w:rPr>
              <w:t>DocGuid</w:t>
            </w:r>
            <w:proofErr w:type="spellEnd"/>
          </w:p>
        </w:tc>
        <w:tc>
          <w:tcPr>
            <w:tcW w:w="500" w:type="pct"/>
          </w:tcPr>
          <w:p w14:paraId="1CEEFA4B" w14:textId="77777777" w:rsidR="00397147" w:rsidRPr="00BA7DE0" w:rsidRDefault="00397147" w:rsidP="00AD5BBD">
            <w:pPr>
              <w:pStyle w:val="GOSTTablenorm"/>
              <w:suppressAutoHyphens/>
              <w:rPr>
                <w:lang w:val="en-US"/>
              </w:rPr>
            </w:pPr>
            <w:r w:rsidRPr="00BA7DE0">
              <w:rPr>
                <w:lang w:val="en-US"/>
              </w:rPr>
              <w:t>GUID</w:t>
            </w:r>
          </w:p>
        </w:tc>
        <w:tc>
          <w:tcPr>
            <w:tcW w:w="300" w:type="pct"/>
          </w:tcPr>
          <w:p w14:paraId="1704DDB3" w14:textId="77777777" w:rsidR="00397147" w:rsidRPr="00BA7DE0" w:rsidRDefault="00397147" w:rsidP="00AD5BBD">
            <w:pPr>
              <w:pStyle w:val="GOSTTablenorm"/>
              <w:suppressAutoHyphens/>
            </w:pPr>
            <w:r w:rsidRPr="00BA7DE0">
              <w:t>Нет</w:t>
            </w:r>
          </w:p>
        </w:tc>
        <w:tc>
          <w:tcPr>
            <w:tcW w:w="315" w:type="pct"/>
          </w:tcPr>
          <w:p w14:paraId="30B9D653" w14:textId="77777777" w:rsidR="00397147" w:rsidRPr="00BA7DE0" w:rsidRDefault="00397147" w:rsidP="00AD5BBD">
            <w:pPr>
              <w:pStyle w:val="GOSTTablenorm"/>
              <w:suppressAutoHyphens/>
              <w:rPr>
                <w:lang w:val="en-US"/>
              </w:rPr>
            </w:pPr>
            <w:r w:rsidRPr="00BA7DE0">
              <w:rPr>
                <w:lang w:val="en-US"/>
              </w:rPr>
              <w:t>=</w:t>
            </w:r>
            <w:r w:rsidRPr="00BA7DE0">
              <w:t>36</w:t>
            </w:r>
          </w:p>
        </w:tc>
        <w:tc>
          <w:tcPr>
            <w:tcW w:w="2035" w:type="pct"/>
          </w:tcPr>
          <w:p w14:paraId="645FEDC4" w14:textId="77777777" w:rsidR="00397147" w:rsidRPr="00BA7DE0" w:rsidRDefault="00397147" w:rsidP="00AD5BBD">
            <w:pPr>
              <w:pStyle w:val="GOSTTablenorm"/>
              <w:suppressAutoHyphens/>
            </w:pPr>
            <w:r w:rsidRPr="00BA7DE0">
              <w:t xml:space="preserve">Уникальный идентификатор документа/отчета/виджета (с тире), инициировавшего запрос. Заполняется, если был указан в запросе </w:t>
            </w:r>
          </w:p>
        </w:tc>
      </w:tr>
      <w:tr w:rsidR="00397147" w:rsidRPr="00BA7DE0" w14:paraId="13A97D4F" w14:textId="77777777" w:rsidTr="00AD5BBD">
        <w:tc>
          <w:tcPr>
            <w:tcW w:w="1100" w:type="pct"/>
          </w:tcPr>
          <w:p w14:paraId="335E9393" w14:textId="77777777" w:rsidR="00397147" w:rsidRPr="00BA7DE0" w:rsidRDefault="00397147" w:rsidP="00AD5BBD">
            <w:pPr>
              <w:pStyle w:val="GOSTTablenorm"/>
              <w:suppressAutoHyphens/>
            </w:pPr>
            <w:r>
              <w:rPr>
                <w:szCs w:val="22"/>
              </w:rPr>
              <w:t>Результат выполнения операции</w:t>
            </w:r>
          </w:p>
        </w:tc>
        <w:tc>
          <w:tcPr>
            <w:tcW w:w="750" w:type="pct"/>
          </w:tcPr>
          <w:p w14:paraId="4E502C98" w14:textId="77777777" w:rsidR="00397147" w:rsidRPr="00BA7DE0" w:rsidRDefault="00397147" w:rsidP="00AD5BBD">
            <w:pPr>
              <w:pStyle w:val="GOSTTablenorm"/>
              <w:suppressAutoHyphens/>
              <w:rPr>
                <w:lang w:val="en-US"/>
              </w:rPr>
            </w:pPr>
            <w:r>
              <w:rPr>
                <w:szCs w:val="22"/>
                <w:lang w:val="en-US"/>
              </w:rPr>
              <w:t>Result</w:t>
            </w:r>
          </w:p>
        </w:tc>
        <w:tc>
          <w:tcPr>
            <w:tcW w:w="500" w:type="pct"/>
          </w:tcPr>
          <w:p w14:paraId="74CB93EA" w14:textId="77777777" w:rsidR="00397147" w:rsidRPr="00BA7DE0" w:rsidRDefault="00397147" w:rsidP="00AD5BBD">
            <w:pPr>
              <w:pStyle w:val="GOSTTablenorm"/>
              <w:suppressAutoHyphens/>
            </w:pPr>
            <w:r>
              <w:rPr>
                <w:szCs w:val="22"/>
              </w:rPr>
              <w:t>Строка</w:t>
            </w:r>
          </w:p>
        </w:tc>
        <w:tc>
          <w:tcPr>
            <w:tcW w:w="300" w:type="pct"/>
          </w:tcPr>
          <w:p w14:paraId="40F669E6" w14:textId="77777777" w:rsidR="00397147" w:rsidRPr="00106607" w:rsidRDefault="00397147" w:rsidP="00AD5BBD">
            <w:pPr>
              <w:pStyle w:val="GOSTTablenorm"/>
              <w:suppressAutoHyphens/>
            </w:pPr>
            <w:r>
              <w:rPr>
                <w:szCs w:val="22"/>
              </w:rPr>
              <w:t>Да</w:t>
            </w:r>
          </w:p>
        </w:tc>
        <w:tc>
          <w:tcPr>
            <w:tcW w:w="315" w:type="pct"/>
          </w:tcPr>
          <w:p w14:paraId="484979FD" w14:textId="77777777" w:rsidR="00397147" w:rsidRPr="003F2180" w:rsidRDefault="00397147" w:rsidP="00AD5BBD">
            <w:pPr>
              <w:pStyle w:val="GOSTTablenorm"/>
              <w:suppressAutoHyphens/>
            </w:pPr>
            <w:r>
              <w:rPr>
                <w:szCs w:val="22"/>
              </w:rPr>
              <w:t>=1</w:t>
            </w:r>
          </w:p>
        </w:tc>
        <w:tc>
          <w:tcPr>
            <w:tcW w:w="2035" w:type="pct"/>
          </w:tcPr>
          <w:p w14:paraId="45D9CC28" w14:textId="61C2B1D3" w:rsidR="00397147" w:rsidRPr="00BA0533" w:rsidRDefault="00397147" w:rsidP="00BA0533">
            <w:pPr>
              <w:pStyle w:val="GOSTTablenorm"/>
            </w:pPr>
            <w:r w:rsidRPr="00BA0533">
              <w:t>Передается следующее значение:</w:t>
            </w:r>
          </w:p>
          <w:p w14:paraId="4F79EDED" w14:textId="2F820277" w:rsidR="00397147" w:rsidRPr="00BA7DE0" w:rsidRDefault="00BA0533" w:rsidP="00BA0533">
            <w:pPr>
              <w:pStyle w:val="GOSTTableListMark1"/>
              <w:suppressAutoHyphens/>
            </w:pPr>
            <w:r>
              <w:rPr>
                <w:szCs w:val="22"/>
              </w:rPr>
              <w:t>«</w:t>
            </w:r>
            <w:r w:rsidR="00397147">
              <w:rPr>
                <w:szCs w:val="22"/>
                <w:lang w:val="en-US"/>
              </w:rPr>
              <w:t>E</w:t>
            </w:r>
            <w:r>
              <w:rPr>
                <w:szCs w:val="22"/>
              </w:rPr>
              <w:t>»</w:t>
            </w:r>
            <w:r w:rsidR="00397147" w:rsidRPr="003D3B75">
              <w:rPr>
                <w:szCs w:val="22"/>
              </w:rPr>
              <w:t xml:space="preserve"> </w:t>
            </w:r>
            <w:r w:rsidR="008912C5" w:rsidRPr="00C75A4E">
              <w:rPr>
                <w:rFonts w:hint="eastAsia"/>
              </w:rPr>
              <w:t>–</w:t>
            </w:r>
            <w:r w:rsidR="008912C5" w:rsidRPr="00C75A4E">
              <w:t xml:space="preserve"> </w:t>
            </w:r>
            <w:r w:rsidR="00397147">
              <w:rPr>
                <w:szCs w:val="22"/>
                <w:lang w:val="en-US"/>
              </w:rPr>
              <w:t>ERROR</w:t>
            </w:r>
            <w:r w:rsidR="00397147" w:rsidRPr="003D3B75">
              <w:rPr>
                <w:szCs w:val="22"/>
              </w:rPr>
              <w:t xml:space="preserve"> </w:t>
            </w:r>
            <w:r w:rsidR="008912C5" w:rsidRPr="00C75A4E">
              <w:rPr>
                <w:rFonts w:hint="eastAsia"/>
              </w:rPr>
              <w:t>–</w:t>
            </w:r>
            <w:r w:rsidR="008912C5" w:rsidRPr="00C75A4E">
              <w:t xml:space="preserve"> </w:t>
            </w:r>
            <w:r w:rsidR="00397147">
              <w:rPr>
                <w:szCs w:val="22"/>
              </w:rPr>
              <w:t>Не успешное завершение</w:t>
            </w:r>
          </w:p>
        </w:tc>
      </w:tr>
      <w:tr w:rsidR="00397147" w:rsidRPr="00BA7DE0" w14:paraId="085223A7" w14:textId="77777777" w:rsidTr="00AD5BBD">
        <w:tc>
          <w:tcPr>
            <w:tcW w:w="1100" w:type="pct"/>
          </w:tcPr>
          <w:p w14:paraId="6838FBDD" w14:textId="77777777" w:rsidR="00397147" w:rsidRPr="00106607" w:rsidRDefault="00397147" w:rsidP="00AD5BBD">
            <w:pPr>
              <w:pStyle w:val="GOSTTablenorm"/>
              <w:suppressAutoHyphens/>
            </w:pPr>
            <w:r>
              <w:rPr>
                <w:szCs w:val="22"/>
              </w:rPr>
              <w:t>Текст ошибки</w:t>
            </w:r>
          </w:p>
        </w:tc>
        <w:tc>
          <w:tcPr>
            <w:tcW w:w="750" w:type="pct"/>
          </w:tcPr>
          <w:p w14:paraId="6D234804" w14:textId="77777777" w:rsidR="00397147" w:rsidRPr="003F2180" w:rsidRDefault="00397147" w:rsidP="00AD5BBD">
            <w:pPr>
              <w:pStyle w:val="GOSTTablenorm"/>
              <w:suppressAutoHyphens/>
              <w:rPr>
                <w:lang w:val="en-US"/>
              </w:rPr>
            </w:pPr>
            <w:proofErr w:type="spellStart"/>
            <w:r>
              <w:rPr>
                <w:szCs w:val="22"/>
                <w:lang w:val="en-US"/>
              </w:rPr>
              <w:t>ResultDescr</w:t>
            </w:r>
            <w:proofErr w:type="spellEnd"/>
          </w:p>
        </w:tc>
        <w:tc>
          <w:tcPr>
            <w:tcW w:w="500" w:type="pct"/>
          </w:tcPr>
          <w:p w14:paraId="7D8EAF85" w14:textId="77777777" w:rsidR="00397147" w:rsidRPr="00BA7DE0" w:rsidRDefault="00397147" w:rsidP="00AD5BBD">
            <w:pPr>
              <w:pStyle w:val="GOSTTablenorm"/>
              <w:suppressAutoHyphens/>
            </w:pPr>
            <w:r>
              <w:rPr>
                <w:szCs w:val="22"/>
              </w:rPr>
              <w:t>Строка</w:t>
            </w:r>
          </w:p>
        </w:tc>
        <w:tc>
          <w:tcPr>
            <w:tcW w:w="300" w:type="pct"/>
          </w:tcPr>
          <w:p w14:paraId="65F07B13" w14:textId="77777777" w:rsidR="00397147" w:rsidRPr="00106607" w:rsidRDefault="00397147" w:rsidP="00AD5BBD">
            <w:pPr>
              <w:pStyle w:val="GOSTTablenorm"/>
              <w:suppressAutoHyphens/>
            </w:pPr>
            <w:r>
              <w:rPr>
                <w:szCs w:val="22"/>
              </w:rPr>
              <w:t>Нет</w:t>
            </w:r>
          </w:p>
        </w:tc>
        <w:tc>
          <w:tcPr>
            <w:tcW w:w="315" w:type="pct"/>
          </w:tcPr>
          <w:p w14:paraId="55AE682F" w14:textId="77777777" w:rsidR="00397147" w:rsidRPr="003F2180" w:rsidRDefault="00397147" w:rsidP="00AD5BBD">
            <w:pPr>
              <w:pStyle w:val="GOSTTablenorm"/>
              <w:suppressAutoHyphens/>
            </w:pPr>
            <w:r>
              <w:rPr>
                <w:szCs w:val="22"/>
                <w:lang w:val="en-US"/>
              </w:rPr>
              <w:t>&lt;</w:t>
            </w:r>
            <w:r>
              <w:rPr>
                <w:szCs w:val="22"/>
              </w:rPr>
              <w:t>=2000</w:t>
            </w:r>
          </w:p>
        </w:tc>
        <w:tc>
          <w:tcPr>
            <w:tcW w:w="2035" w:type="pct"/>
          </w:tcPr>
          <w:p w14:paraId="1EDFBC93" w14:textId="5CFC3F86" w:rsidR="00397147" w:rsidRPr="004570C1" w:rsidRDefault="00305191" w:rsidP="00AD5BBD">
            <w:pPr>
              <w:pStyle w:val="GOSTTablenorm"/>
              <w:suppressAutoHyphens/>
            </w:pPr>
            <w:r>
              <w:rPr>
                <w:szCs w:val="22"/>
              </w:rPr>
              <w:t>Р</w:t>
            </w:r>
            <w:r w:rsidR="00397147">
              <w:rPr>
                <w:szCs w:val="22"/>
              </w:rPr>
              <w:t>азвернутый текст ошибки</w:t>
            </w:r>
          </w:p>
        </w:tc>
      </w:tr>
    </w:tbl>
    <w:p w14:paraId="522E85C0" w14:textId="77777777" w:rsidR="00397147" w:rsidRPr="00F12B80" w:rsidRDefault="00397147" w:rsidP="00397147">
      <w:pPr>
        <w:pStyle w:val="31"/>
      </w:pPr>
      <w:bookmarkStart w:id="599" w:name="_Toc226457013"/>
      <w:commentRangeStart w:id="600"/>
      <w:commentRangeStart w:id="601"/>
      <w:r w:rsidRPr="00F12B80">
        <w:lastRenderedPageBreak/>
        <w:t>Пример ответа</w:t>
      </w:r>
      <w:commentRangeEnd w:id="600"/>
      <w:r>
        <w:rPr>
          <w:rStyle w:val="affa"/>
          <w:rFonts w:cs="Times New Roman"/>
          <w:b w:val="0"/>
          <w:iCs w:val="0"/>
        </w:rPr>
        <w:commentReference w:id="600"/>
      </w:r>
      <w:commentRangeEnd w:id="601"/>
      <w:r w:rsidR="00AC3BB4">
        <w:rPr>
          <w:rStyle w:val="affa"/>
          <w:rFonts w:cs="Times New Roman"/>
          <w:b w:val="0"/>
          <w:iCs w:val="0"/>
        </w:rPr>
        <w:commentReference w:id="601"/>
      </w:r>
      <w:bookmarkEnd w:id="599"/>
    </w:p>
    <w:p w14:paraId="4EABED43" w14:textId="77777777" w:rsidR="00AC3BB4" w:rsidRDefault="00AC3BB4" w:rsidP="00AC3BB4">
      <w:pPr>
        <w:pStyle w:val="GOSTScript"/>
        <w:suppressAutoHyphens/>
      </w:pPr>
      <w:r>
        <w:t>{</w:t>
      </w:r>
    </w:p>
    <w:p w14:paraId="34BA032D" w14:textId="77777777" w:rsidR="00AC3BB4" w:rsidRDefault="00AC3BB4" w:rsidP="00AC3BB4">
      <w:pPr>
        <w:pStyle w:val="GOSTScript"/>
        <w:suppressAutoHyphens/>
      </w:pPr>
      <w:r>
        <w:tab/>
        <w:t>"header": {</w:t>
      </w:r>
    </w:p>
    <w:p w14:paraId="5F189509" w14:textId="77777777" w:rsidR="00AC3BB4" w:rsidRDefault="00AC3BB4" w:rsidP="00AC3BB4">
      <w:pPr>
        <w:pStyle w:val="GOSTScript"/>
        <w:suppressAutoHyphens/>
      </w:pPr>
      <w:r>
        <w:tab/>
      </w:r>
      <w:r>
        <w:tab/>
        <w:t>"Source": "ARP",</w:t>
      </w:r>
    </w:p>
    <w:p w14:paraId="4D1A633E" w14:textId="77777777" w:rsidR="00AC3BB4" w:rsidRDefault="00AC3BB4" w:rsidP="00AC3BB4">
      <w:pPr>
        <w:pStyle w:val="GOSTScript"/>
        <w:suppressAutoHyphens/>
      </w:pPr>
      <w:r>
        <w:tab/>
      </w:r>
      <w:r>
        <w:tab/>
        <w:t>"Receiver": "ARP",</w:t>
      </w:r>
    </w:p>
    <w:p w14:paraId="085E2DB9" w14:textId="5A767A67" w:rsidR="00AC3BB4" w:rsidRDefault="00AC3BB4" w:rsidP="00AC3BB4">
      <w:pPr>
        <w:pStyle w:val="GOSTScript"/>
        <w:suppressAutoHyphens/>
      </w:pPr>
      <w:r>
        <w:tab/>
      </w:r>
      <w:r>
        <w:tab/>
        <w:t>"AnsDateTime": "2024-</w:t>
      </w:r>
      <w:r w:rsidRPr="00DD1B57">
        <w:t>04</w:t>
      </w:r>
      <w:r>
        <w:t>-06 14:</w:t>
      </w:r>
      <w:r w:rsidRPr="00DD1B57">
        <w:t>5</w:t>
      </w:r>
      <w:r>
        <w:t>7:24",</w:t>
      </w:r>
    </w:p>
    <w:p w14:paraId="200CD0C6" w14:textId="77777777" w:rsidR="00AC3BB4" w:rsidRDefault="00AC3BB4" w:rsidP="00AC3BB4">
      <w:pPr>
        <w:pStyle w:val="GOSTScript"/>
        <w:suppressAutoHyphens/>
      </w:pPr>
      <w:r>
        <w:tab/>
      </w:r>
      <w:r>
        <w:tab/>
        <w:t>"Version": "2.4",</w:t>
      </w:r>
    </w:p>
    <w:p w14:paraId="26B2091C" w14:textId="77777777" w:rsidR="00AC3BB4" w:rsidRDefault="00AC3BB4" w:rsidP="00AC3BB4">
      <w:pPr>
        <w:pStyle w:val="GOSTScript"/>
        <w:suppressAutoHyphens/>
      </w:pPr>
      <w:r>
        <w:tab/>
      </w:r>
      <w:r>
        <w:tab/>
        <w:t>"ReqGuid": "g5t4ce5d-1473-9737-903v-cfa72ba94f10",</w:t>
      </w:r>
    </w:p>
    <w:p w14:paraId="17142E19" w14:textId="51DEDDA5" w:rsidR="00AC3BB4" w:rsidRDefault="00AC3BB4" w:rsidP="00AC3BB4">
      <w:pPr>
        <w:pStyle w:val="GOSTScript"/>
        <w:suppressAutoHyphens/>
      </w:pPr>
      <w:r>
        <w:tab/>
      </w:r>
      <w:r>
        <w:tab/>
        <w:t>"AnsGuid": "</w:t>
      </w:r>
      <w:r w:rsidRPr="00355AEA">
        <w:t>01y5ei0q-0011-0208-388t-fhk20au41j85</w:t>
      </w:r>
      <w:r>
        <w:t>",</w:t>
      </w:r>
    </w:p>
    <w:p w14:paraId="7C392E06" w14:textId="77777777" w:rsidR="00AC3BB4" w:rsidRDefault="00AC3BB4" w:rsidP="00AC3BB4">
      <w:pPr>
        <w:pStyle w:val="GOSTScript"/>
        <w:suppressAutoHyphens/>
      </w:pPr>
      <w:r>
        <w:tab/>
      </w:r>
      <w:r>
        <w:tab/>
        <w:t>"Result": "E",</w:t>
      </w:r>
    </w:p>
    <w:p w14:paraId="38A79E2E" w14:textId="77777777" w:rsidR="00AC3BB4" w:rsidRPr="00AC3BB4" w:rsidRDefault="00AC3BB4" w:rsidP="00AC3BB4">
      <w:pPr>
        <w:pStyle w:val="GOSTScript"/>
        <w:suppressAutoHyphens/>
        <w:rPr>
          <w:lang w:val="ru-RU"/>
        </w:rPr>
      </w:pPr>
      <w:r w:rsidRPr="00DD1B57">
        <w:rPr>
          <w:lang w:val="ru-RU"/>
        </w:rPr>
        <w:tab/>
      </w:r>
      <w:r w:rsidRPr="00DD1B57">
        <w:rPr>
          <w:lang w:val="ru-RU"/>
        </w:rPr>
        <w:tab/>
      </w:r>
      <w:r w:rsidRPr="00AC3BB4">
        <w:rPr>
          <w:lang w:val="ru-RU"/>
        </w:rPr>
        <w:t>"</w:t>
      </w:r>
      <w:r>
        <w:t>ResultDescr</w:t>
      </w:r>
      <w:r w:rsidRPr="00AC3BB4">
        <w:rPr>
          <w:lang w:val="ru-RU"/>
        </w:rPr>
        <w:t>": "Отчет не содержит данных"</w:t>
      </w:r>
    </w:p>
    <w:p w14:paraId="116C2A3F" w14:textId="77777777" w:rsidR="00AC3BB4" w:rsidRDefault="00AC3BB4" w:rsidP="00AC3BB4">
      <w:pPr>
        <w:pStyle w:val="GOSTScript"/>
        <w:suppressAutoHyphens/>
      </w:pPr>
      <w:r w:rsidRPr="00AC3BB4">
        <w:rPr>
          <w:lang w:val="ru-RU"/>
        </w:rPr>
        <w:tab/>
      </w:r>
      <w:r>
        <w:t>}</w:t>
      </w:r>
    </w:p>
    <w:p w14:paraId="4F144DA9" w14:textId="7D9D7D10" w:rsidR="00397147" w:rsidRPr="00592A29" w:rsidRDefault="00AC3BB4" w:rsidP="00AC3BB4">
      <w:pPr>
        <w:pStyle w:val="GOSTScript"/>
        <w:suppressAutoHyphens/>
        <w:rPr>
          <w:lang w:val="ru-RU"/>
        </w:rPr>
      </w:pPr>
      <w:r>
        <w:t>}</w:t>
      </w:r>
    </w:p>
    <w:p w14:paraId="2118D8D1" w14:textId="2B858B4D" w:rsidR="00592A29" w:rsidRPr="00A8471E" w:rsidRDefault="007F1D6A" w:rsidP="00592A29">
      <w:pPr>
        <w:pStyle w:val="1"/>
      </w:pPr>
      <w:bookmarkStart w:id="602" w:name="_Toc226457014"/>
      <w:r>
        <w:lastRenderedPageBreak/>
        <w:t>Отчет</w:t>
      </w:r>
      <w:r w:rsidR="00592A29" w:rsidRPr="00D56138">
        <w:t xml:space="preserve"> «Сверка внутренних расчетов между ТОФК (по счету 341</w:t>
      </w:r>
      <w:r w:rsidR="00592A29">
        <w:t>0 «Внутриказначейские расчеты»)</w:t>
      </w:r>
      <w:r w:rsidR="00592A29" w:rsidRPr="00A8471E">
        <w:t>»</w:t>
      </w:r>
      <w:r w:rsidR="00592A29" w:rsidRPr="00A8471E" w:rsidDel="00454D27">
        <w:t xml:space="preserve"> </w:t>
      </w:r>
      <w:r w:rsidR="00592A29" w:rsidRPr="00A8471E">
        <w:t>(</w:t>
      </w:r>
      <w:commentRangeStart w:id="603"/>
      <w:r w:rsidR="00592A29" w:rsidRPr="00D56138">
        <w:t>InternalCalc</w:t>
      </w:r>
      <w:commentRangeEnd w:id="603"/>
      <w:r w:rsidR="00592A29">
        <w:rPr>
          <w:rStyle w:val="affa"/>
        </w:rPr>
        <w:commentReference w:id="603"/>
      </w:r>
      <w:r w:rsidR="00592A29" w:rsidRPr="00A8471E">
        <w:t>)</w:t>
      </w:r>
      <w:bookmarkEnd w:id="602"/>
    </w:p>
    <w:p w14:paraId="2F8F9411" w14:textId="69C2FAF0" w:rsidR="00592A29" w:rsidRPr="00D56138" w:rsidRDefault="00592A29" w:rsidP="008912C5">
      <w:pPr>
        <w:pStyle w:val="GOSTNormal"/>
      </w:pPr>
      <w:r w:rsidRPr="00D56138">
        <w:t>Диагностический отчет «Сверка внутренних расчетов между ТОФК (по счету 3410 «</w:t>
      </w:r>
      <w:proofErr w:type="spellStart"/>
      <w:r w:rsidRPr="00D56138">
        <w:t>Внут</w:t>
      </w:r>
      <w:r>
        <w:t>риказначейские</w:t>
      </w:r>
      <w:proofErr w:type="spellEnd"/>
      <w:r>
        <w:t xml:space="preserve"> расчеты»)» (тип</w:t>
      </w:r>
      <w:r w:rsidRPr="00D56138">
        <w:t xml:space="preserve"> </w:t>
      </w:r>
      <w:proofErr w:type="spellStart"/>
      <w:r w:rsidRPr="00D56138">
        <w:t>InternalCalc</w:t>
      </w:r>
      <w:proofErr w:type="spellEnd"/>
      <w:r w:rsidRPr="00D56138">
        <w:t>) является глобальным диагностическим отчетом и предназначен для выявления расхождений при отражении в учете внутренних расчетов между ТОФК по счету 3410 «</w:t>
      </w:r>
      <w:proofErr w:type="spellStart"/>
      <w:r w:rsidRPr="00D56138">
        <w:t>Внутриказначейские</w:t>
      </w:r>
      <w:proofErr w:type="spellEnd"/>
      <w:r w:rsidRPr="00D56138">
        <w:t xml:space="preserve"> расчеты» в разрезе контрагентов, казначейских счетов и первичных учетных документов. </w:t>
      </w:r>
      <w:r w:rsidR="00526E53">
        <w:t xml:space="preserve">Сверка проводится по заданному субъекту учета (или по всем субъектам учета) за заданный операционный день. </w:t>
      </w:r>
      <w:r>
        <w:t>Формирование о</w:t>
      </w:r>
      <w:r w:rsidRPr="00D56138">
        <w:t xml:space="preserve">тчета осуществляется на основании данных </w:t>
      </w:r>
      <w:proofErr w:type="spellStart"/>
      <w:r w:rsidRPr="00D56138">
        <w:t>SuperDatamart</w:t>
      </w:r>
      <w:proofErr w:type="spellEnd"/>
      <w:r w:rsidRPr="00D56138">
        <w:t>.</w:t>
      </w:r>
    </w:p>
    <w:p w14:paraId="69C355FB" w14:textId="3A73448D" w:rsidR="00526E53" w:rsidRDefault="00B95668" w:rsidP="008912C5">
      <w:pPr>
        <w:pStyle w:val="GOSTNormal"/>
      </w:pPr>
      <w:r>
        <w:t>Алгоритм сверки включает</w:t>
      </w:r>
      <w:r w:rsidR="00526E53">
        <w:t xml:space="preserve"> два этапа. На первом этапе выполняется сверка </w:t>
      </w:r>
      <w:r w:rsidR="00A72E13">
        <w:t>оборотов</w:t>
      </w:r>
      <w:r w:rsidR="00A72E13" w:rsidRPr="00A72E13">
        <w:t xml:space="preserve"> </w:t>
      </w:r>
      <w:r w:rsidR="00A72E13">
        <w:t xml:space="preserve">по счету </w:t>
      </w:r>
      <w:r w:rsidR="00AD568F">
        <w:t xml:space="preserve">3410 по </w:t>
      </w:r>
      <w:r w:rsidR="001463B3">
        <w:t xml:space="preserve">всем имеющимся </w:t>
      </w:r>
      <w:r w:rsidR="00AD568F">
        <w:t>комбинациям Субъект учета - ТОФК-контрагент</w:t>
      </w:r>
      <w:r w:rsidR="00AD568F" w:rsidRPr="00D56138">
        <w:t xml:space="preserve"> - КС отправителя - КС </w:t>
      </w:r>
      <w:r w:rsidR="00AD568F" w:rsidRPr="00B95668">
        <w:t>получателя</w:t>
      </w:r>
      <w:r w:rsidR="00AD568F" w:rsidRPr="00B95668">
        <w:rPr>
          <w:rStyle w:val="afe"/>
        </w:rPr>
        <w:t xml:space="preserve"> </w:t>
      </w:r>
      <w:r w:rsidR="00A72E13" w:rsidRPr="00B95668">
        <w:rPr>
          <w:rStyle w:val="afe"/>
          <w:b w:val="0"/>
        </w:rPr>
        <w:t>накопительным итогом с начала года</w:t>
      </w:r>
      <w:r w:rsidR="00A72E13" w:rsidRPr="00B95668">
        <w:t xml:space="preserve"> по заданную в запросе дату </w:t>
      </w:r>
      <w:r w:rsidR="001463B3" w:rsidRPr="00B95668">
        <w:t xml:space="preserve">операционного дня </w:t>
      </w:r>
      <w:r w:rsidR="00A72E13" w:rsidRPr="00B95668">
        <w:t xml:space="preserve">(включительно). Если по результатам первого этапа </w:t>
      </w:r>
      <w:r w:rsidR="00AD568F" w:rsidRPr="00B95668">
        <w:t xml:space="preserve">выявлены несоответствия, то по </w:t>
      </w:r>
      <w:r w:rsidR="001463B3" w:rsidRPr="00B95668">
        <w:t>проблемной</w:t>
      </w:r>
      <w:r w:rsidR="00AD568F" w:rsidRPr="00B95668">
        <w:t xml:space="preserve"> комбинации С</w:t>
      </w:r>
      <w:r w:rsidR="001463B3" w:rsidRPr="00B95668">
        <w:t>убъект учета - ТОФК-контрагент</w:t>
      </w:r>
      <w:r w:rsidR="00AD568F" w:rsidRPr="00B95668">
        <w:t xml:space="preserve"> - КС отправителя - КС получателя </w:t>
      </w:r>
      <w:r w:rsidR="00A72E13" w:rsidRPr="00B95668">
        <w:t>осуществляется сверка</w:t>
      </w:r>
      <w:r w:rsidR="00AD568F" w:rsidRPr="00B95668">
        <w:t xml:space="preserve"> в разрезе отдельных документов</w:t>
      </w:r>
      <w:r w:rsidR="001463B3" w:rsidRPr="00B95668">
        <w:t xml:space="preserve"> с датой отражения в учете указанным в запросе операционным днем</w:t>
      </w:r>
      <w:r w:rsidR="00AD568F" w:rsidRPr="00B95668">
        <w:t xml:space="preserve">: </w:t>
      </w:r>
      <w:r w:rsidR="001463B3" w:rsidRPr="00B95668">
        <w:t xml:space="preserve">записи учета, влияющие </w:t>
      </w:r>
      <w:r w:rsidR="00A72E13" w:rsidRPr="00B95668">
        <w:t xml:space="preserve">на обороты по </w:t>
      </w:r>
      <w:r w:rsidR="001463B3" w:rsidRPr="00B95668">
        <w:t>дебету</w:t>
      </w:r>
      <w:r w:rsidR="00A72E13" w:rsidRPr="00B95668">
        <w:t xml:space="preserve"> счета</w:t>
      </w:r>
      <w:r w:rsidR="00A72E13" w:rsidRPr="00D56138">
        <w:t xml:space="preserve"> 3410</w:t>
      </w:r>
      <w:r>
        <w:t>,</w:t>
      </w:r>
      <w:r w:rsidR="00A72E13" w:rsidRPr="00D56138">
        <w:t xml:space="preserve"> </w:t>
      </w:r>
      <w:r w:rsidR="001463B3">
        <w:t>сопоставляются</w:t>
      </w:r>
      <w:r w:rsidR="00A72E13" w:rsidRPr="00D56138">
        <w:t xml:space="preserve"> </w:t>
      </w:r>
      <w:r w:rsidR="001463B3">
        <w:t xml:space="preserve">с </w:t>
      </w:r>
      <w:r w:rsidR="00A72E13" w:rsidRPr="00D56138">
        <w:t xml:space="preserve">записями учета, влияющими на обороты по </w:t>
      </w:r>
      <w:r w:rsidR="001463B3">
        <w:t>кредиту</w:t>
      </w:r>
      <w:r w:rsidR="00A72E13" w:rsidRPr="00D56138">
        <w:t xml:space="preserve"> счет</w:t>
      </w:r>
      <w:r w:rsidR="00A72E13">
        <w:t>а</w:t>
      </w:r>
      <w:r w:rsidR="001463B3">
        <w:t xml:space="preserve"> 3410. В диагностике участвуют только записи учета</w:t>
      </w:r>
      <w:r>
        <w:t>/балансы</w:t>
      </w:r>
      <w:r w:rsidR="001463B3">
        <w:t>, отраженные в окончательном режиме. Если по результатам второго этапа документы не выявлены</w:t>
      </w:r>
      <w:r w:rsidR="005E2E95">
        <w:t xml:space="preserve"> или выявленные документы покрывают расхождение в оборотах не полностью, это говорит о том, что расхождение (полностью или частично) образовалось в предыдущие операционные дни.</w:t>
      </w:r>
    </w:p>
    <w:p w14:paraId="1D28EF2D" w14:textId="20EE1C60" w:rsidR="006A7C28" w:rsidRDefault="00592A29" w:rsidP="008912C5">
      <w:pPr>
        <w:pStyle w:val="GOSTNormal"/>
      </w:pPr>
      <w:r w:rsidRPr="00015F0F">
        <w:t>Если по результатам диагностики были отобраны данные, удовлетворяющие параметрам запроса (непустая выборка), то возвраща</w:t>
      </w:r>
      <w:r>
        <w:t>ется</w:t>
      </w:r>
      <w:r w:rsidR="006A7C28">
        <w:t>:</w:t>
      </w:r>
    </w:p>
    <w:p w14:paraId="3DAD2D4B" w14:textId="71A889FF" w:rsidR="006A7C28" w:rsidRDefault="006A7C28" w:rsidP="00695142">
      <w:pPr>
        <w:pStyle w:val="GOSTListnum"/>
        <w:suppressAutoHyphens/>
      </w:pPr>
      <w:r>
        <w:t>Ф</w:t>
      </w:r>
      <w:r w:rsidR="00592A29">
        <w:t xml:space="preserve">айл отчета в формате ODS. </w:t>
      </w:r>
      <w:r w:rsidR="00592A29" w:rsidRPr="00015F0F">
        <w:t>Имя файла формируется по шаблону: Код субъект</w:t>
      </w:r>
      <w:r>
        <w:t xml:space="preserve">а учета (4 </w:t>
      </w:r>
      <w:proofErr w:type="gramStart"/>
      <w:r>
        <w:t>знака)_</w:t>
      </w:r>
      <w:proofErr w:type="gramEnd"/>
      <w:r>
        <w:t xml:space="preserve">Отчетная </w:t>
      </w:r>
      <w:proofErr w:type="spellStart"/>
      <w:r>
        <w:t>дата</w:t>
      </w:r>
      <w:r w:rsidR="00592A29" w:rsidRPr="00015F0F">
        <w:t>_Тип</w:t>
      </w:r>
      <w:proofErr w:type="spellEnd"/>
      <w:r w:rsidR="00592A29" w:rsidRPr="00015F0F">
        <w:t xml:space="preserve"> </w:t>
      </w:r>
      <w:proofErr w:type="spellStart"/>
      <w:r w:rsidR="00592A29" w:rsidRPr="00015F0F">
        <w:t>запроса_Дата</w:t>
      </w:r>
      <w:proofErr w:type="spellEnd"/>
      <w:r w:rsidR="00592A29" w:rsidRPr="00015F0F">
        <w:t xml:space="preserve"> формирования </w:t>
      </w:r>
      <w:proofErr w:type="spellStart"/>
      <w:r w:rsidR="00592A29" w:rsidRPr="00015F0F">
        <w:t>отчета_Время</w:t>
      </w:r>
      <w:proofErr w:type="spellEnd"/>
      <w:r w:rsidR="00592A29" w:rsidRPr="00015F0F">
        <w:t xml:space="preserve"> формирования </w:t>
      </w:r>
      <w:proofErr w:type="spellStart"/>
      <w:r w:rsidR="00592A29" w:rsidRPr="00015F0F">
        <w:t>отчета.ods</w:t>
      </w:r>
      <w:proofErr w:type="spellEnd"/>
      <w:r w:rsidR="00592A29" w:rsidRPr="00015F0F">
        <w:t>. Даты указываются в формате ДДММГГГГ, время указывается в формате ЧЧ-ММ-СС.</w:t>
      </w:r>
      <w:r w:rsidR="00592A29">
        <w:t xml:space="preserve"> </w:t>
      </w:r>
      <w:r w:rsidR="00592A29" w:rsidRPr="00D752DF">
        <w:t>При формировании отчета по всем субъектам учета, в имени файла отчета код субъекта учета заполняется значением «0000» (Все ТОФК).</w:t>
      </w:r>
      <w:r w:rsidR="00592A29">
        <w:t xml:space="preserve"> </w:t>
      </w:r>
      <w:r w:rsidR="00592A29" w:rsidRPr="00015F0F">
        <w:t xml:space="preserve">Пример имени файла: </w:t>
      </w:r>
      <w:r w:rsidR="00592A29" w:rsidRPr="00592A29">
        <w:rPr>
          <w:b/>
        </w:rPr>
        <w:t>5700_</w:t>
      </w:r>
      <w:r w:rsidR="00592A29" w:rsidRPr="00B95668">
        <w:rPr>
          <w:b/>
        </w:rPr>
        <w:t>05042024</w:t>
      </w:r>
      <w:r w:rsidR="00B95668" w:rsidRPr="00B95668">
        <w:rPr>
          <w:b/>
        </w:rPr>
        <w:t>_InternalCalc</w:t>
      </w:r>
      <w:r w:rsidR="00592A29" w:rsidRPr="00B95668">
        <w:rPr>
          <w:b/>
        </w:rPr>
        <w:t>_06042024</w:t>
      </w:r>
      <w:r w:rsidR="00592A29" w:rsidRPr="00592A29">
        <w:rPr>
          <w:b/>
        </w:rPr>
        <w:t>_10-32-12.ods</w:t>
      </w:r>
      <w:r w:rsidR="00592A29" w:rsidRPr="00C623A6">
        <w:t>.</w:t>
      </w:r>
    </w:p>
    <w:p w14:paraId="0E6CD566" w14:textId="77777777" w:rsidR="00695142" w:rsidRDefault="00592A29" w:rsidP="00695142">
      <w:pPr>
        <w:pStyle w:val="GOSTListnum"/>
        <w:numPr>
          <w:ilvl w:val="0"/>
          <w:numId w:val="0"/>
        </w:numPr>
        <w:suppressAutoHyphens/>
        <w:ind w:left="1021"/>
      </w:pPr>
      <w:r>
        <w:t xml:space="preserve">Отчет содержит </w:t>
      </w:r>
      <w:r w:rsidRPr="00015F0F">
        <w:t>информац</w:t>
      </w:r>
      <w:r>
        <w:t>ию о выявленных несоответствиях</w:t>
      </w:r>
      <w:r w:rsidR="00695142">
        <w:t>:</w:t>
      </w:r>
    </w:p>
    <w:p w14:paraId="7DBED110" w14:textId="75D85B6C" w:rsidR="00695142" w:rsidRDefault="00695142" w:rsidP="00695142">
      <w:pPr>
        <w:pStyle w:val="GOSTListmark3"/>
        <w:suppressAutoHyphens/>
      </w:pPr>
      <w:r w:rsidRPr="00695142">
        <w:rPr>
          <w:rFonts w:eastAsiaTheme="majorEastAsia"/>
        </w:rPr>
        <w:t>сумм</w:t>
      </w:r>
      <w:r>
        <w:rPr>
          <w:rFonts w:eastAsiaTheme="majorEastAsia"/>
        </w:rPr>
        <w:t>ы</w:t>
      </w:r>
      <w:r w:rsidR="006A7C28" w:rsidRPr="00D56138">
        <w:t xml:space="preserve"> оборотов </w:t>
      </w:r>
      <w:r w:rsidR="006A7C28">
        <w:t xml:space="preserve">по </w:t>
      </w:r>
      <w:r>
        <w:t>дебету и кредиту счета</w:t>
      </w:r>
      <w:r w:rsidR="006A7C28">
        <w:t xml:space="preserve"> </w:t>
      </w:r>
      <w:r w:rsidRPr="00D56138">
        <w:t>3410</w:t>
      </w:r>
      <w:r>
        <w:t xml:space="preserve"> в разрезе комбинаций Субъект учета - ТОФК-контрагент</w:t>
      </w:r>
      <w:r w:rsidRPr="00D56138">
        <w:t xml:space="preserve"> - КС отправителя - КС получателя</w:t>
      </w:r>
      <w:r>
        <w:t>;</w:t>
      </w:r>
    </w:p>
    <w:p w14:paraId="681631FE" w14:textId="28196C2E" w:rsidR="006A7C28" w:rsidRDefault="00695142" w:rsidP="00695142">
      <w:pPr>
        <w:pStyle w:val="GOSTListmark3"/>
        <w:suppressAutoHyphens/>
      </w:pPr>
      <w:r>
        <w:t xml:space="preserve">перечень </w:t>
      </w:r>
      <w:r w:rsidR="006A7C28" w:rsidRPr="00D56138">
        <w:t>документ</w:t>
      </w:r>
      <w:r>
        <w:t>ов</w:t>
      </w:r>
      <w:r w:rsidR="006A7C28" w:rsidRPr="00D56138">
        <w:t xml:space="preserve">, записи учета по которым оказали влияние на обороты по </w:t>
      </w:r>
      <w:r>
        <w:t>дебету</w:t>
      </w:r>
      <w:r w:rsidR="006A7C28" w:rsidRPr="00D56138">
        <w:t xml:space="preserve"> счета 3410 по определенной комбинации </w:t>
      </w:r>
      <w:r>
        <w:t>С</w:t>
      </w:r>
      <w:r w:rsidR="006A7C28" w:rsidRPr="00D56138">
        <w:t xml:space="preserve">убъект учета - ТОФК-контрагента - КС отправителя - КС получателя, но не оказали влияния на обороты по </w:t>
      </w:r>
      <w:r>
        <w:t>кредиту</w:t>
      </w:r>
      <w:r w:rsidR="006A7C28" w:rsidRPr="00D56138">
        <w:t xml:space="preserve"> счета 3410 по определенной</w:t>
      </w:r>
      <w:r w:rsidR="007F1D6A">
        <w:t xml:space="preserve"> комбинации ТОФК-контрагента - С</w:t>
      </w:r>
      <w:r w:rsidR="006A7C28" w:rsidRPr="00D56138">
        <w:t>убъект учета - КС получателя - КС отправителя (или наоборот). Информация о документах представляется в разрезе записей учета с указанием следующих реквизитов: GUID, тип, наименование, номер и дата первичного документа, код ТОФК-субъекта учета, дата и время формирования записи</w:t>
      </w:r>
      <w:r w:rsidR="006A7C28">
        <w:t xml:space="preserve"> учета</w:t>
      </w:r>
      <w:r w:rsidR="006A7C28" w:rsidRPr="00D56138">
        <w:t xml:space="preserve"> и код системы – инициатора события учета. Если в проверяемом </w:t>
      </w:r>
      <w:r w:rsidR="00526E53">
        <w:t>операционном дне</w:t>
      </w:r>
      <w:r w:rsidR="006A7C28" w:rsidRPr="00D56138">
        <w:t xml:space="preserve"> документы не были выявлены, т.к. расхождение образовались в предыдущие </w:t>
      </w:r>
      <w:r w:rsidR="00526E53">
        <w:t>операционные дни</w:t>
      </w:r>
      <w:r w:rsidR="006A7C28" w:rsidRPr="00D56138">
        <w:t>, то указывается только информация о результатах сверки оборотов.</w:t>
      </w:r>
    </w:p>
    <w:p w14:paraId="704E11A2" w14:textId="77777777" w:rsidR="00821A71" w:rsidRDefault="004342CB" w:rsidP="00695142">
      <w:pPr>
        <w:pStyle w:val="GOSTListnum"/>
        <w:numPr>
          <w:ilvl w:val="0"/>
          <w:numId w:val="0"/>
        </w:numPr>
        <w:suppressAutoHyphens/>
        <w:ind w:left="1021"/>
      </w:pPr>
      <w:r>
        <w:lastRenderedPageBreak/>
        <w:t>Р</w:t>
      </w:r>
      <w:r w:rsidRPr="00D56138">
        <w:t>езультаты диагностики размещаются на листах в разрезе субъектов учета (если по какому-либо субъекту учета диагностика не выявила расхождений лист не формируется)</w:t>
      </w:r>
      <w:r w:rsidR="00821A71">
        <w:t>.</w:t>
      </w:r>
    </w:p>
    <w:p w14:paraId="09FA901D" w14:textId="7E0772B4" w:rsidR="00592A29" w:rsidRDefault="00592A29" w:rsidP="00695142">
      <w:pPr>
        <w:pStyle w:val="GOSTListnum"/>
        <w:numPr>
          <w:ilvl w:val="0"/>
          <w:numId w:val="0"/>
        </w:numPr>
        <w:suppressAutoHyphens/>
        <w:ind w:left="1021"/>
      </w:pPr>
      <w:r>
        <w:t xml:space="preserve">Пример отчета приведен в </w:t>
      </w:r>
      <w:commentRangeStart w:id="604"/>
      <w:r>
        <w:t xml:space="preserve">Приложении </w:t>
      </w:r>
      <w:commentRangeEnd w:id="604"/>
      <w:r w:rsidRPr="00C623A6">
        <w:commentReference w:id="604"/>
      </w:r>
      <w:r w:rsidR="00CB186B">
        <w:fldChar w:fldCharType="begin"/>
      </w:r>
      <w:r w:rsidR="00CB186B">
        <w:instrText xml:space="preserve"> REF _Ref179209014 \h </w:instrText>
      </w:r>
      <w:r w:rsidR="00CB186B">
        <w:fldChar w:fldCharType="separate"/>
      </w:r>
      <w:ins w:id="605" w:author="Сатлер Марина Викторовна" w:date="2026-04-07T12:22:00Z">
        <w:r w:rsidR="00A67566">
          <w:rPr>
            <w:noProof/>
          </w:rPr>
          <w:t>7</w:t>
        </w:r>
      </w:ins>
      <w:r w:rsidR="00CB186B">
        <w:fldChar w:fldCharType="end"/>
      </w:r>
      <w:r>
        <w:t>.</w:t>
      </w:r>
    </w:p>
    <w:p w14:paraId="403C037F" w14:textId="48F37243" w:rsidR="006A7C28" w:rsidRPr="00D56138" w:rsidRDefault="006A7C28" w:rsidP="00695142">
      <w:pPr>
        <w:pStyle w:val="GOSTListnum"/>
        <w:suppressAutoHyphens/>
      </w:pPr>
      <w:r w:rsidRPr="00D56138">
        <w:t xml:space="preserve">Ответ в формате </w:t>
      </w:r>
      <w:r>
        <w:rPr>
          <w:lang w:val="en-US"/>
        </w:rPr>
        <w:t>JSON</w:t>
      </w:r>
      <w:r w:rsidRPr="00D56138">
        <w:t xml:space="preserve">, содержащий информацию </w:t>
      </w:r>
      <w:r w:rsidR="00695142">
        <w:t>о выявленных несоответствиях сумм</w:t>
      </w:r>
      <w:r w:rsidR="00695142" w:rsidRPr="00D56138">
        <w:t xml:space="preserve"> оборотов </w:t>
      </w:r>
      <w:r w:rsidR="00695142">
        <w:t xml:space="preserve">по счету </w:t>
      </w:r>
      <w:r w:rsidR="00695142" w:rsidRPr="00D56138">
        <w:t>3410</w:t>
      </w:r>
      <w:r w:rsidR="00695142">
        <w:t xml:space="preserve"> </w:t>
      </w:r>
      <w:r w:rsidRPr="00D56138">
        <w:t xml:space="preserve">с указанием перечня выявленных документов </w:t>
      </w:r>
      <w:r w:rsidR="00695142">
        <w:t xml:space="preserve">- </w:t>
      </w:r>
      <w:r w:rsidRPr="00D56138">
        <w:t>в реквизитном составе, аналогичном печатной форме отчета. Если документы не были выявлены, то указывается только информация о результатах сверки</w:t>
      </w:r>
      <w:r w:rsidR="008912C5">
        <w:t xml:space="preserve"> оборотов.</w:t>
      </w:r>
    </w:p>
    <w:p w14:paraId="3B3CA350" w14:textId="3E7361A9" w:rsidR="00592A29" w:rsidRDefault="00592A29" w:rsidP="008912C5">
      <w:pPr>
        <w:pStyle w:val="GOSTNormal"/>
      </w:pPr>
      <w:r w:rsidRPr="00015F0F">
        <w:t>Если по техническим причинам файл в формате ODS сформировать не удалось, то возвращается ответ на запрос в формате JSON с информацией о неуспешном выполнении запроса (E - ERROR – Неуспешное завершение) и сообщением об ошибке «Не удалось сформировать отчет &lt;Тип запроса&gt; по причине: &lt;техническая информация об ошибке&gt;».</w:t>
      </w:r>
    </w:p>
    <w:p w14:paraId="20520703" w14:textId="51A7952C" w:rsidR="00592A29" w:rsidRPr="00015F0F" w:rsidRDefault="00592A29" w:rsidP="008912C5">
      <w:pPr>
        <w:pStyle w:val="GOSTNormal"/>
      </w:pPr>
      <w:r w:rsidRPr="00015F0F">
        <w:t xml:space="preserve">При поступлении запроса с типом </w:t>
      </w:r>
      <w:ins w:id="606" w:author="Сатлер Марина Викторовна" w:date="2024-10-08T12:06:00Z">
        <w:r w:rsidR="00355AEA">
          <w:t>«</w:t>
        </w:r>
      </w:ins>
      <w:proofErr w:type="spellStart"/>
      <w:r w:rsidR="007F1D6A" w:rsidRPr="00D56138">
        <w:t>InternalCalc</w:t>
      </w:r>
      <w:proofErr w:type="spellEnd"/>
      <w:ins w:id="607" w:author="Сатлер Марина Викторовна" w:date="2024-10-08T12:06:00Z">
        <w:r w:rsidR="00355AEA">
          <w:t>»</w:t>
        </w:r>
      </w:ins>
      <w:r w:rsidRPr="00015F0F">
        <w:t>, выполнение которого завершено успешно, но никакие данные не были отобраны (пустая выборка), возвращается:</w:t>
      </w:r>
    </w:p>
    <w:p w14:paraId="05E3B47E" w14:textId="77777777" w:rsidR="00592A29" w:rsidRPr="008912C5" w:rsidRDefault="00592A29" w:rsidP="008912C5">
      <w:pPr>
        <w:pStyle w:val="GOSTListmark1"/>
        <w:rPr>
          <w:rFonts w:eastAsiaTheme="majorEastAsia"/>
        </w:rPr>
      </w:pPr>
      <w:r w:rsidRPr="008912C5">
        <w:rPr>
          <w:rFonts w:eastAsiaTheme="majorEastAsia"/>
        </w:rPr>
        <w:t>файл отчета в формате ODS, содержащий заголовочную часть и названия граф табличной части, без строк таблицы - если параметр «Формировать при отсутствии данных» (</w:t>
      </w:r>
      <w:proofErr w:type="spellStart"/>
      <w:r w:rsidRPr="008912C5">
        <w:rPr>
          <w:rFonts w:eastAsiaTheme="majorEastAsia"/>
        </w:rPr>
        <w:t>ReturnIfEmpty</w:t>
      </w:r>
      <w:proofErr w:type="spellEnd"/>
      <w:r w:rsidRPr="008912C5">
        <w:rPr>
          <w:rFonts w:eastAsiaTheme="majorEastAsia"/>
        </w:rPr>
        <w:t>) имеет значение «1»;</w:t>
      </w:r>
    </w:p>
    <w:p w14:paraId="0B8FF44F" w14:textId="77777777" w:rsidR="00592A29" w:rsidRPr="008912C5" w:rsidRDefault="00592A29" w:rsidP="008912C5">
      <w:pPr>
        <w:pStyle w:val="GOSTListmark1"/>
        <w:rPr>
          <w:rFonts w:eastAsiaTheme="majorEastAsia"/>
        </w:rPr>
      </w:pPr>
      <w:r w:rsidRPr="008912C5">
        <w:rPr>
          <w:rFonts w:eastAsiaTheme="majorEastAsia"/>
        </w:rPr>
        <w:t>ответ на запрос в формате JSON с информацией о неуспешном выполнении запроса (E - ERROR – Неуспешное завершение) и сообщением «Отчет не содержит данных» - если параметр «Формировать при отсутствии данных» (</w:t>
      </w:r>
      <w:proofErr w:type="spellStart"/>
      <w:r w:rsidRPr="008912C5">
        <w:rPr>
          <w:rFonts w:eastAsiaTheme="majorEastAsia"/>
        </w:rPr>
        <w:t>ReturnIfEmpty</w:t>
      </w:r>
      <w:proofErr w:type="spellEnd"/>
      <w:r w:rsidRPr="008912C5">
        <w:rPr>
          <w:rFonts w:eastAsiaTheme="majorEastAsia"/>
        </w:rPr>
        <w:t>) имеет значение «0».</w:t>
      </w:r>
    </w:p>
    <w:p w14:paraId="2C9C2675" w14:textId="77777777" w:rsidR="00592A29" w:rsidRPr="00474651" w:rsidRDefault="00592A29" w:rsidP="00592A29">
      <w:pPr>
        <w:pStyle w:val="21"/>
      </w:pPr>
      <w:bookmarkStart w:id="608" w:name="_Toc226457015"/>
      <w:r w:rsidRPr="00474651">
        <w:t>Параметры запроса</w:t>
      </w:r>
      <w:bookmarkEnd w:id="608"/>
    </w:p>
    <w:p w14:paraId="7D7C3356" w14:textId="79656BEA" w:rsidR="00592A29" w:rsidRPr="00F84E12" w:rsidRDefault="00CE2362" w:rsidP="00592A29">
      <w:pPr>
        <w:pStyle w:val="GOSTNameTable"/>
      </w:pPr>
      <w:r>
        <w:rPr>
          <w:noProof/>
        </w:rPr>
        <w:fldChar w:fldCharType="begin"/>
      </w:r>
      <w:r>
        <w:rPr>
          <w:noProof/>
        </w:rPr>
        <w:instrText xml:space="preserve"> SEQ Таблица \* ARABIC </w:instrText>
      </w:r>
      <w:r>
        <w:rPr>
          <w:noProof/>
        </w:rPr>
        <w:fldChar w:fldCharType="separate"/>
      </w:r>
      <w:bookmarkStart w:id="609" w:name="_Toc226457297"/>
      <w:r w:rsidR="00A67566">
        <w:rPr>
          <w:noProof/>
        </w:rPr>
        <w:t>22</w:t>
      </w:r>
      <w:r>
        <w:rPr>
          <w:noProof/>
        </w:rPr>
        <w:fldChar w:fldCharType="end"/>
      </w:r>
      <w:r w:rsidR="00592A29">
        <w:t xml:space="preserve"> - </w:t>
      </w:r>
      <w:r w:rsidR="00592A29" w:rsidRPr="001F0072">
        <w:t>Параметры запроса «</w:t>
      </w:r>
      <w:r w:rsidR="00592A29" w:rsidRPr="00423112">
        <w:t>Отчет «</w:t>
      </w:r>
      <w:r w:rsidR="007F1D6A" w:rsidRPr="00D56138">
        <w:t>Сверка внутренних расчетов между ТОФК (по счету 3410 «</w:t>
      </w:r>
      <w:proofErr w:type="spellStart"/>
      <w:r w:rsidR="007F1D6A" w:rsidRPr="00D56138">
        <w:t>Внут</w:t>
      </w:r>
      <w:r w:rsidR="007F1D6A">
        <w:t>риказначейские</w:t>
      </w:r>
      <w:proofErr w:type="spellEnd"/>
      <w:r w:rsidR="007F1D6A">
        <w:t xml:space="preserve"> расчеты»)</w:t>
      </w:r>
      <w:r w:rsidR="00592A29" w:rsidRPr="00F84E12">
        <w:t>»»</w:t>
      </w:r>
      <w:bookmarkEnd w:id="609"/>
    </w:p>
    <w:tbl>
      <w:tblPr>
        <w:tblStyle w:val="GOSTTable"/>
        <w:tblW w:w="5000" w:type="pct"/>
        <w:tblLayout w:type="fixed"/>
        <w:tblLook w:val="07E0" w:firstRow="1" w:lastRow="1" w:firstColumn="1" w:lastColumn="1" w:noHBand="1" w:noVBand="1"/>
      </w:tblPr>
      <w:tblGrid>
        <w:gridCol w:w="3563"/>
        <w:gridCol w:w="2429"/>
        <w:gridCol w:w="1620"/>
        <w:gridCol w:w="954"/>
        <w:gridCol w:w="1020"/>
        <w:gridCol w:w="6108"/>
      </w:tblGrid>
      <w:tr w:rsidR="00592A29" w:rsidRPr="001D05D7" w14:paraId="074AD75E" w14:textId="77777777" w:rsidTr="00592A29">
        <w:trPr>
          <w:cnfStyle w:val="100000000000" w:firstRow="1" w:lastRow="0" w:firstColumn="0" w:lastColumn="0" w:oddVBand="0" w:evenVBand="0" w:oddHBand="0" w:evenHBand="0" w:firstRowFirstColumn="0" w:firstRowLastColumn="0" w:lastRowFirstColumn="0" w:lastRowLastColumn="0"/>
          <w:trHeight w:val="739"/>
        </w:trPr>
        <w:tc>
          <w:tcPr>
            <w:tcW w:w="1135" w:type="pct"/>
            <w:hideMark/>
          </w:tcPr>
          <w:p w14:paraId="20CA6C78" w14:textId="77777777" w:rsidR="00592A29" w:rsidRPr="00474651" w:rsidRDefault="00592A29" w:rsidP="00592A29">
            <w:pPr>
              <w:pStyle w:val="GOSTTableHead"/>
            </w:pPr>
            <w:r w:rsidRPr="00474651">
              <w:t>Наименование параметра</w:t>
            </w:r>
          </w:p>
        </w:tc>
        <w:tc>
          <w:tcPr>
            <w:tcW w:w="774" w:type="pct"/>
            <w:hideMark/>
          </w:tcPr>
          <w:p w14:paraId="10B005BF" w14:textId="77777777" w:rsidR="00592A29" w:rsidRPr="00890A8D" w:rsidRDefault="00592A29" w:rsidP="00592A29">
            <w:pPr>
              <w:pStyle w:val="GOSTTableHead"/>
            </w:pPr>
            <w:r w:rsidRPr="00890A8D">
              <w:t>Название тэга</w:t>
            </w:r>
          </w:p>
        </w:tc>
        <w:tc>
          <w:tcPr>
            <w:tcW w:w="516" w:type="pct"/>
            <w:hideMark/>
          </w:tcPr>
          <w:p w14:paraId="4BD9352C" w14:textId="77777777" w:rsidR="00592A29" w:rsidRPr="00C75A4E" w:rsidRDefault="00592A29" w:rsidP="00592A29">
            <w:pPr>
              <w:pStyle w:val="GOSTTableHead"/>
            </w:pPr>
            <w:r w:rsidRPr="00BA7A4A">
              <w:t>Тип данных</w:t>
            </w:r>
          </w:p>
        </w:tc>
        <w:tc>
          <w:tcPr>
            <w:tcW w:w="304" w:type="pct"/>
          </w:tcPr>
          <w:p w14:paraId="66D9A915" w14:textId="77777777" w:rsidR="00592A29" w:rsidRPr="00474651" w:rsidRDefault="00592A29" w:rsidP="00592A29">
            <w:pPr>
              <w:pStyle w:val="GOSTTableHead"/>
            </w:pPr>
            <w:r w:rsidRPr="00474651">
              <w:t>Обязательность</w:t>
            </w:r>
          </w:p>
        </w:tc>
        <w:tc>
          <w:tcPr>
            <w:tcW w:w="325" w:type="pct"/>
            <w:hideMark/>
          </w:tcPr>
          <w:p w14:paraId="47386B23" w14:textId="77777777" w:rsidR="00592A29" w:rsidRPr="00BA7A4A" w:rsidRDefault="00592A29" w:rsidP="00592A29">
            <w:pPr>
              <w:pStyle w:val="GOSTTableHead"/>
            </w:pPr>
            <w:r w:rsidRPr="00890A8D">
              <w:t>Размерность</w:t>
            </w:r>
          </w:p>
        </w:tc>
        <w:tc>
          <w:tcPr>
            <w:tcW w:w="1946" w:type="pct"/>
          </w:tcPr>
          <w:p w14:paraId="5A72F5C1" w14:textId="77777777" w:rsidR="00592A29" w:rsidRPr="00BA7A4A" w:rsidRDefault="00592A29" w:rsidP="00592A29">
            <w:pPr>
              <w:pStyle w:val="GOSTTableHead"/>
            </w:pPr>
            <w:r w:rsidRPr="00BA7A4A">
              <w:t>Описание</w:t>
            </w:r>
          </w:p>
        </w:tc>
      </w:tr>
      <w:tr w:rsidR="00592A29" w:rsidRPr="001D05D7" w14:paraId="4EB57C82" w14:textId="77777777" w:rsidTr="00592A29">
        <w:tc>
          <w:tcPr>
            <w:tcW w:w="5000" w:type="pct"/>
            <w:gridSpan w:val="6"/>
          </w:tcPr>
          <w:p w14:paraId="5D34D3FD" w14:textId="77777777" w:rsidR="00592A29" w:rsidRPr="001D05D7" w:rsidRDefault="00592A29" w:rsidP="00592A29">
            <w:pPr>
              <w:suppressAutoHyphens/>
              <w:ind w:firstLine="30"/>
              <w:jc w:val="center"/>
              <w:rPr>
                <w:b/>
                <w:sz w:val="22"/>
                <w:szCs w:val="22"/>
              </w:rPr>
            </w:pPr>
            <w:r w:rsidRPr="001D05D7">
              <w:rPr>
                <w:b/>
                <w:sz w:val="22"/>
                <w:szCs w:val="22"/>
              </w:rPr>
              <w:t>Перечень параметров заголовка запроса (</w:t>
            </w:r>
            <w:r w:rsidRPr="001D05D7">
              <w:rPr>
                <w:b/>
                <w:sz w:val="22"/>
                <w:szCs w:val="22"/>
                <w:lang w:val="en-US"/>
              </w:rPr>
              <w:t>header</w:t>
            </w:r>
            <w:r w:rsidRPr="001D05D7">
              <w:rPr>
                <w:b/>
                <w:sz w:val="22"/>
                <w:szCs w:val="22"/>
              </w:rPr>
              <w:t>)</w:t>
            </w:r>
          </w:p>
        </w:tc>
      </w:tr>
      <w:tr w:rsidR="00592A29" w:rsidRPr="001D05D7" w14:paraId="6CD1C118" w14:textId="77777777" w:rsidTr="00592A29">
        <w:tc>
          <w:tcPr>
            <w:tcW w:w="1135" w:type="pct"/>
          </w:tcPr>
          <w:p w14:paraId="23765AC6" w14:textId="77777777" w:rsidR="00592A29" w:rsidRPr="001D05D7" w:rsidRDefault="00592A29" w:rsidP="00592A29">
            <w:pPr>
              <w:pStyle w:val="GOSTTablenorm"/>
              <w:suppressAutoHyphens/>
            </w:pPr>
            <w:r w:rsidRPr="001D05D7">
              <w:t>Система - отправитель запроса</w:t>
            </w:r>
          </w:p>
        </w:tc>
        <w:tc>
          <w:tcPr>
            <w:tcW w:w="774" w:type="pct"/>
          </w:tcPr>
          <w:p w14:paraId="0E8525B7" w14:textId="77777777" w:rsidR="00592A29" w:rsidRPr="001D05D7" w:rsidRDefault="00592A29" w:rsidP="00592A29">
            <w:pPr>
              <w:pStyle w:val="GOSTTablenorm"/>
              <w:suppressAutoHyphens/>
              <w:rPr>
                <w:lang w:val="en-US"/>
              </w:rPr>
            </w:pPr>
            <w:r w:rsidRPr="001D05D7">
              <w:rPr>
                <w:lang w:val="en-US"/>
              </w:rPr>
              <w:t>Source</w:t>
            </w:r>
          </w:p>
        </w:tc>
        <w:tc>
          <w:tcPr>
            <w:tcW w:w="516" w:type="pct"/>
          </w:tcPr>
          <w:p w14:paraId="25049168" w14:textId="77777777" w:rsidR="00592A29" w:rsidRPr="001D05D7" w:rsidRDefault="00592A29" w:rsidP="00592A29">
            <w:pPr>
              <w:pStyle w:val="GOSTTablenorm"/>
              <w:suppressAutoHyphens/>
              <w:rPr>
                <w:lang w:val="en-US"/>
              </w:rPr>
            </w:pPr>
            <w:r w:rsidRPr="001D05D7">
              <w:t>Строка</w:t>
            </w:r>
          </w:p>
        </w:tc>
        <w:tc>
          <w:tcPr>
            <w:tcW w:w="304" w:type="pct"/>
          </w:tcPr>
          <w:p w14:paraId="3B4B17E7" w14:textId="77777777" w:rsidR="00592A29" w:rsidRPr="001D05D7" w:rsidRDefault="00592A29" w:rsidP="00592A29">
            <w:pPr>
              <w:pStyle w:val="GOSTTablenorm"/>
              <w:suppressAutoHyphens/>
            </w:pPr>
            <w:r w:rsidRPr="001D05D7">
              <w:t>Да</w:t>
            </w:r>
          </w:p>
        </w:tc>
        <w:tc>
          <w:tcPr>
            <w:tcW w:w="325" w:type="pct"/>
          </w:tcPr>
          <w:p w14:paraId="4AE0B995" w14:textId="77777777" w:rsidR="00592A29" w:rsidRPr="001D05D7" w:rsidRDefault="00592A29" w:rsidP="00592A29">
            <w:pPr>
              <w:pStyle w:val="GOSTTablenorm"/>
              <w:suppressAutoHyphens/>
              <w:rPr>
                <w:lang w:val="en-US"/>
              </w:rPr>
            </w:pPr>
            <w:r w:rsidRPr="001D05D7">
              <w:t>&lt;=</w:t>
            </w:r>
            <w:r w:rsidRPr="001D05D7">
              <w:rPr>
                <w:lang w:val="en-US"/>
              </w:rPr>
              <w:t>10</w:t>
            </w:r>
          </w:p>
        </w:tc>
        <w:tc>
          <w:tcPr>
            <w:tcW w:w="1946" w:type="pct"/>
          </w:tcPr>
          <w:p w14:paraId="2A3C599B" w14:textId="38EA7090" w:rsidR="00592A29" w:rsidRDefault="00592A29" w:rsidP="00592A29">
            <w:pPr>
              <w:pStyle w:val="GOSTTablenorm"/>
              <w:suppressAutoHyphens/>
            </w:pPr>
            <w:r w:rsidRPr="001D05D7">
              <w:t>ФП ГИИС ЭБ - о</w:t>
            </w:r>
            <w:r w:rsidR="008912C5">
              <w:t>тправитель запроса.</w:t>
            </w:r>
          </w:p>
          <w:p w14:paraId="684645EE" w14:textId="77777777" w:rsidR="00592A29" w:rsidRPr="001D05D7" w:rsidRDefault="00592A29" w:rsidP="00592A29">
            <w:pPr>
              <w:pStyle w:val="GOSTTablenorm"/>
              <w:suppressAutoHyphens/>
            </w:pPr>
            <w:r w:rsidRPr="001D05D7">
              <w:t>Возможные значения:</w:t>
            </w:r>
          </w:p>
          <w:p w14:paraId="6AF5A542" w14:textId="77777777" w:rsidR="00592A29" w:rsidRPr="00271F47" w:rsidRDefault="00592A29" w:rsidP="00592A29">
            <w:pPr>
              <w:pStyle w:val="GOSTTableListMark1"/>
              <w:suppressAutoHyphens/>
              <w:rPr>
                <w:lang w:val="en-US"/>
              </w:rPr>
            </w:pPr>
            <w:r w:rsidRPr="001D05D7">
              <w:rPr>
                <w:lang w:val="en-US"/>
              </w:rPr>
              <w:t>ARP (ПУИО ЭБ)</w:t>
            </w:r>
          </w:p>
        </w:tc>
      </w:tr>
      <w:tr w:rsidR="00592A29" w:rsidRPr="001D05D7" w14:paraId="5DC2819D" w14:textId="77777777" w:rsidTr="00592A29">
        <w:tc>
          <w:tcPr>
            <w:tcW w:w="1135" w:type="pct"/>
          </w:tcPr>
          <w:p w14:paraId="45E9BA1E" w14:textId="77777777" w:rsidR="00592A29" w:rsidRPr="001D05D7" w:rsidRDefault="00592A29" w:rsidP="00592A29">
            <w:pPr>
              <w:pStyle w:val="GOSTTablenorm"/>
              <w:suppressAutoHyphens/>
            </w:pPr>
            <w:r w:rsidRPr="001D05D7">
              <w:t>Дата и время запроса</w:t>
            </w:r>
          </w:p>
        </w:tc>
        <w:tc>
          <w:tcPr>
            <w:tcW w:w="774" w:type="pct"/>
          </w:tcPr>
          <w:p w14:paraId="3295E93D" w14:textId="77777777" w:rsidR="00592A29" w:rsidRPr="001D05D7" w:rsidRDefault="00592A29" w:rsidP="00592A29">
            <w:pPr>
              <w:pStyle w:val="GOSTTablenorm"/>
              <w:suppressAutoHyphens/>
              <w:rPr>
                <w:lang w:val="en-US"/>
              </w:rPr>
            </w:pPr>
            <w:proofErr w:type="spellStart"/>
            <w:r w:rsidRPr="001D05D7">
              <w:rPr>
                <w:lang w:val="en-US"/>
              </w:rPr>
              <w:t>ReqDateTime</w:t>
            </w:r>
            <w:proofErr w:type="spellEnd"/>
          </w:p>
        </w:tc>
        <w:tc>
          <w:tcPr>
            <w:tcW w:w="516" w:type="pct"/>
          </w:tcPr>
          <w:p w14:paraId="3C21A8EB" w14:textId="77777777" w:rsidR="00592A29" w:rsidRPr="001D05D7" w:rsidRDefault="00592A29" w:rsidP="00592A29">
            <w:pPr>
              <w:pStyle w:val="GOSTTablenorm"/>
              <w:suppressAutoHyphens/>
            </w:pPr>
            <w:r w:rsidRPr="001D05D7">
              <w:t>Дата-время (</w:t>
            </w:r>
            <w:r w:rsidRPr="001D05D7">
              <w:rPr>
                <w:lang w:val="en-US"/>
              </w:rPr>
              <w:t>timestamp</w:t>
            </w:r>
            <w:r w:rsidRPr="001D05D7">
              <w:t>)</w:t>
            </w:r>
          </w:p>
        </w:tc>
        <w:tc>
          <w:tcPr>
            <w:tcW w:w="304" w:type="pct"/>
          </w:tcPr>
          <w:p w14:paraId="725A1E74" w14:textId="77777777" w:rsidR="00592A29" w:rsidRPr="001D05D7" w:rsidRDefault="00592A29" w:rsidP="00592A29">
            <w:pPr>
              <w:pStyle w:val="GOSTTablenorm"/>
              <w:suppressAutoHyphens/>
            </w:pPr>
            <w:r w:rsidRPr="001D05D7">
              <w:t>Да</w:t>
            </w:r>
          </w:p>
        </w:tc>
        <w:tc>
          <w:tcPr>
            <w:tcW w:w="325" w:type="pct"/>
          </w:tcPr>
          <w:p w14:paraId="064F353D" w14:textId="77777777" w:rsidR="00592A29" w:rsidRPr="001D05D7" w:rsidRDefault="00592A29" w:rsidP="00592A29">
            <w:pPr>
              <w:pStyle w:val="GOSTTablenorm"/>
              <w:suppressAutoHyphens/>
            </w:pPr>
          </w:p>
        </w:tc>
        <w:tc>
          <w:tcPr>
            <w:tcW w:w="1946" w:type="pct"/>
          </w:tcPr>
          <w:p w14:paraId="27BA2A9F" w14:textId="77777777" w:rsidR="00592A29" w:rsidRPr="001D05D7" w:rsidRDefault="00592A29" w:rsidP="00592A29">
            <w:pPr>
              <w:pStyle w:val="GOSTTablenorm"/>
              <w:suppressAutoHyphens/>
            </w:pPr>
            <w:r w:rsidRPr="001D05D7">
              <w:t>Дата и время формирования запроса ФП ГИИС ЭБ.</w:t>
            </w:r>
          </w:p>
          <w:p w14:paraId="2C01D7DA" w14:textId="77777777" w:rsidR="00592A29" w:rsidRPr="001D05D7" w:rsidRDefault="00592A29" w:rsidP="00592A29">
            <w:pPr>
              <w:pStyle w:val="GOSTTablenorm"/>
              <w:suppressAutoHyphens/>
            </w:pPr>
            <w:r w:rsidRPr="001D05D7">
              <w:t xml:space="preserve">Формат </w:t>
            </w:r>
            <w:r w:rsidRPr="001D05D7">
              <w:rPr>
                <w:lang w:val="en-US"/>
              </w:rPr>
              <w:t>YYYY</w:t>
            </w:r>
            <w:r w:rsidRPr="001D05D7">
              <w:t>-</w:t>
            </w:r>
            <w:r w:rsidRPr="001D05D7">
              <w:rPr>
                <w:lang w:val="en-US"/>
              </w:rPr>
              <w:t>MM</w:t>
            </w:r>
            <w:r w:rsidRPr="001D05D7">
              <w:t>-</w:t>
            </w:r>
            <w:r w:rsidRPr="001D05D7">
              <w:rPr>
                <w:lang w:val="en-US"/>
              </w:rPr>
              <w:t>DD</w:t>
            </w:r>
            <w:r w:rsidRPr="001D05D7">
              <w:t xml:space="preserve"> </w:t>
            </w:r>
            <w:proofErr w:type="spellStart"/>
            <w:r w:rsidRPr="001D05D7">
              <w:rPr>
                <w:lang w:val="en-US"/>
              </w:rPr>
              <w:t>hh</w:t>
            </w:r>
            <w:proofErr w:type="spellEnd"/>
            <w:r w:rsidRPr="001D05D7">
              <w:t>:</w:t>
            </w:r>
            <w:proofErr w:type="gramStart"/>
            <w:r w:rsidRPr="001D05D7">
              <w:rPr>
                <w:lang w:val="en-US"/>
              </w:rPr>
              <w:t>mm</w:t>
            </w:r>
            <w:r w:rsidRPr="001D05D7">
              <w:t>:</w:t>
            </w:r>
            <w:r w:rsidRPr="001D05D7">
              <w:rPr>
                <w:lang w:val="en-US"/>
              </w:rPr>
              <w:t>ss</w:t>
            </w:r>
            <w:proofErr w:type="gramEnd"/>
          </w:p>
        </w:tc>
      </w:tr>
      <w:tr w:rsidR="00592A29" w:rsidRPr="001D05D7" w14:paraId="04EDD65E" w14:textId="77777777" w:rsidTr="00592A29">
        <w:tc>
          <w:tcPr>
            <w:tcW w:w="1135" w:type="pct"/>
          </w:tcPr>
          <w:p w14:paraId="09F33F74" w14:textId="77777777" w:rsidR="00592A29" w:rsidRPr="001D05D7" w:rsidRDefault="00592A29" w:rsidP="00592A29">
            <w:pPr>
              <w:pStyle w:val="GOSTTablenorm"/>
              <w:suppressAutoHyphens/>
            </w:pPr>
            <w:r w:rsidRPr="001D05D7">
              <w:t>Версия формата</w:t>
            </w:r>
          </w:p>
        </w:tc>
        <w:tc>
          <w:tcPr>
            <w:tcW w:w="774" w:type="pct"/>
          </w:tcPr>
          <w:p w14:paraId="53D5E955" w14:textId="77777777" w:rsidR="00592A29" w:rsidRPr="001D05D7" w:rsidRDefault="00592A29" w:rsidP="00592A29">
            <w:pPr>
              <w:pStyle w:val="GOSTTablenorm"/>
              <w:suppressAutoHyphens/>
              <w:rPr>
                <w:lang w:val="en-US"/>
              </w:rPr>
            </w:pPr>
            <w:r w:rsidRPr="001D05D7">
              <w:rPr>
                <w:lang w:val="en-US"/>
              </w:rPr>
              <w:t>Version</w:t>
            </w:r>
          </w:p>
        </w:tc>
        <w:tc>
          <w:tcPr>
            <w:tcW w:w="516" w:type="pct"/>
          </w:tcPr>
          <w:p w14:paraId="50653174" w14:textId="77777777" w:rsidR="00592A29" w:rsidRPr="001D05D7" w:rsidRDefault="00592A29" w:rsidP="00592A29">
            <w:pPr>
              <w:pStyle w:val="GOSTTablenorm"/>
              <w:suppressAutoHyphens/>
              <w:rPr>
                <w:lang w:val="en-US"/>
              </w:rPr>
            </w:pPr>
            <w:r w:rsidRPr="001D05D7">
              <w:t>Строка</w:t>
            </w:r>
          </w:p>
        </w:tc>
        <w:tc>
          <w:tcPr>
            <w:tcW w:w="304" w:type="pct"/>
          </w:tcPr>
          <w:p w14:paraId="5527053B" w14:textId="77777777" w:rsidR="00592A29" w:rsidRPr="001D05D7" w:rsidRDefault="00592A29" w:rsidP="00592A29">
            <w:pPr>
              <w:pStyle w:val="GOSTTablenorm"/>
              <w:suppressAutoHyphens/>
            </w:pPr>
            <w:r w:rsidRPr="001D05D7">
              <w:t>Да</w:t>
            </w:r>
          </w:p>
        </w:tc>
        <w:tc>
          <w:tcPr>
            <w:tcW w:w="325" w:type="pct"/>
          </w:tcPr>
          <w:p w14:paraId="55009D52" w14:textId="77777777" w:rsidR="00592A29" w:rsidRPr="001D05D7" w:rsidRDefault="00592A29" w:rsidP="00592A29">
            <w:pPr>
              <w:pStyle w:val="GOSTTablenorm"/>
              <w:suppressAutoHyphens/>
              <w:rPr>
                <w:lang w:val="en-US"/>
              </w:rPr>
            </w:pPr>
            <w:r w:rsidRPr="001D05D7">
              <w:t>&lt;=</w:t>
            </w:r>
            <w:r w:rsidRPr="001D05D7">
              <w:rPr>
                <w:lang w:val="en-US"/>
              </w:rPr>
              <w:t>10</w:t>
            </w:r>
          </w:p>
        </w:tc>
        <w:tc>
          <w:tcPr>
            <w:tcW w:w="1946" w:type="pct"/>
          </w:tcPr>
          <w:p w14:paraId="13A03A6B" w14:textId="77777777" w:rsidR="00592A29" w:rsidRPr="001D05D7" w:rsidRDefault="00592A29" w:rsidP="00592A29">
            <w:pPr>
              <w:pStyle w:val="GOSTTablenorm"/>
              <w:suppressAutoHyphens/>
            </w:pPr>
            <w:r w:rsidRPr="001D05D7">
              <w:t>Версия формата запроса</w:t>
            </w:r>
          </w:p>
        </w:tc>
      </w:tr>
      <w:tr w:rsidR="00592A29" w:rsidRPr="001D05D7" w14:paraId="712CD87A" w14:textId="77777777" w:rsidTr="00592A29">
        <w:tc>
          <w:tcPr>
            <w:tcW w:w="1135" w:type="pct"/>
          </w:tcPr>
          <w:p w14:paraId="3345902B" w14:textId="77777777" w:rsidR="00592A29" w:rsidRPr="001D05D7" w:rsidRDefault="00592A29" w:rsidP="00592A29">
            <w:pPr>
              <w:pStyle w:val="GOSTTablenorm"/>
              <w:suppressAutoHyphens/>
            </w:pPr>
            <w:r w:rsidRPr="001D05D7">
              <w:lastRenderedPageBreak/>
              <w:t>Глобальный идентификатор запроса</w:t>
            </w:r>
          </w:p>
        </w:tc>
        <w:tc>
          <w:tcPr>
            <w:tcW w:w="774" w:type="pct"/>
          </w:tcPr>
          <w:p w14:paraId="0EB8880F" w14:textId="77777777" w:rsidR="00592A29" w:rsidRPr="001D05D7" w:rsidRDefault="00592A29" w:rsidP="00592A29">
            <w:pPr>
              <w:pStyle w:val="GOSTTablenorm"/>
              <w:suppressAutoHyphens/>
              <w:rPr>
                <w:lang w:val="en-US"/>
              </w:rPr>
            </w:pPr>
            <w:proofErr w:type="spellStart"/>
            <w:r w:rsidRPr="001D05D7">
              <w:rPr>
                <w:lang w:val="en-US"/>
              </w:rPr>
              <w:t>ReqGuid</w:t>
            </w:r>
            <w:proofErr w:type="spellEnd"/>
          </w:p>
        </w:tc>
        <w:tc>
          <w:tcPr>
            <w:tcW w:w="516" w:type="pct"/>
          </w:tcPr>
          <w:p w14:paraId="58485109" w14:textId="77777777" w:rsidR="00592A29" w:rsidRPr="001D05D7" w:rsidRDefault="00592A29" w:rsidP="00592A29">
            <w:pPr>
              <w:pStyle w:val="GOSTTablenorm"/>
              <w:suppressAutoHyphens/>
            </w:pPr>
            <w:r w:rsidRPr="001D05D7">
              <w:rPr>
                <w:lang w:val="en-US"/>
              </w:rPr>
              <w:t>GUID</w:t>
            </w:r>
          </w:p>
        </w:tc>
        <w:tc>
          <w:tcPr>
            <w:tcW w:w="304" w:type="pct"/>
          </w:tcPr>
          <w:p w14:paraId="695998D7" w14:textId="77777777" w:rsidR="00592A29" w:rsidRPr="001D05D7" w:rsidRDefault="00592A29" w:rsidP="00592A29">
            <w:pPr>
              <w:pStyle w:val="GOSTTablenorm"/>
              <w:suppressAutoHyphens/>
            </w:pPr>
            <w:r w:rsidRPr="001D05D7">
              <w:t>Да</w:t>
            </w:r>
          </w:p>
        </w:tc>
        <w:tc>
          <w:tcPr>
            <w:tcW w:w="325" w:type="pct"/>
          </w:tcPr>
          <w:p w14:paraId="2D495064" w14:textId="77777777" w:rsidR="00592A29" w:rsidRPr="001D05D7" w:rsidRDefault="00592A29" w:rsidP="00592A29">
            <w:pPr>
              <w:pStyle w:val="GOSTTablenorm"/>
              <w:suppressAutoHyphens/>
              <w:rPr>
                <w:lang w:val="en-US"/>
              </w:rPr>
            </w:pPr>
            <w:r w:rsidRPr="001D05D7">
              <w:rPr>
                <w:lang w:val="en-US"/>
              </w:rPr>
              <w:t>=</w:t>
            </w:r>
            <w:r w:rsidRPr="001D05D7">
              <w:t>36</w:t>
            </w:r>
          </w:p>
        </w:tc>
        <w:tc>
          <w:tcPr>
            <w:tcW w:w="1946" w:type="pct"/>
          </w:tcPr>
          <w:p w14:paraId="709DCF76" w14:textId="77777777" w:rsidR="00592A29" w:rsidRPr="001D05D7" w:rsidRDefault="00592A29" w:rsidP="00592A29">
            <w:pPr>
              <w:pStyle w:val="GOSTTablenorm"/>
              <w:suppressAutoHyphens/>
            </w:pPr>
            <w:r w:rsidRPr="001D05D7">
              <w:t>Уникальный идентификатор запроса (с тире)</w:t>
            </w:r>
          </w:p>
        </w:tc>
      </w:tr>
      <w:tr w:rsidR="00592A29" w:rsidRPr="001D05D7" w14:paraId="2306D3CA" w14:textId="77777777" w:rsidTr="00592A29">
        <w:tc>
          <w:tcPr>
            <w:tcW w:w="1135" w:type="pct"/>
          </w:tcPr>
          <w:p w14:paraId="6079AED7" w14:textId="77777777" w:rsidR="00592A29" w:rsidRPr="001D05D7" w:rsidRDefault="00592A29" w:rsidP="00592A29">
            <w:pPr>
              <w:pStyle w:val="GOSTTablenorm"/>
              <w:suppressAutoHyphens/>
            </w:pPr>
            <w:r w:rsidRPr="001D05D7">
              <w:t>Глобальный идентификатор документа</w:t>
            </w:r>
          </w:p>
        </w:tc>
        <w:tc>
          <w:tcPr>
            <w:tcW w:w="774" w:type="pct"/>
          </w:tcPr>
          <w:p w14:paraId="373544F3" w14:textId="77777777" w:rsidR="00592A29" w:rsidRPr="001D05D7" w:rsidRDefault="00592A29" w:rsidP="00592A29">
            <w:pPr>
              <w:pStyle w:val="GOSTTablenorm"/>
              <w:suppressAutoHyphens/>
              <w:rPr>
                <w:lang w:val="en-US"/>
              </w:rPr>
            </w:pPr>
            <w:proofErr w:type="spellStart"/>
            <w:r w:rsidRPr="001D05D7">
              <w:t>DocGuid</w:t>
            </w:r>
            <w:proofErr w:type="spellEnd"/>
          </w:p>
        </w:tc>
        <w:tc>
          <w:tcPr>
            <w:tcW w:w="516" w:type="pct"/>
          </w:tcPr>
          <w:p w14:paraId="11A2E5C3" w14:textId="77777777" w:rsidR="00592A29" w:rsidRPr="001D05D7" w:rsidRDefault="00592A29" w:rsidP="00592A29">
            <w:pPr>
              <w:pStyle w:val="GOSTTablenorm"/>
              <w:suppressAutoHyphens/>
            </w:pPr>
            <w:r w:rsidRPr="001D05D7">
              <w:t>GUID</w:t>
            </w:r>
          </w:p>
        </w:tc>
        <w:tc>
          <w:tcPr>
            <w:tcW w:w="304" w:type="pct"/>
          </w:tcPr>
          <w:p w14:paraId="31552842" w14:textId="77777777" w:rsidR="00592A29" w:rsidRPr="001D05D7" w:rsidRDefault="00592A29" w:rsidP="00592A29">
            <w:pPr>
              <w:pStyle w:val="GOSTTablenorm"/>
              <w:suppressAutoHyphens/>
            </w:pPr>
            <w:r w:rsidRPr="001D05D7">
              <w:t>Нет</w:t>
            </w:r>
          </w:p>
        </w:tc>
        <w:tc>
          <w:tcPr>
            <w:tcW w:w="325" w:type="pct"/>
          </w:tcPr>
          <w:p w14:paraId="2AF62B38" w14:textId="77777777" w:rsidR="00592A29" w:rsidRPr="001D05D7" w:rsidRDefault="00592A29" w:rsidP="00592A29">
            <w:pPr>
              <w:pStyle w:val="GOSTTablenorm"/>
              <w:suppressAutoHyphens/>
            </w:pPr>
            <w:r w:rsidRPr="001D05D7">
              <w:t>=36</w:t>
            </w:r>
          </w:p>
        </w:tc>
        <w:tc>
          <w:tcPr>
            <w:tcW w:w="1946" w:type="pct"/>
          </w:tcPr>
          <w:p w14:paraId="40E4C282" w14:textId="77777777" w:rsidR="00592A29" w:rsidRPr="001D05D7" w:rsidRDefault="00592A29" w:rsidP="00592A29">
            <w:pPr>
              <w:pStyle w:val="GOSTTablenorm"/>
              <w:suppressAutoHyphens/>
            </w:pPr>
            <w:r w:rsidRPr="001D05D7">
              <w:t>Уникальный идентификатор документа/отчета/виджета (с тире), инициировавшего запрос</w:t>
            </w:r>
          </w:p>
        </w:tc>
      </w:tr>
      <w:tr w:rsidR="00592A29" w:rsidRPr="001D05D7" w14:paraId="0DC0F6F6" w14:textId="77777777" w:rsidTr="00592A29">
        <w:tc>
          <w:tcPr>
            <w:tcW w:w="1135" w:type="pct"/>
          </w:tcPr>
          <w:p w14:paraId="57F7A8B3" w14:textId="77777777" w:rsidR="00592A29" w:rsidRPr="001D05D7" w:rsidRDefault="00592A29" w:rsidP="00592A29">
            <w:pPr>
              <w:pStyle w:val="GOSTTablenorm"/>
              <w:suppressAutoHyphens/>
            </w:pPr>
            <w:r w:rsidRPr="001D05D7">
              <w:t>Тип запроса</w:t>
            </w:r>
          </w:p>
        </w:tc>
        <w:tc>
          <w:tcPr>
            <w:tcW w:w="774" w:type="pct"/>
          </w:tcPr>
          <w:p w14:paraId="530FBD55" w14:textId="77777777" w:rsidR="00592A29" w:rsidRPr="001D05D7" w:rsidRDefault="00592A29" w:rsidP="00592A29">
            <w:pPr>
              <w:pStyle w:val="GOSTTablenorm"/>
              <w:suppressAutoHyphens/>
              <w:rPr>
                <w:lang w:val="en-US"/>
              </w:rPr>
            </w:pPr>
            <w:proofErr w:type="spellStart"/>
            <w:r w:rsidRPr="001D05D7">
              <w:rPr>
                <w:lang w:val="en-US"/>
              </w:rPr>
              <w:t>RequestType</w:t>
            </w:r>
            <w:proofErr w:type="spellEnd"/>
          </w:p>
        </w:tc>
        <w:tc>
          <w:tcPr>
            <w:tcW w:w="516" w:type="pct"/>
          </w:tcPr>
          <w:p w14:paraId="1DDF4BB5" w14:textId="77777777" w:rsidR="00592A29" w:rsidRPr="001D05D7" w:rsidRDefault="00592A29" w:rsidP="00592A29">
            <w:pPr>
              <w:pStyle w:val="GOSTTablenorm"/>
              <w:suppressAutoHyphens/>
              <w:rPr>
                <w:lang w:val="en-US"/>
              </w:rPr>
            </w:pPr>
            <w:r w:rsidRPr="001D05D7">
              <w:t>Строка</w:t>
            </w:r>
          </w:p>
        </w:tc>
        <w:tc>
          <w:tcPr>
            <w:tcW w:w="304" w:type="pct"/>
          </w:tcPr>
          <w:p w14:paraId="1A6832D3" w14:textId="77777777" w:rsidR="00592A29" w:rsidRPr="001D05D7" w:rsidRDefault="00592A29" w:rsidP="00592A29">
            <w:pPr>
              <w:pStyle w:val="GOSTTablenorm"/>
              <w:suppressAutoHyphens/>
            </w:pPr>
            <w:r w:rsidRPr="001D05D7">
              <w:t>Да</w:t>
            </w:r>
          </w:p>
        </w:tc>
        <w:tc>
          <w:tcPr>
            <w:tcW w:w="325" w:type="pct"/>
          </w:tcPr>
          <w:p w14:paraId="2A729ADA" w14:textId="1CBED41A" w:rsidR="00592A29" w:rsidRPr="001D05D7" w:rsidRDefault="00592A29">
            <w:pPr>
              <w:pStyle w:val="GOSTTablenorm"/>
              <w:suppressAutoHyphens/>
              <w:rPr>
                <w:lang w:val="en-US"/>
              </w:rPr>
            </w:pPr>
            <w:commentRangeStart w:id="610"/>
            <w:commentRangeStart w:id="611"/>
            <w:r w:rsidRPr="001D05D7">
              <w:t>&lt;=</w:t>
            </w:r>
            <w:del w:id="612" w:author="Сатлер Марина Викторовна" w:date="2024-10-31T12:16:00Z">
              <w:r w:rsidRPr="001D05D7" w:rsidDel="00AA0659">
                <w:rPr>
                  <w:lang w:val="en-US"/>
                </w:rPr>
                <w:delText>1</w:delText>
              </w:r>
            </w:del>
            <w:ins w:id="613" w:author="Сказецкая Наталья Камилевна" w:date="2024-10-15T15:29:00Z">
              <w:r w:rsidR="002423AA">
                <w:t>5</w:t>
              </w:r>
              <w:commentRangeEnd w:id="610"/>
              <w:r w:rsidR="002423AA">
                <w:rPr>
                  <w:rStyle w:val="affa"/>
                </w:rPr>
                <w:commentReference w:id="610"/>
              </w:r>
            </w:ins>
            <w:commentRangeEnd w:id="611"/>
            <w:r w:rsidR="00AA0659">
              <w:rPr>
                <w:rStyle w:val="affa"/>
              </w:rPr>
              <w:commentReference w:id="611"/>
            </w:r>
            <w:ins w:id="614" w:author="Сатлер Марина Викторовна" w:date="2024-10-31T12:16:00Z">
              <w:r w:rsidR="00AA0659">
                <w:rPr>
                  <w:lang w:val="en-US"/>
                </w:rPr>
                <w:t>0</w:t>
              </w:r>
            </w:ins>
            <w:del w:id="615" w:author="Сказецкая Наталья Камилевна" w:date="2024-10-15T15:29:00Z">
              <w:r w:rsidRPr="001D05D7" w:rsidDel="002423AA">
                <w:rPr>
                  <w:lang w:val="en-US"/>
                </w:rPr>
                <w:delText>0</w:delText>
              </w:r>
            </w:del>
          </w:p>
        </w:tc>
        <w:tc>
          <w:tcPr>
            <w:tcW w:w="1946" w:type="pct"/>
          </w:tcPr>
          <w:p w14:paraId="09AB5AA4" w14:textId="2770E34F" w:rsidR="00592A29" w:rsidRPr="001D05D7" w:rsidRDefault="00592A29" w:rsidP="00592A29">
            <w:pPr>
              <w:pStyle w:val="GOSTTablenorm"/>
              <w:suppressAutoHyphens/>
            </w:pPr>
            <w:r w:rsidRPr="001D05D7">
              <w:t>Передается значение «</w:t>
            </w:r>
            <w:proofErr w:type="spellStart"/>
            <w:r w:rsidR="007F1D6A" w:rsidRPr="00D56138">
              <w:t>InternalCalc</w:t>
            </w:r>
            <w:proofErr w:type="spellEnd"/>
            <w:r w:rsidRPr="001D05D7">
              <w:t>»</w:t>
            </w:r>
          </w:p>
        </w:tc>
      </w:tr>
      <w:tr w:rsidR="00592A29" w:rsidRPr="001D05D7" w14:paraId="21F5D9EE" w14:textId="77777777" w:rsidTr="00592A29">
        <w:tc>
          <w:tcPr>
            <w:tcW w:w="5000" w:type="pct"/>
            <w:gridSpan w:val="6"/>
          </w:tcPr>
          <w:p w14:paraId="3ECEE361" w14:textId="77777777" w:rsidR="00592A29" w:rsidRPr="001D05D7" w:rsidRDefault="00592A29" w:rsidP="00592A29">
            <w:pPr>
              <w:pStyle w:val="GOSTTableHead"/>
              <w:rPr>
                <w:szCs w:val="22"/>
              </w:rPr>
            </w:pPr>
            <w:r w:rsidRPr="001D05D7">
              <w:rPr>
                <w:szCs w:val="22"/>
              </w:rPr>
              <w:t>Перечень параметров тела запроса (</w:t>
            </w:r>
            <w:r w:rsidRPr="001D05D7">
              <w:rPr>
                <w:szCs w:val="22"/>
                <w:lang w:val="en-US"/>
              </w:rPr>
              <w:t>document</w:t>
            </w:r>
            <w:r w:rsidRPr="001D05D7">
              <w:rPr>
                <w:szCs w:val="22"/>
              </w:rPr>
              <w:t>)</w:t>
            </w:r>
          </w:p>
        </w:tc>
      </w:tr>
      <w:tr w:rsidR="00592A29" w:rsidRPr="001D05D7" w14:paraId="0E4A4251" w14:textId="77777777" w:rsidTr="00592A29">
        <w:tc>
          <w:tcPr>
            <w:tcW w:w="1135" w:type="pct"/>
          </w:tcPr>
          <w:p w14:paraId="6FB64332" w14:textId="77777777" w:rsidR="00592A29" w:rsidRPr="00474651" w:rsidRDefault="00592A29" w:rsidP="00592A29">
            <w:pPr>
              <w:pStyle w:val="GOSTTablenorm"/>
              <w:suppressAutoHyphens/>
            </w:pPr>
            <w:r w:rsidRPr="00474651">
              <w:t>Субъект учета</w:t>
            </w:r>
          </w:p>
        </w:tc>
        <w:tc>
          <w:tcPr>
            <w:tcW w:w="774" w:type="pct"/>
          </w:tcPr>
          <w:p w14:paraId="3E3CB6CC" w14:textId="77777777" w:rsidR="00592A29" w:rsidRPr="00C75A4E" w:rsidRDefault="00592A29" w:rsidP="00592A29">
            <w:pPr>
              <w:pStyle w:val="GOSTTablenorm"/>
              <w:suppressAutoHyphens/>
            </w:pPr>
            <w:proofErr w:type="spellStart"/>
            <w:r w:rsidRPr="00C75A4E">
              <w:t>Subject</w:t>
            </w:r>
            <w:proofErr w:type="spellEnd"/>
          </w:p>
        </w:tc>
        <w:tc>
          <w:tcPr>
            <w:tcW w:w="516" w:type="pct"/>
          </w:tcPr>
          <w:p w14:paraId="3A3D7DA9" w14:textId="77777777" w:rsidR="00592A29" w:rsidRPr="00474651" w:rsidRDefault="00592A29" w:rsidP="00592A29">
            <w:pPr>
              <w:pStyle w:val="GOSTTablenorm"/>
              <w:suppressAutoHyphens/>
            </w:pPr>
            <w:r w:rsidRPr="00474651">
              <w:t>Строка</w:t>
            </w:r>
          </w:p>
        </w:tc>
        <w:tc>
          <w:tcPr>
            <w:tcW w:w="304" w:type="pct"/>
          </w:tcPr>
          <w:p w14:paraId="640A9628" w14:textId="77777777" w:rsidR="00592A29" w:rsidRPr="00474651" w:rsidRDefault="00592A29" w:rsidP="00592A29">
            <w:pPr>
              <w:pStyle w:val="GOSTTablenorm"/>
              <w:suppressAutoHyphens/>
            </w:pPr>
            <w:r>
              <w:t>Нет</w:t>
            </w:r>
          </w:p>
        </w:tc>
        <w:tc>
          <w:tcPr>
            <w:tcW w:w="325" w:type="pct"/>
          </w:tcPr>
          <w:p w14:paraId="052F6D9A" w14:textId="77777777" w:rsidR="00592A29" w:rsidRPr="00C75A4E" w:rsidRDefault="00592A29" w:rsidP="00592A29">
            <w:pPr>
              <w:pStyle w:val="GOSTTablenorm"/>
              <w:suppressAutoHyphens/>
            </w:pPr>
            <w:r w:rsidRPr="007A0F1E">
              <w:t>=</w:t>
            </w:r>
            <w:r w:rsidRPr="00C75A4E">
              <w:t>4</w:t>
            </w:r>
          </w:p>
        </w:tc>
        <w:tc>
          <w:tcPr>
            <w:tcW w:w="1946" w:type="pct"/>
          </w:tcPr>
          <w:p w14:paraId="078C6419" w14:textId="77777777" w:rsidR="00592A29" w:rsidRDefault="00592A29" w:rsidP="00592A29">
            <w:pPr>
              <w:pStyle w:val="GOSTTablenorm"/>
              <w:suppressAutoHyphens/>
            </w:pPr>
            <w:r w:rsidRPr="00474651">
              <w:t>Указывается код ТОФК/ЦС учета, по записям учета которого требуется осуществить диагностику</w:t>
            </w:r>
            <w:r>
              <w:t>.</w:t>
            </w:r>
          </w:p>
          <w:p w14:paraId="2FE8BA92" w14:textId="77777777" w:rsidR="00592A29" w:rsidRPr="00890A8D" w:rsidRDefault="00592A29" w:rsidP="00592A29">
            <w:pPr>
              <w:pStyle w:val="GOSTTablenorm"/>
              <w:suppressAutoHyphens/>
            </w:pPr>
            <w:r>
              <w:t>Если параметр не передан, диагностика осуществляется по всем субъектам учета</w:t>
            </w:r>
          </w:p>
        </w:tc>
      </w:tr>
      <w:tr w:rsidR="00592A29" w:rsidRPr="001D05D7" w14:paraId="30523BCE" w14:textId="77777777" w:rsidTr="00592A29">
        <w:tc>
          <w:tcPr>
            <w:tcW w:w="1135" w:type="pct"/>
          </w:tcPr>
          <w:p w14:paraId="51DED7A5" w14:textId="77777777" w:rsidR="00592A29" w:rsidRPr="00474651" w:rsidRDefault="00592A29" w:rsidP="00592A29">
            <w:pPr>
              <w:pStyle w:val="GOSTTablenorm"/>
              <w:suppressAutoHyphens/>
            </w:pPr>
            <w:r w:rsidRPr="00C75A4E">
              <w:t>Операционный день</w:t>
            </w:r>
          </w:p>
        </w:tc>
        <w:tc>
          <w:tcPr>
            <w:tcW w:w="774" w:type="pct"/>
          </w:tcPr>
          <w:p w14:paraId="6D03B3F3" w14:textId="77777777" w:rsidR="00592A29" w:rsidRPr="00C75A4E" w:rsidRDefault="00592A29" w:rsidP="00592A29">
            <w:pPr>
              <w:pStyle w:val="GOSTTablenorm"/>
              <w:suppressAutoHyphens/>
            </w:pPr>
            <w:proofErr w:type="spellStart"/>
            <w:r w:rsidRPr="00C75A4E">
              <w:t>TradingDay</w:t>
            </w:r>
            <w:proofErr w:type="spellEnd"/>
          </w:p>
        </w:tc>
        <w:tc>
          <w:tcPr>
            <w:tcW w:w="516" w:type="pct"/>
          </w:tcPr>
          <w:p w14:paraId="421B5768" w14:textId="77777777" w:rsidR="00592A29" w:rsidRPr="00474651" w:rsidRDefault="00592A29" w:rsidP="00592A29">
            <w:pPr>
              <w:pStyle w:val="GOSTTablenorm"/>
              <w:suppressAutoHyphens/>
            </w:pPr>
            <w:r w:rsidRPr="00474651">
              <w:t>Дата</w:t>
            </w:r>
          </w:p>
        </w:tc>
        <w:tc>
          <w:tcPr>
            <w:tcW w:w="304" w:type="pct"/>
          </w:tcPr>
          <w:p w14:paraId="2DF4FA70" w14:textId="77777777" w:rsidR="00592A29" w:rsidRPr="00474651" w:rsidRDefault="00592A29" w:rsidP="00592A29">
            <w:pPr>
              <w:pStyle w:val="GOSTTablenorm"/>
              <w:suppressAutoHyphens/>
            </w:pPr>
            <w:r w:rsidRPr="00474651">
              <w:t>Да</w:t>
            </w:r>
          </w:p>
        </w:tc>
        <w:tc>
          <w:tcPr>
            <w:tcW w:w="325" w:type="pct"/>
          </w:tcPr>
          <w:p w14:paraId="2A38635F" w14:textId="77777777" w:rsidR="00592A29" w:rsidRPr="00C75A4E" w:rsidRDefault="00592A29" w:rsidP="00592A29">
            <w:pPr>
              <w:pStyle w:val="GOSTTablenorm"/>
              <w:suppressAutoHyphens/>
            </w:pPr>
          </w:p>
        </w:tc>
        <w:tc>
          <w:tcPr>
            <w:tcW w:w="1946" w:type="pct"/>
          </w:tcPr>
          <w:p w14:paraId="5048EE54" w14:textId="77777777" w:rsidR="00592A29" w:rsidRPr="00455D80" w:rsidRDefault="00592A29" w:rsidP="00592A29">
            <w:pPr>
              <w:pStyle w:val="GOSTTablenorm"/>
              <w:suppressAutoHyphens/>
            </w:pPr>
            <w:r w:rsidRPr="00455D80">
              <w:t>Указывается дата отражения операции в учете, по которой осуществляется диагностика записей учета. </w:t>
            </w:r>
          </w:p>
          <w:p w14:paraId="18EBFCE9" w14:textId="77777777" w:rsidR="00592A29" w:rsidRPr="00C75A4E" w:rsidRDefault="00592A29" w:rsidP="00592A29">
            <w:pPr>
              <w:pStyle w:val="GOSTTablenorm"/>
              <w:suppressAutoHyphens/>
            </w:pPr>
            <w:r w:rsidRPr="00C75A4E">
              <w:rPr>
                <w:rFonts w:hint="eastAsia"/>
              </w:rPr>
              <w:t>Формат</w:t>
            </w:r>
            <w:r w:rsidRPr="00C75A4E">
              <w:t xml:space="preserve"> YYYY-MM-DD</w:t>
            </w:r>
          </w:p>
        </w:tc>
      </w:tr>
      <w:tr w:rsidR="00592A29" w:rsidRPr="001D05D7" w14:paraId="0851BABE" w14:textId="77777777" w:rsidTr="00592A29">
        <w:tc>
          <w:tcPr>
            <w:tcW w:w="1135" w:type="pct"/>
          </w:tcPr>
          <w:p w14:paraId="5DCD1A69" w14:textId="77777777" w:rsidR="00592A29" w:rsidRPr="007A0F1E" w:rsidRDefault="00592A29" w:rsidP="00592A29">
            <w:pPr>
              <w:pStyle w:val="GOSTTablenorm"/>
              <w:suppressAutoHyphens/>
            </w:pPr>
            <w:r>
              <w:rPr>
                <w:szCs w:val="22"/>
              </w:rPr>
              <w:t>Формировать при отсутствии данных</w:t>
            </w:r>
          </w:p>
        </w:tc>
        <w:tc>
          <w:tcPr>
            <w:tcW w:w="774" w:type="pct"/>
          </w:tcPr>
          <w:p w14:paraId="207B206A" w14:textId="77777777" w:rsidR="00592A29" w:rsidRPr="00474651" w:rsidRDefault="00592A29" w:rsidP="00592A29">
            <w:pPr>
              <w:pStyle w:val="GOSTTablenorm"/>
              <w:suppressAutoHyphens/>
            </w:pPr>
            <w:proofErr w:type="spellStart"/>
            <w:r>
              <w:rPr>
                <w:szCs w:val="22"/>
                <w:lang w:val="en-US"/>
              </w:rPr>
              <w:t>ReturnIfEmpty</w:t>
            </w:r>
            <w:proofErr w:type="spellEnd"/>
          </w:p>
        </w:tc>
        <w:tc>
          <w:tcPr>
            <w:tcW w:w="516" w:type="pct"/>
          </w:tcPr>
          <w:p w14:paraId="2E97360F" w14:textId="77777777" w:rsidR="00592A29" w:rsidRPr="00474651" w:rsidRDefault="00592A29" w:rsidP="00592A29">
            <w:pPr>
              <w:pStyle w:val="GOSTTablenorm"/>
              <w:suppressAutoHyphens/>
            </w:pPr>
            <w:r>
              <w:rPr>
                <w:szCs w:val="22"/>
              </w:rPr>
              <w:t>Число</w:t>
            </w:r>
          </w:p>
        </w:tc>
        <w:tc>
          <w:tcPr>
            <w:tcW w:w="304" w:type="pct"/>
          </w:tcPr>
          <w:p w14:paraId="7A01B616" w14:textId="77777777" w:rsidR="00592A29" w:rsidRPr="00BA7A4A" w:rsidRDefault="00592A29" w:rsidP="00592A29">
            <w:pPr>
              <w:pStyle w:val="GOSTTablenorm"/>
              <w:suppressAutoHyphens/>
            </w:pPr>
            <w:r>
              <w:rPr>
                <w:szCs w:val="22"/>
              </w:rPr>
              <w:t>Да</w:t>
            </w:r>
          </w:p>
        </w:tc>
        <w:tc>
          <w:tcPr>
            <w:tcW w:w="325" w:type="pct"/>
          </w:tcPr>
          <w:p w14:paraId="2EB365A0" w14:textId="77777777" w:rsidR="00592A29" w:rsidRPr="00474651" w:rsidRDefault="00592A29" w:rsidP="00592A29">
            <w:pPr>
              <w:pStyle w:val="GOSTTablenorm"/>
              <w:suppressAutoHyphens/>
            </w:pPr>
            <w:r w:rsidRPr="00141AE4">
              <w:rPr>
                <w:szCs w:val="22"/>
                <w:shd w:val="clear" w:color="auto" w:fill="FFFFFF"/>
              </w:rPr>
              <w:t>=1</w:t>
            </w:r>
          </w:p>
        </w:tc>
        <w:tc>
          <w:tcPr>
            <w:tcW w:w="1946" w:type="pct"/>
          </w:tcPr>
          <w:p w14:paraId="334E79E0" w14:textId="77777777" w:rsidR="00592A29" w:rsidRPr="00C75A4E" w:rsidRDefault="00592A29" w:rsidP="00592A29">
            <w:pPr>
              <w:pStyle w:val="GOSTTablenorm"/>
              <w:suppressAutoHyphens/>
            </w:pPr>
            <w:r w:rsidRPr="00C75A4E">
              <w:rPr>
                <w:rFonts w:hint="eastAsia"/>
              </w:rPr>
              <w:t>Указывается</w:t>
            </w:r>
            <w:r w:rsidRPr="00C75A4E">
              <w:t xml:space="preserve"> </w:t>
            </w:r>
            <w:r w:rsidRPr="00C75A4E">
              <w:rPr>
                <w:rFonts w:hint="eastAsia"/>
              </w:rPr>
              <w:t>вариант</w:t>
            </w:r>
            <w:r w:rsidRPr="00C75A4E">
              <w:t xml:space="preserve"> </w:t>
            </w:r>
            <w:r w:rsidRPr="00C75A4E">
              <w:rPr>
                <w:rFonts w:hint="eastAsia"/>
              </w:rPr>
              <w:t>формирования</w:t>
            </w:r>
            <w:r w:rsidRPr="00C75A4E">
              <w:t xml:space="preserve"> </w:t>
            </w:r>
            <w:r w:rsidRPr="00C75A4E">
              <w:rPr>
                <w:rFonts w:hint="eastAsia"/>
              </w:rPr>
              <w:t>ответа</w:t>
            </w:r>
            <w:r w:rsidRPr="00C75A4E">
              <w:t xml:space="preserve"> </w:t>
            </w:r>
            <w:r w:rsidRPr="00C75A4E">
              <w:rPr>
                <w:rFonts w:hint="eastAsia"/>
              </w:rPr>
              <w:t>на</w:t>
            </w:r>
            <w:r w:rsidRPr="00C75A4E">
              <w:t xml:space="preserve"> </w:t>
            </w:r>
            <w:r w:rsidRPr="00C75A4E">
              <w:rPr>
                <w:rFonts w:hint="eastAsia"/>
              </w:rPr>
              <w:t>запрос</w:t>
            </w:r>
            <w:r w:rsidRPr="00C75A4E">
              <w:t xml:space="preserve"> </w:t>
            </w:r>
            <w:r w:rsidRPr="00C75A4E">
              <w:rPr>
                <w:rFonts w:hint="eastAsia"/>
              </w:rPr>
              <w:t>в</w:t>
            </w:r>
            <w:r w:rsidRPr="00C75A4E">
              <w:t xml:space="preserve"> </w:t>
            </w:r>
            <w:r w:rsidRPr="00C75A4E">
              <w:rPr>
                <w:rFonts w:hint="eastAsia"/>
              </w:rPr>
              <w:t>случае</w:t>
            </w:r>
            <w:r w:rsidRPr="00C75A4E">
              <w:t xml:space="preserve">, </w:t>
            </w:r>
            <w:r w:rsidRPr="00C75A4E">
              <w:rPr>
                <w:rFonts w:hint="eastAsia"/>
              </w:rPr>
              <w:t>если</w:t>
            </w:r>
            <w:r w:rsidRPr="00C75A4E">
              <w:t xml:space="preserve"> </w:t>
            </w:r>
            <w:r w:rsidRPr="00C75A4E">
              <w:rPr>
                <w:rFonts w:hint="eastAsia"/>
              </w:rPr>
              <w:t>по</w:t>
            </w:r>
            <w:r w:rsidRPr="00C75A4E">
              <w:t xml:space="preserve"> </w:t>
            </w:r>
            <w:r w:rsidRPr="00C75A4E">
              <w:rPr>
                <w:rFonts w:hint="eastAsia"/>
              </w:rPr>
              <w:t>результатам</w:t>
            </w:r>
            <w:r w:rsidRPr="00C75A4E">
              <w:t xml:space="preserve"> </w:t>
            </w:r>
            <w:r w:rsidRPr="00C75A4E">
              <w:rPr>
                <w:rFonts w:hint="eastAsia"/>
              </w:rPr>
              <w:t>обработки</w:t>
            </w:r>
            <w:r w:rsidRPr="00C75A4E">
              <w:t xml:space="preserve"> </w:t>
            </w:r>
            <w:r w:rsidRPr="00C75A4E">
              <w:rPr>
                <w:rFonts w:hint="eastAsia"/>
              </w:rPr>
              <w:t>запроса</w:t>
            </w:r>
            <w:r w:rsidRPr="00C75A4E">
              <w:t xml:space="preserve"> </w:t>
            </w:r>
            <w:r w:rsidRPr="00C75A4E">
              <w:rPr>
                <w:rFonts w:hint="eastAsia"/>
              </w:rPr>
              <w:t>данные</w:t>
            </w:r>
            <w:r w:rsidRPr="00C75A4E">
              <w:t xml:space="preserve">, </w:t>
            </w:r>
            <w:r w:rsidRPr="00C75A4E">
              <w:rPr>
                <w:rFonts w:hint="eastAsia"/>
              </w:rPr>
              <w:t>удовлетворяющие</w:t>
            </w:r>
            <w:r w:rsidRPr="00C75A4E">
              <w:t xml:space="preserve"> </w:t>
            </w:r>
            <w:r w:rsidRPr="00C75A4E">
              <w:rPr>
                <w:rFonts w:hint="eastAsia"/>
              </w:rPr>
              <w:t>условиям</w:t>
            </w:r>
            <w:r w:rsidRPr="00C75A4E">
              <w:t xml:space="preserve"> </w:t>
            </w:r>
            <w:r w:rsidRPr="00C75A4E">
              <w:rPr>
                <w:rFonts w:hint="eastAsia"/>
              </w:rPr>
              <w:t>отбора</w:t>
            </w:r>
            <w:r w:rsidRPr="00C75A4E">
              <w:t xml:space="preserve">, </w:t>
            </w:r>
            <w:r w:rsidRPr="00C75A4E">
              <w:rPr>
                <w:rFonts w:hint="eastAsia"/>
              </w:rPr>
              <w:t>не</w:t>
            </w:r>
            <w:r w:rsidRPr="00C75A4E">
              <w:t xml:space="preserve"> </w:t>
            </w:r>
            <w:r w:rsidRPr="00C75A4E">
              <w:rPr>
                <w:rFonts w:hint="eastAsia"/>
              </w:rPr>
              <w:t>найдены</w:t>
            </w:r>
            <w:r w:rsidRPr="00C75A4E">
              <w:t xml:space="preserve"> (</w:t>
            </w:r>
            <w:r w:rsidRPr="00C75A4E">
              <w:rPr>
                <w:rFonts w:hint="eastAsia"/>
              </w:rPr>
              <w:t>пустая</w:t>
            </w:r>
            <w:r w:rsidRPr="00C75A4E">
              <w:t xml:space="preserve"> </w:t>
            </w:r>
            <w:r w:rsidRPr="00C75A4E">
              <w:rPr>
                <w:rFonts w:hint="eastAsia"/>
              </w:rPr>
              <w:t>выборка</w:t>
            </w:r>
            <w:r w:rsidRPr="00C75A4E">
              <w:t xml:space="preserve">, </w:t>
            </w:r>
            <w:r w:rsidRPr="00C75A4E">
              <w:rPr>
                <w:rFonts w:hint="eastAsia"/>
              </w:rPr>
              <w:t>нет</w:t>
            </w:r>
            <w:r w:rsidRPr="00C75A4E">
              <w:t xml:space="preserve"> </w:t>
            </w:r>
            <w:r w:rsidRPr="00C75A4E">
              <w:rPr>
                <w:rFonts w:hint="eastAsia"/>
              </w:rPr>
              <w:t>данных</w:t>
            </w:r>
            <w:r w:rsidRPr="00C75A4E">
              <w:t>).</w:t>
            </w:r>
          </w:p>
          <w:p w14:paraId="64A65C8A" w14:textId="77777777" w:rsidR="00592A29" w:rsidRPr="00C75A4E" w:rsidRDefault="00592A29" w:rsidP="00592A29">
            <w:pPr>
              <w:pStyle w:val="GOSTTablenorm"/>
              <w:suppressAutoHyphens/>
            </w:pPr>
            <w:r w:rsidRPr="00C75A4E">
              <w:rPr>
                <w:rFonts w:hint="eastAsia"/>
              </w:rPr>
              <w:t>Возможные</w:t>
            </w:r>
            <w:r w:rsidRPr="00C75A4E">
              <w:t xml:space="preserve"> </w:t>
            </w:r>
            <w:r w:rsidRPr="00C75A4E">
              <w:rPr>
                <w:rFonts w:hint="eastAsia"/>
              </w:rPr>
              <w:t>значения</w:t>
            </w:r>
            <w:r w:rsidRPr="00C75A4E">
              <w:t>:</w:t>
            </w:r>
          </w:p>
          <w:p w14:paraId="5D3915FD" w14:textId="77777777" w:rsidR="00592A29" w:rsidRDefault="00592A29" w:rsidP="00592A29">
            <w:pPr>
              <w:pStyle w:val="GOSTTableListMark1"/>
              <w:suppressAutoHyphens/>
            </w:pPr>
            <w:r>
              <w:t>«</w:t>
            </w:r>
            <w:r w:rsidRPr="00C75A4E">
              <w:t>1</w:t>
            </w:r>
            <w:r>
              <w:t>»</w:t>
            </w:r>
            <w:r w:rsidRPr="00C75A4E">
              <w:t xml:space="preserve"> </w:t>
            </w:r>
            <w:r w:rsidRPr="00C75A4E">
              <w:rPr>
                <w:rFonts w:hint="eastAsia"/>
              </w:rPr>
              <w:t>–</w:t>
            </w:r>
            <w:r w:rsidRPr="00C75A4E">
              <w:t xml:space="preserve"> </w:t>
            </w:r>
            <w:r w:rsidRPr="00C75A4E">
              <w:rPr>
                <w:rFonts w:hint="eastAsia"/>
              </w:rPr>
              <w:t>Да</w:t>
            </w:r>
            <w:r w:rsidRPr="00C75A4E">
              <w:t xml:space="preserve">, </w:t>
            </w:r>
            <w:r w:rsidRPr="00C75A4E">
              <w:rPr>
                <w:rFonts w:hint="eastAsia"/>
              </w:rPr>
              <w:t>возвращать</w:t>
            </w:r>
            <w:r w:rsidRPr="00C75A4E">
              <w:t xml:space="preserve"> </w:t>
            </w:r>
            <w:r w:rsidRPr="00C75A4E">
              <w:rPr>
                <w:rFonts w:hint="eastAsia"/>
              </w:rPr>
              <w:t>файл</w:t>
            </w:r>
            <w:r w:rsidRPr="00C75A4E">
              <w:t xml:space="preserve"> </w:t>
            </w:r>
            <w:r w:rsidRPr="00C75A4E">
              <w:rPr>
                <w:rFonts w:hint="eastAsia"/>
              </w:rPr>
              <w:t>отчета</w:t>
            </w:r>
            <w:r w:rsidRPr="00C75A4E">
              <w:t xml:space="preserve">, </w:t>
            </w:r>
            <w:r w:rsidRPr="00C75A4E">
              <w:rPr>
                <w:rFonts w:hint="eastAsia"/>
              </w:rPr>
              <w:t>в</w:t>
            </w:r>
            <w:r w:rsidRPr="00C75A4E">
              <w:t xml:space="preserve"> </w:t>
            </w:r>
            <w:r w:rsidRPr="00C75A4E">
              <w:rPr>
                <w:rFonts w:hint="eastAsia"/>
              </w:rPr>
              <w:t>котором</w:t>
            </w:r>
            <w:r w:rsidRPr="00C75A4E">
              <w:t xml:space="preserve"> </w:t>
            </w:r>
            <w:r w:rsidRPr="00C75A4E">
              <w:rPr>
                <w:rFonts w:hint="eastAsia"/>
              </w:rPr>
              <w:t>заполнена</w:t>
            </w:r>
            <w:r w:rsidRPr="00C75A4E">
              <w:t xml:space="preserve"> </w:t>
            </w:r>
            <w:r w:rsidRPr="00C75A4E">
              <w:rPr>
                <w:rFonts w:hint="eastAsia"/>
              </w:rPr>
              <w:t>заголовочная</w:t>
            </w:r>
            <w:r w:rsidRPr="00C75A4E">
              <w:t xml:space="preserve"> </w:t>
            </w:r>
            <w:r w:rsidRPr="00C75A4E">
              <w:rPr>
                <w:rFonts w:hint="eastAsia"/>
              </w:rPr>
              <w:t>часть</w:t>
            </w:r>
            <w:r w:rsidRPr="00C75A4E">
              <w:t xml:space="preserve"> </w:t>
            </w:r>
            <w:r w:rsidRPr="00C623A6">
              <w:rPr>
                <w:rFonts w:eastAsiaTheme="majorEastAsia"/>
              </w:rPr>
              <w:t>и названия граф табличной части, без строк таблицы</w:t>
            </w:r>
            <w:r w:rsidRPr="00C75A4E">
              <w:t>;</w:t>
            </w:r>
          </w:p>
          <w:p w14:paraId="720D6E6A" w14:textId="77777777" w:rsidR="00592A29" w:rsidRPr="00C75A4E" w:rsidRDefault="00592A29" w:rsidP="00592A29">
            <w:pPr>
              <w:pStyle w:val="GOSTTableListMark1"/>
              <w:suppressAutoHyphens/>
            </w:pPr>
            <w:r>
              <w:t>«</w:t>
            </w:r>
            <w:r w:rsidRPr="00C75A4E">
              <w:t>0</w:t>
            </w:r>
            <w:r>
              <w:t>»</w:t>
            </w:r>
            <w:r w:rsidRPr="00C75A4E">
              <w:t xml:space="preserve"> </w:t>
            </w:r>
            <w:r w:rsidRPr="00C75A4E">
              <w:rPr>
                <w:rFonts w:hint="eastAsia"/>
              </w:rPr>
              <w:t>–</w:t>
            </w:r>
            <w:r w:rsidRPr="00C75A4E">
              <w:t xml:space="preserve"> </w:t>
            </w:r>
            <w:r w:rsidRPr="00C75A4E">
              <w:rPr>
                <w:rFonts w:hint="eastAsia"/>
              </w:rPr>
              <w:t>Нет</w:t>
            </w:r>
            <w:r w:rsidRPr="00C75A4E">
              <w:t xml:space="preserve">, </w:t>
            </w:r>
            <w:r w:rsidRPr="00C75A4E">
              <w:rPr>
                <w:rFonts w:hint="eastAsia"/>
              </w:rPr>
              <w:t>файл</w:t>
            </w:r>
            <w:r w:rsidRPr="00C75A4E">
              <w:t xml:space="preserve"> </w:t>
            </w:r>
            <w:r w:rsidRPr="00C75A4E">
              <w:rPr>
                <w:rFonts w:hint="eastAsia"/>
              </w:rPr>
              <w:t>отчета</w:t>
            </w:r>
            <w:r w:rsidRPr="00C75A4E">
              <w:t xml:space="preserve"> </w:t>
            </w:r>
            <w:r w:rsidRPr="00C75A4E">
              <w:rPr>
                <w:rFonts w:hint="eastAsia"/>
              </w:rPr>
              <w:t>не</w:t>
            </w:r>
            <w:r w:rsidRPr="00C75A4E">
              <w:t xml:space="preserve"> </w:t>
            </w:r>
            <w:r w:rsidRPr="00C75A4E">
              <w:rPr>
                <w:rFonts w:hint="eastAsia"/>
              </w:rPr>
              <w:t>формировать</w:t>
            </w:r>
            <w:r w:rsidRPr="00C75A4E">
              <w:t xml:space="preserve">, </w:t>
            </w:r>
            <w:r w:rsidRPr="00C75A4E">
              <w:rPr>
                <w:rFonts w:hint="eastAsia"/>
              </w:rPr>
              <w:t>возвращать</w:t>
            </w:r>
            <w:r w:rsidRPr="00C75A4E">
              <w:t xml:space="preserve"> </w:t>
            </w:r>
            <w:r w:rsidRPr="00C75A4E">
              <w:rPr>
                <w:rFonts w:hint="eastAsia"/>
              </w:rPr>
              <w:t>ответ</w:t>
            </w:r>
            <w:r w:rsidRPr="00C75A4E">
              <w:t xml:space="preserve"> </w:t>
            </w:r>
            <w:r w:rsidRPr="00C75A4E">
              <w:rPr>
                <w:rFonts w:hint="eastAsia"/>
              </w:rPr>
              <w:t>на</w:t>
            </w:r>
            <w:r w:rsidRPr="00C75A4E">
              <w:t xml:space="preserve"> </w:t>
            </w:r>
            <w:r w:rsidRPr="00C75A4E">
              <w:rPr>
                <w:rFonts w:hint="eastAsia"/>
              </w:rPr>
              <w:t>запрос</w:t>
            </w:r>
            <w:r w:rsidRPr="00C75A4E">
              <w:t xml:space="preserve"> </w:t>
            </w:r>
            <w:r w:rsidRPr="00C75A4E">
              <w:rPr>
                <w:rFonts w:hint="eastAsia"/>
              </w:rPr>
              <w:t>в</w:t>
            </w:r>
            <w:r w:rsidRPr="00C75A4E">
              <w:t xml:space="preserve"> </w:t>
            </w:r>
            <w:r w:rsidRPr="00C75A4E">
              <w:rPr>
                <w:rFonts w:hint="eastAsia"/>
              </w:rPr>
              <w:t>формате</w:t>
            </w:r>
            <w:r w:rsidRPr="00C75A4E">
              <w:t xml:space="preserve"> </w:t>
            </w:r>
            <w:r>
              <w:rPr>
                <w:color w:val="000000"/>
              </w:rPr>
              <w:t>JSON</w:t>
            </w:r>
            <w:r w:rsidRPr="00C75A4E">
              <w:t xml:space="preserve"> </w:t>
            </w:r>
            <w:r w:rsidRPr="00C75A4E">
              <w:rPr>
                <w:rFonts w:hint="eastAsia"/>
              </w:rPr>
              <w:t>с</w:t>
            </w:r>
            <w:r w:rsidRPr="00C75A4E">
              <w:t xml:space="preserve"> </w:t>
            </w:r>
            <w:r w:rsidRPr="00C75A4E">
              <w:rPr>
                <w:rFonts w:hint="eastAsia"/>
              </w:rPr>
              <w:t>сообщением</w:t>
            </w:r>
            <w:r w:rsidRPr="00C75A4E">
              <w:t xml:space="preserve"> </w:t>
            </w:r>
            <w:r w:rsidRPr="00C75A4E">
              <w:rPr>
                <w:rFonts w:hint="eastAsia"/>
              </w:rPr>
              <w:t>об</w:t>
            </w:r>
            <w:r w:rsidRPr="00C75A4E">
              <w:t xml:space="preserve"> </w:t>
            </w:r>
            <w:r w:rsidRPr="00C75A4E">
              <w:rPr>
                <w:rFonts w:hint="eastAsia"/>
              </w:rPr>
              <w:t>ошибке</w:t>
            </w:r>
            <w:r w:rsidRPr="00C75A4E">
              <w:t xml:space="preserve"> (</w:t>
            </w:r>
            <w:proofErr w:type="spellStart"/>
            <w:r w:rsidRPr="00C75A4E">
              <w:t>Result</w:t>
            </w:r>
            <w:proofErr w:type="spellEnd"/>
            <w:r w:rsidRPr="00C75A4E">
              <w:t xml:space="preserve"> = E), </w:t>
            </w:r>
            <w:r w:rsidRPr="00C75A4E">
              <w:rPr>
                <w:rFonts w:hint="eastAsia"/>
              </w:rPr>
              <w:t>с</w:t>
            </w:r>
            <w:r w:rsidRPr="00C75A4E">
              <w:t xml:space="preserve"> </w:t>
            </w:r>
            <w:r w:rsidRPr="00C75A4E">
              <w:rPr>
                <w:rFonts w:hint="eastAsia"/>
              </w:rPr>
              <w:t>описанием</w:t>
            </w:r>
            <w:r w:rsidRPr="00C75A4E">
              <w:t xml:space="preserve"> </w:t>
            </w:r>
            <w:r w:rsidRPr="00C75A4E">
              <w:rPr>
                <w:rFonts w:hint="eastAsia"/>
              </w:rPr>
              <w:t>причин</w:t>
            </w:r>
            <w:r w:rsidRPr="00C75A4E">
              <w:t xml:space="preserve"> </w:t>
            </w:r>
            <w:r w:rsidRPr="00C75A4E">
              <w:rPr>
                <w:rFonts w:hint="eastAsia"/>
              </w:rPr>
              <w:t>ошибки</w:t>
            </w:r>
            <w:r w:rsidRPr="00C75A4E">
              <w:t xml:space="preserve"> </w:t>
            </w:r>
            <w:r w:rsidRPr="00C75A4E">
              <w:rPr>
                <w:rFonts w:hint="eastAsia"/>
              </w:rPr>
              <w:t>«Отчет</w:t>
            </w:r>
            <w:r w:rsidRPr="00C75A4E">
              <w:t xml:space="preserve"> </w:t>
            </w:r>
            <w:r w:rsidRPr="00C75A4E">
              <w:rPr>
                <w:rFonts w:hint="eastAsia"/>
              </w:rPr>
              <w:t>не</w:t>
            </w:r>
            <w:r w:rsidRPr="00C75A4E">
              <w:t xml:space="preserve"> </w:t>
            </w:r>
            <w:r w:rsidRPr="00C75A4E">
              <w:rPr>
                <w:rFonts w:hint="eastAsia"/>
              </w:rPr>
              <w:t>содержит</w:t>
            </w:r>
            <w:r w:rsidRPr="00C75A4E">
              <w:t xml:space="preserve"> </w:t>
            </w:r>
            <w:r w:rsidRPr="00C75A4E">
              <w:rPr>
                <w:rFonts w:hint="eastAsia"/>
              </w:rPr>
              <w:t>данных»</w:t>
            </w:r>
          </w:p>
        </w:tc>
      </w:tr>
    </w:tbl>
    <w:p w14:paraId="4275C398" w14:textId="77777777" w:rsidR="00592A29" w:rsidRPr="00F12B80" w:rsidRDefault="00592A29" w:rsidP="00592A29">
      <w:pPr>
        <w:pStyle w:val="31"/>
      </w:pPr>
      <w:bookmarkStart w:id="616" w:name="_Toc226457016"/>
      <w:commentRangeStart w:id="617"/>
      <w:commentRangeStart w:id="618"/>
      <w:r w:rsidRPr="00F12B80">
        <w:lastRenderedPageBreak/>
        <w:t>Пример запроса</w:t>
      </w:r>
      <w:commentRangeEnd w:id="617"/>
      <w:r>
        <w:rPr>
          <w:rStyle w:val="affa"/>
          <w:rFonts w:cs="Times New Roman"/>
          <w:b w:val="0"/>
          <w:iCs w:val="0"/>
        </w:rPr>
        <w:commentReference w:id="617"/>
      </w:r>
      <w:commentRangeEnd w:id="618"/>
      <w:r w:rsidR="001408BB">
        <w:rPr>
          <w:rStyle w:val="affa"/>
          <w:rFonts w:cs="Times New Roman"/>
          <w:b w:val="0"/>
          <w:iCs w:val="0"/>
        </w:rPr>
        <w:commentReference w:id="618"/>
      </w:r>
      <w:bookmarkEnd w:id="616"/>
    </w:p>
    <w:p w14:paraId="14F825CB" w14:textId="77777777" w:rsidR="001408BB" w:rsidRDefault="001408BB" w:rsidP="001408BB">
      <w:pPr>
        <w:pStyle w:val="GOSTScript"/>
        <w:suppressAutoHyphens/>
      </w:pPr>
      <w:r>
        <w:t>{</w:t>
      </w:r>
    </w:p>
    <w:p w14:paraId="0ECE9B8A" w14:textId="77777777" w:rsidR="001408BB" w:rsidRDefault="001408BB" w:rsidP="001408BB">
      <w:pPr>
        <w:pStyle w:val="GOSTScript"/>
        <w:suppressAutoHyphens/>
      </w:pPr>
      <w:r>
        <w:tab/>
        <w:t>"header": {</w:t>
      </w:r>
    </w:p>
    <w:p w14:paraId="2731B8DA" w14:textId="77777777" w:rsidR="001408BB" w:rsidRDefault="001408BB" w:rsidP="001408BB">
      <w:pPr>
        <w:pStyle w:val="GOSTScript"/>
        <w:suppressAutoHyphens/>
      </w:pPr>
      <w:r>
        <w:tab/>
      </w:r>
      <w:r>
        <w:tab/>
        <w:t>"Source": "ARP",</w:t>
      </w:r>
    </w:p>
    <w:p w14:paraId="398D541E" w14:textId="77777777" w:rsidR="001408BB" w:rsidRDefault="001408BB" w:rsidP="001408BB">
      <w:pPr>
        <w:pStyle w:val="GOSTScript"/>
        <w:suppressAutoHyphens/>
      </w:pPr>
      <w:r>
        <w:tab/>
      </w:r>
      <w:r>
        <w:tab/>
        <w:t>"ReqDateTime": "2024-05-21 13:22:19",</w:t>
      </w:r>
    </w:p>
    <w:p w14:paraId="7DE0E354" w14:textId="77777777" w:rsidR="001408BB" w:rsidRDefault="001408BB" w:rsidP="001408BB">
      <w:pPr>
        <w:pStyle w:val="GOSTScript"/>
        <w:suppressAutoHyphens/>
      </w:pPr>
      <w:r>
        <w:tab/>
      </w:r>
      <w:r>
        <w:tab/>
        <w:t>"Version": "2.4",</w:t>
      </w:r>
    </w:p>
    <w:p w14:paraId="377E04F4" w14:textId="77777777" w:rsidR="001408BB" w:rsidRDefault="001408BB" w:rsidP="001408BB">
      <w:pPr>
        <w:pStyle w:val="GOSTScript"/>
        <w:suppressAutoHyphens/>
      </w:pPr>
      <w:r>
        <w:tab/>
      </w:r>
      <w:r>
        <w:tab/>
        <w:t>"ReqGuid": "b0d4ce5d-2757-4699-948c-cfa72ba94f10",</w:t>
      </w:r>
    </w:p>
    <w:p w14:paraId="7890CCCB" w14:textId="77777777" w:rsidR="001408BB" w:rsidRDefault="001408BB" w:rsidP="001408BB">
      <w:pPr>
        <w:pStyle w:val="GOSTScript"/>
        <w:suppressAutoHyphens/>
      </w:pPr>
      <w:r>
        <w:tab/>
      </w:r>
      <w:r>
        <w:tab/>
        <w:t>"RequestType": "InternalCalc",</w:t>
      </w:r>
    </w:p>
    <w:p w14:paraId="660D84E0" w14:textId="77777777" w:rsidR="001408BB" w:rsidRDefault="001408BB" w:rsidP="001408BB">
      <w:pPr>
        <w:pStyle w:val="GOSTScript"/>
        <w:suppressAutoHyphens/>
      </w:pPr>
      <w:r>
        <w:tab/>
      </w:r>
      <w:r>
        <w:tab/>
        <w:t>"Subject": "5700",</w:t>
      </w:r>
    </w:p>
    <w:p w14:paraId="2FAF6C67" w14:textId="77777777" w:rsidR="001408BB" w:rsidRDefault="001408BB" w:rsidP="001408BB">
      <w:pPr>
        <w:pStyle w:val="GOSTScript"/>
        <w:suppressAutoHyphens/>
      </w:pPr>
      <w:r>
        <w:tab/>
      </w:r>
      <w:r>
        <w:tab/>
        <w:t>"TradingDay": "2024-05-20",</w:t>
      </w:r>
    </w:p>
    <w:p w14:paraId="77DE7BE3" w14:textId="77777777" w:rsidR="001408BB" w:rsidRDefault="001408BB" w:rsidP="001408BB">
      <w:pPr>
        <w:pStyle w:val="GOSTScript"/>
        <w:suppressAutoHyphens/>
      </w:pPr>
      <w:r>
        <w:tab/>
      </w:r>
      <w:r>
        <w:tab/>
        <w:t>"ReturnIfEmpty": 0</w:t>
      </w:r>
    </w:p>
    <w:p w14:paraId="2D43B6D1" w14:textId="77777777" w:rsidR="001408BB" w:rsidRDefault="001408BB" w:rsidP="001408BB">
      <w:pPr>
        <w:pStyle w:val="GOSTScript"/>
        <w:suppressAutoHyphens/>
      </w:pPr>
      <w:r>
        <w:tab/>
        <w:t>}</w:t>
      </w:r>
    </w:p>
    <w:p w14:paraId="498E41ED" w14:textId="19C93370" w:rsidR="00592A29" w:rsidRDefault="001408BB" w:rsidP="001408BB">
      <w:pPr>
        <w:pStyle w:val="GOSTScript"/>
        <w:suppressAutoHyphens/>
      </w:pPr>
      <w:r>
        <w:t>}</w:t>
      </w:r>
    </w:p>
    <w:p w14:paraId="718401E7" w14:textId="77777777" w:rsidR="00592A29" w:rsidRPr="00474651" w:rsidRDefault="00592A29" w:rsidP="00592A29">
      <w:pPr>
        <w:pStyle w:val="21"/>
      </w:pPr>
      <w:bookmarkStart w:id="619" w:name="_Toc226457017"/>
      <w:r w:rsidRPr="000E1E0A">
        <w:t>Параме</w:t>
      </w:r>
      <w:r w:rsidRPr="00474651">
        <w:t>тры ответа</w:t>
      </w:r>
      <w:bookmarkEnd w:id="619"/>
    </w:p>
    <w:p w14:paraId="7049EED4" w14:textId="101F7CD6" w:rsidR="00592A29" w:rsidRDefault="00592A29" w:rsidP="00592A29">
      <w:pPr>
        <w:pStyle w:val="GOSTNameTable"/>
      </w:pPr>
      <w:r>
        <w:rPr>
          <w:noProof/>
        </w:rPr>
        <w:fldChar w:fldCharType="begin"/>
      </w:r>
      <w:r>
        <w:rPr>
          <w:noProof/>
        </w:rPr>
        <w:instrText xml:space="preserve"> SEQ Таблица \* ARABIC </w:instrText>
      </w:r>
      <w:r>
        <w:rPr>
          <w:noProof/>
        </w:rPr>
        <w:fldChar w:fldCharType="separate"/>
      </w:r>
      <w:bookmarkStart w:id="620" w:name="_Toc226457298"/>
      <w:r w:rsidR="00A67566">
        <w:rPr>
          <w:noProof/>
        </w:rPr>
        <w:t>23</w:t>
      </w:r>
      <w:r>
        <w:rPr>
          <w:noProof/>
        </w:rPr>
        <w:fldChar w:fldCharType="end"/>
      </w:r>
      <w:r>
        <w:t xml:space="preserve"> - </w:t>
      </w:r>
      <w:r w:rsidRPr="00C223D2">
        <w:t xml:space="preserve">Параметры ответа на </w:t>
      </w:r>
      <w:r>
        <w:t xml:space="preserve">запрос </w:t>
      </w:r>
      <w:r w:rsidRPr="001F0072">
        <w:t>«</w:t>
      </w:r>
      <w:r w:rsidRPr="00423112">
        <w:t>Отчет «</w:t>
      </w:r>
      <w:r w:rsidR="007F1D6A" w:rsidRPr="00D56138">
        <w:t>Сверка внутренних расчетов между ТОФК (по счету 3410 «</w:t>
      </w:r>
      <w:proofErr w:type="spellStart"/>
      <w:r w:rsidR="007F1D6A" w:rsidRPr="00D56138">
        <w:t>Внут</w:t>
      </w:r>
      <w:r w:rsidR="007F1D6A">
        <w:t>риказначейские</w:t>
      </w:r>
      <w:proofErr w:type="spellEnd"/>
      <w:r w:rsidR="007F1D6A">
        <w:t xml:space="preserve"> расчеты»)</w:t>
      </w:r>
      <w:r w:rsidRPr="00423112">
        <w:t>»</w:t>
      </w:r>
      <w:r>
        <w:t>»</w:t>
      </w:r>
      <w:bookmarkEnd w:id="620"/>
    </w:p>
    <w:tbl>
      <w:tblPr>
        <w:tblStyle w:val="GOSTTable"/>
        <w:tblW w:w="5000" w:type="pct"/>
        <w:tblLayout w:type="fixed"/>
        <w:tblLook w:val="07E0" w:firstRow="1" w:lastRow="1" w:firstColumn="1" w:lastColumn="1" w:noHBand="1" w:noVBand="1"/>
      </w:tblPr>
      <w:tblGrid>
        <w:gridCol w:w="3453"/>
        <w:gridCol w:w="2354"/>
        <w:gridCol w:w="1569"/>
        <w:gridCol w:w="942"/>
        <w:gridCol w:w="989"/>
        <w:gridCol w:w="6387"/>
      </w:tblGrid>
      <w:tr w:rsidR="00592A29" w:rsidRPr="00BA7DE0" w14:paraId="1F093407" w14:textId="77777777" w:rsidTr="00592A29">
        <w:trPr>
          <w:cnfStyle w:val="100000000000" w:firstRow="1" w:lastRow="0" w:firstColumn="0" w:lastColumn="0" w:oddVBand="0" w:evenVBand="0" w:oddHBand="0" w:evenHBand="0" w:firstRowFirstColumn="0" w:firstRowLastColumn="0" w:lastRowFirstColumn="0" w:lastRowLastColumn="0"/>
          <w:trHeight w:val="840"/>
        </w:trPr>
        <w:tc>
          <w:tcPr>
            <w:tcW w:w="1100" w:type="pct"/>
            <w:hideMark/>
          </w:tcPr>
          <w:p w14:paraId="5F5C3B37" w14:textId="77777777" w:rsidR="00592A29" w:rsidRPr="000E1E0A" w:rsidRDefault="00592A29" w:rsidP="00592A29">
            <w:pPr>
              <w:pStyle w:val="GOSTTableHead"/>
            </w:pPr>
            <w:r w:rsidRPr="000E1E0A">
              <w:t>Наименование параметра</w:t>
            </w:r>
          </w:p>
        </w:tc>
        <w:tc>
          <w:tcPr>
            <w:tcW w:w="750" w:type="pct"/>
            <w:hideMark/>
          </w:tcPr>
          <w:p w14:paraId="7058A517" w14:textId="77777777" w:rsidR="00592A29" w:rsidRPr="00474651" w:rsidRDefault="00592A29" w:rsidP="00592A29">
            <w:pPr>
              <w:pStyle w:val="GOSTTableHead"/>
            </w:pPr>
            <w:r w:rsidRPr="00474651">
              <w:t>Название тэга</w:t>
            </w:r>
          </w:p>
        </w:tc>
        <w:tc>
          <w:tcPr>
            <w:tcW w:w="500" w:type="pct"/>
            <w:hideMark/>
          </w:tcPr>
          <w:p w14:paraId="13C243B7" w14:textId="77777777" w:rsidR="00592A29" w:rsidRPr="00890A8D" w:rsidRDefault="00592A29" w:rsidP="00592A29">
            <w:pPr>
              <w:pStyle w:val="GOSTTableHead"/>
            </w:pPr>
            <w:r w:rsidRPr="00890A8D">
              <w:t>Тип данных</w:t>
            </w:r>
          </w:p>
        </w:tc>
        <w:tc>
          <w:tcPr>
            <w:tcW w:w="300" w:type="pct"/>
          </w:tcPr>
          <w:p w14:paraId="1EAC8DBD" w14:textId="77777777" w:rsidR="00592A29" w:rsidRPr="00BA7A4A" w:rsidRDefault="00592A29" w:rsidP="00592A29">
            <w:pPr>
              <w:pStyle w:val="GOSTTableHead"/>
            </w:pPr>
            <w:r w:rsidRPr="00BA7A4A">
              <w:t>Обязательность</w:t>
            </w:r>
          </w:p>
        </w:tc>
        <w:tc>
          <w:tcPr>
            <w:tcW w:w="315" w:type="pct"/>
          </w:tcPr>
          <w:p w14:paraId="5CC63F5C" w14:textId="77777777" w:rsidR="00592A29" w:rsidRPr="00BA7A4A" w:rsidRDefault="00592A29" w:rsidP="00592A29">
            <w:pPr>
              <w:pStyle w:val="GOSTTableHead"/>
            </w:pPr>
            <w:r w:rsidRPr="00BA7A4A">
              <w:t>Размерность</w:t>
            </w:r>
          </w:p>
        </w:tc>
        <w:tc>
          <w:tcPr>
            <w:tcW w:w="2035" w:type="pct"/>
            <w:hideMark/>
          </w:tcPr>
          <w:p w14:paraId="3C799300" w14:textId="77777777" w:rsidR="00592A29" w:rsidRPr="00BA7A4A" w:rsidRDefault="00592A29" w:rsidP="00592A29">
            <w:pPr>
              <w:pStyle w:val="GOSTTableHead"/>
            </w:pPr>
            <w:r w:rsidRPr="00BA7A4A">
              <w:t>Описание</w:t>
            </w:r>
          </w:p>
        </w:tc>
      </w:tr>
      <w:tr w:rsidR="00592A29" w:rsidRPr="00BA7DE0" w14:paraId="73577560" w14:textId="77777777" w:rsidTr="00592A29">
        <w:tc>
          <w:tcPr>
            <w:tcW w:w="5000" w:type="pct"/>
            <w:gridSpan w:val="6"/>
          </w:tcPr>
          <w:p w14:paraId="3F1DBFE4" w14:textId="77777777" w:rsidR="00592A29" w:rsidRPr="003F2180" w:rsidRDefault="00592A29" w:rsidP="00592A29">
            <w:pPr>
              <w:pStyle w:val="GOSTTableHead"/>
              <w:rPr>
                <w:szCs w:val="22"/>
              </w:rPr>
            </w:pPr>
            <w:r w:rsidRPr="00106607">
              <w:rPr>
                <w:szCs w:val="22"/>
              </w:rPr>
              <w:t>Перечень параметров ответа (</w:t>
            </w:r>
            <w:r w:rsidRPr="00106607">
              <w:rPr>
                <w:szCs w:val="22"/>
                <w:lang w:val="en-US"/>
              </w:rPr>
              <w:t>header</w:t>
            </w:r>
            <w:r w:rsidRPr="00106607">
              <w:rPr>
                <w:szCs w:val="22"/>
              </w:rPr>
              <w:t>)</w:t>
            </w:r>
          </w:p>
        </w:tc>
      </w:tr>
      <w:tr w:rsidR="00592A29" w:rsidRPr="00BA7DE0" w14:paraId="5D9C563B" w14:textId="77777777" w:rsidTr="00592A29">
        <w:tc>
          <w:tcPr>
            <w:tcW w:w="1100" w:type="pct"/>
          </w:tcPr>
          <w:p w14:paraId="7D3EE51F" w14:textId="77777777" w:rsidR="00592A29" w:rsidRPr="00106607" w:rsidRDefault="00592A29" w:rsidP="00592A29">
            <w:pPr>
              <w:pStyle w:val="GOSTTablenorm"/>
              <w:suppressAutoHyphens/>
            </w:pPr>
            <w:r w:rsidRPr="00106607">
              <w:t>Система -</w:t>
            </w:r>
            <w:r>
              <w:t xml:space="preserve"> </w:t>
            </w:r>
            <w:r w:rsidRPr="00106607">
              <w:t>отправитель запроса</w:t>
            </w:r>
          </w:p>
        </w:tc>
        <w:tc>
          <w:tcPr>
            <w:tcW w:w="750" w:type="pct"/>
          </w:tcPr>
          <w:p w14:paraId="70E8E333" w14:textId="77777777" w:rsidR="00592A29" w:rsidRPr="003F2180" w:rsidRDefault="00592A29" w:rsidP="00592A29">
            <w:pPr>
              <w:pStyle w:val="GOSTTablenorm"/>
              <w:suppressAutoHyphens/>
              <w:rPr>
                <w:lang w:val="en-US"/>
              </w:rPr>
            </w:pPr>
            <w:r w:rsidRPr="003F2180">
              <w:rPr>
                <w:lang w:val="en-US"/>
              </w:rPr>
              <w:t>Source</w:t>
            </w:r>
          </w:p>
        </w:tc>
        <w:tc>
          <w:tcPr>
            <w:tcW w:w="500" w:type="pct"/>
          </w:tcPr>
          <w:p w14:paraId="31610EFE" w14:textId="77777777" w:rsidR="00592A29" w:rsidRPr="00BA7DE0" w:rsidRDefault="00592A29" w:rsidP="00592A29">
            <w:pPr>
              <w:pStyle w:val="GOSTTablenorm"/>
              <w:suppressAutoHyphens/>
              <w:rPr>
                <w:lang w:val="en-US"/>
              </w:rPr>
            </w:pPr>
            <w:r w:rsidRPr="00BA7DE0">
              <w:t>Строка</w:t>
            </w:r>
          </w:p>
        </w:tc>
        <w:tc>
          <w:tcPr>
            <w:tcW w:w="300" w:type="pct"/>
          </w:tcPr>
          <w:p w14:paraId="7388FCAA" w14:textId="77777777" w:rsidR="00592A29" w:rsidRPr="00BA7DE0" w:rsidRDefault="00592A29" w:rsidP="00592A29">
            <w:pPr>
              <w:pStyle w:val="GOSTTablenorm"/>
              <w:suppressAutoHyphens/>
            </w:pPr>
            <w:r w:rsidRPr="00BA7DE0">
              <w:t>Да</w:t>
            </w:r>
          </w:p>
        </w:tc>
        <w:tc>
          <w:tcPr>
            <w:tcW w:w="315" w:type="pct"/>
          </w:tcPr>
          <w:p w14:paraId="6951F027" w14:textId="77777777" w:rsidR="00592A29" w:rsidRPr="00BA7DE0" w:rsidRDefault="00592A29" w:rsidP="00592A29">
            <w:pPr>
              <w:pStyle w:val="GOSTTablenorm"/>
              <w:suppressAutoHyphens/>
              <w:rPr>
                <w:lang w:val="en-US"/>
              </w:rPr>
            </w:pPr>
            <w:r w:rsidRPr="00BA7DE0">
              <w:t>&lt;=</w:t>
            </w:r>
            <w:r w:rsidRPr="00BA7DE0">
              <w:rPr>
                <w:lang w:val="en-US"/>
              </w:rPr>
              <w:t>10</w:t>
            </w:r>
          </w:p>
        </w:tc>
        <w:tc>
          <w:tcPr>
            <w:tcW w:w="2035" w:type="pct"/>
          </w:tcPr>
          <w:p w14:paraId="077705AD" w14:textId="3EE0831A" w:rsidR="00592A29" w:rsidRDefault="00592A29" w:rsidP="00592A29">
            <w:pPr>
              <w:pStyle w:val="GOSTTablenorm"/>
              <w:suppressAutoHyphens/>
            </w:pPr>
            <w:r w:rsidRPr="00106607">
              <w:t xml:space="preserve">ФП </w:t>
            </w:r>
            <w:r w:rsidRPr="00BA7DE0">
              <w:t xml:space="preserve">ГИИС ЭБ </w:t>
            </w:r>
            <w:r w:rsidR="008912C5">
              <w:t>- отправитель запроса.</w:t>
            </w:r>
          </w:p>
          <w:p w14:paraId="7C217AD6" w14:textId="77777777" w:rsidR="00592A29" w:rsidRPr="001D05D7" w:rsidRDefault="00592A29" w:rsidP="00592A29">
            <w:pPr>
              <w:pStyle w:val="GOSTTablenorm"/>
              <w:suppressAutoHyphens/>
            </w:pPr>
            <w:r w:rsidRPr="001D05D7">
              <w:t>Возможные значения:</w:t>
            </w:r>
          </w:p>
          <w:p w14:paraId="2B725E67" w14:textId="77777777" w:rsidR="00592A29" w:rsidRPr="00141AE4" w:rsidRDefault="00592A29" w:rsidP="00592A29">
            <w:pPr>
              <w:pStyle w:val="GOSTTableListMark1"/>
              <w:suppressAutoHyphens/>
            </w:pPr>
            <w:r w:rsidRPr="001D05D7">
              <w:rPr>
                <w:lang w:val="en-US"/>
              </w:rPr>
              <w:t>ARP (ПУИО ЭБ)</w:t>
            </w:r>
          </w:p>
        </w:tc>
      </w:tr>
      <w:tr w:rsidR="00592A29" w:rsidRPr="00BA7DE0" w14:paraId="6821111D" w14:textId="77777777" w:rsidTr="00592A29">
        <w:tc>
          <w:tcPr>
            <w:tcW w:w="1100" w:type="pct"/>
          </w:tcPr>
          <w:p w14:paraId="51A4F3D8" w14:textId="77777777" w:rsidR="00592A29" w:rsidRPr="00106607" w:rsidRDefault="00592A29" w:rsidP="00592A29">
            <w:pPr>
              <w:pStyle w:val="GOSTTablenorm"/>
              <w:suppressAutoHyphens/>
            </w:pPr>
            <w:r w:rsidRPr="00106607">
              <w:t>Система - получатель ответа</w:t>
            </w:r>
          </w:p>
        </w:tc>
        <w:tc>
          <w:tcPr>
            <w:tcW w:w="750" w:type="pct"/>
          </w:tcPr>
          <w:p w14:paraId="402B7A37" w14:textId="77777777" w:rsidR="00592A29" w:rsidRPr="003F2180" w:rsidRDefault="00592A29" w:rsidP="00592A29">
            <w:pPr>
              <w:pStyle w:val="GOSTTablenorm"/>
              <w:suppressAutoHyphens/>
            </w:pPr>
            <w:r w:rsidRPr="00106607">
              <w:rPr>
                <w:lang w:val="en-US"/>
              </w:rPr>
              <w:t>Receiver</w:t>
            </w:r>
          </w:p>
        </w:tc>
        <w:tc>
          <w:tcPr>
            <w:tcW w:w="500" w:type="pct"/>
          </w:tcPr>
          <w:p w14:paraId="5EFC542A" w14:textId="77777777" w:rsidR="00592A29" w:rsidRPr="00BA7DE0" w:rsidRDefault="00592A29" w:rsidP="00592A29">
            <w:pPr>
              <w:pStyle w:val="GOSTTablenorm"/>
              <w:suppressAutoHyphens/>
            </w:pPr>
            <w:r w:rsidRPr="00BA7DE0">
              <w:t>Строка</w:t>
            </w:r>
          </w:p>
        </w:tc>
        <w:tc>
          <w:tcPr>
            <w:tcW w:w="300" w:type="pct"/>
          </w:tcPr>
          <w:p w14:paraId="1135B457" w14:textId="77777777" w:rsidR="00592A29" w:rsidRPr="00BA7DE0" w:rsidRDefault="00592A29" w:rsidP="00592A29">
            <w:pPr>
              <w:pStyle w:val="GOSTTablenorm"/>
              <w:suppressAutoHyphens/>
            </w:pPr>
            <w:r w:rsidRPr="00BA7DE0">
              <w:t>Да</w:t>
            </w:r>
          </w:p>
        </w:tc>
        <w:tc>
          <w:tcPr>
            <w:tcW w:w="315" w:type="pct"/>
          </w:tcPr>
          <w:p w14:paraId="5454225B" w14:textId="77777777" w:rsidR="00592A29" w:rsidRPr="00BA7DE0" w:rsidRDefault="00592A29" w:rsidP="00592A29">
            <w:pPr>
              <w:pStyle w:val="GOSTTablenorm"/>
              <w:suppressAutoHyphens/>
            </w:pPr>
            <w:r w:rsidRPr="00BA7DE0">
              <w:t>&lt;=10</w:t>
            </w:r>
          </w:p>
        </w:tc>
        <w:tc>
          <w:tcPr>
            <w:tcW w:w="2035" w:type="pct"/>
          </w:tcPr>
          <w:p w14:paraId="3AB6D21A" w14:textId="454365B2" w:rsidR="00592A29" w:rsidRDefault="00592A29" w:rsidP="00592A29">
            <w:pPr>
              <w:pStyle w:val="GOSTTablenorm"/>
              <w:suppressAutoHyphens/>
            </w:pPr>
            <w:r w:rsidRPr="00106607">
              <w:t xml:space="preserve">ФП </w:t>
            </w:r>
            <w:r w:rsidRPr="00BA7DE0">
              <w:t xml:space="preserve">ГИИС ЭБ </w:t>
            </w:r>
            <w:r w:rsidR="008912C5">
              <w:t>- получатель ответа.</w:t>
            </w:r>
          </w:p>
          <w:p w14:paraId="12A70F82" w14:textId="77777777" w:rsidR="00592A29" w:rsidRPr="001D05D7" w:rsidRDefault="00592A29" w:rsidP="00592A29">
            <w:pPr>
              <w:pStyle w:val="GOSTTablenorm"/>
              <w:suppressAutoHyphens/>
            </w:pPr>
            <w:r w:rsidRPr="001D05D7">
              <w:t>Возможные значения:</w:t>
            </w:r>
          </w:p>
          <w:p w14:paraId="2E0A9C75" w14:textId="77777777" w:rsidR="00592A29" w:rsidRPr="00141AE4" w:rsidRDefault="00592A29" w:rsidP="00592A29">
            <w:pPr>
              <w:pStyle w:val="GOSTTableListMark1"/>
              <w:suppressAutoHyphens/>
            </w:pPr>
            <w:r w:rsidRPr="001D05D7">
              <w:rPr>
                <w:lang w:val="en-US"/>
              </w:rPr>
              <w:t>ARP (ПУИО ЭБ)</w:t>
            </w:r>
          </w:p>
        </w:tc>
      </w:tr>
      <w:tr w:rsidR="00592A29" w:rsidRPr="00BA7DE0" w14:paraId="78F44049" w14:textId="77777777" w:rsidTr="00592A29">
        <w:tc>
          <w:tcPr>
            <w:tcW w:w="1100" w:type="pct"/>
          </w:tcPr>
          <w:p w14:paraId="579A72DB" w14:textId="77777777" w:rsidR="00592A29" w:rsidRPr="00106607" w:rsidRDefault="00592A29" w:rsidP="00592A29">
            <w:pPr>
              <w:pStyle w:val="GOSTTablenorm"/>
              <w:suppressAutoHyphens/>
            </w:pPr>
            <w:r w:rsidRPr="00106607">
              <w:t>Дата и время ответа</w:t>
            </w:r>
          </w:p>
        </w:tc>
        <w:tc>
          <w:tcPr>
            <w:tcW w:w="750" w:type="pct"/>
          </w:tcPr>
          <w:p w14:paraId="5B3515EC" w14:textId="77777777" w:rsidR="00592A29" w:rsidRPr="003F2180" w:rsidRDefault="00592A29" w:rsidP="00592A29">
            <w:pPr>
              <w:pStyle w:val="GOSTTablenorm"/>
              <w:suppressAutoHyphens/>
              <w:rPr>
                <w:lang w:val="en-US"/>
              </w:rPr>
            </w:pPr>
            <w:proofErr w:type="spellStart"/>
            <w:r w:rsidRPr="00106607">
              <w:rPr>
                <w:lang w:val="en-US"/>
              </w:rPr>
              <w:t>AnsDateTime</w:t>
            </w:r>
            <w:proofErr w:type="spellEnd"/>
          </w:p>
        </w:tc>
        <w:tc>
          <w:tcPr>
            <w:tcW w:w="500" w:type="pct"/>
          </w:tcPr>
          <w:p w14:paraId="1E96DAD3" w14:textId="77777777" w:rsidR="00592A29" w:rsidRPr="00BA7DE0" w:rsidRDefault="00592A29" w:rsidP="00592A29">
            <w:pPr>
              <w:pStyle w:val="GOSTTablenorm"/>
              <w:suppressAutoHyphens/>
            </w:pPr>
            <w:r w:rsidRPr="00BA7DE0">
              <w:t>Дата-время (</w:t>
            </w:r>
            <w:r w:rsidRPr="00BA7DE0">
              <w:rPr>
                <w:lang w:val="en-US"/>
              </w:rPr>
              <w:t>timestamp</w:t>
            </w:r>
            <w:r w:rsidRPr="00BA7DE0">
              <w:t>)</w:t>
            </w:r>
          </w:p>
        </w:tc>
        <w:tc>
          <w:tcPr>
            <w:tcW w:w="300" w:type="pct"/>
          </w:tcPr>
          <w:p w14:paraId="1C558D32" w14:textId="77777777" w:rsidR="00592A29" w:rsidRPr="00BA7DE0" w:rsidRDefault="00592A29" w:rsidP="00592A29">
            <w:pPr>
              <w:pStyle w:val="GOSTTablenorm"/>
              <w:suppressAutoHyphens/>
            </w:pPr>
            <w:r w:rsidRPr="00BA7DE0">
              <w:t>Да</w:t>
            </w:r>
          </w:p>
        </w:tc>
        <w:tc>
          <w:tcPr>
            <w:tcW w:w="315" w:type="pct"/>
          </w:tcPr>
          <w:p w14:paraId="19168804" w14:textId="77777777" w:rsidR="00592A29" w:rsidRPr="00BA7DE0" w:rsidRDefault="00592A29" w:rsidP="00592A29">
            <w:pPr>
              <w:pStyle w:val="GOSTTablenorm"/>
              <w:suppressAutoHyphens/>
            </w:pPr>
          </w:p>
        </w:tc>
        <w:tc>
          <w:tcPr>
            <w:tcW w:w="2035" w:type="pct"/>
          </w:tcPr>
          <w:p w14:paraId="106CB48F" w14:textId="77777777" w:rsidR="00592A29" w:rsidRPr="003F2180" w:rsidRDefault="00592A29" w:rsidP="00592A29">
            <w:pPr>
              <w:pStyle w:val="GOSTTablenorm"/>
              <w:suppressAutoHyphens/>
            </w:pPr>
            <w:r w:rsidRPr="00106607">
              <w:t xml:space="preserve">Дата и время формирования ответа </w:t>
            </w:r>
            <w:r w:rsidRPr="00106607">
              <w:rPr>
                <w:lang w:val="en-US"/>
              </w:rPr>
              <w:t>SVAP</w:t>
            </w:r>
            <w:r w:rsidRPr="00106607">
              <w:t>.</w:t>
            </w:r>
          </w:p>
          <w:p w14:paraId="355780C8" w14:textId="77777777" w:rsidR="00592A29" w:rsidRPr="00127F5B" w:rsidRDefault="00592A29" w:rsidP="00592A29">
            <w:pPr>
              <w:pStyle w:val="GOSTTablenorm"/>
              <w:suppressAutoHyphens/>
            </w:pPr>
            <w:r w:rsidRPr="00711EB3">
              <w:t xml:space="preserve">Формат </w:t>
            </w:r>
            <w:r w:rsidRPr="00711EB3">
              <w:rPr>
                <w:lang w:val="en-US"/>
              </w:rPr>
              <w:t>YYYY</w:t>
            </w:r>
            <w:r w:rsidRPr="004570C1">
              <w:t>-</w:t>
            </w:r>
            <w:r w:rsidRPr="00C04ABF">
              <w:rPr>
                <w:lang w:val="en-US"/>
              </w:rPr>
              <w:t>MM</w:t>
            </w:r>
            <w:r w:rsidRPr="00AF60EA">
              <w:t>-</w:t>
            </w:r>
            <w:r w:rsidRPr="00AF60EA">
              <w:rPr>
                <w:lang w:val="en-US"/>
              </w:rPr>
              <w:t>DD</w:t>
            </w:r>
            <w:r w:rsidRPr="00AF60EA">
              <w:t xml:space="preserve"> </w:t>
            </w:r>
            <w:proofErr w:type="spellStart"/>
            <w:r w:rsidRPr="00AF60EA">
              <w:rPr>
                <w:lang w:val="en-US"/>
              </w:rPr>
              <w:t>hh</w:t>
            </w:r>
            <w:proofErr w:type="spellEnd"/>
            <w:r w:rsidRPr="00AF60EA">
              <w:t>:</w:t>
            </w:r>
            <w:proofErr w:type="gramStart"/>
            <w:r w:rsidRPr="00AF60EA">
              <w:rPr>
                <w:lang w:val="en-US"/>
              </w:rPr>
              <w:t>mm</w:t>
            </w:r>
            <w:r w:rsidRPr="00AF60EA">
              <w:t>:</w:t>
            </w:r>
            <w:r w:rsidRPr="00AF60EA">
              <w:rPr>
                <w:lang w:val="en-US"/>
              </w:rPr>
              <w:t>ss</w:t>
            </w:r>
            <w:proofErr w:type="gramEnd"/>
          </w:p>
        </w:tc>
      </w:tr>
      <w:tr w:rsidR="00592A29" w:rsidRPr="00BA7DE0" w14:paraId="4A75416A" w14:textId="77777777" w:rsidTr="00592A29">
        <w:tc>
          <w:tcPr>
            <w:tcW w:w="1100" w:type="pct"/>
          </w:tcPr>
          <w:p w14:paraId="4D53233C" w14:textId="77777777" w:rsidR="00592A29" w:rsidRPr="00106607" w:rsidRDefault="00592A29" w:rsidP="00592A29">
            <w:pPr>
              <w:pStyle w:val="GOSTTablenorm"/>
              <w:suppressAutoHyphens/>
            </w:pPr>
            <w:r w:rsidRPr="00106607">
              <w:lastRenderedPageBreak/>
              <w:t>Версия формата</w:t>
            </w:r>
          </w:p>
        </w:tc>
        <w:tc>
          <w:tcPr>
            <w:tcW w:w="750" w:type="pct"/>
          </w:tcPr>
          <w:p w14:paraId="097B923C" w14:textId="77777777" w:rsidR="00592A29" w:rsidRPr="003F2180" w:rsidRDefault="00592A29" w:rsidP="00592A29">
            <w:pPr>
              <w:pStyle w:val="GOSTTablenorm"/>
              <w:suppressAutoHyphens/>
              <w:rPr>
                <w:lang w:val="en-US"/>
              </w:rPr>
            </w:pPr>
            <w:r w:rsidRPr="00106607">
              <w:rPr>
                <w:lang w:val="en-US"/>
              </w:rPr>
              <w:t>Version</w:t>
            </w:r>
          </w:p>
        </w:tc>
        <w:tc>
          <w:tcPr>
            <w:tcW w:w="500" w:type="pct"/>
          </w:tcPr>
          <w:p w14:paraId="64A5CEAD" w14:textId="77777777" w:rsidR="00592A29" w:rsidRPr="00BA7DE0" w:rsidRDefault="00592A29" w:rsidP="00592A29">
            <w:pPr>
              <w:pStyle w:val="GOSTTablenorm"/>
              <w:suppressAutoHyphens/>
              <w:rPr>
                <w:lang w:val="en-US"/>
              </w:rPr>
            </w:pPr>
            <w:r w:rsidRPr="00BA7DE0">
              <w:t>Строка</w:t>
            </w:r>
          </w:p>
        </w:tc>
        <w:tc>
          <w:tcPr>
            <w:tcW w:w="300" w:type="pct"/>
          </w:tcPr>
          <w:p w14:paraId="47F6BC9B" w14:textId="77777777" w:rsidR="00592A29" w:rsidRPr="00BA7DE0" w:rsidRDefault="00592A29" w:rsidP="00592A29">
            <w:pPr>
              <w:pStyle w:val="GOSTTablenorm"/>
              <w:suppressAutoHyphens/>
            </w:pPr>
            <w:r w:rsidRPr="00BA7DE0">
              <w:t>Да</w:t>
            </w:r>
          </w:p>
        </w:tc>
        <w:tc>
          <w:tcPr>
            <w:tcW w:w="315" w:type="pct"/>
          </w:tcPr>
          <w:p w14:paraId="5FAE6684" w14:textId="77777777" w:rsidR="00592A29" w:rsidRPr="00106607" w:rsidRDefault="00592A29" w:rsidP="00592A29">
            <w:pPr>
              <w:pStyle w:val="GOSTTablenorm"/>
              <w:suppressAutoHyphens/>
              <w:rPr>
                <w:lang w:val="en-US"/>
              </w:rPr>
            </w:pPr>
            <w:r w:rsidRPr="00106607">
              <w:t>&lt;=</w:t>
            </w:r>
            <w:r w:rsidRPr="00106607">
              <w:rPr>
                <w:lang w:val="en-US"/>
              </w:rPr>
              <w:t>10</w:t>
            </w:r>
          </w:p>
        </w:tc>
        <w:tc>
          <w:tcPr>
            <w:tcW w:w="2035" w:type="pct"/>
          </w:tcPr>
          <w:p w14:paraId="409FB87C" w14:textId="77777777" w:rsidR="00592A29" w:rsidRPr="003F2180" w:rsidRDefault="00592A29" w:rsidP="00592A29">
            <w:pPr>
              <w:pStyle w:val="GOSTTablenorm"/>
              <w:suppressAutoHyphens/>
            </w:pPr>
            <w:r w:rsidRPr="003F2180">
              <w:t>Версия формата ответа</w:t>
            </w:r>
          </w:p>
        </w:tc>
      </w:tr>
      <w:tr w:rsidR="00592A29" w:rsidRPr="00BA7DE0" w14:paraId="0B76BBA5" w14:textId="77777777" w:rsidTr="00592A29">
        <w:tc>
          <w:tcPr>
            <w:tcW w:w="1100" w:type="pct"/>
          </w:tcPr>
          <w:p w14:paraId="0F5B6D95" w14:textId="77777777" w:rsidR="00592A29" w:rsidRPr="00106607" w:rsidRDefault="00592A29" w:rsidP="00592A29">
            <w:pPr>
              <w:pStyle w:val="GOSTTablenorm"/>
              <w:suppressAutoHyphens/>
            </w:pPr>
            <w:r w:rsidRPr="00106607">
              <w:t>Глобальный идентификатор запроса</w:t>
            </w:r>
          </w:p>
        </w:tc>
        <w:tc>
          <w:tcPr>
            <w:tcW w:w="750" w:type="pct"/>
          </w:tcPr>
          <w:p w14:paraId="41879A16" w14:textId="77777777" w:rsidR="00592A29" w:rsidRPr="00711EB3" w:rsidRDefault="00592A29" w:rsidP="00592A29">
            <w:pPr>
              <w:pStyle w:val="GOSTTablenorm"/>
              <w:suppressAutoHyphens/>
              <w:rPr>
                <w:lang w:val="en-US"/>
              </w:rPr>
            </w:pPr>
            <w:r w:rsidRPr="00106607">
              <w:rPr>
                <w:lang w:val="en-US"/>
              </w:rPr>
              <w:t>Req</w:t>
            </w:r>
            <w:r w:rsidRPr="003F2180">
              <w:t>G</w:t>
            </w:r>
            <w:proofErr w:type="spellStart"/>
            <w:r w:rsidRPr="00711EB3">
              <w:rPr>
                <w:lang w:val="en-US"/>
              </w:rPr>
              <w:t>uid</w:t>
            </w:r>
            <w:proofErr w:type="spellEnd"/>
          </w:p>
        </w:tc>
        <w:tc>
          <w:tcPr>
            <w:tcW w:w="500" w:type="pct"/>
          </w:tcPr>
          <w:p w14:paraId="0A2F173C" w14:textId="77777777" w:rsidR="00592A29" w:rsidRPr="00BA7DE0" w:rsidRDefault="00592A29" w:rsidP="00592A29">
            <w:pPr>
              <w:pStyle w:val="GOSTTablenorm"/>
              <w:suppressAutoHyphens/>
            </w:pPr>
            <w:r w:rsidRPr="00BA7DE0">
              <w:rPr>
                <w:lang w:val="en-US"/>
              </w:rPr>
              <w:t>GUID</w:t>
            </w:r>
          </w:p>
        </w:tc>
        <w:tc>
          <w:tcPr>
            <w:tcW w:w="300" w:type="pct"/>
          </w:tcPr>
          <w:p w14:paraId="4B9B1916" w14:textId="77777777" w:rsidR="00592A29" w:rsidRPr="00BA7DE0" w:rsidRDefault="00592A29" w:rsidP="00592A29">
            <w:pPr>
              <w:pStyle w:val="GOSTTablenorm"/>
              <w:suppressAutoHyphens/>
            </w:pPr>
            <w:r w:rsidRPr="00BA7DE0">
              <w:t>Да</w:t>
            </w:r>
          </w:p>
        </w:tc>
        <w:tc>
          <w:tcPr>
            <w:tcW w:w="315" w:type="pct"/>
          </w:tcPr>
          <w:p w14:paraId="181E34FD" w14:textId="77777777" w:rsidR="00592A29" w:rsidRPr="00106607" w:rsidRDefault="00592A29" w:rsidP="00592A29">
            <w:pPr>
              <w:pStyle w:val="GOSTTablenorm"/>
              <w:suppressAutoHyphens/>
              <w:rPr>
                <w:lang w:val="en-US"/>
              </w:rPr>
            </w:pPr>
            <w:r w:rsidRPr="00106607">
              <w:rPr>
                <w:lang w:val="en-US"/>
              </w:rPr>
              <w:t>=</w:t>
            </w:r>
            <w:r w:rsidRPr="00106607">
              <w:t>36</w:t>
            </w:r>
          </w:p>
        </w:tc>
        <w:tc>
          <w:tcPr>
            <w:tcW w:w="2035" w:type="pct"/>
          </w:tcPr>
          <w:p w14:paraId="59E39923" w14:textId="77777777" w:rsidR="00592A29" w:rsidRPr="003F2180" w:rsidRDefault="00592A29" w:rsidP="00592A29">
            <w:pPr>
              <w:pStyle w:val="GOSTTablenorm"/>
              <w:suppressAutoHyphens/>
            </w:pPr>
            <w:r w:rsidRPr="003F2180">
              <w:t>Уникальный идентификатор запроса (с тире), на который направляется ответ</w:t>
            </w:r>
          </w:p>
        </w:tc>
      </w:tr>
      <w:tr w:rsidR="00592A29" w:rsidRPr="00BA7DE0" w14:paraId="0EBE399A" w14:textId="77777777" w:rsidTr="00592A29">
        <w:tc>
          <w:tcPr>
            <w:tcW w:w="1100" w:type="pct"/>
          </w:tcPr>
          <w:p w14:paraId="650959F1" w14:textId="77777777" w:rsidR="00592A29" w:rsidRPr="00106607" w:rsidRDefault="00592A29" w:rsidP="00592A29">
            <w:pPr>
              <w:pStyle w:val="GOSTTablenorm"/>
              <w:suppressAutoHyphens/>
            </w:pPr>
            <w:r w:rsidRPr="00BA7DE0">
              <w:t>Глобальный идентификатор ответа</w:t>
            </w:r>
          </w:p>
        </w:tc>
        <w:tc>
          <w:tcPr>
            <w:tcW w:w="750" w:type="pct"/>
          </w:tcPr>
          <w:p w14:paraId="32CC6AD0" w14:textId="77777777" w:rsidR="00592A29" w:rsidRPr="00106607" w:rsidRDefault="00592A29" w:rsidP="00592A29">
            <w:pPr>
              <w:pStyle w:val="GOSTTablenorm"/>
              <w:suppressAutoHyphens/>
              <w:rPr>
                <w:lang w:val="en-US"/>
              </w:rPr>
            </w:pPr>
            <w:proofErr w:type="spellStart"/>
            <w:r w:rsidRPr="00BA7DE0">
              <w:rPr>
                <w:lang w:val="en-US"/>
              </w:rPr>
              <w:t>AnsGuid</w:t>
            </w:r>
            <w:proofErr w:type="spellEnd"/>
          </w:p>
        </w:tc>
        <w:tc>
          <w:tcPr>
            <w:tcW w:w="500" w:type="pct"/>
          </w:tcPr>
          <w:p w14:paraId="672A757E" w14:textId="77777777" w:rsidR="00592A29" w:rsidRPr="00BA7DE0" w:rsidRDefault="00592A29" w:rsidP="00592A29">
            <w:pPr>
              <w:pStyle w:val="GOSTTablenorm"/>
              <w:suppressAutoHyphens/>
              <w:rPr>
                <w:lang w:val="en-US"/>
              </w:rPr>
            </w:pPr>
            <w:r w:rsidRPr="00BA7DE0">
              <w:rPr>
                <w:lang w:val="en-US"/>
              </w:rPr>
              <w:t>GUID</w:t>
            </w:r>
          </w:p>
        </w:tc>
        <w:tc>
          <w:tcPr>
            <w:tcW w:w="300" w:type="pct"/>
          </w:tcPr>
          <w:p w14:paraId="62EA4AFF" w14:textId="77777777" w:rsidR="00592A29" w:rsidRPr="00BA7DE0" w:rsidRDefault="00592A29" w:rsidP="00592A29">
            <w:pPr>
              <w:pStyle w:val="GOSTTablenorm"/>
              <w:suppressAutoHyphens/>
            </w:pPr>
            <w:r w:rsidRPr="00BA7DE0">
              <w:t>Да</w:t>
            </w:r>
          </w:p>
        </w:tc>
        <w:tc>
          <w:tcPr>
            <w:tcW w:w="315" w:type="pct"/>
          </w:tcPr>
          <w:p w14:paraId="514C0BE0" w14:textId="77777777" w:rsidR="00592A29" w:rsidRPr="00106607" w:rsidRDefault="00592A29" w:rsidP="00592A29">
            <w:pPr>
              <w:pStyle w:val="GOSTTablenorm"/>
              <w:suppressAutoHyphens/>
              <w:rPr>
                <w:lang w:val="en-US"/>
              </w:rPr>
            </w:pPr>
            <w:r w:rsidRPr="00BA7DE0">
              <w:rPr>
                <w:lang w:val="en-US"/>
              </w:rPr>
              <w:t>=</w:t>
            </w:r>
            <w:r w:rsidRPr="00BA7DE0">
              <w:t>36</w:t>
            </w:r>
          </w:p>
        </w:tc>
        <w:tc>
          <w:tcPr>
            <w:tcW w:w="2035" w:type="pct"/>
          </w:tcPr>
          <w:p w14:paraId="6D707826" w14:textId="77777777" w:rsidR="00592A29" w:rsidRPr="00106607" w:rsidRDefault="00592A29" w:rsidP="00592A29">
            <w:pPr>
              <w:pStyle w:val="GOSTTablenorm"/>
              <w:suppressAutoHyphens/>
            </w:pPr>
            <w:r w:rsidRPr="00BA7DE0">
              <w:t>Уникальный идентификатор ответа (с тире)</w:t>
            </w:r>
          </w:p>
        </w:tc>
      </w:tr>
      <w:tr w:rsidR="00592A29" w:rsidRPr="00BA7DE0" w14:paraId="64FCCF47" w14:textId="77777777" w:rsidTr="00592A29">
        <w:tc>
          <w:tcPr>
            <w:tcW w:w="1100" w:type="pct"/>
          </w:tcPr>
          <w:p w14:paraId="32B47CB9" w14:textId="77777777" w:rsidR="00592A29" w:rsidRPr="00BA7DE0" w:rsidRDefault="00592A29" w:rsidP="00592A29">
            <w:pPr>
              <w:pStyle w:val="GOSTTablenorm"/>
              <w:suppressAutoHyphens/>
            </w:pPr>
            <w:r w:rsidRPr="00BA7DE0">
              <w:t>Глобальный идентификатор документа</w:t>
            </w:r>
          </w:p>
        </w:tc>
        <w:tc>
          <w:tcPr>
            <w:tcW w:w="750" w:type="pct"/>
          </w:tcPr>
          <w:p w14:paraId="51218C63" w14:textId="77777777" w:rsidR="00592A29" w:rsidRPr="00BA7DE0" w:rsidRDefault="00592A29" w:rsidP="00592A29">
            <w:pPr>
              <w:pStyle w:val="GOSTTablenorm"/>
              <w:suppressAutoHyphens/>
              <w:rPr>
                <w:lang w:val="en-US"/>
              </w:rPr>
            </w:pPr>
            <w:proofErr w:type="spellStart"/>
            <w:r w:rsidRPr="00BA7DE0">
              <w:rPr>
                <w:lang w:val="en-US"/>
              </w:rPr>
              <w:t>DocGuid</w:t>
            </w:r>
            <w:proofErr w:type="spellEnd"/>
          </w:p>
        </w:tc>
        <w:tc>
          <w:tcPr>
            <w:tcW w:w="500" w:type="pct"/>
          </w:tcPr>
          <w:p w14:paraId="0F13A13D" w14:textId="77777777" w:rsidR="00592A29" w:rsidRPr="00BA7DE0" w:rsidRDefault="00592A29" w:rsidP="00592A29">
            <w:pPr>
              <w:pStyle w:val="GOSTTablenorm"/>
              <w:suppressAutoHyphens/>
              <w:rPr>
                <w:lang w:val="en-US"/>
              </w:rPr>
            </w:pPr>
            <w:r w:rsidRPr="00BA7DE0">
              <w:rPr>
                <w:lang w:val="en-US"/>
              </w:rPr>
              <w:t>GUID</w:t>
            </w:r>
          </w:p>
        </w:tc>
        <w:tc>
          <w:tcPr>
            <w:tcW w:w="300" w:type="pct"/>
          </w:tcPr>
          <w:p w14:paraId="7F1D4A84" w14:textId="77777777" w:rsidR="00592A29" w:rsidRPr="00BA7DE0" w:rsidRDefault="00592A29" w:rsidP="00592A29">
            <w:pPr>
              <w:pStyle w:val="GOSTTablenorm"/>
              <w:suppressAutoHyphens/>
            </w:pPr>
            <w:r w:rsidRPr="00BA7DE0">
              <w:t>Нет</w:t>
            </w:r>
          </w:p>
        </w:tc>
        <w:tc>
          <w:tcPr>
            <w:tcW w:w="315" w:type="pct"/>
          </w:tcPr>
          <w:p w14:paraId="21C0B459" w14:textId="77777777" w:rsidR="00592A29" w:rsidRPr="00BA7DE0" w:rsidRDefault="00592A29" w:rsidP="00592A29">
            <w:pPr>
              <w:pStyle w:val="GOSTTablenorm"/>
              <w:suppressAutoHyphens/>
              <w:rPr>
                <w:lang w:val="en-US"/>
              </w:rPr>
            </w:pPr>
            <w:r w:rsidRPr="00BA7DE0">
              <w:rPr>
                <w:lang w:val="en-US"/>
              </w:rPr>
              <w:t>=</w:t>
            </w:r>
            <w:r w:rsidRPr="00BA7DE0">
              <w:t>36</w:t>
            </w:r>
          </w:p>
        </w:tc>
        <w:tc>
          <w:tcPr>
            <w:tcW w:w="2035" w:type="pct"/>
          </w:tcPr>
          <w:p w14:paraId="78D380B0" w14:textId="77777777" w:rsidR="00592A29" w:rsidRPr="00BA7DE0" w:rsidRDefault="00592A29" w:rsidP="00592A29">
            <w:pPr>
              <w:pStyle w:val="GOSTTablenorm"/>
              <w:suppressAutoHyphens/>
            </w:pPr>
            <w:r w:rsidRPr="00BA7DE0">
              <w:t xml:space="preserve">Уникальный идентификатор документа/отчета/виджета (с тире), инициировавшего запрос. Заполняется, если был указан в запросе </w:t>
            </w:r>
          </w:p>
        </w:tc>
      </w:tr>
      <w:tr w:rsidR="00592A29" w:rsidRPr="00BA7DE0" w14:paraId="3178C62A" w14:textId="77777777" w:rsidTr="00592A29">
        <w:tc>
          <w:tcPr>
            <w:tcW w:w="1100" w:type="pct"/>
          </w:tcPr>
          <w:p w14:paraId="51A8D3FF" w14:textId="77777777" w:rsidR="00592A29" w:rsidRPr="00BA7DE0" w:rsidRDefault="00592A29" w:rsidP="00592A29">
            <w:pPr>
              <w:pStyle w:val="GOSTTablenorm"/>
              <w:suppressAutoHyphens/>
            </w:pPr>
            <w:r>
              <w:rPr>
                <w:szCs w:val="22"/>
              </w:rPr>
              <w:t>Результат выполнения операции</w:t>
            </w:r>
          </w:p>
        </w:tc>
        <w:tc>
          <w:tcPr>
            <w:tcW w:w="750" w:type="pct"/>
          </w:tcPr>
          <w:p w14:paraId="54D9CB7B" w14:textId="77777777" w:rsidR="00592A29" w:rsidRPr="00BA7DE0" w:rsidRDefault="00592A29" w:rsidP="00592A29">
            <w:pPr>
              <w:pStyle w:val="GOSTTablenorm"/>
              <w:suppressAutoHyphens/>
              <w:rPr>
                <w:lang w:val="en-US"/>
              </w:rPr>
            </w:pPr>
            <w:r>
              <w:rPr>
                <w:szCs w:val="22"/>
                <w:lang w:val="en-US"/>
              </w:rPr>
              <w:t>Result</w:t>
            </w:r>
          </w:p>
        </w:tc>
        <w:tc>
          <w:tcPr>
            <w:tcW w:w="500" w:type="pct"/>
          </w:tcPr>
          <w:p w14:paraId="42601276" w14:textId="77777777" w:rsidR="00592A29" w:rsidRPr="00BA7DE0" w:rsidRDefault="00592A29" w:rsidP="00592A29">
            <w:pPr>
              <w:pStyle w:val="GOSTTablenorm"/>
              <w:suppressAutoHyphens/>
            </w:pPr>
            <w:r>
              <w:rPr>
                <w:szCs w:val="22"/>
              </w:rPr>
              <w:t>Строка</w:t>
            </w:r>
          </w:p>
        </w:tc>
        <w:tc>
          <w:tcPr>
            <w:tcW w:w="300" w:type="pct"/>
          </w:tcPr>
          <w:p w14:paraId="7AB11E77" w14:textId="77777777" w:rsidR="00592A29" w:rsidRPr="00106607" w:rsidRDefault="00592A29" w:rsidP="00592A29">
            <w:pPr>
              <w:pStyle w:val="GOSTTablenorm"/>
              <w:suppressAutoHyphens/>
            </w:pPr>
            <w:r>
              <w:rPr>
                <w:szCs w:val="22"/>
              </w:rPr>
              <w:t>Да</w:t>
            </w:r>
          </w:p>
        </w:tc>
        <w:tc>
          <w:tcPr>
            <w:tcW w:w="315" w:type="pct"/>
          </w:tcPr>
          <w:p w14:paraId="77EAC71E" w14:textId="77777777" w:rsidR="00592A29" w:rsidRPr="003F2180" w:rsidRDefault="00592A29" w:rsidP="00592A29">
            <w:pPr>
              <w:pStyle w:val="GOSTTablenorm"/>
              <w:suppressAutoHyphens/>
            </w:pPr>
            <w:r>
              <w:rPr>
                <w:szCs w:val="22"/>
              </w:rPr>
              <w:t>=1</w:t>
            </w:r>
          </w:p>
        </w:tc>
        <w:tc>
          <w:tcPr>
            <w:tcW w:w="2035" w:type="pct"/>
          </w:tcPr>
          <w:p w14:paraId="257B5AA5" w14:textId="45A13CE6" w:rsidR="007F1D6A" w:rsidRPr="008912C5" w:rsidRDefault="007F1D6A" w:rsidP="008912C5">
            <w:pPr>
              <w:pStyle w:val="GOSTTablenorm"/>
            </w:pPr>
            <w:r w:rsidRPr="008912C5">
              <w:t>Передаются следующие значения:</w:t>
            </w:r>
          </w:p>
          <w:p w14:paraId="08512710" w14:textId="3CFFBCAD" w:rsidR="007F1D6A" w:rsidRPr="007F1D6A" w:rsidRDefault="008912C5" w:rsidP="007F1D6A">
            <w:pPr>
              <w:pStyle w:val="GOSTTableListMark1"/>
              <w:suppressAutoHyphens/>
              <w:rPr>
                <w:lang w:val="en-US"/>
              </w:rPr>
            </w:pPr>
            <w:r>
              <w:t>«</w:t>
            </w:r>
            <w:r w:rsidR="007F1D6A" w:rsidRPr="007F1D6A">
              <w:rPr>
                <w:lang w:val="en-US"/>
              </w:rPr>
              <w:t>S</w:t>
            </w:r>
            <w:r>
              <w:t>»</w:t>
            </w:r>
            <w:r w:rsidR="007F1D6A" w:rsidRPr="007F1D6A">
              <w:rPr>
                <w:lang w:val="en-US"/>
              </w:rPr>
              <w:t xml:space="preserve"> – SUCCESS – </w:t>
            </w:r>
            <w:proofErr w:type="spellStart"/>
            <w:r w:rsidR="007F1D6A" w:rsidRPr="007F1D6A">
              <w:rPr>
                <w:lang w:val="en-US"/>
              </w:rPr>
              <w:t>успешное</w:t>
            </w:r>
            <w:proofErr w:type="spellEnd"/>
            <w:r w:rsidR="007F1D6A" w:rsidRPr="007F1D6A">
              <w:rPr>
                <w:lang w:val="en-US"/>
              </w:rPr>
              <w:t xml:space="preserve"> </w:t>
            </w:r>
            <w:proofErr w:type="spellStart"/>
            <w:r w:rsidR="007F1D6A" w:rsidRPr="007F1D6A">
              <w:rPr>
                <w:lang w:val="en-US"/>
              </w:rPr>
              <w:t>завершение</w:t>
            </w:r>
            <w:proofErr w:type="spellEnd"/>
            <w:r>
              <w:t>;</w:t>
            </w:r>
          </w:p>
          <w:p w14:paraId="7F3F10E9" w14:textId="7C14975D" w:rsidR="00592A29" w:rsidRPr="00BA7DE0" w:rsidRDefault="008912C5" w:rsidP="007F1D6A">
            <w:pPr>
              <w:pStyle w:val="GOSTTableListMark1"/>
              <w:suppressAutoHyphens/>
            </w:pPr>
            <w:r>
              <w:t>«</w:t>
            </w:r>
            <w:r w:rsidR="007F1D6A" w:rsidRPr="007F1D6A">
              <w:rPr>
                <w:lang w:val="en-US"/>
              </w:rPr>
              <w:t>E</w:t>
            </w:r>
            <w:r>
              <w:t>»</w:t>
            </w:r>
            <w:r w:rsidR="007F1D6A" w:rsidRPr="007F1D6A">
              <w:t xml:space="preserve"> – </w:t>
            </w:r>
            <w:r w:rsidR="007F1D6A" w:rsidRPr="007F1D6A">
              <w:rPr>
                <w:lang w:val="en-US"/>
              </w:rPr>
              <w:t>ERROR</w:t>
            </w:r>
            <w:r w:rsidR="007F1D6A" w:rsidRPr="007F1D6A">
              <w:t xml:space="preserve"> – не успешное завершение</w:t>
            </w:r>
          </w:p>
        </w:tc>
      </w:tr>
      <w:tr w:rsidR="00592A29" w:rsidRPr="00BA7DE0" w14:paraId="0E34116E" w14:textId="77777777" w:rsidTr="00592A29">
        <w:tc>
          <w:tcPr>
            <w:tcW w:w="1100" w:type="pct"/>
          </w:tcPr>
          <w:p w14:paraId="0156F521" w14:textId="77777777" w:rsidR="00592A29" w:rsidRPr="00106607" w:rsidRDefault="00592A29" w:rsidP="00592A29">
            <w:pPr>
              <w:pStyle w:val="GOSTTablenorm"/>
              <w:suppressAutoHyphens/>
            </w:pPr>
            <w:r>
              <w:rPr>
                <w:szCs w:val="22"/>
              </w:rPr>
              <w:t>Текст ошибки</w:t>
            </w:r>
          </w:p>
        </w:tc>
        <w:tc>
          <w:tcPr>
            <w:tcW w:w="750" w:type="pct"/>
          </w:tcPr>
          <w:p w14:paraId="0006AB7D" w14:textId="77777777" w:rsidR="00592A29" w:rsidRPr="003F2180" w:rsidRDefault="00592A29" w:rsidP="00592A29">
            <w:pPr>
              <w:pStyle w:val="GOSTTablenorm"/>
              <w:suppressAutoHyphens/>
              <w:rPr>
                <w:lang w:val="en-US"/>
              </w:rPr>
            </w:pPr>
            <w:proofErr w:type="spellStart"/>
            <w:r>
              <w:rPr>
                <w:szCs w:val="22"/>
                <w:lang w:val="en-US"/>
              </w:rPr>
              <w:t>ResultDescr</w:t>
            </w:r>
            <w:proofErr w:type="spellEnd"/>
          </w:p>
        </w:tc>
        <w:tc>
          <w:tcPr>
            <w:tcW w:w="500" w:type="pct"/>
          </w:tcPr>
          <w:p w14:paraId="1AED8C3E" w14:textId="77777777" w:rsidR="00592A29" w:rsidRPr="00BA7DE0" w:rsidRDefault="00592A29" w:rsidP="00592A29">
            <w:pPr>
              <w:pStyle w:val="GOSTTablenorm"/>
              <w:suppressAutoHyphens/>
            </w:pPr>
            <w:r>
              <w:rPr>
                <w:szCs w:val="22"/>
              </w:rPr>
              <w:t>Строка</w:t>
            </w:r>
          </w:p>
        </w:tc>
        <w:tc>
          <w:tcPr>
            <w:tcW w:w="300" w:type="pct"/>
          </w:tcPr>
          <w:p w14:paraId="2629DD7C" w14:textId="77777777" w:rsidR="00592A29" w:rsidRPr="00106607" w:rsidRDefault="00592A29" w:rsidP="00592A29">
            <w:pPr>
              <w:pStyle w:val="GOSTTablenorm"/>
              <w:suppressAutoHyphens/>
            </w:pPr>
            <w:r>
              <w:rPr>
                <w:szCs w:val="22"/>
              </w:rPr>
              <w:t>Нет</w:t>
            </w:r>
          </w:p>
        </w:tc>
        <w:tc>
          <w:tcPr>
            <w:tcW w:w="315" w:type="pct"/>
          </w:tcPr>
          <w:p w14:paraId="2F2298D4" w14:textId="77777777" w:rsidR="00592A29" w:rsidRPr="003F2180" w:rsidRDefault="00592A29" w:rsidP="00592A29">
            <w:pPr>
              <w:pStyle w:val="GOSTTablenorm"/>
              <w:suppressAutoHyphens/>
            </w:pPr>
            <w:r>
              <w:rPr>
                <w:szCs w:val="22"/>
                <w:lang w:val="en-US"/>
              </w:rPr>
              <w:t>&lt;</w:t>
            </w:r>
            <w:r>
              <w:rPr>
                <w:szCs w:val="22"/>
              </w:rPr>
              <w:t>=2000</w:t>
            </w:r>
          </w:p>
        </w:tc>
        <w:tc>
          <w:tcPr>
            <w:tcW w:w="2035" w:type="pct"/>
          </w:tcPr>
          <w:p w14:paraId="5D4DD6BE" w14:textId="46F38E54" w:rsidR="00592A29" w:rsidRPr="004570C1" w:rsidRDefault="00305191" w:rsidP="00592A29">
            <w:pPr>
              <w:pStyle w:val="GOSTTablenorm"/>
              <w:suppressAutoHyphens/>
            </w:pPr>
            <w:r>
              <w:t>Р</w:t>
            </w:r>
            <w:r w:rsidR="007F1D6A" w:rsidRPr="00D56138">
              <w:t xml:space="preserve">азвернутый текст ошибки (в </w:t>
            </w:r>
            <w:proofErr w:type="spellStart"/>
            <w:r w:rsidR="007F1D6A" w:rsidRPr="00D56138">
              <w:t>Result</w:t>
            </w:r>
            <w:proofErr w:type="spellEnd"/>
            <w:r w:rsidR="007F1D6A" w:rsidRPr="00D56138">
              <w:t xml:space="preserve"> передано значение, отличное от «S»)</w:t>
            </w:r>
          </w:p>
        </w:tc>
      </w:tr>
      <w:tr w:rsidR="007E1DE1" w:rsidRPr="00BA7DE0" w14:paraId="0223F9B9" w14:textId="77777777" w:rsidTr="007E1DE1">
        <w:tc>
          <w:tcPr>
            <w:tcW w:w="5000" w:type="pct"/>
            <w:gridSpan w:val="6"/>
          </w:tcPr>
          <w:p w14:paraId="3651FB57" w14:textId="74A01157" w:rsidR="007E1DE1" w:rsidRDefault="007E1DE1" w:rsidP="007E1DE1">
            <w:pPr>
              <w:pStyle w:val="GOSTTablenorm"/>
              <w:suppressAutoHyphens/>
              <w:jc w:val="center"/>
            </w:pPr>
            <w:r w:rsidRPr="00D56138">
              <w:rPr>
                <w:rStyle w:val="afe"/>
              </w:rPr>
              <w:t>Перечень параметров ответа (</w:t>
            </w:r>
            <w:proofErr w:type="spellStart"/>
            <w:r w:rsidRPr="00D56138">
              <w:rPr>
                <w:rStyle w:val="afe"/>
              </w:rPr>
              <w:t>document</w:t>
            </w:r>
            <w:proofErr w:type="spellEnd"/>
            <w:r w:rsidRPr="00D56138">
              <w:rPr>
                <w:rStyle w:val="afe"/>
              </w:rPr>
              <w:t>)</w:t>
            </w:r>
          </w:p>
        </w:tc>
      </w:tr>
      <w:tr w:rsidR="007E1DE1" w:rsidRPr="00BA7DE0" w14:paraId="384F84F1" w14:textId="77777777" w:rsidTr="007B70D4">
        <w:tc>
          <w:tcPr>
            <w:tcW w:w="1100" w:type="pct"/>
          </w:tcPr>
          <w:p w14:paraId="1F56424C" w14:textId="04A8D799" w:rsidR="007E1DE1" w:rsidRDefault="007E1DE1" w:rsidP="007E1DE1">
            <w:pPr>
              <w:pStyle w:val="GOSTTablenorm"/>
              <w:suppressAutoHyphens/>
              <w:rPr>
                <w:szCs w:val="22"/>
              </w:rPr>
            </w:pPr>
            <w:r w:rsidRPr="00D56138">
              <w:t>Операционный день</w:t>
            </w:r>
          </w:p>
        </w:tc>
        <w:tc>
          <w:tcPr>
            <w:tcW w:w="750" w:type="pct"/>
          </w:tcPr>
          <w:p w14:paraId="4B3A2158" w14:textId="5C63AFEB" w:rsidR="007E1DE1" w:rsidRDefault="007E1DE1" w:rsidP="007E1DE1">
            <w:pPr>
              <w:pStyle w:val="GOSTTablenorm"/>
              <w:suppressAutoHyphens/>
              <w:rPr>
                <w:szCs w:val="22"/>
                <w:lang w:val="en-US"/>
              </w:rPr>
            </w:pPr>
            <w:proofErr w:type="spellStart"/>
            <w:r w:rsidRPr="00D56138">
              <w:t>TradingDay</w:t>
            </w:r>
            <w:proofErr w:type="spellEnd"/>
          </w:p>
        </w:tc>
        <w:tc>
          <w:tcPr>
            <w:tcW w:w="500" w:type="pct"/>
          </w:tcPr>
          <w:p w14:paraId="101E0E9B" w14:textId="7760B212" w:rsidR="007E1DE1" w:rsidRDefault="007E1DE1" w:rsidP="007E1DE1">
            <w:pPr>
              <w:pStyle w:val="GOSTTablenorm"/>
              <w:suppressAutoHyphens/>
              <w:rPr>
                <w:szCs w:val="22"/>
              </w:rPr>
            </w:pPr>
            <w:r w:rsidRPr="00D56138">
              <w:t>Дата</w:t>
            </w:r>
          </w:p>
        </w:tc>
        <w:tc>
          <w:tcPr>
            <w:tcW w:w="300" w:type="pct"/>
          </w:tcPr>
          <w:p w14:paraId="6C22F76B" w14:textId="539C455D" w:rsidR="007E1DE1" w:rsidRDefault="007E1DE1" w:rsidP="007E1DE1">
            <w:pPr>
              <w:pStyle w:val="GOSTTablenorm"/>
              <w:suppressAutoHyphens/>
              <w:rPr>
                <w:szCs w:val="22"/>
              </w:rPr>
            </w:pPr>
            <w:r w:rsidRPr="00D56138">
              <w:t>Да</w:t>
            </w:r>
          </w:p>
        </w:tc>
        <w:tc>
          <w:tcPr>
            <w:tcW w:w="315" w:type="pct"/>
          </w:tcPr>
          <w:p w14:paraId="147ABD08" w14:textId="30C1B567" w:rsidR="007E1DE1" w:rsidRDefault="007E1DE1" w:rsidP="007E1DE1">
            <w:pPr>
              <w:pStyle w:val="GOSTTablenorm"/>
              <w:suppressAutoHyphens/>
              <w:rPr>
                <w:szCs w:val="22"/>
                <w:lang w:val="en-US"/>
              </w:rPr>
            </w:pPr>
          </w:p>
        </w:tc>
        <w:tc>
          <w:tcPr>
            <w:tcW w:w="2035" w:type="pct"/>
          </w:tcPr>
          <w:p w14:paraId="6E057609" w14:textId="39F61649" w:rsidR="007E1DE1" w:rsidRPr="00D56138" w:rsidRDefault="007E1DE1" w:rsidP="007B70D4">
            <w:pPr>
              <w:pStyle w:val="GOSTTablenorm"/>
              <w:suppressAutoHyphens/>
            </w:pPr>
            <w:r w:rsidRPr="00D56138">
              <w:t>Дата операционного дня</w:t>
            </w:r>
            <w:r w:rsidR="008912C5">
              <w:t>.</w:t>
            </w:r>
          </w:p>
          <w:p w14:paraId="43B2AACE" w14:textId="628E25F0" w:rsidR="007E1DE1" w:rsidRDefault="007E1DE1" w:rsidP="007E1DE1">
            <w:pPr>
              <w:pStyle w:val="GOSTTablenorm"/>
              <w:suppressAutoHyphens/>
            </w:pPr>
            <w:r w:rsidRPr="00D56138">
              <w:t>Формат YYYY-MM-DD</w:t>
            </w:r>
          </w:p>
        </w:tc>
      </w:tr>
      <w:tr w:rsidR="007E1DE1" w:rsidRPr="00BA7DE0" w14:paraId="59662290" w14:textId="77777777" w:rsidTr="007B70D4">
        <w:tc>
          <w:tcPr>
            <w:tcW w:w="1100" w:type="pct"/>
          </w:tcPr>
          <w:p w14:paraId="7807EFC6" w14:textId="02524CF8" w:rsidR="007E1DE1" w:rsidRPr="008912C5" w:rsidRDefault="007E1DE1" w:rsidP="007E1DE1">
            <w:pPr>
              <w:pStyle w:val="GOSTTablenorm"/>
              <w:suppressAutoHyphens/>
              <w:rPr>
                <w:b/>
                <w:szCs w:val="22"/>
              </w:rPr>
            </w:pPr>
            <w:r w:rsidRPr="008912C5">
              <w:rPr>
                <w:b/>
              </w:rPr>
              <w:t>Информация о расхождениях</w:t>
            </w:r>
          </w:p>
        </w:tc>
        <w:tc>
          <w:tcPr>
            <w:tcW w:w="750" w:type="pct"/>
          </w:tcPr>
          <w:p w14:paraId="63867FA8" w14:textId="2A5F8556" w:rsidR="007E1DE1" w:rsidRPr="008912C5" w:rsidRDefault="007E1DE1" w:rsidP="007E1DE1">
            <w:pPr>
              <w:pStyle w:val="GOSTTablenorm"/>
              <w:suppressAutoHyphens/>
              <w:rPr>
                <w:b/>
                <w:szCs w:val="22"/>
                <w:lang w:val="en-US"/>
              </w:rPr>
            </w:pPr>
            <w:proofErr w:type="spellStart"/>
            <w:r w:rsidRPr="008912C5">
              <w:rPr>
                <w:b/>
              </w:rPr>
              <w:t>Discrepancies</w:t>
            </w:r>
            <w:proofErr w:type="spellEnd"/>
          </w:p>
        </w:tc>
        <w:tc>
          <w:tcPr>
            <w:tcW w:w="500" w:type="pct"/>
          </w:tcPr>
          <w:p w14:paraId="39DC2C45" w14:textId="2D8AF369" w:rsidR="007E1DE1" w:rsidRPr="008912C5" w:rsidRDefault="007E1DE1" w:rsidP="007E1DE1">
            <w:pPr>
              <w:pStyle w:val="GOSTTablenorm"/>
              <w:suppressAutoHyphens/>
              <w:rPr>
                <w:szCs w:val="22"/>
              </w:rPr>
            </w:pPr>
            <w:r w:rsidRPr="008912C5">
              <w:t>Массив</w:t>
            </w:r>
          </w:p>
        </w:tc>
        <w:tc>
          <w:tcPr>
            <w:tcW w:w="300" w:type="pct"/>
          </w:tcPr>
          <w:p w14:paraId="4E9B1D8B" w14:textId="559A5395" w:rsidR="007E1DE1" w:rsidRDefault="007E1DE1" w:rsidP="007E1DE1">
            <w:pPr>
              <w:pStyle w:val="GOSTTablenorm"/>
              <w:suppressAutoHyphens/>
              <w:rPr>
                <w:szCs w:val="22"/>
              </w:rPr>
            </w:pPr>
            <w:r w:rsidRPr="0047601B">
              <w:t>Да</w:t>
            </w:r>
          </w:p>
        </w:tc>
        <w:tc>
          <w:tcPr>
            <w:tcW w:w="315" w:type="pct"/>
          </w:tcPr>
          <w:p w14:paraId="2FC94C77" w14:textId="5A475376" w:rsidR="007E1DE1" w:rsidRPr="008912C5" w:rsidRDefault="008912C5" w:rsidP="007E1DE1">
            <w:pPr>
              <w:pStyle w:val="GOSTTablenorm"/>
              <w:suppressAutoHyphens/>
              <w:rPr>
                <w:szCs w:val="22"/>
              </w:rPr>
            </w:pPr>
            <w:r>
              <w:rPr>
                <w:szCs w:val="22"/>
              </w:rPr>
              <w:t>-</w:t>
            </w:r>
          </w:p>
        </w:tc>
        <w:tc>
          <w:tcPr>
            <w:tcW w:w="2035" w:type="pct"/>
          </w:tcPr>
          <w:p w14:paraId="58874B71" w14:textId="5A65F985" w:rsidR="007E1DE1" w:rsidRDefault="007E1DE1" w:rsidP="007E1DE1">
            <w:pPr>
              <w:pStyle w:val="GOSTTablenorm"/>
              <w:suppressAutoHyphens/>
            </w:pPr>
            <w:r w:rsidRPr="00D56138">
              <w:t>Блок с информацией о выявленных по результатам диагностики расхождениях</w:t>
            </w:r>
          </w:p>
        </w:tc>
      </w:tr>
      <w:tr w:rsidR="007E1DE1" w:rsidRPr="00BA7DE0" w14:paraId="71F1908E" w14:textId="77777777" w:rsidTr="007B70D4">
        <w:tc>
          <w:tcPr>
            <w:tcW w:w="1100" w:type="pct"/>
          </w:tcPr>
          <w:p w14:paraId="4E11FECC" w14:textId="15223DE8" w:rsidR="007E1DE1" w:rsidRDefault="007E1DE1" w:rsidP="007E1DE1">
            <w:pPr>
              <w:pStyle w:val="GOSTTablenorm"/>
              <w:suppressAutoHyphens/>
              <w:rPr>
                <w:szCs w:val="22"/>
              </w:rPr>
            </w:pPr>
            <w:r w:rsidRPr="00D56138" w:rsidDel="000B14D5">
              <w:t>КС плательщика</w:t>
            </w:r>
          </w:p>
        </w:tc>
        <w:tc>
          <w:tcPr>
            <w:tcW w:w="750" w:type="pct"/>
          </w:tcPr>
          <w:p w14:paraId="2368B685" w14:textId="5DADB7E9" w:rsidR="007E1DE1" w:rsidRDefault="007E1DE1" w:rsidP="007E1DE1">
            <w:pPr>
              <w:pStyle w:val="GOSTTablenorm"/>
              <w:suppressAutoHyphens/>
              <w:rPr>
                <w:szCs w:val="22"/>
                <w:lang w:val="en-US"/>
              </w:rPr>
            </w:pPr>
            <w:proofErr w:type="spellStart"/>
            <w:proofErr w:type="gramStart"/>
            <w:r w:rsidRPr="008912C5" w:rsidDel="000B14D5">
              <w:rPr>
                <w:b/>
              </w:rPr>
              <w:t>Discrepancies:</w:t>
            </w:r>
            <w:r w:rsidRPr="00D56138" w:rsidDel="000B14D5">
              <w:t>PayerKS</w:t>
            </w:r>
            <w:proofErr w:type="spellEnd"/>
            <w:proofErr w:type="gramEnd"/>
          </w:p>
        </w:tc>
        <w:tc>
          <w:tcPr>
            <w:tcW w:w="500" w:type="pct"/>
          </w:tcPr>
          <w:p w14:paraId="032EE110" w14:textId="6C753C2F" w:rsidR="007E1DE1" w:rsidRDefault="007E1DE1" w:rsidP="007E1DE1">
            <w:pPr>
              <w:pStyle w:val="GOSTTablenorm"/>
              <w:suppressAutoHyphens/>
              <w:rPr>
                <w:szCs w:val="22"/>
              </w:rPr>
            </w:pPr>
            <w:r w:rsidRPr="00D56138" w:rsidDel="000B14D5">
              <w:t>Строка</w:t>
            </w:r>
          </w:p>
        </w:tc>
        <w:tc>
          <w:tcPr>
            <w:tcW w:w="300" w:type="pct"/>
          </w:tcPr>
          <w:p w14:paraId="387CE6FF" w14:textId="6892CF68" w:rsidR="007E1DE1" w:rsidRDefault="007E1DE1" w:rsidP="007E1DE1">
            <w:pPr>
              <w:pStyle w:val="GOSTTablenorm"/>
              <w:suppressAutoHyphens/>
              <w:rPr>
                <w:szCs w:val="22"/>
              </w:rPr>
            </w:pPr>
            <w:r w:rsidRPr="00D56138" w:rsidDel="000B14D5">
              <w:t>Да</w:t>
            </w:r>
          </w:p>
        </w:tc>
        <w:tc>
          <w:tcPr>
            <w:tcW w:w="315" w:type="pct"/>
          </w:tcPr>
          <w:p w14:paraId="2AB6A9B8" w14:textId="632BBE31" w:rsidR="007E1DE1" w:rsidRDefault="007E1DE1" w:rsidP="007E1DE1">
            <w:pPr>
              <w:pStyle w:val="GOSTTablenorm"/>
              <w:suppressAutoHyphens/>
              <w:rPr>
                <w:szCs w:val="22"/>
                <w:lang w:val="en-US"/>
              </w:rPr>
            </w:pPr>
            <w:r w:rsidRPr="00D56138" w:rsidDel="000B14D5">
              <w:t>=20</w:t>
            </w:r>
          </w:p>
        </w:tc>
        <w:tc>
          <w:tcPr>
            <w:tcW w:w="2035" w:type="pct"/>
          </w:tcPr>
          <w:p w14:paraId="3C99C399" w14:textId="202C4FD8" w:rsidR="007E1DE1" w:rsidRDefault="007E1DE1" w:rsidP="007E1DE1">
            <w:pPr>
              <w:pStyle w:val="GOSTTablenorm"/>
              <w:suppressAutoHyphens/>
            </w:pPr>
            <w:r w:rsidRPr="00D56138" w:rsidDel="000B14D5">
              <w:t xml:space="preserve">Указывается казначейский счет плательщика, </w:t>
            </w:r>
            <w:r w:rsidRPr="00D56138">
              <w:t>по которому</w:t>
            </w:r>
            <w:r w:rsidRPr="00D56138" w:rsidDel="000B14D5">
              <w:t xml:space="preserve"> выявлены расхождения </w:t>
            </w:r>
            <w:r w:rsidRPr="00D56138">
              <w:t xml:space="preserve">при </w:t>
            </w:r>
            <w:proofErr w:type="spellStart"/>
            <w:r w:rsidRPr="00D56138">
              <w:t>внутриказначейских</w:t>
            </w:r>
            <w:proofErr w:type="spellEnd"/>
            <w:r w:rsidRPr="00D56138">
              <w:t xml:space="preserve"> расчетах (</w:t>
            </w:r>
            <w:r w:rsidRPr="00D56138" w:rsidDel="000B14D5">
              <w:t>по счету 3410</w:t>
            </w:r>
            <w:r w:rsidRPr="00D56138">
              <w:t>)</w:t>
            </w:r>
          </w:p>
        </w:tc>
      </w:tr>
      <w:tr w:rsidR="007E1DE1" w:rsidRPr="00BA7DE0" w14:paraId="147A4AB3" w14:textId="77777777" w:rsidTr="007B70D4">
        <w:tc>
          <w:tcPr>
            <w:tcW w:w="1100" w:type="pct"/>
          </w:tcPr>
          <w:p w14:paraId="146BC04A" w14:textId="5EFFD67A" w:rsidR="007E1DE1" w:rsidRDefault="007E1DE1" w:rsidP="007E1DE1">
            <w:pPr>
              <w:pStyle w:val="GOSTTablenorm"/>
              <w:suppressAutoHyphens/>
              <w:rPr>
                <w:szCs w:val="22"/>
              </w:rPr>
            </w:pPr>
            <w:r w:rsidRPr="00D56138" w:rsidDel="000B14D5">
              <w:t>КС получателя</w:t>
            </w:r>
          </w:p>
        </w:tc>
        <w:tc>
          <w:tcPr>
            <w:tcW w:w="750" w:type="pct"/>
          </w:tcPr>
          <w:p w14:paraId="04BC8771" w14:textId="17D3EB54" w:rsidR="007E1DE1" w:rsidRDefault="007E1DE1" w:rsidP="007E1DE1">
            <w:pPr>
              <w:pStyle w:val="GOSTTablenorm"/>
              <w:suppressAutoHyphens/>
              <w:rPr>
                <w:szCs w:val="22"/>
                <w:lang w:val="en-US"/>
              </w:rPr>
            </w:pPr>
            <w:proofErr w:type="spellStart"/>
            <w:proofErr w:type="gramStart"/>
            <w:r w:rsidRPr="008912C5" w:rsidDel="000B14D5">
              <w:rPr>
                <w:b/>
              </w:rPr>
              <w:t>Discrepancies:</w:t>
            </w:r>
            <w:r w:rsidRPr="00D56138" w:rsidDel="000B14D5">
              <w:t>PayeeKS</w:t>
            </w:r>
            <w:proofErr w:type="spellEnd"/>
            <w:proofErr w:type="gramEnd"/>
          </w:p>
        </w:tc>
        <w:tc>
          <w:tcPr>
            <w:tcW w:w="500" w:type="pct"/>
          </w:tcPr>
          <w:p w14:paraId="4FA4A223" w14:textId="37F7A34C" w:rsidR="007E1DE1" w:rsidRDefault="007E1DE1" w:rsidP="007E1DE1">
            <w:pPr>
              <w:pStyle w:val="GOSTTablenorm"/>
              <w:suppressAutoHyphens/>
              <w:rPr>
                <w:szCs w:val="22"/>
              </w:rPr>
            </w:pPr>
            <w:r w:rsidRPr="00D56138" w:rsidDel="000B14D5">
              <w:t>Строка</w:t>
            </w:r>
          </w:p>
        </w:tc>
        <w:tc>
          <w:tcPr>
            <w:tcW w:w="300" w:type="pct"/>
          </w:tcPr>
          <w:p w14:paraId="79ECF95E" w14:textId="324073C6" w:rsidR="007E1DE1" w:rsidRDefault="007E1DE1" w:rsidP="007E1DE1">
            <w:pPr>
              <w:pStyle w:val="GOSTTablenorm"/>
              <w:suppressAutoHyphens/>
              <w:rPr>
                <w:szCs w:val="22"/>
              </w:rPr>
            </w:pPr>
            <w:r w:rsidRPr="00D56138" w:rsidDel="000B14D5">
              <w:t>Да</w:t>
            </w:r>
          </w:p>
        </w:tc>
        <w:tc>
          <w:tcPr>
            <w:tcW w:w="315" w:type="pct"/>
          </w:tcPr>
          <w:p w14:paraId="1327977E" w14:textId="6DA6529C" w:rsidR="007E1DE1" w:rsidRDefault="007E1DE1" w:rsidP="007E1DE1">
            <w:pPr>
              <w:pStyle w:val="GOSTTablenorm"/>
              <w:suppressAutoHyphens/>
              <w:rPr>
                <w:szCs w:val="22"/>
                <w:lang w:val="en-US"/>
              </w:rPr>
            </w:pPr>
            <w:r w:rsidRPr="00D56138" w:rsidDel="000B14D5">
              <w:t>=20</w:t>
            </w:r>
          </w:p>
        </w:tc>
        <w:tc>
          <w:tcPr>
            <w:tcW w:w="2035" w:type="pct"/>
          </w:tcPr>
          <w:p w14:paraId="70EB787D" w14:textId="54889223" w:rsidR="007E1DE1" w:rsidRDefault="007E1DE1" w:rsidP="00BA0533">
            <w:pPr>
              <w:pStyle w:val="GOSTTablenorm"/>
              <w:suppressAutoHyphens/>
            </w:pPr>
            <w:r w:rsidRPr="00D56138" w:rsidDel="000B14D5">
              <w:t xml:space="preserve">Указывается казначейский счет получателя, </w:t>
            </w:r>
            <w:r w:rsidRPr="00D56138">
              <w:t>по которому</w:t>
            </w:r>
            <w:r w:rsidRPr="00D56138" w:rsidDel="000B14D5">
              <w:t xml:space="preserve"> выявлены расхождения </w:t>
            </w:r>
            <w:r w:rsidRPr="00D56138">
              <w:t xml:space="preserve">при </w:t>
            </w:r>
            <w:proofErr w:type="spellStart"/>
            <w:r w:rsidRPr="00D56138">
              <w:t>внутриказначейских</w:t>
            </w:r>
            <w:proofErr w:type="spellEnd"/>
            <w:r w:rsidRPr="00D56138">
              <w:t xml:space="preserve"> расчетах (</w:t>
            </w:r>
            <w:r w:rsidRPr="00D56138" w:rsidDel="000B14D5">
              <w:t>по счету 3410</w:t>
            </w:r>
            <w:r w:rsidRPr="00D56138">
              <w:t>)</w:t>
            </w:r>
          </w:p>
        </w:tc>
      </w:tr>
      <w:tr w:rsidR="007E1DE1" w:rsidRPr="00BA7DE0" w14:paraId="702B579D" w14:textId="77777777" w:rsidTr="007B70D4">
        <w:tc>
          <w:tcPr>
            <w:tcW w:w="1100" w:type="pct"/>
          </w:tcPr>
          <w:p w14:paraId="2DD27E37" w14:textId="6D838805" w:rsidR="007E1DE1" w:rsidRDefault="007E1DE1" w:rsidP="007E1DE1">
            <w:pPr>
              <w:pStyle w:val="GOSTTablenorm"/>
              <w:suppressAutoHyphens/>
              <w:rPr>
                <w:szCs w:val="22"/>
              </w:rPr>
            </w:pPr>
            <w:r w:rsidRPr="00D56138">
              <w:lastRenderedPageBreak/>
              <w:t xml:space="preserve">Субъект учета по </w:t>
            </w:r>
            <w:proofErr w:type="spellStart"/>
            <w:r w:rsidRPr="00D56138">
              <w:t>Дт</w:t>
            </w:r>
            <w:proofErr w:type="spellEnd"/>
          </w:p>
        </w:tc>
        <w:tc>
          <w:tcPr>
            <w:tcW w:w="750" w:type="pct"/>
          </w:tcPr>
          <w:p w14:paraId="7F40C8E9" w14:textId="6A061343" w:rsidR="007E1DE1" w:rsidRDefault="007E1DE1" w:rsidP="007E1DE1">
            <w:pPr>
              <w:pStyle w:val="GOSTTablenorm"/>
              <w:suppressAutoHyphens/>
              <w:rPr>
                <w:szCs w:val="22"/>
                <w:lang w:val="en-US"/>
              </w:rPr>
            </w:pPr>
            <w:proofErr w:type="spellStart"/>
            <w:proofErr w:type="gramStart"/>
            <w:r w:rsidRPr="008912C5">
              <w:rPr>
                <w:b/>
              </w:rPr>
              <w:t>Discrepancies:</w:t>
            </w:r>
            <w:r w:rsidRPr="00D56138">
              <w:t>SubjectDt</w:t>
            </w:r>
            <w:proofErr w:type="spellEnd"/>
            <w:proofErr w:type="gramEnd"/>
          </w:p>
        </w:tc>
        <w:tc>
          <w:tcPr>
            <w:tcW w:w="500" w:type="pct"/>
          </w:tcPr>
          <w:p w14:paraId="7368970A" w14:textId="061DDD77" w:rsidR="007E1DE1" w:rsidRDefault="007E1DE1" w:rsidP="007E1DE1">
            <w:pPr>
              <w:pStyle w:val="GOSTTablenorm"/>
              <w:suppressAutoHyphens/>
              <w:rPr>
                <w:szCs w:val="22"/>
              </w:rPr>
            </w:pPr>
            <w:r w:rsidRPr="00D56138">
              <w:t>Строка</w:t>
            </w:r>
          </w:p>
        </w:tc>
        <w:tc>
          <w:tcPr>
            <w:tcW w:w="300" w:type="pct"/>
          </w:tcPr>
          <w:p w14:paraId="0E775957" w14:textId="42C5D5D4" w:rsidR="007E1DE1" w:rsidRDefault="007E1DE1" w:rsidP="007E1DE1">
            <w:pPr>
              <w:pStyle w:val="GOSTTablenorm"/>
              <w:suppressAutoHyphens/>
              <w:rPr>
                <w:szCs w:val="22"/>
              </w:rPr>
            </w:pPr>
            <w:r w:rsidRPr="00D56138">
              <w:t>Да</w:t>
            </w:r>
          </w:p>
        </w:tc>
        <w:tc>
          <w:tcPr>
            <w:tcW w:w="315" w:type="pct"/>
          </w:tcPr>
          <w:p w14:paraId="13AB1814" w14:textId="3AA8F750" w:rsidR="007E1DE1" w:rsidRDefault="007E1DE1" w:rsidP="007E1DE1">
            <w:pPr>
              <w:pStyle w:val="GOSTTablenorm"/>
              <w:suppressAutoHyphens/>
              <w:rPr>
                <w:szCs w:val="22"/>
                <w:lang w:val="en-US"/>
              </w:rPr>
            </w:pPr>
            <w:r w:rsidRPr="00D56138">
              <w:t>=4</w:t>
            </w:r>
          </w:p>
        </w:tc>
        <w:tc>
          <w:tcPr>
            <w:tcW w:w="2035" w:type="pct"/>
          </w:tcPr>
          <w:p w14:paraId="25C776F5" w14:textId="39FB210A" w:rsidR="007E1DE1" w:rsidRDefault="007E1DE1" w:rsidP="007E1DE1">
            <w:pPr>
              <w:pStyle w:val="GOSTTablenorm"/>
              <w:suppressAutoHyphens/>
            </w:pPr>
            <w:r w:rsidRPr="00D56138">
              <w:t xml:space="preserve">Указывается </w:t>
            </w:r>
            <w:r w:rsidR="007B70D4">
              <w:t>код ТОФК-</w:t>
            </w:r>
            <w:r w:rsidRPr="00D56138">
              <w:t>субъект</w:t>
            </w:r>
            <w:r w:rsidR="007B70D4">
              <w:t>а</w:t>
            </w:r>
            <w:r w:rsidRPr="00D56138">
              <w:t xml:space="preserve"> учета, по которому выявлены расхождения при </w:t>
            </w:r>
            <w:proofErr w:type="spellStart"/>
            <w:r w:rsidRPr="00D56138">
              <w:t>внутриказначейских</w:t>
            </w:r>
            <w:proofErr w:type="spellEnd"/>
            <w:r w:rsidRPr="00D56138">
              <w:t xml:space="preserve"> расчетах (по дебету счета 3410)</w:t>
            </w:r>
          </w:p>
        </w:tc>
      </w:tr>
      <w:tr w:rsidR="007E1DE1" w:rsidRPr="00BA7DE0" w14:paraId="73664BB2" w14:textId="77777777" w:rsidTr="007B70D4">
        <w:tc>
          <w:tcPr>
            <w:tcW w:w="1100" w:type="pct"/>
          </w:tcPr>
          <w:p w14:paraId="79E0838C" w14:textId="3973F74A" w:rsidR="007E1DE1" w:rsidRDefault="007E1DE1" w:rsidP="007E1DE1">
            <w:pPr>
              <w:pStyle w:val="GOSTTablenorm"/>
              <w:suppressAutoHyphens/>
              <w:rPr>
                <w:szCs w:val="22"/>
              </w:rPr>
            </w:pPr>
            <w:r w:rsidRPr="00D56138">
              <w:t xml:space="preserve">ТОФК-контрагент по </w:t>
            </w:r>
            <w:proofErr w:type="spellStart"/>
            <w:r w:rsidRPr="00D56138">
              <w:t>Дт</w:t>
            </w:r>
            <w:proofErr w:type="spellEnd"/>
          </w:p>
        </w:tc>
        <w:tc>
          <w:tcPr>
            <w:tcW w:w="750" w:type="pct"/>
          </w:tcPr>
          <w:p w14:paraId="35237E6E" w14:textId="30E29BD7" w:rsidR="007E1DE1" w:rsidRDefault="007E1DE1" w:rsidP="007E1DE1">
            <w:pPr>
              <w:pStyle w:val="GOSTTablenorm"/>
              <w:suppressAutoHyphens/>
              <w:rPr>
                <w:szCs w:val="22"/>
                <w:lang w:val="en-US"/>
              </w:rPr>
            </w:pPr>
            <w:proofErr w:type="spellStart"/>
            <w:proofErr w:type="gramStart"/>
            <w:r w:rsidRPr="008912C5">
              <w:rPr>
                <w:b/>
              </w:rPr>
              <w:t>Discrepancies:</w:t>
            </w:r>
            <w:r w:rsidRPr="00D56138">
              <w:t>TOFKCounterDt</w:t>
            </w:r>
            <w:proofErr w:type="spellEnd"/>
            <w:proofErr w:type="gramEnd"/>
          </w:p>
        </w:tc>
        <w:tc>
          <w:tcPr>
            <w:tcW w:w="500" w:type="pct"/>
          </w:tcPr>
          <w:p w14:paraId="2DB62372" w14:textId="0081454D" w:rsidR="007E1DE1" w:rsidRDefault="007E1DE1" w:rsidP="007E1DE1">
            <w:pPr>
              <w:pStyle w:val="GOSTTablenorm"/>
              <w:suppressAutoHyphens/>
              <w:rPr>
                <w:szCs w:val="22"/>
              </w:rPr>
            </w:pPr>
            <w:r w:rsidRPr="00D56138">
              <w:t>Строка</w:t>
            </w:r>
          </w:p>
        </w:tc>
        <w:tc>
          <w:tcPr>
            <w:tcW w:w="300" w:type="pct"/>
          </w:tcPr>
          <w:p w14:paraId="3F7A8BF4" w14:textId="7A4C454E" w:rsidR="007E1DE1" w:rsidRDefault="007E1DE1" w:rsidP="007E1DE1">
            <w:pPr>
              <w:pStyle w:val="GOSTTablenorm"/>
              <w:suppressAutoHyphens/>
              <w:rPr>
                <w:szCs w:val="22"/>
              </w:rPr>
            </w:pPr>
            <w:r w:rsidRPr="00D56138">
              <w:t>Да</w:t>
            </w:r>
          </w:p>
        </w:tc>
        <w:tc>
          <w:tcPr>
            <w:tcW w:w="315" w:type="pct"/>
          </w:tcPr>
          <w:p w14:paraId="5B57EAAD" w14:textId="5B0BB33A" w:rsidR="007E1DE1" w:rsidRDefault="007E1DE1" w:rsidP="007E1DE1">
            <w:pPr>
              <w:pStyle w:val="GOSTTablenorm"/>
              <w:suppressAutoHyphens/>
              <w:rPr>
                <w:szCs w:val="22"/>
                <w:lang w:val="en-US"/>
              </w:rPr>
            </w:pPr>
            <w:r w:rsidRPr="00D56138">
              <w:t>=4</w:t>
            </w:r>
          </w:p>
        </w:tc>
        <w:tc>
          <w:tcPr>
            <w:tcW w:w="2035" w:type="pct"/>
          </w:tcPr>
          <w:p w14:paraId="56D2E349" w14:textId="165B3E5B" w:rsidR="007E1DE1" w:rsidRDefault="007B70D4" w:rsidP="00BA0533">
            <w:pPr>
              <w:pStyle w:val="GOSTTablenorm"/>
              <w:suppressAutoHyphens/>
            </w:pPr>
            <w:r>
              <w:t>Указывается код ТОФК-контрагента</w:t>
            </w:r>
            <w:r w:rsidR="007E1DE1" w:rsidRPr="00D56138">
              <w:t xml:space="preserve">, по которому выявлены расхождения при </w:t>
            </w:r>
            <w:proofErr w:type="spellStart"/>
            <w:r w:rsidR="007E1DE1" w:rsidRPr="00D56138">
              <w:t>внутриказначейских</w:t>
            </w:r>
            <w:proofErr w:type="spellEnd"/>
            <w:r w:rsidR="007E1DE1" w:rsidRPr="00D56138">
              <w:t xml:space="preserve"> расчетах (по дебету счета 3410)</w:t>
            </w:r>
          </w:p>
        </w:tc>
      </w:tr>
      <w:tr w:rsidR="007E1DE1" w:rsidRPr="00BA7DE0" w14:paraId="404B36BA" w14:textId="77777777" w:rsidTr="007B70D4">
        <w:tc>
          <w:tcPr>
            <w:tcW w:w="1100" w:type="pct"/>
          </w:tcPr>
          <w:p w14:paraId="226BB242" w14:textId="531A0F31" w:rsidR="007E1DE1" w:rsidRDefault="007E1DE1" w:rsidP="007E1DE1">
            <w:pPr>
              <w:pStyle w:val="GOSTTablenorm"/>
              <w:suppressAutoHyphens/>
              <w:rPr>
                <w:szCs w:val="22"/>
              </w:rPr>
            </w:pPr>
            <w:r w:rsidRPr="00D56138">
              <w:t xml:space="preserve">Оборот по </w:t>
            </w:r>
            <w:proofErr w:type="spellStart"/>
            <w:r w:rsidRPr="00D56138">
              <w:t>Дт</w:t>
            </w:r>
            <w:proofErr w:type="spellEnd"/>
          </w:p>
        </w:tc>
        <w:tc>
          <w:tcPr>
            <w:tcW w:w="750" w:type="pct"/>
          </w:tcPr>
          <w:p w14:paraId="18A25BAE" w14:textId="29C5AFBB" w:rsidR="007E1DE1" w:rsidRDefault="007E1DE1" w:rsidP="007E1DE1">
            <w:pPr>
              <w:pStyle w:val="GOSTTablenorm"/>
              <w:suppressAutoHyphens/>
              <w:rPr>
                <w:szCs w:val="22"/>
                <w:lang w:val="en-US"/>
              </w:rPr>
            </w:pPr>
            <w:proofErr w:type="spellStart"/>
            <w:proofErr w:type="gramStart"/>
            <w:r w:rsidRPr="008912C5">
              <w:rPr>
                <w:b/>
              </w:rPr>
              <w:t>Discrepancies:</w:t>
            </w:r>
            <w:r w:rsidRPr="00D56138">
              <w:t>TurnoverDt</w:t>
            </w:r>
            <w:proofErr w:type="spellEnd"/>
            <w:proofErr w:type="gramEnd"/>
          </w:p>
        </w:tc>
        <w:tc>
          <w:tcPr>
            <w:tcW w:w="500" w:type="pct"/>
          </w:tcPr>
          <w:p w14:paraId="27A3E38D" w14:textId="1FF3661D" w:rsidR="007E1DE1" w:rsidRDefault="007E1DE1" w:rsidP="007E1DE1">
            <w:pPr>
              <w:pStyle w:val="GOSTTablenorm"/>
              <w:suppressAutoHyphens/>
              <w:rPr>
                <w:szCs w:val="22"/>
              </w:rPr>
            </w:pPr>
            <w:r w:rsidRPr="00D56138">
              <w:t>Сумма</w:t>
            </w:r>
          </w:p>
        </w:tc>
        <w:tc>
          <w:tcPr>
            <w:tcW w:w="300" w:type="pct"/>
          </w:tcPr>
          <w:p w14:paraId="555D5AAF" w14:textId="57A11D75" w:rsidR="007E1DE1" w:rsidRDefault="007E1DE1" w:rsidP="007E1DE1">
            <w:pPr>
              <w:pStyle w:val="GOSTTablenorm"/>
              <w:suppressAutoHyphens/>
              <w:rPr>
                <w:szCs w:val="22"/>
              </w:rPr>
            </w:pPr>
            <w:r w:rsidRPr="00D56138">
              <w:t>Да</w:t>
            </w:r>
          </w:p>
        </w:tc>
        <w:tc>
          <w:tcPr>
            <w:tcW w:w="315" w:type="pct"/>
          </w:tcPr>
          <w:p w14:paraId="796CC9D5" w14:textId="77A6EFB8" w:rsidR="007E1DE1" w:rsidRDefault="007E1DE1" w:rsidP="007E1DE1">
            <w:pPr>
              <w:pStyle w:val="GOSTTablenorm"/>
              <w:suppressAutoHyphens/>
              <w:rPr>
                <w:szCs w:val="22"/>
                <w:lang w:val="en-US"/>
              </w:rPr>
            </w:pPr>
          </w:p>
        </w:tc>
        <w:tc>
          <w:tcPr>
            <w:tcW w:w="2035" w:type="pct"/>
          </w:tcPr>
          <w:p w14:paraId="5D87DD8C" w14:textId="2BF76A3A" w:rsidR="007E1DE1" w:rsidRDefault="007E1DE1" w:rsidP="007E1DE1">
            <w:pPr>
              <w:pStyle w:val="GOSTTablenorm"/>
              <w:suppressAutoHyphens/>
            </w:pPr>
            <w:r w:rsidRPr="00D56138">
              <w:t xml:space="preserve">Сумма оборота с начала года по дату проверяемого операционного дня (включительно) по дебету счета 3410 в единицах валюты учета (в рублях), с </w:t>
            </w:r>
            <w:r w:rsidR="007B70D4">
              <w:t>точностью 2 знака после запятой</w:t>
            </w:r>
          </w:p>
        </w:tc>
      </w:tr>
      <w:tr w:rsidR="007E1DE1" w:rsidRPr="00BA7DE0" w14:paraId="2F7DE04C" w14:textId="77777777" w:rsidTr="007B70D4">
        <w:tc>
          <w:tcPr>
            <w:tcW w:w="1100" w:type="pct"/>
          </w:tcPr>
          <w:p w14:paraId="207F4282" w14:textId="14D47EFD" w:rsidR="007E1DE1" w:rsidRDefault="007E1DE1" w:rsidP="007E1DE1">
            <w:pPr>
              <w:pStyle w:val="GOSTTablenorm"/>
              <w:suppressAutoHyphens/>
              <w:rPr>
                <w:szCs w:val="22"/>
              </w:rPr>
            </w:pPr>
            <w:r w:rsidRPr="00D56138">
              <w:t xml:space="preserve">Субъект учета по </w:t>
            </w:r>
            <w:proofErr w:type="spellStart"/>
            <w:r w:rsidRPr="00D56138">
              <w:t>Кт</w:t>
            </w:r>
            <w:proofErr w:type="spellEnd"/>
          </w:p>
        </w:tc>
        <w:tc>
          <w:tcPr>
            <w:tcW w:w="750" w:type="pct"/>
          </w:tcPr>
          <w:p w14:paraId="4D272CE6" w14:textId="3718731F" w:rsidR="007E1DE1" w:rsidRDefault="007E1DE1" w:rsidP="007E1DE1">
            <w:pPr>
              <w:pStyle w:val="GOSTTablenorm"/>
              <w:suppressAutoHyphens/>
              <w:rPr>
                <w:szCs w:val="22"/>
                <w:lang w:val="en-US"/>
              </w:rPr>
            </w:pPr>
            <w:proofErr w:type="spellStart"/>
            <w:proofErr w:type="gramStart"/>
            <w:r w:rsidRPr="008912C5">
              <w:rPr>
                <w:b/>
              </w:rPr>
              <w:t>Discrepancies:</w:t>
            </w:r>
            <w:r w:rsidRPr="00D56138">
              <w:t>SubjectCt</w:t>
            </w:r>
            <w:proofErr w:type="spellEnd"/>
            <w:proofErr w:type="gramEnd"/>
          </w:p>
        </w:tc>
        <w:tc>
          <w:tcPr>
            <w:tcW w:w="500" w:type="pct"/>
          </w:tcPr>
          <w:p w14:paraId="72F24BD1" w14:textId="4005437B" w:rsidR="007E1DE1" w:rsidRDefault="007E1DE1" w:rsidP="007E1DE1">
            <w:pPr>
              <w:pStyle w:val="GOSTTablenorm"/>
              <w:suppressAutoHyphens/>
              <w:rPr>
                <w:szCs w:val="22"/>
              </w:rPr>
            </w:pPr>
            <w:r w:rsidRPr="00D56138">
              <w:t>Строка</w:t>
            </w:r>
          </w:p>
        </w:tc>
        <w:tc>
          <w:tcPr>
            <w:tcW w:w="300" w:type="pct"/>
          </w:tcPr>
          <w:p w14:paraId="54539014" w14:textId="24FA89A5" w:rsidR="007E1DE1" w:rsidRDefault="007E1DE1" w:rsidP="007E1DE1">
            <w:pPr>
              <w:pStyle w:val="GOSTTablenorm"/>
              <w:suppressAutoHyphens/>
              <w:rPr>
                <w:szCs w:val="22"/>
              </w:rPr>
            </w:pPr>
            <w:r w:rsidRPr="00D56138">
              <w:t>Да</w:t>
            </w:r>
          </w:p>
        </w:tc>
        <w:tc>
          <w:tcPr>
            <w:tcW w:w="315" w:type="pct"/>
          </w:tcPr>
          <w:p w14:paraId="24CB328C" w14:textId="3A7F4F1E" w:rsidR="007E1DE1" w:rsidRDefault="007E1DE1" w:rsidP="007E1DE1">
            <w:pPr>
              <w:pStyle w:val="GOSTTablenorm"/>
              <w:suppressAutoHyphens/>
              <w:rPr>
                <w:szCs w:val="22"/>
                <w:lang w:val="en-US"/>
              </w:rPr>
            </w:pPr>
            <w:r w:rsidRPr="00D56138">
              <w:t>=4</w:t>
            </w:r>
          </w:p>
        </w:tc>
        <w:tc>
          <w:tcPr>
            <w:tcW w:w="2035" w:type="pct"/>
          </w:tcPr>
          <w:p w14:paraId="225EF230" w14:textId="7C49E061" w:rsidR="007E1DE1" w:rsidRDefault="007E1DE1" w:rsidP="007E1DE1">
            <w:pPr>
              <w:pStyle w:val="GOSTTablenorm"/>
              <w:suppressAutoHyphens/>
            </w:pPr>
            <w:r w:rsidRPr="00D56138">
              <w:t xml:space="preserve">Указывается </w:t>
            </w:r>
            <w:r w:rsidR="007B70D4">
              <w:t>код ТОФК-</w:t>
            </w:r>
            <w:r w:rsidRPr="00D56138">
              <w:t>субъект</w:t>
            </w:r>
            <w:r w:rsidR="007B70D4">
              <w:t>а</w:t>
            </w:r>
            <w:r w:rsidRPr="00D56138">
              <w:t xml:space="preserve"> учета, по которому выявлены расхождения при </w:t>
            </w:r>
            <w:proofErr w:type="spellStart"/>
            <w:r w:rsidRPr="00D56138">
              <w:t>внутриказначейских</w:t>
            </w:r>
            <w:proofErr w:type="spellEnd"/>
            <w:r w:rsidRPr="00D56138">
              <w:t xml:space="preserve"> расчетах (по кредиту счета 3410)</w:t>
            </w:r>
          </w:p>
        </w:tc>
      </w:tr>
      <w:tr w:rsidR="007E1DE1" w:rsidRPr="00BA7DE0" w14:paraId="075112C4" w14:textId="77777777" w:rsidTr="007B70D4">
        <w:tc>
          <w:tcPr>
            <w:tcW w:w="1100" w:type="pct"/>
          </w:tcPr>
          <w:p w14:paraId="0B129AAE" w14:textId="5C198E02" w:rsidR="007E1DE1" w:rsidRDefault="007E1DE1" w:rsidP="007E1DE1">
            <w:pPr>
              <w:pStyle w:val="GOSTTablenorm"/>
              <w:suppressAutoHyphens/>
              <w:rPr>
                <w:szCs w:val="22"/>
              </w:rPr>
            </w:pPr>
            <w:r w:rsidRPr="00D56138">
              <w:t xml:space="preserve">ТОФК-контрагент по </w:t>
            </w:r>
            <w:proofErr w:type="spellStart"/>
            <w:r w:rsidRPr="00D56138">
              <w:t>Кт</w:t>
            </w:r>
            <w:proofErr w:type="spellEnd"/>
          </w:p>
        </w:tc>
        <w:tc>
          <w:tcPr>
            <w:tcW w:w="750" w:type="pct"/>
          </w:tcPr>
          <w:p w14:paraId="63C4BB3B" w14:textId="5B69CD59" w:rsidR="007E1DE1" w:rsidRDefault="007E1DE1" w:rsidP="007E1DE1">
            <w:pPr>
              <w:pStyle w:val="GOSTTablenorm"/>
              <w:suppressAutoHyphens/>
              <w:rPr>
                <w:szCs w:val="22"/>
                <w:lang w:val="en-US"/>
              </w:rPr>
            </w:pPr>
            <w:proofErr w:type="spellStart"/>
            <w:proofErr w:type="gramStart"/>
            <w:r w:rsidRPr="008912C5">
              <w:rPr>
                <w:b/>
              </w:rPr>
              <w:t>Discrepancies:</w:t>
            </w:r>
            <w:r w:rsidRPr="00D56138">
              <w:t>TOFKCounterCt</w:t>
            </w:r>
            <w:proofErr w:type="spellEnd"/>
            <w:proofErr w:type="gramEnd"/>
          </w:p>
        </w:tc>
        <w:tc>
          <w:tcPr>
            <w:tcW w:w="500" w:type="pct"/>
          </w:tcPr>
          <w:p w14:paraId="0D4FC537" w14:textId="04F7BB62" w:rsidR="007E1DE1" w:rsidRDefault="007E1DE1" w:rsidP="007E1DE1">
            <w:pPr>
              <w:pStyle w:val="GOSTTablenorm"/>
              <w:suppressAutoHyphens/>
              <w:rPr>
                <w:szCs w:val="22"/>
              </w:rPr>
            </w:pPr>
            <w:r w:rsidRPr="00D56138">
              <w:t>Строка</w:t>
            </w:r>
          </w:p>
        </w:tc>
        <w:tc>
          <w:tcPr>
            <w:tcW w:w="300" w:type="pct"/>
          </w:tcPr>
          <w:p w14:paraId="484D8F58" w14:textId="2EDC4F3B" w:rsidR="007E1DE1" w:rsidRDefault="007E1DE1" w:rsidP="007E1DE1">
            <w:pPr>
              <w:pStyle w:val="GOSTTablenorm"/>
              <w:suppressAutoHyphens/>
              <w:rPr>
                <w:szCs w:val="22"/>
              </w:rPr>
            </w:pPr>
            <w:r w:rsidRPr="00D56138">
              <w:t>Да</w:t>
            </w:r>
          </w:p>
        </w:tc>
        <w:tc>
          <w:tcPr>
            <w:tcW w:w="315" w:type="pct"/>
          </w:tcPr>
          <w:p w14:paraId="6280FDEE" w14:textId="54D85FDA" w:rsidR="007E1DE1" w:rsidRDefault="007E1DE1" w:rsidP="007E1DE1">
            <w:pPr>
              <w:pStyle w:val="GOSTTablenorm"/>
              <w:suppressAutoHyphens/>
              <w:rPr>
                <w:szCs w:val="22"/>
                <w:lang w:val="en-US"/>
              </w:rPr>
            </w:pPr>
            <w:r w:rsidRPr="00D56138">
              <w:t>=4</w:t>
            </w:r>
          </w:p>
        </w:tc>
        <w:tc>
          <w:tcPr>
            <w:tcW w:w="2035" w:type="pct"/>
          </w:tcPr>
          <w:p w14:paraId="099A80EF" w14:textId="08463B24" w:rsidR="007E1DE1" w:rsidRDefault="007E1DE1" w:rsidP="007B70D4">
            <w:pPr>
              <w:pStyle w:val="GOSTTablenorm"/>
              <w:suppressAutoHyphens/>
            </w:pPr>
            <w:r w:rsidRPr="00D56138">
              <w:t xml:space="preserve">Указывается </w:t>
            </w:r>
            <w:r w:rsidR="007B70D4">
              <w:t xml:space="preserve">код </w:t>
            </w:r>
            <w:r w:rsidRPr="00D56138">
              <w:t>ТОФК-контрагент</w:t>
            </w:r>
            <w:r w:rsidR="007B70D4">
              <w:t>а</w:t>
            </w:r>
            <w:r w:rsidRPr="00D56138">
              <w:t xml:space="preserve">, по которому выявлены расхождения при </w:t>
            </w:r>
            <w:proofErr w:type="spellStart"/>
            <w:r w:rsidRPr="00D56138">
              <w:t>внутриказначейских</w:t>
            </w:r>
            <w:proofErr w:type="spellEnd"/>
            <w:r w:rsidRPr="00D56138">
              <w:t xml:space="preserve"> расчетах (по кредиту счета 3410)</w:t>
            </w:r>
          </w:p>
        </w:tc>
      </w:tr>
      <w:tr w:rsidR="007E1DE1" w:rsidRPr="00BA7DE0" w14:paraId="063AA8E3" w14:textId="77777777" w:rsidTr="007B70D4">
        <w:tc>
          <w:tcPr>
            <w:tcW w:w="1100" w:type="pct"/>
          </w:tcPr>
          <w:p w14:paraId="4C4996AF" w14:textId="79C28E48" w:rsidR="007E1DE1" w:rsidRDefault="007E1DE1" w:rsidP="007E1DE1">
            <w:pPr>
              <w:pStyle w:val="GOSTTablenorm"/>
              <w:suppressAutoHyphens/>
              <w:rPr>
                <w:szCs w:val="22"/>
              </w:rPr>
            </w:pPr>
            <w:r w:rsidRPr="00D56138">
              <w:t xml:space="preserve">Оборот по </w:t>
            </w:r>
            <w:proofErr w:type="spellStart"/>
            <w:r w:rsidRPr="00D56138">
              <w:t>Кт</w:t>
            </w:r>
            <w:proofErr w:type="spellEnd"/>
          </w:p>
        </w:tc>
        <w:tc>
          <w:tcPr>
            <w:tcW w:w="750" w:type="pct"/>
          </w:tcPr>
          <w:p w14:paraId="3E269B3B" w14:textId="37D96501" w:rsidR="007E1DE1" w:rsidRDefault="007E1DE1" w:rsidP="007E1DE1">
            <w:pPr>
              <w:pStyle w:val="GOSTTablenorm"/>
              <w:suppressAutoHyphens/>
              <w:rPr>
                <w:szCs w:val="22"/>
                <w:lang w:val="en-US"/>
              </w:rPr>
            </w:pPr>
            <w:proofErr w:type="spellStart"/>
            <w:proofErr w:type="gramStart"/>
            <w:r w:rsidRPr="008912C5">
              <w:rPr>
                <w:b/>
              </w:rPr>
              <w:t>Discrepancies:</w:t>
            </w:r>
            <w:r w:rsidRPr="00D56138">
              <w:t>TurnoverCt</w:t>
            </w:r>
            <w:proofErr w:type="spellEnd"/>
            <w:proofErr w:type="gramEnd"/>
          </w:p>
        </w:tc>
        <w:tc>
          <w:tcPr>
            <w:tcW w:w="500" w:type="pct"/>
          </w:tcPr>
          <w:p w14:paraId="6A1DF03C" w14:textId="2A04B327" w:rsidR="007E1DE1" w:rsidRDefault="007E1DE1" w:rsidP="007E1DE1">
            <w:pPr>
              <w:pStyle w:val="GOSTTablenorm"/>
              <w:suppressAutoHyphens/>
              <w:rPr>
                <w:szCs w:val="22"/>
              </w:rPr>
            </w:pPr>
            <w:r w:rsidRPr="00D56138">
              <w:t>Сумма</w:t>
            </w:r>
          </w:p>
        </w:tc>
        <w:tc>
          <w:tcPr>
            <w:tcW w:w="300" w:type="pct"/>
          </w:tcPr>
          <w:p w14:paraId="19962AC8" w14:textId="1159A634" w:rsidR="007E1DE1" w:rsidRDefault="007E1DE1" w:rsidP="007E1DE1">
            <w:pPr>
              <w:pStyle w:val="GOSTTablenorm"/>
              <w:suppressAutoHyphens/>
              <w:rPr>
                <w:szCs w:val="22"/>
              </w:rPr>
            </w:pPr>
            <w:r w:rsidRPr="00D56138">
              <w:t>Да</w:t>
            </w:r>
          </w:p>
        </w:tc>
        <w:tc>
          <w:tcPr>
            <w:tcW w:w="315" w:type="pct"/>
          </w:tcPr>
          <w:p w14:paraId="30F3ED3C" w14:textId="0E373989" w:rsidR="007E1DE1" w:rsidRDefault="007E1DE1" w:rsidP="007E1DE1">
            <w:pPr>
              <w:pStyle w:val="GOSTTablenorm"/>
              <w:suppressAutoHyphens/>
              <w:rPr>
                <w:szCs w:val="22"/>
                <w:lang w:val="en-US"/>
              </w:rPr>
            </w:pPr>
          </w:p>
        </w:tc>
        <w:tc>
          <w:tcPr>
            <w:tcW w:w="2035" w:type="pct"/>
          </w:tcPr>
          <w:p w14:paraId="18E0E194" w14:textId="42F57064" w:rsidR="007E1DE1" w:rsidRDefault="007E1DE1" w:rsidP="007E1DE1">
            <w:pPr>
              <w:pStyle w:val="GOSTTablenorm"/>
              <w:suppressAutoHyphens/>
            </w:pPr>
            <w:r w:rsidRPr="00D56138">
              <w:t xml:space="preserve">Сумма оборота с начала года по дату проверяемого операционного дня (включительно) по кредиту счета 3410 в единицах валюты учета (в рублях), с </w:t>
            </w:r>
            <w:r w:rsidR="007B70D4">
              <w:t>точностью 2 знака после запятой</w:t>
            </w:r>
          </w:p>
        </w:tc>
      </w:tr>
      <w:tr w:rsidR="007E1DE1" w:rsidRPr="00BA7DE0" w14:paraId="77652B2D" w14:textId="77777777" w:rsidTr="007B70D4">
        <w:tc>
          <w:tcPr>
            <w:tcW w:w="1100" w:type="pct"/>
          </w:tcPr>
          <w:p w14:paraId="484D4B9B" w14:textId="1E4AC5BF" w:rsidR="007E1DE1" w:rsidRPr="008912C5" w:rsidRDefault="007E1DE1" w:rsidP="007E1DE1">
            <w:pPr>
              <w:pStyle w:val="GOSTTablenorm"/>
              <w:suppressAutoHyphens/>
              <w:rPr>
                <w:b/>
                <w:szCs w:val="22"/>
              </w:rPr>
            </w:pPr>
            <w:r w:rsidRPr="008912C5">
              <w:rPr>
                <w:b/>
              </w:rPr>
              <w:t xml:space="preserve">Информация о документах, отраженных только по </w:t>
            </w:r>
            <w:proofErr w:type="spellStart"/>
            <w:r w:rsidRPr="008912C5">
              <w:rPr>
                <w:b/>
              </w:rPr>
              <w:t>Дт</w:t>
            </w:r>
            <w:proofErr w:type="spellEnd"/>
            <w:r w:rsidRPr="008912C5">
              <w:rPr>
                <w:b/>
              </w:rPr>
              <w:t xml:space="preserve"> счета</w:t>
            </w:r>
          </w:p>
        </w:tc>
        <w:tc>
          <w:tcPr>
            <w:tcW w:w="750" w:type="pct"/>
          </w:tcPr>
          <w:p w14:paraId="585A5D90" w14:textId="3590FDB7" w:rsidR="007E1DE1" w:rsidRPr="008912C5" w:rsidRDefault="007E1DE1" w:rsidP="007E1DE1">
            <w:pPr>
              <w:pStyle w:val="GOSTTablenorm"/>
              <w:suppressAutoHyphens/>
              <w:rPr>
                <w:b/>
                <w:szCs w:val="22"/>
                <w:lang w:val="en-US"/>
              </w:rPr>
            </w:pPr>
            <w:proofErr w:type="spellStart"/>
            <w:proofErr w:type="gramStart"/>
            <w:r w:rsidRPr="008912C5">
              <w:rPr>
                <w:b/>
              </w:rPr>
              <w:t>Discrepancies:TurnoverDtDocs</w:t>
            </w:r>
            <w:proofErr w:type="spellEnd"/>
            <w:proofErr w:type="gramEnd"/>
          </w:p>
        </w:tc>
        <w:tc>
          <w:tcPr>
            <w:tcW w:w="500" w:type="pct"/>
          </w:tcPr>
          <w:p w14:paraId="1DC43881" w14:textId="16621A58" w:rsidR="007E1DE1" w:rsidRDefault="007E1DE1" w:rsidP="007E1DE1">
            <w:pPr>
              <w:pStyle w:val="GOSTTablenorm"/>
              <w:suppressAutoHyphens/>
              <w:rPr>
                <w:szCs w:val="22"/>
              </w:rPr>
            </w:pPr>
            <w:r w:rsidRPr="00D56138">
              <w:t>Массив</w:t>
            </w:r>
          </w:p>
        </w:tc>
        <w:tc>
          <w:tcPr>
            <w:tcW w:w="300" w:type="pct"/>
          </w:tcPr>
          <w:p w14:paraId="0BB86284" w14:textId="4C9952AC" w:rsidR="007E1DE1" w:rsidRDefault="007E1DE1" w:rsidP="007E1DE1">
            <w:pPr>
              <w:pStyle w:val="GOSTTablenorm"/>
              <w:suppressAutoHyphens/>
              <w:rPr>
                <w:szCs w:val="22"/>
              </w:rPr>
            </w:pPr>
            <w:r w:rsidRPr="00D56138">
              <w:t>Нет</w:t>
            </w:r>
          </w:p>
        </w:tc>
        <w:tc>
          <w:tcPr>
            <w:tcW w:w="315" w:type="pct"/>
          </w:tcPr>
          <w:p w14:paraId="3BA81787" w14:textId="4C70609D" w:rsidR="007E1DE1" w:rsidRPr="008912C5" w:rsidRDefault="008912C5" w:rsidP="007E1DE1">
            <w:pPr>
              <w:pStyle w:val="GOSTTablenorm"/>
              <w:suppressAutoHyphens/>
              <w:rPr>
                <w:szCs w:val="22"/>
              </w:rPr>
            </w:pPr>
            <w:r>
              <w:rPr>
                <w:szCs w:val="22"/>
              </w:rPr>
              <w:t>-</w:t>
            </w:r>
          </w:p>
        </w:tc>
        <w:tc>
          <w:tcPr>
            <w:tcW w:w="2035" w:type="pct"/>
          </w:tcPr>
          <w:p w14:paraId="3A9B6B03" w14:textId="31056CDF" w:rsidR="007E1DE1" w:rsidRDefault="007E1DE1" w:rsidP="007E1DE1">
            <w:pPr>
              <w:pStyle w:val="GOSTTablenorm"/>
              <w:suppressAutoHyphens/>
            </w:pPr>
            <w:r w:rsidRPr="00D56138">
              <w:t>Информация о документах (в разрезе записей учета), изменивших только оборот по дебету счета 3410</w:t>
            </w:r>
          </w:p>
        </w:tc>
      </w:tr>
      <w:tr w:rsidR="007E1DE1" w:rsidRPr="00BA7DE0" w14:paraId="675C23D9" w14:textId="77777777" w:rsidTr="007B70D4">
        <w:tc>
          <w:tcPr>
            <w:tcW w:w="1100" w:type="pct"/>
          </w:tcPr>
          <w:p w14:paraId="7F365C6C" w14:textId="382E7F6E" w:rsidR="007E1DE1" w:rsidRDefault="007E1DE1" w:rsidP="007E1DE1">
            <w:pPr>
              <w:pStyle w:val="GOSTTablenorm"/>
              <w:suppressAutoHyphens/>
              <w:rPr>
                <w:szCs w:val="22"/>
              </w:rPr>
            </w:pPr>
            <w:r w:rsidRPr="00D56138">
              <w:t>Глобальный идентификатор документа</w:t>
            </w:r>
          </w:p>
        </w:tc>
        <w:tc>
          <w:tcPr>
            <w:tcW w:w="750" w:type="pct"/>
          </w:tcPr>
          <w:p w14:paraId="63849DD5" w14:textId="6ADB5F52" w:rsidR="007E1DE1" w:rsidRDefault="007E1DE1" w:rsidP="007E1DE1">
            <w:pPr>
              <w:pStyle w:val="GOSTTablenorm"/>
              <w:suppressAutoHyphens/>
              <w:rPr>
                <w:szCs w:val="22"/>
                <w:lang w:val="en-US"/>
              </w:rPr>
            </w:pPr>
            <w:proofErr w:type="spellStart"/>
            <w:proofErr w:type="gramStart"/>
            <w:r w:rsidRPr="008912C5">
              <w:rPr>
                <w:b/>
              </w:rPr>
              <w:t>Discrepancies:TurnoverDtDocs</w:t>
            </w:r>
            <w:proofErr w:type="gramEnd"/>
            <w:r w:rsidRPr="008912C5">
              <w:rPr>
                <w:b/>
              </w:rPr>
              <w:t>:</w:t>
            </w:r>
            <w:r w:rsidRPr="00D56138">
              <w:t>DocGuid</w:t>
            </w:r>
            <w:proofErr w:type="spellEnd"/>
          </w:p>
        </w:tc>
        <w:tc>
          <w:tcPr>
            <w:tcW w:w="500" w:type="pct"/>
          </w:tcPr>
          <w:p w14:paraId="71A7E54B" w14:textId="7CE4CE1D" w:rsidR="007E1DE1" w:rsidRDefault="007E1DE1" w:rsidP="007E1DE1">
            <w:pPr>
              <w:pStyle w:val="GOSTTablenorm"/>
              <w:suppressAutoHyphens/>
              <w:rPr>
                <w:szCs w:val="22"/>
              </w:rPr>
            </w:pPr>
            <w:r w:rsidRPr="00D56138">
              <w:t>GUID</w:t>
            </w:r>
          </w:p>
        </w:tc>
        <w:tc>
          <w:tcPr>
            <w:tcW w:w="300" w:type="pct"/>
          </w:tcPr>
          <w:p w14:paraId="5114642F" w14:textId="70C41C27" w:rsidR="007E1DE1" w:rsidRDefault="007E1DE1" w:rsidP="007E1DE1">
            <w:pPr>
              <w:pStyle w:val="GOSTTablenorm"/>
              <w:suppressAutoHyphens/>
              <w:rPr>
                <w:szCs w:val="22"/>
              </w:rPr>
            </w:pPr>
            <w:r w:rsidRPr="00D56138">
              <w:t>Да</w:t>
            </w:r>
          </w:p>
        </w:tc>
        <w:tc>
          <w:tcPr>
            <w:tcW w:w="315" w:type="pct"/>
          </w:tcPr>
          <w:p w14:paraId="16543552" w14:textId="2E78FA7B" w:rsidR="007E1DE1" w:rsidRDefault="007E1DE1" w:rsidP="007E1DE1">
            <w:pPr>
              <w:pStyle w:val="GOSTTablenorm"/>
              <w:suppressAutoHyphens/>
              <w:rPr>
                <w:szCs w:val="22"/>
                <w:lang w:val="en-US"/>
              </w:rPr>
            </w:pPr>
            <w:r w:rsidRPr="00D56138">
              <w:t>=36</w:t>
            </w:r>
          </w:p>
        </w:tc>
        <w:tc>
          <w:tcPr>
            <w:tcW w:w="2035" w:type="pct"/>
          </w:tcPr>
          <w:p w14:paraId="378E40E3" w14:textId="722E1354" w:rsidR="007E1DE1" w:rsidRDefault="007E1DE1" w:rsidP="007E1DE1">
            <w:pPr>
              <w:pStyle w:val="GOSTTablenorm"/>
              <w:suppressAutoHyphens/>
            </w:pPr>
            <w:r w:rsidRPr="00D56138">
              <w:t>Уникальный идентификатор документа, на основании которого операция отражена в учете</w:t>
            </w:r>
          </w:p>
        </w:tc>
      </w:tr>
      <w:tr w:rsidR="007E1DE1" w:rsidRPr="00BA7DE0" w14:paraId="57D1B48C" w14:textId="77777777" w:rsidTr="007B70D4">
        <w:tc>
          <w:tcPr>
            <w:tcW w:w="1100" w:type="pct"/>
          </w:tcPr>
          <w:p w14:paraId="54D81E70" w14:textId="6CA864C4" w:rsidR="007E1DE1" w:rsidRDefault="007E1DE1" w:rsidP="007E1DE1">
            <w:pPr>
              <w:pStyle w:val="GOSTTablenorm"/>
              <w:suppressAutoHyphens/>
              <w:rPr>
                <w:szCs w:val="22"/>
              </w:rPr>
            </w:pPr>
            <w:r>
              <w:t>Глобальный идентификатор связанного документа</w:t>
            </w:r>
          </w:p>
        </w:tc>
        <w:tc>
          <w:tcPr>
            <w:tcW w:w="750" w:type="pct"/>
          </w:tcPr>
          <w:p w14:paraId="02148A07" w14:textId="132E98BC" w:rsidR="007E1DE1" w:rsidRDefault="007E1DE1" w:rsidP="007E1DE1">
            <w:pPr>
              <w:pStyle w:val="GOSTTablenorm"/>
              <w:suppressAutoHyphens/>
              <w:rPr>
                <w:szCs w:val="22"/>
                <w:lang w:val="en-US"/>
              </w:rPr>
            </w:pPr>
            <w:proofErr w:type="spellStart"/>
            <w:proofErr w:type="gramStart"/>
            <w:r w:rsidRPr="008912C5">
              <w:rPr>
                <w:b/>
                <w:lang w:val="en-US"/>
              </w:rPr>
              <w:t>Discrepancies:TurnoverDtDocs</w:t>
            </w:r>
            <w:proofErr w:type="gramEnd"/>
            <w:r w:rsidRPr="008912C5">
              <w:rPr>
                <w:b/>
                <w:lang w:val="en-US"/>
              </w:rPr>
              <w:t>:</w:t>
            </w:r>
            <w:r w:rsidRPr="00C94E17">
              <w:rPr>
                <w:lang w:val="en-US"/>
              </w:rPr>
              <w:t>LinkedDo</w:t>
            </w:r>
            <w:r w:rsidRPr="00631159">
              <w:rPr>
                <w:lang w:val="en-US"/>
              </w:rPr>
              <w:t>cGuid</w:t>
            </w:r>
            <w:proofErr w:type="spellEnd"/>
          </w:p>
        </w:tc>
        <w:tc>
          <w:tcPr>
            <w:tcW w:w="500" w:type="pct"/>
          </w:tcPr>
          <w:p w14:paraId="68FFF220" w14:textId="7DA61C91" w:rsidR="007E1DE1" w:rsidRDefault="007E1DE1" w:rsidP="007E1DE1">
            <w:pPr>
              <w:pStyle w:val="GOSTTablenorm"/>
              <w:suppressAutoHyphens/>
              <w:rPr>
                <w:szCs w:val="22"/>
              </w:rPr>
            </w:pPr>
            <w:r>
              <w:t>GUID</w:t>
            </w:r>
          </w:p>
        </w:tc>
        <w:tc>
          <w:tcPr>
            <w:tcW w:w="300" w:type="pct"/>
          </w:tcPr>
          <w:p w14:paraId="3DF8AFB0" w14:textId="68A2D053" w:rsidR="007E1DE1" w:rsidRDefault="007E1DE1" w:rsidP="007E1DE1">
            <w:pPr>
              <w:pStyle w:val="GOSTTablenorm"/>
              <w:suppressAutoHyphens/>
              <w:rPr>
                <w:szCs w:val="22"/>
              </w:rPr>
            </w:pPr>
            <w:r>
              <w:t>Нет</w:t>
            </w:r>
          </w:p>
        </w:tc>
        <w:tc>
          <w:tcPr>
            <w:tcW w:w="315" w:type="pct"/>
          </w:tcPr>
          <w:p w14:paraId="0878B94D" w14:textId="491EDE7D" w:rsidR="007E1DE1" w:rsidRDefault="007E1DE1" w:rsidP="007E1DE1">
            <w:pPr>
              <w:pStyle w:val="GOSTTablenorm"/>
              <w:suppressAutoHyphens/>
              <w:rPr>
                <w:szCs w:val="22"/>
                <w:lang w:val="en-US"/>
              </w:rPr>
            </w:pPr>
            <w:r>
              <w:t>=36</w:t>
            </w:r>
          </w:p>
        </w:tc>
        <w:tc>
          <w:tcPr>
            <w:tcW w:w="2035" w:type="pct"/>
          </w:tcPr>
          <w:p w14:paraId="1A696198" w14:textId="404A2F30" w:rsidR="007E1DE1" w:rsidRDefault="007E1DE1" w:rsidP="007E1DE1">
            <w:pPr>
              <w:pStyle w:val="GOSTTablenorm"/>
              <w:suppressAutoHyphens/>
            </w:pPr>
            <w:r w:rsidRPr="00D56138">
              <w:t xml:space="preserve">Уникальный идентификатор </w:t>
            </w:r>
            <w:r>
              <w:t xml:space="preserve">связанного </w:t>
            </w:r>
            <w:r w:rsidRPr="00D56138">
              <w:t xml:space="preserve">документа, </w:t>
            </w:r>
            <w:r>
              <w:t>по которому ожидается отражение операции по кредиту счета 3410</w:t>
            </w:r>
          </w:p>
        </w:tc>
      </w:tr>
      <w:tr w:rsidR="007E1DE1" w:rsidRPr="00BA7DE0" w14:paraId="5041CE3D" w14:textId="77777777" w:rsidTr="007B70D4">
        <w:tc>
          <w:tcPr>
            <w:tcW w:w="1100" w:type="pct"/>
          </w:tcPr>
          <w:p w14:paraId="23083EC5" w14:textId="79010CBD" w:rsidR="007E1DE1" w:rsidRDefault="007E1DE1" w:rsidP="007E1DE1">
            <w:pPr>
              <w:pStyle w:val="GOSTTablenorm"/>
              <w:suppressAutoHyphens/>
              <w:rPr>
                <w:szCs w:val="22"/>
              </w:rPr>
            </w:pPr>
            <w:r w:rsidRPr="00D56138">
              <w:lastRenderedPageBreak/>
              <w:t>Тип документа-основания</w:t>
            </w:r>
          </w:p>
        </w:tc>
        <w:tc>
          <w:tcPr>
            <w:tcW w:w="750" w:type="pct"/>
          </w:tcPr>
          <w:p w14:paraId="0E5CD23A" w14:textId="3852B9BA" w:rsidR="007E1DE1" w:rsidRDefault="007E1DE1" w:rsidP="007E1DE1">
            <w:pPr>
              <w:pStyle w:val="GOSTTablenorm"/>
              <w:suppressAutoHyphens/>
              <w:rPr>
                <w:szCs w:val="22"/>
                <w:lang w:val="en-US"/>
              </w:rPr>
            </w:pPr>
            <w:proofErr w:type="spellStart"/>
            <w:proofErr w:type="gramStart"/>
            <w:r w:rsidRPr="008912C5">
              <w:rPr>
                <w:b/>
              </w:rPr>
              <w:t>Discrepancies:TurnoverDtDocs</w:t>
            </w:r>
            <w:proofErr w:type="gramEnd"/>
            <w:r w:rsidRPr="008912C5">
              <w:rPr>
                <w:b/>
              </w:rPr>
              <w:t>:</w:t>
            </w:r>
            <w:r w:rsidRPr="00D56138">
              <w:t>DocType</w:t>
            </w:r>
            <w:proofErr w:type="spellEnd"/>
          </w:p>
        </w:tc>
        <w:tc>
          <w:tcPr>
            <w:tcW w:w="500" w:type="pct"/>
          </w:tcPr>
          <w:p w14:paraId="19F9B990" w14:textId="58ABF334" w:rsidR="007E1DE1" w:rsidRDefault="007E1DE1" w:rsidP="007E1DE1">
            <w:pPr>
              <w:pStyle w:val="GOSTTablenorm"/>
              <w:suppressAutoHyphens/>
              <w:rPr>
                <w:szCs w:val="22"/>
              </w:rPr>
            </w:pPr>
            <w:r w:rsidRPr="00D56138">
              <w:t>Строка</w:t>
            </w:r>
          </w:p>
        </w:tc>
        <w:tc>
          <w:tcPr>
            <w:tcW w:w="300" w:type="pct"/>
          </w:tcPr>
          <w:p w14:paraId="1C508F86" w14:textId="579DFB8A" w:rsidR="007E1DE1" w:rsidRDefault="007E1DE1" w:rsidP="007E1DE1">
            <w:pPr>
              <w:pStyle w:val="GOSTTablenorm"/>
              <w:suppressAutoHyphens/>
              <w:rPr>
                <w:szCs w:val="22"/>
              </w:rPr>
            </w:pPr>
            <w:r w:rsidRPr="00D56138">
              <w:t>Да</w:t>
            </w:r>
          </w:p>
        </w:tc>
        <w:tc>
          <w:tcPr>
            <w:tcW w:w="315" w:type="pct"/>
          </w:tcPr>
          <w:p w14:paraId="599EC2B9" w14:textId="62C7BB51" w:rsidR="007E1DE1" w:rsidRDefault="007E1DE1" w:rsidP="007E1DE1">
            <w:pPr>
              <w:pStyle w:val="GOSTTablenorm"/>
              <w:suppressAutoHyphens/>
              <w:rPr>
                <w:szCs w:val="22"/>
                <w:lang w:val="en-US"/>
              </w:rPr>
            </w:pPr>
            <w:r w:rsidRPr="00D56138">
              <w:t>&lt;=50</w:t>
            </w:r>
          </w:p>
        </w:tc>
        <w:tc>
          <w:tcPr>
            <w:tcW w:w="2035" w:type="pct"/>
          </w:tcPr>
          <w:p w14:paraId="3AA11224" w14:textId="2EEB2C2E" w:rsidR="007E1DE1" w:rsidRDefault="007E1DE1" w:rsidP="007B70D4">
            <w:pPr>
              <w:pStyle w:val="GOSTTablenorm"/>
              <w:suppressAutoHyphens/>
            </w:pPr>
            <w:r w:rsidRPr="00D56138">
              <w:t xml:space="preserve">Тип документа </w:t>
            </w:r>
            <w:commentRangeStart w:id="621"/>
            <w:r w:rsidRPr="00D56138">
              <w:t xml:space="preserve">(в соответствии с описанием, приведенным в таблице </w:t>
            </w:r>
            <w:r w:rsidRPr="00D56138">
              <w:fldChar w:fldCharType="begin"/>
            </w:r>
            <w:r w:rsidRPr="00D56138">
              <w:instrText xml:space="preserve"> REF _Ref154511746 \h </w:instrText>
            </w:r>
            <w:r w:rsidRPr="00D56138">
              <w:fldChar w:fldCharType="separate"/>
            </w:r>
            <w:ins w:id="622" w:author="Сатлер Марина Викторовна" w:date="2026-04-07T12:22:00Z">
              <w:r w:rsidR="00A67566">
                <w:rPr>
                  <w:noProof/>
                </w:rPr>
                <w:t>2</w:t>
              </w:r>
            </w:ins>
            <w:r w:rsidRPr="00D56138">
              <w:fldChar w:fldCharType="end"/>
            </w:r>
            <w:r w:rsidRPr="00D56138">
              <w:t xml:space="preserve"> тома 1)</w:t>
            </w:r>
            <w:commentRangeEnd w:id="621"/>
            <w:r w:rsidR="007B70D4">
              <w:rPr>
                <w:rStyle w:val="affa"/>
              </w:rPr>
              <w:commentReference w:id="621"/>
            </w:r>
            <w:r w:rsidRPr="00D56138">
              <w:t>, на основании которого операция отражена в учете</w:t>
            </w:r>
          </w:p>
        </w:tc>
      </w:tr>
      <w:tr w:rsidR="007E1DE1" w:rsidRPr="00BA7DE0" w14:paraId="297B736E" w14:textId="77777777" w:rsidTr="007B70D4">
        <w:tc>
          <w:tcPr>
            <w:tcW w:w="1100" w:type="pct"/>
          </w:tcPr>
          <w:p w14:paraId="0791C7DD" w14:textId="3374090A" w:rsidR="007E1DE1" w:rsidRDefault="007E1DE1" w:rsidP="007E1DE1">
            <w:pPr>
              <w:pStyle w:val="GOSTTablenorm"/>
              <w:suppressAutoHyphens/>
              <w:rPr>
                <w:szCs w:val="22"/>
              </w:rPr>
            </w:pPr>
            <w:r w:rsidRPr="00D56138">
              <w:t>Наименование документа-основания</w:t>
            </w:r>
          </w:p>
        </w:tc>
        <w:tc>
          <w:tcPr>
            <w:tcW w:w="750" w:type="pct"/>
          </w:tcPr>
          <w:p w14:paraId="7EAD2A9E" w14:textId="058B823A" w:rsidR="007E1DE1" w:rsidRDefault="007E1DE1" w:rsidP="007E1DE1">
            <w:pPr>
              <w:pStyle w:val="GOSTTablenorm"/>
              <w:suppressAutoHyphens/>
              <w:rPr>
                <w:szCs w:val="22"/>
                <w:lang w:val="en-US"/>
              </w:rPr>
            </w:pPr>
            <w:proofErr w:type="spellStart"/>
            <w:proofErr w:type="gramStart"/>
            <w:r w:rsidRPr="008912C5">
              <w:rPr>
                <w:b/>
              </w:rPr>
              <w:t>Discrepancies:TurnoverDtDocs</w:t>
            </w:r>
            <w:proofErr w:type="gramEnd"/>
            <w:r w:rsidRPr="008912C5">
              <w:rPr>
                <w:b/>
              </w:rPr>
              <w:t>:</w:t>
            </w:r>
            <w:r w:rsidRPr="00D56138">
              <w:t>DocName</w:t>
            </w:r>
            <w:proofErr w:type="spellEnd"/>
          </w:p>
        </w:tc>
        <w:tc>
          <w:tcPr>
            <w:tcW w:w="500" w:type="pct"/>
          </w:tcPr>
          <w:p w14:paraId="5448FE96" w14:textId="540FAA62" w:rsidR="007E1DE1" w:rsidRDefault="007E1DE1" w:rsidP="007E1DE1">
            <w:pPr>
              <w:pStyle w:val="GOSTTablenorm"/>
              <w:suppressAutoHyphens/>
              <w:rPr>
                <w:szCs w:val="22"/>
              </w:rPr>
            </w:pPr>
            <w:r w:rsidRPr="00D56138">
              <w:t>Строка</w:t>
            </w:r>
          </w:p>
        </w:tc>
        <w:tc>
          <w:tcPr>
            <w:tcW w:w="300" w:type="pct"/>
          </w:tcPr>
          <w:p w14:paraId="0F5B9ED5" w14:textId="78085E18" w:rsidR="007E1DE1" w:rsidRDefault="007E1DE1" w:rsidP="007E1DE1">
            <w:pPr>
              <w:pStyle w:val="GOSTTablenorm"/>
              <w:suppressAutoHyphens/>
              <w:rPr>
                <w:szCs w:val="22"/>
              </w:rPr>
            </w:pPr>
            <w:r w:rsidRPr="00D56138">
              <w:t>Да</w:t>
            </w:r>
          </w:p>
        </w:tc>
        <w:tc>
          <w:tcPr>
            <w:tcW w:w="315" w:type="pct"/>
          </w:tcPr>
          <w:p w14:paraId="48E8F8CA" w14:textId="740EBF85" w:rsidR="007E1DE1" w:rsidRDefault="007E1DE1" w:rsidP="007E1DE1">
            <w:pPr>
              <w:pStyle w:val="GOSTTablenorm"/>
              <w:suppressAutoHyphens/>
              <w:rPr>
                <w:szCs w:val="22"/>
                <w:lang w:val="en-US"/>
              </w:rPr>
            </w:pPr>
            <w:r w:rsidRPr="00D56138">
              <w:t>&lt;=1</w:t>
            </w:r>
            <w:r w:rsidRPr="00D56138">
              <w:rPr>
                <w:lang w:val="en-US"/>
              </w:rPr>
              <w:t>000</w:t>
            </w:r>
          </w:p>
        </w:tc>
        <w:tc>
          <w:tcPr>
            <w:tcW w:w="2035" w:type="pct"/>
          </w:tcPr>
          <w:p w14:paraId="2C9D4C0E" w14:textId="74D63472" w:rsidR="007E1DE1" w:rsidRDefault="007E1DE1" w:rsidP="007E1DE1">
            <w:pPr>
              <w:pStyle w:val="GOSTTablenorm"/>
              <w:suppressAutoHyphens/>
            </w:pPr>
            <w:r w:rsidRPr="00D56138">
              <w:t>Наименование документа, на основании которого операция отражена в учете</w:t>
            </w:r>
          </w:p>
        </w:tc>
      </w:tr>
      <w:tr w:rsidR="007E1DE1" w:rsidRPr="00BA7DE0" w14:paraId="0A7627FA" w14:textId="77777777" w:rsidTr="007B70D4">
        <w:tc>
          <w:tcPr>
            <w:tcW w:w="1100" w:type="pct"/>
          </w:tcPr>
          <w:p w14:paraId="0007FB3C" w14:textId="58A6DF3E" w:rsidR="007E1DE1" w:rsidRDefault="007E1DE1" w:rsidP="007E1DE1">
            <w:pPr>
              <w:pStyle w:val="GOSTTablenorm"/>
              <w:suppressAutoHyphens/>
              <w:rPr>
                <w:szCs w:val="22"/>
              </w:rPr>
            </w:pPr>
            <w:r w:rsidRPr="00D56138">
              <w:t>Номер документа-основания</w:t>
            </w:r>
          </w:p>
        </w:tc>
        <w:tc>
          <w:tcPr>
            <w:tcW w:w="750" w:type="pct"/>
          </w:tcPr>
          <w:p w14:paraId="4D3DF015" w14:textId="14CF21AC" w:rsidR="007E1DE1" w:rsidRDefault="007E1DE1" w:rsidP="007E1DE1">
            <w:pPr>
              <w:pStyle w:val="GOSTTablenorm"/>
              <w:suppressAutoHyphens/>
              <w:rPr>
                <w:szCs w:val="22"/>
                <w:lang w:val="en-US"/>
              </w:rPr>
            </w:pPr>
            <w:proofErr w:type="spellStart"/>
            <w:proofErr w:type="gramStart"/>
            <w:r w:rsidRPr="008912C5">
              <w:rPr>
                <w:b/>
              </w:rPr>
              <w:t>Discrepancies:TurnoverDtDocs</w:t>
            </w:r>
            <w:proofErr w:type="gramEnd"/>
            <w:r w:rsidRPr="008912C5">
              <w:rPr>
                <w:b/>
              </w:rPr>
              <w:t>:</w:t>
            </w:r>
            <w:r w:rsidRPr="00D56138">
              <w:t>DocNum</w:t>
            </w:r>
            <w:proofErr w:type="spellEnd"/>
          </w:p>
        </w:tc>
        <w:tc>
          <w:tcPr>
            <w:tcW w:w="500" w:type="pct"/>
          </w:tcPr>
          <w:p w14:paraId="5C3033D0" w14:textId="694B7649" w:rsidR="007E1DE1" w:rsidRDefault="007E1DE1" w:rsidP="007E1DE1">
            <w:pPr>
              <w:pStyle w:val="GOSTTablenorm"/>
              <w:suppressAutoHyphens/>
              <w:rPr>
                <w:szCs w:val="22"/>
              </w:rPr>
            </w:pPr>
            <w:r w:rsidRPr="00D56138">
              <w:t>Строка</w:t>
            </w:r>
          </w:p>
        </w:tc>
        <w:tc>
          <w:tcPr>
            <w:tcW w:w="300" w:type="pct"/>
          </w:tcPr>
          <w:p w14:paraId="4040A667" w14:textId="0F05AE35" w:rsidR="007E1DE1" w:rsidRDefault="007E1DE1" w:rsidP="007E1DE1">
            <w:pPr>
              <w:pStyle w:val="GOSTTablenorm"/>
              <w:suppressAutoHyphens/>
              <w:rPr>
                <w:szCs w:val="22"/>
              </w:rPr>
            </w:pPr>
            <w:r w:rsidRPr="00D56138">
              <w:t>Да</w:t>
            </w:r>
          </w:p>
        </w:tc>
        <w:tc>
          <w:tcPr>
            <w:tcW w:w="315" w:type="pct"/>
          </w:tcPr>
          <w:p w14:paraId="0B3C9038" w14:textId="67F8D901" w:rsidR="007E1DE1" w:rsidRDefault="007E1DE1" w:rsidP="007E1DE1">
            <w:pPr>
              <w:pStyle w:val="GOSTTablenorm"/>
              <w:suppressAutoHyphens/>
              <w:rPr>
                <w:szCs w:val="22"/>
                <w:lang w:val="en-US"/>
              </w:rPr>
            </w:pPr>
            <w:r w:rsidRPr="00D56138">
              <w:t>&lt;=50</w:t>
            </w:r>
          </w:p>
        </w:tc>
        <w:tc>
          <w:tcPr>
            <w:tcW w:w="2035" w:type="pct"/>
          </w:tcPr>
          <w:p w14:paraId="2D755CCE" w14:textId="50A9EC94" w:rsidR="007E1DE1" w:rsidRDefault="007E1DE1" w:rsidP="007E1DE1">
            <w:pPr>
              <w:pStyle w:val="GOSTTablenorm"/>
              <w:suppressAutoHyphens/>
            </w:pPr>
            <w:r w:rsidRPr="00D56138">
              <w:t>Номер документа, на основании которого операция отражена в учете</w:t>
            </w:r>
          </w:p>
        </w:tc>
      </w:tr>
      <w:tr w:rsidR="007E1DE1" w:rsidRPr="00BA7DE0" w14:paraId="271172CA" w14:textId="77777777" w:rsidTr="007B70D4">
        <w:tc>
          <w:tcPr>
            <w:tcW w:w="1100" w:type="pct"/>
          </w:tcPr>
          <w:p w14:paraId="71E84CD4" w14:textId="21E5D537" w:rsidR="007E1DE1" w:rsidRDefault="007E1DE1" w:rsidP="007E1DE1">
            <w:pPr>
              <w:pStyle w:val="GOSTTablenorm"/>
              <w:suppressAutoHyphens/>
              <w:rPr>
                <w:szCs w:val="22"/>
              </w:rPr>
            </w:pPr>
            <w:r w:rsidRPr="00D56138">
              <w:t>Дата документа-основания</w:t>
            </w:r>
          </w:p>
        </w:tc>
        <w:tc>
          <w:tcPr>
            <w:tcW w:w="750" w:type="pct"/>
          </w:tcPr>
          <w:p w14:paraId="77D844E4" w14:textId="09316498" w:rsidR="007E1DE1" w:rsidRDefault="007E1DE1" w:rsidP="007E1DE1">
            <w:pPr>
              <w:pStyle w:val="GOSTTablenorm"/>
              <w:suppressAutoHyphens/>
              <w:rPr>
                <w:szCs w:val="22"/>
                <w:lang w:val="en-US"/>
              </w:rPr>
            </w:pPr>
            <w:proofErr w:type="spellStart"/>
            <w:proofErr w:type="gramStart"/>
            <w:r w:rsidRPr="008912C5">
              <w:rPr>
                <w:b/>
              </w:rPr>
              <w:t>Discrepancies:TurnoverDtDocs</w:t>
            </w:r>
            <w:proofErr w:type="gramEnd"/>
            <w:r w:rsidRPr="008912C5">
              <w:rPr>
                <w:b/>
              </w:rPr>
              <w:t>:</w:t>
            </w:r>
            <w:r w:rsidRPr="00D56138">
              <w:t>DocDate</w:t>
            </w:r>
            <w:proofErr w:type="spellEnd"/>
          </w:p>
        </w:tc>
        <w:tc>
          <w:tcPr>
            <w:tcW w:w="500" w:type="pct"/>
          </w:tcPr>
          <w:p w14:paraId="3ED7E3FA" w14:textId="46ECC4E1" w:rsidR="007E1DE1" w:rsidRDefault="007E1DE1" w:rsidP="007E1DE1">
            <w:pPr>
              <w:pStyle w:val="GOSTTablenorm"/>
              <w:suppressAutoHyphens/>
              <w:rPr>
                <w:szCs w:val="22"/>
              </w:rPr>
            </w:pPr>
            <w:r w:rsidRPr="00D56138">
              <w:t>Дата</w:t>
            </w:r>
          </w:p>
        </w:tc>
        <w:tc>
          <w:tcPr>
            <w:tcW w:w="300" w:type="pct"/>
          </w:tcPr>
          <w:p w14:paraId="7B51BF1D" w14:textId="0449C548" w:rsidR="007E1DE1" w:rsidRDefault="007E1DE1" w:rsidP="007E1DE1">
            <w:pPr>
              <w:pStyle w:val="GOSTTablenorm"/>
              <w:suppressAutoHyphens/>
              <w:rPr>
                <w:szCs w:val="22"/>
              </w:rPr>
            </w:pPr>
            <w:r w:rsidRPr="00D56138">
              <w:t>Да</w:t>
            </w:r>
          </w:p>
        </w:tc>
        <w:tc>
          <w:tcPr>
            <w:tcW w:w="315" w:type="pct"/>
          </w:tcPr>
          <w:p w14:paraId="0A1DBED0" w14:textId="7812749D" w:rsidR="007E1DE1" w:rsidRPr="007B70D4" w:rsidRDefault="007E1DE1" w:rsidP="007E1DE1">
            <w:pPr>
              <w:pStyle w:val="GOSTTablenorm"/>
              <w:suppressAutoHyphens/>
              <w:rPr>
                <w:szCs w:val="22"/>
              </w:rPr>
            </w:pPr>
          </w:p>
        </w:tc>
        <w:tc>
          <w:tcPr>
            <w:tcW w:w="2035" w:type="pct"/>
          </w:tcPr>
          <w:p w14:paraId="1D2210F5" w14:textId="77777777" w:rsidR="007E1DE1" w:rsidRPr="007B70D4" w:rsidRDefault="007E1DE1" w:rsidP="007B70D4">
            <w:pPr>
              <w:pStyle w:val="GOSTTablenorm"/>
              <w:suppressAutoHyphens/>
            </w:pPr>
            <w:r w:rsidRPr="007B70D4">
              <w:t>Дата документа, на основании которого операция отражена в учете.</w:t>
            </w:r>
          </w:p>
          <w:p w14:paraId="322DEE08" w14:textId="3EF14A84" w:rsidR="007E1DE1" w:rsidRDefault="007E1DE1" w:rsidP="007E1DE1">
            <w:pPr>
              <w:pStyle w:val="GOSTTablenorm"/>
              <w:suppressAutoHyphens/>
            </w:pPr>
            <w:r w:rsidRPr="00D56138">
              <w:t>Формат YYYY-MM-DD</w:t>
            </w:r>
          </w:p>
        </w:tc>
      </w:tr>
      <w:tr w:rsidR="007E1DE1" w:rsidRPr="00BA7DE0" w14:paraId="7B7A47A7" w14:textId="77777777" w:rsidTr="007B70D4">
        <w:tc>
          <w:tcPr>
            <w:tcW w:w="1100" w:type="pct"/>
          </w:tcPr>
          <w:p w14:paraId="636D669A" w14:textId="49C476AE" w:rsidR="007E1DE1" w:rsidRDefault="007E1DE1" w:rsidP="007E1DE1">
            <w:pPr>
              <w:pStyle w:val="GOSTTablenorm"/>
              <w:suppressAutoHyphens/>
              <w:rPr>
                <w:szCs w:val="22"/>
              </w:rPr>
            </w:pPr>
            <w:r w:rsidRPr="00D56138">
              <w:t>Счет по дебету</w:t>
            </w:r>
          </w:p>
        </w:tc>
        <w:tc>
          <w:tcPr>
            <w:tcW w:w="750" w:type="pct"/>
          </w:tcPr>
          <w:p w14:paraId="77061D20" w14:textId="1109CB0E" w:rsidR="007E1DE1" w:rsidRDefault="007E1DE1" w:rsidP="007E1DE1">
            <w:pPr>
              <w:pStyle w:val="GOSTTablenorm"/>
              <w:suppressAutoHyphens/>
              <w:rPr>
                <w:szCs w:val="22"/>
                <w:lang w:val="en-US"/>
              </w:rPr>
            </w:pPr>
            <w:proofErr w:type="spellStart"/>
            <w:proofErr w:type="gramStart"/>
            <w:r w:rsidRPr="008912C5">
              <w:rPr>
                <w:b/>
              </w:rPr>
              <w:t>Discrepancies:TurnoverDtDocs</w:t>
            </w:r>
            <w:proofErr w:type="spellEnd"/>
            <w:proofErr w:type="gramEnd"/>
            <w:r w:rsidRPr="008912C5">
              <w:rPr>
                <w:b/>
              </w:rPr>
              <w:t>:</w:t>
            </w:r>
            <w:proofErr w:type="spellStart"/>
            <w:r w:rsidRPr="00D56138">
              <w:rPr>
                <w:lang w:val="en-US"/>
              </w:rPr>
              <w:t>Dt_acc</w:t>
            </w:r>
            <w:proofErr w:type="spellEnd"/>
          </w:p>
        </w:tc>
        <w:tc>
          <w:tcPr>
            <w:tcW w:w="500" w:type="pct"/>
          </w:tcPr>
          <w:p w14:paraId="40984624" w14:textId="3FBF8365" w:rsidR="007E1DE1" w:rsidRDefault="007E1DE1" w:rsidP="007E1DE1">
            <w:pPr>
              <w:pStyle w:val="GOSTTablenorm"/>
              <w:suppressAutoHyphens/>
              <w:rPr>
                <w:szCs w:val="22"/>
              </w:rPr>
            </w:pPr>
            <w:r w:rsidRPr="00D56138">
              <w:t>Строка</w:t>
            </w:r>
          </w:p>
        </w:tc>
        <w:tc>
          <w:tcPr>
            <w:tcW w:w="300" w:type="pct"/>
          </w:tcPr>
          <w:p w14:paraId="2CC7B41D" w14:textId="31209315" w:rsidR="007E1DE1" w:rsidRDefault="007E1DE1" w:rsidP="007E1DE1">
            <w:pPr>
              <w:pStyle w:val="GOSTTablenorm"/>
              <w:suppressAutoHyphens/>
              <w:rPr>
                <w:szCs w:val="22"/>
              </w:rPr>
            </w:pPr>
            <w:r w:rsidRPr="00D56138">
              <w:t>Да</w:t>
            </w:r>
          </w:p>
        </w:tc>
        <w:tc>
          <w:tcPr>
            <w:tcW w:w="315" w:type="pct"/>
          </w:tcPr>
          <w:p w14:paraId="045578A2" w14:textId="49B75ADB" w:rsidR="007E1DE1" w:rsidRDefault="007E1DE1" w:rsidP="007E1DE1">
            <w:pPr>
              <w:pStyle w:val="GOSTTablenorm"/>
              <w:suppressAutoHyphens/>
              <w:rPr>
                <w:szCs w:val="22"/>
                <w:lang w:val="en-US"/>
              </w:rPr>
            </w:pPr>
            <w:r w:rsidRPr="00D56138">
              <w:rPr>
                <w:lang w:val="en-US"/>
              </w:rPr>
              <w:t>&lt;=2000</w:t>
            </w:r>
          </w:p>
        </w:tc>
        <w:tc>
          <w:tcPr>
            <w:tcW w:w="2035" w:type="pct"/>
          </w:tcPr>
          <w:p w14:paraId="5F8E60C3" w14:textId="54D99CAA" w:rsidR="007B70D4" w:rsidRDefault="007E1DE1" w:rsidP="007E1DE1">
            <w:pPr>
              <w:pStyle w:val="GOSTTablenorm"/>
              <w:suppressAutoHyphens/>
            </w:pPr>
            <w:r w:rsidRPr="00D56138">
              <w:t>Счет по дебету записи учета, для которой не найдена парная запи</w:t>
            </w:r>
            <w:r w:rsidR="008912C5">
              <w:t>сь учета по кредиту счета 3410.</w:t>
            </w:r>
          </w:p>
          <w:p w14:paraId="015057A1" w14:textId="77777777" w:rsidR="007B70D4" w:rsidRDefault="007E1DE1" w:rsidP="007E1DE1">
            <w:pPr>
              <w:pStyle w:val="GOSTTablenorm"/>
              <w:suppressAutoHyphens/>
            </w:pPr>
            <w:r w:rsidRPr="00D56138">
              <w:t>Указывается цепочка значений</w:t>
            </w:r>
            <w:r w:rsidRPr="00D56138" w:rsidDel="33249EA7">
              <w:t xml:space="preserve"> </w:t>
            </w:r>
            <w:r w:rsidRPr="00D56138">
              <w:t xml:space="preserve">аналитических признаков, входящих в структуру номера счета, через разделитель «.» (точка). </w:t>
            </w:r>
          </w:p>
          <w:p w14:paraId="5E0185E3" w14:textId="604C6A57" w:rsidR="007E1DE1" w:rsidRDefault="007E1DE1" w:rsidP="007E1DE1">
            <w:pPr>
              <w:pStyle w:val="GOSTTablenorm"/>
              <w:suppressAutoHyphens/>
            </w:pPr>
            <w:r w:rsidRPr="00D56138">
              <w:rPr>
                <w:rFonts w:eastAsiaTheme="minorHAnsi"/>
                <w:szCs w:val="22"/>
              </w:rPr>
              <w:t>При отсутствии значения аналитических признаков, входящих в структуру номера счета, возв</w:t>
            </w:r>
            <w:r w:rsidR="007B70D4">
              <w:rPr>
                <w:rFonts w:eastAsiaTheme="minorHAnsi"/>
                <w:szCs w:val="22"/>
              </w:rPr>
              <w:t>ращается значение «-» (прочерк)</w:t>
            </w:r>
          </w:p>
        </w:tc>
      </w:tr>
      <w:tr w:rsidR="007E1DE1" w:rsidRPr="00BA7DE0" w14:paraId="67DBEBB8" w14:textId="77777777" w:rsidTr="007B70D4">
        <w:tc>
          <w:tcPr>
            <w:tcW w:w="1100" w:type="pct"/>
          </w:tcPr>
          <w:p w14:paraId="1D1BCAFB" w14:textId="60E6D878" w:rsidR="007E1DE1" w:rsidRDefault="007E1DE1" w:rsidP="007E1DE1">
            <w:pPr>
              <w:pStyle w:val="GOSTTablenorm"/>
              <w:suppressAutoHyphens/>
              <w:rPr>
                <w:szCs w:val="22"/>
              </w:rPr>
            </w:pPr>
            <w:r w:rsidRPr="00D56138">
              <w:t>Счет по кредиту</w:t>
            </w:r>
          </w:p>
        </w:tc>
        <w:tc>
          <w:tcPr>
            <w:tcW w:w="750" w:type="pct"/>
          </w:tcPr>
          <w:p w14:paraId="4E46B5A8" w14:textId="130B6F9A" w:rsidR="007E1DE1" w:rsidRDefault="007E1DE1" w:rsidP="007E1DE1">
            <w:pPr>
              <w:pStyle w:val="GOSTTablenorm"/>
              <w:suppressAutoHyphens/>
              <w:rPr>
                <w:szCs w:val="22"/>
                <w:lang w:val="en-US"/>
              </w:rPr>
            </w:pPr>
            <w:proofErr w:type="spellStart"/>
            <w:proofErr w:type="gramStart"/>
            <w:r w:rsidRPr="008912C5">
              <w:rPr>
                <w:b/>
              </w:rPr>
              <w:t>Discrepancies:TurnoverDtDocs</w:t>
            </w:r>
            <w:proofErr w:type="spellEnd"/>
            <w:proofErr w:type="gramEnd"/>
            <w:r w:rsidRPr="008912C5">
              <w:rPr>
                <w:b/>
              </w:rPr>
              <w:t>:</w:t>
            </w:r>
            <w:r w:rsidRPr="00D56138">
              <w:rPr>
                <w:lang w:val="en-US"/>
              </w:rPr>
              <w:t>Ct</w:t>
            </w:r>
            <w:r w:rsidRPr="00D56138">
              <w:t>_</w:t>
            </w:r>
            <w:r w:rsidRPr="00D56138">
              <w:rPr>
                <w:lang w:val="en-US"/>
              </w:rPr>
              <w:t>acc</w:t>
            </w:r>
          </w:p>
        </w:tc>
        <w:tc>
          <w:tcPr>
            <w:tcW w:w="500" w:type="pct"/>
          </w:tcPr>
          <w:p w14:paraId="09B3C9E6" w14:textId="38C53206" w:rsidR="007E1DE1" w:rsidRDefault="007E1DE1" w:rsidP="007E1DE1">
            <w:pPr>
              <w:pStyle w:val="GOSTTablenorm"/>
              <w:suppressAutoHyphens/>
              <w:rPr>
                <w:szCs w:val="22"/>
              </w:rPr>
            </w:pPr>
            <w:r w:rsidRPr="00D56138">
              <w:t>Строка</w:t>
            </w:r>
          </w:p>
        </w:tc>
        <w:tc>
          <w:tcPr>
            <w:tcW w:w="300" w:type="pct"/>
          </w:tcPr>
          <w:p w14:paraId="51552431" w14:textId="001CEA2C" w:rsidR="007E1DE1" w:rsidRDefault="007E1DE1" w:rsidP="007E1DE1">
            <w:pPr>
              <w:pStyle w:val="GOSTTablenorm"/>
              <w:suppressAutoHyphens/>
              <w:rPr>
                <w:szCs w:val="22"/>
              </w:rPr>
            </w:pPr>
            <w:r w:rsidRPr="00D56138">
              <w:t>Да</w:t>
            </w:r>
          </w:p>
        </w:tc>
        <w:tc>
          <w:tcPr>
            <w:tcW w:w="315" w:type="pct"/>
          </w:tcPr>
          <w:p w14:paraId="4A5A4903" w14:textId="7050533A" w:rsidR="007E1DE1" w:rsidRDefault="007E1DE1" w:rsidP="007E1DE1">
            <w:pPr>
              <w:pStyle w:val="GOSTTablenorm"/>
              <w:suppressAutoHyphens/>
              <w:rPr>
                <w:szCs w:val="22"/>
                <w:lang w:val="en-US"/>
              </w:rPr>
            </w:pPr>
            <w:r w:rsidRPr="00D56138">
              <w:t>&lt;=2000</w:t>
            </w:r>
          </w:p>
        </w:tc>
        <w:tc>
          <w:tcPr>
            <w:tcW w:w="2035" w:type="pct"/>
          </w:tcPr>
          <w:p w14:paraId="252194AF" w14:textId="586C43C2" w:rsidR="007B70D4" w:rsidRDefault="007E1DE1" w:rsidP="007E1DE1">
            <w:pPr>
              <w:pStyle w:val="GOSTTablenorm"/>
              <w:suppressAutoHyphens/>
              <w:rPr>
                <w:rFonts w:eastAsiaTheme="minorHAnsi"/>
                <w:szCs w:val="22"/>
              </w:rPr>
            </w:pPr>
            <w:r w:rsidRPr="00D56138">
              <w:rPr>
                <w:rFonts w:eastAsiaTheme="minorHAnsi"/>
                <w:szCs w:val="22"/>
              </w:rPr>
              <w:t>Счет по кредиту записи учета, для которой не найдена парная запи</w:t>
            </w:r>
            <w:r w:rsidR="008912C5">
              <w:rPr>
                <w:rFonts w:eastAsiaTheme="minorHAnsi"/>
                <w:szCs w:val="22"/>
              </w:rPr>
              <w:t>сь учета по кредиту счета 3410.</w:t>
            </w:r>
          </w:p>
          <w:p w14:paraId="2E127AF5" w14:textId="77777777" w:rsidR="007B70D4" w:rsidRDefault="007E1DE1" w:rsidP="007E1DE1">
            <w:pPr>
              <w:pStyle w:val="GOSTTablenorm"/>
              <w:suppressAutoHyphens/>
              <w:rPr>
                <w:rFonts w:eastAsiaTheme="minorHAnsi"/>
                <w:szCs w:val="22"/>
              </w:rPr>
            </w:pPr>
            <w:r w:rsidRPr="00D56138">
              <w:rPr>
                <w:rFonts w:eastAsiaTheme="minorHAnsi"/>
                <w:szCs w:val="22"/>
              </w:rPr>
              <w:t>Указывается цепочка значений</w:t>
            </w:r>
            <w:r w:rsidRPr="00D56138" w:rsidDel="33249EA7">
              <w:rPr>
                <w:rFonts w:eastAsiaTheme="minorHAnsi"/>
                <w:szCs w:val="22"/>
              </w:rPr>
              <w:t xml:space="preserve"> </w:t>
            </w:r>
            <w:r w:rsidRPr="00D56138">
              <w:rPr>
                <w:rFonts w:eastAsiaTheme="minorHAnsi"/>
                <w:szCs w:val="22"/>
              </w:rPr>
              <w:t xml:space="preserve">аналитических признаков, входящих в структуру номера счета, через разделитель «.» (точка). </w:t>
            </w:r>
          </w:p>
          <w:p w14:paraId="04AFD06F" w14:textId="3A5D7306" w:rsidR="007E1DE1" w:rsidRDefault="007E1DE1" w:rsidP="007E1DE1">
            <w:pPr>
              <w:pStyle w:val="GOSTTablenorm"/>
              <w:suppressAutoHyphens/>
            </w:pPr>
            <w:r w:rsidRPr="00D56138">
              <w:rPr>
                <w:rFonts w:eastAsiaTheme="minorHAnsi"/>
                <w:szCs w:val="22"/>
              </w:rPr>
              <w:t>При отсутствии значения аналитических признаков, входящих в структуру номера счета, возвращается значение «-» (прочерк).</w:t>
            </w:r>
          </w:p>
        </w:tc>
      </w:tr>
      <w:tr w:rsidR="007E1DE1" w:rsidRPr="00BA7DE0" w14:paraId="203AA726" w14:textId="77777777" w:rsidTr="007B70D4">
        <w:tc>
          <w:tcPr>
            <w:tcW w:w="1100" w:type="pct"/>
          </w:tcPr>
          <w:p w14:paraId="7AEED0ED" w14:textId="12496491" w:rsidR="007E1DE1" w:rsidRDefault="007E1DE1" w:rsidP="007E1DE1">
            <w:pPr>
              <w:pStyle w:val="GOSTTablenorm"/>
              <w:suppressAutoHyphens/>
              <w:rPr>
                <w:szCs w:val="22"/>
              </w:rPr>
            </w:pPr>
            <w:r w:rsidRPr="00D56138">
              <w:t xml:space="preserve">Дата и время создания записи учета </w:t>
            </w:r>
          </w:p>
        </w:tc>
        <w:tc>
          <w:tcPr>
            <w:tcW w:w="750" w:type="pct"/>
          </w:tcPr>
          <w:p w14:paraId="36D20132" w14:textId="24A3D58F" w:rsidR="007E1DE1" w:rsidRDefault="007E1DE1" w:rsidP="007E1DE1">
            <w:pPr>
              <w:pStyle w:val="GOSTTablenorm"/>
              <w:suppressAutoHyphens/>
              <w:rPr>
                <w:szCs w:val="22"/>
                <w:lang w:val="en-US"/>
              </w:rPr>
            </w:pPr>
            <w:proofErr w:type="spellStart"/>
            <w:proofErr w:type="gramStart"/>
            <w:r w:rsidRPr="008912C5">
              <w:rPr>
                <w:b/>
              </w:rPr>
              <w:t>Discrepancies:TurnoverDtDocs</w:t>
            </w:r>
            <w:proofErr w:type="gramEnd"/>
            <w:r w:rsidRPr="008912C5">
              <w:rPr>
                <w:b/>
              </w:rPr>
              <w:t>:</w:t>
            </w:r>
            <w:r w:rsidRPr="00D56138">
              <w:t>CreationDataTime</w:t>
            </w:r>
            <w:proofErr w:type="spellEnd"/>
          </w:p>
        </w:tc>
        <w:tc>
          <w:tcPr>
            <w:tcW w:w="500" w:type="pct"/>
          </w:tcPr>
          <w:p w14:paraId="3184A0A0" w14:textId="3C44A258" w:rsidR="007E1DE1" w:rsidRDefault="007E1DE1" w:rsidP="007E1DE1">
            <w:pPr>
              <w:pStyle w:val="GOSTTablenorm"/>
              <w:suppressAutoHyphens/>
              <w:rPr>
                <w:szCs w:val="22"/>
              </w:rPr>
            </w:pPr>
            <w:r w:rsidRPr="00D56138">
              <w:rPr>
                <w:szCs w:val="22"/>
              </w:rPr>
              <w:t>Дата-время (</w:t>
            </w:r>
            <w:r w:rsidRPr="00D56138">
              <w:rPr>
                <w:szCs w:val="22"/>
                <w:lang w:val="en-US"/>
              </w:rPr>
              <w:t>timestamp</w:t>
            </w:r>
            <w:r w:rsidRPr="00D56138">
              <w:rPr>
                <w:szCs w:val="22"/>
              </w:rPr>
              <w:t>)</w:t>
            </w:r>
          </w:p>
        </w:tc>
        <w:tc>
          <w:tcPr>
            <w:tcW w:w="300" w:type="pct"/>
          </w:tcPr>
          <w:p w14:paraId="4812DC36" w14:textId="3014EA2E" w:rsidR="007E1DE1" w:rsidRDefault="007E1DE1" w:rsidP="007E1DE1">
            <w:pPr>
              <w:pStyle w:val="GOSTTablenorm"/>
              <w:suppressAutoHyphens/>
              <w:rPr>
                <w:szCs w:val="22"/>
              </w:rPr>
            </w:pPr>
            <w:r w:rsidRPr="00D56138">
              <w:t>Да</w:t>
            </w:r>
          </w:p>
        </w:tc>
        <w:tc>
          <w:tcPr>
            <w:tcW w:w="315" w:type="pct"/>
          </w:tcPr>
          <w:p w14:paraId="1696E567" w14:textId="7BF422C4" w:rsidR="007E1DE1" w:rsidRDefault="007E1DE1" w:rsidP="007E1DE1">
            <w:pPr>
              <w:pStyle w:val="GOSTTablenorm"/>
              <w:suppressAutoHyphens/>
              <w:rPr>
                <w:szCs w:val="22"/>
                <w:lang w:val="en-US"/>
              </w:rPr>
            </w:pPr>
          </w:p>
        </w:tc>
        <w:tc>
          <w:tcPr>
            <w:tcW w:w="2035" w:type="pct"/>
          </w:tcPr>
          <w:p w14:paraId="223D661C" w14:textId="77777777" w:rsidR="007E1DE1" w:rsidRPr="00D56138" w:rsidRDefault="007E1DE1" w:rsidP="007B70D4">
            <w:pPr>
              <w:pStyle w:val="GOSTTablenorm"/>
              <w:suppressAutoHyphens/>
            </w:pPr>
            <w:r w:rsidRPr="00D56138">
              <w:t xml:space="preserve">Дата и время формирования записи учета в </w:t>
            </w:r>
            <w:r w:rsidRPr="007B70D4">
              <w:t>SVAP</w:t>
            </w:r>
            <w:r w:rsidRPr="00D56138">
              <w:t>.</w:t>
            </w:r>
          </w:p>
          <w:p w14:paraId="35EB5578" w14:textId="125903D1" w:rsidR="007E1DE1" w:rsidRDefault="007E1DE1" w:rsidP="008912C5">
            <w:pPr>
              <w:pStyle w:val="GOSTTablenorm"/>
              <w:suppressAutoHyphens/>
            </w:pPr>
            <w:r w:rsidRPr="00D56138">
              <w:t xml:space="preserve">Формат YYYY-MM-DD </w:t>
            </w:r>
            <w:proofErr w:type="spellStart"/>
            <w:r w:rsidRPr="00D56138">
              <w:t>hh:</w:t>
            </w:r>
            <w:proofErr w:type="gramStart"/>
            <w:r w:rsidRPr="00D56138">
              <w:t>mm:ss</w:t>
            </w:r>
            <w:proofErr w:type="spellEnd"/>
            <w:proofErr w:type="gramEnd"/>
          </w:p>
        </w:tc>
      </w:tr>
      <w:tr w:rsidR="007E1DE1" w:rsidRPr="00BA7DE0" w14:paraId="4B0F9933" w14:textId="77777777" w:rsidTr="007B70D4">
        <w:tc>
          <w:tcPr>
            <w:tcW w:w="1100" w:type="pct"/>
          </w:tcPr>
          <w:p w14:paraId="052B2C62" w14:textId="45D2160F" w:rsidR="007E1DE1" w:rsidRDefault="007E1DE1" w:rsidP="007E1DE1">
            <w:pPr>
              <w:pStyle w:val="GOSTTablenorm"/>
              <w:suppressAutoHyphens/>
              <w:rPr>
                <w:szCs w:val="22"/>
              </w:rPr>
            </w:pPr>
            <w:r w:rsidRPr="00D56138">
              <w:lastRenderedPageBreak/>
              <w:t>Сумма в валюте учета (руб.)</w:t>
            </w:r>
          </w:p>
        </w:tc>
        <w:tc>
          <w:tcPr>
            <w:tcW w:w="750" w:type="pct"/>
          </w:tcPr>
          <w:p w14:paraId="64525B54" w14:textId="27A516B1" w:rsidR="007E1DE1" w:rsidRDefault="007E1DE1" w:rsidP="007E1DE1">
            <w:pPr>
              <w:pStyle w:val="GOSTTablenorm"/>
              <w:suppressAutoHyphens/>
              <w:rPr>
                <w:szCs w:val="22"/>
                <w:lang w:val="en-US"/>
              </w:rPr>
            </w:pPr>
            <w:proofErr w:type="spellStart"/>
            <w:proofErr w:type="gramStart"/>
            <w:r w:rsidRPr="008912C5">
              <w:rPr>
                <w:b/>
              </w:rPr>
              <w:t>Discrepancies:TurnoverDtDocs</w:t>
            </w:r>
            <w:proofErr w:type="gramEnd"/>
            <w:r w:rsidRPr="008912C5">
              <w:rPr>
                <w:b/>
              </w:rPr>
              <w:t>:</w:t>
            </w:r>
            <w:r w:rsidRPr="00D56138">
              <w:t>Sum</w:t>
            </w:r>
            <w:proofErr w:type="spellEnd"/>
          </w:p>
        </w:tc>
        <w:tc>
          <w:tcPr>
            <w:tcW w:w="500" w:type="pct"/>
          </w:tcPr>
          <w:p w14:paraId="46869A67" w14:textId="03644498" w:rsidR="007E1DE1" w:rsidRDefault="007E1DE1" w:rsidP="007E1DE1">
            <w:pPr>
              <w:pStyle w:val="GOSTTablenorm"/>
              <w:suppressAutoHyphens/>
              <w:rPr>
                <w:szCs w:val="22"/>
              </w:rPr>
            </w:pPr>
            <w:r w:rsidRPr="00D56138">
              <w:t>Сумма</w:t>
            </w:r>
          </w:p>
        </w:tc>
        <w:tc>
          <w:tcPr>
            <w:tcW w:w="300" w:type="pct"/>
          </w:tcPr>
          <w:p w14:paraId="34DE490B" w14:textId="38A828DA" w:rsidR="007E1DE1" w:rsidRDefault="007E1DE1" w:rsidP="007E1DE1">
            <w:pPr>
              <w:pStyle w:val="GOSTTablenorm"/>
              <w:suppressAutoHyphens/>
              <w:rPr>
                <w:szCs w:val="22"/>
              </w:rPr>
            </w:pPr>
            <w:r w:rsidRPr="00D56138">
              <w:t>Да</w:t>
            </w:r>
          </w:p>
        </w:tc>
        <w:tc>
          <w:tcPr>
            <w:tcW w:w="315" w:type="pct"/>
          </w:tcPr>
          <w:p w14:paraId="4EA50CDA" w14:textId="5FE6C218" w:rsidR="007E1DE1" w:rsidRDefault="007E1DE1" w:rsidP="007E1DE1">
            <w:pPr>
              <w:pStyle w:val="GOSTTablenorm"/>
              <w:suppressAutoHyphens/>
              <w:rPr>
                <w:szCs w:val="22"/>
                <w:lang w:val="en-US"/>
              </w:rPr>
            </w:pPr>
          </w:p>
        </w:tc>
        <w:tc>
          <w:tcPr>
            <w:tcW w:w="2035" w:type="pct"/>
          </w:tcPr>
          <w:p w14:paraId="2CEAE994" w14:textId="598AA249" w:rsidR="007E1DE1" w:rsidRDefault="007E1DE1" w:rsidP="007E1DE1">
            <w:pPr>
              <w:pStyle w:val="GOSTTablenorm"/>
              <w:suppressAutoHyphens/>
            </w:pPr>
            <w:r w:rsidRPr="00D56138">
              <w:t>Отражается сумма записи учета в валюте учета (рубли)</w:t>
            </w:r>
            <w:r w:rsidR="007B70D4">
              <w:t>,</w:t>
            </w:r>
            <w:r w:rsidRPr="00D56138">
              <w:t xml:space="preserve"> с </w:t>
            </w:r>
            <w:r w:rsidR="007B70D4">
              <w:t>точностью 2 знака после запятой</w:t>
            </w:r>
          </w:p>
        </w:tc>
      </w:tr>
      <w:tr w:rsidR="007E1DE1" w:rsidRPr="00BA7DE0" w14:paraId="0821380A" w14:textId="77777777" w:rsidTr="007B70D4">
        <w:tc>
          <w:tcPr>
            <w:tcW w:w="1100" w:type="pct"/>
          </w:tcPr>
          <w:p w14:paraId="3075097A" w14:textId="2966C543" w:rsidR="007E1DE1" w:rsidRDefault="007E1DE1" w:rsidP="007E1DE1">
            <w:pPr>
              <w:pStyle w:val="GOSTTablenorm"/>
              <w:suppressAutoHyphens/>
              <w:rPr>
                <w:szCs w:val="22"/>
              </w:rPr>
            </w:pPr>
            <w:r w:rsidRPr="00D56138">
              <w:t>Система – инициатор события учета</w:t>
            </w:r>
          </w:p>
        </w:tc>
        <w:tc>
          <w:tcPr>
            <w:tcW w:w="750" w:type="pct"/>
          </w:tcPr>
          <w:p w14:paraId="14F95FE5" w14:textId="66AA6D3C" w:rsidR="007E1DE1" w:rsidRDefault="007E1DE1" w:rsidP="007E1DE1">
            <w:pPr>
              <w:pStyle w:val="GOSTTablenorm"/>
              <w:suppressAutoHyphens/>
              <w:rPr>
                <w:szCs w:val="22"/>
                <w:lang w:val="en-US"/>
              </w:rPr>
            </w:pPr>
            <w:proofErr w:type="spellStart"/>
            <w:proofErr w:type="gramStart"/>
            <w:r w:rsidRPr="008912C5">
              <w:rPr>
                <w:b/>
              </w:rPr>
              <w:t>Discrepancies:TurnoverDtDocs</w:t>
            </w:r>
            <w:proofErr w:type="gramEnd"/>
            <w:r w:rsidRPr="008912C5">
              <w:rPr>
                <w:b/>
              </w:rPr>
              <w:t>:</w:t>
            </w:r>
            <w:r w:rsidRPr="00D56138">
              <w:t>Source</w:t>
            </w:r>
            <w:proofErr w:type="spellEnd"/>
          </w:p>
        </w:tc>
        <w:tc>
          <w:tcPr>
            <w:tcW w:w="500" w:type="pct"/>
          </w:tcPr>
          <w:p w14:paraId="3DE08E1D" w14:textId="332D8518" w:rsidR="007E1DE1" w:rsidRDefault="007E1DE1" w:rsidP="007E1DE1">
            <w:pPr>
              <w:pStyle w:val="GOSTTablenorm"/>
              <w:suppressAutoHyphens/>
              <w:rPr>
                <w:szCs w:val="22"/>
              </w:rPr>
            </w:pPr>
            <w:r w:rsidRPr="00D56138">
              <w:t>Строка</w:t>
            </w:r>
          </w:p>
        </w:tc>
        <w:tc>
          <w:tcPr>
            <w:tcW w:w="300" w:type="pct"/>
          </w:tcPr>
          <w:p w14:paraId="6AB8B1AB" w14:textId="7457AB94" w:rsidR="007E1DE1" w:rsidRDefault="007E1DE1" w:rsidP="007E1DE1">
            <w:pPr>
              <w:pStyle w:val="GOSTTablenorm"/>
              <w:suppressAutoHyphens/>
              <w:rPr>
                <w:szCs w:val="22"/>
              </w:rPr>
            </w:pPr>
            <w:r w:rsidRPr="00D56138">
              <w:t>Да</w:t>
            </w:r>
          </w:p>
        </w:tc>
        <w:tc>
          <w:tcPr>
            <w:tcW w:w="315" w:type="pct"/>
          </w:tcPr>
          <w:p w14:paraId="4A84E3BB" w14:textId="625E4001" w:rsidR="007E1DE1" w:rsidRDefault="007E1DE1" w:rsidP="007E1DE1">
            <w:pPr>
              <w:pStyle w:val="GOSTTablenorm"/>
              <w:suppressAutoHyphens/>
              <w:rPr>
                <w:szCs w:val="22"/>
                <w:lang w:val="en-US"/>
              </w:rPr>
            </w:pPr>
            <w:r w:rsidRPr="00D56138">
              <w:t>&lt;=10</w:t>
            </w:r>
          </w:p>
        </w:tc>
        <w:tc>
          <w:tcPr>
            <w:tcW w:w="2035" w:type="pct"/>
          </w:tcPr>
          <w:p w14:paraId="67216B60" w14:textId="54CA4E4A" w:rsidR="007E1DE1" w:rsidRDefault="007E1DE1" w:rsidP="007E1DE1">
            <w:pPr>
              <w:pStyle w:val="GOSTTablenorm"/>
              <w:suppressAutoHyphens/>
            </w:pPr>
            <w:r w:rsidRPr="00D56138">
              <w:t>Код ФП ГИИС ЭБ – отправителя запроса, инициировавшего формирование записей учета по документу</w:t>
            </w:r>
          </w:p>
        </w:tc>
      </w:tr>
      <w:tr w:rsidR="007E1DE1" w:rsidRPr="00BA7DE0" w14:paraId="29DED5FB" w14:textId="77777777" w:rsidTr="007B70D4">
        <w:tc>
          <w:tcPr>
            <w:tcW w:w="1100" w:type="pct"/>
          </w:tcPr>
          <w:p w14:paraId="136DAFD6" w14:textId="702A443F" w:rsidR="007E1DE1" w:rsidRPr="008912C5" w:rsidRDefault="007E1DE1" w:rsidP="007E1DE1">
            <w:pPr>
              <w:pStyle w:val="GOSTTablenorm"/>
              <w:suppressAutoHyphens/>
              <w:rPr>
                <w:b/>
                <w:szCs w:val="22"/>
              </w:rPr>
            </w:pPr>
            <w:r w:rsidRPr="008912C5">
              <w:rPr>
                <w:b/>
              </w:rPr>
              <w:t xml:space="preserve">Информация о документах, отраженных только по </w:t>
            </w:r>
            <w:proofErr w:type="spellStart"/>
            <w:r w:rsidRPr="008912C5">
              <w:rPr>
                <w:b/>
              </w:rPr>
              <w:t>Кт</w:t>
            </w:r>
            <w:proofErr w:type="spellEnd"/>
            <w:r w:rsidRPr="008912C5">
              <w:rPr>
                <w:b/>
              </w:rPr>
              <w:t xml:space="preserve"> счета</w:t>
            </w:r>
          </w:p>
        </w:tc>
        <w:tc>
          <w:tcPr>
            <w:tcW w:w="750" w:type="pct"/>
          </w:tcPr>
          <w:p w14:paraId="71FF4E06" w14:textId="20891D26" w:rsidR="007E1DE1" w:rsidRPr="008912C5" w:rsidRDefault="007E1DE1" w:rsidP="007E1DE1">
            <w:pPr>
              <w:pStyle w:val="GOSTTablenorm"/>
              <w:suppressAutoHyphens/>
              <w:rPr>
                <w:b/>
                <w:szCs w:val="22"/>
                <w:lang w:val="en-US"/>
              </w:rPr>
            </w:pPr>
            <w:proofErr w:type="spellStart"/>
            <w:proofErr w:type="gramStart"/>
            <w:r w:rsidRPr="008912C5">
              <w:rPr>
                <w:b/>
              </w:rPr>
              <w:t>Discrepancies:TurnoverCtDocs</w:t>
            </w:r>
            <w:proofErr w:type="spellEnd"/>
            <w:proofErr w:type="gramEnd"/>
          </w:p>
        </w:tc>
        <w:tc>
          <w:tcPr>
            <w:tcW w:w="500" w:type="pct"/>
          </w:tcPr>
          <w:p w14:paraId="6A613F9A" w14:textId="473002D0" w:rsidR="007E1DE1" w:rsidRDefault="007E1DE1" w:rsidP="007E1DE1">
            <w:pPr>
              <w:pStyle w:val="GOSTTablenorm"/>
              <w:suppressAutoHyphens/>
              <w:rPr>
                <w:szCs w:val="22"/>
              </w:rPr>
            </w:pPr>
            <w:r w:rsidRPr="00D56138">
              <w:t>Массив</w:t>
            </w:r>
          </w:p>
        </w:tc>
        <w:tc>
          <w:tcPr>
            <w:tcW w:w="300" w:type="pct"/>
          </w:tcPr>
          <w:p w14:paraId="2FD1E7DD" w14:textId="17E8AE65" w:rsidR="007E1DE1" w:rsidRDefault="007E1DE1" w:rsidP="007E1DE1">
            <w:pPr>
              <w:pStyle w:val="GOSTTablenorm"/>
              <w:suppressAutoHyphens/>
              <w:rPr>
                <w:szCs w:val="22"/>
              </w:rPr>
            </w:pPr>
            <w:r w:rsidRPr="00D56138">
              <w:t>Нет</w:t>
            </w:r>
          </w:p>
        </w:tc>
        <w:tc>
          <w:tcPr>
            <w:tcW w:w="315" w:type="pct"/>
          </w:tcPr>
          <w:p w14:paraId="22B8D8DC" w14:textId="25E90931" w:rsidR="007E1DE1" w:rsidRPr="008912C5" w:rsidRDefault="008912C5" w:rsidP="007E1DE1">
            <w:pPr>
              <w:pStyle w:val="GOSTTablenorm"/>
              <w:suppressAutoHyphens/>
              <w:rPr>
                <w:szCs w:val="22"/>
              </w:rPr>
            </w:pPr>
            <w:r>
              <w:rPr>
                <w:szCs w:val="22"/>
              </w:rPr>
              <w:t>-</w:t>
            </w:r>
          </w:p>
        </w:tc>
        <w:tc>
          <w:tcPr>
            <w:tcW w:w="2035" w:type="pct"/>
          </w:tcPr>
          <w:p w14:paraId="28644604" w14:textId="54772172" w:rsidR="007E1DE1" w:rsidRDefault="007E1DE1" w:rsidP="007E1DE1">
            <w:pPr>
              <w:pStyle w:val="GOSTTablenorm"/>
              <w:suppressAutoHyphens/>
            </w:pPr>
            <w:r w:rsidRPr="00D56138">
              <w:t>Информация о документах (в разрезе записей учета), изменивших только оборот по кредиту счета 3410</w:t>
            </w:r>
          </w:p>
        </w:tc>
      </w:tr>
      <w:tr w:rsidR="007E1DE1" w:rsidRPr="00BA7DE0" w14:paraId="72FFCE2B" w14:textId="77777777" w:rsidTr="007B70D4">
        <w:tc>
          <w:tcPr>
            <w:tcW w:w="1100" w:type="pct"/>
          </w:tcPr>
          <w:p w14:paraId="64C3BF72" w14:textId="794AFA90" w:rsidR="007E1DE1" w:rsidRDefault="007E1DE1" w:rsidP="007E1DE1">
            <w:pPr>
              <w:pStyle w:val="GOSTTablenorm"/>
              <w:suppressAutoHyphens/>
              <w:rPr>
                <w:szCs w:val="22"/>
              </w:rPr>
            </w:pPr>
            <w:r w:rsidRPr="00D56138">
              <w:t>Глобальный идентификатор документа</w:t>
            </w:r>
          </w:p>
        </w:tc>
        <w:tc>
          <w:tcPr>
            <w:tcW w:w="750" w:type="pct"/>
          </w:tcPr>
          <w:p w14:paraId="44945A45" w14:textId="4C7B5295" w:rsidR="007E1DE1" w:rsidRDefault="007E1DE1" w:rsidP="007E1DE1">
            <w:pPr>
              <w:pStyle w:val="GOSTTablenorm"/>
              <w:suppressAutoHyphens/>
              <w:rPr>
                <w:szCs w:val="22"/>
                <w:lang w:val="en-US"/>
              </w:rPr>
            </w:pPr>
            <w:proofErr w:type="spellStart"/>
            <w:proofErr w:type="gramStart"/>
            <w:r w:rsidRPr="008912C5">
              <w:rPr>
                <w:b/>
              </w:rPr>
              <w:t>Discrepancies:TurnoverCtDocs</w:t>
            </w:r>
            <w:proofErr w:type="gramEnd"/>
            <w:r w:rsidRPr="008912C5">
              <w:rPr>
                <w:b/>
              </w:rPr>
              <w:t>:</w:t>
            </w:r>
            <w:r w:rsidRPr="00D56138">
              <w:t>DocGuid</w:t>
            </w:r>
            <w:proofErr w:type="spellEnd"/>
          </w:p>
        </w:tc>
        <w:tc>
          <w:tcPr>
            <w:tcW w:w="500" w:type="pct"/>
          </w:tcPr>
          <w:p w14:paraId="0A57EB73" w14:textId="321C0A1A" w:rsidR="007E1DE1" w:rsidRDefault="007E1DE1" w:rsidP="007E1DE1">
            <w:pPr>
              <w:pStyle w:val="GOSTTablenorm"/>
              <w:suppressAutoHyphens/>
              <w:rPr>
                <w:szCs w:val="22"/>
              </w:rPr>
            </w:pPr>
            <w:r w:rsidRPr="00D56138">
              <w:t>GUID</w:t>
            </w:r>
          </w:p>
        </w:tc>
        <w:tc>
          <w:tcPr>
            <w:tcW w:w="300" w:type="pct"/>
          </w:tcPr>
          <w:p w14:paraId="69F06135" w14:textId="78BC5777" w:rsidR="007E1DE1" w:rsidRDefault="007E1DE1" w:rsidP="007E1DE1">
            <w:pPr>
              <w:pStyle w:val="GOSTTablenorm"/>
              <w:suppressAutoHyphens/>
              <w:rPr>
                <w:szCs w:val="22"/>
              </w:rPr>
            </w:pPr>
            <w:r w:rsidRPr="00D56138">
              <w:t>Да</w:t>
            </w:r>
          </w:p>
        </w:tc>
        <w:tc>
          <w:tcPr>
            <w:tcW w:w="315" w:type="pct"/>
          </w:tcPr>
          <w:p w14:paraId="45CE2491" w14:textId="6C747021" w:rsidR="007E1DE1" w:rsidRDefault="007E1DE1" w:rsidP="007E1DE1">
            <w:pPr>
              <w:pStyle w:val="GOSTTablenorm"/>
              <w:suppressAutoHyphens/>
              <w:rPr>
                <w:szCs w:val="22"/>
                <w:lang w:val="en-US"/>
              </w:rPr>
            </w:pPr>
            <w:r w:rsidRPr="00D56138">
              <w:t>=36</w:t>
            </w:r>
          </w:p>
        </w:tc>
        <w:tc>
          <w:tcPr>
            <w:tcW w:w="2035" w:type="pct"/>
          </w:tcPr>
          <w:p w14:paraId="105DA140" w14:textId="49FEA497" w:rsidR="007E1DE1" w:rsidRDefault="007E1DE1" w:rsidP="007E1DE1">
            <w:pPr>
              <w:pStyle w:val="GOSTTablenorm"/>
              <w:suppressAutoHyphens/>
            </w:pPr>
            <w:r w:rsidRPr="00D56138">
              <w:t>Уникальный идентификатор документа, на основании которого операция отражена в учете</w:t>
            </w:r>
          </w:p>
        </w:tc>
      </w:tr>
      <w:tr w:rsidR="007E1DE1" w:rsidRPr="00BA7DE0" w14:paraId="15D20D21" w14:textId="77777777" w:rsidTr="007B70D4">
        <w:tc>
          <w:tcPr>
            <w:tcW w:w="1100" w:type="pct"/>
          </w:tcPr>
          <w:p w14:paraId="5A95311E" w14:textId="48FCFF69" w:rsidR="007E1DE1" w:rsidRDefault="007E1DE1" w:rsidP="007E1DE1">
            <w:pPr>
              <w:pStyle w:val="GOSTTablenorm"/>
              <w:suppressAutoHyphens/>
              <w:rPr>
                <w:szCs w:val="22"/>
              </w:rPr>
            </w:pPr>
            <w:r>
              <w:t>Глобальный идентификатор связанного документа</w:t>
            </w:r>
          </w:p>
        </w:tc>
        <w:tc>
          <w:tcPr>
            <w:tcW w:w="750" w:type="pct"/>
          </w:tcPr>
          <w:p w14:paraId="288A4283" w14:textId="2CDF2EB8" w:rsidR="007E1DE1" w:rsidRDefault="007E1DE1" w:rsidP="007E1DE1">
            <w:pPr>
              <w:pStyle w:val="GOSTTablenorm"/>
              <w:suppressAutoHyphens/>
              <w:rPr>
                <w:szCs w:val="22"/>
                <w:lang w:val="en-US"/>
              </w:rPr>
            </w:pPr>
            <w:proofErr w:type="spellStart"/>
            <w:proofErr w:type="gramStart"/>
            <w:r w:rsidRPr="008912C5">
              <w:rPr>
                <w:b/>
                <w:lang w:val="en-US"/>
              </w:rPr>
              <w:t>Discrepancies:TurnoverCtDocs</w:t>
            </w:r>
            <w:proofErr w:type="gramEnd"/>
            <w:r w:rsidRPr="008912C5">
              <w:rPr>
                <w:b/>
                <w:lang w:val="en-US"/>
              </w:rPr>
              <w:t>:</w:t>
            </w:r>
            <w:r w:rsidRPr="00C94E17">
              <w:rPr>
                <w:lang w:val="en-US"/>
              </w:rPr>
              <w:t>LinkedDo</w:t>
            </w:r>
            <w:r w:rsidRPr="00631159">
              <w:rPr>
                <w:lang w:val="en-US"/>
              </w:rPr>
              <w:t>cGuid</w:t>
            </w:r>
            <w:proofErr w:type="spellEnd"/>
          </w:p>
        </w:tc>
        <w:tc>
          <w:tcPr>
            <w:tcW w:w="500" w:type="pct"/>
          </w:tcPr>
          <w:p w14:paraId="5B2663AB" w14:textId="09101EF1" w:rsidR="007E1DE1" w:rsidRDefault="007E1DE1" w:rsidP="007E1DE1">
            <w:pPr>
              <w:pStyle w:val="GOSTTablenorm"/>
              <w:suppressAutoHyphens/>
              <w:rPr>
                <w:szCs w:val="22"/>
              </w:rPr>
            </w:pPr>
            <w:r>
              <w:t>GUID</w:t>
            </w:r>
          </w:p>
        </w:tc>
        <w:tc>
          <w:tcPr>
            <w:tcW w:w="300" w:type="pct"/>
          </w:tcPr>
          <w:p w14:paraId="6ACA8D48" w14:textId="4A7FABB6" w:rsidR="007E1DE1" w:rsidRDefault="007E1DE1" w:rsidP="007E1DE1">
            <w:pPr>
              <w:pStyle w:val="GOSTTablenorm"/>
              <w:suppressAutoHyphens/>
              <w:rPr>
                <w:szCs w:val="22"/>
              </w:rPr>
            </w:pPr>
            <w:r>
              <w:t>Нет</w:t>
            </w:r>
          </w:p>
        </w:tc>
        <w:tc>
          <w:tcPr>
            <w:tcW w:w="315" w:type="pct"/>
          </w:tcPr>
          <w:p w14:paraId="779AEE27" w14:textId="1EEB4CBF" w:rsidR="007E1DE1" w:rsidRDefault="007E1DE1" w:rsidP="007E1DE1">
            <w:pPr>
              <w:pStyle w:val="GOSTTablenorm"/>
              <w:suppressAutoHyphens/>
              <w:rPr>
                <w:szCs w:val="22"/>
                <w:lang w:val="en-US"/>
              </w:rPr>
            </w:pPr>
            <w:r>
              <w:t>=36</w:t>
            </w:r>
          </w:p>
        </w:tc>
        <w:tc>
          <w:tcPr>
            <w:tcW w:w="2035" w:type="pct"/>
          </w:tcPr>
          <w:p w14:paraId="0DAF36B2" w14:textId="43EBF6E1" w:rsidR="007E1DE1" w:rsidRDefault="007E1DE1" w:rsidP="007E1DE1">
            <w:pPr>
              <w:pStyle w:val="GOSTTablenorm"/>
              <w:suppressAutoHyphens/>
            </w:pPr>
            <w:r w:rsidRPr="00D56138">
              <w:t xml:space="preserve">Уникальный идентификатор </w:t>
            </w:r>
            <w:r>
              <w:t xml:space="preserve">связанного </w:t>
            </w:r>
            <w:r w:rsidRPr="00D56138">
              <w:t xml:space="preserve">документа, </w:t>
            </w:r>
            <w:r>
              <w:t>по которому ожидается отражение операции по дебету счета 3410</w:t>
            </w:r>
          </w:p>
        </w:tc>
      </w:tr>
      <w:tr w:rsidR="007E1DE1" w:rsidRPr="00BA7DE0" w14:paraId="6BD63AFA" w14:textId="77777777" w:rsidTr="007B70D4">
        <w:tc>
          <w:tcPr>
            <w:tcW w:w="1100" w:type="pct"/>
          </w:tcPr>
          <w:p w14:paraId="364E62E3" w14:textId="4E6AF81E" w:rsidR="007E1DE1" w:rsidRDefault="007E1DE1" w:rsidP="007E1DE1">
            <w:pPr>
              <w:pStyle w:val="GOSTTablenorm"/>
              <w:suppressAutoHyphens/>
              <w:rPr>
                <w:szCs w:val="22"/>
              </w:rPr>
            </w:pPr>
            <w:r w:rsidRPr="00D56138">
              <w:t>Тип документа-основания</w:t>
            </w:r>
          </w:p>
        </w:tc>
        <w:tc>
          <w:tcPr>
            <w:tcW w:w="750" w:type="pct"/>
          </w:tcPr>
          <w:p w14:paraId="78346545" w14:textId="78BD83B1" w:rsidR="007E1DE1" w:rsidRDefault="007E1DE1" w:rsidP="007E1DE1">
            <w:pPr>
              <w:pStyle w:val="GOSTTablenorm"/>
              <w:suppressAutoHyphens/>
              <w:rPr>
                <w:szCs w:val="22"/>
                <w:lang w:val="en-US"/>
              </w:rPr>
            </w:pPr>
            <w:proofErr w:type="spellStart"/>
            <w:proofErr w:type="gramStart"/>
            <w:r w:rsidRPr="008912C5">
              <w:rPr>
                <w:b/>
              </w:rPr>
              <w:t>Discrepancies:TurnoverCtDocs</w:t>
            </w:r>
            <w:proofErr w:type="gramEnd"/>
            <w:r w:rsidRPr="008912C5">
              <w:rPr>
                <w:b/>
              </w:rPr>
              <w:t>:</w:t>
            </w:r>
            <w:r w:rsidRPr="00D56138">
              <w:t>DocType</w:t>
            </w:r>
            <w:proofErr w:type="spellEnd"/>
          </w:p>
        </w:tc>
        <w:tc>
          <w:tcPr>
            <w:tcW w:w="500" w:type="pct"/>
          </w:tcPr>
          <w:p w14:paraId="0D1DFADC" w14:textId="1972139E" w:rsidR="007E1DE1" w:rsidRDefault="007E1DE1" w:rsidP="007E1DE1">
            <w:pPr>
              <w:pStyle w:val="GOSTTablenorm"/>
              <w:suppressAutoHyphens/>
              <w:rPr>
                <w:szCs w:val="22"/>
              </w:rPr>
            </w:pPr>
            <w:r w:rsidRPr="00D56138">
              <w:t>Строка</w:t>
            </w:r>
          </w:p>
        </w:tc>
        <w:tc>
          <w:tcPr>
            <w:tcW w:w="300" w:type="pct"/>
          </w:tcPr>
          <w:p w14:paraId="522D87E3" w14:textId="486740AE" w:rsidR="007E1DE1" w:rsidRDefault="007E1DE1" w:rsidP="007E1DE1">
            <w:pPr>
              <w:pStyle w:val="GOSTTablenorm"/>
              <w:suppressAutoHyphens/>
              <w:rPr>
                <w:szCs w:val="22"/>
              </w:rPr>
            </w:pPr>
            <w:r w:rsidRPr="00D56138">
              <w:t>Да</w:t>
            </w:r>
          </w:p>
        </w:tc>
        <w:tc>
          <w:tcPr>
            <w:tcW w:w="315" w:type="pct"/>
          </w:tcPr>
          <w:p w14:paraId="37C2F19F" w14:textId="3C293A76" w:rsidR="007E1DE1" w:rsidRDefault="007E1DE1" w:rsidP="007E1DE1">
            <w:pPr>
              <w:pStyle w:val="GOSTTablenorm"/>
              <w:suppressAutoHyphens/>
              <w:rPr>
                <w:szCs w:val="22"/>
                <w:lang w:val="en-US"/>
              </w:rPr>
            </w:pPr>
            <w:r w:rsidRPr="00D56138">
              <w:t>&lt;=50</w:t>
            </w:r>
          </w:p>
        </w:tc>
        <w:tc>
          <w:tcPr>
            <w:tcW w:w="2035" w:type="pct"/>
          </w:tcPr>
          <w:p w14:paraId="4CBC38A7" w14:textId="5F234469" w:rsidR="007E1DE1" w:rsidRDefault="007E1DE1" w:rsidP="007E1DE1">
            <w:pPr>
              <w:pStyle w:val="GOSTTablenorm"/>
              <w:suppressAutoHyphens/>
            </w:pPr>
            <w:r w:rsidRPr="00D56138">
              <w:t xml:space="preserve">Тип документа (в соответствии с описанием, приведенным в таблице </w:t>
            </w:r>
            <w:r w:rsidRPr="00D56138">
              <w:fldChar w:fldCharType="begin"/>
            </w:r>
            <w:r w:rsidRPr="00D56138">
              <w:instrText xml:space="preserve"> REF _Ref154511746 \h </w:instrText>
            </w:r>
            <w:r w:rsidRPr="00D56138">
              <w:fldChar w:fldCharType="separate"/>
            </w:r>
            <w:ins w:id="623" w:author="Сатлер Марина Викторовна" w:date="2026-04-07T12:22:00Z">
              <w:r w:rsidR="00A67566">
                <w:rPr>
                  <w:noProof/>
                </w:rPr>
                <w:t>2</w:t>
              </w:r>
            </w:ins>
            <w:r w:rsidRPr="00D56138">
              <w:fldChar w:fldCharType="end"/>
            </w:r>
            <w:r w:rsidR="007B70D4">
              <w:t xml:space="preserve"> тома 1</w:t>
            </w:r>
            <w:r w:rsidRPr="00D56138">
              <w:t>), на основании которого операция отражена в учете</w:t>
            </w:r>
          </w:p>
        </w:tc>
      </w:tr>
      <w:tr w:rsidR="007E1DE1" w:rsidRPr="00BA7DE0" w14:paraId="565E7B70" w14:textId="77777777" w:rsidTr="007B70D4">
        <w:tc>
          <w:tcPr>
            <w:tcW w:w="1100" w:type="pct"/>
          </w:tcPr>
          <w:p w14:paraId="14A180A2" w14:textId="715A8F82" w:rsidR="007E1DE1" w:rsidRDefault="007E1DE1" w:rsidP="007E1DE1">
            <w:pPr>
              <w:pStyle w:val="GOSTTablenorm"/>
              <w:suppressAutoHyphens/>
              <w:rPr>
                <w:szCs w:val="22"/>
              </w:rPr>
            </w:pPr>
            <w:r w:rsidRPr="00D56138">
              <w:t>Наименование документа-основания</w:t>
            </w:r>
          </w:p>
        </w:tc>
        <w:tc>
          <w:tcPr>
            <w:tcW w:w="750" w:type="pct"/>
          </w:tcPr>
          <w:p w14:paraId="12D08B6A" w14:textId="3A405926" w:rsidR="007E1DE1" w:rsidRDefault="007E1DE1" w:rsidP="007E1DE1">
            <w:pPr>
              <w:pStyle w:val="GOSTTablenorm"/>
              <w:suppressAutoHyphens/>
              <w:rPr>
                <w:szCs w:val="22"/>
                <w:lang w:val="en-US"/>
              </w:rPr>
            </w:pPr>
            <w:proofErr w:type="spellStart"/>
            <w:proofErr w:type="gramStart"/>
            <w:r w:rsidRPr="008912C5">
              <w:rPr>
                <w:b/>
              </w:rPr>
              <w:t>Discrepancies:TurnoverCtDocs</w:t>
            </w:r>
            <w:proofErr w:type="gramEnd"/>
            <w:r w:rsidRPr="008912C5">
              <w:rPr>
                <w:b/>
              </w:rPr>
              <w:t>:</w:t>
            </w:r>
            <w:r w:rsidRPr="00D56138">
              <w:t>DocName</w:t>
            </w:r>
            <w:proofErr w:type="spellEnd"/>
          </w:p>
        </w:tc>
        <w:tc>
          <w:tcPr>
            <w:tcW w:w="500" w:type="pct"/>
          </w:tcPr>
          <w:p w14:paraId="65811CB3" w14:textId="51A8E86F" w:rsidR="007E1DE1" w:rsidRDefault="007E1DE1" w:rsidP="007E1DE1">
            <w:pPr>
              <w:pStyle w:val="GOSTTablenorm"/>
              <w:suppressAutoHyphens/>
              <w:rPr>
                <w:szCs w:val="22"/>
              </w:rPr>
            </w:pPr>
            <w:r w:rsidRPr="00D56138">
              <w:t>Строка</w:t>
            </w:r>
          </w:p>
        </w:tc>
        <w:tc>
          <w:tcPr>
            <w:tcW w:w="300" w:type="pct"/>
          </w:tcPr>
          <w:p w14:paraId="2536EBE6" w14:textId="57E9DE2A" w:rsidR="007E1DE1" w:rsidRDefault="007E1DE1" w:rsidP="007E1DE1">
            <w:pPr>
              <w:pStyle w:val="GOSTTablenorm"/>
              <w:suppressAutoHyphens/>
              <w:rPr>
                <w:szCs w:val="22"/>
              </w:rPr>
            </w:pPr>
            <w:r w:rsidRPr="00D56138">
              <w:t>Да</w:t>
            </w:r>
          </w:p>
        </w:tc>
        <w:tc>
          <w:tcPr>
            <w:tcW w:w="315" w:type="pct"/>
          </w:tcPr>
          <w:p w14:paraId="4704AD79" w14:textId="41FCC40E" w:rsidR="007E1DE1" w:rsidRDefault="007E1DE1" w:rsidP="007E1DE1">
            <w:pPr>
              <w:pStyle w:val="GOSTTablenorm"/>
              <w:suppressAutoHyphens/>
              <w:rPr>
                <w:szCs w:val="22"/>
                <w:lang w:val="en-US"/>
              </w:rPr>
            </w:pPr>
            <w:r w:rsidRPr="00D56138">
              <w:t>&lt;=1</w:t>
            </w:r>
            <w:r w:rsidRPr="00D56138">
              <w:rPr>
                <w:lang w:val="en-US"/>
              </w:rPr>
              <w:t>000</w:t>
            </w:r>
          </w:p>
        </w:tc>
        <w:tc>
          <w:tcPr>
            <w:tcW w:w="2035" w:type="pct"/>
          </w:tcPr>
          <w:p w14:paraId="197FC969" w14:textId="18FA1BEA" w:rsidR="007E1DE1" w:rsidRDefault="007E1DE1" w:rsidP="007E1DE1">
            <w:pPr>
              <w:pStyle w:val="GOSTTablenorm"/>
              <w:suppressAutoHyphens/>
            </w:pPr>
            <w:r w:rsidRPr="00D56138">
              <w:t>Наименование документа, на основании которого операция отражена в учете</w:t>
            </w:r>
          </w:p>
        </w:tc>
      </w:tr>
      <w:tr w:rsidR="007E1DE1" w:rsidRPr="00BA7DE0" w14:paraId="7F4375B2" w14:textId="77777777" w:rsidTr="007B70D4">
        <w:tc>
          <w:tcPr>
            <w:tcW w:w="1100" w:type="pct"/>
          </w:tcPr>
          <w:p w14:paraId="01B25DAB" w14:textId="4E0D96C8" w:rsidR="007E1DE1" w:rsidRDefault="007E1DE1" w:rsidP="007E1DE1">
            <w:pPr>
              <w:pStyle w:val="GOSTTablenorm"/>
              <w:suppressAutoHyphens/>
              <w:rPr>
                <w:szCs w:val="22"/>
              </w:rPr>
            </w:pPr>
            <w:r w:rsidRPr="00D56138">
              <w:t>Номер документа-основания</w:t>
            </w:r>
          </w:p>
        </w:tc>
        <w:tc>
          <w:tcPr>
            <w:tcW w:w="750" w:type="pct"/>
          </w:tcPr>
          <w:p w14:paraId="32C024C4" w14:textId="7A5E4806" w:rsidR="007E1DE1" w:rsidRDefault="007E1DE1" w:rsidP="007E1DE1">
            <w:pPr>
              <w:pStyle w:val="GOSTTablenorm"/>
              <w:suppressAutoHyphens/>
              <w:rPr>
                <w:szCs w:val="22"/>
                <w:lang w:val="en-US"/>
              </w:rPr>
            </w:pPr>
            <w:proofErr w:type="spellStart"/>
            <w:proofErr w:type="gramStart"/>
            <w:r w:rsidRPr="008912C5">
              <w:rPr>
                <w:b/>
              </w:rPr>
              <w:t>Discrepancies:TurnoverCtDocs</w:t>
            </w:r>
            <w:proofErr w:type="gramEnd"/>
            <w:r w:rsidRPr="008912C5">
              <w:rPr>
                <w:b/>
              </w:rPr>
              <w:t>:</w:t>
            </w:r>
            <w:r w:rsidRPr="00D56138">
              <w:t>DocNum</w:t>
            </w:r>
            <w:proofErr w:type="spellEnd"/>
          </w:p>
        </w:tc>
        <w:tc>
          <w:tcPr>
            <w:tcW w:w="500" w:type="pct"/>
          </w:tcPr>
          <w:p w14:paraId="104F3D2A" w14:textId="0DFE186D" w:rsidR="007E1DE1" w:rsidRDefault="007E1DE1" w:rsidP="007E1DE1">
            <w:pPr>
              <w:pStyle w:val="GOSTTablenorm"/>
              <w:suppressAutoHyphens/>
              <w:rPr>
                <w:szCs w:val="22"/>
              </w:rPr>
            </w:pPr>
            <w:r w:rsidRPr="00D56138">
              <w:t>Строка</w:t>
            </w:r>
          </w:p>
        </w:tc>
        <w:tc>
          <w:tcPr>
            <w:tcW w:w="300" w:type="pct"/>
          </w:tcPr>
          <w:p w14:paraId="4AEA2316" w14:textId="67FBC604" w:rsidR="007E1DE1" w:rsidRDefault="007E1DE1" w:rsidP="007E1DE1">
            <w:pPr>
              <w:pStyle w:val="GOSTTablenorm"/>
              <w:suppressAutoHyphens/>
              <w:rPr>
                <w:szCs w:val="22"/>
              </w:rPr>
            </w:pPr>
            <w:r w:rsidRPr="00D56138">
              <w:t>Да</w:t>
            </w:r>
          </w:p>
        </w:tc>
        <w:tc>
          <w:tcPr>
            <w:tcW w:w="315" w:type="pct"/>
          </w:tcPr>
          <w:p w14:paraId="1350F0FD" w14:textId="40E87F0A" w:rsidR="007E1DE1" w:rsidRDefault="007E1DE1" w:rsidP="007E1DE1">
            <w:pPr>
              <w:pStyle w:val="GOSTTablenorm"/>
              <w:suppressAutoHyphens/>
              <w:rPr>
                <w:szCs w:val="22"/>
                <w:lang w:val="en-US"/>
              </w:rPr>
            </w:pPr>
            <w:r w:rsidRPr="00D56138">
              <w:t>&lt;=50</w:t>
            </w:r>
          </w:p>
        </w:tc>
        <w:tc>
          <w:tcPr>
            <w:tcW w:w="2035" w:type="pct"/>
          </w:tcPr>
          <w:p w14:paraId="2339E644" w14:textId="325E7894" w:rsidR="007E1DE1" w:rsidRDefault="007E1DE1" w:rsidP="007E1DE1">
            <w:pPr>
              <w:pStyle w:val="GOSTTablenorm"/>
              <w:suppressAutoHyphens/>
            </w:pPr>
            <w:r w:rsidRPr="00D56138">
              <w:t>Номер документа, на основании которого операция отражена в учете</w:t>
            </w:r>
          </w:p>
        </w:tc>
      </w:tr>
      <w:tr w:rsidR="007E1DE1" w:rsidRPr="00BA7DE0" w14:paraId="20017F37" w14:textId="77777777" w:rsidTr="007B70D4">
        <w:tc>
          <w:tcPr>
            <w:tcW w:w="1100" w:type="pct"/>
          </w:tcPr>
          <w:p w14:paraId="5A073A4E" w14:textId="6D44865A" w:rsidR="007E1DE1" w:rsidRDefault="007E1DE1" w:rsidP="007E1DE1">
            <w:pPr>
              <w:pStyle w:val="GOSTTablenorm"/>
              <w:suppressAutoHyphens/>
              <w:rPr>
                <w:szCs w:val="22"/>
              </w:rPr>
            </w:pPr>
            <w:r w:rsidRPr="00D56138">
              <w:t>Дата документа-основания</w:t>
            </w:r>
          </w:p>
        </w:tc>
        <w:tc>
          <w:tcPr>
            <w:tcW w:w="750" w:type="pct"/>
          </w:tcPr>
          <w:p w14:paraId="625499ED" w14:textId="78E31A8F" w:rsidR="007E1DE1" w:rsidRDefault="007E1DE1" w:rsidP="007E1DE1">
            <w:pPr>
              <w:pStyle w:val="GOSTTablenorm"/>
              <w:suppressAutoHyphens/>
              <w:rPr>
                <w:szCs w:val="22"/>
                <w:lang w:val="en-US"/>
              </w:rPr>
            </w:pPr>
            <w:proofErr w:type="spellStart"/>
            <w:proofErr w:type="gramStart"/>
            <w:r w:rsidRPr="008912C5">
              <w:rPr>
                <w:b/>
              </w:rPr>
              <w:t>Discrepancies:TurnoverCtDocs</w:t>
            </w:r>
            <w:proofErr w:type="gramEnd"/>
            <w:r w:rsidRPr="008912C5">
              <w:rPr>
                <w:b/>
              </w:rPr>
              <w:t>:</w:t>
            </w:r>
            <w:r w:rsidRPr="00D56138">
              <w:t>DocDate</w:t>
            </w:r>
            <w:proofErr w:type="spellEnd"/>
          </w:p>
        </w:tc>
        <w:tc>
          <w:tcPr>
            <w:tcW w:w="500" w:type="pct"/>
          </w:tcPr>
          <w:p w14:paraId="62A1FFE6" w14:textId="3B7EE77F" w:rsidR="007E1DE1" w:rsidRDefault="007E1DE1" w:rsidP="007E1DE1">
            <w:pPr>
              <w:pStyle w:val="GOSTTablenorm"/>
              <w:suppressAutoHyphens/>
              <w:rPr>
                <w:szCs w:val="22"/>
              </w:rPr>
            </w:pPr>
            <w:r w:rsidRPr="00D56138">
              <w:t>Дата</w:t>
            </w:r>
          </w:p>
        </w:tc>
        <w:tc>
          <w:tcPr>
            <w:tcW w:w="300" w:type="pct"/>
          </w:tcPr>
          <w:p w14:paraId="7BE2FC7C" w14:textId="0E83BD3F" w:rsidR="007E1DE1" w:rsidRDefault="007E1DE1" w:rsidP="007E1DE1">
            <w:pPr>
              <w:pStyle w:val="GOSTTablenorm"/>
              <w:suppressAutoHyphens/>
              <w:rPr>
                <w:szCs w:val="22"/>
              </w:rPr>
            </w:pPr>
            <w:r w:rsidRPr="00D56138">
              <w:t>Да</w:t>
            </w:r>
          </w:p>
        </w:tc>
        <w:tc>
          <w:tcPr>
            <w:tcW w:w="315" w:type="pct"/>
          </w:tcPr>
          <w:p w14:paraId="4DFD0A65" w14:textId="09232FAF" w:rsidR="007E1DE1" w:rsidRPr="007B70D4" w:rsidRDefault="007E1DE1" w:rsidP="007E1DE1">
            <w:pPr>
              <w:pStyle w:val="GOSTTablenorm"/>
              <w:suppressAutoHyphens/>
              <w:rPr>
                <w:szCs w:val="22"/>
              </w:rPr>
            </w:pPr>
          </w:p>
        </w:tc>
        <w:tc>
          <w:tcPr>
            <w:tcW w:w="2035" w:type="pct"/>
          </w:tcPr>
          <w:p w14:paraId="6EFFBFA6" w14:textId="77777777" w:rsidR="007E1DE1" w:rsidRPr="00D56138" w:rsidRDefault="007E1DE1" w:rsidP="007B70D4">
            <w:pPr>
              <w:pStyle w:val="GOSTTablenorm"/>
              <w:suppressAutoHyphens/>
            </w:pPr>
            <w:r w:rsidRPr="00D56138">
              <w:t>Дата документа, на основании которого операция отражена в учете.</w:t>
            </w:r>
          </w:p>
          <w:p w14:paraId="7F84AD83" w14:textId="6468321F" w:rsidR="007E1DE1" w:rsidRDefault="007E1DE1" w:rsidP="007E1DE1">
            <w:pPr>
              <w:pStyle w:val="GOSTTablenorm"/>
              <w:suppressAutoHyphens/>
            </w:pPr>
            <w:r w:rsidRPr="00D56138">
              <w:t>Формат YYYY-MM-DD</w:t>
            </w:r>
          </w:p>
        </w:tc>
      </w:tr>
      <w:tr w:rsidR="007E1DE1" w:rsidRPr="00BA7DE0" w14:paraId="0408C25A" w14:textId="77777777" w:rsidTr="007B70D4">
        <w:tc>
          <w:tcPr>
            <w:tcW w:w="1100" w:type="pct"/>
          </w:tcPr>
          <w:p w14:paraId="747A27EF" w14:textId="0C57C1FB" w:rsidR="007E1DE1" w:rsidRDefault="007E1DE1" w:rsidP="007E1DE1">
            <w:pPr>
              <w:pStyle w:val="GOSTTablenorm"/>
              <w:suppressAutoHyphens/>
              <w:rPr>
                <w:szCs w:val="22"/>
              </w:rPr>
            </w:pPr>
            <w:r w:rsidRPr="00D56138">
              <w:t>Счет по дебету</w:t>
            </w:r>
          </w:p>
        </w:tc>
        <w:tc>
          <w:tcPr>
            <w:tcW w:w="750" w:type="pct"/>
          </w:tcPr>
          <w:p w14:paraId="0D5AFC8E" w14:textId="1DB9712F" w:rsidR="007E1DE1" w:rsidRDefault="007E1DE1" w:rsidP="007E1DE1">
            <w:pPr>
              <w:pStyle w:val="GOSTTablenorm"/>
              <w:suppressAutoHyphens/>
              <w:rPr>
                <w:szCs w:val="22"/>
                <w:lang w:val="en-US"/>
              </w:rPr>
            </w:pPr>
            <w:proofErr w:type="spellStart"/>
            <w:proofErr w:type="gramStart"/>
            <w:r w:rsidRPr="008912C5">
              <w:rPr>
                <w:b/>
              </w:rPr>
              <w:t>Discrepancies:Turnover</w:t>
            </w:r>
            <w:proofErr w:type="spellEnd"/>
            <w:r w:rsidRPr="008912C5">
              <w:rPr>
                <w:b/>
                <w:lang w:val="en-US"/>
              </w:rPr>
              <w:t>C</w:t>
            </w:r>
            <w:proofErr w:type="spellStart"/>
            <w:r w:rsidRPr="008912C5">
              <w:rPr>
                <w:b/>
              </w:rPr>
              <w:t>tDocs</w:t>
            </w:r>
            <w:proofErr w:type="spellEnd"/>
            <w:proofErr w:type="gramEnd"/>
            <w:r w:rsidRPr="008912C5">
              <w:rPr>
                <w:b/>
              </w:rPr>
              <w:t>:</w:t>
            </w:r>
            <w:proofErr w:type="spellStart"/>
            <w:r w:rsidRPr="00D56138">
              <w:rPr>
                <w:lang w:val="en-US"/>
              </w:rPr>
              <w:t>Dt_acc</w:t>
            </w:r>
            <w:proofErr w:type="spellEnd"/>
          </w:p>
        </w:tc>
        <w:tc>
          <w:tcPr>
            <w:tcW w:w="500" w:type="pct"/>
          </w:tcPr>
          <w:p w14:paraId="76978975" w14:textId="6E37D7FC" w:rsidR="007E1DE1" w:rsidRDefault="007E1DE1" w:rsidP="007E1DE1">
            <w:pPr>
              <w:pStyle w:val="GOSTTablenorm"/>
              <w:suppressAutoHyphens/>
              <w:rPr>
                <w:szCs w:val="22"/>
              </w:rPr>
            </w:pPr>
            <w:r w:rsidRPr="00D56138">
              <w:t>Строка</w:t>
            </w:r>
          </w:p>
        </w:tc>
        <w:tc>
          <w:tcPr>
            <w:tcW w:w="300" w:type="pct"/>
          </w:tcPr>
          <w:p w14:paraId="2E813E59" w14:textId="6F65DC6D" w:rsidR="007E1DE1" w:rsidRDefault="007E1DE1" w:rsidP="007E1DE1">
            <w:pPr>
              <w:pStyle w:val="GOSTTablenorm"/>
              <w:suppressAutoHyphens/>
              <w:rPr>
                <w:szCs w:val="22"/>
              </w:rPr>
            </w:pPr>
            <w:r w:rsidRPr="00D56138">
              <w:t>Да</w:t>
            </w:r>
          </w:p>
        </w:tc>
        <w:tc>
          <w:tcPr>
            <w:tcW w:w="315" w:type="pct"/>
          </w:tcPr>
          <w:p w14:paraId="2F41A517" w14:textId="31C6216F" w:rsidR="007E1DE1" w:rsidRDefault="007E1DE1" w:rsidP="007E1DE1">
            <w:pPr>
              <w:pStyle w:val="GOSTTablenorm"/>
              <w:suppressAutoHyphens/>
              <w:rPr>
                <w:szCs w:val="22"/>
                <w:lang w:val="en-US"/>
              </w:rPr>
            </w:pPr>
            <w:r w:rsidRPr="00D56138">
              <w:rPr>
                <w:lang w:val="en-US"/>
              </w:rPr>
              <w:t>&lt;=2000</w:t>
            </w:r>
          </w:p>
        </w:tc>
        <w:tc>
          <w:tcPr>
            <w:tcW w:w="2035" w:type="pct"/>
          </w:tcPr>
          <w:p w14:paraId="3249E71C" w14:textId="4D60C2B8" w:rsidR="007B70D4" w:rsidRDefault="007E1DE1" w:rsidP="007E1DE1">
            <w:pPr>
              <w:pStyle w:val="GOSTTablenorm"/>
              <w:suppressAutoHyphens/>
            </w:pPr>
            <w:r w:rsidRPr="00D56138">
              <w:t>Счет по дебету записи учета, для которой не найдена парная зап</w:t>
            </w:r>
            <w:r w:rsidR="008912C5">
              <w:t>ись учета по дебету счета 3410.</w:t>
            </w:r>
          </w:p>
          <w:p w14:paraId="6E21EEEE" w14:textId="77777777" w:rsidR="007B70D4" w:rsidRDefault="007E1DE1" w:rsidP="007E1DE1">
            <w:pPr>
              <w:pStyle w:val="GOSTTablenorm"/>
              <w:suppressAutoHyphens/>
            </w:pPr>
            <w:r w:rsidRPr="00D56138">
              <w:t>Указывается цепочка значений</w:t>
            </w:r>
            <w:r w:rsidRPr="00D56138" w:rsidDel="33249EA7">
              <w:t xml:space="preserve"> </w:t>
            </w:r>
            <w:r w:rsidRPr="00D56138">
              <w:t xml:space="preserve">аналитических признаков, входящих в структуру номера счета, через разделитель «.» (точка). </w:t>
            </w:r>
          </w:p>
          <w:p w14:paraId="04672525" w14:textId="67E46748" w:rsidR="007E1DE1" w:rsidRDefault="007E1DE1" w:rsidP="007E1DE1">
            <w:pPr>
              <w:pStyle w:val="GOSTTablenorm"/>
              <w:suppressAutoHyphens/>
            </w:pPr>
            <w:r w:rsidRPr="00D56138">
              <w:rPr>
                <w:rFonts w:eastAsiaTheme="minorHAnsi"/>
                <w:szCs w:val="22"/>
              </w:rPr>
              <w:lastRenderedPageBreak/>
              <w:t>При отсутствии значения аналитических признаков, входящих в структуру номера счета, возвращается зна</w:t>
            </w:r>
            <w:r w:rsidR="007B70D4">
              <w:rPr>
                <w:rFonts w:eastAsiaTheme="minorHAnsi"/>
                <w:szCs w:val="22"/>
              </w:rPr>
              <w:t>чение «-» (прочерк)</w:t>
            </w:r>
          </w:p>
        </w:tc>
      </w:tr>
      <w:tr w:rsidR="007E1DE1" w:rsidRPr="00BA7DE0" w14:paraId="5ADAF858" w14:textId="77777777" w:rsidTr="007B70D4">
        <w:tc>
          <w:tcPr>
            <w:tcW w:w="1100" w:type="pct"/>
          </w:tcPr>
          <w:p w14:paraId="778149CF" w14:textId="4B35BEEF" w:rsidR="007E1DE1" w:rsidRDefault="007E1DE1" w:rsidP="007E1DE1">
            <w:pPr>
              <w:pStyle w:val="GOSTTablenorm"/>
              <w:suppressAutoHyphens/>
              <w:rPr>
                <w:szCs w:val="22"/>
              </w:rPr>
            </w:pPr>
            <w:r w:rsidRPr="00D56138">
              <w:lastRenderedPageBreak/>
              <w:t>Счет по кредиту</w:t>
            </w:r>
          </w:p>
        </w:tc>
        <w:tc>
          <w:tcPr>
            <w:tcW w:w="750" w:type="pct"/>
          </w:tcPr>
          <w:p w14:paraId="35F9702D" w14:textId="67EABEE6" w:rsidR="007E1DE1" w:rsidRDefault="007E1DE1" w:rsidP="007E1DE1">
            <w:pPr>
              <w:pStyle w:val="GOSTTablenorm"/>
              <w:suppressAutoHyphens/>
              <w:rPr>
                <w:szCs w:val="22"/>
                <w:lang w:val="en-US"/>
              </w:rPr>
            </w:pPr>
            <w:proofErr w:type="spellStart"/>
            <w:proofErr w:type="gramStart"/>
            <w:r w:rsidRPr="008912C5">
              <w:rPr>
                <w:b/>
              </w:rPr>
              <w:t>Discrepancies:Turnover</w:t>
            </w:r>
            <w:proofErr w:type="spellEnd"/>
            <w:r w:rsidRPr="008912C5">
              <w:rPr>
                <w:b/>
                <w:lang w:val="en-US"/>
              </w:rPr>
              <w:t>C</w:t>
            </w:r>
            <w:proofErr w:type="spellStart"/>
            <w:r w:rsidRPr="008912C5">
              <w:rPr>
                <w:b/>
              </w:rPr>
              <w:t>tDocs</w:t>
            </w:r>
            <w:proofErr w:type="spellEnd"/>
            <w:proofErr w:type="gramEnd"/>
            <w:r w:rsidRPr="008912C5">
              <w:rPr>
                <w:b/>
              </w:rPr>
              <w:t>:</w:t>
            </w:r>
            <w:proofErr w:type="spellStart"/>
            <w:r w:rsidRPr="00D56138">
              <w:rPr>
                <w:lang w:val="en-US"/>
              </w:rPr>
              <w:t>Ct_acc</w:t>
            </w:r>
            <w:proofErr w:type="spellEnd"/>
          </w:p>
        </w:tc>
        <w:tc>
          <w:tcPr>
            <w:tcW w:w="500" w:type="pct"/>
          </w:tcPr>
          <w:p w14:paraId="3D51506E" w14:textId="33AA62DC" w:rsidR="007E1DE1" w:rsidRDefault="007E1DE1" w:rsidP="007E1DE1">
            <w:pPr>
              <w:pStyle w:val="GOSTTablenorm"/>
              <w:suppressAutoHyphens/>
              <w:rPr>
                <w:szCs w:val="22"/>
              </w:rPr>
            </w:pPr>
            <w:r w:rsidRPr="00D56138">
              <w:t>Строка</w:t>
            </w:r>
          </w:p>
        </w:tc>
        <w:tc>
          <w:tcPr>
            <w:tcW w:w="300" w:type="pct"/>
          </w:tcPr>
          <w:p w14:paraId="73875CE1" w14:textId="2A9F5B94" w:rsidR="007E1DE1" w:rsidRDefault="007E1DE1" w:rsidP="007E1DE1">
            <w:pPr>
              <w:pStyle w:val="GOSTTablenorm"/>
              <w:suppressAutoHyphens/>
              <w:rPr>
                <w:szCs w:val="22"/>
              </w:rPr>
            </w:pPr>
            <w:r w:rsidRPr="00D56138">
              <w:t>Да</w:t>
            </w:r>
          </w:p>
        </w:tc>
        <w:tc>
          <w:tcPr>
            <w:tcW w:w="315" w:type="pct"/>
          </w:tcPr>
          <w:p w14:paraId="2B032A89" w14:textId="3E890572" w:rsidR="007E1DE1" w:rsidRDefault="007E1DE1" w:rsidP="007E1DE1">
            <w:pPr>
              <w:pStyle w:val="GOSTTablenorm"/>
              <w:suppressAutoHyphens/>
              <w:rPr>
                <w:szCs w:val="22"/>
                <w:lang w:val="en-US"/>
              </w:rPr>
            </w:pPr>
            <w:r w:rsidRPr="00D56138">
              <w:rPr>
                <w:lang w:val="en-US"/>
              </w:rPr>
              <w:t>&lt;=2000</w:t>
            </w:r>
          </w:p>
        </w:tc>
        <w:tc>
          <w:tcPr>
            <w:tcW w:w="2035" w:type="pct"/>
          </w:tcPr>
          <w:p w14:paraId="1F97AAA6" w14:textId="65786B9C" w:rsidR="007B70D4" w:rsidRDefault="007E1DE1" w:rsidP="007E1DE1">
            <w:pPr>
              <w:pStyle w:val="GOSTTablenorm"/>
              <w:suppressAutoHyphens/>
            </w:pPr>
            <w:r w:rsidRPr="00D56138">
              <w:t>Счет по кредиту записи учета, для которой не найдена парная зап</w:t>
            </w:r>
            <w:r w:rsidR="008912C5">
              <w:t>ись учета по дебету счета 3410.</w:t>
            </w:r>
          </w:p>
          <w:p w14:paraId="250EA8C1" w14:textId="77777777" w:rsidR="007B70D4" w:rsidRDefault="007E1DE1" w:rsidP="007E1DE1">
            <w:pPr>
              <w:pStyle w:val="GOSTTablenorm"/>
              <w:suppressAutoHyphens/>
            </w:pPr>
            <w:r w:rsidRPr="00D56138">
              <w:t>Указывается цепочка значений</w:t>
            </w:r>
            <w:r w:rsidRPr="00D56138" w:rsidDel="33249EA7">
              <w:t xml:space="preserve"> </w:t>
            </w:r>
            <w:r w:rsidRPr="00D56138">
              <w:t xml:space="preserve">аналитических признаков, входящих в структуру номера счета, через разделитель «.» (точка). </w:t>
            </w:r>
          </w:p>
          <w:p w14:paraId="33839AEB" w14:textId="21AD08AD" w:rsidR="007E1DE1" w:rsidRDefault="007E1DE1" w:rsidP="007E1DE1">
            <w:pPr>
              <w:pStyle w:val="GOSTTablenorm"/>
              <w:suppressAutoHyphens/>
            </w:pPr>
            <w:r w:rsidRPr="00D56138">
              <w:rPr>
                <w:rFonts w:eastAsiaTheme="minorHAnsi"/>
                <w:szCs w:val="22"/>
              </w:rPr>
              <w:t>При отсутствии значения аналитических признаков, входящих в структуру номера счета, возв</w:t>
            </w:r>
            <w:r w:rsidR="007B70D4">
              <w:rPr>
                <w:rFonts w:eastAsiaTheme="minorHAnsi"/>
                <w:szCs w:val="22"/>
              </w:rPr>
              <w:t>ращается значение «-» (прочерк)</w:t>
            </w:r>
          </w:p>
        </w:tc>
      </w:tr>
      <w:tr w:rsidR="007E1DE1" w:rsidRPr="00BA7DE0" w14:paraId="1F678068" w14:textId="77777777" w:rsidTr="007B70D4">
        <w:tc>
          <w:tcPr>
            <w:tcW w:w="1100" w:type="pct"/>
          </w:tcPr>
          <w:p w14:paraId="5AB0D8E0" w14:textId="054A2968" w:rsidR="007E1DE1" w:rsidRDefault="007E1DE1" w:rsidP="007E1DE1">
            <w:pPr>
              <w:pStyle w:val="GOSTTablenorm"/>
              <w:suppressAutoHyphens/>
              <w:rPr>
                <w:szCs w:val="22"/>
              </w:rPr>
            </w:pPr>
            <w:r w:rsidRPr="00D56138">
              <w:t>Дат</w:t>
            </w:r>
            <w:r w:rsidR="008912C5">
              <w:t>а и время создания записи учета</w:t>
            </w:r>
          </w:p>
        </w:tc>
        <w:tc>
          <w:tcPr>
            <w:tcW w:w="750" w:type="pct"/>
          </w:tcPr>
          <w:p w14:paraId="4D7D0143" w14:textId="1B010632" w:rsidR="007E1DE1" w:rsidRDefault="007E1DE1" w:rsidP="007E1DE1">
            <w:pPr>
              <w:pStyle w:val="GOSTTablenorm"/>
              <w:suppressAutoHyphens/>
              <w:rPr>
                <w:szCs w:val="22"/>
                <w:lang w:val="en-US"/>
              </w:rPr>
            </w:pPr>
            <w:proofErr w:type="spellStart"/>
            <w:proofErr w:type="gramStart"/>
            <w:r w:rsidRPr="008912C5">
              <w:rPr>
                <w:b/>
              </w:rPr>
              <w:t>Discrepancies:TurnoverCtDocs</w:t>
            </w:r>
            <w:proofErr w:type="gramEnd"/>
            <w:r w:rsidRPr="008912C5">
              <w:rPr>
                <w:b/>
              </w:rPr>
              <w:t>:</w:t>
            </w:r>
            <w:r w:rsidRPr="00D56138">
              <w:t>CreationDataTime</w:t>
            </w:r>
            <w:proofErr w:type="spellEnd"/>
          </w:p>
        </w:tc>
        <w:tc>
          <w:tcPr>
            <w:tcW w:w="500" w:type="pct"/>
          </w:tcPr>
          <w:p w14:paraId="4FA632CB" w14:textId="4543962C" w:rsidR="007E1DE1" w:rsidRDefault="007E1DE1" w:rsidP="007E1DE1">
            <w:pPr>
              <w:pStyle w:val="GOSTTablenorm"/>
              <w:suppressAutoHyphens/>
              <w:rPr>
                <w:szCs w:val="22"/>
              </w:rPr>
            </w:pPr>
            <w:r w:rsidRPr="00D56138">
              <w:rPr>
                <w:szCs w:val="22"/>
              </w:rPr>
              <w:t>Дата-время (</w:t>
            </w:r>
            <w:r w:rsidRPr="00D56138">
              <w:rPr>
                <w:szCs w:val="22"/>
                <w:lang w:val="en-US"/>
              </w:rPr>
              <w:t>timestamp</w:t>
            </w:r>
            <w:r w:rsidRPr="00D56138">
              <w:rPr>
                <w:szCs w:val="22"/>
              </w:rPr>
              <w:t>)</w:t>
            </w:r>
          </w:p>
        </w:tc>
        <w:tc>
          <w:tcPr>
            <w:tcW w:w="300" w:type="pct"/>
          </w:tcPr>
          <w:p w14:paraId="35F76C37" w14:textId="63BFDCED" w:rsidR="007E1DE1" w:rsidRDefault="007E1DE1" w:rsidP="007E1DE1">
            <w:pPr>
              <w:pStyle w:val="GOSTTablenorm"/>
              <w:suppressAutoHyphens/>
              <w:rPr>
                <w:szCs w:val="22"/>
              </w:rPr>
            </w:pPr>
            <w:r w:rsidRPr="00D56138">
              <w:t>Да</w:t>
            </w:r>
          </w:p>
        </w:tc>
        <w:tc>
          <w:tcPr>
            <w:tcW w:w="315" w:type="pct"/>
          </w:tcPr>
          <w:p w14:paraId="6FFF44FB" w14:textId="57C522CD" w:rsidR="007E1DE1" w:rsidRDefault="007E1DE1" w:rsidP="007E1DE1">
            <w:pPr>
              <w:pStyle w:val="GOSTTablenorm"/>
              <w:suppressAutoHyphens/>
              <w:rPr>
                <w:szCs w:val="22"/>
                <w:lang w:val="en-US"/>
              </w:rPr>
            </w:pPr>
          </w:p>
        </w:tc>
        <w:tc>
          <w:tcPr>
            <w:tcW w:w="2035" w:type="pct"/>
          </w:tcPr>
          <w:p w14:paraId="44A32DBB" w14:textId="77777777" w:rsidR="007E1DE1" w:rsidRPr="007B70D4" w:rsidRDefault="007E1DE1" w:rsidP="007B70D4">
            <w:pPr>
              <w:pStyle w:val="GOSTTablenorm"/>
              <w:suppressAutoHyphens/>
            </w:pPr>
            <w:r w:rsidRPr="007B70D4">
              <w:t>Дата и время формирования записи учета в SVAP.</w:t>
            </w:r>
          </w:p>
          <w:p w14:paraId="2F064A92" w14:textId="2B788E34" w:rsidR="007E1DE1" w:rsidRDefault="007E1DE1" w:rsidP="007E1DE1">
            <w:pPr>
              <w:pStyle w:val="GOSTTablenorm"/>
              <w:suppressAutoHyphens/>
            </w:pPr>
            <w:r w:rsidRPr="00D56138">
              <w:t xml:space="preserve">Формат YYYY-MM-DD </w:t>
            </w:r>
            <w:proofErr w:type="spellStart"/>
            <w:r w:rsidRPr="00D56138">
              <w:t>hh:</w:t>
            </w:r>
            <w:proofErr w:type="gramStart"/>
            <w:r w:rsidRPr="00D56138">
              <w:t>mm:ss</w:t>
            </w:r>
            <w:proofErr w:type="spellEnd"/>
            <w:proofErr w:type="gramEnd"/>
          </w:p>
        </w:tc>
      </w:tr>
      <w:tr w:rsidR="007E1DE1" w:rsidRPr="00BA7DE0" w14:paraId="5D42CF7F" w14:textId="77777777" w:rsidTr="007B70D4">
        <w:tc>
          <w:tcPr>
            <w:tcW w:w="1100" w:type="pct"/>
          </w:tcPr>
          <w:p w14:paraId="40959F9C" w14:textId="78C57D7D" w:rsidR="007E1DE1" w:rsidRDefault="007E1DE1" w:rsidP="007E1DE1">
            <w:pPr>
              <w:pStyle w:val="GOSTTablenorm"/>
              <w:suppressAutoHyphens/>
              <w:rPr>
                <w:szCs w:val="22"/>
              </w:rPr>
            </w:pPr>
            <w:r w:rsidRPr="00D56138">
              <w:t>Сумма в валюте учета (руб.)</w:t>
            </w:r>
          </w:p>
        </w:tc>
        <w:tc>
          <w:tcPr>
            <w:tcW w:w="750" w:type="pct"/>
          </w:tcPr>
          <w:p w14:paraId="471903CE" w14:textId="4B6C1301" w:rsidR="007E1DE1" w:rsidRDefault="007E1DE1" w:rsidP="007E1DE1">
            <w:pPr>
              <w:pStyle w:val="GOSTTablenorm"/>
              <w:suppressAutoHyphens/>
              <w:rPr>
                <w:szCs w:val="22"/>
                <w:lang w:val="en-US"/>
              </w:rPr>
            </w:pPr>
            <w:proofErr w:type="spellStart"/>
            <w:proofErr w:type="gramStart"/>
            <w:r w:rsidRPr="008912C5">
              <w:rPr>
                <w:b/>
              </w:rPr>
              <w:t>Discrepancies:TurnoverCtDocs</w:t>
            </w:r>
            <w:proofErr w:type="gramEnd"/>
            <w:r w:rsidRPr="008912C5">
              <w:rPr>
                <w:b/>
              </w:rPr>
              <w:t>:</w:t>
            </w:r>
            <w:r w:rsidRPr="00D56138">
              <w:t>Sum</w:t>
            </w:r>
            <w:proofErr w:type="spellEnd"/>
          </w:p>
        </w:tc>
        <w:tc>
          <w:tcPr>
            <w:tcW w:w="500" w:type="pct"/>
          </w:tcPr>
          <w:p w14:paraId="25B3D166" w14:textId="0C21EB1A" w:rsidR="007E1DE1" w:rsidRDefault="007E1DE1" w:rsidP="007E1DE1">
            <w:pPr>
              <w:pStyle w:val="GOSTTablenorm"/>
              <w:suppressAutoHyphens/>
              <w:rPr>
                <w:szCs w:val="22"/>
              </w:rPr>
            </w:pPr>
            <w:r w:rsidRPr="00D56138">
              <w:t>Сумма</w:t>
            </w:r>
          </w:p>
        </w:tc>
        <w:tc>
          <w:tcPr>
            <w:tcW w:w="300" w:type="pct"/>
          </w:tcPr>
          <w:p w14:paraId="7E750E8B" w14:textId="0C4500D7" w:rsidR="007E1DE1" w:rsidRDefault="007E1DE1" w:rsidP="007E1DE1">
            <w:pPr>
              <w:pStyle w:val="GOSTTablenorm"/>
              <w:suppressAutoHyphens/>
              <w:rPr>
                <w:szCs w:val="22"/>
              </w:rPr>
            </w:pPr>
            <w:r w:rsidRPr="00D56138">
              <w:t>Да</w:t>
            </w:r>
          </w:p>
        </w:tc>
        <w:tc>
          <w:tcPr>
            <w:tcW w:w="315" w:type="pct"/>
          </w:tcPr>
          <w:p w14:paraId="6BBBD830" w14:textId="40D4F83A" w:rsidR="007E1DE1" w:rsidRDefault="007E1DE1" w:rsidP="007E1DE1">
            <w:pPr>
              <w:pStyle w:val="GOSTTablenorm"/>
              <w:suppressAutoHyphens/>
              <w:rPr>
                <w:szCs w:val="22"/>
                <w:lang w:val="en-US"/>
              </w:rPr>
            </w:pPr>
          </w:p>
        </w:tc>
        <w:tc>
          <w:tcPr>
            <w:tcW w:w="2035" w:type="pct"/>
          </w:tcPr>
          <w:p w14:paraId="2061A6A5" w14:textId="2C9D343E" w:rsidR="007E1DE1" w:rsidRDefault="007E1DE1" w:rsidP="007E1DE1">
            <w:pPr>
              <w:pStyle w:val="GOSTTablenorm"/>
              <w:suppressAutoHyphens/>
            </w:pPr>
            <w:r w:rsidRPr="00D56138">
              <w:t>Отражается сумма записи учета в валюте учета (рубли)</w:t>
            </w:r>
            <w:r>
              <w:t xml:space="preserve"> </w:t>
            </w:r>
            <w:r w:rsidRPr="00D56138">
              <w:t xml:space="preserve">с точностью 2 знака </w:t>
            </w:r>
            <w:r w:rsidR="007B70D4">
              <w:t>после запятой</w:t>
            </w:r>
          </w:p>
        </w:tc>
      </w:tr>
      <w:tr w:rsidR="007E1DE1" w:rsidRPr="00BA7DE0" w14:paraId="25B89617" w14:textId="77777777" w:rsidTr="007B70D4">
        <w:tc>
          <w:tcPr>
            <w:tcW w:w="1100" w:type="pct"/>
          </w:tcPr>
          <w:p w14:paraId="7C6FDEA0" w14:textId="6533BB56" w:rsidR="007E1DE1" w:rsidRDefault="007E1DE1" w:rsidP="007E1DE1">
            <w:pPr>
              <w:pStyle w:val="GOSTTablenorm"/>
              <w:suppressAutoHyphens/>
              <w:rPr>
                <w:szCs w:val="22"/>
              </w:rPr>
            </w:pPr>
            <w:r w:rsidRPr="00D56138">
              <w:t>Система – инициатор события учета</w:t>
            </w:r>
          </w:p>
        </w:tc>
        <w:tc>
          <w:tcPr>
            <w:tcW w:w="750" w:type="pct"/>
          </w:tcPr>
          <w:p w14:paraId="6ABC9A41" w14:textId="0CA6C749" w:rsidR="007E1DE1" w:rsidRDefault="007E1DE1" w:rsidP="007E1DE1">
            <w:pPr>
              <w:pStyle w:val="GOSTTablenorm"/>
              <w:suppressAutoHyphens/>
              <w:rPr>
                <w:szCs w:val="22"/>
                <w:lang w:val="en-US"/>
              </w:rPr>
            </w:pPr>
            <w:proofErr w:type="spellStart"/>
            <w:proofErr w:type="gramStart"/>
            <w:r w:rsidRPr="008912C5">
              <w:rPr>
                <w:b/>
              </w:rPr>
              <w:t>Discrepancies:TurnoverCtDocs</w:t>
            </w:r>
            <w:proofErr w:type="gramEnd"/>
            <w:r w:rsidRPr="008912C5">
              <w:rPr>
                <w:b/>
              </w:rPr>
              <w:t>:</w:t>
            </w:r>
            <w:r w:rsidRPr="00D56138">
              <w:t>Source</w:t>
            </w:r>
            <w:proofErr w:type="spellEnd"/>
          </w:p>
        </w:tc>
        <w:tc>
          <w:tcPr>
            <w:tcW w:w="500" w:type="pct"/>
          </w:tcPr>
          <w:p w14:paraId="6076B2D0" w14:textId="7537E45A" w:rsidR="007E1DE1" w:rsidRDefault="007E1DE1" w:rsidP="007E1DE1">
            <w:pPr>
              <w:pStyle w:val="GOSTTablenorm"/>
              <w:suppressAutoHyphens/>
              <w:rPr>
                <w:szCs w:val="22"/>
              </w:rPr>
            </w:pPr>
            <w:r w:rsidRPr="00D56138">
              <w:t>Строка</w:t>
            </w:r>
          </w:p>
        </w:tc>
        <w:tc>
          <w:tcPr>
            <w:tcW w:w="300" w:type="pct"/>
          </w:tcPr>
          <w:p w14:paraId="44B6B16D" w14:textId="7C4050AB" w:rsidR="007E1DE1" w:rsidRDefault="007E1DE1" w:rsidP="007E1DE1">
            <w:pPr>
              <w:pStyle w:val="GOSTTablenorm"/>
              <w:suppressAutoHyphens/>
              <w:rPr>
                <w:szCs w:val="22"/>
              </w:rPr>
            </w:pPr>
            <w:r w:rsidRPr="00D56138">
              <w:t>Да</w:t>
            </w:r>
          </w:p>
        </w:tc>
        <w:tc>
          <w:tcPr>
            <w:tcW w:w="315" w:type="pct"/>
          </w:tcPr>
          <w:p w14:paraId="2FC17099" w14:textId="4A63B99D" w:rsidR="007E1DE1" w:rsidRDefault="007E1DE1" w:rsidP="007E1DE1">
            <w:pPr>
              <w:pStyle w:val="GOSTTablenorm"/>
              <w:suppressAutoHyphens/>
              <w:rPr>
                <w:szCs w:val="22"/>
                <w:lang w:val="en-US"/>
              </w:rPr>
            </w:pPr>
            <w:r w:rsidRPr="00D56138">
              <w:t>&lt;=10</w:t>
            </w:r>
          </w:p>
        </w:tc>
        <w:tc>
          <w:tcPr>
            <w:tcW w:w="2035" w:type="pct"/>
          </w:tcPr>
          <w:p w14:paraId="2B097ACB" w14:textId="6ED4A1DC" w:rsidR="007E1DE1" w:rsidRDefault="007E1DE1" w:rsidP="007E1DE1">
            <w:pPr>
              <w:pStyle w:val="GOSTTablenorm"/>
              <w:suppressAutoHyphens/>
            </w:pPr>
            <w:r w:rsidRPr="00D56138">
              <w:t>Код ФП ГИИС ЭБ – отправителя запроса, инициировавшего формирование записей учета по документу</w:t>
            </w:r>
          </w:p>
        </w:tc>
      </w:tr>
    </w:tbl>
    <w:p w14:paraId="7E8D4F05" w14:textId="77777777" w:rsidR="00592A29" w:rsidRPr="00F12B80" w:rsidRDefault="00592A29" w:rsidP="00592A29">
      <w:pPr>
        <w:pStyle w:val="31"/>
      </w:pPr>
      <w:bookmarkStart w:id="624" w:name="_Toc226457018"/>
      <w:commentRangeStart w:id="625"/>
      <w:commentRangeStart w:id="626"/>
      <w:r w:rsidRPr="00F12B80">
        <w:t>Пример ответа</w:t>
      </w:r>
      <w:commentRangeEnd w:id="625"/>
      <w:r>
        <w:rPr>
          <w:rStyle w:val="affa"/>
          <w:rFonts w:cs="Times New Roman"/>
          <w:b w:val="0"/>
          <w:iCs w:val="0"/>
        </w:rPr>
        <w:commentReference w:id="625"/>
      </w:r>
      <w:commentRangeEnd w:id="626"/>
      <w:r w:rsidR="00504F94">
        <w:rPr>
          <w:rStyle w:val="affa"/>
          <w:rFonts w:cs="Times New Roman"/>
          <w:b w:val="0"/>
          <w:iCs w:val="0"/>
        </w:rPr>
        <w:commentReference w:id="626"/>
      </w:r>
      <w:bookmarkEnd w:id="624"/>
    </w:p>
    <w:p w14:paraId="760A7312" w14:textId="77777777" w:rsidR="00470B88" w:rsidRDefault="00470B88" w:rsidP="00821A71">
      <w:pPr>
        <w:pStyle w:val="GOSTScript"/>
      </w:pPr>
      <w:r>
        <w:t>{</w:t>
      </w:r>
    </w:p>
    <w:p w14:paraId="09ED7373" w14:textId="77777777" w:rsidR="00470B88" w:rsidRDefault="00470B88" w:rsidP="00821A71">
      <w:pPr>
        <w:pStyle w:val="GOSTScript"/>
      </w:pPr>
      <w:r>
        <w:tab/>
        <w:t>"header": {</w:t>
      </w:r>
    </w:p>
    <w:p w14:paraId="7572CAA1" w14:textId="77777777" w:rsidR="00470B88" w:rsidRDefault="00470B88" w:rsidP="00821A71">
      <w:pPr>
        <w:pStyle w:val="GOSTScript"/>
      </w:pPr>
      <w:r>
        <w:tab/>
      </w:r>
      <w:r>
        <w:tab/>
        <w:t>"Source": "ARP",</w:t>
      </w:r>
    </w:p>
    <w:p w14:paraId="4FD48A1C" w14:textId="77777777" w:rsidR="00470B88" w:rsidRDefault="00470B88" w:rsidP="00821A71">
      <w:pPr>
        <w:pStyle w:val="GOSTScript"/>
      </w:pPr>
      <w:r>
        <w:tab/>
      </w:r>
      <w:r>
        <w:tab/>
        <w:t>"Receiver": "ARP",</w:t>
      </w:r>
    </w:p>
    <w:p w14:paraId="27C32552" w14:textId="5DCF2EE8" w:rsidR="00470B88" w:rsidRDefault="00470B88" w:rsidP="00821A71">
      <w:pPr>
        <w:pStyle w:val="GOSTScript"/>
      </w:pPr>
      <w:r>
        <w:tab/>
      </w:r>
      <w:r>
        <w:tab/>
        <w:t>"</w:t>
      </w:r>
      <w:ins w:id="627" w:author="Сатлер Марина Викторовна" w:date="2024-10-08T18:04:00Z">
        <w:r w:rsidR="00504F94" w:rsidRPr="00504F94">
          <w:t>AnsDateTime</w:t>
        </w:r>
      </w:ins>
      <w:del w:id="628" w:author="Сатлер Марина Викторовна" w:date="2024-10-08T18:04:00Z">
        <w:r w:rsidDel="00504F94">
          <w:delText>ReqDateTime</w:delText>
        </w:r>
      </w:del>
      <w:r>
        <w:t>": "2024-05-21 17:34:12",</w:t>
      </w:r>
    </w:p>
    <w:p w14:paraId="047B89C4" w14:textId="77777777" w:rsidR="00470B88" w:rsidRDefault="00470B88" w:rsidP="00821A71">
      <w:pPr>
        <w:pStyle w:val="GOSTScript"/>
      </w:pPr>
      <w:r>
        <w:tab/>
      </w:r>
      <w:r>
        <w:tab/>
        <w:t>"Version": "2.4",</w:t>
      </w:r>
    </w:p>
    <w:p w14:paraId="1260E8EA" w14:textId="77777777" w:rsidR="00470B88" w:rsidRDefault="00470B88" w:rsidP="00821A71">
      <w:pPr>
        <w:pStyle w:val="GOSTScript"/>
      </w:pPr>
      <w:r>
        <w:tab/>
      </w:r>
      <w:r>
        <w:tab/>
        <w:t>"ReqGuid": "b0d4ce5d-5478-4454-948c-cfa34ba94f10",</w:t>
      </w:r>
    </w:p>
    <w:p w14:paraId="2AD42224" w14:textId="77777777" w:rsidR="00470B88" w:rsidRDefault="00470B88" w:rsidP="00821A71">
      <w:pPr>
        <w:pStyle w:val="GOSTScript"/>
      </w:pPr>
      <w:r>
        <w:tab/>
      </w:r>
      <w:r>
        <w:tab/>
        <w:t>"AnsGuid": "d9628624-e34d-47dc-9443-ff12b015bd67",</w:t>
      </w:r>
    </w:p>
    <w:p w14:paraId="272E7D58" w14:textId="77777777" w:rsidR="00470B88" w:rsidRDefault="00470B88" w:rsidP="00821A71">
      <w:pPr>
        <w:pStyle w:val="GOSTScript"/>
      </w:pPr>
      <w:r>
        <w:tab/>
      </w:r>
      <w:r>
        <w:tab/>
        <w:t>"DocGuid": "1c6cc695-ee9a-4d44-a15e-8228f0954f77",</w:t>
      </w:r>
    </w:p>
    <w:p w14:paraId="3D8B70A3" w14:textId="77777777" w:rsidR="00470B88" w:rsidRDefault="00470B88" w:rsidP="00821A71">
      <w:pPr>
        <w:pStyle w:val="GOSTScript"/>
      </w:pPr>
      <w:r>
        <w:tab/>
      </w:r>
      <w:r>
        <w:tab/>
        <w:t>"Result": "S"</w:t>
      </w:r>
    </w:p>
    <w:p w14:paraId="296CE4A0" w14:textId="77777777" w:rsidR="00470B88" w:rsidRDefault="00470B88" w:rsidP="00821A71">
      <w:pPr>
        <w:pStyle w:val="GOSTScript"/>
      </w:pPr>
      <w:r>
        <w:tab/>
        <w:t>},</w:t>
      </w:r>
    </w:p>
    <w:p w14:paraId="518B8592" w14:textId="77777777" w:rsidR="00470B88" w:rsidRDefault="00470B88" w:rsidP="00821A71">
      <w:pPr>
        <w:pStyle w:val="GOSTScript"/>
      </w:pPr>
      <w:r>
        <w:lastRenderedPageBreak/>
        <w:tab/>
        <w:t>"document": {</w:t>
      </w:r>
    </w:p>
    <w:p w14:paraId="70901BC3" w14:textId="77777777" w:rsidR="00470B88" w:rsidRDefault="00470B88" w:rsidP="00821A71">
      <w:pPr>
        <w:pStyle w:val="GOSTScript"/>
      </w:pPr>
      <w:r>
        <w:tab/>
      </w:r>
      <w:r>
        <w:tab/>
        <w:t>"TradingDay": "2024-05-20",</w:t>
      </w:r>
    </w:p>
    <w:p w14:paraId="6385ECFE" w14:textId="77777777" w:rsidR="00470B88" w:rsidRDefault="00470B88" w:rsidP="00821A71">
      <w:pPr>
        <w:pStyle w:val="GOSTScript"/>
      </w:pPr>
      <w:r>
        <w:tab/>
      </w:r>
      <w:r>
        <w:tab/>
        <w:t>"Discrepancies": [</w:t>
      </w:r>
    </w:p>
    <w:p w14:paraId="23E1AE82" w14:textId="77777777" w:rsidR="00470B88" w:rsidRDefault="00470B88" w:rsidP="00821A71">
      <w:pPr>
        <w:pStyle w:val="GOSTScript"/>
      </w:pPr>
      <w:r>
        <w:tab/>
      </w:r>
      <w:r>
        <w:tab/>
      </w:r>
      <w:r>
        <w:tab/>
        <w:t>{</w:t>
      </w:r>
    </w:p>
    <w:p w14:paraId="23F069B9" w14:textId="77777777" w:rsidR="00470B88" w:rsidRDefault="00470B88" w:rsidP="00821A71">
      <w:pPr>
        <w:pStyle w:val="GOSTScript"/>
      </w:pPr>
      <w:r>
        <w:tab/>
      </w:r>
      <w:r>
        <w:tab/>
      </w:r>
      <w:r>
        <w:tab/>
      </w:r>
      <w:r>
        <w:tab/>
        <w:t>"PayerKS": "03224643666524805000",</w:t>
      </w:r>
    </w:p>
    <w:p w14:paraId="5914B665" w14:textId="77777777" w:rsidR="00470B88" w:rsidRDefault="00470B88" w:rsidP="00821A71">
      <w:pPr>
        <w:pStyle w:val="GOSTScript"/>
      </w:pPr>
      <w:r>
        <w:tab/>
      </w:r>
      <w:r>
        <w:tab/>
      </w:r>
      <w:r>
        <w:tab/>
      </w:r>
      <w:r>
        <w:tab/>
        <w:t>"PayeeKS": "03224643666524805700",</w:t>
      </w:r>
    </w:p>
    <w:p w14:paraId="0AA638E1" w14:textId="77777777" w:rsidR="00470B88" w:rsidRDefault="00470B88" w:rsidP="00821A71">
      <w:pPr>
        <w:pStyle w:val="GOSTScript"/>
      </w:pPr>
      <w:r>
        <w:tab/>
      </w:r>
      <w:r>
        <w:tab/>
      </w:r>
      <w:r>
        <w:tab/>
      </w:r>
      <w:r>
        <w:tab/>
        <w:t>"SubjectDt": "5700",</w:t>
      </w:r>
    </w:p>
    <w:p w14:paraId="25E0D0B4" w14:textId="77777777" w:rsidR="00470B88" w:rsidRDefault="00470B88" w:rsidP="00821A71">
      <w:pPr>
        <w:pStyle w:val="GOSTScript"/>
      </w:pPr>
      <w:r>
        <w:tab/>
      </w:r>
      <w:r>
        <w:tab/>
      </w:r>
      <w:r>
        <w:tab/>
      </w:r>
      <w:r>
        <w:tab/>
        <w:t>"TOFKCounterDt": "5000",</w:t>
      </w:r>
    </w:p>
    <w:p w14:paraId="3CB34F60" w14:textId="77777777" w:rsidR="00470B88" w:rsidRDefault="00470B88" w:rsidP="00821A71">
      <w:pPr>
        <w:pStyle w:val="GOSTScript"/>
      </w:pPr>
      <w:r>
        <w:tab/>
      </w:r>
      <w:r>
        <w:tab/>
      </w:r>
      <w:r>
        <w:tab/>
      </w:r>
      <w:r>
        <w:tab/>
        <w:t>"TurnoverDt": "10000.00",</w:t>
      </w:r>
    </w:p>
    <w:p w14:paraId="45F8E260" w14:textId="77777777" w:rsidR="00470B88" w:rsidRDefault="00470B88" w:rsidP="00821A71">
      <w:pPr>
        <w:pStyle w:val="GOSTScript"/>
      </w:pPr>
      <w:r>
        <w:tab/>
      </w:r>
      <w:r>
        <w:tab/>
      </w:r>
      <w:r>
        <w:tab/>
      </w:r>
      <w:r>
        <w:tab/>
        <w:t>"SubjectCt": "5000",</w:t>
      </w:r>
    </w:p>
    <w:p w14:paraId="7811682B" w14:textId="77777777" w:rsidR="00470B88" w:rsidRDefault="00470B88" w:rsidP="00821A71">
      <w:pPr>
        <w:pStyle w:val="GOSTScript"/>
      </w:pPr>
      <w:r>
        <w:tab/>
      </w:r>
      <w:r>
        <w:tab/>
      </w:r>
      <w:r>
        <w:tab/>
      </w:r>
      <w:r>
        <w:tab/>
        <w:t>"TOFKCounterCt": "5700",</w:t>
      </w:r>
    </w:p>
    <w:p w14:paraId="4ED63E05" w14:textId="77777777" w:rsidR="00470B88" w:rsidRDefault="00470B88" w:rsidP="00821A71">
      <w:pPr>
        <w:pStyle w:val="GOSTScript"/>
      </w:pPr>
      <w:r>
        <w:tab/>
      </w:r>
      <w:r>
        <w:tab/>
      </w:r>
      <w:r>
        <w:tab/>
      </w:r>
      <w:r>
        <w:tab/>
        <w:t>"TurnoverCt": "9800.00",</w:t>
      </w:r>
    </w:p>
    <w:p w14:paraId="0C161E29" w14:textId="77777777" w:rsidR="00470B88" w:rsidRDefault="00470B88" w:rsidP="00821A71">
      <w:pPr>
        <w:pStyle w:val="GOSTScript"/>
      </w:pPr>
      <w:r>
        <w:tab/>
      </w:r>
      <w:r>
        <w:tab/>
      </w:r>
      <w:r>
        <w:tab/>
      </w:r>
      <w:r>
        <w:tab/>
        <w:t>"TurnoverDtDocs": [</w:t>
      </w:r>
    </w:p>
    <w:p w14:paraId="478FC44A" w14:textId="77777777" w:rsidR="00470B88" w:rsidRDefault="00470B88" w:rsidP="00821A71">
      <w:pPr>
        <w:pStyle w:val="GOSTScript"/>
      </w:pPr>
      <w:r>
        <w:tab/>
      </w:r>
      <w:r>
        <w:tab/>
      </w:r>
      <w:r>
        <w:tab/>
      </w:r>
      <w:r>
        <w:tab/>
      </w:r>
      <w:r>
        <w:tab/>
        <w:t>{</w:t>
      </w:r>
    </w:p>
    <w:p w14:paraId="716A29F7" w14:textId="77777777" w:rsidR="00470B88" w:rsidRDefault="00470B88" w:rsidP="00821A71">
      <w:pPr>
        <w:pStyle w:val="GOSTScript"/>
      </w:pPr>
      <w:r>
        <w:tab/>
      </w:r>
      <w:r>
        <w:tab/>
      </w:r>
      <w:r>
        <w:tab/>
      </w:r>
      <w:r>
        <w:tab/>
      </w:r>
      <w:r>
        <w:tab/>
      </w:r>
      <w:r>
        <w:tab/>
        <w:t>"DocGuid": "11b44c44-c355-4bf6-ae3a-220bc9b9f999",</w:t>
      </w:r>
    </w:p>
    <w:p w14:paraId="10D8D5D4" w14:textId="77777777" w:rsidR="00470B88" w:rsidRDefault="00470B88" w:rsidP="00821A71">
      <w:pPr>
        <w:pStyle w:val="GOSTScript"/>
      </w:pPr>
      <w:r>
        <w:tab/>
      </w:r>
      <w:r>
        <w:tab/>
      </w:r>
      <w:r>
        <w:tab/>
      </w:r>
      <w:r>
        <w:tab/>
      </w:r>
      <w:r>
        <w:tab/>
      </w:r>
      <w:r>
        <w:tab/>
        <w:t>"LinkedDocGuid": "20b44c44-c355-4bf6-ae3a-220bc9b9f111",</w:t>
      </w:r>
    </w:p>
    <w:p w14:paraId="698FEB79" w14:textId="77777777" w:rsidR="00470B88" w:rsidRPr="00C3411A" w:rsidRDefault="00470B88" w:rsidP="00821A71">
      <w:pPr>
        <w:pStyle w:val="GOSTScript"/>
        <w:rPr>
          <w:lang w:val="ru-RU"/>
        </w:rPr>
      </w:pPr>
      <w:r>
        <w:tab/>
      </w:r>
      <w:r>
        <w:tab/>
      </w:r>
      <w:r>
        <w:tab/>
      </w:r>
      <w:r>
        <w:tab/>
      </w:r>
      <w:r>
        <w:tab/>
      </w:r>
      <w:r>
        <w:tab/>
      </w:r>
      <w:r w:rsidRPr="00C3411A">
        <w:rPr>
          <w:lang w:val="ru-RU"/>
        </w:rPr>
        <w:t>"</w:t>
      </w:r>
      <w:r>
        <w:t>DocType</w:t>
      </w:r>
      <w:r w:rsidRPr="00C3411A">
        <w:rPr>
          <w:lang w:val="ru-RU"/>
        </w:rPr>
        <w:t>": "</w:t>
      </w:r>
      <w:r>
        <w:t>aubu</w:t>
      </w:r>
      <w:r w:rsidRPr="00C3411A">
        <w:rPr>
          <w:lang w:val="ru-RU"/>
        </w:rPr>
        <w:t>_</w:t>
      </w:r>
      <w:r>
        <w:t>pps</w:t>
      </w:r>
      <w:r w:rsidRPr="00C3411A">
        <w:rPr>
          <w:lang w:val="ru-RU"/>
        </w:rPr>
        <w:t>_</w:t>
      </w:r>
      <w:r>
        <w:t>order</w:t>
      </w:r>
      <w:r w:rsidRPr="00C3411A">
        <w:rPr>
          <w:lang w:val="ru-RU"/>
        </w:rPr>
        <w:t>",</w:t>
      </w:r>
    </w:p>
    <w:p w14:paraId="51496968" w14:textId="77777777" w:rsidR="00470B88" w:rsidRPr="00C3411A" w:rsidRDefault="00470B88" w:rsidP="00821A71">
      <w:pPr>
        <w:pStyle w:val="GOSTScript"/>
        <w:rPr>
          <w:lang w:val="ru-RU"/>
        </w:rPr>
      </w:pPr>
      <w:r w:rsidRPr="00C3411A">
        <w:rPr>
          <w:lang w:val="ru-RU"/>
        </w:rPr>
        <w:tab/>
      </w:r>
      <w:r w:rsidRPr="00C3411A">
        <w:rPr>
          <w:lang w:val="ru-RU"/>
        </w:rPr>
        <w:tab/>
      </w:r>
      <w:r w:rsidRPr="00C3411A">
        <w:rPr>
          <w:lang w:val="ru-RU"/>
        </w:rPr>
        <w:tab/>
      </w:r>
      <w:r w:rsidRPr="00C3411A">
        <w:rPr>
          <w:lang w:val="ru-RU"/>
        </w:rPr>
        <w:tab/>
      </w:r>
      <w:r w:rsidRPr="00C3411A">
        <w:rPr>
          <w:lang w:val="ru-RU"/>
        </w:rPr>
        <w:tab/>
      </w:r>
      <w:r w:rsidRPr="00C3411A">
        <w:rPr>
          <w:lang w:val="ru-RU"/>
        </w:rPr>
        <w:tab/>
        <w:t>"</w:t>
      </w:r>
      <w:r>
        <w:t>DocName</w:t>
      </w:r>
      <w:r w:rsidRPr="00C3411A">
        <w:rPr>
          <w:lang w:val="ru-RU"/>
        </w:rPr>
        <w:t>": "Поручение о перечислении на счет (входящее)",</w:t>
      </w:r>
    </w:p>
    <w:p w14:paraId="085D9C91" w14:textId="77777777" w:rsidR="00470B88" w:rsidRDefault="00470B88" w:rsidP="00821A71">
      <w:pPr>
        <w:pStyle w:val="GOSTScript"/>
      </w:pPr>
      <w:r w:rsidRPr="00C3411A">
        <w:rPr>
          <w:lang w:val="ru-RU"/>
        </w:rPr>
        <w:tab/>
      </w:r>
      <w:r w:rsidRPr="00C3411A">
        <w:rPr>
          <w:lang w:val="ru-RU"/>
        </w:rPr>
        <w:tab/>
      </w:r>
      <w:r w:rsidRPr="00C3411A">
        <w:rPr>
          <w:lang w:val="ru-RU"/>
        </w:rPr>
        <w:tab/>
      </w:r>
      <w:r w:rsidRPr="00C3411A">
        <w:rPr>
          <w:lang w:val="ru-RU"/>
        </w:rPr>
        <w:tab/>
      </w:r>
      <w:r w:rsidRPr="00C3411A">
        <w:rPr>
          <w:lang w:val="ru-RU"/>
        </w:rPr>
        <w:tab/>
      </w:r>
      <w:r w:rsidRPr="00C3411A">
        <w:rPr>
          <w:lang w:val="ru-RU"/>
        </w:rPr>
        <w:tab/>
      </w:r>
      <w:r>
        <w:t>"DocNum": "315",</w:t>
      </w:r>
    </w:p>
    <w:p w14:paraId="0A4C1BBB" w14:textId="74237D20" w:rsidR="00470B88" w:rsidRDefault="00470B88" w:rsidP="00821A71">
      <w:pPr>
        <w:pStyle w:val="GOSTScript"/>
      </w:pPr>
      <w:r>
        <w:tab/>
      </w:r>
      <w:r>
        <w:tab/>
      </w:r>
      <w:r>
        <w:tab/>
      </w:r>
      <w:r>
        <w:tab/>
      </w:r>
      <w:r>
        <w:tab/>
      </w:r>
      <w:r>
        <w:tab/>
        <w:t>"DocDate": "20</w:t>
      </w:r>
      <w:ins w:id="629" w:author="Сатлер Марина Викторовна" w:date="2024-10-08T18:05:00Z">
        <w:r w:rsidR="00504F94" w:rsidRPr="003934BE">
          <w:rPr>
            <w:rPrChange w:id="630" w:author="Иванов Дмитрий Валерьевич" w:date="2024-10-09T12:25:00Z">
              <w:rPr>
                <w:lang w:val="ru-RU"/>
              </w:rPr>
            </w:rPrChange>
          </w:rPr>
          <w:t>24</w:t>
        </w:r>
      </w:ins>
      <w:del w:id="631" w:author="Сатлер Марина Викторовна" w:date="2024-10-08T18:05:00Z">
        <w:r w:rsidDel="00504F94">
          <w:delText>.</w:delText>
        </w:r>
      </w:del>
      <w:ins w:id="632" w:author="Сатлер Марина Викторовна" w:date="2024-10-08T18:05:00Z">
        <w:r w:rsidR="00504F94" w:rsidRPr="003934BE">
          <w:rPr>
            <w:rPrChange w:id="633" w:author="Иванов Дмитрий Валерьевич" w:date="2024-10-09T12:25:00Z">
              <w:rPr>
                <w:lang w:val="ru-RU"/>
              </w:rPr>
            </w:rPrChange>
          </w:rPr>
          <w:t>-</w:t>
        </w:r>
      </w:ins>
      <w:r>
        <w:t>05</w:t>
      </w:r>
      <w:del w:id="634" w:author="Сатлер Марина Викторовна" w:date="2024-10-08T18:05:00Z">
        <w:r w:rsidDel="00504F94">
          <w:delText>.</w:delText>
        </w:r>
      </w:del>
      <w:ins w:id="635" w:author="Сатлер Марина Викторовна" w:date="2024-10-08T18:05:00Z">
        <w:r w:rsidR="00504F94" w:rsidRPr="003934BE">
          <w:rPr>
            <w:rPrChange w:id="636" w:author="Иванов Дмитрий Валерьевич" w:date="2024-10-09T12:25:00Z">
              <w:rPr>
                <w:lang w:val="ru-RU"/>
              </w:rPr>
            </w:rPrChange>
          </w:rPr>
          <w:t>-</w:t>
        </w:r>
      </w:ins>
      <w:r>
        <w:t>20</w:t>
      </w:r>
      <w:del w:id="637" w:author="Сатлер Марина Викторовна" w:date="2024-10-08T18:05:00Z">
        <w:r w:rsidDel="00504F94">
          <w:delText>24</w:delText>
        </w:r>
      </w:del>
      <w:r>
        <w:t>",</w:t>
      </w:r>
    </w:p>
    <w:p w14:paraId="24D07920" w14:textId="77777777" w:rsidR="00470B88" w:rsidRDefault="00470B88" w:rsidP="00821A71">
      <w:pPr>
        <w:pStyle w:val="GOSTScript"/>
      </w:pPr>
      <w:r>
        <w:tab/>
      </w:r>
      <w:r>
        <w:tab/>
      </w:r>
      <w:r>
        <w:tab/>
      </w:r>
      <w:r>
        <w:tab/>
      </w:r>
      <w:r>
        <w:tab/>
      </w:r>
      <w:r>
        <w:tab/>
        <w:t>"Dt_acc": "03410.00000000.00000000000.00.643.57.00.-.-.-.-.-.-.-.-.-.-.-.-",</w:t>
      </w:r>
    </w:p>
    <w:p w14:paraId="6CC39032" w14:textId="77777777" w:rsidR="00470B88" w:rsidRDefault="00470B88" w:rsidP="00821A71">
      <w:pPr>
        <w:pStyle w:val="GOSTScript"/>
      </w:pPr>
      <w:r>
        <w:tab/>
      </w:r>
      <w:r>
        <w:tab/>
      </w:r>
      <w:r>
        <w:tab/>
      </w:r>
      <w:r>
        <w:tab/>
      </w:r>
      <w:r>
        <w:tab/>
      </w:r>
      <w:r>
        <w:tab/>
        <w:t>"Ct_acc": "03224.64366652.80132464679.00.643.57.00.-.-.-.-.-.-.-.-.-.-.-.-",</w:t>
      </w:r>
    </w:p>
    <w:p w14:paraId="257FCA9F" w14:textId="77777777" w:rsidR="00470B88" w:rsidRDefault="00470B88" w:rsidP="00821A71">
      <w:pPr>
        <w:pStyle w:val="GOSTScript"/>
      </w:pPr>
      <w:r>
        <w:tab/>
      </w:r>
      <w:r>
        <w:tab/>
      </w:r>
      <w:r>
        <w:tab/>
      </w:r>
      <w:r>
        <w:tab/>
      </w:r>
      <w:r>
        <w:tab/>
      </w:r>
      <w:r>
        <w:tab/>
        <w:t>"CreationDataTime": "2024-05-21 14:18:20",</w:t>
      </w:r>
    </w:p>
    <w:p w14:paraId="328D045D" w14:textId="77777777" w:rsidR="00470B88" w:rsidRDefault="00470B88" w:rsidP="00821A71">
      <w:pPr>
        <w:pStyle w:val="GOSTScript"/>
      </w:pPr>
      <w:r>
        <w:tab/>
      </w:r>
      <w:r>
        <w:tab/>
      </w:r>
      <w:r>
        <w:tab/>
      </w:r>
      <w:r>
        <w:tab/>
      </w:r>
      <w:r>
        <w:tab/>
      </w:r>
      <w:r>
        <w:tab/>
        <w:t>"Sum": "1000.54",</w:t>
      </w:r>
    </w:p>
    <w:p w14:paraId="66ED2C04" w14:textId="77777777" w:rsidR="00470B88" w:rsidRDefault="00470B88" w:rsidP="00821A71">
      <w:pPr>
        <w:pStyle w:val="GOSTScript"/>
      </w:pPr>
      <w:r>
        <w:tab/>
      </w:r>
      <w:r>
        <w:tab/>
      </w:r>
      <w:r>
        <w:tab/>
      </w:r>
      <w:r>
        <w:tab/>
      </w:r>
      <w:r>
        <w:tab/>
      </w:r>
      <w:r>
        <w:tab/>
        <w:t>"Source": "EBP"</w:t>
      </w:r>
    </w:p>
    <w:p w14:paraId="33BE7331" w14:textId="77777777" w:rsidR="00470B88" w:rsidRDefault="00470B88" w:rsidP="00821A71">
      <w:pPr>
        <w:pStyle w:val="GOSTScript"/>
      </w:pPr>
      <w:r>
        <w:tab/>
      </w:r>
      <w:r>
        <w:tab/>
      </w:r>
      <w:r>
        <w:tab/>
      </w:r>
      <w:r>
        <w:tab/>
      </w:r>
      <w:r>
        <w:tab/>
        <w:t>}</w:t>
      </w:r>
    </w:p>
    <w:p w14:paraId="2C55DB32" w14:textId="77777777" w:rsidR="00470B88" w:rsidRDefault="00470B88" w:rsidP="00821A71">
      <w:pPr>
        <w:pStyle w:val="GOSTScript"/>
      </w:pPr>
      <w:r>
        <w:tab/>
      </w:r>
      <w:r>
        <w:tab/>
      </w:r>
      <w:r>
        <w:tab/>
      </w:r>
      <w:r>
        <w:tab/>
        <w:t>],</w:t>
      </w:r>
    </w:p>
    <w:p w14:paraId="74C6D012" w14:textId="77777777" w:rsidR="00470B88" w:rsidRDefault="00470B88" w:rsidP="00821A71">
      <w:pPr>
        <w:pStyle w:val="GOSTScript"/>
      </w:pPr>
      <w:r>
        <w:tab/>
      </w:r>
      <w:r>
        <w:tab/>
      </w:r>
      <w:r>
        <w:tab/>
      </w:r>
      <w:r>
        <w:tab/>
        <w:t>"TurnoverCtDocs": [</w:t>
      </w:r>
    </w:p>
    <w:p w14:paraId="0A294A9D" w14:textId="77777777" w:rsidR="00470B88" w:rsidRDefault="00470B88" w:rsidP="00821A71">
      <w:pPr>
        <w:pStyle w:val="GOSTScript"/>
      </w:pPr>
      <w:r>
        <w:tab/>
      </w:r>
      <w:r>
        <w:tab/>
      </w:r>
      <w:r>
        <w:tab/>
      </w:r>
      <w:r>
        <w:tab/>
      </w:r>
      <w:r>
        <w:tab/>
        <w:t>{</w:t>
      </w:r>
    </w:p>
    <w:p w14:paraId="6D20171D" w14:textId="77777777" w:rsidR="00470B88" w:rsidRDefault="00470B88" w:rsidP="00821A71">
      <w:pPr>
        <w:pStyle w:val="GOSTScript"/>
      </w:pPr>
      <w:r>
        <w:tab/>
      </w:r>
      <w:r>
        <w:tab/>
      </w:r>
      <w:r>
        <w:tab/>
      </w:r>
      <w:r>
        <w:tab/>
      </w:r>
      <w:r>
        <w:tab/>
      </w:r>
      <w:r>
        <w:tab/>
        <w:t>"DocGuid": "b0d4ce5d-2757-4532-948c-cfa72ba94f22",</w:t>
      </w:r>
    </w:p>
    <w:p w14:paraId="0323A894" w14:textId="77777777" w:rsidR="00470B88" w:rsidRDefault="00470B88" w:rsidP="00821A71">
      <w:pPr>
        <w:pStyle w:val="GOSTScript"/>
      </w:pPr>
      <w:r>
        <w:tab/>
      </w:r>
      <w:r>
        <w:tab/>
      </w:r>
      <w:r>
        <w:tab/>
      </w:r>
      <w:r>
        <w:tab/>
      </w:r>
      <w:r>
        <w:tab/>
      </w:r>
      <w:r>
        <w:tab/>
        <w:t>"DocType": "aubu_rskp_pp_pps_order",</w:t>
      </w:r>
    </w:p>
    <w:p w14:paraId="0A06DEC1" w14:textId="77777777" w:rsidR="00470B88" w:rsidRPr="00C3411A" w:rsidRDefault="00470B88" w:rsidP="00821A71">
      <w:pPr>
        <w:pStyle w:val="GOSTScript"/>
        <w:rPr>
          <w:lang w:val="ru-RU"/>
        </w:rPr>
      </w:pPr>
      <w:r>
        <w:tab/>
      </w:r>
      <w:r>
        <w:tab/>
      </w:r>
      <w:r>
        <w:tab/>
      </w:r>
      <w:r>
        <w:tab/>
      </w:r>
      <w:r>
        <w:tab/>
      </w:r>
      <w:r>
        <w:tab/>
      </w:r>
      <w:r w:rsidRPr="00C3411A">
        <w:rPr>
          <w:lang w:val="ru-RU"/>
        </w:rPr>
        <w:t>"</w:t>
      </w:r>
      <w:r>
        <w:t>DocName</w:t>
      </w:r>
      <w:r w:rsidRPr="00C3411A">
        <w:rPr>
          <w:lang w:val="ru-RU"/>
        </w:rPr>
        <w:t>": "ПП/ППС, сформированное на основании РСКП",</w:t>
      </w:r>
    </w:p>
    <w:p w14:paraId="449C534E" w14:textId="77777777" w:rsidR="00470B88" w:rsidRDefault="00470B88" w:rsidP="00821A71">
      <w:pPr>
        <w:pStyle w:val="GOSTScript"/>
      </w:pPr>
      <w:r w:rsidRPr="00C3411A">
        <w:rPr>
          <w:lang w:val="ru-RU"/>
        </w:rPr>
        <w:tab/>
      </w:r>
      <w:r w:rsidRPr="00C3411A">
        <w:rPr>
          <w:lang w:val="ru-RU"/>
        </w:rPr>
        <w:tab/>
      </w:r>
      <w:r w:rsidRPr="00C3411A">
        <w:rPr>
          <w:lang w:val="ru-RU"/>
        </w:rPr>
        <w:tab/>
      </w:r>
      <w:r w:rsidRPr="00C3411A">
        <w:rPr>
          <w:lang w:val="ru-RU"/>
        </w:rPr>
        <w:tab/>
      </w:r>
      <w:r w:rsidRPr="00C3411A">
        <w:rPr>
          <w:lang w:val="ru-RU"/>
        </w:rPr>
        <w:tab/>
      </w:r>
      <w:r w:rsidRPr="00C3411A">
        <w:rPr>
          <w:lang w:val="ru-RU"/>
        </w:rPr>
        <w:tab/>
      </w:r>
      <w:r>
        <w:t>"DocNum": "1155",</w:t>
      </w:r>
    </w:p>
    <w:p w14:paraId="3C34A2DB" w14:textId="5270254F" w:rsidR="00470B88" w:rsidRDefault="00470B88" w:rsidP="00821A71">
      <w:pPr>
        <w:pStyle w:val="GOSTScript"/>
      </w:pPr>
      <w:r>
        <w:tab/>
      </w:r>
      <w:r>
        <w:tab/>
      </w:r>
      <w:r>
        <w:tab/>
      </w:r>
      <w:r>
        <w:tab/>
      </w:r>
      <w:r>
        <w:tab/>
      </w:r>
      <w:r>
        <w:tab/>
        <w:t>"DocDate": "20</w:t>
      </w:r>
      <w:ins w:id="638" w:author="Сатлер Марина Викторовна" w:date="2024-10-08T18:05:00Z">
        <w:r w:rsidR="00504F94" w:rsidRPr="003934BE">
          <w:rPr>
            <w:rPrChange w:id="639" w:author="Иванов Дмитрий Валерьевич" w:date="2024-10-09T12:25:00Z">
              <w:rPr>
                <w:lang w:val="ru-RU"/>
              </w:rPr>
            </w:rPrChange>
          </w:rPr>
          <w:t>24</w:t>
        </w:r>
      </w:ins>
      <w:del w:id="640" w:author="Сатлер Марина Викторовна" w:date="2024-10-08T18:05:00Z">
        <w:r w:rsidDel="00504F94">
          <w:delText>.</w:delText>
        </w:r>
      </w:del>
      <w:ins w:id="641" w:author="Сатлер Марина Викторовна" w:date="2024-10-08T18:05:00Z">
        <w:r w:rsidR="00504F94" w:rsidRPr="003934BE">
          <w:rPr>
            <w:rPrChange w:id="642" w:author="Иванов Дмитрий Валерьевич" w:date="2024-10-09T12:25:00Z">
              <w:rPr>
                <w:lang w:val="ru-RU"/>
              </w:rPr>
            </w:rPrChange>
          </w:rPr>
          <w:t>-</w:t>
        </w:r>
      </w:ins>
      <w:r>
        <w:t>05</w:t>
      </w:r>
      <w:del w:id="643" w:author="Сатлер Марина Викторовна" w:date="2024-10-08T18:05:00Z">
        <w:r w:rsidDel="00504F94">
          <w:delText>.</w:delText>
        </w:r>
      </w:del>
      <w:ins w:id="644" w:author="Сатлер Марина Викторовна" w:date="2024-10-08T18:05:00Z">
        <w:r w:rsidR="00504F94" w:rsidRPr="003934BE">
          <w:rPr>
            <w:rPrChange w:id="645" w:author="Иванов Дмитрий Валерьевич" w:date="2024-10-09T12:25:00Z">
              <w:rPr>
                <w:lang w:val="ru-RU"/>
              </w:rPr>
            </w:rPrChange>
          </w:rPr>
          <w:t>-</w:t>
        </w:r>
      </w:ins>
      <w:r>
        <w:t>20</w:t>
      </w:r>
      <w:del w:id="646" w:author="Сатлер Марина Викторовна" w:date="2024-10-08T18:05:00Z">
        <w:r w:rsidDel="00504F94">
          <w:delText>24</w:delText>
        </w:r>
      </w:del>
      <w:r>
        <w:t>",</w:t>
      </w:r>
    </w:p>
    <w:p w14:paraId="4A5879B5" w14:textId="77777777" w:rsidR="00470B88" w:rsidRDefault="00470B88" w:rsidP="00821A71">
      <w:pPr>
        <w:pStyle w:val="GOSTScript"/>
      </w:pPr>
      <w:r>
        <w:tab/>
      </w:r>
      <w:r>
        <w:tab/>
      </w:r>
      <w:r>
        <w:tab/>
      </w:r>
      <w:r>
        <w:tab/>
      </w:r>
      <w:r>
        <w:tab/>
      </w:r>
      <w:r>
        <w:tab/>
        <w:t>"Dt_acc": "03224.64366652.80132464679.00.643.50.00.-.-.-.-.-.-.-.-.-.-.-.-",</w:t>
      </w:r>
    </w:p>
    <w:p w14:paraId="3F41FFE7" w14:textId="77777777" w:rsidR="00470B88" w:rsidRDefault="00470B88" w:rsidP="00821A71">
      <w:pPr>
        <w:pStyle w:val="GOSTScript"/>
      </w:pPr>
      <w:r>
        <w:tab/>
      </w:r>
      <w:r>
        <w:tab/>
      </w:r>
      <w:r>
        <w:tab/>
      </w:r>
      <w:r>
        <w:tab/>
      </w:r>
      <w:r>
        <w:tab/>
      </w:r>
      <w:r>
        <w:tab/>
        <w:t>"Ct_acc": "03410.00000000.00000000000.00.643.50.00.-.-.-.-.-.-.-.-.-.-.-.-",</w:t>
      </w:r>
    </w:p>
    <w:p w14:paraId="62031104" w14:textId="77777777" w:rsidR="00470B88" w:rsidRDefault="00470B88" w:rsidP="00821A71">
      <w:pPr>
        <w:pStyle w:val="GOSTScript"/>
      </w:pPr>
      <w:r>
        <w:tab/>
      </w:r>
      <w:r>
        <w:tab/>
      </w:r>
      <w:r>
        <w:tab/>
      </w:r>
      <w:r>
        <w:tab/>
      </w:r>
      <w:r>
        <w:tab/>
      </w:r>
      <w:r>
        <w:tab/>
        <w:t>"CreationDataTime": "2024-05-21 15:22:26",</w:t>
      </w:r>
    </w:p>
    <w:p w14:paraId="2AB0A6F6" w14:textId="77777777" w:rsidR="00470B88" w:rsidRDefault="00470B88" w:rsidP="00821A71">
      <w:pPr>
        <w:pStyle w:val="GOSTScript"/>
      </w:pPr>
      <w:r>
        <w:tab/>
      </w:r>
      <w:r>
        <w:tab/>
      </w:r>
      <w:r>
        <w:tab/>
      </w:r>
      <w:r>
        <w:tab/>
      </w:r>
      <w:r>
        <w:tab/>
      </w:r>
      <w:r>
        <w:tab/>
        <w:t>"Sum": "945.60",</w:t>
      </w:r>
    </w:p>
    <w:p w14:paraId="56020368" w14:textId="77777777" w:rsidR="00470B88" w:rsidRDefault="00470B88" w:rsidP="00821A71">
      <w:pPr>
        <w:pStyle w:val="GOSTScript"/>
      </w:pPr>
      <w:r>
        <w:lastRenderedPageBreak/>
        <w:tab/>
      </w:r>
      <w:r>
        <w:tab/>
      </w:r>
      <w:r>
        <w:tab/>
      </w:r>
      <w:r>
        <w:tab/>
      </w:r>
      <w:r>
        <w:tab/>
      </w:r>
      <w:r>
        <w:tab/>
        <w:t>"Source": "EBP"</w:t>
      </w:r>
    </w:p>
    <w:p w14:paraId="26499708" w14:textId="77777777" w:rsidR="00470B88" w:rsidRDefault="00470B88" w:rsidP="00821A71">
      <w:pPr>
        <w:pStyle w:val="GOSTScript"/>
      </w:pPr>
      <w:r>
        <w:tab/>
      </w:r>
      <w:r>
        <w:tab/>
      </w:r>
      <w:r>
        <w:tab/>
      </w:r>
      <w:r>
        <w:tab/>
      </w:r>
      <w:r>
        <w:tab/>
        <w:t>}</w:t>
      </w:r>
    </w:p>
    <w:p w14:paraId="7033D71C" w14:textId="77777777" w:rsidR="00470B88" w:rsidRDefault="00470B88" w:rsidP="00821A71">
      <w:pPr>
        <w:pStyle w:val="GOSTScript"/>
      </w:pPr>
      <w:r>
        <w:tab/>
      </w:r>
      <w:r>
        <w:tab/>
      </w:r>
      <w:r>
        <w:tab/>
      </w:r>
      <w:r>
        <w:tab/>
        <w:t>]</w:t>
      </w:r>
    </w:p>
    <w:p w14:paraId="0FD038C6" w14:textId="77777777" w:rsidR="00470B88" w:rsidRDefault="00470B88" w:rsidP="00821A71">
      <w:pPr>
        <w:pStyle w:val="GOSTScript"/>
      </w:pPr>
      <w:r>
        <w:tab/>
      </w:r>
      <w:r>
        <w:tab/>
      </w:r>
      <w:r>
        <w:tab/>
        <w:t>},</w:t>
      </w:r>
    </w:p>
    <w:p w14:paraId="421EB11D" w14:textId="77777777" w:rsidR="00470B88" w:rsidRDefault="00470B88" w:rsidP="00821A71">
      <w:pPr>
        <w:pStyle w:val="GOSTScript"/>
      </w:pPr>
      <w:r>
        <w:tab/>
      </w:r>
      <w:r>
        <w:tab/>
      </w:r>
      <w:r>
        <w:tab/>
        <w:t>{</w:t>
      </w:r>
    </w:p>
    <w:p w14:paraId="2E7D6D51" w14:textId="77777777" w:rsidR="00470B88" w:rsidRDefault="00470B88" w:rsidP="00821A71">
      <w:pPr>
        <w:pStyle w:val="GOSTScript"/>
      </w:pPr>
      <w:r>
        <w:tab/>
      </w:r>
      <w:r>
        <w:tab/>
      </w:r>
      <w:r>
        <w:tab/>
      </w:r>
      <w:r>
        <w:tab/>
        <w:t>"PayerKS": "03224643444524801900",</w:t>
      </w:r>
    </w:p>
    <w:p w14:paraId="1CD796B8" w14:textId="77777777" w:rsidR="00470B88" w:rsidRDefault="00470B88" w:rsidP="00821A71">
      <w:pPr>
        <w:pStyle w:val="GOSTScript"/>
      </w:pPr>
      <w:r>
        <w:tab/>
      </w:r>
      <w:r>
        <w:tab/>
      </w:r>
      <w:r>
        <w:tab/>
      </w:r>
      <w:r>
        <w:tab/>
        <w:t>"PayeeKS": "03224643123524805700",</w:t>
      </w:r>
    </w:p>
    <w:p w14:paraId="15BDBF9A" w14:textId="77777777" w:rsidR="00470B88" w:rsidRDefault="00470B88" w:rsidP="00821A71">
      <w:pPr>
        <w:pStyle w:val="GOSTScript"/>
      </w:pPr>
      <w:r>
        <w:tab/>
      </w:r>
      <w:r>
        <w:tab/>
      </w:r>
      <w:r>
        <w:tab/>
      </w:r>
      <w:r>
        <w:tab/>
        <w:t>"SubjectDt": "5700",</w:t>
      </w:r>
    </w:p>
    <w:p w14:paraId="2B6C379C" w14:textId="77777777" w:rsidR="00470B88" w:rsidRDefault="00470B88" w:rsidP="00821A71">
      <w:pPr>
        <w:pStyle w:val="GOSTScript"/>
      </w:pPr>
      <w:r>
        <w:tab/>
      </w:r>
      <w:r>
        <w:tab/>
      </w:r>
      <w:r>
        <w:tab/>
      </w:r>
      <w:r>
        <w:tab/>
        <w:t>"TOFKCounterDt": "1900",</w:t>
      </w:r>
    </w:p>
    <w:p w14:paraId="719E2C24" w14:textId="77777777" w:rsidR="00470B88" w:rsidRDefault="00470B88" w:rsidP="00821A71">
      <w:pPr>
        <w:pStyle w:val="GOSTScript"/>
      </w:pPr>
      <w:r>
        <w:tab/>
      </w:r>
      <w:r>
        <w:tab/>
      </w:r>
      <w:r>
        <w:tab/>
      </w:r>
      <w:r>
        <w:tab/>
        <w:t>"TurnoverDt": "500.00",</w:t>
      </w:r>
    </w:p>
    <w:p w14:paraId="5C10646D" w14:textId="77777777" w:rsidR="00470B88" w:rsidRDefault="00470B88" w:rsidP="00821A71">
      <w:pPr>
        <w:pStyle w:val="GOSTScript"/>
      </w:pPr>
      <w:r>
        <w:tab/>
      </w:r>
      <w:r>
        <w:tab/>
      </w:r>
      <w:r>
        <w:tab/>
      </w:r>
      <w:r>
        <w:tab/>
        <w:t>"SubjectCt": "1900",</w:t>
      </w:r>
    </w:p>
    <w:p w14:paraId="7BE99378" w14:textId="77777777" w:rsidR="00470B88" w:rsidRDefault="00470B88" w:rsidP="00821A71">
      <w:pPr>
        <w:pStyle w:val="GOSTScript"/>
      </w:pPr>
      <w:r>
        <w:tab/>
      </w:r>
      <w:r>
        <w:tab/>
      </w:r>
      <w:r>
        <w:tab/>
      </w:r>
      <w:r>
        <w:tab/>
        <w:t>"TOFKCounterCt": "5700",</w:t>
      </w:r>
    </w:p>
    <w:p w14:paraId="4ACB55AF" w14:textId="77777777" w:rsidR="00470B88" w:rsidRDefault="00470B88" w:rsidP="00821A71">
      <w:pPr>
        <w:pStyle w:val="GOSTScript"/>
      </w:pPr>
      <w:r>
        <w:tab/>
      </w:r>
      <w:r>
        <w:tab/>
      </w:r>
      <w:r>
        <w:tab/>
      </w:r>
      <w:r>
        <w:tab/>
        <w:t>"TurnoverCt": "800.00",</w:t>
      </w:r>
    </w:p>
    <w:p w14:paraId="75A2F469" w14:textId="77777777" w:rsidR="00470B88" w:rsidRDefault="00470B88" w:rsidP="00821A71">
      <w:pPr>
        <w:pStyle w:val="GOSTScript"/>
      </w:pPr>
      <w:r>
        <w:tab/>
      </w:r>
      <w:r>
        <w:tab/>
      </w:r>
      <w:r>
        <w:tab/>
      </w:r>
      <w:r>
        <w:tab/>
        <w:t>"TurnoverCtDocs": [</w:t>
      </w:r>
    </w:p>
    <w:p w14:paraId="0787582F" w14:textId="77777777" w:rsidR="00470B88" w:rsidRDefault="00470B88" w:rsidP="00821A71">
      <w:pPr>
        <w:pStyle w:val="GOSTScript"/>
      </w:pPr>
      <w:r>
        <w:tab/>
      </w:r>
      <w:r>
        <w:tab/>
      </w:r>
      <w:r>
        <w:tab/>
      </w:r>
      <w:r>
        <w:tab/>
      </w:r>
      <w:r>
        <w:tab/>
        <w:t>{</w:t>
      </w:r>
    </w:p>
    <w:p w14:paraId="6E4EB63F" w14:textId="77777777" w:rsidR="00470B88" w:rsidRDefault="00470B88" w:rsidP="00821A71">
      <w:pPr>
        <w:pStyle w:val="GOSTScript"/>
      </w:pPr>
      <w:r>
        <w:tab/>
      </w:r>
      <w:r>
        <w:tab/>
      </w:r>
      <w:r>
        <w:tab/>
      </w:r>
      <w:r>
        <w:tab/>
      </w:r>
      <w:r>
        <w:tab/>
      </w:r>
      <w:r>
        <w:tab/>
        <w:t>"DocGuid": "b0d3ce4d-1646-3421-837c-cfa61ba83f11",</w:t>
      </w:r>
    </w:p>
    <w:p w14:paraId="5CB29169" w14:textId="77777777" w:rsidR="00470B88" w:rsidRDefault="00470B88" w:rsidP="00821A71">
      <w:pPr>
        <w:pStyle w:val="GOSTScript"/>
      </w:pPr>
      <w:r>
        <w:tab/>
      </w:r>
      <w:r>
        <w:tab/>
      </w:r>
      <w:r>
        <w:tab/>
      </w:r>
      <w:r>
        <w:tab/>
      </w:r>
      <w:r>
        <w:tab/>
      </w:r>
      <w:r>
        <w:tab/>
        <w:t>"DocType": "aubu_rskp_pp_pps_order",</w:t>
      </w:r>
    </w:p>
    <w:p w14:paraId="4981532B" w14:textId="77777777" w:rsidR="00470B88" w:rsidRPr="00C3411A" w:rsidRDefault="00470B88" w:rsidP="00821A71">
      <w:pPr>
        <w:pStyle w:val="GOSTScript"/>
        <w:rPr>
          <w:lang w:val="ru-RU"/>
        </w:rPr>
      </w:pPr>
      <w:r>
        <w:tab/>
      </w:r>
      <w:r>
        <w:tab/>
      </w:r>
      <w:r>
        <w:tab/>
      </w:r>
      <w:r>
        <w:tab/>
      </w:r>
      <w:r>
        <w:tab/>
      </w:r>
      <w:r>
        <w:tab/>
      </w:r>
      <w:r w:rsidRPr="00C3411A">
        <w:rPr>
          <w:lang w:val="ru-RU"/>
        </w:rPr>
        <w:t>"</w:t>
      </w:r>
      <w:r>
        <w:t>DocName</w:t>
      </w:r>
      <w:r w:rsidRPr="00C3411A">
        <w:rPr>
          <w:lang w:val="ru-RU"/>
        </w:rPr>
        <w:t>": "ПП/ППС, сформированное на основании РСКП",</w:t>
      </w:r>
    </w:p>
    <w:p w14:paraId="0160734A" w14:textId="77777777" w:rsidR="00470B88" w:rsidRDefault="00470B88" w:rsidP="00821A71">
      <w:pPr>
        <w:pStyle w:val="GOSTScript"/>
      </w:pPr>
      <w:r w:rsidRPr="00C3411A">
        <w:rPr>
          <w:lang w:val="ru-RU"/>
        </w:rPr>
        <w:tab/>
      </w:r>
      <w:r w:rsidRPr="00C3411A">
        <w:rPr>
          <w:lang w:val="ru-RU"/>
        </w:rPr>
        <w:tab/>
      </w:r>
      <w:r w:rsidRPr="00C3411A">
        <w:rPr>
          <w:lang w:val="ru-RU"/>
        </w:rPr>
        <w:tab/>
      </w:r>
      <w:r w:rsidRPr="00C3411A">
        <w:rPr>
          <w:lang w:val="ru-RU"/>
        </w:rPr>
        <w:tab/>
      </w:r>
      <w:r w:rsidRPr="00C3411A">
        <w:rPr>
          <w:lang w:val="ru-RU"/>
        </w:rPr>
        <w:tab/>
      </w:r>
      <w:r w:rsidRPr="00C3411A">
        <w:rPr>
          <w:lang w:val="ru-RU"/>
        </w:rPr>
        <w:tab/>
      </w:r>
      <w:r>
        <w:t>"DocNum": "712",</w:t>
      </w:r>
    </w:p>
    <w:p w14:paraId="6C33891D" w14:textId="0CB8D430" w:rsidR="00470B88" w:rsidRDefault="00470B88" w:rsidP="00821A71">
      <w:pPr>
        <w:pStyle w:val="GOSTScript"/>
      </w:pPr>
      <w:r>
        <w:tab/>
      </w:r>
      <w:r>
        <w:tab/>
      </w:r>
      <w:r>
        <w:tab/>
      </w:r>
      <w:r>
        <w:tab/>
      </w:r>
      <w:r>
        <w:tab/>
      </w:r>
      <w:r>
        <w:tab/>
        <w:t>"DocDate": "20</w:t>
      </w:r>
      <w:del w:id="647" w:author="Сатлер Марина Викторовна" w:date="2024-10-08T18:05:00Z">
        <w:r w:rsidDel="00504F94">
          <w:delText>.</w:delText>
        </w:r>
      </w:del>
      <w:ins w:id="648" w:author="Сатлер Марина Викторовна" w:date="2024-10-08T18:05:00Z">
        <w:r w:rsidR="00504F94" w:rsidRPr="003934BE">
          <w:rPr>
            <w:rPrChange w:id="649" w:author="Иванов Дмитрий Валерьевич" w:date="2024-10-09T12:25:00Z">
              <w:rPr>
                <w:lang w:val="ru-RU"/>
              </w:rPr>
            </w:rPrChange>
          </w:rPr>
          <w:t>24-</w:t>
        </w:r>
      </w:ins>
      <w:r>
        <w:t>05</w:t>
      </w:r>
      <w:del w:id="650" w:author="Сатлер Марина Викторовна" w:date="2024-10-08T18:05:00Z">
        <w:r w:rsidDel="00504F94">
          <w:delText>.</w:delText>
        </w:r>
      </w:del>
      <w:ins w:id="651" w:author="Сатлер Марина Викторовна" w:date="2024-10-08T18:05:00Z">
        <w:r w:rsidR="00504F94" w:rsidRPr="003934BE">
          <w:rPr>
            <w:rPrChange w:id="652" w:author="Иванов Дмитрий Валерьевич" w:date="2024-10-09T12:25:00Z">
              <w:rPr>
                <w:lang w:val="ru-RU"/>
              </w:rPr>
            </w:rPrChange>
          </w:rPr>
          <w:t>-</w:t>
        </w:r>
      </w:ins>
      <w:r>
        <w:t>20</w:t>
      </w:r>
      <w:del w:id="653" w:author="Сатлер Марина Викторовна" w:date="2024-10-08T18:05:00Z">
        <w:r w:rsidDel="00504F94">
          <w:delText>24</w:delText>
        </w:r>
      </w:del>
      <w:r>
        <w:t>",</w:t>
      </w:r>
    </w:p>
    <w:p w14:paraId="10201653" w14:textId="77777777" w:rsidR="00470B88" w:rsidRDefault="00470B88" w:rsidP="00821A71">
      <w:pPr>
        <w:pStyle w:val="GOSTScript"/>
      </w:pPr>
      <w:r>
        <w:tab/>
      </w:r>
      <w:r>
        <w:tab/>
      </w:r>
      <w:r>
        <w:tab/>
      </w:r>
      <w:r>
        <w:tab/>
      </w:r>
      <w:r>
        <w:tab/>
      </w:r>
      <w:r>
        <w:tab/>
        <w:t>"Dt_acc": "03224.64322252.80132464679.00.643.19.00.-.-.-.-.-.-.-.-.-.-.-.-",</w:t>
      </w:r>
    </w:p>
    <w:p w14:paraId="3A0525AD" w14:textId="77777777" w:rsidR="00470B88" w:rsidRDefault="00470B88" w:rsidP="00821A71">
      <w:pPr>
        <w:pStyle w:val="GOSTScript"/>
      </w:pPr>
      <w:r>
        <w:tab/>
      </w:r>
      <w:r>
        <w:tab/>
      </w:r>
      <w:r>
        <w:tab/>
      </w:r>
      <w:r>
        <w:tab/>
      </w:r>
      <w:r>
        <w:tab/>
      </w:r>
      <w:r>
        <w:tab/>
        <w:t>"Ct_acc": "03410.00000000.00000000000.00.643.19.00.-.-.-.-.-.-.-.-.-.-.-.-",</w:t>
      </w:r>
    </w:p>
    <w:p w14:paraId="7283282C" w14:textId="77777777" w:rsidR="00470B88" w:rsidRDefault="00470B88" w:rsidP="00821A71">
      <w:pPr>
        <w:pStyle w:val="GOSTScript"/>
      </w:pPr>
      <w:r>
        <w:tab/>
      </w:r>
      <w:r>
        <w:tab/>
      </w:r>
      <w:r>
        <w:tab/>
      </w:r>
      <w:r>
        <w:tab/>
      </w:r>
      <w:r>
        <w:tab/>
      </w:r>
      <w:r>
        <w:tab/>
        <w:t>"CreationDataTime": "2024-05-21 14:12:46",</w:t>
      </w:r>
    </w:p>
    <w:p w14:paraId="2CA92762" w14:textId="77777777" w:rsidR="00470B88" w:rsidRDefault="00470B88" w:rsidP="00821A71">
      <w:pPr>
        <w:pStyle w:val="GOSTScript"/>
      </w:pPr>
      <w:r>
        <w:tab/>
      </w:r>
      <w:r>
        <w:tab/>
      </w:r>
      <w:r>
        <w:tab/>
      </w:r>
      <w:r>
        <w:tab/>
      </w:r>
      <w:r>
        <w:tab/>
      </w:r>
      <w:r>
        <w:tab/>
        <w:t>"Sum": "300.00",</w:t>
      </w:r>
    </w:p>
    <w:p w14:paraId="705896C4" w14:textId="77777777" w:rsidR="00470B88" w:rsidRDefault="00470B88" w:rsidP="00821A71">
      <w:pPr>
        <w:pStyle w:val="GOSTScript"/>
      </w:pPr>
      <w:r>
        <w:tab/>
      </w:r>
      <w:r>
        <w:tab/>
      </w:r>
      <w:r>
        <w:tab/>
      </w:r>
      <w:r>
        <w:tab/>
      </w:r>
      <w:r>
        <w:tab/>
      </w:r>
      <w:r>
        <w:tab/>
        <w:t>"Source": "EBP"</w:t>
      </w:r>
    </w:p>
    <w:p w14:paraId="119CD7F0" w14:textId="77777777" w:rsidR="00470B88" w:rsidRDefault="00470B88" w:rsidP="00821A71">
      <w:pPr>
        <w:pStyle w:val="GOSTScript"/>
      </w:pPr>
      <w:r>
        <w:tab/>
      </w:r>
      <w:r>
        <w:tab/>
      </w:r>
      <w:r>
        <w:tab/>
      </w:r>
      <w:r>
        <w:tab/>
      </w:r>
      <w:r>
        <w:tab/>
        <w:t>}</w:t>
      </w:r>
    </w:p>
    <w:p w14:paraId="4914DA0B" w14:textId="77777777" w:rsidR="00470B88" w:rsidRDefault="00470B88" w:rsidP="00821A71">
      <w:pPr>
        <w:pStyle w:val="GOSTScript"/>
      </w:pPr>
      <w:r>
        <w:tab/>
      </w:r>
      <w:r>
        <w:tab/>
      </w:r>
      <w:r>
        <w:tab/>
      </w:r>
      <w:r>
        <w:tab/>
        <w:t>]</w:t>
      </w:r>
    </w:p>
    <w:p w14:paraId="3FFDB941" w14:textId="77777777" w:rsidR="00470B88" w:rsidRDefault="00470B88" w:rsidP="00821A71">
      <w:pPr>
        <w:pStyle w:val="GOSTScript"/>
      </w:pPr>
      <w:r>
        <w:tab/>
      </w:r>
      <w:r>
        <w:tab/>
      </w:r>
      <w:r>
        <w:tab/>
        <w:t>},</w:t>
      </w:r>
    </w:p>
    <w:p w14:paraId="03B8C39D" w14:textId="77777777" w:rsidR="00470B88" w:rsidRDefault="00470B88" w:rsidP="00821A71">
      <w:pPr>
        <w:pStyle w:val="GOSTScript"/>
      </w:pPr>
      <w:r>
        <w:tab/>
      </w:r>
      <w:r>
        <w:tab/>
      </w:r>
      <w:r>
        <w:tab/>
        <w:t>{</w:t>
      </w:r>
    </w:p>
    <w:p w14:paraId="62351F12" w14:textId="77777777" w:rsidR="00470B88" w:rsidRDefault="00470B88" w:rsidP="00821A71">
      <w:pPr>
        <w:pStyle w:val="GOSTScript"/>
      </w:pPr>
      <w:r>
        <w:tab/>
      </w:r>
      <w:r>
        <w:tab/>
      </w:r>
      <w:r>
        <w:tab/>
      </w:r>
      <w:r>
        <w:tab/>
        <w:t>"PayerKS": "03224643222524805700",</w:t>
      </w:r>
    </w:p>
    <w:p w14:paraId="2AF5E8DB" w14:textId="77777777" w:rsidR="00470B88" w:rsidRDefault="00470B88" w:rsidP="00821A71">
      <w:pPr>
        <w:pStyle w:val="GOSTScript"/>
      </w:pPr>
      <w:r>
        <w:tab/>
      </w:r>
      <w:r>
        <w:tab/>
      </w:r>
      <w:r>
        <w:tab/>
      </w:r>
      <w:r>
        <w:tab/>
        <w:t>"PayeeKS": "03224643111524806600",</w:t>
      </w:r>
    </w:p>
    <w:p w14:paraId="36F2E1F1" w14:textId="77777777" w:rsidR="00470B88" w:rsidRDefault="00470B88" w:rsidP="00821A71">
      <w:pPr>
        <w:pStyle w:val="GOSTScript"/>
      </w:pPr>
      <w:r>
        <w:tab/>
      </w:r>
      <w:r>
        <w:tab/>
      </w:r>
      <w:r>
        <w:tab/>
      </w:r>
      <w:r>
        <w:tab/>
        <w:t>"SubjectDt": "6600",</w:t>
      </w:r>
    </w:p>
    <w:p w14:paraId="1ED29FDD" w14:textId="77777777" w:rsidR="00470B88" w:rsidRDefault="00470B88" w:rsidP="00821A71">
      <w:pPr>
        <w:pStyle w:val="GOSTScript"/>
      </w:pPr>
      <w:r>
        <w:tab/>
      </w:r>
      <w:r>
        <w:tab/>
      </w:r>
      <w:r>
        <w:tab/>
      </w:r>
      <w:r>
        <w:tab/>
        <w:t>"TOFKCounterDt": "5700",</w:t>
      </w:r>
    </w:p>
    <w:p w14:paraId="114B9570" w14:textId="77777777" w:rsidR="00470B88" w:rsidRDefault="00470B88" w:rsidP="00821A71">
      <w:pPr>
        <w:pStyle w:val="GOSTScript"/>
      </w:pPr>
      <w:r>
        <w:tab/>
      </w:r>
      <w:r>
        <w:tab/>
      </w:r>
      <w:r>
        <w:tab/>
      </w:r>
      <w:r>
        <w:tab/>
        <w:t>"TurnoverDt": "1500.00",</w:t>
      </w:r>
    </w:p>
    <w:p w14:paraId="1BB0AD5A" w14:textId="77777777" w:rsidR="00470B88" w:rsidRDefault="00470B88" w:rsidP="00821A71">
      <w:pPr>
        <w:pStyle w:val="GOSTScript"/>
      </w:pPr>
      <w:r>
        <w:tab/>
      </w:r>
      <w:r>
        <w:tab/>
      </w:r>
      <w:r>
        <w:tab/>
      </w:r>
      <w:r>
        <w:tab/>
        <w:t>"SubjectCt": "5700",</w:t>
      </w:r>
    </w:p>
    <w:p w14:paraId="63F709FE" w14:textId="77777777" w:rsidR="00470B88" w:rsidRDefault="00470B88" w:rsidP="00821A71">
      <w:pPr>
        <w:pStyle w:val="GOSTScript"/>
      </w:pPr>
      <w:r>
        <w:tab/>
      </w:r>
      <w:r>
        <w:tab/>
      </w:r>
      <w:r>
        <w:tab/>
      </w:r>
      <w:r>
        <w:tab/>
        <w:t>"TOFKCounterCt": "6600",</w:t>
      </w:r>
    </w:p>
    <w:p w14:paraId="17474D3D" w14:textId="77777777" w:rsidR="00470B88" w:rsidRDefault="00470B88" w:rsidP="00821A71">
      <w:pPr>
        <w:pStyle w:val="GOSTScript"/>
      </w:pPr>
      <w:r>
        <w:tab/>
      </w:r>
      <w:r>
        <w:tab/>
      </w:r>
      <w:r>
        <w:tab/>
      </w:r>
      <w:r>
        <w:tab/>
        <w:t>"TurnoverCt": "2700.00",</w:t>
      </w:r>
    </w:p>
    <w:p w14:paraId="256AC938" w14:textId="77777777" w:rsidR="00470B88" w:rsidRDefault="00470B88" w:rsidP="00821A71">
      <w:pPr>
        <w:pStyle w:val="GOSTScript"/>
      </w:pPr>
      <w:r>
        <w:tab/>
      </w:r>
      <w:r>
        <w:tab/>
      </w:r>
      <w:r>
        <w:tab/>
      </w:r>
      <w:r>
        <w:tab/>
        <w:t>"TurnoverDtDocs": [</w:t>
      </w:r>
    </w:p>
    <w:p w14:paraId="0CB63BB2" w14:textId="77777777" w:rsidR="00470B88" w:rsidRDefault="00470B88" w:rsidP="00821A71">
      <w:pPr>
        <w:pStyle w:val="GOSTScript"/>
      </w:pPr>
      <w:r>
        <w:lastRenderedPageBreak/>
        <w:tab/>
      </w:r>
      <w:r>
        <w:tab/>
      </w:r>
      <w:r>
        <w:tab/>
      </w:r>
      <w:r>
        <w:tab/>
      </w:r>
      <w:r>
        <w:tab/>
        <w:t>{</w:t>
      </w:r>
    </w:p>
    <w:p w14:paraId="461CC0AE" w14:textId="77777777" w:rsidR="00470B88" w:rsidRDefault="00470B88" w:rsidP="00821A71">
      <w:pPr>
        <w:pStyle w:val="GOSTScript"/>
      </w:pPr>
      <w:r>
        <w:tab/>
      </w:r>
      <w:r>
        <w:tab/>
      </w:r>
      <w:r>
        <w:tab/>
      </w:r>
      <w:r>
        <w:tab/>
      </w:r>
      <w:r>
        <w:tab/>
      </w:r>
      <w:r>
        <w:tab/>
        <w:t>"DocGuid": "33b66c77-c333-4bf6-ae6a-330bc6b9f111",</w:t>
      </w:r>
    </w:p>
    <w:p w14:paraId="5818A2B5" w14:textId="77777777" w:rsidR="00470B88" w:rsidRDefault="00470B88" w:rsidP="00821A71">
      <w:pPr>
        <w:pStyle w:val="GOSTScript"/>
      </w:pPr>
      <w:r>
        <w:tab/>
      </w:r>
      <w:r>
        <w:tab/>
      </w:r>
      <w:r>
        <w:tab/>
      </w:r>
      <w:r>
        <w:tab/>
      </w:r>
      <w:r>
        <w:tab/>
      </w:r>
      <w:r>
        <w:tab/>
        <w:t>"LinkedDocGuid": "10b44c44-c355-4bf6-ae3a-220bc9b9f1vv",</w:t>
      </w:r>
    </w:p>
    <w:p w14:paraId="4426EF3E" w14:textId="77777777" w:rsidR="00470B88" w:rsidRPr="00C3411A" w:rsidRDefault="00470B88" w:rsidP="00821A71">
      <w:pPr>
        <w:pStyle w:val="GOSTScript"/>
        <w:rPr>
          <w:lang w:val="ru-RU"/>
        </w:rPr>
      </w:pPr>
      <w:r>
        <w:tab/>
      </w:r>
      <w:r>
        <w:tab/>
      </w:r>
      <w:r>
        <w:tab/>
      </w:r>
      <w:r>
        <w:tab/>
      </w:r>
      <w:r>
        <w:tab/>
      </w:r>
      <w:r>
        <w:tab/>
      </w:r>
      <w:r w:rsidRPr="00C3411A">
        <w:rPr>
          <w:lang w:val="ru-RU"/>
        </w:rPr>
        <w:t>"</w:t>
      </w:r>
      <w:r>
        <w:t>DocType</w:t>
      </w:r>
      <w:r w:rsidRPr="00C3411A">
        <w:rPr>
          <w:lang w:val="ru-RU"/>
        </w:rPr>
        <w:t>": "</w:t>
      </w:r>
      <w:r>
        <w:t>aubu</w:t>
      </w:r>
      <w:r w:rsidRPr="00C3411A">
        <w:rPr>
          <w:lang w:val="ru-RU"/>
        </w:rPr>
        <w:t>_</w:t>
      </w:r>
      <w:r>
        <w:t>pps</w:t>
      </w:r>
      <w:r w:rsidRPr="00C3411A">
        <w:rPr>
          <w:lang w:val="ru-RU"/>
        </w:rPr>
        <w:t>_</w:t>
      </w:r>
      <w:r>
        <w:t>order</w:t>
      </w:r>
      <w:r w:rsidRPr="00C3411A">
        <w:rPr>
          <w:lang w:val="ru-RU"/>
        </w:rPr>
        <w:t>",</w:t>
      </w:r>
    </w:p>
    <w:p w14:paraId="24B4F02C" w14:textId="77777777" w:rsidR="00470B88" w:rsidRPr="00C3411A" w:rsidRDefault="00470B88" w:rsidP="00821A71">
      <w:pPr>
        <w:pStyle w:val="GOSTScript"/>
        <w:rPr>
          <w:lang w:val="ru-RU"/>
        </w:rPr>
      </w:pPr>
      <w:r w:rsidRPr="00C3411A">
        <w:rPr>
          <w:lang w:val="ru-RU"/>
        </w:rPr>
        <w:tab/>
      </w:r>
      <w:r w:rsidRPr="00C3411A">
        <w:rPr>
          <w:lang w:val="ru-RU"/>
        </w:rPr>
        <w:tab/>
      </w:r>
      <w:r w:rsidRPr="00C3411A">
        <w:rPr>
          <w:lang w:val="ru-RU"/>
        </w:rPr>
        <w:tab/>
      </w:r>
      <w:r w:rsidRPr="00C3411A">
        <w:rPr>
          <w:lang w:val="ru-RU"/>
        </w:rPr>
        <w:tab/>
      </w:r>
      <w:r w:rsidRPr="00C3411A">
        <w:rPr>
          <w:lang w:val="ru-RU"/>
        </w:rPr>
        <w:tab/>
      </w:r>
      <w:r w:rsidRPr="00C3411A">
        <w:rPr>
          <w:lang w:val="ru-RU"/>
        </w:rPr>
        <w:tab/>
        <w:t>"</w:t>
      </w:r>
      <w:r>
        <w:t>DocName</w:t>
      </w:r>
      <w:r w:rsidRPr="00C3411A">
        <w:rPr>
          <w:lang w:val="ru-RU"/>
        </w:rPr>
        <w:t>": "Поручение о перечислении на счет (входящее)",</w:t>
      </w:r>
    </w:p>
    <w:p w14:paraId="4C6E88DF" w14:textId="77777777" w:rsidR="00470B88" w:rsidRDefault="00470B88" w:rsidP="00821A71">
      <w:pPr>
        <w:pStyle w:val="GOSTScript"/>
      </w:pPr>
      <w:r w:rsidRPr="00C3411A">
        <w:rPr>
          <w:lang w:val="ru-RU"/>
        </w:rPr>
        <w:tab/>
      </w:r>
      <w:r w:rsidRPr="00C3411A">
        <w:rPr>
          <w:lang w:val="ru-RU"/>
        </w:rPr>
        <w:tab/>
      </w:r>
      <w:r w:rsidRPr="00C3411A">
        <w:rPr>
          <w:lang w:val="ru-RU"/>
        </w:rPr>
        <w:tab/>
      </w:r>
      <w:r w:rsidRPr="00C3411A">
        <w:rPr>
          <w:lang w:val="ru-RU"/>
        </w:rPr>
        <w:tab/>
      </w:r>
      <w:r w:rsidRPr="00C3411A">
        <w:rPr>
          <w:lang w:val="ru-RU"/>
        </w:rPr>
        <w:tab/>
      </w:r>
      <w:r w:rsidRPr="00C3411A">
        <w:rPr>
          <w:lang w:val="ru-RU"/>
        </w:rPr>
        <w:tab/>
      </w:r>
      <w:r>
        <w:t>"DocNum": "11",</w:t>
      </w:r>
    </w:p>
    <w:p w14:paraId="4785B864" w14:textId="3DFD160B" w:rsidR="00470B88" w:rsidRDefault="00470B88" w:rsidP="00821A71">
      <w:pPr>
        <w:pStyle w:val="GOSTScript"/>
      </w:pPr>
      <w:r>
        <w:tab/>
      </w:r>
      <w:r>
        <w:tab/>
      </w:r>
      <w:r>
        <w:tab/>
      </w:r>
      <w:r>
        <w:tab/>
      </w:r>
      <w:r>
        <w:tab/>
      </w:r>
      <w:r>
        <w:tab/>
        <w:t>"DocDate": "20</w:t>
      </w:r>
      <w:ins w:id="654" w:author="Сатлер Марина Викторовна" w:date="2024-10-08T18:06:00Z">
        <w:r w:rsidR="00504F94" w:rsidRPr="003934BE">
          <w:rPr>
            <w:rPrChange w:id="655" w:author="Иванов Дмитрий Валерьевич" w:date="2024-10-09T12:25:00Z">
              <w:rPr>
                <w:lang w:val="ru-RU"/>
              </w:rPr>
            </w:rPrChange>
          </w:rPr>
          <w:t>24</w:t>
        </w:r>
      </w:ins>
      <w:del w:id="656" w:author="Сатлер Марина Викторовна" w:date="2024-10-08T18:06:00Z">
        <w:r w:rsidDel="00504F94">
          <w:delText>.</w:delText>
        </w:r>
      </w:del>
      <w:ins w:id="657" w:author="Сатлер Марина Викторовна" w:date="2024-10-08T18:06:00Z">
        <w:r w:rsidR="00504F94" w:rsidRPr="003934BE">
          <w:rPr>
            <w:rPrChange w:id="658" w:author="Иванов Дмитрий Валерьевич" w:date="2024-10-09T12:25:00Z">
              <w:rPr>
                <w:lang w:val="ru-RU"/>
              </w:rPr>
            </w:rPrChange>
          </w:rPr>
          <w:t>-</w:t>
        </w:r>
      </w:ins>
      <w:r>
        <w:t>05</w:t>
      </w:r>
      <w:del w:id="659" w:author="Сатлер Марина Викторовна" w:date="2024-10-08T18:06:00Z">
        <w:r w:rsidDel="00504F94">
          <w:delText>.</w:delText>
        </w:r>
      </w:del>
      <w:ins w:id="660" w:author="Сатлер Марина Викторовна" w:date="2024-10-08T18:06:00Z">
        <w:r w:rsidR="00504F94" w:rsidRPr="003934BE">
          <w:rPr>
            <w:rPrChange w:id="661" w:author="Иванов Дмитрий Валерьевич" w:date="2024-10-09T12:25:00Z">
              <w:rPr>
                <w:lang w:val="ru-RU"/>
              </w:rPr>
            </w:rPrChange>
          </w:rPr>
          <w:t>-</w:t>
        </w:r>
      </w:ins>
      <w:r>
        <w:t>20</w:t>
      </w:r>
      <w:del w:id="662" w:author="Сатлер Марина Викторовна" w:date="2024-10-08T18:06:00Z">
        <w:r w:rsidDel="00504F94">
          <w:delText>24</w:delText>
        </w:r>
      </w:del>
      <w:r>
        <w:t>",</w:t>
      </w:r>
    </w:p>
    <w:p w14:paraId="6FFFA4F3" w14:textId="77777777" w:rsidR="00470B88" w:rsidRDefault="00470B88" w:rsidP="00821A71">
      <w:pPr>
        <w:pStyle w:val="GOSTScript"/>
      </w:pPr>
      <w:r>
        <w:tab/>
      </w:r>
      <w:r>
        <w:tab/>
      </w:r>
      <w:r>
        <w:tab/>
      </w:r>
      <w:r>
        <w:tab/>
      </w:r>
      <w:r>
        <w:tab/>
      </w:r>
      <w:r>
        <w:tab/>
        <w:t>"Dt_acc": "03410.00000000.00000000000.00.643.66.00.-.-.-.-.-.-.-.-.-.-.-.-",</w:t>
      </w:r>
    </w:p>
    <w:p w14:paraId="3D67E933" w14:textId="77777777" w:rsidR="00470B88" w:rsidRDefault="00470B88" w:rsidP="00821A71">
      <w:pPr>
        <w:pStyle w:val="GOSTScript"/>
      </w:pPr>
      <w:r>
        <w:tab/>
      </w:r>
      <w:r>
        <w:tab/>
      </w:r>
      <w:r>
        <w:tab/>
      </w:r>
      <w:r>
        <w:tab/>
      </w:r>
      <w:r>
        <w:tab/>
      </w:r>
      <w:r>
        <w:tab/>
        <w:t>"Ct_acc": "03224.64366652.80132464679.00.643.66.00.-.-.-.-.-.-.-.-.-.-.-.-",</w:t>
      </w:r>
    </w:p>
    <w:p w14:paraId="566A2B28" w14:textId="77777777" w:rsidR="00470B88" w:rsidRDefault="00470B88" w:rsidP="00821A71">
      <w:pPr>
        <w:pStyle w:val="GOSTScript"/>
      </w:pPr>
      <w:r>
        <w:tab/>
      </w:r>
      <w:r>
        <w:tab/>
      </w:r>
      <w:r>
        <w:tab/>
      </w:r>
      <w:r>
        <w:tab/>
      </w:r>
      <w:r>
        <w:tab/>
      </w:r>
      <w:r>
        <w:tab/>
        <w:t>"CreationDataTime": "2024-05-21 11:18:20",</w:t>
      </w:r>
    </w:p>
    <w:p w14:paraId="4206915F" w14:textId="77777777" w:rsidR="00470B88" w:rsidRDefault="00470B88" w:rsidP="00821A71">
      <w:pPr>
        <w:pStyle w:val="GOSTScript"/>
      </w:pPr>
      <w:r>
        <w:tab/>
      </w:r>
      <w:r>
        <w:tab/>
      </w:r>
      <w:r>
        <w:tab/>
      </w:r>
      <w:r>
        <w:tab/>
      </w:r>
      <w:r>
        <w:tab/>
      </w:r>
      <w:r>
        <w:tab/>
        <w:t>"Sum": "50.15",</w:t>
      </w:r>
    </w:p>
    <w:p w14:paraId="1103BC50" w14:textId="77777777" w:rsidR="00470B88" w:rsidRDefault="00470B88" w:rsidP="00821A71">
      <w:pPr>
        <w:pStyle w:val="GOSTScript"/>
      </w:pPr>
      <w:r>
        <w:tab/>
      </w:r>
      <w:r>
        <w:tab/>
      </w:r>
      <w:r>
        <w:tab/>
      </w:r>
      <w:r>
        <w:tab/>
      </w:r>
      <w:r>
        <w:tab/>
      </w:r>
      <w:r>
        <w:tab/>
        <w:t>"Source": "EBP"</w:t>
      </w:r>
    </w:p>
    <w:p w14:paraId="575BF186" w14:textId="77777777" w:rsidR="00470B88" w:rsidRDefault="00470B88" w:rsidP="00821A71">
      <w:pPr>
        <w:pStyle w:val="GOSTScript"/>
      </w:pPr>
      <w:r>
        <w:tab/>
      </w:r>
      <w:r>
        <w:tab/>
      </w:r>
      <w:r>
        <w:tab/>
      </w:r>
      <w:r>
        <w:tab/>
      </w:r>
      <w:r>
        <w:tab/>
        <w:t>}</w:t>
      </w:r>
    </w:p>
    <w:p w14:paraId="7D4D7ED0" w14:textId="77777777" w:rsidR="00470B88" w:rsidRDefault="00470B88" w:rsidP="00821A71">
      <w:pPr>
        <w:pStyle w:val="GOSTScript"/>
      </w:pPr>
      <w:r>
        <w:tab/>
      </w:r>
      <w:r>
        <w:tab/>
      </w:r>
      <w:r>
        <w:tab/>
      </w:r>
      <w:r>
        <w:tab/>
        <w:t>],</w:t>
      </w:r>
    </w:p>
    <w:p w14:paraId="2106E94D" w14:textId="77777777" w:rsidR="00470B88" w:rsidRDefault="00470B88" w:rsidP="00821A71">
      <w:pPr>
        <w:pStyle w:val="GOSTScript"/>
      </w:pPr>
      <w:r>
        <w:tab/>
      </w:r>
      <w:r>
        <w:tab/>
      </w:r>
      <w:r>
        <w:tab/>
      </w:r>
      <w:r>
        <w:tab/>
        <w:t>"TurnoverCtDocs": [</w:t>
      </w:r>
    </w:p>
    <w:p w14:paraId="2130ECA4" w14:textId="77777777" w:rsidR="00470B88" w:rsidRDefault="00470B88" w:rsidP="00821A71">
      <w:pPr>
        <w:pStyle w:val="GOSTScript"/>
      </w:pPr>
      <w:r>
        <w:tab/>
      </w:r>
      <w:r>
        <w:tab/>
      </w:r>
      <w:r>
        <w:tab/>
      </w:r>
      <w:r>
        <w:tab/>
      </w:r>
      <w:r>
        <w:tab/>
        <w:t>{</w:t>
      </w:r>
    </w:p>
    <w:p w14:paraId="6CF315DC" w14:textId="77777777" w:rsidR="00470B88" w:rsidRDefault="00470B88" w:rsidP="00821A71">
      <w:pPr>
        <w:pStyle w:val="GOSTScript"/>
      </w:pPr>
      <w:r>
        <w:tab/>
      </w:r>
      <w:r>
        <w:tab/>
      </w:r>
      <w:r>
        <w:tab/>
      </w:r>
      <w:r>
        <w:tab/>
      </w:r>
      <w:r>
        <w:tab/>
      </w:r>
      <w:r>
        <w:tab/>
        <w:t>"DocGuid": "b0d4ce5d-2757-4532-338c-cfa72ba94f22",</w:t>
      </w:r>
    </w:p>
    <w:p w14:paraId="449A814C" w14:textId="77777777" w:rsidR="00470B88" w:rsidRDefault="00470B88" w:rsidP="00821A71">
      <w:pPr>
        <w:pStyle w:val="GOSTScript"/>
      </w:pPr>
      <w:r>
        <w:tab/>
      </w:r>
      <w:r>
        <w:tab/>
      </w:r>
      <w:r>
        <w:tab/>
      </w:r>
      <w:r>
        <w:tab/>
      </w:r>
      <w:r>
        <w:tab/>
      </w:r>
      <w:r>
        <w:tab/>
        <w:t>"DocType": "aubu_rskp_pp_pps_order",</w:t>
      </w:r>
    </w:p>
    <w:p w14:paraId="765F1B7F" w14:textId="77777777" w:rsidR="00470B88" w:rsidRPr="00C3411A" w:rsidRDefault="00470B88" w:rsidP="00821A71">
      <w:pPr>
        <w:pStyle w:val="GOSTScript"/>
        <w:rPr>
          <w:lang w:val="ru-RU"/>
        </w:rPr>
      </w:pPr>
      <w:r>
        <w:tab/>
      </w:r>
      <w:r>
        <w:tab/>
      </w:r>
      <w:r>
        <w:tab/>
      </w:r>
      <w:r>
        <w:tab/>
      </w:r>
      <w:r>
        <w:tab/>
      </w:r>
      <w:r>
        <w:tab/>
      </w:r>
      <w:r w:rsidRPr="00C3411A">
        <w:rPr>
          <w:lang w:val="ru-RU"/>
        </w:rPr>
        <w:t>"</w:t>
      </w:r>
      <w:r>
        <w:t>DocName</w:t>
      </w:r>
      <w:r w:rsidRPr="00C3411A">
        <w:rPr>
          <w:lang w:val="ru-RU"/>
        </w:rPr>
        <w:t>": "ПП/ППС, сформированное на основании РСКП",</w:t>
      </w:r>
    </w:p>
    <w:p w14:paraId="39AEBDA4" w14:textId="77777777" w:rsidR="00470B88" w:rsidRDefault="00470B88" w:rsidP="00821A71">
      <w:pPr>
        <w:pStyle w:val="GOSTScript"/>
      </w:pPr>
      <w:r w:rsidRPr="00C3411A">
        <w:rPr>
          <w:lang w:val="ru-RU"/>
        </w:rPr>
        <w:tab/>
      </w:r>
      <w:r w:rsidRPr="00C3411A">
        <w:rPr>
          <w:lang w:val="ru-RU"/>
        </w:rPr>
        <w:tab/>
      </w:r>
      <w:r w:rsidRPr="00C3411A">
        <w:rPr>
          <w:lang w:val="ru-RU"/>
        </w:rPr>
        <w:tab/>
      </w:r>
      <w:r w:rsidRPr="00C3411A">
        <w:rPr>
          <w:lang w:val="ru-RU"/>
        </w:rPr>
        <w:tab/>
      </w:r>
      <w:r w:rsidRPr="00C3411A">
        <w:rPr>
          <w:lang w:val="ru-RU"/>
        </w:rPr>
        <w:tab/>
      </w:r>
      <w:r w:rsidRPr="00C3411A">
        <w:rPr>
          <w:lang w:val="ru-RU"/>
        </w:rPr>
        <w:tab/>
      </w:r>
      <w:r>
        <w:t>"DocNum": "15",</w:t>
      </w:r>
    </w:p>
    <w:p w14:paraId="7FAE02A2" w14:textId="7975E416" w:rsidR="00470B88" w:rsidRDefault="00470B88" w:rsidP="00821A71">
      <w:pPr>
        <w:pStyle w:val="GOSTScript"/>
      </w:pPr>
      <w:r>
        <w:tab/>
      </w:r>
      <w:r>
        <w:tab/>
      </w:r>
      <w:r>
        <w:tab/>
      </w:r>
      <w:r>
        <w:tab/>
      </w:r>
      <w:r>
        <w:tab/>
      </w:r>
      <w:r>
        <w:tab/>
        <w:t>"DocDate": "20</w:t>
      </w:r>
      <w:ins w:id="663" w:author="Сатлер Марина Викторовна" w:date="2024-10-08T18:06:00Z">
        <w:r w:rsidR="00504F94" w:rsidRPr="003934BE">
          <w:rPr>
            <w:rPrChange w:id="664" w:author="Иванов Дмитрий Валерьевич" w:date="2024-10-09T12:25:00Z">
              <w:rPr>
                <w:lang w:val="ru-RU"/>
              </w:rPr>
            </w:rPrChange>
          </w:rPr>
          <w:t>24</w:t>
        </w:r>
      </w:ins>
      <w:del w:id="665" w:author="Сатлер Марина Викторовна" w:date="2024-10-08T18:06:00Z">
        <w:r w:rsidDel="00504F94">
          <w:delText>.</w:delText>
        </w:r>
      </w:del>
      <w:ins w:id="666" w:author="Сатлер Марина Викторовна" w:date="2024-10-08T18:06:00Z">
        <w:r w:rsidR="00504F94" w:rsidRPr="003934BE">
          <w:rPr>
            <w:rPrChange w:id="667" w:author="Иванов Дмитрий Валерьевич" w:date="2024-10-09T12:25:00Z">
              <w:rPr>
                <w:lang w:val="ru-RU"/>
              </w:rPr>
            </w:rPrChange>
          </w:rPr>
          <w:t>-</w:t>
        </w:r>
      </w:ins>
      <w:r>
        <w:t>05</w:t>
      </w:r>
      <w:del w:id="668" w:author="Сатлер Марина Викторовна" w:date="2024-10-08T18:06:00Z">
        <w:r w:rsidDel="00504F94">
          <w:delText>.</w:delText>
        </w:r>
      </w:del>
      <w:ins w:id="669" w:author="Сатлер Марина Викторовна" w:date="2024-10-08T18:06:00Z">
        <w:r w:rsidR="00504F94" w:rsidRPr="003934BE">
          <w:rPr>
            <w:rPrChange w:id="670" w:author="Иванов Дмитрий Валерьевич" w:date="2024-10-09T12:25:00Z">
              <w:rPr>
                <w:lang w:val="ru-RU"/>
              </w:rPr>
            </w:rPrChange>
          </w:rPr>
          <w:t>-</w:t>
        </w:r>
      </w:ins>
      <w:r>
        <w:t>20</w:t>
      </w:r>
      <w:del w:id="671" w:author="Сатлер Марина Викторовна" w:date="2024-10-08T18:06:00Z">
        <w:r w:rsidDel="00504F94">
          <w:delText>24</w:delText>
        </w:r>
      </w:del>
      <w:r>
        <w:t>",</w:t>
      </w:r>
    </w:p>
    <w:p w14:paraId="51A7FAAF" w14:textId="77777777" w:rsidR="00470B88" w:rsidRDefault="00470B88" w:rsidP="00821A71">
      <w:pPr>
        <w:pStyle w:val="GOSTScript"/>
      </w:pPr>
      <w:r>
        <w:tab/>
      </w:r>
      <w:r>
        <w:tab/>
      </w:r>
      <w:r>
        <w:tab/>
      </w:r>
      <w:r>
        <w:tab/>
      </w:r>
      <w:r>
        <w:tab/>
      </w:r>
      <w:r>
        <w:tab/>
        <w:t>"Dt_acc": "03224.64366652.80132464679.00.643.57.00.-.-.-.-.-.-.-.-.-.-.-.-",</w:t>
      </w:r>
    </w:p>
    <w:p w14:paraId="3448F2E7" w14:textId="77777777" w:rsidR="00470B88" w:rsidRDefault="00470B88" w:rsidP="00821A71">
      <w:pPr>
        <w:pStyle w:val="GOSTScript"/>
      </w:pPr>
      <w:r>
        <w:tab/>
      </w:r>
      <w:r>
        <w:tab/>
      </w:r>
      <w:r>
        <w:tab/>
      </w:r>
      <w:r>
        <w:tab/>
      </w:r>
      <w:r>
        <w:tab/>
      </w:r>
      <w:r>
        <w:tab/>
        <w:t>"Ct_acc": "03410.00000000.00000000000.00.643.57.00.-.-.-.-.-.-.-.-.-.-.-.-",</w:t>
      </w:r>
    </w:p>
    <w:p w14:paraId="6D9B4DE6" w14:textId="77777777" w:rsidR="00470B88" w:rsidRDefault="00470B88" w:rsidP="00821A71">
      <w:pPr>
        <w:pStyle w:val="GOSTScript"/>
      </w:pPr>
      <w:r>
        <w:tab/>
      </w:r>
      <w:r>
        <w:tab/>
      </w:r>
      <w:r>
        <w:tab/>
      </w:r>
      <w:r>
        <w:tab/>
      </w:r>
      <w:r>
        <w:tab/>
      </w:r>
      <w:r>
        <w:tab/>
        <w:t>"CreationDataTime": "2024-05-21 12:26:56",</w:t>
      </w:r>
    </w:p>
    <w:p w14:paraId="7A08636B" w14:textId="77777777" w:rsidR="00470B88" w:rsidRDefault="00470B88" w:rsidP="00821A71">
      <w:pPr>
        <w:pStyle w:val="GOSTScript"/>
      </w:pPr>
      <w:r>
        <w:tab/>
      </w:r>
      <w:r>
        <w:tab/>
      </w:r>
      <w:r>
        <w:tab/>
      </w:r>
      <w:r>
        <w:tab/>
      </w:r>
      <w:r>
        <w:tab/>
      </w:r>
      <w:r>
        <w:tab/>
        <w:t>"Sum": "30.60",</w:t>
      </w:r>
    </w:p>
    <w:p w14:paraId="2EDAEB3F" w14:textId="77777777" w:rsidR="00470B88" w:rsidRDefault="00470B88" w:rsidP="00821A71">
      <w:pPr>
        <w:pStyle w:val="GOSTScript"/>
      </w:pPr>
      <w:r>
        <w:tab/>
      </w:r>
      <w:r>
        <w:tab/>
      </w:r>
      <w:r>
        <w:tab/>
      </w:r>
      <w:r>
        <w:tab/>
      </w:r>
      <w:r>
        <w:tab/>
      </w:r>
      <w:r>
        <w:tab/>
        <w:t>"Source": "EBP"</w:t>
      </w:r>
    </w:p>
    <w:p w14:paraId="1F7F8E9B" w14:textId="77777777" w:rsidR="00470B88" w:rsidRDefault="00470B88" w:rsidP="00821A71">
      <w:pPr>
        <w:pStyle w:val="GOSTScript"/>
      </w:pPr>
      <w:r>
        <w:tab/>
      </w:r>
      <w:r>
        <w:tab/>
      </w:r>
      <w:r>
        <w:tab/>
      </w:r>
      <w:r>
        <w:tab/>
      </w:r>
      <w:r>
        <w:tab/>
        <w:t>}</w:t>
      </w:r>
    </w:p>
    <w:p w14:paraId="7B8E850E" w14:textId="77777777" w:rsidR="00470B88" w:rsidRDefault="00470B88" w:rsidP="00821A71">
      <w:pPr>
        <w:pStyle w:val="GOSTScript"/>
      </w:pPr>
      <w:r>
        <w:tab/>
      </w:r>
      <w:r>
        <w:tab/>
      </w:r>
      <w:r>
        <w:tab/>
      </w:r>
      <w:r>
        <w:tab/>
        <w:t>]</w:t>
      </w:r>
    </w:p>
    <w:p w14:paraId="2593657F" w14:textId="77777777" w:rsidR="00470B88" w:rsidRDefault="00470B88" w:rsidP="00821A71">
      <w:pPr>
        <w:pStyle w:val="GOSTScript"/>
      </w:pPr>
      <w:r>
        <w:tab/>
      </w:r>
      <w:r>
        <w:tab/>
      </w:r>
      <w:r>
        <w:tab/>
        <w:t>}</w:t>
      </w:r>
    </w:p>
    <w:p w14:paraId="22A972E9" w14:textId="77777777" w:rsidR="00470B88" w:rsidRDefault="00470B88" w:rsidP="00821A71">
      <w:pPr>
        <w:pStyle w:val="GOSTScript"/>
      </w:pPr>
      <w:r>
        <w:tab/>
      </w:r>
      <w:r>
        <w:tab/>
        <w:t>]</w:t>
      </w:r>
    </w:p>
    <w:p w14:paraId="59AA09D8" w14:textId="77777777" w:rsidR="00470B88" w:rsidRDefault="00470B88" w:rsidP="00821A71">
      <w:pPr>
        <w:pStyle w:val="GOSTScript"/>
      </w:pPr>
      <w:r>
        <w:tab/>
        <w:t>}</w:t>
      </w:r>
    </w:p>
    <w:p w14:paraId="30F09286" w14:textId="6B487BF5" w:rsidR="007E1DE1" w:rsidRDefault="00470B88" w:rsidP="00821A71">
      <w:pPr>
        <w:pStyle w:val="GOSTScript"/>
      </w:pPr>
      <w:r>
        <w:t>}</w:t>
      </w:r>
    </w:p>
    <w:p w14:paraId="2F83109C" w14:textId="15AE7F8F" w:rsidR="00B90B75" w:rsidRPr="00A8471E" w:rsidRDefault="00B90B75" w:rsidP="00B90B75">
      <w:pPr>
        <w:pStyle w:val="1"/>
      </w:pPr>
      <w:bookmarkStart w:id="672" w:name="_Toc226457019"/>
      <w:r>
        <w:lastRenderedPageBreak/>
        <w:t>Отчет</w:t>
      </w:r>
      <w:r w:rsidRPr="00D56138">
        <w:t xml:space="preserve"> </w:t>
      </w:r>
      <w:r w:rsidRPr="00B90B75">
        <w:t>«Сверка взаимосвязанных расчетов между разными учетными модулями одного ТОФК (по счету 3430 «Межсистемные расчеты»)»</w:t>
      </w:r>
      <w:r w:rsidRPr="00A8471E" w:rsidDel="00454D27">
        <w:t xml:space="preserve"> </w:t>
      </w:r>
      <w:r w:rsidRPr="00A8471E">
        <w:t>(</w:t>
      </w:r>
      <w:commentRangeStart w:id="673"/>
      <w:r w:rsidRPr="00B90B75">
        <w:t>InterSysCalc</w:t>
      </w:r>
      <w:commentRangeEnd w:id="673"/>
      <w:r w:rsidR="008859BA">
        <w:rPr>
          <w:rStyle w:val="affa"/>
          <w:b w:val="0"/>
          <w:caps w:val="0"/>
        </w:rPr>
        <w:commentReference w:id="673"/>
      </w:r>
      <w:r w:rsidRPr="00A8471E">
        <w:t>)</w:t>
      </w:r>
      <w:bookmarkEnd w:id="672"/>
    </w:p>
    <w:p w14:paraId="5220F9A7" w14:textId="618E9678" w:rsidR="00B90B75" w:rsidRPr="00D56138" w:rsidRDefault="00B90B75" w:rsidP="00B90B75">
      <w:pPr>
        <w:pStyle w:val="afff1"/>
        <w:suppressAutoHyphens/>
      </w:pPr>
      <w:r w:rsidRPr="00D56138">
        <w:t xml:space="preserve">Диагностический отчет </w:t>
      </w:r>
      <w:r w:rsidRPr="00B90B75">
        <w:t>«Сверка взаимосвязанных расчетов между разными учетными модулями одного ТОФК (по счету 3430 «Межсистемные расчеты»)»</w:t>
      </w:r>
      <w:r>
        <w:t xml:space="preserve"> (тип</w:t>
      </w:r>
      <w:r w:rsidRPr="00D56138">
        <w:t xml:space="preserve"> </w:t>
      </w:r>
      <w:proofErr w:type="spellStart"/>
      <w:r w:rsidRPr="00B90B75">
        <w:t>InterSysCalc</w:t>
      </w:r>
      <w:proofErr w:type="spellEnd"/>
      <w:r w:rsidRPr="00D56138">
        <w:t xml:space="preserve">) является глобальным диагностическим отчетом и предназначен для выявления расхождений при отражении в учете </w:t>
      </w:r>
      <w:r w:rsidRPr="00B90B75">
        <w:t>взаимосвязанных расчетов между разными учетными модулями одного ТОФК по счету 3430 «Межсистемные расчеты» в разрезе казначейских счетов и первичных учетных документов.</w:t>
      </w:r>
      <w:r w:rsidRPr="00D56138">
        <w:t xml:space="preserve"> </w:t>
      </w:r>
      <w:r>
        <w:t>Сверка проводится по заданному субъекту учета (или по всем субъектам учета) за заданный операционный день. Формирование о</w:t>
      </w:r>
      <w:r w:rsidRPr="00D56138">
        <w:t xml:space="preserve">тчета осуществляется на </w:t>
      </w:r>
      <w:r w:rsidR="00222E8C">
        <w:t xml:space="preserve">основании данных </w:t>
      </w:r>
      <w:proofErr w:type="spellStart"/>
      <w:r w:rsidR="00222E8C">
        <w:t>SuperDatamart</w:t>
      </w:r>
      <w:proofErr w:type="spellEnd"/>
      <w:r w:rsidR="00222E8C">
        <w:t>.</w:t>
      </w:r>
    </w:p>
    <w:p w14:paraId="5616525C" w14:textId="32A72B85" w:rsidR="00B90B75" w:rsidRDefault="00B90B75" w:rsidP="00B90B75">
      <w:pPr>
        <w:pStyle w:val="afff1"/>
        <w:suppressAutoHyphens/>
      </w:pPr>
      <w:r>
        <w:t>Алгоритм сверки включает два этапа. На первом этапе выполняется сверка оборотов</w:t>
      </w:r>
      <w:r w:rsidRPr="00A72E13">
        <w:t xml:space="preserve"> </w:t>
      </w:r>
      <w:r>
        <w:t>по счету 34</w:t>
      </w:r>
      <w:r w:rsidR="00A90563">
        <w:t>3</w:t>
      </w:r>
      <w:r>
        <w:t xml:space="preserve">0 по всем имеющимся комбинациям Субъект учета </w:t>
      </w:r>
      <w:r w:rsidRPr="00D56138">
        <w:t xml:space="preserve">- КС отправителя - КС </w:t>
      </w:r>
      <w:r w:rsidRPr="00B95668">
        <w:t>получателя</w:t>
      </w:r>
      <w:r w:rsidRPr="00B95668">
        <w:rPr>
          <w:rStyle w:val="afe"/>
        </w:rPr>
        <w:t xml:space="preserve"> </w:t>
      </w:r>
      <w:r w:rsidRPr="00B95668">
        <w:rPr>
          <w:rStyle w:val="afe"/>
          <w:b w:val="0"/>
        </w:rPr>
        <w:t>накопительным итогом с начала года</w:t>
      </w:r>
      <w:r w:rsidRPr="00B95668">
        <w:t xml:space="preserve"> по заданную в запросе дату операционного дня (включительно). Если по результатам первого этапа выявлены несоответствия, то по проблемной комбинации Субъект учета - КС отправителя - КС получателя осуществляется сверка в разрезе отдельных документов с датой отражения в учете указанным в запросе операционным днем: записи учета, влияющие на обороты по дебету счета</w:t>
      </w:r>
      <w:r w:rsidRPr="00D56138">
        <w:t xml:space="preserve"> 34</w:t>
      </w:r>
      <w:r w:rsidR="00A90563">
        <w:t>3</w:t>
      </w:r>
      <w:r w:rsidRPr="00D56138">
        <w:t>0</w:t>
      </w:r>
      <w:r>
        <w:t>,</w:t>
      </w:r>
      <w:r w:rsidRPr="00D56138">
        <w:t xml:space="preserve"> </w:t>
      </w:r>
      <w:r>
        <w:t>сопоставляются</w:t>
      </w:r>
      <w:r w:rsidRPr="00D56138">
        <w:t xml:space="preserve"> </w:t>
      </w:r>
      <w:r>
        <w:t xml:space="preserve">с </w:t>
      </w:r>
      <w:r w:rsidRPr="00D56138">
        <w:t xml:space="preserve">записями учета, влияющими на обороты по </w:t>
      </w:r>
      <w:r>
        <w:t>кредиту</w:t>
      </w:r>
      <w:r w:rsidRPr="00D56138">
        <w:t xml:space="preserve"> счет</w:t>
      </w:r>
      <w:r>
        <w:t>а 34</w:t>
      </w:r>
      <w:r w:rsidR="00222E8C">
        <w:t>3</w:t>
      </w:r>
      <w:r>
        <w:t xml:space="preserve">0. </w:t>
      </w:r>
      <w:r w:rsidR="00986D81">
        <w:t>Связь дебетовых и кредитовых документов устанавливается на основании значения аналитического признака «</w:t>
      </w:r>
      <w:r w:rsidR="00986D81" w:rsidRPr="00D56138">
        <w:t>GUID связанного документа» (</w:t>
      </w:r>
      <w:proofErr w:type="spellStart"/>
      <w:r w:rsidR="00986D81" w:rsidRPr="00D56138">
        <w:t>linkedDocGuid</w:t>
      </w:r>
      <w:proofErr w:type="spellEnd"/>
      <w:r w:rsidR="00986D81" w:rsidRPr="00D56138">
        <w:t>)</w:t>
      </w:r>
      <w:r w:rsidR="00986D81">
        <w:t xml:space="preserve"> и </w:t>
      </w:r>
      <w:r w:rsidR="00986D81">
        <w:rPr>
          <w:lang w:val="en-US"/>
        </w:rPr>
        <w:t>GUID</w:t>
      </w:r>
      <w:r w:rsidR="00986D81">
        <w:t xml:space="preserve"> самого первичного документа (</w:t>
      </w:r>
      <w:proofErr w:type="spellStart"/>
      <w:r w:rsidR="00986D81" w:rsidRPr="00D56138">
        <w:t>doc_external_id</w:t>
      </w:r>
      <w:proofErr w:type="spellEnd"/>
      <w:r w:rsidR="00986D81">
        <w:t xml:space="preserve">). </w:t>
      </w:r>
      <w:r>
        <w:t>В диагностике участвуют только записи учета/балансы, отраженные в окончательном режиме. Если по результатам второго этапа документы не выявлены или выявленные документы покрывают расхождение в оборотах не полностью, это говорит о том, что расхождение (полностью или частично) образовалось в предыдущие операционные дни.</w:t>
      </w:r>
    </w:p>
    <w:p w14:paraId="31627355" w14:textId="77777777" w:rsidR="00B90B75" w:rsidRDefault="00B90B75" w:rsidP="00B90B75">
      <w:pPr>
        <w:pStyle w:val="afff1"/>
        <w:suppressAutoHyphens/>
      </w:pPr>
      <w:r w:rsidRPr="00015F0F">
        <w:t>Если по результатам диагностики были отобраны данные, удовлетворяющие параметрам запроса (непустая выборка), то возвраща</w:t>
      </w:r>
      <w:r>
        <w:t>ется:</w:t>
      </w:r>
    </w:p>
    <w:p w14:paraId="28EF4A8A" w14:textId="01D35FD1" w:rsidR="00B90B75" w:rsidRDefault="00B90B75" w:rsidP="00986D81">
      <w:pPr>
        <w:pStyle w:val="GOSTListnum"/>
        <w:numPr>
          <w:ilvl w:val="0"/>
          <w:numId w:val="32"/>
        </w:numPr>
        <w:suppressAutoHyphens/>
      </w:pPr>
      <w:r>
        <w:t xml:space="preserve">Файл отчета в формате ODS. </w:t>
      </w:r>
      <w:r w:rsidRPr="00015F0F">
        <w:t>Имя файла формируется по шаблону: Код субъект</w:t>
      </w:r>
      <w:r>
        <w:t xml:space="preserve">а учета (4 </w:t>
      </w:r>
      <w:proofErr w:type="gramStart"/>
      <w:r>
        <w:t>знака)_</w:t>
      </w:r>
      <w:proofErr w:type="gramEnd"/>
      <w:r>
        <w:t xml:space="preserve">Отчетная </w:t>
      </w:r>
      <w:proofErr w:type="spellStart"/>
      <w:r>
        <w:t>дата</w:t>
      </w:r>
      <w:r w:rsidRPr="00015F0F">
        <w:t>_Тип</w:t>
      </w:r>
      <w:proofErr w:type="spellEnd"/>
      <w:r w:rsidRPr="00015F0F">
        <w:t xml:space="preserve"> </w:t>
      </w:r>
      <w:proofErr w:type="spellStart"/>
      <w:r w:rsidRPr="00015F0F">
        <w:t>запроса_Дата</w:t>
      </w:r>
      <w:proofErr w:type="spellEnd"/>
      <w:r w:rsidRPr="00015F0F">
        <w:t xml:space="preserve"> формирования </w:t>
      </w:r>
      <w:proofErr w:type="spellStart"/>
      <w:r w:rsidRPr="00015F0F">
        <w:t>отчета_Время</w:t>
      </w:r>
      <w:proofErr w:type="spellEnd"/>
      <w:r w:rsidRPr="00015F0F">
        <w:t xml:space="preserve"> формирования </w:t>
      </w:r>
      <w:proofErr w:type="spellStart"/>
      <w:r w:rsidRPr="00015F0F">
        <w:t>отчета.ods</w:t>
      </w:r>
      <w:proofErr w:type="spellEnd"/>
      <w:r w:rsidRPr="00015F0F">
        <w:t>. Даты указываются в формате ДДММГГГГ, время указывается в формате ЧЧ-ММ-СС.</w:t>
      </w:r>
      <w:r>
        <w:t xml:space="preserve"> </w:t>
      </w:r>
      <w:r w:rsidRPr="00D752DF">
        <w:t>При формировании отчета по всем субъектам учета, в имени файла отчета код субъекта учета заполняется значением «0000» (Все ТОФК).</w:t>
      </w:r>
      <w:r>
        <w:t xml:space="preserve"> </w:t>
      </w:r>
      <w:r w:rsidRPr="00015F0F">
        <w:t xml:space="preserve">Пример имени файла: </w:t>
      </w:r>
      <w:r w:rsidRPr="00A90563">
        <w:rPr>
          <w:b/>
        </w:rPr>
        <w:t>5700_05042024_</w:t>
      </w:r>
      <w:r w:rsidR="00A90563">
        <w:rPr>
          <w:b/>
        </w:rPr>
        <w:t>InterSysCalc</w:t>
      </w:r>
      <w:r w:rsidRPr="00A90563">
        <w:rPr>
          <w:b/>
        </w:rPr>
        <w:t>_06042024_10-32-12.ods</w:t>
      </w:r>
      <w:r w:rsidR="00222E8C">
        <w:t>.</w:t>
      </w:r>
    </w:p>
    <w:p w14:paraId="7F0B4E9F" w14:textId="77777777" w:rsidR="00B90B75" w:rsidRDefault="00B90B75" w:rsidP="00B90B75">
      <w:pPr>
        <w:pStyle w:val="GOSTListnum"/>
        <w:numPr>
          <w:ilvl w:val="0"/>
          <w:numId w:val="0"/>
        </w:numPr>
        <w:suppressAutoHyphens/>
        <w:ind w:left="1021"/>
      </w:pPr>
      <w:r>
        <w:t xml:space="preserve">Отчет содержит </w:t>
      </w:r>
      <w:r w:rsidRPr="00015F0F">
        <w:t>информац</w:t>
      </w:r>
      <w:r>
        <w:t>ию о выявленных несоответствиях:</w:t>
      </w:r>
    </w:p>
    <w:p w14:paraId="6FD41655" w14:textId="05F095AC" w:rsidR="00B90B75" w:rsidRDefault="00B90B75" w:rsidP="00B90B75">
      <w:pPr>
        <w:pStyle w:val="GOSTListmark3"/>
        <w:suppressAutoHyphens/>
      </w:pPr>
      <w:r w:rsidRPr="00695142">
        <w:rPr>
          <w:rFonts w:eastAsiaTheme="majorEastAsia"/>
        </w:rPr>
        <w:t>сумм</w:t>
      </w:r>
      <w:r>
        <w:rPr>
          <w:rFonts w:eastAsiaTheme="majorEastAsia"/>
        </w:rPr>
        <w:t>ы</w:t>
      </w:r>
      <w:r w:rsidRPr="00D56138">
        <w:t xml:space="preserve"> оборотов </w:t>
      </w:r>
      <w:r>
        <w:t xml:space="preserve">по дебету и кредиту счета </w:t>
      </w:r>
      <w:r w:rsidRPr="00D56138">
        <w:t>34</w:t>
      </w:r>
      <w:r w:rsidR="00A90563">
        <w:t>3</w:t>
      </w:r>
      <w:r w:rsidRPr="00D56138">
        <w:t>0</w:t>
      </w:r>
      <w:r>
        <w:t xml:space="preserve"> в разрезе комбинаций Субъект учета </w:t>
      </w:r>
      <w:r w:rsidRPr="00D56138">
        <w:t>- КС отправителя - КС получателя</w:t>
      </w:r>
      <w:r>
        <w:t>;</w:t>
      </w:r>
    </w:p>
    <w:p w14:paraId="36699C5D" w14:textId="644AF1D9" w:rsidR="00B90B75" w:rsidRDefault="00B90B75" w:rsidP="00B90B75">
      <w:pPr>
        <w:pStyle w:val="GOSTListmark3"/>
        <w:suppressAutoHyphens/>
      </w:pPr>
      <w:r>
        <w:t xml:space="preserve">перечень </w:t>
      </w:r>
      <w:r w:rsidRPr="00D56138">
        <w:t>документ</w:t>
      </w:r>
      <w:r>
        <w:t>ов</w:t>
      </w:r>
      <w:r w:rsidRPr="00D56138">
        <w:t xml:space="preserve">, записи учета по которым оказали влияние на обороты по </w:t>
      </w:r>
      <w:r>
        <w:t>дебету</w:t>
      </w:r>
      <w:r w:rsidRPr="00D56138">
        <w:t xml:space="preserve"> счета 34</w:t>
      </w:r>
      <w:r w:rsidR="0054005F">
        <w:t>3</w:t>
      </w:r>
      <w:r w:rsidRPr="00D56138">
        <w:t xml:space="preserve">0 по определенной комбинации </w:t>
      </w:r>
      <w:r>
        <w:t>С</w:t>
      </w:r>
      <w:r w:rsidRPr="00D56138">
        <w:t xml:space="preserve">убъект учета - КС отправителя - КС получателя, но не оказали влияния на обороты по </w:t>
      </w:r>
      <w:r>
        <w:t>кредиту</w:t>
      </w:r>
      <w:r w:rsidRPr="00D56138">
        <w:t xml:space="preserve"> счета 34</w:t>
      </w:r>
      <w:r w:rsidR="0054005F">
        <w:t>3</w:t>
      </w:r>
      <w:r w:rsidRPr="00D56138">
        <w:t>0 по определенной</w:t>
      </w:r>
      <w:r>
        <w:t xml:space="preserve"> комбинации С</w:t>
      </w:r>
      <w:r w:rsidRPr="00D56138">
        <w:t xml:space="preserve">убъект учета - КС получателя - КС отправителя (или наоборот). Информация о документах представляется в разрезе записей учета с указанием следующих реквизитов: GUID, тип, наименование, номер и дата первичного документа, код ТОФК-субъекта учета, дата и время </w:t>
      </w:r>
      <w:r w:rsidRPr="00D56138">
        <w:lastRenderedPageBreak/>
        <w:t>формирования записи</w:t>
      </w:r>
      <w:r>
        <w:t xml:space="preserve"> учета</w:t>
      </w:r>
      <w:r w:rsidRPr="00D56138">
        <w:t xml:space="preserve"> и код системы – инициатора события учета. Если в проверяемом </w:t>
      </w:r>
      <w:r>
        <w:t>операционном дне</w:t>
      </w:r>
      <w:r w:rsidRPr="00D56138">
        <w:t xml:space="preserve"> документы не были выявлены, т.к. расхождение образовались в предыдущие </w:t>
      </w:r>
      <w:r>
        <w:t>операционные дни</w:t>
      </w:r>
      <w:r w:rsidRPr="00D56138">
        <w:t>, то указывается только информация о результатах сверки оборотов.</w:t>
      </w:r>
    </w:p>
    <w:p w14:paraId="65DE6FC7" w14:textId="77777777" w:rsidR="00821A71" w:rsidRDefault="00B90B75" w:rsidP="00B90B75">
      <w:pPr>
        <w:pStyle w:val="GOSTListnum"/>
        <w:numPr>
          <w:ilvl w:val="0"/>
          <w:numId w:val="0"/>
        </w:numPr>
        <w:suppressAutoHyphens/>
        <w:ind w:left="1021"/>
      </w:pPr>
      <w:r>
        <w:t>Р</w:t>
      </w:r>
      <w:r w:rsidRPr="00D56138">
        <w:t>езультаты диагностики размещаются на листах в разрезе субъектов учета (если по какому-либо субъекту учета диагностика не выявила расхождений лист не формируется)</w:t>
      </w:r>
      <w:r w:rsidR="00821A71">
        <w:t>.</w:t>
      </w:r>
    </w:p>
    <w:p w14:paraId="0CA05B67" w14:textId="21731610" w:rsidR="00B90B75" w:rsidRDefault="00B90B75" w:rsidP="00B90B75">
      <w:pPr>
        <w:pStyle w:val="GOSTListnum"/>
        <w:numPr>
          <w:ilvl w:val="0"/>
          <w:numId w:val="0"/>
        </w:numPr>
        <w:suppressAutoHyphens/>
        <w:ind w:left="1021"/>
      </w:pPr>
      <w:r>
        <w:t xml:space="preserve">Пример отчета приведен в </w:t>
      </w:r>
      <w:r w:rsidRPr="00CB186B">
        <w:t>Приложении</w:t>
      </w:r>
      <w:r w:rsidR="00CB186B">
        <w:t xml:space="preserve"> </w:t>
      </w:r>
      <w:r w:rsidR="00CB186B">
        <w:rPr>
          <w:highlight w:val="yellow"/>
        </w:rPr>
        <w:fldChar w:fldCharType="begin"/>
      </w:r>
      <w:r w:rsidR="00CB186B">
        <w:instrText xml:space="preserve"> REF _Ref179208968 \h </w:instrText>
      </w:r>
      <w:r w:rsidR="00CB186B">
        <w:rPr>
          <w:highlight w:val="yellow"/>
        </w:rPr>
      </w:r>
      <w:r w:rsidR="00CB186B">
        <w:rPr>
          <w:highlight w:val="yellow"/>
        </w:rPr>
        <w:fldChar w:fldCharType="separate"/>
      </w:r>
      <w:ins w:id="674" w:author="Сатлер Марина Викторовна" w:date="2026-04-07T12:22:00Z">
        <w:r w:rsidR="00A67566">
          <w:rPr>
            <w:noProof/>
          </w:rPr>
          <w:t>8</w:t>
        </w:r>
      </w:ins>
      <w:r w:rsidR="00CB186B">
        <w:rPr>
          <w:highlight w:val="yellow"/>
        </w:rPr>
        <w:fldChar w:fldCharType="end"/>
      </w:r>
      <w:r>
        <w:t>.</w:t>
      </w:r>
    </w:p>
    <w:p w14:paraId="7EDF3A0F" w14:textId="2C34A392" w:rsidR="00B90B75" w:rsidRPr="00D56138" w:rsidRDefault="00B90B75" w:rsidP="00986D81">
      <w:pPr>
        <w:pStyle w:val="GOSTListnum"/>
        <w:numPr>
          <w:ilvl w:val="0"/>
          <w:numId w:val="32"/>
        </w:numPr>
        <w:suppressAutoHyphens/>
      </w:pPr>
      <w:r w:rsidRPr="00D56138">
        <w:t xml:space="preserve">Ответ в формате </w:t>
      </w:r>
      <w:r>
        <w:rPr>
          <w:lang w:val="en-US"/>
        </w:rPr>
        <w:t>JSON</w:t>
      </w:r>
      <w:r w:rsidRPr="00D56138">
        <w:t xml:space="preserve">, содержащий информацию </w:t>
      </w:r>
      <w:r>
        <w:t>о выявленных несоответствиях сумм</w:t>
      </w:r>
      <w:r w:rsidRPr="00D56138">
        <w:t xml:space="preserve"> оборотов </w:t>
      </w:r>
      <w:r>
        <w:t xml:space="preserve">по счету </w:t>
      </w:r>
      <w:r w:rsidRPr="00D56138">
        <w:t>34</w:t>
      </w:r>
      <w:r w:rsidR="0054005F">
        <w:t>3</w:t>
      </w:r>
      <w:r w:rsidRPr="00D56138">
        <w:t>0</w:t>
      </w:r>
      <w:r>
        <w:t xml:space="preserve"> </w:t>
      </w:r>
      <w:r w:rsidRPr="00D56138">
        <w:t xml:space="preserve">с указанием перечня выявленных документов в реквизитном составе, аналогичном печатной форме отчета. Если документы не были выявлены, то указывается только информация о результатах сверки оборотов. </w:t>
      </w:r>
    </w:p>
    <w:p w14:paraId="54C341C4" w14:textId="7D59CC2D" w:rsidR="00B90B75" w:rsidRDefault="00B90B75" w:rsidP="00B90B75">
      <w:pPr>
        <w:suppressAutoHyphens/>
        <w:ind w:firstLine="720"/>
      </w:pPr>
      <w:r w:rsidRPr="00015F0F">
        <w:t>Если по техническим причинам файл в формате ODS сформировать не удалось, то возвращается ответ на запрос в формате JSON с информацией о неуспешном выполнении запроса (E - ERROR – Неуспешное завершение) и сообщением об ошибке «Не удалось сформировать отчет &lt;Тип запроса&gt; по причине: &lt;техническая информация об ошибке&gt;».</w:t>
      </w:r>
    </w:p>
    <w:p w14:paraId="61BEE0D5" w14:textId="40AB76B9" w:rsidR="00B90B75" w:rsidRPr="00015F0F" w:rsidRDefault="00B90B75" w:rsidP="00B90B75">
      <w:pPr>
        <w:suppressAutoHyphens/>
        <w:ind w:firstLine="720"/>
      </w:pPr>
      <w:r w:rsidRPr="00015F0F">
        <w:t xml:space="preserve">При поступлении запроса с типом </w:t>
      </w:r>
      <w:r w:rsidR="00355AEA">
        <w:t>«</w:t>
      </w:r>
      <w:proofErr w:type="spellStart"/>
      <w:r w:rsidR="0054005F" w:rsidRPr="0054005F">
        <w:t>InterSysCalc</w:t>
      </w:r>
      <w:proofErr w:type="spellEnd"/>
      <w:r w:rsidR="00355AEA">
        <w:t>»</w:t>
      </w:r>
      <w:r w:rsidRPr="00015F0F">
        <w:t>, выполнение которого завершено успешно, но никакие данные не были отобраны (пустая выборка), возвращается:</w:t>
      </w:r>
    </w:p>
    <w:p w14:paraId="72C4230B" w14:textId="77777777" w:rsidR="00B90B75" w:rsidRPr="00C623A6" w:rsidRDefault="00B90B75" w:rsidP="00B90B75">
      <w:pPr>
        <w:pStyle w:val="GOSTListmark1"/>
        <w:suppressAutoHyphens/>
        <w:rPr>
          <w:rFonts w:eastAsiaTheme="majorEastAsia"/>
        </w:rPr>
      </w:pPr>
      <w:r w:rsidRPr="00C623A6">
        <w:rPr>
          <w:rFonts w:eastAsiaTheme="majorEastAsia"/>
        </w:rPr>
        <w:t>файл отчета в формате ODS, содержащий заголовочную часть и названия граф табличной части, без строк таблицы - если параметр «Формировать при отсутствии данных» (</w:t>
      </w:r>
      <w:proofErr w:type="spellStart"/>
      <w:r w:rsidRPr="00C623A6">
        <w:rPr>
          <w:rFonts w:eastAsiaTheme="majorEastAsia"/>
        </w:rPr>
        <w:t>ReturnIfEmpty</w:t>
      </w:r>
      <w:proofErr w:type="spellEnd"/>
      <w:r w:rsidRPr="00C623A6">
        <w:rPr>
          <w:rFonts w:eastAsiaTheme="majorEastAsia"/>
        </w:rPr>
        <w:t>) имеет значение «1»;</w:t>
      </w:r>
    </w:p>
    <w:p w14:paraId="69814AC4" w14:textId="77777777" w:rsidR="00B90B75" w:rsidRPr="00C623A6" w:rsidRDefault="00B90B75" w:rsidP="00B90B75">
      <w:pPr>
        <w:pStyle w:val="GOSTListmark1"/>
        <w:suppressAutoHyphens/>
        <w:rPr>
          <w:rFonts w:eastAsiaTheme="majorEastAsia"/>
        </w:rPr>
      </w:pPr>
      <w:r w:rsidRPr="00C623A6">
        <w:rPr>
          <w:rFonts w:eastAsiaTheme="majorEastAsia"/>
        </w:rPr>
        <w:t>ответ на запрос в формате JSON с информацией о неуспешном выполнении запроса (E - ERROR – Неуспешное завершение) и сообщением «Отчет не содержит данных» - если параметр «Формировать при отсутствии данных» (</w:t>
      </w:r>
      <w:proofErr w:type="spellStart"/>
      <w:r w:rsidRPr="00C623A6">
        <w:rPr>
          <w:rFonts w:eastAsiaTheme="majorEastAsia"/>
        </w:rPr>
        <w:t>ReturnIfEmpty</w:t>
      </w:r>
      <w:proofErr w:type="spellEnd"/>
      <w:r w:rsidRPr="00C623A6">
        <w:rPr>
          <w:rFonts w:eastAsiaTheme="majorEastAsia"/>
        </w:rPr>
        <w:t>) имеет значение «0».</w:t>
      </w:r>
    </w:p>
    <w:p w14:paraId="201E1F17" w14:textId="77777777" w:rsidR="00B90B75" w:rsidRPr="00474651" w:rsidRDefault="00B90B75" w:rsidP="00B90B75">
      <w:pPr>
        <w:pStyle w:val="21"/>
      </w:pPr>
      <w:bookmarkStart w:id="675" w:name="_Toc226457020"/>
      <w:r w:rsidRPr="00474651">
        <w:t>Параметры запроса</w:t>
      </w:r>
      <w:bookmarkEnd w:id="675"/>
    </w:p>
    <w:p w14:paraId="3E9B7FAF" w14:textId="4F7736F4" w:rsidR="00B90B75" w:rsidRPr="00F84E12" w:rsidRDefault="00CE2362" w:rsidP="00A86F1D">
      <w:pPr>
        <w:pStyle w:val="GOSTNameTable"/>
      </w:pPr>
      <w:r>
        <w:rPr>
          <w:noProof/>
        </w:rPr>
        <w:fldChar w:fldCharType="begin"/>
      </w:r>
      <w:r>
        <w:rPr>
          <w:noProof/>
        </w:rPr>
        <w:instrText xml:space="preserve"> SEQ Таблица \* ARABIC </w:instrText>
      </w:r>
      <w:r>
        <w:rPr>
          <w:noProof/>
        </w:rPr>
        <w:fldChar w:fldCharType="separate"/>
      </w:r>
      <w:bookmarkStart w:id="676" w:name="_Toc226457299"/>
      <w:r w:rsidR="00A67566">
        <w:rPr>
          <w:noProof/>
        </w:rPr>
        <w:t>24</w:t>
      </w:r>
      <w:r>
        <w:rPr>
          <w:noProof/>
        </w:rPr>
        <w:fldChar w:fldCharType="end"/>
      </w:r>
      <w:r w:rsidR="00B90B75">
        <w:t xml:space="preserve"> - </w:t>
      </w:r>
      <w:r w:rsidR="00B90B75" w:rsidRPr="001F0072">
        <w:t>Параметры запроса «</w:t>
      </w:r>
      <w:r w:rsidR="00B90B75" w:rsidRPr="00423112">
        <w:t>Отчет «</w:t>
      </w:r>
      <w:r w:rsidR="00A86F1D" w:rsidRPr="00A86F1D">
        <w:t>Сверка взаимосвязанных расчетов между разными учетными модулями одного ТОФК (по счету 3430 «Межсистемные расчеты»)</w:t>
      </w:r>
      <w:r w:rsidR="00B90B75" w:rsidRPr="00F84E12">
        <w:t>»»</w:t>
      </w:r>
      <w:bookmarkEnd w:id="676"/>
    </w:p>
    <w:tbl>
      <w:tblPr>
        <w:tblStyle w:val="GOSTTable"/>
        <w:tblW w:w="5000" w:type="pct"/>
        <w:tblLayout w:type="fixed"/>
        <w:tblLook w:val="07E0" w:firstRow="1" w:lastRow="1" w:firstColumn="1" w:lastColumn="1" w:noHBand="1" w:noVBand="1"/>
      </w:tblPr>
      <w:tblGrid>
        <w:gridCol w:w="3563"/>
        <w:gridCol w:w="2429"/>
        <w:gridCol w:w="1620"/>
        <w:gridCol w:w="954"/>
        <w:gridCol w:w="1020"/>
        <w:gridCol w:w="6108"/>
      </w:tblGrid>
      <w:tr w:rsidR="00B90B75" w:rsidRPr="001D05D7" w14:paraId="77C4865D" w14:textId="77777777" w:rsidTr="00A90563">
        <w:trPr>
          <w:cnfStyle w:val="100000000000" w:firstRow="1" w:lastRow="0" w:firstColumn="0" w:lastColumn="0" w:oddVBand="0" w:evenVBand="0" w:oddHBand="0" w:evenHBand="0" w:firstRowFirstColumn="0" w:firstRowLastColumn="0" w:lastRowFirstColumn="0" w:lastRowLastColumn="0"/>
          <w:trHeight w:val="739"/>
        </w:trPr>
        <w:tc>
          <w:tcPr>
            <w:tcW w:w="1135" w:type="pct"/>
            <w:hideMark/>
          </w:tcPr>
          <w:p w14:paraId="6E7E3D9B" w14:textId="77777777" w:rsidR="00B90B75" w:rsidRPr="00474651" w:rsidRDefault="00B90B75" w:rsidP="00A90563">
            <w:pPr>
              <w:pStyle w:val="GOSTTableHead"/>
            </w:pPr>
            <w:r w:rsidRPr="00474651">
              <w:t>Наименование параметра</w:t>
            </w:r>
          </w:p>
        </w:tc>
        <w:tc>
          <w:tcPr>
            <w:tcW w:w="774" w:type="pct"/>
            <w:hideMark/>
          </w:tcPr>
          <w:p w14:paraId="7C0E45C3" w14:textId="77777777" w:rsidR="00B90B75" w:rsidRPr="00890A8D" w:rsidRDefault="00B90B75" w:rsidP="00A90563">
            <w:pPr>
              <w:pStyle w:val="GOSTTableHead"/>
            </w:pPr>
            <w:r w:rsidRPr="00890A8D">
              <w:t>Название тэга</w:t>
            </w:r>
          </w:p>
        </w:tc>
        <w:tc>
          <w:tcPr>
            <w:tcW w:w="516" w:type="pct"/>
            <w:hideMark/>
          </w:tcPr>
          <w:p w14:paraId="4A973DC1" w14:textId="77777777" w:rsidR="00B90B75" w:rsidRPr="00C75A4E" w:rsidRDefault="00B90B75" w:rsidP="00A90563">
            <w:pPr>
              <w:pStyle w:val="GOSTTableHead"/>
            </w:pPr>
            <w:r w:rsidRPr="00BA7A4A">
              <w:t>Тип данных</w:t>
            </w:r>
          </w:p>
        </w:tc>
        <w:tc>
          <w:tcPr>
            <w:tcW w:w="304" w:type="pct"/>
          </w:tcPr>
          <w:p w14:paraId="2728EEF4" w14:textId="77777777" w:rsidR="00B90B75" w:rsidRPr="00474651" w:rsidRDefault="00B90B75" w:rsidP="00A90563">
            <w:pPr>
              <w:pStyle w:val="GOSTTableHead"/>
            </w:pPr>
            <w:r w:rsidRPr="00474651">
              <w:t>Обязательность</w:t>
            </w:r>
          </w:p>
        </w:tc>
        <w:tc>
          <w:tcPr>
            <w:tcW w:w="325" w:type="pct"/>
            <w:hideMark/>
          </w:tcPr>
          <w:p w14:paraId="6863D84F" w14:textId="77777777" w:rsidR="00B90B75" w:rsidRPr="00BA7A4A" w:rsidRDefault="00B90B75" w:rsidP="00A90563">
            <w:pPr>
              <w:pStyle w:val="GOSTTableHead"/>
            </w:pPr>
            <w:r w:rsidRPr="00890A8D">
              <w:t>Размерность</w:t>
            </w:r>
          </w:p>
        </w:tc>
        <w:tc>
          <w:tcPr>
            <w:tcW w:w="1946" w:type="pct"/>
          </w:tcPr>
          <w:p w14:paraId="596E4E73" w14:textId="77777777" w:rsidR="00B90B75" w:rsidRPr="00BA7A4A" w:rsidRDefault="00B90B75" w:rsidP="00A90563">
            <w:pPr>
              <w:pStyle w:val="GOSTTableHead"/>
            </w:pPr>
            <w:r w:rsidRPr="00BA7A4A">
              <w:t>Описание</w:t>
            </w:r>
          </w:p>
        </w:tc>
      </w:tr>
      <w:tr w:rsidR="00B90B75" w:rsidRPr="001D05D7" w14:paraId="0B945CF9" w14:textId="77777777" w:rsidTr="00A90563">
        <w:tc>
          <w:tcPr>
            <w:tcW w:w="5000" w:type="pct"/>
            <w:gridSpan w:val="6"/>
          </w:tcPr>
          <w:p w14:paraId="49638FE7" w14:textId="77777777" w:rsidR="00B90B75" w:rsidRPr="001D05D7" w:rsidRDefault="00B90B75" w:rsidP="00A90563">
            <w:pPr>
              <w:suppressAutoHyphens/>
              <w:ind w:firstLine="30"/>
              <w:jc w:val="center"/>
              <w:rPr>
                <w:b/>
                <w:sz w:val="22"/>
                <w:szCs w:val="22"/>
              </w:rPr>
            </w:pPr>
            <w:r w:rsidRPr="001D05D7">
              <w:rPr>
                <w:b/>
                <w:sz w:val="22"/>
                <w:szCs w:val="22"/>
              </w:rPr>
              <w:t>Перечень параметров заголовка запроса (</w:t>
            </w:r>
            <w:r w:rsidRPr="001D05D7">
              <w:rPr>
                <w:b/>
                <w:sz w:val="22"/>
                <w:szCs w:val="22"/>
                <w:lang w:val="en-US"/>
              </w:rPr>
              <w:t>header</w:t>
            </w:r>
            <w:r w:rsidRPr="001D05D7">
              <w:rPr>
                <w:b/>
                <w:sz w:val="22"/>
                <w:szCs w:val="22"/>
              </w:rPr>
              <w:t>)</w:t>
            </w:r>
          </w:p>
        </w:tc>
      </w:tr>
      <w:tr w:rsidR="00B90B75" w:rsidRPr="001D05D7" w14:paraId="0F730E14" w14:textId="77777777" w:rsidTr="00A90563">
        <w:tc>
          <w:tcPr>
            <w:tcW w:w="1135" w:type="pct"/>
          </w:tcPr>
          <w:p w14:paraId="55BF7DF2" w14:textId="77777777" w:rsidR="00B90B75" w:rsidRPr="001D05D7" w:rsidRDefault="00B90B75" w:rsidP="00A90563">
            <w:pPr>
              <w:pStyle w:val="GOSTTablenorm"/>
              <w:suppressAutoHyphens/>
            </w:pPr>
            <w:r w:rsidRPr="001D05D7">
              <w:t>Система - отправитель запроса</w:t>
            </w:r>
          </w:p>
        </w:tc>
        <w:tc>
          <w:tcPr>
            <w:tcW w:w="774" w:type="pct"/>
          </w:tcPr>
          <w:p w14:paraId="2E4F7D50" w14:textId="77777777" w:rsidR="00B90B75" w:rsidRPr="001D05D7" w:rsidRDefault="00B90B75" w:rsidP="00A90563">
            <w:pPr>
              <w:pStyle w:val="GOSTTablenorm"/>
              <w:suppressAutoHyphens/>
              <w:rPr>
                <w:lang w:val="en-US"/>
              </w:rPr>
            </w:pPr>
            <w:r w:rsidRPr="001D05D7">
              <w:rPr>
                <w:lang w:val="en-US"/>
              </w:rPr>
              <w:t>Source</w:t>
            </w:r>
          </w:p>
        </w:tc>
        <w:tc>
          <w:tcPr>
            <w:tcW w:w="516" w:type="pct"/>
          </w:tcPr>
          <w:p w14:paraId="3A873C15" w14:textId="77777777" w:rsidR="00B90B75" w:rsidRPr="001D05D7" w:rsidRDefault="00B90B75" w:rsidP="00A90563">
            <w:pPr>
              <w:pStyle w:val="GOSTTablenorm"/>
              <w:suppressAutoHyphens/>
              <w:rPr>
                <w:lang w:val="en-US"/>
              </w:rPr>
            </w:pPr>
            <w:r w:rsidRPr="001D05D7">
              <w:t>Строка</w:t>
            </w:r>
          </w:p>
        </w:tc>
        <w:tc>
          <w:tcPr>
            <w:tcW w:w="304" w:type="pct"/>
          </w:tcPr>
          <w:p w14:paraId="7118B92F" w14:textId="77777777" w:rsidR="00B90B75" w:rsidRPr="001D05D7" w:rsidRDefault="00B90B75" w:rsidP="00A90563">
            <w:pPr>
              <w:pStyle w:val="GOSTTablenorm"/>
              <w:suppressAutoHyphens/>
            </w:pPr>
            <w:r w:rsidRPr="001D05D7">
              <w:t>Да</w:t>
            </w:r>
          </w:p>
        </w:tc>
        <w:tc>
          <w:tcPr>
            <w:tcW w:w="325" w:type="pct"/>
          </w:tcPr>
          <w:p w14:paraId="5C852BD2" w14:textId="77777777" w:rsidR="00B90B75" w:rsidRPr="001D05D7" w:rsidRDefault="00B90B75" w:rsidP="00A90563">
            <w:pPr>
              <w:pStyle w:val="GOSTTablenorm"/>
              <w:suppressAutoHyphens/>
              <w:rPr>
                <w:lang w:val="en-US"/>
              </w:rPr>
            </w:pPr>
            <w:r w:rsidRPr="001D05D7">
              <w:t>&lt;=</w:t>
            </w:r>
            <w:r w:rsidRPr="001D05D7">
              <w:rPr>
                <w:lang w:val="en-US"/>
              </w:rPr>
              <w:t>10</w:t>
            </w:r>
          </w:p>
        </w:tc>
        <w:tc>
          <w:tcPr>
            <w:tcW w:w="1946" w:type="pct"/>
          </w:tcPr>
          <w:p w14:paraId="7BEEF8EB" w14:textId="70491536" w:rsidR="00B90B75" w:rsidRDefault="00B90B75" w:rsidP="00A90563">
            <w:pPr>
              <w:pStyle w:val="GOSTTablenorm"/>
              <w:suppressAutoHyphens/>
            </w:pPr>
            <w:r w:rsidRPr="001D05D7">
              <w:t>ФП ГИИС ЭБ - отправитель запроса.</w:t>
            </w:r>
          </w:p>
          <w:p w14:paraId="19D04337" w14:textId="77777777" w:rsidR="00B90B75" w:rsidRPr="001D05D7" w:rsidRDefault="00B90B75" w:rsidP="00A90563">
            <w:pPr>
              <w:pStyle w:val="GOSTTablenorm"/>
              <w:suppressAutoHyphens/>
            </w:pPr>
            <w:r w:rsidRPr="001D05D7">
              <w:t>Возможные значения:</w:t>
            </w:r>
          </w:p>
          <w:p w14:paraId="65AF4190" w14:textId="77777777" w:rsidR="00B90B75" w:rsidRPr="00271F47" w:rsidRDefault="00B90B75" w:rsidP="00A90563">
            <w:pPr>
              <w:pStyle w:val="GOSTTableListMark1"/>
              <w:suppressAutoHyphens/>
              <w:rPr>
                <w:lang w:val="en-US"/>
              </w:rPr>
            </w:pPr>
            <w:r w:rsidRPr="001D05D7">
              <w:rPr>
                <w:lang w:val="en-US"/>
              </w:rPr>
              <w:lastRenderedPageBreak/>
              <w:t>ARP (ПУИО ЭБ)</w:t>
            </w:r>
          </w:p>
        </w:tc>
      </w:tr>
      <w:tr w:rsidR="00B90B75" w:rsidRPr="001D05D7" w14:paraId="0683B212" w14:textId="77777777" w:rsidTr="00A90563">
        <w:tc>
          <w:tcPr>
            <w:tcW w:w="1135" w:type="pct"/>
          </w:tcPr>
          <w:p w14:paraId="4BEFC3CC" w14:textId="77777777" w:rsidR="00B90B75" w:rsidRPr="001D05D7" w:rsidRDefault="00B90B75" w:rsidP="00A90563">
            <w:pPr>
              <w:pStyle w:val="GOSTTablenorm"/>
              <w:suppressAutoHyphens/>
            </w:pPr>
            <w:r w:rsidRPr="001D05D7">
              <w:lastRenderedPageBreak/>
              <w:t>Дата и время запроса</w:t>
            </w:r>
          </w:p>
        </w:tc>
        <w:tc>
          <w:tcPr>
            <w:tcW w:w="774" w:type="pct"/>
          </w:tcPr>
          <w:p w14:paraId="48373B3B" w14:textId="77777777" w:rsidR="00B90B75" w:rsidRPr="001D05D7" w:rsidRDefault="00B90B75" w:rsidP="00A90563">
            <w:pPr>
              <w:pStyle w:val="GOSTTablenorm"/>
              <w:suppressAutoHyphens/>
              <w:rPr>
                <w:lang w:val="en-US"/>
              </w:rPr>
            </w:pPr>
            <w:proofErr w:type="spellStart"/>
            <w:r w:rsidRPr="001D05D7">
              <w:rPr>
                <w:lang w:val="en-US"/>
              </w:rPr>
              <w:t>ReqDateTime</w:t>
            </w:r>
            <w:proofErr w:type="spellEnd"/>
          </w:p>
        </w:tc>
        <w:tc>
          <w:tcPr>
            <w:tcW w:w="516" w:type="pct"/>
          </w:tcPr>
          <w:p w14:paraId="09E82346" w14:textId="77777777" w:rsidR="00B90B75" w:rsidRPr="001D05D7" w:rsidRDefault="00B90B75" w:rsidP="00A90563">
            <w:pPr>
              <w:pStyle w:val="GOSTTablenorm"/>
              <w:suppressAutoHyphens/>
            </w:pPr>
            <w:r w:rsidRPr="001D05D7">
              <w:t>Дата-время (</w:t>
            </w:r>
            <w:r w:rsidRPr="001D05D7">
              <w:rPr>
                <w:lang w:val="en-US"/>
              </w:rPr>
              <w:t>timestamp</w:t>
            </w:r>
            <w:r w:rsidRPr="001D05D7">
              <w:t>)</w:t>
            </w:r>
          </w:p>
        </w:tc>
        <w:tc>
          <w:tcPr>
            <w:tcW w:w="304" w:type="pct"/>
          </w:tcPr>
          <w:p w14:paraId="299DE9EE" w14:textId="77777777" w:rsidR="00B90B75" w:rsidRPr="001D05D7" w:rsidRDefault="00B90B75" w:rsidP="00A90563">
            <w:pPr>
              <w:pStyle w:val="GOSTTablenorm"/>
              <w:suppressAutoHyphens/>
            </w:pPr>
            <w:r w:rsidRPr="001D05D7">
              <w:t>Да</w:t>
            </w:r>
          </w:p>
        </w:tc>
        <w:tc>
          <w:tcPr>
            <w:tcW w:w="325" w:type="pct"/>
          </w:tcPr>
          <w:p w14:paraId="2A241D77" w14:textId="77777777" w:rsidR="00B90B75" w:rsidRPr="001D05D7" w:rsidRDefault="00B90B75" w:rsidP="00A90563">
            <w:pPr>
              <w:pStyle w:val="GOSTTablenorm"/>
              <w:suppressAutoHyphens/>
            </w:pPr>
          </w:p>
        </w:tc>
        <w:tc>
          <w:tcPr>
            <w:tcW w:w="1946" w:type="pct"/>
          </w:tcPr>
          <w:p w14:paraId="468B1514" w14:textId="77777777" w:rsidR="00B90B75" w:rsidRPr="001D05D7" w:rsidRDefault="00B90B75" w:rsidP="00A90563">
            <w:pPr>
              <w:pStyle w:val="GOSTTablenorm"/>
              <w:suppressAutoHyphens/>
            </w:pPr>
            <w:r w:rsidRPr="001D05D7">
              <w:t>Дата и время формирования запроса ФП ГИИС ЭБ.</w:t>
            </w:r>
          </w:p>
          <w:p w14:paraId="60B4789B" w14:textId="77777777" w:rsidR="00B90B75" w:rsidRPr="001D05D7" w:rsidRDefault="00B90B75" w:rsidP="00A90563">
            <w:pPr>
              <w:pStyle w:val="GOSTTablenorm"/>
              <w:suppressAutoHyphens/>
            </w:pPr>
            <w:r w:rsidRPr="001D05D7">
              <w:t xml:space="preserve">Формат </w:t>
            </w:r>
            <w:r w:rsidRPr="001D05D7">
              <w:rPr>
                <w:lang w:val="en-US"/>
              </w:rPr>
              <w:t>YYYY</w:t>
            </w:r>
            <w:r w:rsidRPr="001D05D7">
              <w:t>-</w:t>
            </w:r>
            <w:r w:rsidRPr="001D05D7">
              <w:rPr>
                <w:lang w:val="en-US"/>
              </w:rPr>
              <w:t>MM</w:t>
            </w:r>
            <w:r w:rsidRPr="001D05D7">
              <w:t>-</w:t>
            </w:r>
            <w:r w:rsidRPr="001D05D7">
              <w:rPr>
                <w:lang w:val="en-US"/>
              </w:rPr>
              <w:t>DD</w:t>
            </w:r>
            <w:r w:rsidRPr="001D05D7">
              <w:t xml:space="preserve"> </w:t>
            </w:r>
            <w:proofErr w:type="spellStart"/>
            <w:r w:rsidRPr="001D05D7">
              <w:rPr>
                <w:lang w:val="en-US"/>
              </w:rPr>
              <w:t>hh</w:t>
            </w:r>
            <w:proofErr w:type="spellEnd"/>
            <w:r w:rsidRPr="001D05D7">
              <w:t>:</w:t>
            </w:r>
            <w:proofErr w:type="gramStart"/>
            <w:r w:rsidRPr="001D05D7">
              <w:rPr>
                <w:lang w:val="en-US"/>
              </w:rPr>
              <w:t>mm</w:t>
            </w:r>
            <w:r w:rsidRPr="001D05D7">
              <w:t>:</w:t>
            </w:r>
            <w:r w:rsidRPr="001D05D7">
              <w:rPr>
                <w:lang w:val="en-US"/>
              </w:rPr>
              <w:t>ss</w:t>
            </w:r>
            <w:proofErr w:type="gramEnd"/>
          </w:p>
        </w:tc>
      </w:tr>
      <w:tr w:rsidR="00B90B75" w:rsidRPr="001D05D7" w14:paraId="57B36372" w14:textId="77777777" w:rsidTr="00A90563">
        <w:tc>
          <w:tcPr>
            <w:tcW w:w="1135" w:type="pct"/>
          </w:tcPr>
          <w:p w14:paraId="05531544" w14:textId="77777777" w:rsidR="00B90B75" w:rsidRPr="001D05D7" w:rsidRDefault="00B90B75" w:rsidP="00A90563">
            <w:pPr>
              <w:pStyle w:val="GOSTTablenorm"/>
              <w:suppressAutoHyphens/>
            </w:pPr>
            <w:r w:rsidRPr="001D05D7">
              <w:t>Версия формата</w:t>
            </w:r>
          </w:p>
        </w:tc>
        <w:tc>
          <w:tcPr>
            <w:tcW w:w="774" w:type="pct"/>
          </w:tcPr>
          <w:p w14:paraId="5F637212" w14:textId="77777777" w:rsidR="00B90B75" w:rsidRPr="001D05D7" w:rsidRDefault="00B90B75" w:rsidP="00A90563">
            <w:pPr>
              <w:pStyle w:val="GOSTTablenorm"/>
              <w:suppressAutoHyphens/>
              <w:rPr>
                <w:lang w:val="en-US"/>
              </w:rPr>
            </w:pPr>
            <w:r w:rsidRPr="001D05D7">
              <w:rPr>
                <w:lang w:val="en-US"/>
              </w:rPr>
              <w:t>Version</w:t>
            </w:r>
          </w:p>
        </w:tc>
        <w:tc>
          <w:tcPr>
            <w:tcW w:w="516" w:type="pct"/>
          </w:tcPr>
          <w:p w14:paraId="051C085D" w14:textId="77777777" w:rsidR="00B90B75" w:rsidRPr="001D05D7" w:rsidRDefault="00B90B75" w:rsidP="00A90563">
            <w:pPr>
              <w:pStyle w:val="GOSTTablenorm"/>
              <w:suppressAutoHyphens/>
              <w:rPr>
                <w:lang w:val="en-US"/>
              </w:rPr>
            </w:pPr>
            <w:r w:rsidRPr="001D05D7">
              <w:t>Строка</w:t>
            </w:r>
          </w:p>
        </w:tc>
        <w:tc>
          <w:tcPr>
            <w:tcW w:w="304" w:type="pct"/>
          </w:tcPr>
          <w:p w14:paraId="1F7999E0" w14:textId="77777777" w:rsidR="00B90B75" w:rsidRPr="001D05D7" w:rsidRDefault="00B90B75" w:rsidP="00A90563">
            <w:pPr>
              <w:pStyle w:val="GOSTTablenorm"/>
              <w:suppressAutoHyphens/>
            </w:pPr>
            <w:r w:rsidRPr="001D05D7">
              <w:t>Да</w:t>
            </w:r>
          </w:p>
        </w:tc>
        <w:tc>
          <w:tcPr>
            <w:tcW w:w="325" w:type="pct"/>
          </w:tcPr>
          <w:p w14:paraId="1710E1CC" w14:textId="77777777" w:rsidR="00B90B75" w:rsidRPr="001D05D7" w:rsidRDefault="00B90B75" w:rsidP="00A90563">
            <w:pPr>
              <w:pStyle w:val="GOSTTablenorm"/>
              <w:suppressAutoHyphens/>
              <w:rPr>
                <w:lang w:val="en-US"/>
              </w:rPr>
            </w:pPr>
            <w:r w:rsidRPr="001D05D7">
              <w:t>&lt;=</w:t>
            </w:r>
            <w:r w:rsidRPr="001D05D7">
              <w:rPr>
                <w:lang w:val="en-US"/>
              </w:rPr>
              <w:t>10</w:t>
            </w:r>
          </w:p>
        </w:tc>
        <w:tc>
          <w:tcPr>
            <w:tcW w:w="1946" w:type="pct"/>
          </w:tcPr>
          <w:p w14:paraId="7DB30428" w14:textId="77777777" w:rsidR="00B90B75" w:rsidRPr="001D05D7" w:rsidRDefault="00B90B75" w:rsidP="00A90563">
            <w:pPr>
              <w:pStyle w:val="GOSTTablenorm"/>
              <w:suppressAutoHyphens/>
            </w:pPr>
            <w:r w:rsidRPr="001D05D7">
              <w:t>Версия формата запроса</w:t>
            </w:r>
          </w:p>
        </w:tc>
      </w:tr>
      <w:tr w:rsidR="00B90B75" w:rsidRPr="001D05D7" w14:paraId="10AA6E8B" w14:textId="77777777" w:rsidTr="00A90563">
        <w:tc>
          <w:tcPr>
            <w:tcW w:w="1135" w:type="pct"/>
          </w:tcPr>
          <w:p w14:paraId="17FB026E" w14:textId="77777777" w:rsidR="00B90B75" w:rsidRPr="001D05D7" w:rsidRDefault="00B90B75" w:rsidP="00A90563">
            <w:pPr>
              <w:pStyle w:val="GOSTTablenorm"/>
              <w:suppressAutoHyphens/>
            </w:pPr>
            <w:r w:rsidRPr="001D05D7">
              <w:t>Глобальный идентификатор запроса</w:t>
            </w:r>
          </w:p>
        </w:tc>
        <w:tc>
          <w:tcPr>
            <w:tcW w:w="774" w:type="pct"/>
          </w:tcPr>
          <w:p w14:paraId="1398ECA9" w14:textId="77777777" w:rsidR="00B90B75" w:rsidRPr="001D05D7" w:rsidRDefault="00B90B75" w:rsidP="00A90563">
            <w:pPr>
              <w:pStyle w:val="GOSTTablenorm"/>
              <w:suppressAutoHyphens/>
              <w:rPr>
                <w:lang w:val="en-US"/>
              </w:rPr>
            </w:pPr>
            <w:proofErr w:type="spellStart"/>
            <w:r w:rsidRPr="001D05D7">
              <w:rPr>
                <w:lang w:val="en-US"/>
              </w:rPr>
              <w:t>ReqGuid</w:t>
            </w:r>
            <w:proofErr w:type="spellEnd"/>
          </w:p>
        </w:tc>
        <w:tc>
          <w:tcPr>
            <w:tcW w:w="516" w:type="pct"/>
          </w:tcPr>
          <w:p w14:paraId="6CBBD9CC" w14:textId="77777777" w:rsidR="00B90B75" w:rsidRPr="001D05D7" w:rsidRDefault="00B90B75" w:rsidP="00A90563">
            <w:pPr>
              <w:pStyle w:val="GOSTTablenorm"/>
              <w:suppressAutoHyphens/>
            </w:pPr>
            <w:r w:rsidRPr="001D05D7">
              <w:rPr>
                <w:lang w:val="en-US"/>
              </w:rPr>
              <w:t>GUID</w:t>
            </w:r>
          </w:p>
        </w:tc>
        <w:tc>
          <w:tcPr>
            <w:tcW w:w="304" w:type="pct"/>
          </w:tcPr>
          <w:p w14:paraId="7D9F4F1B" w14:textId="77777777" w:rsidR="00B90B75" w:rsidRPr="001D05D7" w:rsidRDefault="00B90B75" w:rsidP="00A90563">
            <w:pPr>
              <w:pStyle w:val="GOSTTablenorm"/>
              <w:suppressAutoHyphens/>
            </w:pPr>
            <w:r w:rsidRPr="001D05D7">
              <w:t>Да</w:t>
            </w:r>
          </w:p>
        </w:tc>
        <w:tc>
          <w:tcPr>
            <w:tcW w:w="325" w:type="pct"/>
          </w:tcPr>
          <w:p w14:paraId="63AAC381" w14:textId="77777777" w:rsidR="00B90B75" w:rsidRPr="001D05D7" w:rsidRDefault="00B90B75" w:rsidP="00A90563">
            <w:pPr>
              <w:pStyle w:val="GOSTTablenorm"/>
              <w:suppressAutoHyphens/>
              <w:rPr>
                <w:lang w:val="en-US"/>
              </w:rPr>
            </w:pPr>
            <w:r w:rsidRPr="001D05D7">
              <w:rPr>
                <w:lang w:val="en-US"/>
              </w:rPr>
              <w:t>=</w:t>
            </w:r>
            <w:r w:rsidRPr="001D05D7">
              <w:t>36</w:t>
            </w:r>
          </w:p>
        </w:tc>
        <w:tc>
          <w:tcPr>
            <w:tcW w:w="1946" w:type="pct"/>
          </w:tcPr>
          <w:p w14:paraId="291B2014" w14:textId="77777777" w:rsidR="00B90B75" w:rsidRPr="001D05D7" w:rsidRDefault="00B90B75" w:rsidP="00A90563">
            <w:pPr>
              <w:pStyle w:val="GOSTTablenorm"/>
              <w:suppressAutoHyphens/>
            </w:pPr>
            <w:r w:rsidRPr="001D05D7">
              <w:t>Уникальный идентификатор запроса (с тире)</w:t>
            </w:r>
          </w:p>
        </w:tc>
      </w:tr>
      <w:tr w:rsidR="00B90B75" w:rsidRPr="001D05D7" w14:paraId="5F7583AA" w14:textId="77777777" w:rsidTr="00A90563">
        <w:tc>
          <w:tcPr>
            <w:tcW w:w="1135" w:type="pct"/>
          </w:tcPr>
          <w:p w14:paraId="755F84B6" w14:textId="77777777" w:rsidR="00B90B75" w:rsidRPr="001D05D7" w:rsidRDefault="00B90B75" w:rsidP="00A90563">
            <w:pPr>
              <w:pStyle w:val="GOSTTablenorm"/>
              <w:suppressAutoHyphens/>
            </w:pPr>
            <w:r w:rsidRPr="001D05D7">
              <w:t>Глобальный идентификатор документа</w:t>
            </w:r>
          </w:p>
        </w:tc>
        <w:tc>
          <w:tcPr>
            <w:tcW w:w="774" w:type="pct"/>
          </w:tcPr>
          <w:p w14:paraId="6C733F7D" w14:textId="77777777" w:rsidR="00B90B75" w:rsidRPr="001D05D7" w:rsidRDefault="00B90B75" w:rsidP="00A90563">
            <w:pPr>
              <w:pStyle w:val="GOSTTablenorm"/>
              <w:suppressAutoHyphens/>
              <w:rPr>
                <w:lang w:val="en-US"/>
              </w:rPr>
            </w:pPr>
            <w:proofErr w:type="spellStart"/>
            <w:r w:rsidRPr="001D05D7">
              <w:t>DocGuid</w:t>
            </w:r>
            <w:proofErr w:type="spellEnd"/>
          </w:p>
        </w:tc>
        <w:tc>
          <w:tcPr>
            <w:tcW w:w="516" w:type="pct"/>
          </w:tcPr>
          <w:p w14:paraId="1C57848A" w14:textId="77777777" w:rsidR="00B90B75" w:rsidRPr="001D05D7" w:rsidRDefault="00B90B75" w:rsidP="00A90563">
            <w:pPr>
              <w:pStyle w:val="GOSTTablenorm"/>
              <w:suppressAutoHyphens/>
            </w:pPr>
            <w:r w:rsidRPr="001D05D7">
              <w:t>GUID</w:t>
            </w:r>
          </w:p>
        </w:tc>
        <w:tc>
          <w:tcPr>
            <w:tcW w:w="304" w:type="pct"/>
          </w:tcPr>
          <w:p w14:paraId="64846BC9" w14:textId="77777777" w:rsidR="00B90B75" w:rsidRPr="001D05D7" w:rsidRDefault="00B90B75" w:rsidP="00A90563">
            <w:pPr>
              <w:pStyle w:val="GOSTTablenorm"/>
              <w:suppressAutoHyphens/>
            </w:pPr>
            <w:r w:rsidRPr="001D05D7">
              <w:t>Нет</w:t>
            </w:r>
          </w:p>
        </w:tc>
        <w:tc>
          <w:tcPr>
            <w:tcW w:w="325" w:type="pct"/>
          </w:tcPr>
          <w:p w14:paraId="4727ED10" w14:textId="77777777" w:rsidR="00B90B75" w:rsidRPr="001D05D7" w:rsidRDefault="00B90B75" w:rsidP="00A90563">
            <w:pPr>
              <w:pStyle w:val="GOSTTablenorm"/>
              <w:suppressAutoHyphens/>
            </w:pPr>
            <w:r w:rsidRPr="001D05D7">
              <w:t>=36</w:t>
            </w:r>
          </w:p>
        </w:tc>
        <w:tc>
          <w:tcPr>
            <w:tcW w:w="1946" w:type="pct"/>
          </w:tcPr>
          <w:p w14:paraId="61BE5FFE" w14:textId="77777777" w:rsidR="00B90B75" w:rsidRPr="001D05D7" w:rsidRDefault="00B90B75" w:rsidP="00A90563">
            <w:pPr>
              <w:pStyle w:val="GOSTTablenorm"/>
              <w:suppressAutoHyphens/>
            </w:pPr>
            <w:r w:rsidRPr="001D05D7">
              <w:t>Уникальный идентификатор документа/отчета/виджета (с тире), инициировавшего запрос</w:t>
            </w:r>
          </w:p>
        </w:tc>
      </w:tr>
      <w:tr w:rsidR="00B90B75" w:rsidRPr="001D05D7" w14:paraId="602C65A3" w14:textId="77777777" w:rsidTr="00A90563">
        <w:tc>
          <w:tcPr>
            <w:tcW w:w="1135" w:type="pct"/>
          </w:tcPr>
          <w:p w14:paraId="3A48FC48" w14:textId="77777777" w:rsidR="00B90B75" w:rsidRPr="001D05D7" w:rsidRDefault="00B90B75" w:rsidP="00A90563">
            <w:pPr>
              <w:pStyle w:val="GOSTTablenorm"/>
              <w:suppressAutoHyphens/>
            </w:pPr>
            <w:r w:rsidRPr="001D05D7">
              <w:t>Тип запроса</w:t>
            </w:r>
          </w:p>
        </w:tc>
        <w:tc>
          <w:tcPr>
            <w:tcW w:w="774" w:type="pct"/>
          </w:tcPr>
          <w:p w14:paraId="1D0322BC" w14:textId="77777777" w:rsidR="00B90B75" w:rsidRPr="001D05D7" w:rsidRDefault="00B90B75" w:rsidP="00A90563">
            <w:pPr>
              <w:pStyle w:val="GOSTTablenorm"/>
              <w:suppressAutoHyphens/>
              <w:rPr>
                <w:lang w:val="en-US"/>
              </w:rPr>
            </w:pPr>
            <w:proofErr w:type="spellStart"/>
            <w:r w:rsidRPr="001D05D7">
              <w:rPr>
                <w:lang w:val="en-US"/>
              </w:rPr>
              <w:t>RequestType</w:t>
            </w:r>
            <w:proofErr w:type="spellEnd"/>
          </w:p>
        </w:tc>
        <w:tc>
          <w:tcPr>
            <w:tcW w:w="516" w:type="pct"/>
          </w:tcPr>
          <w:p w14:paraId="1C585234" w14:textId="77777777" w:rsidR="00B90B75" w:rsidRPr="001D05D7" w:rsidRDefault="00B90B75" w:rsidP="00A90563">
            <w:pPr>
              <w:pStyle w:val="GOSTTablenorm"/>
              <w:suppressAutoHyphens/>
              <w:rPr>
                <w:lang w:val="en-US"/>
              </w:rPr>
            </w:pPr>
            <w:r w:rsidRPr="001D05D7">
              <w:t>Строка</w:t>
            </w:r>
          </w:p>
        </w:tc>
        <w:tc>
          <w:tcPr>
            <w:tcW w:w="304" w:type="pct"/>
          </w:tcPr>
          <w:p w14:paraId="03564872" w14:textId="77777777" w:rsidR="00B90B75" w:rsidRPr="001D05D7" w:rsidRDefault="00B90B75" w:rsidP="00A90563">
            <w:pPr>
              <w:pStyle w:val="GOSTTablenorm"/>
              <w:suppressAutoHyphens/>
            </w:pPr>
            <w:r w:rsidRPr="001D05D7">
              <w:t>Да</w:t>
            </w:r>
          </w:p>
        </w:tc>
        <w:tc>
          <w:tcPr>
            <w:tcW w:w="325" w:type="pct"/>
          </w:tcPr>
          <w:p w14:paraId="2025EFB1" w14:textId="530E9463" w:rsidR="00B90B75" w:rsidRPr="001D05D7" w:rsidRDefault="00B90B75">
            <w:pPr>
              <w:pStyle w:val="GOSTTablenorm"/>
              <w:suppressAutoHyphens/>
              <w:rPr>
                <w:lang w:val="en-US"/>
              </w:rPr>
            </w:pPr>
            <w:commentRangeStart w:id="677"/>
            <w:commentRangeStart w:id="678"/>
            <w:r w:rsidRPr="001D05D7">
              <w:t>&lt;=</w:t>
            </w:r>
            <w:del w:id="679" w:author="Сатлер Марина Викторовна" w:date="2024-10-31T12:18:00Z">
              <w:r w:rsidRPr="001D05D7" w:rsidDel="00AA0659">
                <w:rPr>
                  <w:lang w:val="en-US"/>
                </w:rPr>
                <w:delText>1</w:delText>
              </w:r>
            </w:del>
            <w:ins w:id="680" w:author="Сказецкая Наталья Камилевна" w:date="2024-10-15T15:31:00Z">
              <w:r w:rsidR="002423AA">
                <w:t>5</w:t>
              </w:r>
            </w:ins>
            <w:ins w:id="681" w:author="Сатлер Марина Викторовна" w:date="2024-10-31T12:18:00Z">
              <w:r w:rsidR="00AA0659">
                <w:t>0</w:t>
              </w:r>
            </w:ins>
            <w:del w:id="682" w:author="Сказецкая Наталья Камилевна" w:date="2024-10-15T15:31:00Z">
              <w:r w:rsidRPr="001D05D7" w:rsidDel="002423AA">
                <w:rPr>
                  <w:lang w:val="en-US"/>
                </w:rPr>
                <w:delText>0</w:delText>
              </w:r>
            </w:del>
            <w:commentRangeEnd w:id="677"/>
            <w:r w:rsidR="002423AA">
              <w:rPr>
                <w:rStyle w:val="affa"/>
              </w:rPr>
              <w:commentReference w:id="677"/>
            </w:r>
            <w:commentRangeEnd w:id="678"/>
            <w:r w:rsidR="00AA0659">
              <w:rPr>
                <w:rStyle w:val="affa"/>
              </w:rPr>
              <w:commentReference w:id="678"/>
            </w:r>
          </w:p>
        </w:tc>
        <w:tc>
          <w:tcPr>
            <w:tcW w:w="1946" w:type="pct"/>
          </w:tcPr>
          <w:p w14:paraId="6A692E91" w14:textId="00C973F5" w:rsidR="00B90B75" w:rsidRPr="001D05D7" w:rsidRDefault="00B90B75" w:rsidP="00A90563">
            <w:pPr>
              <w:pStyle w:val="GOSTTablenorm"/>
              <w:suppressAutoHyphens/>
            </w:pPr>
            <w:r w:rsidRPr="001D05D7">
              <w:t>Передается значение «</w:t>
            </w:r>
            <w:proofErr w:type="spellStart"/>
            <w:r w:rsidR="00222E8C" w:rsidRPr="00222E8C">
              <w:t>InterSysCalc</w:t>
            </w:r>
            <w:proofErr w:type="spellEnd"/>
            <w:r w:rsidRPr="001D05D7">
              <w:t>»</w:t>
            </w:r>
          </w:p>
        </w:tc>
      </w:tr>
      <w:tr w:rsidR="00B90B75" w:rsidRPr="001D05D7" w14:paraId="27AC3EF0" w14:textId="77777777" w:rsidTr="00A90563">
        <w:tc>
          <w:tcPr>
            <w:tcW w:w="5000" w:type="pct"/>
            <w:gridSpan w:val="6"/>
          </w:tcPr>
          <w:p w14:paraId="22440CD0" w14:textId="77777777" w:rsidR="00B90B75" w:rsidRPr="001D05D7" w:rsidRDefault="00B90B75" w:rsidP="00A90563">
            <w:pPr>
              <w:pStyle w:val="GOSTTableHead"/>
              <w:rPr>
                <w:szCs w:val="22"/>
              </w:rPr>
            </w:pPr>
            <w:r w:rsidRPr="001D05D7">
              <w:rPr>
                <w:szCs w:val="22"/>
              </w:rPr>
              <w:t>Перечень параметров тела запроса (</w:t>
            </w:r>
            <w:r w:rsidRPr="001D05D7">
              <w:rPr>
                <w:szCs w:val="22"/>
                <w:lang w:val="en-US"/>
              </w:rPr>
              <w:t>document</w:t>
            </w:r>
            <w:r w:rsidRPr="001D05D7">
              <w:rPr>
                <w:szCs w:val="22"/>
              </w:rPr>
              <w:t>)</w:t>
            </w:r>
          </w:p>
        </w:tc>
      </w:tr>
      <w:tr w:rsidR="00B90B75" w:rsidRPr="001D05D7" w14:paraId="541A9D2A" w14:textId="77777777" w:rsidTr="00A90563">
        <w:tc>
          <w:tcPr>
            <w:tcW w:w="1135" w:type="pct"/>
          </w:tcPr>
          <w:p w14:paraId="15F73995" w14:textId="77777777" w:rsidR="00B90B75" w:rsidRPr="00474651" w:rsidRDefault="00B90B75" w:rsidP="00A90563">
            <w:pPr>
              <w:pStyle w:val="GOSTTablenorm"/>
              <w:suppressAutoHyphens/>
            </w:pPr>
            <w:r w:rsidRPr="00474651">
              <w:t>Субъект учета</w:t>
            </w:r>
          </w:p>
        </w:tc>
        <w:tc>
          <w:tcPr>
            <w:tcW w:w="774" w:type="pct"/>
          </w:tcPr>
          <w:p w14:paraId="4868CC0A" w14:textId="77777777" w:rsidR="00B90B75" w:rsidRPr="00C75A4E" w:rsidRDefault="00B90B75" w:rsidP="00A90563">
            <w:pPr>
              <w:pStyle w:val="GOSTTablenorm"/>
              <w:suppressAutoHyphens/>
            </w:pPr>
            <w:proofErr w:type="spellStart"/>
            <w:r w:rsidRPr="00C75A4E">
              <w:t>Subject</w:t>
            </w:r>
            <w:proofErr w:type="spellEnd"/>
          </w:p>
        </w:tc>
        <w:tc>
          <w:tcPr>
            <w:tcW w:w="516" w:type="pct"/>
          </w:tcPr>
          <w:p w14:paraId="77687D56" w14:textId="77777777" w:rsidR="00B90B75" w:rsidRPr="00474651" w:rsidRDefault="00B90B75" w:rsidP="00A90563">
            <w:pPr>
              <w:pStyle w:val="GOSTTablenorm"/>
              <w:suppressAutoHyphens/>
            </w:pPr>
            <w:r w:rsidRPr="00474651">
              <w:t>Строка</w:t>
            </w:r>
          </w:p>
        </w:tc>
        <w:tc>
          <w:tcPr>
            <w:tcW w:w="304" w:type="pct"/>
          </w:tcPr>
          <w:p w14:paraId="7E9D470C" w14:textId="77777777" w:rsidR="00B90B75" w:rsidRPr="00474651" w:rsidRDefault="00B90B75" w:rsidP="00A90563">
            <w:pPr>
              <w:pStyle w:val="GOSTTablenorm"/>
              <w:suppressAutoHyphens/>
            </w:pPr>
            <w:r>
              <w:t>Нет</w:t>
            </w:r>
          </w:p>
        </w:tc>
        <w:tc>
          <w:tcPr>
            <w:tcW w:w="325" w:type="pct"/>
          </w:tcPr>
          <w:p w14:paraId="72BB8C78" w14:textId="77777777" w:rsidR="00B90B75" w:rsidRPr="00C75A4E" w:rsidRDefault="00B90B75" w:rsidP="00A90563">
            <w:pPr>
              <w:pStyle w:val="GOSTTablenorm"/>
              <w:suppressAutoHyphens/>
            </w:pPr>
            <w:r w:rsidRPr="007A0F1E">
              <w:t>=</w:t>
            </w:r>
            <w:r w:rsidRPr="00C75A4E">
              <w:t>4</w:t>
            </w:r>
          </w:p>
        </w:tc>
        <w:tc>
          <w:tcPr>
            <w:tcW w:w="1946" w:type="pct"/>
          </w:tcPr>
          <w:p w14:paraId="2008D434" w14:textId="77777777" w:rsidR="00B90B75" w:rsidRDefault="00B90B75" w:rsidP="00A90563">
            <w:pPr>
              <w:pStyle w:val="GOSTTablenorm"/>
              <w:suppressAutoHyphens/>
            </w:pPr>
            <w:r w:rsidRPr="00474651">
              <w:t>Указывается код ТОФК/ЦС учета, по записям учета которого требуется осуществить диагностику</w:t>
            </w:r>
            <w:r>
              <w:t>.</w:t>
            </w:r>
          </w:p>
          <w:p w14:paraId="0DC18511" w14:textId="77777777" w:rsidR="00B90B75" w:rsidRPr="00890A8D" w:rsidRDefault="00B90B75" w:rsidP="00A90563">
            <w:pPr>
              <w:pStyle w:val="GOSTTablenorm"/>
              <w:suppressAutoHyphens/>
            </w:pPr>
            <w:r>
              <w:t>Если параметр не передан, диагностика осуществляется по всем субъектам учета</w:t>
            </w:r>
          </w:p>
        </w:tc>
      </w:tr>
      <w:tr w:rsidR="00B90B75" w:rsidRPr="001D05D7" w14:paraId="2B0E2E2C" w14:textId="77777777" w:rsidTr="00A90563">
        <w:tc>
          <w:tcPr>
            <w:tcW w:w="1135" w:type="pct"/>
          </w:tcPr>
          <w:p w14:paraId="1C0C32BF" w14:textId="77777777" w:rsidR="00B90B75" w:rsidRPr="00474651" w:rsidRDefault="00B90B75" w:rsidP="00A90563">
            <w:pPr>
              <w:pStyle w:val="GOSTTablenorm"/>
              <w:suppressAutoHyphens/>
            </w:pPr>
            <w:r w:rsidRPr="00C75A4E">
              <w:t>Операционный день</w:t>
            </w:r>
          </w:p>
        </w:tc>
        <w:tc>
          <w:tcPr>
            <w:tcW w:w="774" w:type="pct"/>
          </w:tcPr>
          <w:p w14:paraId="1B037EBD" w14:textId="77777777" w:rsidR="00B90B75" w:rsidRPr="00C75A4E" w:rsidRDefault="00B90B75" w:rsidP="00A90563">
            <w:pPr>
              <w:pStyle w:val="GOSTTablenorm"/>
              <w:suppressAutoHyphens/>
            </w:pPr>
            <w:proofErr w:type="spellStart"/>
            <w:r w:rsidRPr="00C75A4E">
              <w:t>TradingDay</w:t>
            </w:r>
            <w:proofErr w:type="spellEnd"/>
          </w:p>
        </w:tc>
        <w:tc>
          <w:tcPr>
            <w:tcW w:w="516" w:type="pct"/>
          </w:tcPr>
          <w:p w14:paraId="7021D8B9" w14:textId="77777777" w:rsidR="00B90B75" w:rsidRPr="00474651" w:rsidRDefault="00B90B75" w:rsidP="00A90563">
            <w:pPr>
              <w:pStyle w:val="GOSTTablenorm"/>
              <w:suppressAutoHyphens/>
            </w:pPr>
            <w:r w:rsidRPr="00474651">
              <w:t>Дата</w:t>
            </w:r>
          </w:p>
        </w:tc>
        <w:tc>
          <w:tcPr>
            <w:tcW w:w="304" w:type="pct"/>
          </w:tcPr>
          <w:p w14:paraId="5D8416A9" w14:textId="77777777" w:rsidR="00B90B75" w:rsidRPr="00474651" w:rsidRDefault="00B90B75" w:rsidP="00A90563">
            <w:pPr>
              <w:pStyle w:val="GOSTTablenorm"/>
              <w:suppressAutoHyphens/>
            </w:pPr>
            <w:r w:rsidRPr="00474651">
              <w:t>Да</w:t>
            </w:r>
          </w:p>
        </w:tc>
        <w:tc>
          <w:tcPr>
            <w:tcW w:w="325" w:type="pct"/>
          </w:tcPr>
          <w:p w14:paraId="2F662923" w14:textId="77777777" w:rsidR="00B90B75" w:rsidRPr="00C75A4E" w:rsidRDefault="00B90B75" w:rsidP="00A90563">
            <w:pPr>
              <w:pStyle w:val="GOSTTablenorm"/>
              <w:suppressAutoHyphens/>
            </w:pPr>
          </w:p>
        </w:tc>
        <w:tc>
          <w:tcPr>
            <w:tcW w:w="1946" w:type="pct"/>
          </w:tcPr>
          <w:p w14:paraId="7D44F216" w14:textId="1E804901" w:rsidR="00B90B75" w:rsidRPr="00455D80" w:rsidRDefault="00B90B75" w:rsidP="00A90563">
            <w:pPr>
              <w:pStyle w:val="GOSTTablenorm"/>
              <w:suppressAutoHyphens/>
            </w:pPr>
            <w:r w:rsidRPr="00455D80">
              <w:t>Указывается дата отражения операции в учете, по которой осуществля</w:t>
            </w:r>
            <w:r w:rsidR="00222E8C">
              <w:t>ется диагностика записей учета.</w:t>
            </w:r>
          </w:p>
          <w:p w14:paraId="5908360B" w14:textId="77777777" w:rsidR="00B90B75" w:rsidRPr="00C75A4E" w:rsidRDefault="00B90B75" w:rsidP="00A90563">
            <w:pPr>
              <w:pStyle w:val="GOSTTablenorm"/>
              <w:suppressAutoHyphens/>
            </w:pPr>
            <w:r w:rsidRPr="00C75A4E">
              <w:rPr>
                <w:rFonts w:hint="eastAsia"/>
              </w:rPr>
              <w:t>Формат</w:t>
            </w:r>
            <w:r w:rsidRPr="00C75A4E">
              <w:t xml:space="preserve"> YYYY-MM-DD</w:t>
            </w:r>
          </w:p>
        </w:tc>
      </w:tr>
      <w:tr w:rsidR="00B90B75" w:rsidRPr="001D05D7" w14:paraId="7E8974F2" w14:textId="77777777" w:rsidTr="00A90563">
        <w:tc>
          <w:tcPr>
            <w:tcW w:w="1135" w:type="pct"/>
          </w:tcPr>
          <w:p w14:paraId="5A0E1038" w14:textId="77777777" w:rsidR="00B90B75" w:rsidRPr="007A0F1E" w:rsidRDefault="00B90B75" w:rsidP="00A90563">
            <w:pPr>
              <w:pStyle w:val="GOSTTablenorm"/>
              <w:suppressAutoHyphens/>
            </w:pPr>
            <w:r>
              <w:rPr>
                <w:szCs w:val="22"/>
              </w:rPr>
              <w:t>Формировать при отсутствии данных</w:t>
            </w:r>
          </w:p>
        </w:tc>
        <w:tc>
          <w:tcPr>
            <w:tcW w:w="774" w:type="pct"/>
          </w:tcPr>
          <w:p w14:paraId="6891240F" w14:textId="77777777" w:rsidR="00B90B75" w:rsidRPr="00474651" w:rsidRDefault="00B90B75" w:rsidP="00A90563">
            <w:pPr>
              <w:pStyle w:val="GOSTTablenorm"/>
              <w:suppressAutoHyphens/>
            </w:pPr>
            <w:proofErr w:type="spellStart"/>
            <w:r>
              <w:rPr>
                <w:szCs w:val="22"/>
                <w:lang w:val="en-US"/>
              </w:rPr>
              <w:t>ReturnIfEmpty</w:t>
            </w:r>
            <w:proofErr w:type="spellEnd"/>
          </w:p>
        </w:tc>
        <w:tc>
          <w:tcPr>
            <w:tcW w:w="516" w:type="pct"/>
          </w:tcPr>
          <w:p w14:paraId="23214CFC" w14:textId="77777777" w:rsidR="00B90B75" w:rsidRPr="00474651" w:rsidRDefault="00B90B75" w:rsidP="00A90563">
            <w:pPr>
              <w:pStyle w:val="GOSTTablenorm"/>
              <w:suppressAutoHyphens/>
            </w:pPr>
            <w:r>
              <w:rPr>
                <w:szCs w:val="22"/>
              </w:rPr>
              <w:t>Число</w:t>
            </w:r>
          </w:p>
        </w:tc>
        <w:tc>
          <w:tcPr>
            <w:tcW w:w="304" w:type="pct"/>
          </w:tcPr>
          <w:p w14:paraId="4F932AD9" w14:textId="77777777" w:rsidR="00B90B75" w:rsidRPr="00BA7A4A" w:rsidRDefault="00B90B75" w:rsidP="00A90563">
            <w:pPr>
              <w:pStyle w:val="GOSTTablenorm"/>
              <w:suppressAutoHyphens/>
            </w:pPr>
            <w:r>
              <w:rPr>
                <w:szCs w:val="22"/>
              </w:rPr>
              <w:t>Да</w:t>
            </w:r>
          </w:p>
        </w:tc>
        <w:tc>
          <w:tcPr>
            <w:tcW w:w="325" w:type="pct"/>
          </w:tcPr>
          <w:p w14:paraId="5BDFB5B9" w14:textId="77777777" w:rsidR="00B90B75" w:rsidRPr="00474651" w:rsidRDefault="00B90B75" w:rsidP="00A90563">
            <w:pPr>
              <w:pStyle w:val="GOSTTablenorm"/>
              <w:suppressAutoHyphens/>
            </w:pPr>
            <w:r w:rsidRPr="00141AE4">
              <w:rPr>
                <w:szCs w:val="22"/>
                <w:shd w:val="clear" w:color="auto" w:fill="FFFFFF"/>
              </w:rPr>
              <w:t>=1</w:t>
            </w:r>
          </w:p>
        </w:tc>
        <w:tc>
          <w:tcPr>
            <w:tcW w:w="1946" w:type="pct"/>
          </w:tcPr>
          <w:p w14:paraId="304B73D1" w14:textId="77777777" w:rsidR="00B90B75" w:rsidRPr="00C75A4E" w:rsidRDefault="00B90B75" w:rsidP="00A90563">
            <w:pPr>
              <w:pStyle w:val="GOSTTablenorm"/>
              <w:suppressAutoHyphens/>
            </w:pPr>
            <w:r w:rsidRPr="00C75A4E">
              <w:rPr>
                <w:rFonts w:hint="eastAsia"/>
              </w:rPr>
              <w:t>Указывается</w:t>
            </w:r>
            <w:r w:rsidRPr="00C75A4E">
              <w:t xml:space="preserve"> </w:t>
            </w:r>
            <w:r w:rsidRPr="00C75A4E">
              <w:rPr>
                <w:rFonts w:hint="eastAsia"/>
              </w:rPr>
              <w:t>вариант</w:t>
            </w:r>
            <w:r w:rsidRPr="00C75A4E">
              <w:t xml:space="preserve"> </w:t>
            </w:r>
            <w:r w:rsidRPr="00C75A4E">
              <w:rPr>
                <w:rFonts w:hint="eastAsia"/>
              </w:rPr>
              <w:t>формирования</w:t>
            </w:r>
            <w:r w:rsidRPr="00C75A4E">
              <w:t xml:space="preserve"> </w:t>
            </w:r>
            <w:r w:rsidRPr="00C75A4E">
              <w:rPr>
                <w:rFonts w:hint="eastAsia"/>
              </w:rPr>
              <w:t>ответа</w:t>
            </w:r>
            <w:r w:rsidRPr="00C75A4E">
              <w:t xml:space="preserve"> </w:t>
            </w:r>
            <w:r w:rsidRPr="00C75A4E">
              <w:rPr>
                <w:rFonts w:hint="eastAsia"/>
              </w:rPr>
              <w:t>на</w:t>
            </w:r>
            <w:r w:rsidRPr="00C75A4E">
              <w:t xml:space="preserve"> </w:t>
            </w:r>
            <w:r w:rsidRPr="00C75A4E">
              <w:rPr>
                <w:rFonts w:hint="eastAsia"/>
              </w:rPr>
              <w:t>запрос</w:t>
            </w:r>
            <w:r w:rsidRPr="00C75A4E">
              <w:t xml:space="preserve"> </w:t>
            </w:r>
            <w:r w:rsidRPr="00C75A4E">
              <w:rPr>
                <w:rFonts w:hint="eastAsia"/>
              </w:rPr>
              <w:t>в</w:t>
            </w:r>
            <w:r w:rsidRPr="00C75A4E">
              <w:t xml:space="preserve"> </w:t>
            </w:r>
            <w:r w:rsidRPr="00C75A4E">
              <w:rPr>
                <w:rFonts w:hint="eastAsia"/>
              </w:rPr>
              <w:t>случае</w:t>
            </w:r>
            <w:r w:rsidRPr="00C75A4E">
              <w:t xml:space="preserve">, </w:t>
            </w:r>
            <w:r w:rsidRPr="00C75A4E">
              <w:rPr>
                <w:rFonts w:hint="eastAsia"/>
              </w:rPr>
              <w:t>если</w:t>
            </w:r>
            <w:r w:rsidRPr="00C75A4E">
              <w:t xml:space="preserve"> </w:t>
            </w:r>
            <w:r w:rsidRPr="00C75A4E">
              <w:rPr>
                <w:rFonts w:hint="eastAsia"/>
              </w:rPr>
              <w:t>по</w:t>
            </w:r>
            <w:r w:rsidRPr="00C75A4E">
              <w:t xml:space="preserve"> </w:t>
            </w:r>
            <w:r w:rsidRPr="00C75A4E">
              <w:rPr>
                <w:rFonts w:hint="eastAsia"/>
              </w:rPr>
              <w:t>результатам</w:t>
            </w:r>
            <w:r w:rsidRPr="00C75A4E">
              <w:t xml:space="preserve"> </w:t>
            </w:r>
            <w:r w:rsidRPr="00C75A4E">
              <w:rPr>
                <w:rFonts w:hint="eastAsia"/>
              </w:rPr>
              <w:t>обработки</w:t>
            </w:r>
            <w:r w:rsidRPr="00C75A4E">
              <w:t xml:space="preserve"> </w:t>
            </w:r>
            <w:r w:rsidRPr="00C75A4E">
              <w:rPr>
                <w:rFonts w:hint="eastAsia"/>
              </w:rPr>
              <w:t>запроса</w:t>
            </w:r>
            <w:r w:rsidRPr="00C75A4E">
              <w:t xml:space="preserve"> </w:t>
            </w:r>
            <w:r w:rsidRPr="00C75A4E">
              <w:rPr>
                <w:rFonts w:hint="eastAsia"/>
              </w:rPr>
              <w:t>данные</w:t>
            </w:r>
            <w:r w:rsidRPr="00C75A4E">
              <w:t xml:space="preserve">, </w:t>
            </w:r>
            <w:r w:rsidRPr="00C75A4E">
              <w:rPr>
                <w:rFonts w:hint="eastAsia"/>
              </w:rPr>
              <w:t>удовлетворяющие</w:t>
            </w:r>
            <w:r w:rsidRPr="00C75A4E">
              <w:t xml:space="preserve"> </w:t>
            </w:r>
            <w:r w:rsidRPr="00C75A4E">
              <w:rPr>
                <w:rFonts w:hint="eastAsia"/>
              </w:rPr>
              <w:t>условиям</w:t>
            </w:r>
            <w:r w:rsidRPr="00C75A4E">
              <w:t xml:space="preserve"> </w:t>
            </w:r>
            <w:r w:rsidRPr="00C75A4E">
              <w:rPr>
                <w:rFonts w:hint="eastAsia"/>
              </w:rPr>
              <w:t>отбора</w:t>
            </w:r>
            <w:r w:rsidRPr="00C75A4E">
              <w:t xml:space="preserve">, </w:t>
            </w:r>
            <w:r w:rsidRPr="00C75A4E">
              <w:rPr>
                <w:rFonts w:hint="eastAsia"/>
              </w:rPr>
              <w:t>не</w:t>
            </w:r>
            <w:r w:rsidRPr="00C75A4E">
              <w:t xml:space="preserve"> </w:t>
            </w:r>
            <w:r w:rsidRPr="00C75A4E">
              <w:rPr>
                <w:rFonts w:hint="eastAsia"/>
              </w:rPr>
              <w:t>найдены</w:t>
            </w:r>
            <w:r w:rsidRPr="00C75A4E">
              <w:t xml:space="preserve"> (</w:t>
            </w:r>
            <w:r w:rsidRPr="00C75A4E">
              <w:rPr>
                <w:rFonts w:hint="eastAsia"/>
              </w:rPr>
              <w:t>пустая</w:t>
            </w:r>
            <w:r w:rsidRPr="00C75A4E">
              <w:t xml:space="preserve"> </w:t>
            </w:r>
            <w:r w:rsidRPr="00C75A4E">
              <w:rPr>
                <w:rFonts w:hint="eastAsia"/>
              </w:rPr>
              <w:t>выборка</w:t>
            </w:r>
            <w:r w:rsidRPr="00C75A4E">
              <w:t xml:space="preserve">, </w:t>
            </w:r>
            <w:r w:rsidRPr="00C75A4E">
              <w:rPr>
                <w:rFonts w:hint="eastAsia"/>
              </w:rPr>
              <w:t>нет</w:t>
            </w:r>
            <w:r w:rsidRPr="00C75A4E">
              <w:t xml:space="preserve"> </w:t>
            </w:r>
            <w:r w:rsidRPr="00C75A4E">
              <w:rPr>
                <w:rFonts w:hint="eastAsia"/>
              </w:rPr>
              <w:t>данных</w:t>
            </w:r>
            <w:r w:rsidRPr="00C75A4E">
              <w:t>).</w:t>
            </w:r>
          </w:p>
          <w:p w14:paraId="59A6EB32" w14:textId="77777777" w:rsidR="00B90B75" w:rsidRPr="00C75A4E" w:rsidRDefault="00B90B75" w:rsidP="00A90563">
            <w:pPr>
              <w:pStyle w:val="GOSTTablenorm"/>
              <w:suppressAutoHyphens/>
            </w:pPr>
            <w:r w:rsidRPr="00C75A4E">
              <w:rPr>
                <w:rFonts w:hint="eastAsia"/>
              </w:rPr>
              <w:t>Возможные</w:t>
            </w:r>
            <w:r w:rsidRPr="00C75A4E">
              <w:t xml:space="preserve"> </w:t>
            </w:r>
            <w:r w:rsidRPr="00C75A4E">
              <w:rPr>
                <w:rFonts w:hint="eastAsia"/>
              </w:rPr>
              <w:t>значения</w:t>
            </w:r>
            <w:r w:rsidRPr="00C75A4E">
              <w:t>:</w:t>
            </w:r>
          </w:p>
          <w:p w14:paraId="7399C7EF" w14:textId="77777777" w:rsidR="00B90B75" w:rsidRDefault="00B90B75" w:rsidP="00A90563">
            <w:pPr>
              <w:pStyle w:val="GOSTTableListMark1"/>
              <w:suppressAutoHyphens/>
            </w:pPr>
            <w:r>
              <w:t>«</w:t>
            </w:r>
            <w:r w:rsidRPr="00C75A4E">
              <w:t>1</w:t>
            </w:r>
            <w:r>
              <w:t>»</w:t>
            </w:r>
            <w:r w:rsidRPr="00C75A4E">
              <w:t xml:space="preserve"> </w:t>
            </w:r>
            <w:r w:rsidRPr="00C75A4E">
              <w:rPr>
                <w:rFonts w:hint="eastAsia"/>
              </w:rPr>
              <w:t>–</w:t>
            </w:r>
            <w:r w:rsidRPr="00C75A4E">
              <w:t xml:space="preserve"> </w:t>
            </w:r>
            <w:r w:rsidRPr="00C75A4E">
              <w:rPr>
                <w:rFonts w:hint="eastAsia"/>
              </w:rPr>
              <w:t>Да</w:t>
            </w:r>
            <w:r w:rsidRPr="00C75A4E">
              <w:t xml:space="preserve">, </w:t>
            </w:r>
            <w:r w:rsidRPr="00C75A4E">
              <w:rPr>
                <w:rFonts w:hint="eastAsia"/>
              </w:rPr>
              <w:t>возвращать</w:t>
            </w:r>
            <w:r w:rsidRPr="00C75A4E">
              <w:t xml:space="preserve"> </w:t>
            </w:r>
            <w:r w:rsidRPr="00C75A4E">
              <w:rPr>
                <w:rFonts w:hint="eastAsia"/>
              </w:rPr>
              <w:t>файл</w:t>
            </w:r>
            <w:r w:rsidRPr="00C75A4E">
              <w:t xml:space="preserve"> </w:t>
            </w:r>
            <w:r w:rsidRPr="00C75A4E">
              <w:rPr>
                <w:rFonts w:hint="eastAsia"/>
              </w:rPr>
              <w:t>отчета</w:t>
            </w:r>
            <w:r w:rsidRPr="00C75A4E">
              <w:t xml:space="preserve">, </w:t>
            </w:r>
            <w:r w:rsidRPr="00C75A4E">
              <w:rPr>
                <w:rFonts w:hint="eastAsia"/>
              </w:rPr>
              <w:t>в</w:t>
            </w:r>
            <w:r w:rsidRPr="00C75A4E">
              <w:t xml:space="preserve"> </w:t>
            </w:r>
            <w:r w:rsidRPr="00C75A4E">
              <w:rPr>
                <w:rFonts w:hint="eastAsia"/>
              </w:rPr>
              <w:t>котором</w:t>
            </w:r>
            <w:r w:rsidRPr="00C75A4E">
              <w:t xml:space="preserve"> </w:t>
            </w:r>
            <w:r w:rsidRPr="00C75A4E">
              <w:rPr>
                <w:rFonts w:hint="eastAsia"/>
              </w:rPr>
              <w:t>заполнена</w:t>
            </w:r>
            <w:r w:rsidRPr="00C75A4E">
              <w:t xml:space="preserve"> </w:t>
            </w:r>
            <w:r w:rsidRPr="00C75A4E">
              <w:rPr>
                <w:rFonts w:hint="eastAsia"/>
              </w:rPr>
              <w:t>заголовочная</w:t>
            </w:r>
            <w:r w:rsidRPr="00C75A4E">
              <w:t xml:space="preserve"> </w:t>
            </w:r>
            <w:r w:rsidRPr="00C75A4E">
              <w:rPr>
                <w:rFonts w:hint="eastAsia"/>
              </w:rPr>
              <w:t>часть</w:t>
            </w:r>
            <w:r w:rsidRPr="00C75A4E">
              <w:t xml:space="preserve"> </w:t>
            </w:r>
            <w:r w:rsidRPr="00C623A6">
              <w:rPr>
                <w:rFonts w:eastAsiaTheme="majorEastAsia"/>
              </w:rPr>
              <w:t>и названия граф табличной части, без строк таблицы</w:t>
            </w:r>
            <w:r w:rsidRPr="00C75A4E">
              <w:t>;</w:t>
            </w:r>
          </w:p>
          <w:p w14:paraId="6D9815CE" w14:textId="77777777" w:rsidR="00B90B75" w:rsidRPr="00C75A4E" w:rsidRDefault="00B90B75" w:rsidP="00A90563">
            <w:pPr>
              <w:pStyle w:val="GOSTTableListMark1"/>
              <w:suppressAutoHyphens/>
            </w:pPr>
            <w:r>
              <w:t>«</w:t>
            </w:r>
            <w:r w:rsidRPr="00C75A4E">
              <w:t>0</w:t>
            </w:r>
            <w:r>
              <w:t>»</w:t>
            </w:r>
            <w:r w:rsidRPr="00C75A4E">
              <w:t xml:space="preserve"> </w:t>
            </w:r>
            <w:r w:rsidRPr="00C75A4E">
              <w:rPr>
                <w:rFonts w:hint="eastAsia"/>
              </w:rPr>
              <w:t>–</w:t>
            </w:r>
            <w:r w:rsidRPr="00C75A4E">
              <w:t xml:space="preserve"> </w:t>
            </w:r>
            <w:r w:rsidRPr="00C75A4E">
              <w:rPr>
                <w:rFonts w:hint="eastAsia"/>
              </w:rPr>
              <w:t>Нет</w:t>
            </w:r>
            <w:r w:rsidRPr="00C75A4E">
              <w:t xml:space="preserve">, </w:t>
            </w:r>
            <w:r w:rsidRPr="00C75A4E">
              <w:rPr>
                <w:rFonts w:hint="eastAsia"/>
              </w:rPr>
              <w:t>файл</w:t>
            </w:r>
            <w:r w:rsidRPr="00C75A4E">
              <w:t xml:space="preserve"> </w:t>
            </w:r>
            <w:r w:rsidRPr="00C75A4E">
              <w:rPr>
                <w:rFonts w:hint="eastAsia"/>
              </w:rPr>
              <w:t>отчета</w:t>
            </w:r>
            <w:r w:rsidRPr="00C75A4E">
              <w:t xml:space="preserve"> </w:t>
            </w:r>
            <w:r w:rsidRPr="00C75A4E">
              <w:rPr>
                <w:rFonts w:hint="eastAsia"/>
              </w:rPr>
              <w:t>не</w:t>
            </w:r>
            <w:r w:rsidRPr="00C75A4E">
              <w:t xml:space="preserve"> </w:t>
            </w:r>
            <w:r w:rsidRPr="00C75A4E">
              <w:rPr>
                <w:rFonts w:hint="eastAsia"/>
              </w:rPr>
              <w:t>формировать</w:t>
            </w:r>
            <w:r w:rsidRPr="00C75A4E">
              <w:t xml:space="preserve">, </w:t>
            </w:r>
            <w:r w:rsidRPr="00C75A4E">
              <w:rPr>
                <w:rFonts w:hint="eastAsia"/>
              </w:rPr>
              <w:t>возвращать</w:t>
            </w:r>
            <w:r w:rsidRPr="00C75A4E">
              <w:t xml:space="preserve"> </w:t>
            </w:r>
            <w:r w:rsidRPr="00C75A4E">
              <w:rPr>
                <w:rFonts w:hint="eastAsia"/>
              </w:rPr>
              <w:t>ответ</w:t>
            </w:r>
            <w:r w:rsidRPr="00C75A4E">
              <w:t xml:space="preserve"> </w:t>
            </w:r>
            <w:r w:rsidRPr="00C75A4E">
              <w:rPr>
                <w:rFonts w:hint="eastAsia"/>
              </w:rPr>
              <w:t>на</w:t>
            </w:r>
            <w:r w:rsidRPr="00C75A4E">
              <w:t xml:space="preserve"> </w:t>
            </w:r>
            <w:r w:rsidRPr="00C75A4E">
              <w:rPr>
                <w:rFonts w:hint="eastAsia"/>
              </w:rPr>
              <w:t>запрос</w:t>
            </w:r>
            <w:r w:rsidRPr="00C75A4E">
              <w:t xml:space="preserve"> </w:t>
            </w:r>
            <w:r w:rsidRPr="00C75A4E">
              <w:rPr>
                <w:rFonts w:hint="eastAsia"/>
              </w:rPr>
              <w:t>в</w:t>
            </w:r>
            <w:r w:rsidRPr="00C75A4E">
              <w:t xml:space="preserve"> </w:t>
            </w:r>
            <w:r w:rsidRPr="00C75A4E">
              <w:rPr>
                <w:rFonts w:hint="eastAsia"/>
              </w:rPr>
              <w:t>формате</w:t>
            </w:r>
            <w:r w:rsidRPr="00C75A4E">
              <w:t xml:space="preserve"> </w:t>
            </w:r>
            <w:r>
              <w:rPr>
                <w:color w:val="000000"/>
              </w:rPr>
              <w:t>JSON</w:t>
            </w:r>
            <w:r w:rsidRPr="00C75A4E">
              <w:t xml:space="preserve"> </w:t>
            </w:r>
            <w:r w:rsidRPr="00C75A4E">
              <w:rPr>
                <w:rFonts w:hint="eastAsia"/>
              </w:rPr>
              <w:t>с</w:t>
            </w:r>
            <w:r w:rsidRPr="00C75A4E">
              <w:t xml:space="preserve"> </w:t>
            </w:r>
            <w:r w:rsidRPr="00C75A4E">
              <w:rPr>
                <w:rFonts w:hint="eastAsia"/>
              </w:rPr>
              <w:t>сообщением</w:t>
            </w:r>
            <w:r w:rsidRPr="00C75A4E">
              <w:t xml:space="preserve"> </w:t>
            </w:r>
            <w:r w:rsidRPr="00C75A4E">
              <w:rPr>
                <w:rFonts w:hint="eastAsia"/>
              </w:rPr>
              <w:t>об</w:t>
            </w:r>
            <w:r w:rsidRPr="00C75A4E">
              <w:t xml:space="preserve"> </w:t>
            </w:r>
            <w:r w:rsidRPr="00C75A4E">
              <w:rPr>
                <w:rFonts w:hint="eastAsia"/>
              </w:rPr>
              <w:t>ошибке</w:t>
            </w:r>
            <w:r w:rsidRPr="00C75A4E">
              <w:t xml:space="preserve"> (</w:t>
            </w:r>
            <w:proofErr w:type="spellStart"/>
            <w:r w:rsidRPr="00C75A4E">
              <w:t>Result</w:t>
            </w:r>
            <w:proofErr w:type="spellEnd"/>
            <w:r w:rsidRPr="00C75A4E">
              <w:t xml:space="preserve"> = </w:t>
            </w:r>
            <w:r w:rsidRPr="00C75A4E">
              <w:lastRenderedPageBreak/>
              <w:t xml:space="preserve">E), </w:t>
            </w:r>
            <w:r w:rsidRPr="00C75A4E">
              <w:rPr>
                <w:rFonts w:hint="eastAsia"/>
              </w:rPr>
              <w:t>с</w:t>
            </w:r>
            <w:r w:rsidRPr="00C75A4E">
              <w:t xml:space="preserve"> </w:t>
            </w:r>
            <w:r w:rsidRPr="00C75A4E">
              <w:rPr>
                <w:rFonts w:hint="eastAsia"/>
              </w:rPr>
              <w:t>описанием</w:t>
            </w:r>
            <w:r w:rsidRPr="00C75A4E">
              <w:t xml:space="preserve"> </w:t>
            </w:r>
            <w:r w:rsidRPr="00C75A4E">
              <w:rPr>
                <w:rFonts w:hint="eastAsia"/>
              </w:rPr>
              <w:t>причин</w:t>
            </w:r>
            <w:r w:rsidRPr="00C75A4E">
              <w:t xml:space="preserve"> </w:t>
            </w:r>
            <w:r w:rsidRPr="00C75A4E">
              <w:rPr>
                <w:rFonts w:hint="eastAsia"/>
              </w:rPr>
              <w:t>ошибки</w:t>
            </w:r>
            <w:r w:rsidRPr="00C75A4E">
              <w:t xml:space="preserve"> </w:t>
            </w:r>
            <w:r w:rsidRPr="00C75A4E">
              <w:rPr>
                <w:rFonts w:hint="eastAsia"/>
              </w:rPr>
              <w:t>«Отчет</w:t>
            </w:r>
            <w:r w:rsidRPr="00C75A4E">
              <w:t xml:space="preserve"> </w:t>
            </w:r>
            <w:r w:rsidRPr="00C75A4E">
              <w:rPr>
                <w:rFonts w:hint="eastAsia"/>
              </w:rPr>
              <w:t>не</w:t>
            </w:r>
            <w:r w:rsidRPr="00C75A4E">
              <w:t xml:space="preserve"> </w:t>
            </w:r>
            <w:r w:rsidRPr="00C75A4E">
              <w:rPr>
                <w:rFonts w:hint="eastAsia"/>
              </w:rPr>
              <w:t>содержит</w:t>
            </w:r>
            <w:r w:rsidRPr="00C75A4E">
              <w:t xml:space="preserve"> </w:t>
            </w:r>
            <w:r w:rsidRPr="00C75A4E">
              <w:rPr>
                <w:rFonts w:hint="eastAsia"/>
              </w:rPr>
              <w:t>данных»</w:t>
            </w:r>
          </w:p>
        </w:tc>
      </w:tr>
    </w:tbl>
    <w:p w14:paraId="7A586484" w14:textId="77777777" w:rsidR="00B90B75" w:rsidRPr="00F12B80" w:rsidRDefault="00B90B75" w:rsidP="00B90B75">
      <w:pPr>
        <w:pStyle w:val="31"/>
      </w:pPr>
      <w:bookmarkStart w:id="683" w:name="_Toc226457021"/>
      <w:r w:rsidRPr="00F12B80">
        <w:lastRenderedPageBreak/>
        <w:t>Пример запроса</w:t>
      </w:r>
      <w:bookmarkEnd w:id="683"/>
    </w:p>
    <w:p w14:paraId="20FDCF62" w14:textId="77777777" w:rsidR="00517EC3" w:rsidRPr="00517EC3" w:rsidRDefault="00517EC3" w:rsidP="00517EC3">
      <w:pPr>
        <w:pStyle w:val="GOSTScript"/>
      </w:pPr>
      <w:r w:rsidRPr="00517EC3">
        <w:t>{</w:t>
      </w:r>
    </w:p>
    <w:p w14:paraId="4409AC68" w14:textId="77777777" w:rsidR="00517EC3" w:rsidRPr="00517EC3" w:rsidRDefault="00517EC3" w:rsidP="00517EC3">
      <w:pPr>
        <w:pStyle w:val="GOSTScript"/>
      </w:pPr>
      <w:r w:rsidRPr="00517EC3">
        <w:tab/>
        <w:t>"header": {</w:t>
      </w:r>
    </w:p>
    <w:p w14:paraId="4227E866" w14:textId="77777777" w:rsidR="00517EC3" w:rsidRPr="00517EC3" w:rsidRDefault="00517EC3" w:rsidP="00517EC3">
      <w:pPr>
        <w:pStyle w:val="GOSTScript"/>
      </w:pPr>
      <w:r w:rsidRPr="00517EC3">
        <w:tab/>
      </w:r>
      <w:r w:rsidRPr="00517EC3">
        <w:tab/>
        <w:t>"Source": "ARP",</w:t>
      </w:r>
    </w:p>
    <w:p w14:paraId="100B69FF" w14:textId="77777777" w:rsidR="00517EC3" w:rsidRPr="00517EC3" w:rsidRDefault="00517EC3" w:rsidP="00517EC3">
      <w:pPr>
        <w:pStyle w:val="GOSTScript"/>
      </w:pPr>
      <w:r w:rsidRPr="00517EC3">
        <w:tab/>
      </w:r>
      <w:r w:rsidRPr="00517EC3">
        <w:tab/>
        <w:t>"ReqDateTime": "2024-05-21 17:34:12",</w:t>
      </w:r>
    </w:p>
    <w:p w14:paraId="20EE266B" w14:textId="77777777" w:rsidR="00517EC3" w:rsidRPr="00517EC3" w:rsidRDefault="00517EC3" w:rsidP="00517EC3">
      <w:pPr>
        <w:pStyle w:val="GOSTScript"/>
      </w:pPr>
      <w:r w:rsidRPr="00517EC3">
        <w:tab/>
      </w:r>
      <w:r w:rsidRPr="00517EC3">
        <w:tab/>
        <w:t>"Version": "2.4",</w:t>
      </w:r>
    </w:p>
    <w:p w14:paraId="6B4494FC" w14:textId="77777777" w:rsidR="00517EC3" w:rsidRPr="00517EC3" w:rsidRDefault="00517EC3" w:rsidP="00517EC3">
      <w:pPr>
        <w:pStyle w:val="GOSTScript"/>
      </w:pPr>
      <w:r w:rsidRPr="00517EC3">
        <w:tab/>
      </w:r>
      <w:r w:rsidRPr="00517EC3">
        <w:tab/>
        <w:t>"ReqGuid": "b0d4ce5d-5478-4454-948c-cfa34ba94f10",</w:t>
      </w:r>
    </w:p>
    <w:p w14:paraId="411477A4" w14:textId="77777777" w:rsidR="00517EC3" w:rsidRPr="00517EC3" w:rsidRDefault="00517EC3" w:rsidP="00517EC3">
      <w:pPr>
        <w:pStyle w:val="GOSTScript"/>
      </w:pPr>
      <w:r w:rsidRPr="00517EC3">
        <w:tab/>
      </w:r>
      <w:r w:rsidRPr="00517EC3">
        <w:tab/>
        <w:t>"DocGuid": "1c6cc695-ee9a-4d44-a15e-8228f0954f77",</w:t>
      </w:r>
    </w:p>
    <w:p w14:paraId="493E9E3A" w14:textId="77777777" w:rsidR="00517EC3" w:rsidRPr="00517EC3" w:rsidRDefault="00517EC3" w:rsidP="00517EC3">
      <w:pPr>
        <w:pStyle w:val="GOSTScript"/>
      </w:pPr>
      <w:r w:rsidRPr="00517EC3">
        <w:tab/>
      </w:r>
      <w:r w:rsidRPr="00517EC3">
        <w:tab/>
        <w:t>"RequestType": "InterSysCalc"</w:t>
      </w:r>
    </w:p>
    <w:p w14:paraId="0248F423" w14:textId="77777777" w:rsidR="00517EC3" w:rsidRPr="00517EC3" w:rsidRDefault="00517EC3" w:rsidP="00517EC3">
      <w:pPr>
        <w:pStyle w:val="GOSTScript"/>
      </w:pPr>
      <w:r w:rsidRPr="00517EC3">
        <w:tab/>
        <w:t>},</w:t>
      </w:r>
    </w:p>
    <w:p w14:paraId="43CA86C1" w14:textId="77777777" w:rsidR="00517EC3" w:rsidRDefault="00517EC3" w:rsidP="00517EC3">
      <w:pPr>
        <w:pStyle w:val="GOSTScript"/>
      </w:pPr>
      <w:r w:rsidRPr="00517EC3">
        <w:tab/>
        <w:t>"document": {</w:t>
      </w:r>
    </w:p>
    <w:p w14:paraId="7838B3ED" w14:textId="6938880F" w:rsidR="006346B8" w:rsidRPr="00517EC3" w:rsidRDefault="006346B8" w:rsidP="00517EC3">
      <w:pPr>
        <w:pStyle w:val="GOSTScript"/>
      </w:pPr>
      <w:r w:rsidRPr="00517EC3">
        <w:tab/>
      </w:r>
      <w:r w:rsidRPr="00517EC3">
        <w:tab/>
        <w:t>"Subject": "5700",</w:t>
      </w:r>
    </w:p>
    <w:p w14:paraId="4BA0821E" w14:textId="77777777" w:rsidR="00517EC3" w:rsidRPr="00517EC3" w:rsidRDefault="00517EC3" w:rsidP="00517EC3">
      <w:pPr>
        <w:pStyle w:val="GOSTScript"/>
      </w:pPr>
      <w:r w:rsidRPr="00517EC3">
        <w:tab/>
      </w:r>
      <w:r w:rsidRPr="00517EC3">
        <w:tab/>
        <w:t>"TradingDay": "2024-05-20",</w:t>
      </w:r>
    </w:p>
    <w:p w14:paraId="60E56115" w14:textId="4D19B258" w:rsidR="00517EC3" w:rsidRPr="00517EC3" w:rsidRDefault="00517EC3" w:rsidP="00517EC3">
      <w:pPr>
        <w:pStyle w:val="GOSTScript"/>
      </w:pPr>
      <w:r w:rsidRPr="00517EC3">
        <w:tab/>
      </w:r>
      <w:r w:rsidRPr="00517EC3">
        <w:tab/>
        <w:t>"ReturnIfEmpty": 0</w:t>
      </w:r>
    </w:p>
    <w:p w14:paraId="5ACA521F" w14:textId="77777777" w:rsidR="00517EC3" w:rsidRPr="00517EC3" w:rsidRDefault="00517EC3" w:rsidP="00517EC3">
      <w:pPr>
        <w:pStyle w:val="GOSTScript"/>
      </w:pPr>
      <w:r w:rsidRPr="00517EC3">
        <w:tab/>
        <w:t>}</w:t>
      </w:r>
    </w:p>
    <w:p w14:paraId="1C227B20" w14:textId="1EBD53E5" w:rsidR="00B90B75" w:rsidRPr="00517EC3" w:rsidRDefault="00517EC3" w:rsidP="00517EC3">
      <w:pPr>
        <w:pStyle w:val="GOSTScript"/>
      </w:pPr>
      <w:r w:rsidRPr="00517EC3">
        <w:t>}</w:t>
      </w:r>
    </w:p>
    <w:p w14:paraId="71DA2B67" w14:textId="77777777" w:rsidR="00B90B75" w:rsidRPr="00474651" w:rsidRDefault="00B90B75" w:rsidP="00B90B75">
      <w:pPr>
        <w:pStyle w:val="21"/>
      </w:pPr>
      <w:bookmarkStart w:id="684" w:name="_Toc226457022"/>
      <w:r w:rsidRPr="000E1E0A">
        <w:lastRenderedPageBreak/>
        <w:t>Параме</w:t>
      </w:r>
      <w:r w:rsidRPr="00474651">
        <w:t>тры ответа</w:t>
      </w:r>
      <w:bookmarkEnd w:id="684"/>
    </w:p>
    <w:p w14:paraId="59BFF1C6" w14:textId="50FCC96C" w:rsidR="00B90B75" w:rsidRDefault="00B90B75" w:rsidP="00A86F1D">
      <w:pPr>
        <w:pStyle w:val="GOSTNameTable"/>
      </w:pPr>
      <w:r>
        <w:rPr>
          <w:noProof/>
        </w:rPr>
        <w:fldChar w:fldCharType="begin"/>
      </w:r>
      <w:r>
        <w:rPr>
          <w:noProof/>
        </w:rPr>
        <w:instrText xml:space="preserve"> SEQ Таблица \* ARABIC </w:instrText>
      </w:r>
      <w:r>
        <w:rPr>
          <w:noProof/>
        </w:rPr>
        <w:fldChar w:fldCharType="separate"/>
      </w:r>
      <w:bookmarkStart w:id="685" w:name="_Toc226457300"/>
      <w:r w:rsidR="00A67566">
        <w:rPr>
          <w:noProof/>
        </w:rPr>
        <w:t>25</w:t>
      </w:r>
      <w:r>
        <w:rPr>
          <w:noProof/>
        </w:rPr>
        <w:fldChar w:fldCharType="end"/>
      </w:r>
      <w:r>
        <w:t xml:space="preserve"> - </w:t>
      </w:r>
      <w:r w:rsidRPr="00C223D2">
        <w:t xml:space="preserve">Параметры ответа на </w:t>
      </w:r>
      <w:r>
        <w:t xml:space="preserve">запрос </w:t>
      </w:r>
      <w:r w:rsidRPr="001F0072">
        <w:t>«</w:t>
      </w:r>
      <w:r w:rsidRPr="00423112">
        <w:t>Отчет «</w:t>
      </w:r>
      <w:r w:rsidR="00A86F1D" w:rsidRPr="00A86F1D">
        <w:t>Сверка взаимосвязанных расчетов между разными учетными модулями одного ТОФК (по счету 3430 «Межсистемные расчеты»)</w:t>
      </w:r>
      <w:r w:rsidRPr="00423112">
        <w:t>»</w:t>
      </w:r>
      <w:r>
        <w:t>»</w:t>
      </w:r>
      <w:bookmarkEnd w:id="685"/>
    </w:p>
    <w:tbl>
      <w:tblPr>
        <w:tblStyle w:val="GOSTTable"/>
        <w:tblW w:w="5000" w:type="pct"/>
        <w:tblLayout w:type="fixed"/>
        <w:tblLook w:val="07E0" w:firstRow="1" w:lastRow="1" w:firstColumn="1" w:lastColumn="1" w:noHBand="1" w:noVBand="1"/>
      </w:tblPr>
      <w:tblGrid>
        <w:gridCol w:w="3453"/>
        <w:gridCol w:w="2354"/>
        <w:gridCol w:w="1569"/>
        <w:gridCol w:w="942"/>
        <w:gridCol w:w="989"/>
        <w:gridCol w:w="6387"/>
      </w:tblGrid>
      <w:tr w:rsidR="00B90B75" w:rsidRPr="00BA7DE0" w14:paraId="554AE283" w14:textId="77777777" w:rsidTr="00A90563">
        <w:trPr>
          <w:cnfStyle w:val="100000000000" w:firstRow="1" w:lastRow="0" w:firstColumn="0" w:lastColumn="0" w:oddVBand="0" w:evenVBand="0" w:oddHBand="0" w:evenHBand="0" w:firstRowFirstColumn="0" w:firstRowLastColumn="0" w:lastRowFirstColumn="0" w:lastRowLastColumn="0"/>
          <w:trHeight w:val="840"/>
        </w:trPr>
        <w:tc>
          <w:tcPr>
            <w:tcW w:w="1100" w:type="pct"/>
            <w:hideMark/>
          </w:tcPr>
          <w:p w14:paraId="33AB0D60" w14:textId="77777777" w:rsidR="00B90B75" w:rsidRPr="000E1E0A" w:rsidRDefault="00B90B75" w:rsidP="00A90563">
            <w:pPr>
              <w:pStyle w:val="GOSTTableHead"/>
            </w:pPr>
            <w:r w:rsidRPr="000E1E0A">
              <w:t>Наименование параметра</w:t>
            </w:r>
          </w:p>
        </w:tc>
        <w:tc>
          <w:tcPr>
            <w:tcW w:w="750" w:type="pct"/>
            <w:hideMark/>
          </w:tcPr>
          <w:p w14:paraId="442CEA8D" w14:textId="77777777" w:rsidR="00B90B75" w:rsidRPr="00474651" w:rsidRDefault="00B90B75" w:rsidP="00A90563">
            <w:pPr>
              <w:pStyle w:val="GOSTTableHead"/>
            </w:pPr>
            <w:r w:rsidRPr="00474651">
              <w:t>Название тэга</w:t>
            </w:r>
          </w:p>
        </w:tc>
        <w:tc>
          <w:tcPr>
            <w:tcW w:w="500" w:type="pct"/>
            <w:hideMark/>
          </w:tcPr>
          <w:p w14:paraId="0A2EF26D" w14:textId="77777777" w:rsidR="00B90B75" w:rsidRPr="00890A8D" w:rsidRDefault="00B90B75" w:rsidP="00A90563">
            <w:pPr>
              <w:pStyle w:val="GOSTTableHead"/>
            </w:pPr>
            <w:r w:rsidRPr="00890A8D">
              <w:t>Тип данных</w:t>
            </w:r>
          </w:p>
        </w:tc>
        <w:tc>
          <w:tcPr>
            <w:tcW w:w="300" w:type="pct"/>
          </w:tcPr>
          <w:p w14:paraId="4616F2D9" w14:textId="77777777" w:rsidR="00B90B75" w:rsidRPr="00BA7A4A" w:rsidRDefault="00B90B75" w:rsidP="00A90563">
            <w:pPr>
              <w:pStyle w:val="GOSTTableHead"/>
            </w:pPr>
            <w:r w:rsidRPr="00BA7A4A">
              <w:t>Обязательность</w:t>
            </w:r>
          </w:p>
        </w:tc>
        <w:tc>
          <w:tcPr>
            <w:tcW w:w="315" w:type="pct"/>
          </w:tcPr>
          <w:p w14:paraId="796F51F5" w14:textId="77777777" w:rsidR="00B90B75" w:rsidRPr="00BA7A4A" w:rsidRDefault="00B90B75" w:rsidP="00A90563">
            <w:pPr>
              <w:pStyle w:val="GOSTTableHead"/>
            </w:pPr>
            <w:r w:rsidRPr="00BA7A4A">
              <w:t>Размерность</w:t>
            </w:r>
          </w:p>
        </w:tc>
        <w:tc>
          <w:tcPr>
            <w:tcW w:w="2035" w:type="pct"/>
            <w:hideMark/>
          </w:tcPr>
          <w:p w14:paraId="3EA8301F" w14:textId="77777777" w:rsidR="00B90B75" w:rsidRPr="00BA7A4A" w:rsidRDefault="00B90B75" w:rsidP="00A90563">
            <w:pPr>
              <w:pStyle w:val="GOSTTableHead"/>
            </w:pPr>
            <w:r w:rsidRPr="00BA7A4A">
              <w:t>Описание</w:t>
            </w:r>
          </w:p>
        </w:tc>
      </w:tr>
      <w:tr w:rsidR="00B90B75" w:rsidRPr="00BA7DE0" w14:paraId="2860FCA9" w14:textId="77777777" w:rsidTr="00A90563">
        <w:tc>
          <w:tcPr>
            <w:tcW w:w="5000" w:type="pct"/>
            <w:gridSpan w:val="6"/>
          </w:tcPr>
          <w:p w14:paraId="34E09FD8" w14:textId="77777777" w:rsidR="00B90B75" w:rsidRPr="003F2180" w:rsidRDefault="00B90B75" w:rsidP="00A90563">
            <w:pPr>
              <w:pStyle w:val="GOSTTableHead"/>
              <w:rPr>
                <w:szCs w:val="22"/>
              </w:rPr>
            </w:pPr>
            <w:r w:rsidRPr="00106607">
              <w:rPr>
                <w:szCs w:val="22"/>
              </w:rPr>
              <w:t>Перечень параметров ответа (</w:t>
            </w:r>
            <w:r w:rsidRPr="00106607">
              <w:rPr>
                <w:szCs w:val="22"/>
                <w:lang w:val="en-US"/>
              </w:rPr>
              <w:t>header</w:t>
            </w:r>
            <w:r w:rsidRPr="00106607">
              <w:rPr>
                <w:szCs w:val="22"/>
              </w:rPr>
              <w:t>)</w:t>
            </w:r>
          </w:p>
        </w:tc>
      </w:tr>
      <w:tr w:rsidR="00B90B75" w:rsidRPr="00BA7DE0" w14:paraId="52C663A4" w14:textId="77777777" w:rsidTr="00A90563">
        <w:tc>
          <w:tcPr>
            <w:tcW w:w="1100" w:type="pct"/>
          </w:tcPr>
          <w:p w14:paraId="2BC9950B" w14:textId="77777777" w:rsidR="00B90B75" w:rsidRPr="00106607" w:rsidRDefault="00B90B75" w:rsidP="00A90563">
            <w:pPr>
              <w:pStyle w:val="GOSTTablenorm"/>
              <w:suppressAutoHyphens/>
            </w:pPr>
            <w:r w:rsidRPr="00106607">
              <w:t>Система -</w:t>
            </w:r>
            <w:r>
              <w:t xml:space="preserve"> </w:t>
            </w:r>
            <w:r w:rsidRPr="00106607">
              <w:t>отправитель запроса</w:t>
            </w:r>
          </w:p>
        </w:tc>
        <w:tc>
          <w:tcPr>
            <w:tcW w:w="750" w:type="pct"/>
          </w:tcPr>
          <w:p w14:paraId="6F67A2EE" w14:textId="77777777" w:rsidR="00B90B75" w:rsidRPr="003F2180" w:rsidRDefault="00B90B75" w:rsidP="00A90563">
            <w:pPr>
              <w:pStyle w:val="GOSTTablenorm"/>
              <w:suppressAutoHyphens/>
              <w:rPr>
                <w:lang w:val="en-US"/>
              </w:rPr>
            </w:pPr>
            <w:r w:rsidRPr="003F2180">
              <w:rPr>
                <w:lang w:val="en-US"/>
              </w:rPr>
              <w:t>Source</w:t>
            </w:r>
          </w:p>
        </w:tc>
        <w:tc>
          <w:tcPr>
            <w:tcW w:w="500" w:type="pct"/>
          </w:tcPr>
          <w:p w14:paraId="75E27FCA" w14:textId="77777777" w:rsidR="00B90B75" w:rsidRPr="00BA7DE0" w:rsidRDefault="00B90B75" w:rsidP="00A90563">
            <w:pPr>
              <w:pStyle w:val="GOSTTablenorm"/>
              <w:suppressAutoHyphens/>
              <w:rPr>
                <w:lang w:val="en-US"/>
              </w:rPr>
            </w:pPr>
            <w:r w:rsidRPr="00BA7DE0">
              <w:t>Строка</w:t>
            </w:r>
          </w:p>
        </w:tc>
        <w:tc>
          <w:tcPr>
            <w:tcW w:w="300" w:type="pct"/>
          </w:tcPr>
          <w:p w14:paraId="0D4D67FD" w14:textId="77777777" w:rsidR="00B90B75" w:rsidRPr="00BA7DE0" w:rsidRDefault="00B90B75" w:rsidP="00A90563">
            <w:pPr>
              <w:pStyle w:val="GOSTTablenorm"/>
              <w:suppressAutoHyphens/>
            </w:pPr>
            <w:r w:rsidRPr="00BA7DE0">
              <w:t>Да</w:t>
            </w:r>
          </w:p>
        </w:tc>
        <w:tc>
          <w:tcPr>
            <w:tcW w:w="315" w:type="pct"/>
          </w:tcPr>
          <w:p w14:paraId="6D9B1545" w14:textId="77777777" w:rsidR="00B90B75" w:rsidRPr="00BA7DE0" w:rsidRDefault="00B90B75" w:rsidP="00A90563">
            <w:pPr>
              <w:pStyle w:val="GOSTTablenorm"/>
              <w:suppressAutoHyphens/>
              <w:rPr>
                <w:lang w:val="en-US"/>
              </w:rPr>
            </w:pPr>
            <w:r w:rsidRPr="00BA7DE0">
              <w:t>&lt;=</w:t>
            </w:r>
            <w:r w:rsidRPr="00BA7DE0">
              <w:rPr>
                <w:lang w:val="en-US"/>
              </w:rPr>
              <w:t>10</w:t>
            </w:r>
          </w:p>
        </w:tc>
        <w:tc>
          <w:tcPr>
            <w:tcW w:w="2035" w:type="pct"/>
          </w:tcPr>
          <w:p w14:paraId="718BF964" w14:textId="75153AF0" w:rsidR="00B90B75" w:rsidRDefault="00B90B75" w:rsidP="00A90563">
            <w:pPr>
              <w:pStyle w:val="GOSTTablenorm"/>
              <w:suppressAutoHyphens/>
            </w:pPr>
            <w:r w:rsidRPr="00106607">
              <w:t xml:space="preserve">ФП </w:t>
            </w:r>
            <w:r w:rsidRPr="00BA7DE0">
              <w:t xml:space="preserve">ГИИС ЭБ </w:t>
            </w:r>
            <w:r w:rsidR="00A86F1D">
              <w:t>- отправитель запроса.</w:t>
            </w:r>
          </w:p>
          <w:p w14:paraId="21EB5EF3" w14:textId="77777777" w:rsidR="00B90B75" w:rsidRPr="001D05D7" w:rsidRDefault="00B90B75" w:rsidP="00A90563">
            <w:pPr>
              <w:pStyle w:val="GOSTTablenorm"/>
              <w:suppressAutoHyphens/>
            </w:pPr>
            <w:r w:rsidRPr="001D05D7">
              <w:t>Возможные значения:</w:t>
            </w:r>
          </w:p>
          <w:p w14:paraId="5DA66039" w14:textId="77777777" w:rsidR="00B90B75" w:rsidRPr="00141AE4" w:rsidRDefault="00B90B75" w:rsidP="00A90563">
            <w:pPr>
              <w:pStyle w:val="GOSTTableListMark1"/>
              <w:suppressAutoHyphens/>
            </w:pPr>
            <w:r w:rsidRPr="001D05D7">
              <w:rPr>
                <w:lang w:val="en-US"/>
              </w:rPr>
              <w:t>ARP (ПУИО ЭБ)</w:t>
            </w:r>
          </w:p>
        </w:tc>
      </w:tr>
      <w:tr w:rsidR="00B90B75" w:rsidRPr="00BA7DE0" w14:paraId="79F56654" w14:textId="77777777" w:rsidTr="00A90563">
        <w:tc>
          <w:tcPr>
            <w:tcW w:w="1100" w:type="pct"/>
          </w:tcPr>
          <w:p w14:paraId="1FE96ADD" w14:textId="77777777" w:rsidR="00B90B75" w:rsidRPr="00106607" w:rsidRDefault="00B90B75" w:rsidP="00A90563">
            <w:pPr>
              <w:pStyle w:val="GOSTTablenorm"/>
              <w:suppressAutoHyphens/>
            </w:pPr>
            <w:r w:rsidRPr="00106607">
              <w:t>Система - получатель ответа</w:t>
            </w:r>
          </w:p>
        </w:tc>
        <w:tc>
          <w:tcPr>
            <w:tcW w:w="750" w:type="pct"/>
          </w:tcPr>
          <w:p w14:paraId="58B5636B" w14:textId="77777777" w:rsidR="00B90B75" w:rsidRPr="003F2180" w:rsidRDefault="00B90B75" w:rsidP="00A90563">
            <w:pPr>
              <w:pStyle w:val="GOSTTablenorm"/>
              <w:suppressAutoHyphens/>
            </w:pPr>
            <w:r w:rsidRPr="00106607">
              <w:rPr>
                <w:lang w:val="en-US"/>
              </w:rPr>
              <w:t>Receiver</w:t>
            </w:r>
          </w:p>
        </w:tc>
        <w:tc>
          <w:tcPr>
            <w:tcW w:w="500" w:type="pct"/>
          </w:tcPr>
          <w:p w14:paraId="41B3F67C" w14:textId="77777777" w:rsidR="00B90B75" w:rsidRPr="00BA7DE0" w:rsidRDefault="00B90B75" w:rsidP="00A90563">
            <w:pPr>
              <w:pStyle w:val="GOSTTablenorm"/>
              <w:suppressAutoHyphens/>
            </w:pPr>
            <w:r w:rsidRPr="00BA7DE0">
              <w:t>Строка</w:t>
            </w:r>
          </w:p>
        </w:tc>
        <w:tc>
          <w:tcPr>
            <w:tcW w:w="300" w:type="pct"/>
          </w:tcPr>
          <w:p w14:paraId="3003BB21" w14:textId="77777777" w:rsidR="00B90B75" w:rsidRPr="00BA7DE0" w:rsidRDefault="00B90B75" w:rsidP="00A90563">
            <w:pPr>
              <w:pStyle w:val="GOSTTablenorm"/>
              <w:suppressAutoHyphens/>
            </w:pPr>
            <w:r w:rsidRPr="00BA7DE0">
              <w:t>Да</w:t>
            </w:r>
          </w:p>
        </w:tc>
        <w:tc>
          <w:tcPr>
            <w:tcW w:w="315" w:type="pct"/>
          </w:tcPr>
          <w:p w14:paraId="1A2EB0CA" w14:textId="77777777" w:rsidR="00B90B75" w:rsidRPr="00BA7DE0" w:rsidRDefault="00B90B75" w:rsidP="00A90563">
            <w:pPr>
              <w:pStyle w:val="GOSTTablenorm"/>
              <w:suppressAutoHyphens/>
            </w:pPr>
            <w:r w:rsidRPr="00BA7DE0">
              <w:t>&lt;=10</w:t>
            </w:r>
          </w:p>
        </w:tc>
        <w:tc>
          <w:tcPr>
            <w:tcW w:w="2035" w:type="pct"/>
          </w:tcPr>
          <w:p w14:paraId="0C40FA05" w14:textId="1E7C84FB" w:rsidR="00B90B75" w:rsidRDefault="00B90B75" w:rsidP="00A90563">
            <w:pPr>
              <w:pStyle w:val="GOSTTablenorm"/>
              <w:suppressAutoHyphens/>
            </w:pPr>
            <w:r w:rsidRPr="00106607">
              <w:t xml:space="preserve">ФП </w:t>
            </w:r>
            <w:r w:rsidRPr="00BA7DE0">
              <w:t xml:space="preserve">ГИИС ЭБ </w:t>
            </w:r>
            <w:r w:rsidR="00A86F1D">
              <w:t>- получатель ответа.</w:t>
            </w:r>
          </w:p>
          <w:p w14:paraId="33C453FB" w14:textId="77777777" w:rsidR="00B90B75" w:rsidRPr="001D05D7" w:rsidRDefault="00B90B75" w:rsidP="00A90563">
            <w:pPr>
              <w:pStyle w:val="GOSTTablenorm"/>
              <w:suppressAutoHyphens/>
            </w:pPr>
            <w:r w:rsidRPr="001D05D7">
              <w:t>Возможные значения:</w:t>
            </w:r>
          </w:p>
          <w:p w14:paraId="0DD68693" w14:textId="77777777" w:rsidR="00B90B75" w:rsidRPr="00141AE4" w:rsidRDefault="00B90B75" w:rsidP="00A90563">
            <w:pPr>
              <w:pStyle w:val="GOSTTableListMark1"/>
              <w:suppressAutoHyphens/>
            </w:pPr>
            <w:r w:rsidRPr="001D05D7">
              <w:rPr>
                <w:lang w:val="en-US"/>
              </w:rPr>
              <w:t>ARP (ПУИО ЭБ)</w:t>
            </w:r>
          </w:p>
        </w:tc>
      </w:tr>
      <w:tr w:rsidR="00B90B75" w:rsidRPr="00BA7DE0" w14:paraId="2E0E5D02" w14:textId="77777777" w:rsidTr="00A90563">
        <w:tc>
          <w:tcPr>
            <w:tcW w:w="1100" w:type="pct"/>
          </w:tcPr>
          <w:p w14:paraId="566395CE" w14:textId="77777777" w:rsidR="00B90B75" w:rsidRPr="00106607" w:rsidRDefault="00B90B75" w:rsidP="00A90563">
            <w:pPr>
              <w:pStyle w:val="GOSTTablenorm"/>
              <w:suppressAutoHyphens/>
            </w:pPr>
            <w:r w:rsidRPr="00106607">
              <w:t>Дата и время ответа</w:t>
            </w:r>
          </w:p>
        </w:tc>
        <w:tc>
          <w:tcPr>
            <w:tcW w:w="750" w:type="pct"/>
          </w:tcPr>
          <w:p w14:paraId="4576F240" w14:textId="77777777" w:rsidR="00B90B75" w:rsidRPr="003F2180" w:rsidRDefault="00B90B75" w:rsidP="00A90563">
            <w:pPr>
              <w:pStyle w:val="GOSTTablenorm"/>
              <w:suppressAutoHyphens/>
              <w:rPr>
                <w:lang w:val="en-US"/>
              </w:rPr>
            </w:pPr>
            <w:proofErr w:type="spellStart"/>
            <w:r w:rsidRPr="00106607">
              <w:rPr>
                <w:lang w:val="en-US"/>
              </w:rPr>
              <w:t>AnsDateTime</w:t>
            </w:r>
            <w:proofErr w:type="spellEnd"/>
          </w:p>
        </w:tc>
        <w:tc>
          <w:tcPr>
            <w:tcW w:w="500" w:type="pct"/>
          </w:tcPr>
          <w:p w14:paraId="7F386919" w14:textId="77777777" w:rsidR="00B90B75" w:rsidRPr="00BA7DE0" w:rsidRDefault="00B90B75" w:rsidP="00A90563">
            <w:pPr>
              <w:pStyle w:val="GOSTTablenorm"/>
              <w:suppressAutoHyphens/>
            </w:pPr>
            <w:r w:rsidRPr="00BA7DE0">
              <w:t>Дата-время (</w:t>
            </w:r>
            <w:r w:rsidRPr="00BA7DE0">
              <w:rPr>
                <w:lang w:val="en-US"/>
              </w:rPr>
              <w:t>timestamp</w:t>
            </w:r>
            <w:r w:rsidRPr="00BA7DE0">
              <w:t>)</w:t>
            </w:r>
          </w:p>
        </w:tc>
        <w:tc>
          <w:tcPr>
            <w:tcW w:w="300" w:type="pct"/>
          </w:tcPr>
          <w:p w14:paraId="3224DAD8" w14:textId="77777777" w:rsidR="00B90B75" w:rsidRPr="00BA7DE0" w:rsidRDefault="00B90B75" w:rsidP="00A90563">
            <w:pPr>
              <w:pStyle w:val="GOSTTablenorm"/>
              <w:suppressAutoHyphens/>
            </w:pPr>
            <w:r w:rsidRPr="00BA7DE0">
              <w:t>Да</w:t>
            </w:r>
          </w:p>
        </w:tc>
        <w:tc>
          <w:tcPr>
            <w:tcW w:w="315" w:type="pct"/>
          </w:tcPr>
          <w:p w14:paraId="4AEC6690" w14:textId="77777777" w:rsidR="00B90B75" w:rsidRPr="00BA7DE0" w:rsidRDefault="00B90B75" w:rsidP="00A90563">
            <w:pPr>
              <w:pStyle w:val="GOSTTablenorm"/>
              <w:suppressAutoHyphens/>
            </w:pPr>
          </w:p>
        </w:tc>
        <w:tc>
          <w:tcPr>
            <w:tcW w:w="2035" w:type="pct"/>
          </w:tcPr>
          <w:p w14:paraId="6A2770D6" w14:textId="77777777" w:rsidR="00B90B75" w:rsidRPr="003F2180" w:rsidRDefault="00B90B75" w:rsidP="00A90563">
            <w:pPr>
              <w:pStyle w:val="GOSTTablenorm"/>
              <w:suppressAutoHyphens/>
            </w:pPr>
            <w:r w:rsidRPr="00106607">
              <w:t xml:space="preserve">Дата и время формирования ответа </w:t>
            </w:r>
            <w:r w:rsidRPr="00106607">
              <w:rPr>
                <w:lang w:val="en-US"/>
              </w:rPr>
              <w:t>SVAP</w:t>
            </w:r>
            <w:r w:rsidRPr="00106607">
              <w:t>.</w:t>
            </w:r>
          </w:p>
          <w:p w14:paraId="0620A95F" w14:textId="77777777" w:rsidR="00B90B75" w:rsidRPr="00127F5B" w:rsidRDefault="00B90B75" w:rsidP="00A90563">
            <w:pPr>
              <w:pStyle w:val="GOSTTablenorm"/>
              <w:suppressAutoHyphens/>
            </w:pPr>
            <w:r w:rsidRPr="00711EB3">
              <w:t xml:space="preserve">Формат </w:t>
            </w:r>
            <w:r w:rsidRPr="00711EB3">
              <w:rPr>
                <w:lang w:val="en-US"/>
              </w:rPr>
              <w:t>YYYY</w:t>
            </w:r>
            <w:r w:rsidRPr="004570C1">
              <w:t>-</w:t>
            </w:r>
            <w:r w:rsidRPr="00C04ABF">
              <w:rPr>
                <w:lang w:val="en-US"/>
              </w:rPr>
              <w:t>MM</w:t>
            </w:r>
            <w:r w:rsidRPr="00AF60EA">
              <w:t>-</w:t>
            </w:r>
            <w:r w:rsidRPr="00AF60EA">
              <w:rPr>
                <w:lang w:val="en-US"/>
              </w:rPr>
              <w:t>DD</w:t>
            </w:r>
            <w:r w:rsidRPr="00AF60EA">
              <w:t xml:space="preserve"> </w:t>
            </w:r>
            <w:proofErr w:type="spellStart"/>
            <w:r w:rsidRPr="00AF60EA">
              <w:rPr>
                <w:lang w:val="en-US"/>
              </w:rPr>
              <w:t>hh</w:t>
            </w:r>
            <w:proofErr w:type="spellEnd"/>
            <w:r w:rsidRPr="00AF60EA">
              <w:t>:</w:t>
            </w:r>
            <w:proofErr w:type="gramStart"/>
            <w:r w:rsidRPr="00AF60EA">
              <w:rPr>
                <w:lang w:val="en-US"/>
              </w:rPr>
              <w:t>mm</w:t>
            </w:r>
            <w:r w:rsidRPr="00AF60EA">
              <w:t>:</w:t>
            </w:r>
            <w:r w:rsidRPr="00AF60EA">
              <w:rPr>
                <w:lang w:val="en-US"/>
              </w:rPr>
              <w:t>ss</w:t>
            </w:r>
            <w:proofErr w:type="gramEnd"/>
          </w:p>
        </w:tc>
      </w:tr>
      <w:tr w:rsidR="00B90B75" w:rsidRPr="00BA7DE0" w14:paraId="70647FEE" w14:textId="77777777" w:rsidTr="00A90563">
        <w:tc>
          <w:tcPr>
            <w:tcW w:w="1100" w:type="pct"/>
          </w:tcPr>
          <w:p w14:paraId="7812D1BE" w14:textId="77777777" w:rsidR="00B90B75" w:rsidRPr="00106607" w:rsidRDefault="00B90B75" w:rsidP="00A90563">
            <w:pPr>
              <w:pStyle w:val="GOSTTablenorm"/>
              <w:suppressAutoHyphens/>
            </w:pPr>
            <w:r w:rsidRPr="00106607">
              <w:t>Версия формата</w:t>
            </w:r>
          </w:p>
        </w:tc>
        <w:tc>
          <w:tcPr>
            <w:tcW w:w="750" w:type="pct"/>
          </w:tcPr>
          <w:p w14:paraId="050552D3" w14:textId="77777777" w:rsidR="00B90B75" w:rsidRPr="003F2180" w:rsidRDefault="00B90B75" w:rsidP="00A90563">
            <w:pPr>
              <w:pStyle w:val="GOSTTablenorm"/>
              <w:suppressAutoHyphens/>
              <w:rPr>
                <w:lang w:val="en-US"/>
              </w:rPr>
            </w:pPr>
            <w:r w:rsidRPr="00106607">
              <w:rPr>
                <w:lang w:val="en-US"/>
              </w:rPr>
              <w:t>Version</w:t>
            </w:r>
          </w:p>
        </w:tc>
        <w:tc>
          <w:tcPr>
            <w:tcW w:w="500" w:type="pct"/>
          </w:tcPr>
          <w:p w14:paraId="3847123D" w14:textId="77777777" w:rsidR="00B90B75" w:rsidRPr="00BA7DE0" w:rsidRDefault="00B90B75" w:rsidP="00A90563">
            <w:pPr>
              <w:pStyle w:val="GOSTTablenorm"/>
              <w:suppressAutoHyphens/>
              <w:rPr>
                <w:lang w:val="en-US"/>
              </w:rPr>
            </w:pPr>
            <w:r w:rsidRPr="00BA7DE0">
              <w:t>Строка</w:t>
            </w:r>
          </w:p>
        </w:tc>
        <w:tc>
          <w:tcPr>
            <w:tcW w:w="300" w:type="pct"/>
          </w:tcPr>
          <w:p w14:paraId="199380BC" w14:textId="77777777" w:rsidR="00B90B75" w:rsidRPr="00BA7DE0" w:rsidRDefault="00B90B75" w:rsidP="00A90563">
            <w:pPr>
              <w:pStyle w:val="GOSTTablenorm"/>
              <w:suppressAutoHyphens/>
            </w:pPr>
            <w:r w:rsidRPr="00BA7DE0">
              <w:t>Да</w:t>
            </w:r>
          </w:p>
        </w:tc>
        <w:tc>
          <w:tcPr>
            <w:tcW w:w="315" w:type="pct"/>
          </w:tcPr>
          <w:p w14:paraId="4ABE6637" w14:textId="77777777" w:rsidR="00B90B75" w:rsidRPr="00106607" w:rsidRDefault="00B90B75" w:rsidP="00A90563">
            <w:pPr>
              <w:pStyle w:val="GOSTTablenorm"/>
              <w:suppressAutoHyphens/>
              <w:rPr>
                <w:lang w:val="en-US"/>
              </w:rPr>
            </w:pPr>
            <w:r w:rsidRPr="00106607">
              <w:t>&lt;=</w:t>
            </w:r>
            <w:r w:rsidRPr="00106607">
              <w:rPr>
                <w:lang w:val="en-US"/>
              </w:rPr>
              <w:t>10</w:t>
            </w:r>
          </w:p>
        </w:tc>
        <w:tc>
          <w:tcPr>
            <w:tcW w:w="2035" w:type="pct"/>
          </w:tcPr>
          <w:p w14:paraId="0564357C" w14:textId="77777777" w:rsidR="00B90B75" w:rsidRPr="003F2180" w:rsidRDefault="00B90B75" w:rsidP="00A90563">
            <w:pPr>
              <w:pStyle w:val="GOSTTablenorm"/>
              <w:suppressAutoHyphens/>
            </w:pPr>
            <w:r w:rsidRPr="003F2180">
              <w:t>Версия формата ответа</w:t>
            </w:r>
          </w:p>
        </w:tc>
      </w:tr>
      <w:tr w:rsidR="00B90B75" w:rsidRPr="00BA7DE0" w14:paraId="5A95DF0D" w14:textId="77777777" w:rsidTr="00A90563">
        <w:tc>
          <w:tcPr>
            <w:tcW w:w="1100" w:type="pct"/>
          </w:tcPr>
          <w:p w14:paraId="5A8CBBE7" w14:textId="77777777" w:rsidR="00B90B75" w:rsidRPr="00106607" w:rsidRDefault="00B90B75" w:rsidP="00A90563">
            <w:pPr>
              <w:pStyle w:val="GOSTTablenorm"/>
              <w:suppressAutoHyphens/>
            </w:pPr>
            <w:r w:rsidRPr="00106607">
              <w:t>Глобальный идентификатор запроса</w:t>
            </w:r>
          </w:p>
        </w:tc>
        <w:tc>
          <w:tcPr>
            <w:tcW w:w="750" w:type="pct"/>
          </w:tcPr>
          <w:p w14:paraId="6411833A" w14:textId="77777777" w:rsidR="00B90B75" w:rsidRPr="00711EB3" w:rsidRDefault="00B90B75" w:rsidP="00A90563">
            <w:pPr>
              <w:pStyle w:val="GOSTTablenorm"/>
              <w:suppressAutoHyphens/>
              <w:rPr>
                <w:lang w:val="en-US"/>
              </w:rPr>
            </w:pPr>
            <w:r w:rsidRPr="00106607">
              <w:rPr>
                <w:lang w:val="en-US"/>
              </w:rPr>
              <w:t>Req</w:t>
            </w:r>
            <w:r w:rsidRPr="003F2180">
              <w:t>G</w:t>
            </w:r>
            <w:proofErr w:type="spellStart"/>
            <w:r w:rsidRPr="00711EB3">
              <w:rPr>
                <w:lang w:val="en-US"/>
              </w:rPr>
              <w:t>uid</w:t>
            </w:r>
            <w:proofErr w:type="spellEnd"/>
          </w:p>
        </w:tc>
        <w:tc>
          <w:tcPr>
            <w:tcW w:w="500" w:type="pct"/>
          </w:tcPr>
          <w:p w14:paraId="0EE44102" w14:textId="77777777" w:rsidR="00B90B75" w:rsidRPr="00BA7DE0" w:rsidRDefault="00B90B75" w:rsidP="00A90563">
            <w:pPr>
              <w:pStyle w:val="GOSTTablenorm"/>
              <w:suppressAutoHyphens/>
            </w:pPr>
            <w:r w:rsidRPr="00BA7DE0">
              <w:rPr>
                <w:lang w:val="en-US"/>
              </w:rPr>
              <w:t>GUID</w:t>
            </w:r>
          </w:p>
        </w:tc>
        <w:tc>
          <w:tcPr>
            <w:tcW w:w="300" w:type="pct"/>
          </w:tcPr>
          <w:p w14:paraId="659EA3A5" w14:textId="77777777" w:rsidR="00B90B75" w:rsidRPr="00BA7DE0" w:rsidRDefault="00B90B75" w:rsidP="00A90563">
            <w:pPr>
              <w:pStyle w:val="GOSTTablenorm"/>
              <w:suppressAutoHyphens/>
            </w:pPr>
            <w:r w:rsidRPr="00BA7DE0">
              <w:t>Да</w:t>
            </w:r>
          </w:p>
        </w:tc>
        <w:tc>
          <w:tcPr>
            <w:tcW w:w="315" w:type="pct"/>
          </w:tcPr>
          <w:p w14:paraId="11F8DA72" w14:textId="77777777" w:rsidR="00B90B75" w:rsidRPr="00106607" w:rsidRDefault="00B90B75" w:rsidP="00A90563">
            <w:pPr>
              <w:pStyle w:val="GOSTTablenorm"/>
              <w:suppressAutoHyphens/>
              <w:rPr>
                <w:lang w:val="en-US"/>
              </w:rPr>
            </w:pPr>
            <w:r w:rsidRPr="00106607">
              <w:rPr>
                <w:lang w:val="en-US"/>
              </w:rPr>
              <w:t>=</w:t>
            </w:r>
            <w:r w:rsidRPr="00106607">
              <w:t>36</w:t>
            </w:r>
          </w:p>
        </w:tc>
        <w:tc>
          <w:tcPr>
            <w:tcW w:w="2035" w:type="pct"/>
          </w:tcPr>
          <w:p w14:paraId="12E0F14D" w14:textId="77777777" w:rsidR="00B90B75" w:rsidRPr="003F2180" w:rsidRDefault="00B90B75" w:rsidP="00A90563">
            <w:pPr>
              <w:pStyle w:val="GOSTTablenorm"/>
              <w:suppressAutoHyphens/>
            </w:pPr>
            <w:r w:rsidRPr="003F2180">
              <w:t>Уникальный идентификатор запроса (с тире), на который направляется ответ</w:t>
            </w:r>
          </w:p>
        </w:tc>
      </w:tr>
      <w:tr w:rsidR="00B90B75" w:rsidRPr="00BA7DE0" w14:paraId="2496DB7A" w14:textId="77777777" w:rsidTr="00A90563">
        <w:tc>
          <w:tcPr>
            <w:tcW w:w="1100" w:type="pct"/>
          </w:tcPr>
          <w:p w14:paraId="429AEBE2" w14:textId="77777777" w:rsidR="00B90B75" w:rsidRPr="00106607" w:rsidRDefault="00B90B75" w:rsidP="00A90563">
            <w:pPr>
              <w:pStyle w:val="GOSTTablenorm"/>
              <w:suppressAutoHyphens/>
            </w:pPr>
            <w:r w:rsidRPr="00BA7DE0">
              <w:t>Глобальный идентификатор ответа</w:t>
            </w:r>
          </w:p>
        </w:tc>
        <w:tc>
          <w:tcPr>
            <w:tcW w:w="750" w:type="pct"/>
          </w:tcPr>
          <w:p w14:paraId="4C582819" w14:textId="77777777" w:rsidR="00B90B75" w:rsidRPr="00106607" w:rsidRDefault="00B90B75" w:rsidP="00A90563">
            <w:pPr>
              <w:pStyle w:val="GOSTTablenorm"/>
              <w:suppressAutoHyphens/>
              <w:rPr>
                <w:lang w:val="en-US"/>
              </w:rPr>
            </w:pPr>
            <w:proofErr w:type="spellStart"/>
            <w:r w:rsidRPr="00BA7DE0">
              <w:rPr>
                <w:lang w:val="en-US"/>
              </w:rPr>
              <w:t>AnsGuid</w:t>
            </w:r>
            <w:proofErr w:type="spellEnd"/>
          </w:p>
        </w:tc>
        <w:tc>
          <w:tcPr>
            <w:tcW w:w="500" w:type="pct"/>
          </w:tcPr>
          <w:p w14:paraId="6D072F9B" w14:textId="77777777" w:rsidR="00B90B75" w:rsidRPr="00BA7DE0" w:rsidRDefault="00B90B75" w:rsidP="00A90563">
            <w:pPr>
              <w:pStyle w:val="GOSTTablenorm"/>
              <w:suppressAutoHyphens/>
              <w:rPr>
                <w:lang w:val="en-US"/>
              </w:rPr>
            </w:pPr>
            <w:r w:rsidRPr="00BA7DE0">
              <w:rPr>
                <w:lang w:val="en-US"/>
              </w:rPr>
              <w:t>GUID</w:t>
            </w:r>
          </w:p>
        </w:tc>
        <w:tc>
          <w:tcPr>
            <w:tcW w:w="300" w:type="pct"/>
          </w:tcPr>
          <w:p w14:paraId="47BA360F" w14:textId="77777777" w:rsidR="00B90B75" w:rsidRPr="00BA7DE0" w:rsidRDefault="00B90B75" w:rsidP="00A90563">
            <w:pPr>
              <w:pStyle w:val="GOSTTablenorm"/>
              <w:suppressAutoHyphens/>
            </w:pPr>
            <w:r w:rsidRPr="00BA7DE0">
              <w:t>Да</w:t>
            </w:r>
          </w:p>
        </w:tc>
        <w:tc>
          <w:tcPr>
            <w:tcW w:w="315" w:type="pct"/>
          </w:tcPr>
          <w:p w14:paraId="4DB8B4E4" w14:textId="77777777" w:rsidR="00B90B75" w:rsidRPr="00106607" w:rsidRDefault="00B90B75" w:rsidP="00A90563">
            <w:pPr>
              <w:pStyle w:val="GOSTTablenorm"/>
              <w:suppressAutoHyphens/>
              <w:rPr>
                <w:lang w:val="en-US"/>
              </w:rPr>
            </w:pPr>
            <w:r w:rsidRPr="00BA7DE0">
              <w:rPr>
                <w:lang w:val="en-US"/>
              </w:rPr>
              <w:t>=</w:t>
            </w:r>
            <w:r w:rsidRPr="00BA7DE0">
              <w:t>36</w:t>
            </w:r>
          </w:p>
        </w:tc>
        <w:tc>
          <w:tcPr>
            <w:tcW w:w="2035" w:type="pct"/>
          </w:tcPr>
          <w:p w14:paraId="420067B1" w14:textId="77777777" w:rsidR="00B90B75" w:rsidRPr="00106607" w:rsidRDefault="00B90B75" w:rsidP="00A90563">
            <w:pPr>
              <w:pStyle w:val="GOSTTablenorm"/>
              <w:suppressAutoHyphens/>
            </w:pPr>
            <w:r w:rsidRPr="00BA7DE0">
              <w:t>Уникальный идентификатор ответа (с тире)</w:t>
            </w:r>
          </w:p>
        </w:tc>
      </w:tr>
      <w:tr w:rsidR="00B90B75" w:rsidRPr="00BA7DE0" w14:paraId="24583499" w14:textId="77777777" w:rsidTr="00A90563">
        <w:tc>
          <w:tcPr>
            <w:tcW w:w="1100" w:type="pct"/>
          </w:tcPr>
          <w:p w14:paraId="4A6E998E" w14:textId="77777777" w:rsidR="00B90B75" w:rsidRPr="00BA7DE0" w:rsidRDefault="00B90B75" w:rsidP="00A90563">
            <w:pPr>
              <w:pStyle w:val="GOSTTablenorm"/>
              <w:suppressAutoHyphens/>
            </w:pPr>
            <w:r w:rsidRPr="00BA7DE0">
              <w:t>Глобальный идентификатор документа</w:t>
            </w:r>
          </w:p>
        </w:tc>
        <w:tc>
          <w:tcPr>
            <w:tcW w:w="750" w:type="pct"/>
          </w:tcPr>
          <w:p w14:paraId="1005CC4F" w14:textId="77777777" w:rsidR="00B90B75" w:rsidRPr="00BA7DE0" w:rsidRDefault="00B90B75" w:rsidP="00A90563">
            <w:pPr>
              <w:pStyle w:val="GOSTTablenorm"/>
              <w:suppressAutoHyphens/>
              <w:rPr>
                <w:lang w:val="en-US"/>
              </w:rPr>
            </w:pPr>
            <w:proofErr w:type="spellStart"/>
            <w:r w:rsidRPr="00BA7DE0">
              <w:rPr>
                <w:lang w:val="en-US"/>
              </w:rPr>
              <w:t>DocGuid</w:t>
            </w:r>
            <w:proofErr w:type="spellEnd"/>
          </w:p>
        </w:tc>
        <w:tc>
          <w:tcPr>
            <w:tcW w:w="500" w:type="pct"/>
          </w:tcPr>
          <w:p w14:paraId="497B9F82" w14:textId="77777777" w:rsidR="00B90B75" w:rsidRPr="00BA7DE0" w:rsidRDefault="00B90B75" w:rsidP="00A90563">
            <w:pPr>
              <w:pStyle w:val="GOSTTablenorm"/>
              <w:suppressAutoHyphens/>
              <w:rPr>
                <w:lang w:val="en-US"/>
              </w:rPr>
            </w:pPr>
            <w:r w:rsidRPr="00BA7DE0">
              <w:rPr>
                <w:lang w:val="en-US"/>
              </w:rPr>
              <w:t>GUID</w:t>
            </w:r>
          </w:p>
        </w:tc>
        <w:tc>
          <w:tcPr>
            <w:tcW w:w="300" w:type="pct"/>
          </w:tcPr>
          <w:p w14:paraId="26A30988" w14:textId="77777777" w:rsidR="00B90B75" w:rsidRPr="00BA7DE0" w:rsidRDefault="00B90B75" w:rsidP="00A90563">
            <w:pPr>
              <w:pStyle w:val="GOSTTablenorm"/>
              <w:suppressAutoHyphens/>
            </w:pPr>
            <w:r w:rsidRPr="00BA7DE0">
              <w:t>Нет</w:t>
            </w:r>
          </w:p>
        </w:tc>
        <w:tc>
          <w:tcPr>
            <w:tcW w:w="315" w:type="pct"/>
          </w:tcPr>
          <w:p w14:paraId="57B16EF0" w14:textId="77777777" w:rsidR="00B90B75" w:rsidRPr="00BA7DE0" w:rsidRDefault="00B90B75" w:rsidP="00A90563">
            <w:pPr>
              <w:pStyle w:val="GOSTTablenorm"/>
              <w:suppressAutoHyphens/>
              <w:rPr>
                <w:lang w:val="en-US"/>
              </w:rPr>
            </w:pPr>
            <w:r w:rsidRPr="00BA7DE0">
              <w:rPr>
                <w:lang w:val="en-US"/>
              </w:rPr>
              <w:t>=</w:t>
            </w:r>
            <w:r w:rsidRPr="00BA7DE0">
              <w:t>36</w:t>
            </w:r>
          </w:p>
        </w:tc>
        <w:tc>
          <w:tcPr>
            <w:tcW w:w="2035" w:type="pct"/>
          </w:tcPr>
          <w:p w14:paraId="4CF9C06F" w14:textId="2A064197" w:rsidR="00B90B75" w:rsidRPr="00BA7DE0" w:rsidRDefault="00B90B75" w:rsidP="00A86F1D">
            <w:pPr>
              <w:pStyle w:val="GOSTTablenorm"/>
              <w:suppressAutoHyphens/>
            </w:pPr>
            <w:r w:rsidRPr="00BA7DE0">
              <w:t>Уникальный идентификатор документа/отчета/виджета (с тире), инициировавшего запрос. Заполняется, если был указан в запросе</w:t>
            </w:r>
          </w:p>
        </w:tc>
      </w:tr>
      <w:tr w:rsidR="00B90B75" w:rsidRPr="00BA7DE0" w14:paraId="3A82F92B" w14:textId="77777777" w:rsidTr="00A90563">
        <w:tc>
          <w:tcPr>
            <w:tcW w:w="1100" w:type="pct"/>
          </w:tcPr>
          <w:p w14:paraId="66E695FD" w14:textId="77777777" w:rsidR="00B90B75" w:rsidRPr="00BA7DE0" w:rsidRDefault="00B90B75" w:rsidP="00A90563">
            <w:pPr>
              <w:pStyle w:val="GOSTTablenorm"/>
              <w:suppressAutoHyphens/>
            </w:pPr>
            <w:r>
              <w:rPr>
                <w:szCs w:val="22"/>
              </w:rPr>
              <w:t>Результат выполнения операции</w:t>
            </w:r>
          </w:p>
        </w:tc>
        <w:tc>
          <w:tcPr>
            <w:tcW w:w="750" w:type="pct"/>
          </w:tcPr>
          <w:p w14:paraId="371504E5" w14:textId="77777777" w:rsidR="00B90B75" w:rsidRPr="00BA7DE0" w:rsidRDefault="00B90B75" w:rsidP="00A90563">
            <w:pPr>
              <w:pStyle w:val="GOSTTablenorm"/>
              <w:suppressAutoHyphens/>
              <w:rPr>
                <w:lang w:val="en-US"/>
              </w:rPr>
            </w:pPr>
            <w:r>
              <w:rPr>
                <w:szCs w:val="22"/>
                <w:lang w:val="en-US"/>
              </w:rPr>
              <w:t>Result</w:t>
            </w:r>
          </w:p>
        </w:tc>
        <w:tc>
          <w:tcPr>
            <w:tcW w:w="500" w:type="pct"/>
          </w:tcPr>
          <w:p w14:paraId="3C6993F1" w14:textId="77777777" w:rsidR="00B90B75" w:rsidRPr="00BA7DE0" w:rsidRDefault="00B90B75" w:rsidP="00A90563">
            <w:pPr>
              <w:pStyle w:val="GOSTTablenorm"/>
              <w:suppressAutoHyphens/>
            </w:pPr>
            <w:r>
              <w:rPr>
                <w:szCs w:val="22"/>
              </w:rPr>
              <w:t>Строка</w:t>
            </w:r>
          </w:p>
        </w:tc>
        <w:tc>
          <w:tcPr>
            <w:tcW w:w="300" w:type="pct"/>
          </w:tcPr>
          <w:p w14:paraId="395D5AB8" w14:textId="77777777" w:rsidR="00B90B75" w:rsidRPr="00106607" w:rsidRDefault="00B90B75" w:rsidP="00A90563">
            <w:pPr>
              <w:pStyle w:val="GOSTTablenorm"/>
              <w:suppressAutoHyphens/>
            </w:pPr>
            <w:r>
              <w:rPr>
                <w:szCs w:val="22"/>
              </w:rPr>
              <w:t>Да</w:t>
            </w:r>
          </w:p>
        </w:tc>
        <w:tc>
          <w:tcPr>
            <w:tcW w:w="315" w:type="pct"/>
          </w:tcPr>
          <w:p w14:paraId="4D6E1A56" w14:textId="77777777" w:rsidR="00B90B75" w:rsidRPr="003F2180" w:rsidRDefault="00B90B75" w:rsidP="00A90563">
            <w:pPr>
              <w:pStyle w:val="GOSTTablenorm"/>
              <w:suppressAutoHyphens/>
            </w:pPr>
            <w:r>
              <w:rPr>
                <w:szCs w:val="22"/>
              </w:rPr>
              <w:t>=1</w:t>
            </w:r>
          </w:p>
        </w:tc>
        <w:tc>
          <w:tcPr>
            <w:tcW w:w="2035" w:type="pct"/>
          </w:tcPr>
          <w:p w14:paraId="13F538C0" w14:textId="4D0EFE5E" w:rsidR="00B90B75" w:rsidRPr="00D56138" w:rsidRDefault="00B90B75" w:rsidP="00A90563">
            <w:pPr>
              <w:pStyle w:val="GOSTTablenorm"/>
              <w:suppressAutoHyphens/>
            </w:pPr>
            <w:r w:rsidRPr="00D56138">
              <w:t>Передаются следующие значения:</w:t>
            </w:r>
          </w:p>
          <w:p w14:paraId="418ED99E" w14:textId="46C707CB" w:rsidR="00B90B75" w:rsidRPr="007F1D6A" w:rsidRDefault="00A86F1D" w:rsidP="00A90563">
            <w:pPr>
              <w:pStyle w:val="GOSTTableListMark1"/>
              <w:suppressAutoHyphens/>
              <w:rPr>
                <w:lang w:val="en-US"/>
              </w:rPr>
            </w:pPr>
            <w:r>
              <w:t>«</w:t>
            </w:r>
            <w:r w:rsidR="00B90B75" w:rsidRPr="007F1D6A">
              <w:rPr>
                <w:lang w:val="en-US"/>
              </w:rPr>
              <w:t>S</w:t>
            </w:r>
            <w:r>
              <w:t>»</w:t>
            </w:r>
            <w:r>
              <w:rPr>
                <w:lang w:val="en-US"/>
              </w:rPr>
              <w:t xml:space="preserve"> </w:t>
            </w:r>
            <w:r w:rsidR="00B90B75" w:rsidRPr="007F1D6A">
              <w:rPr>
                <w:lang w:val="en-US"/>
              </w:rPr>
              <w:t xml:space="preserve">– SUCCESS – </w:t>
            </w:r>
            <w:proofErr w:type="spellStart"/>
            <w:r w:rsidR="00B90B75" w:rsidRPr="007F1D6A">
              <w:rPr>
                <w:lang w:val="en-US"/>
              </w:rPr>
              <w:t>успешное</w:t>
            </w:r>
            <w:proofErr w:type="spellEnd"/>
            <w:r w:rsidR="00B90B75" w:rsidRPr="007F1D6A">
              <w:rPr>
                <w:lang w:val="en-US"/>
              </w:rPr>
              <w:t xml:space="preserve"> </w:t>
            </w:r>
            <w:proofErr w:type="spellStart"/>
            <w:r w:rsidR="00B90B75" w:rsidRPr="007F1D6A">
              <w:rPr>
                <w:lang w:val="en-US"/>
              </w:rPr>
              <w:t>завершение</w:t>
            </w:r>
            <w:proofErr w:type="spellEnd"/>
            <w:r>
              <w:t>;</w:t>
            </w:r>
          </w:p>
          <w:p w14:paraId="203F6143" w14:textId="19AEB560" w:rsidR="00B90B75" w:rsidRPr="00BA7DE0" w:rsidRDefault="00A86F1D" w:rsidP="00A90563">
            <w:pPr>
              <w:pStyle w:val="GOSTTableListMark1"/>
              <w:suppressAutoHyphens/>
            </w:pPr>
            <w:r>
              <w:t>«</w:t>
            </w:r>
            <w:r w:rsidR="00B90B75" w:rsidRPr="007F1D6A">
              <w:rPr>
                <w:lang w:val="en-US"/>
              </w:rPr>
              <w:t>E</w:t>
            </w:r>
            <w:r>
              <w:t>»</w:t>
            </w:r>
            <w:r w:rsidR="00B90B75" w:rsidRPr="007F1D6A">
              <w:t xml:space="preserve"> – </w:t>
            </w:r>
            <w:r w:rsidR="00B90B75" w:rsidRPr="007F1D6A">
              <w:rPr>
                <w:lang w:val="en-US"/>
              </w:rPr>
              <w:t>ERROR</w:t>
            </w:r>
            <w:r w:rsidR="00B90B75" w:rsidRPr="007F1D6A">
              <w:t xml:space="preserve"> – не успешное завершение</w:t>
            </w:r>
          </w:p>
        </w:tc>
      </w:tr>
      <w:tr w:rsidR="00B90B75" w:rsidRPr="00BA7DE0" w14:paraId="003C633F" w14:textId="77777777" w:rsidTr="00A90563">
        <w:tc>
          <w:tcPr>
            <w:tcW w:w="1100" w:type="pct"/>
          </w:tcPr>
          <w:p w14:paraId="4D9DB871" w14:textId="77777777" w:rsidR="00B90B75" w:rsidRPr="00106607" w:rsidRDefault="00B90B75" w:rsidP="00A90563">
            <w:pPr>
              <w:pStyle w:val="GOSTTablenorm"/>
              <w:suppressAutoHyphens/>
            </w:pPr>
            <w:r>
              <w:rPr>
                <w:szCs w:val="22"/>
              </w:rPr>
              <w:t>Текст ошибки</w:t>
            </w:r>
          </w:p>
        </w:tc>
        <w:tc>
          <w:tcPr>
            <w:tcW w:w="750" w:type="pct"/>
          </w:tcPr>
          <w:p w14:paraId="36B9AE61" w14:textId="77777777" w:rsidR="00B90B75" w:rsidRPr="003F2180" w:rsidRDefault="00B90B75" w:rsidP="00A90563">
            <w:pPr>
              <w:pStyle w:val="GOSTTablenorm"/>
              <w:suppressAutoHyphens/>
              <w:rPr>
                <w:lang w:val="en-US"/>
              </w:rPr>
            </w:pPr>
            <w:proofErr w:type="spellStart"/>
            <w:r>
              <w:rPr>
                <w:szCs w:val="22"/>
                <w:lang w:val="en-US"/>
              </w:rPr>
              <w:t>ResultDescr</w:t>
            </w:r>
            <w:proofErr w:type="spellEnd"/>
          </w:p>
        </w:tc>
        <w:tc>
          <w:tcPr>
            <w:tcW w:w="500" w:type="pct"/>
          </w:tcPr>
          <w:p w14:paraId="0C63853A" w14:textId="77777777" w:rsidR="00B90B75" w:rsidRPr="00BA7DE0" w:rsidRDefault="00B90B75" w:rsidP="00A90563">
            <w:pPr>
              <w:pStyle w:val="GOSTTablenorm"/>
              <w:suppressAutoHyphens/>
            </w:pPr>
            <w:r>
              <w:rPr>
                <w:szCs w:val="22"/>
              </w:rPr>
              <w:t>Строка</w:t>
            </w:r>
          </w:p>
        </w:tc>
        <w:tc>
          <w:tcPr>
            <w:tcW w:w="300" w:type="pct"/>
          </w:tcPr>
          <w:p w14:paraId="60FAA835" w14:textId="77777777" w:rsidR="00B90B75" w:rsidRPr="00106607" w:rsidRDefault="00B90B75" w:rsidP="00A90563">
            <w:pPr>
              <w:pStyle w:val="GOSTTablenorm"/>
              <w:suppressAutoHyphens/>
            </w:pPr>
            <w:r>
              <w:rPr>
                <w:szCs w:val="22"/>
              </w:rPr>
              <w:t>Нет</w:t>
            </w:r>
          </w:p>
        </w:tc>
        <w:tc>
          <w:tcPr>
            <w:tcW w:w="315" w:type="pct"/>
          </w:tcPr>
          <w:p w14:paraId="0B13E48E" w14:textId="77777777" w:rsidR="00B90B75" w:rsidRPr="003F2180" w:rsidRDefault="00B90B75" w:rsidP="00A90563">
            <w:pPr>
              <w:pStyle w:val="GOSTTablenorm"/>
              <w:suppressAutoHyphens/>
            </w:pPr>
            <w:r>
              <w:rPr>
                <w:szCs w:val="22"/>
                <w:lang w:val="en-US"/>
              </w:rPr>
              <w:t>&lt;</w:t>
            </w:r>
            <w:r>
              <w:rPr>
                <w:szCs w:val="22"/>
              </w:rPr>
              <w:t>=2000</w:t>
            </w:r>
          </w:p>
        </w:tc>
        <w:tc>
          <w:tcPr>
            <w:tcW w:w="2035" w:type="pct"/>
          </w:tcPr>
          <w:p w14:paraId="1533D343" w14:textId="77777777" w:rsidR="00B90B75" w:rsidRPr="004570C1" w:rsidRDefault="00B90B75" w:rsidP="00A90563">
            <w:pPr>
              <w:pStyle w:val="GOSTTablenorm"/>
              <w:suppressAutoHyphens/>
            </w:pPr>
            <w:r>
              <w:t>Р</w:t>
            </w:r>
            <w:r w:rsidRPr="00D56138">
              <w:t xml:space="preserve">азвернутый текст ошибки (в </w:t>
            </w:r>
            <w:proofErr w:type="spellStart"/>
            <w:r w:rsidRPr="00D56138">
              <w:t>Result</w:t>
            </w:r>
            <w:proofErr w:type="spellEnd"/>
            <w:r w:rsidRPr="00D56138">
              <w:t xml:space="preserve"> передано значение, отличное от «S»)</w:t>
            </w:r>
          </w:p>
        </w:tc>
      </w:tr>
      <w:tr w:rsidR="00B90B75" w:rsidRPr="00BA7DE0" w14:paraId="5CD65245" w14:textId="77777777" w:rsidTr="00A90563">
        <w:tc>
          <w:tcPr>
            <w:tcW w:w="5000" w:type="pct"/>
            <w:gridSpan w:val="6"/>
          </w:tcPr>
          <w:p w14:paraId="27B81A51" w14:textId="77777777" w:rsidR="00B90B75" w:rsidRDefault="00B90B75" w:rsidP="00A90563">
            <w:pPr>
              <w:pStyle w:val="GOSTTablenorm"/>
              <w:suppressAutoHyphens/>
              <w:jc w:val="center"/>
            </w:pPr>
            <w:r w:rsidRPr="00D56138">
              <w:rPr>
                <w:rStyle w:val="afe"/>
              </w:rPr>
              <w:lastRenderedPageBreak/>
              <w:t>Перечень параметров ответа (</w:t>
            </w:r>
            <w:proofErr w:type="spellStart"/>
            <w:r w:rsidRPr="00D56138">
              <w:rPr>
                <w:rStyle w:val="afe"/>
              </w:rPr>
              <w:t>document</w:t>
            </w:r>
            <w:proofErr w:type="spellEnd"/>
            <w:r w:rsidRPr="00D56138">
              <w:rPr>
                <w:rStyle w:val="afe"/>
              </w:rPr>
              <w:t>)</w:t>
            </w:r>
          </w:p>
        </w:tc>
      </w:tr>
      <w:tr w:rsidR="00B90B75" w:rsidRPr="00BA7DE0" w14:paraId="20BE6BAB" w14:textId="77777777" w:rsidTr="00A90563">
        <w:tc>
          <w:tcPr>
            <w:tcW w:w="1100" w:type="pct"/>
          </w:tcPr>
          <w:p w14:paraId="251EF5D0" w14:textId="77777777" w:rsidR="00B90B75" w:rsidRDefault="00B90B75" w:rsidP="00A90563">
            <w:pPr>
              <w:pStyle w:val="GOSTTablenorm"/>
              <w:suppressAutoHyphens/>
              <w:rPr>
                <w:szCs w:val="22"/>
              </w:rPr>
            </w:pPr>
            <w:r w:rsidRPr="00D56138">
              <w:t>Операционный день</w:t>
            </w:r>
          </w:p>
        </w:tc>
        <w:tc>
          <w:tcPr>
            <w:tcW w:w="750" w:type="pct"/>
          </w:tcPr>
          <w:p w14:paraId="2FC8F0C0" w14:textId="77777777" w:rsidR="00B90B75" w:rsidRDefault="00B90B75" w:rsidP="00A90563">
            <w:pPr>
              <w:pStyle w:val="GOSTTablenorm"/>
              <w:suppressAutoHyphens/>
              <w:rPr>
                <w:szCs w:val="22"/>
                <w:lang w:val="en-US"/>
              </w:rPr>
            </w:pPr>
            <w:proofErr w:type="spellStart"/>
            <w:r w:rsidRPr="00D56138">
              <w:t>TradingDay</w:t>
            </w:r>
            <w:proofErr w:type="spellEnd"/>
          </w:p>
        </w:tc>
        <w:tc>
          <w:tcPr>
            <w:tcW w:w="500" w:type="pct"/>
          </w:tcPr>
          <w:p w14:paraId="4AC8B477" w14:textId="77777777" w:rsidR="00B90B75" w:rsidRDefault="00B90B75" w:rsidP="00A90563">
            <w:pPr>
              <w:pStyle w:val="GOSTTablenorm"/>
              <w:suppressAutoHyphens/>
              <w:rPr>
                <w:szCs w:val="22"/>
              </w:rPr>
            </w:pPr>
            <w:r w:rsidRPr="00D56138">
              <w:t>Дата</w:t>
            </w:r>
          </w:p>
        </w:tc>
        <w:tc>
          <w:tcPr>
            <w:tcW w:w="300" w:type="pct"/>
          </w:tcPr>
          <w:p w14:paraId="10C01459" w14:textId="77777777" w:rsidR="00B90B75" w:rsidRDefault="00B90B75" w:rsidP="00A90563">
            <w:pPr>
              <w:pStyle w:val="GOSTTablenorm"/>
              <w:suppressAutoHyphens/>
              <w:rPr>
                <w:szCs w:val="22"/>
              </w:rPr>
            </w:pPr>
            <w:r w:rsidRPr="00D56138">
              <w:t>Да</w:t>
            </w:r>
          </w:p>
        </w:tc>
        <w:tc>
          <w:tcPr>
            <w:tcW w:w="315" w:type="pct"/>
          </w:tcPr>
          <w:p w14:paraId="33D94903" w14:textId="2E4C92EC" w:rsidR="00B90B75" w:rsidRDefault="00B90B75" w:rsidP="00A90563">
            <w:pPr>
              <w:pStyle w:val="GOSTTablenorm"/>
              <w:suppressAutoHyphens/>
              <w:rPr>
                <w:szCs w:val="22"/>
                <w:lang w:val="en-US"/>
              </w:rPr>
            </w:pPr>
          </w:p>
        </w:tc>
        <w:tc>
          <w:tcPr>
            <w:tcW w:w="2035" w:type="pct"/>
          </w:tcPr>
          <w:p w14:paraId="31D2D826" w14:textId="5E70EEF4" w:rsidR="00B90B75" w:rsidRPr="00D56138" w:rsidRDefault="00B90B75" w:rsidP="00A90563">
            <w:pPr>
              <w:pStyle w:val="GOSTTablenorm"/>
              <w:suppressAutoHyphens/>
            </w:pPr>
            <w:r w:rsidRPr="00D56138">
              <w:t>Дата операционного дня</w:t>
            </w:r>
            <w:r w:rsidR="00A86F1D">
              <w:t>.</w:t>
            </w:r>
          </w:p>
          <w:p w14:paraId="00BAFE67" w14:textId="77777777" w:rsidR="00B90B75" w:rsidRDefault="00B90B75" w:rsidP="00A90563">
            <w:pPr>
              <w:pStyle w:val="GOSTTablenorm"/>
              <w:suppressAutoHyphens/>
            </w:pPr>
            <w:r w:rsidRPr="00D56138">
              <w:t>Формат YYYY-MM-DD</w:t>
            </w:r>
          </w:p>
        </w:tc>
      </w:tr>
      <w:tr w:rsidR="00B90B75" w:rsidRPr="00BA7DE0" w14:paraId="2AB223E0" w14:textId="77777777" w:rsidTr="00A90563">
        <w:tc>
          <w:tcPr>
            <w:tcW w:w="1100" w:type="pct"/>
          </w:tcPr>
          <w:p w14:paraId="44354614" w14:textId="5585D04C" w:rsidR="00B90B75" w:rsidRPr="00A86F1D" w:rsidRDefault="00A86F1D" w:rsidP="00A90563">
            <w:pPr>
              <w:pStyle w:val="GOSTTablenorm"/>
              <w:suppressAutoHyphens/>
              <w:rPr>
                <w:b/>
                <w:szCs w:val="22"/>
              </w:rPr>
            </w:pPr>
            <w:r w:rsidRPr="00A86F1D">
              <w:rPr>
                <w:b/>
              </w:rPr>
              <w:t>Выявленные расхождения</w:t>
            </w:r>
          </w:p>
        </w:tc>
        <w:tc>
          <w:tcPr>
            <w:tcW w:w="750" w:type="pct"/>
          </w:tcPr>
          <w:p w14:paraId="4ACE5321" w14:textId="5B1E6A7C" w:rsidR="00B90B75" w:rsidRPr="00A86F1D" w:rsidRDefault="00A86F1D" w:rsidP="00A90563">
            <w:pPr>
              <w:pStyle w:val="GOSTTablenorm"/>
              <w:suppressAutoHyphens/>
              <w:rPr>
                <w:b/>
                <w:szCs w:val="22"/>
                <w:lang w:val="en-US"/>
              </w:rPr>
            </w:pPr>
            <w:proofErr w:type="spellStart"/>
            <w:r w:rsidRPr="00A86F1D">
              <w:rPr>
                <w:b/>
              </w:rPr>
              <w:t>Discrepancies</w:t>
            </w:r>
            <w:proofErr w:type="spellEnd"/>
          </w:p>
        </w:tc>
        <w:tc>
          <w:tcPr>
            <w:tcW w:w="500" w:type="pct"/>
          </w:tcPr>
          <w:p w14:paraId="685803AF" w14:textId="77777777" w:rsidR="00B90B75" w:rsidRDefault="00B90B75" w:rsidP="00A90563">
            <w:pPr>
              <w:pStyle w:val="GOSTTablenorm"/>
              <w:suppressAutoHyphens/>
              <w:rPr>
                <w:szCs w:val="22"/>
              </w:rPr>
            </w:pPr>
            <w:r w:rsidRPr="00D56138">
              <w:t>Массив</w:t>
            </w:r>
          </w:p>
        </w:tc>
        <w:tc>
          <w:tcPr>
            <w:tcW w:w="300" w:type="pct"/>
          </w:tcPr>
          <w:p w14:paraId="13924398" w14:textId="77777777" w:rsidR="00B90B75" w:rsidRDefault="00B90B75" w:rsidP="00A90563">
            <w:pPr>
              <w:pStyle w:val="GOSTTablenorm"/>
              <w:suppressAutoHyphens/>
              <w:rPr>
                <w:szCs w:val="22"/>
              </w:rPr>
            </w:pPr>
            <w:r w:rsidRPr="0047601B">
              <w:t>Да</w:t>
            </w:r>
          </w:p>
        </w:tc>
        <w:tc>
          <w:tcPr>
            <w:tcW w:w="315" w:type="pct"/>
          </w:tcPr>
          <w:p w14:paraId="6D37CAB9" w14:textId="0994D8C4" w:rsidR="00B90B75" w:rsidRPr="00A86F1D" w:rsidRDefault="00A86F1D" w:rsidP="00A90563">
            <w:pPr>
              <w:pStyle w:val="GOSTTablenorm"/>
              <w:suppressAutoHyphens/>
              <w:rPr>
                <w:szCs w:val="22"/>
              </w:rPr>
            </w:pPr>
            <w:r>
              <w:rPr>
                <w:szCs w:val="22"/>
              </w:rPr>
              <w:t>-</w:t>
            </w:r>
          </w:p>
        </w:tc>
        <w:tc>
          <w:tcPr>
            <w:tcW w:w="2035" w:type="pct"/>
          </w:tcPr>
          <w:p w14:paraId="1069175E" w14:textId="77777777" w:rsidR="00B90B75" w:rsidRDefault="00B90B75" w:rsidP="00A90563">
            <w:pPr>
              <w:pStyle w:val="GOSTTablenorm"/>
              <w:suppressAutoHyphens/>
            </w:pPr>
            <w:r w:rsidRPr="00D56138">
              <w:t>Блок с информацией о выявленных по результатам диагностики расхождениях</w:t>
            </w:r>
          </w:p>
        </w:tc>
      </w:tr>
      <w:tr w:rsidR="00A86F1D" w:rsidRPr="00BA7DE0" w14:paraId="1B1F2F43" w14:textId="77777777" w:rsidTr="00A90563">
        <w:tc>
          <w:tcPr>
            <w:tcW w:w="1100" w:type="pct"/>
          </w:tcPr>
          <w:p w14:paraId="5F968131" w14:textId="06E869AB" w:rsidR="00A86F1D" w:rsidRPr="00A86F1D" w:rsidRDefault="00A86F1D" w:rsidP="00A86F1D">
            <w:pPr>
              <w:pStyle w:val="GOSTTablenorm"/>
              <w:suppressAutoHyphens/>
              <w:rPr>
                <w:b/>
              </w:rPr>
            </w:pPr>
            <w:r w:rsidRPr="00B84720">
              <w:t>Субъект учета</w:t>
            </w:r>
          </w:p>
        </w:tc>
        <w:tc>
          <w:tcPr>
            <w:tcW w:w="750" w:type="pct"/>
          </w:tcPr>
          <w:p w14:paraId="2BE725A5" w14:textId="1D2A7813" w:rsidR="00A86F1D" w:rsidRPr="00A86F1D" w:rsidRDefault="00A86F1D" w:rsidP="00A86F1D">
            <w:pPr>
              <w:pStyle w:val="GOSTTablenorm"/>
              <w:suppressAutoHyphens/>
              <w:rPr>
                <w:b/>
              </w:rPr>
            </w:pPr>
            <w:proofErr w:type="spellStart"/>
            <w:proofErr w:type="gramStart"/>
            <w:r w:rsidRPr="00A86F1D">
              <w:rPr>
                <w:b/>
              </w:rPr>
              <w:t>Discrepancies:</w:t>
            </w:r>
            <w:r w:rsidRPr="00B84720">
              <w:t>Subject</w:t>
            </w:r>
            <w:proofErr w:type="spellEnd"/>
            <w:proofErr w:type="gramEnd"/>
          </w:p>
        </w:tc>
        <w:tc>
          <w:tcPr>
            <w:tcW w:w="500" w:type="pct"/>
          </w:tcPr>
          <w:p w14:paraId="5D9BF38C" w14:textId="014D382A" w:rsidR="00A86F1D" w:rsidRPr="00D56138" w:rsidRDefault="00A86F1D" w:rsidP="00A86F1D">
            <w:pPr>
              <w:pStyle w:val="GOSTTablenorm"/>
              <w:suppressAutoHyphens/>
            </w:pPr>
            <w:r w:rsidRPr="00B84720">
              <w:t>Строка</w:t>
            </w:r>
          </w:p>
        </w:tc>
        <w:tc>
          <w:tcPr>
            <w:tcW w:w="300" w:type="pct"/>
          </w:tcPr>
          <w:p w14:paraId="42DB1C13" w14:textId="0A704CC6" w:rsidR="00A86F1D" w:rsidRPr="0047601B" w:rsidRDefault="00A86F1D" w:rsidP="00A86F1D">
            <w:pPr>
              <w:pStyle w:val="GOSTTablenorm"/>
              <w:suppressAutoHyphens/>
            </w:pPr>
            <w:r w:rsidRPr="00B84720">
              <w:t>Да</w:t>
            </w:r>
          </w:p>
        </w:tc>
        <w:tc>
          <w:tcPr>
            <w:tcW w:w="315" w:type="pct"/>
          </w:tcPr>
          <w:p w14:paraId="6AD0D30D" w14:textId="113DED2C" w:rsidR="00A86F1D" w:rsidRDefault="00A86F1D" w:rsidP="00A86F1D">
            <w:pPr>
              <w:pStyle w:val="GOSTTablenorm"/>
              <w:suppressAutoHyphens/>
              <w:rPr>
                <w:szCs w:val="22"/>
              </w:rPr>
            </w:pPr>
            <w:r w:rsidRPr="00B84720">
              <w:t>=4</w:t>
            </w:r>
          </w:p>
        </w:tc>
        <w:tc>
          <w:tcPr>
            <w:tcW w:w="2035" w:type="pct"/>
          </w:tcPr>
          <w:p w14:paraId="683D84DE" w14:textId="0FC07A88" w:rsidR="00A86F1D" w:rsidRPr="00D56138" w:rsidRDefault="00A86F1D" w:rsidP="00A86F1D">
            <w:pPr>
              <w:pStyle w:val="GOSTTablenorm"/>
              <w:suppressAutoHyphens/>
            </w:pPr>
            <w:r w:rsidRPr="00B84720">
              <w:t>Указывается субъект учета, по которому выявлены расхождения при межсистемных расчетах (по счету 3430)</w:t>
            </w:r>
          </w:p>
        </w:tc>
      </w:tr>
      <w:tr w:rsidR="00B90B75" w:rsidRPr="00BA7DE0" w14:paraId="553DCD4D" w14:textId="77777777" w:rsidTr="00A90563">
        <w:tc>
          <w:tcPr>
            <w:tcW w:w="1100" w:type="pct"/>
          </w:tcPr>
          <w:p w14:paraId="0F172118" w14:textId="77777777" w:rsidR="00B90B75" w:rsidRDefault="00B90B75" w:rsidP="00A90563">
            <w:pPr>
              <w:pStyle w:val="GOSTTablenorm"/>
              <w:suppressAutoHyphens/>
              <w:rPr>
                <w:szCs w:val="22"/>
              </w:rPr>
            </w:pPr>
            <w:r w:rsidRPr="00D56138" w:rsidDel="000B14D5">
              <w:t>КС плательщика</w:t>
            </w:r>
          </w:p>
        </w:tc>
        <w:tc>
          <w:tcPr>
            <w:tcW w:w="750" w:type="pct"/>
          </w:tcPr>
          <w:p w14:paraId="055D4B99" w14:textId="77777777" w:rsidR="00B90B75" w:rsidRDefault="00B90B75" w:rsidP="00A90563">
            <w:pPr>
              <w:pStyle w:val="GOSTTablenorm"/>
              <w:suppressAutoHyphens/>
              <w:rPr>
                <w:szCs w:val="22"/>
                <w:lang w:val="en-US"/>
              </w:rPr>
            </w:pPr>
            <w:proofErr w:type="spellStart"/>
            <w:proofErr w:type="gramStart"/>
            <w:r w:rsidRPr="00DC4D05" w:rsidDel="000B14D5">
              <w:rPr>
                <w:b/>
              </w:rPr>
              <w:t>Discrepancies:</w:t>
            </w:r>
            <w:r w:rsidRPr="00D56138" w:rsidDel="000B14D5">
              <w:t>PayerKS</w:t>
            </w:r>
            <w:proofErr w:type="spellEnd"/>
            <w:proofErr w:type="gramEnd"/>
          </w:p>
        </w:tc>
        <w:tc>
          <w:tcPr>
            <w:tcW w:w="500" w:type="pct"/>
          </w:tcPr>
          <w:p w14:paraId="6729D0B2" w14:textId="77777777" w:rsidR="00B90B75" w:rsidRDefault="00B90B75" w:rsidP="00A90563">
            <w:pPr>
              <w:pStyle w:val="GOSTTablenorm"/>
              <w:suppressAutoHyphens/>
              <w:rPr>
                <w:szCs w:val="22"/>
              </w:rPr>
            </w:pPr>
            <w:r w:rsidRPr="00D56138" w:rsidDel="000B14D5">
              <w:t>Строка</w:t>
            </w:r>
          </w:p>
        </w:tc>
        <w:tc>
          <w:tcPr>
            <w:tcW w:w="300" w:type="pct"/>
          </w:tcPr>
          <w:p w14:paraId="4A382BA2" w14:textId="77777777" w:rsidR="00B90B75" w:rsidRDefault="00B90B75" w:rsidP="00A90563">
            <w:pPr>
              <w:pStyle w:val="GOSTTablenorm"/>
              <w:suppressAutoHyphens/>
              <w:rPr>
                <w:szCs w:val="22"/>
              </w:rPr>
            </w:pPr>
            <w:r w:rsidRPr="00D56138" w:rsidDel="000B14D5">
              <w:t>Да</w:t>
            </w:r>
          </w:p>
        </w:tc>
        <w:tc>
          <w:tcPr>
            <w:tcW w:w="315" w:type="pct"/>
          </w:tcPr>
          <w:p w14:paraId="67EEC010" w14:textId="77777777" w:rsidR="00B90B75" w:rsidRDefault="00B90B75" w:rsidP="00A90563">
            <w:pPr>
              <w:pStyle w:val="GOSTTablenorm"/>
              <w:suppressAutoHyphens/>
              <w:rPr>
                <w:szCs w:val="22"/>
                <w:lang w:val="en-US"/>
              </w:rPr>
            </w:pPr>
            <w:r w:rsidRPr="00D56138" w:rsidDel="000B14D5">
              <w:t>=20</w:t>
            </w:r>
          </w:p>
        </w:tc>
        <w:tc>
          <w:tcPr>
            <w:tcW w:w="2035" w:type="pct"/>
          </w:tcPr>
          <w:p w14:paraId="4D4B1A53" w14:textId="294AC87C" w:rsidR="00B90B75" w:rsidRDefault="00DC4D05" w:rsidP="00A90563">
            <w:pPr>
              <w:pStyle w:val="GOSTTablenorm"/>
              <w:suppressAutoHyphens/>
            </w:pPr>
            <w:r w:rsidRPr="00DC4D05">
              <w:t>Указывается казначейский счет плательщика, по которому выявлены расхождения при межсистемных расчетах (по счету 3430)</w:t>
            </w:r>
          </w:p>
        </w:tc>
      </w:tr>
      <w:tr w:rsidR="00B90B75" w:rsidRPr="00BA7DE0" w14:paraId="4D29047A" w14:textId="77777777" w:rsidTr="00A90563">
        <w:tc>
          <w:tcPr>
            <w:tcW w:w="1100" w:type="pct"/>
          </w:tcPr>
          <w:p w14:paraId="3EF9D312" w14:textId="77777777" w:rsidR="00B90B75" w:rsidRDefault="00B90B75" w:rsidP="00A90563">
            <w:pPr>
              <w:pStyle w:val="GOSTTablenorm"/>
              <w:suppressAutoHyphens/>
              <w:rPr>
                <w:szCs w:val="22"/>
              </w:rPr>
            </w:pPr>
            <w:r w:rsidRPr="00D56138" w:rsidDel="000B14D5">
              <w:t>КС получателя</w:t>
            </w:r>
          </w:p>
        </w:tc>
        <w:tc>
          <w:tcPr>
            <w:tcW w:w="750" w:type="pct"/>
          </w:tcPr>
          <w:p w14:paraId="11233A0D" w14:textId="77777777" w:rsidR="00B90B75" w:rsidRDefault="00B90B75" w:rsidP="00A90563">
            <w:pPr>
              <w:pStyle w:val="GOSTTablenorm"/>
              <w:suppressAutoHyphens/>
              <w:rPr>
                <w:szCs w:val="22"/>
                <w:lang w:val="en-US"/>
              </w:rPr>
            </w:pPr>
            <w:proofErr w:type="spellStart"/>
            <w:proofErr w:type="gramStart"/>
            <w:r w:rsidRPr="00DC4D05" w:rsidDel="000B14D5">
              <w:rPr>
                <w:b/>
              </w:rPr>
              <w:t>Discrepancies:</w:t>
            </w:r>
            <w:r w:rsidRPr="00D56138" w:rsidDel="000B14D5">
              <w:t>PayeeKS</w:t>
            </w:r>
            <w:proofErr w:type="spellEnd"/>
            <w:proofErr w:type="gramEnd"/>
          </w:p>
        </w:tc>
        <w:tc>
          <w:tcPr>
            <w:tcW w:w="500" w:type="pct"/>
          </w:tcPr>
          <w:p w14:paraId="0F76B667" w14:textId="77777777" w:rsidR="00B90B75" w:rsidRDefault="00B90B75" w:rsidP="00A90563">
            <w:pPr>
              <w:pStyle w:val="GOSTTablenorm"/>
              <w:suppressAutoHyphens/>
              <w:rPr>
                <w:szCs w:val="22"/>
              </w:rPr>
            </w:pPr>
            <w:r w:rsidRPr="00D56138" w:rsidDel="000B14D5">
              <w:t>Строка</w:t>
            </w:r>
          </w:p>
        </w:tc>
        <w:tc>
          <w:tcPr>
            <w:tcW w:w="300" w:type="pct"/>
          </w:tcPr>
          <w:p w14:paraId="5840514D" w14:textId="77777777" w:rsidR="00B90B75" w:rsidRDefault="00B90B75" w:rsidP="00A90563">
            <w:pPr>
              <w:pStyle w:val="GOSTTablenorm"/>
              <w:suppressAutoHyphens/>
              <w:rPr>
                <w:szCs w:val="22"/>
              </w:rPr>
            </w:pPr>
            <w:r w:rsidRPr="00D56138" w:rsidDel="000B14D5">
              <w:t>Да</w:t>
            </w:r>
          </w:p>
        </w:tc>
        <w:tc>
          <w:tcPr>
            <w:tcW w:w="315" w:type="pct"/>
          </w:tcPr>
          <w:p w14:paraId="367BE68B" w14:textId="77777777" w:rsidR="00B90B75" w:rsidRDefault="00B90B75" w:rsidP="00A90563">
            <w:pPr>
              <w:pStyle w:val="GOSTTablenorm"/>
              <w:suppressAutoHyphens/>
              <w:rPr>
                <w:szCs w:val="22"/>
                <w:lang w:val="en-US"/>
              </w:rPr>
            </w:pPr>
            <w:r w:rsidRPr="00D56138" w:rsidDel="000B14D5">
              <w:t>=20</w:t>
            </w:r>
          </w:p>
        </w:tc>
        <w:tc>
          <w:tcPr>
            <w:tcW w:w="2035" w:type="pct"/>
          </w:tcPr>
          <w:p w14:paraId="4A4827BB" w14:textId="77814DF4" w:rsidR="00B90B75" w:rsidRDefault="00DC4D05" w:rsidP="00A90563">
            <w:pPr>
              <w:pStyle w:val="GOSTTablenorm"/>
              <w:suppressAutoHyphens/>
            </w:pPr>
            <w:r w:rsidRPr="00DC4D05">
              <w:t>Указывается казначейский счет получателя, по которому выявлены расхождения при межсистемных расчетах (по счету 3430)</w:t>
            </w:r>
          </w:p>
        </w:tc>
      </w:tr>
      <w:tr w:rsidR="00B90B75" w:rsidRPr="00BA7DE0" w14:paraId="2C9D599D" w14:textId="77777777" w:rsidTr="00A90563">
        <w:tc>
          <w:tcPr>
            <w:tcW w:w="1100" w:type="pct"/>
          </w:tcPr>
          <w:p w14:paraId="09B55445" w14:textId="77777777" w:rsidR="00B90B75" w:rsidRDefault="00B90B75" w:rsidP="00A90563">
            <w:pPr>
              <w:pStyle w:val="GOSTTablenorm"/>
              <w:suppressAutoHyphens/>
              <w:rPr>
                <w:szCs w:val="22"/>
              </w:rPr>
            </w:pPr>
            <w:r w:rsidRPr="00D56138">
              <w:t xml:space="preserve">Оборот по </w:t>
            </w:r>
            <w:proofErr w:type="spellStart"/>
            <w:r w:rsidRPr="00D56138">
              <w:t>Дт</w:t>
            </w:r>
            <w:proofErr w:type="spellEnd"/>
          </w:p>
        </w:tc>
        <w:tc>
          <w:tcPr>
            <w:tcW w:w="750" w:type="pct"/>
          </w:tcPr>
          <w:p w14:paraId="0C6E95D0" w14:textId="77777777" w:rsidR="00B90B75" w:rsidRDefault="00B90B75" w:rsidP="00A90563">
            <w:pPr>
              <w:pStyle w:val="GOSTTablenorm"/>
              <w:suppressAutoHyphens/>
              <w:rPr>
                <w:szCs w:val="22"/>
                <w:lang w:val="en-US"/>
              </w:rPr>
            </w:pPr>
            <w:proofErr w:type="spellStart"/>
            <w:proofErr w:type="gramStart"/>
            <w:r w:rsidRPr="00DC4D05">
              <w:rPr>
                <w:b/>
              </w:rPr>
              <w:t>Discrepancies:</w:t>
            </w:r>
            <w:r w:rsidRPr="00D56138">
              <w:t>TurnoverDt</w:t>
            </w:r>
            <w:proofErr w:type="spellEnd"/>
            <w:proofErr w:type="gramEnd"/>
          </w:p>
        </w:tc>
        <w:tc>
          <w:tcPr>
            <w:tcW w:w="500" w:type="pct"/>
          </w:tcPr>
          <w:p w14:paraId="09760FA1" w14:textId="77777777" w:rsidR="00B90B75" w:rsidRDefault="00B90B75" w:rsidP="00A90563">
            <w:pPr>
              <w:pStyle w:val="GOSTTablenorm"/>
              <w:suppressAutoHyphens/>
              <w:rPr>
                <w:szCs w:val="22"/>
              </w:rPr>
            </w:pPr>
            <w:r w:rsidRPr="00D56138">
              <w:t>Сумма</w:t>
            </w:r>
          </w:p>
        </w:tc>
        <w:tc>
          <w:tcPr>
            <w:tcW w:w="300" w:type="pct"/>
          </w:tcPr>
          <w:p w14:paraId="11423668" w14:textId="77777777" w:rsidR="00B90B75" w:rsidRDefault="00B90B75" w:rsidP="00A90563">
            <w:pPr>
              <w:pStyle w:val="GOSTTablenorm"/>
              <w:suppressAutoHyphens/>
              <w:rPr>
                <w:szCs w:val="22"/>
              </w:rPr>
            </w:pPr>
            <w:r w:rsidRPr="00D56138">
              <w:t>Да</w:t>
            </w:r>
          </w:p>
        </w:tc>
        <w:tc>
          <w:tcPr>
            <w:tcW w:w="315" w:type="pct"/>
          </w:tcPr>
          <w:p w14:paraId="342DFFFC" w14:textId="3698752A" w:rsidR="00B90B75" w:rsidRDefault="00B90B75" w:rsidP="00A90563">
            <w:pPr>
              <w:pStyle w:val="GOSTTablenorm"/>
              <w:suppressAutoHyphens/>
              <w:rPr>
                <w:szCs w:val="22"/>
                <w:lang w:val="en-US"/>
              </w:rPr>
            </w:pPr>
          </w:p>
        </w:tc>
        <w:tc>
          <w:tcPr>
            <w:tcW w:w="2035" w:type="pct"/>
          </w:tcPr>
          <w:p w14:paraId="63C235F8" w14:textId="4BE44D3B" w:rsidR="00B90B75" w:rsidRDefault="00DC4D05" w:rsidP="00A90563">
            <w:pPr>
              <w:pStyle w:val="GOSTTablenorm"/>
              <w:suppressAutoHyphens/>
            </w:pPr>
            <w:r w:rsidRPr="00DC4D05">
              <w:t>Сумма оборота с начала года по дату проверяемого операционного дня (включительно) по дебету счета 3430 в единицах валюты учета (в рублях), с точностью 2 знака после запятой</w:t>
            </w:r>
          </w:p>
        </w:tc>
      </w:tr>
      <w:tr w:rsidR="00B90B75" w:rsidRPr="00BA7DE0" w14:paraId="7A9C256D" w14:textId="77777777" w:rsidTr="00A90563">
        <w:tc>
          <w:tcPr>
            <w:tcW w:w="1100" w:type="pct"/>
          </w:tcPr>
          <w:p w14:paraId="0A0EA9B9" w14:textId="77777777" w:rsidR="00B90B75" w:rsidRDefault="00B90B75" w:rsidP="00A90563">
            <w:pPr>
              <w:pStyle w:val="GOSTTablenorm"/>
              <w:suppressAutoHyphens/>
              <w:rPr>
                <w:szCs w:val="22"/>
              </w:rPr>
            </w:pPr>
            <w:r w:rsidRPr="00D56138">
              <w:t xml:space="preserve">Оборот по </w:t>
            </w:r>
            <w:proofErr w:type="spellStart"/>
            <w:r w:rsidRPr="00D56138">
              <w:t>Кт</w:t>
            </w:r>
            <w:proofErr w:type="spellEnd"/>
          </w:p>
        </w:tc>
        <w:tc>
          <w:tcPr>
            <w:tcW w:w="750" w:type="pct"/>
          </w:tcPr>
          <w:p w14:paraId="6F91CE4F" w14:textId="77777777" w:rsidR="00B90B75" w:rsidRDefault="00B90B75" w:rsidP="00A90563">
            <w:pPr>
              <w:pStyle w:val="GOSTTablenorm"/>
              <w:suppressAutoHyphens/>
              <w:rPr>
                <w:szCs w:val="22"/>
                <w:lang w:val="en-US"/>
              </w:rPr>
            </w:pPr>
            <w:proofErr w:type="spellStart"/>
            <w:proofErr w:type="gramStart"/>
            <w:r w:rsidRPr="00DC4D05">
              <w:rPr>
                <w:b/>
              </w:rPr>
              <w:t>Discrepancies:</w:t>
            </w:r>
            <w:r w:rsidRPr="00D56138">
              <w:t>TurnoverCt</w:t>
            </w:r>
            <w:proofErr w:type="spellEnd"/>
            <w:proofErr w:type="gramEnd"/>
          </w:p>
        </w:tc>
        <w:tc>
          <w:tcPr>
            <w:tcW w:w="500" w:type="pct"/>
          </w:tcPr>
          <w:p w14:paraId="47A49E11" w14:textId="77777777" w:rsidR="00B90B75" w:rsidRDefault="00B90B75" w:rsidP="00A90563">
            <w:pPr>
              <w:pStyle w:val="GOSTTablenorm"/>
              <w:suppressAutoHyphens/>
              <w:rPr>
                <w:szCs w:val="22"/>
              </w:rPr>
            </w:pPr>
            <w:r w:rsidRPr="00D56138">
              <w:t>Сумма</w:t>
            </w:r>
          </w:p>
        </w:tc>
        <w:tc>
          <w:tcPr>
            <w:tcW w:w="300" w:type="pct"/>
          </w:tcPr>
          <w:p w14:paraId="1150C546" w14:textId="77777777" w:rsidR="00B90B75" w:rsidRDefault="00B90B75" w:rsidP="00A90563">
            <w:pPr>
              <w:pStyle w:val="GOSTTablenorm"/>
              <w:suppressAutoHyphens/>
              <w:rPr>
                <w:szCs w:val="22"/>
              </w:rPr>
            </w:pPr>
            <w:r w:rsidRPr="00D56138">
              <w:t>Да</w:t>
            </w:r>
          </w:p>
        </w:tc>
        <w:tc>
          <w:tcPr>
            <w:tcW w:w="315" w:type="pct"/>
          </w:tcPr>
          <w:p w14:paraId="62ACD2C3" w14:textId="7EFA5F10" w:rsidR="00B90B75" w:rsidRDefault="00B90B75" w:rsidP="00A90563">
            <w:pPr>
              <w:pStyle w:val="GOSTTablenorm"/>
              <w:suppressAutoHyphens/>
              <w:rPr>
                <w:szCs w:val="22"/>
                <w:lang w:val="en-US"/>
              </w:rPr>
            </w:pPr>
          </w:p>
        </w:tc>
        <w:tc>
          <w:tcPr>
            <w:tcW w:w="2035" w:type="pct"/>
          </w:tcPr>
          <w:p w14:paraId="1B1E75DB" w14:textId="66E0AD53" w:rsidR="00B90B75" w:rsidRDefault="00DC4D05" w:rsidP="00A90563">
            <w:pPr>
              <w:pStyle w:val="GOSTTablenorm"/>
              <w:suppressAutoHyphens/>
            </w:pPr>
            <w:r w:rsidRPr="00DC4D05">
              <w:t>Сумма оборота с начала года по дату проверяемого операционного дня (включительно) по кредиту счета 3430 в единицах валюты учета (в рублях), с точностью 2 знака после запятой</w:t>
            </w:r>
          </w:p>
        </w:tc>
      </w:tr>
      <w:tr w:rsidR="00DC4D05" w:rsidRPr="00BA7DE0" w14:paraId="156E26B9" w14:textId="77777777" w:rsidTr="00A90563">
        <w:tc>
          <w:tcPr>
            <w:tcW w:w="1100" w:type="pct"/>
          </w:tcPr>
          <w:p w14:paraId="5354C2C1" w14:textId="36C6145B" w:rsidR="00DC4D05" w:rsidRPr="00DC4D05" w:rsidRDefault="00DC4D05" w:rsidP="00DC4D05">
            <w:pPr>
              <w:pStyle w:val="GOSTTablenorm"/>
              <w:suppressAutoHyphens/>
              <w:rPr>
                <w:b/>
                <w:szCs w:val="22"/>
              </w:rPr>
            </w:pPr>
            <w:r w:rsidRPr="00DC4D05">
              <w:rPr>
                <w:b/>
              </w:rPr>
              <w:t xml:space="preserve">Информация о документах, изменивших только оборот по </w:t>
            </w:r>
            <w:proofErr w:type="spellStart"/>
            <w:r w:rsidRPr="00DC4D05">
              <w:rPr>
                <w:b/>
              </w:rPr>
              <w:t>Дт</w:t>
            </w:r>
            <w:proofErr w:type="spellEnd"/>
          </w:p>
        </w:tc>
        <w:tc>
          <w:tcPr>
            <w:tcW w:w="750" w:type="pct"/>
          </w:tcPr>
          <w:p w14:paraId="75C03F33" w14:textId="0B077A2C" w:rsidR="00DC4D05" w:rsidRPr="00DC4D05" w:rsidRDefault="00DC4D05" w:rsidP="00DC4D05">
            <w:pPr>
              <w:pStyle w:val="GOSTTablenorm"/>
              <w:suppressAutoHyphens/>
              <w:rPr>
                <w:b/>
                <w:szCs w:val="22"/>
                <w:lang w:val="en-US"/>
              </w:rPr>
            </w:pPr>
            <w:proofErr w:type="spellStart"/>
            <w:proofErr w:type="gramStart"/>
            <w:r w:rsidRPr="00DC4D05">
              <w:rPr>
                <w:b/>
              </w:rPr>
              <w:t>Discrepancies:TurnoverDtDocs</w:t>
            </w:r>
            <w:proofErr w:type="spellEnd"/>
            <w:proofErr w:type="gramEnd"/>
          </w:p>
        </w:tc>
        <w:tc>
          <w:tcPr>
            <w:tcW w:w="500" w:type="pct"/>
          </w:tcPr>
          <w:p w14:paraId="6B45869A" w14:textId="77777777" w:rsidR="00DC4D05" w:rsidRDefault="00DC4D05" w:rsidP="00DC4D05">
            <w:pPr>
              <w:pStyle w:val="GOSTTablenorm"/>
              <w:suppressAutoHyphens/>
              <w:rPr>
                <w:szCs w:val="22"/>
              </w:rPr>
            </w:pPr>
            <w:r w:rsidRPr="00D56138">
              <w:t>Массив</w:t>
            </w:r>
          </w:p>
        </w:tc>
        <w:tc>
          <w:tcPr>
            <w:tcW w:w="300" w:type="pct"/>
          </w:tcPr>
          <w:p w14:paraId="6549C48B" w14:textId="77777777" w:rsidR="00DC4D05" w:rsidRDefault="00DC4D05" w:rsidP="00DC4D05">
            <w:pPr>
              <w:pStyle w:val="GOSTTablenorm"/>
              <w:suppressAutoHyphens/>
              <w:rPr>
                <w:szCs w:val="22"/>
              </w:rPr>
            </w:pPr>
            <w:r w:rsidRPr="00D56138">
              <w:t>Нет</w:t>
            </w:r>
          </w:p>
        </w:tc>
        <w:tc>
          <w:tcPr>
            <w:tcW w:w="315" w:type="pct"/>
          </w:tcPr>
          <w:p w14:paraId="5A05F969" w14:textId="38E69FC9" w:rsidR="00DC4D05" w:rsidRPr="00DC4D05" w:rsidRDefault="00DC4D05" w:rsidP="00DC4D05">
            <w:pPr>
              <w:pStyle w:val="GOSTTablenorm"/>
              <w:suppressAutoHyphens/>
              <w:rPr>
                <w:szCs w:val="22"/>
              </w:rPr>
            </w:pPr>
            <w:r>
              <w:rPr>
                <w:szCs w:val="22"/>
              </w:rPr>
              <w:t>-</w:t>
            </w:r>
          </w:p>
        </w:tc>
        <w:tc>
          <w:tcPr>
            <w:tcW w:w="2035" w:type="pct"/>
          </w:tcPr>
          <w:p w14:paraId="323E2715" w14:textId="689217FB" w:rsidR="00DC4D05" w:rsidRDefault="00DC4D05" w:rsidP="00DC4D05">
            <w:pPr>
              <w:pStyle w:val="GOSTTablenorm"/>
              <w:suppressAutoHyphens/>
            </w:pPr>
            <w:r w:rsidRPr="00DC4D05">
              <w:t>Информация о документах (в разрезе записей учета), изменивших только оборот по дебету счета 3430</w:t>
            </w:r>
          </w:p>
        </w:tc>
      </w:tr>
      <w:tr w:rsidR="00B90B75" w:rsidRPr="00BA7DE0" w14:paraId="6CA34B3D" w14:textId="77777777" w:rsidTr="00A90563">
        <w:tc>
          <w:tcPr>
            <w:tcW w:w="1100" w:type="pct"/>
          </w:tcPr>
          <w:p w14:paraId="3DD055BB" w14:textId="77777777" w:rsidR="00B90B75" w:rsidRDefault="00B90B75" w:rsidP="00A90563">
            <w:pPr>
              <w:pStyle w:val="GOSTTablenorm"/>
              <w:suppressAutoHyphens/>
              <w:rPr>
                <w:szCs w:val="22"/>
              </w:rPr>
            </w:pPr>
            <w:r w:rsidRPr="00D56138">
              <w:t>Глобальный идентификатор документа</w:t>
            </w:r>
          </w:p>
        </w:tc>
        <w:tc>
          <w:tcPr>
            <w:tcW w:w="750" w:type="pct"/>
          </w:tcPr>
          <w:p w14:paraId="7C75CE8E" w14:textId="09AE98A4" w:rsidR="00B90B75" w:rsidRDefault="00DC4D05" w:rsidP="00A90563">
            <w:pPr>
              <w:pStyle w:val="GOSTTablenorm"/>
              <w:suppressAutoHyphens/>
              <w:rPr>
                <w:szCs w:val="22"/>
                <w:lang w:val="en-US"/>
              </w:rPr>
            </w:pPr>
            <w:proofErr w:type="spellStart"/>
            <w:proofErr w:type="gramStart"/>
            <w:r w:rsidRPr="00DC4D05">
              <w:rPr>
                <w:b/>
              </w:rPr>
              <w:t>Discrepancies:TurnoverDtDocs</w:t>
            </w:r>
            <w:proofErr w:type="gramEnd"/>
            <w:r w:rsidRPr="00DC4D05">
              <w:rPr>
                <w:b/>
              </w:rPr>
              <w:t>:</w:t>
            </w:r>
            <w:r w:rsidRPr="00DC4D05">
              <w:t>DocGuid</w:t>
            </w:r>
            <w:proofErr w:type="spellEnd"/>
          </w:p>
        </w:tc>
        <w:tc>
          <w:tcPr>
            <w:tcW w:w="500" w:type="pct"/>
          </w:tcPr>
          <w:p w14:paraId="4E8225CE" w14:textId="77777777" w:rsidR="00B90B75" w:rsidRDefault="00B90B75" w:rsidP="00A90563">
            <w:pPr>
              <w:pStyle w:val="GOSTTablenorm"/>
              <w:suppressAutoHyphens/>
              <w:rPr>
                <w:szCs w:val="22"/>
              </w:rPr>
            </w:pPr>
            <w:r w:rsidRPr="00D56138">
              <w:t>GUID</w:t>
            </w:r>
          </w:p>
        </w:tc>
        <w:tc>
          <w:tcPr>
            <w:tcW w:w="300" w:type="pct"/>
          </w:tcPr>
          <w:p w14:paraId="71F1325D" w14:textId="77777777" w:rsidR="00B90B75" w:rsidRDefault="00B90B75" w:rsidP="00A90563">
            <w:pPr>
              <w:pStyle w:val="GOSTTablenorm"/>
              <w:suppressAutoHyphens/>
              <w:rPr>
                <w:szCs w:val="22"/>
              </w:rPr>
            </w:pPr>
            <w:r w:rsidRPr="00D56138">
              <w:t>Да</w:t>
            </w:r>
          </w:p>
        </w:tc>
        <w:tc>
          <w:tcPr>
            <w:tcW w:w="315" w:type="pct"/>
          </w:tcPr>
          <w:p w14:paraId="4D261484" w14:textId="77777777" w:rsidR="00B90B75" w:rsidRDefault="00B90B75" w:rsidP="00A90563">
            <w:pPr>
              <w:pStyle w:val="GOSTTablenorm"/>
              <w:suppressAutoHyphens/>
              <w:rPr>
                <w:szCs w:val="22"/>
                <w:lang w:val="en-US"/>
              </w:rPr>
            </w:pPr>
            <w:r w:rsidRPr="00D56138">
              <w:t>=36</w:t>
            </w:r>
          </w:p>
        </w:tc>
        <w:tc>
          <w:tcPr>
            <w:tcW w:w="2035" w:type="pct"/>
          </w:tcPr>
          <w:p w14:paraId="48EDFA2C" w14:textId="77777777" w:rsidR="00B90B75" w:rsidRDefault="00B90B75" w:rsidP="00A90563">
            <w:pPr>
              <w:pStyle w:val="GOSTTablenorm"/>
              <w:suppressAutoHyphens/>
            </w:pPr>
            <w:r w:rsidRPr="00D56138">
              <w:t>Уникальный идентификатор документа, на основании которого операция отражена в учете</w:t>
            </w:r>
          </w:p>
        </w:tc>
      </w:tr>
      <w:tr w:rsidR="00B90B75" w:rsidRPr="00BA7DE0" w14:paraId="2938FD03" w14:textId="77777777" w:rsidTr="00A90563">
        <w:tc>
          <w:tcPr>
            <w:tcW w:w="1100" w:type="pct"/>
          </w:tcPr>
          <w:p w14:paraId="4F8A5A85" w14:textId="77777777" w:rsidR="00B90B75" w:rsidRDefault="00B90B75" w:rsidP="00A90563">
            <w:pPr>
              <w:pStyle w:val="GOSTTablenorm"/>
              <w:suppressAutoHyphens/>
              <w:rPr>
                <w:szCs w:val="22"/>
              </w:rPr>
            </w:pPr>
            <w:r>
              <w:lastRenderedPageBreak/>
              <w:t>Глобальный идентификатор связанного документа</w:t>
            </w:r>
          </w:p>
        </w:tc>
        <w:tc>
          <w:tcPr>
            <w:tcW w:w="750" w:type="pct"/>
          </w:tcPr>
          <w:p w14:paraId="09BF87CC" w14:textId="77777777" w:rsidR="00B90B75" w:rsidRDefault="00B90B75" w:rsidP="00A90563">
            <w:pPr>
              <w:pStyle w:val="GOSTTablenorm"/>
              <w:suppressAutoHyphens/>
              <w:rPr>
                <w:szCs w:val="22"/>
                <w:lang w:val="en-US"/>
              </w:rPr>
            </w:pPr>
            <w:proofErr w:type="spellStart"/>
            <w:proofErr w:type="gramStart"/>
            <w:r w:rsidRPr="00DC4D05">
              <w:rPr>
                <w:b/>
                <w:lang w:val="en-US"/>
              </w:rPr>
              <w:t>Discrepancies:TurnoverDtDocs</w:t>
            </w:r>
            <w:proofErr w:type="gramEnd"/>
            <w:r w:rsidRPr="00DC4D05">
              <w:rPr>
                <w:b/>
                <w:lang w:val="en-US"/>
              </w:rPr>
              <w:t>:</w:t>
            </w:r>
            <w:r w:rsidRPr="00C94E17">
              <w:rPr>
                <w:lang w:val="en-US"/>
              </w:rPr>
              <w:t>LinkedDo</w:t>
            </w:r>
            <w:r w:rsidRPr="00631159">
              <w:rPr>
                <w:lang w:val="en-US"/>
              </w:rPr>
              <w:t>cGuid</w:t>
            </w:r>
            <w:proofErr w:type="spellEnd"/>
          </w:p>
        </w:tc>
        <w:tc>
          <w:tcPr>
            <w:tcW w:w="500" w:type="pct"/>
          </w:tcPr>
          <w:p w14:paraId="13C94AAB" w14:textId="77777777" w:rsidR="00B90B75" w:rsidRDefault="00B90B75" w:rsidP="00A90563">
            <w:pPr>
              <w:pStyle w:val="GOSTTablenorm"/>
              <w:suppressAutoHyphens/>
              <w:rPr>
                <w:szCs w:val="22"/>
              </w:rPr>
            </w:pPr>
            <w:r>
              <w:t>GUID</w:t>
            </w:r>
          </w:p>
        </w:tc>
        <w:tc>
          <w:tcPr>
            <w:tcW w:w="300" w:type="pct"/>
          </w:tcPr>
          <w:p w14:paraId="2C424662" w14:textId="77777777" w:rsidR="00B90B75" w:rsidRDefault="00B90B75" w:rsidP="00A90563">
            <w:pPr>
              <w:pStyle w:val="GOSTTablenorm"/>
              <w:suppressAutoHyphens/>
              <w:rPr>
                <w:szCs w:val="22"/>
              </w:rPr>
            </w:pPr>
            <w:r>
              <w:t>Нет</w:t>
            </w:r>
          </w:p>
        </w:tc>
        <w:tc>
          <w:tcPr>
            <w:tcW w:w="315" w:type="pct"/>
          </w:tcPr>
          <w:p w14:paraId="0592E34A" w14:textId="77777777" w:rsidR="00B90B75" w:rsidRDefault="00B90B75" w:rsidP="00A90563">
            <w:pPr>
              <w:pStyle w:val="GOSTTablenorm"/>
              <w:suppressAutoHyphens/>
              <w:rPr>
                <w:szCs w:val="22"/>
                <w:lang w:val="en-US"/>
              </w:rPr>
            </w:pPr>
            <w:r>
              <w:t>=36</w:t>
            </w:r>
          </w:p>
        </w:tc>
        <w:tc>
          <w:tcPr>
            <w:tcW w:w="2035" w:type="pct"/>
          </w:tcPr>
          <w:p w14:paraId="6F263E82" w14:textId="1A8E6029" w:rsidR="00B90B75" w:rsidRDefault="00DC4D05" w:rsidP="00A90563">
            <w:pPr>
              <w:pStyle w:val="GOSTTablenorm"/>
              <w:suppressAutoHyphens/>
            </w:pPr>
            <w:r w:rsidRPr="00DC4D05">
              <w:t>Уникальный идентификатор связанного документа, по которому ожидается отражение операции по кредиту счета 3430</w:t>
            </w:r>
          </w:p>
        </w:tc>
      </w:tr>
      <w:tr w:rsidR="00B90B75" w:rsidRPr="00BA7DE0" w14:paraId="5B7162F7" w14:textId="77777777" w:rsidTr="00A90563">
        <w:tc>
          <w:tcPr>
            <w:tcW w:w="1100" w:type="pct"/>
          </w:tcPr>
          <w:p w14:paraId="0A4F1244" w14:textId="77777777" w:rsidR="00B90B75" w:rsidRDefault="00B90B75" w:rsidP="00A90563">
            <w:pPr>
              <w:pStyle w:val="GOSTTablenorm"/>
              <w:suppressAutoHyphens/>
              <w:rPr>
                <w:szCs w:val="22"/>
              </w:rPr>
            </w:pPr>
            <w:r w:rsidRPr="00D56138">
              <w:t>Тип документа-основания</w:t>
            </w:r>
          </w:p>
        </w:tc>
        <w:tc>
          <w:tcPr>
            <w:tcW w:w="750" w:type="pct"/>
          </w:tcPr>
          <w:p w14:paraId="167C7AB2" w14:textId="1DD78783" w:rsidR="00B90B75" w:rsidRDefault="00DC4D05" w:rsidP="00A90563">
            <w:pPr>
              <w:pStyle w:val="GOSTTablenorm"/>
              <w:suppressAutoHyphens/>
              <w:rPr>
                <w:szCs w:val="22"/>
                <w:lang w:val="en-US"/>
              </w:rPr>
            </w:pPr>
            <w:proofErr w:type="spellStart"/>
            <w:proofErr w:type="gramStart"/>
            <w:r w:rsidRPr="00DC4D05">
              <w:rPr>
                <w:b/>
              </w:rPr>
              <w:t>Discrepancies:TurnoverDtDocs</w:t>
            </w:r>
            <w:proofErr w:type="gramEnd"/>
            <w:r w:rsidRPr="00DC4D05">
              <w:rPr>
                <w:b/>
              </w:rPr>
              <w:t>:</w:t>
            </w:r>
            <w:r w:rsidRPr="00DC4D05">
              <w:t>DocType</w:t>
            </w:r>
            <w:proofErr w:type="spellEnd"/>
          </w:p>
        </w:tc>
        <w:tc>
          <w:tcPr>
            <w:tcW w:w="500" w:type="pct"/>
          </w:tcPr>
          <w:p w14:paraId="407BB6C9" w14:textId="77777777" w:rsidR="00B90B75" w:rsidRDefault="00B90B75" w:rsidP="00A90563">
            <w:pPr>
              <w:pStyle w:val="GOSTTablenorm"/>
              <w:suppressAutoHyphens/>
              <w:rPr>
                <w:szCs w:val="22"/>
              </w:rPr>
            </w:pPr>
            <w:r w:rsidRPr="00D56138">
              <w:t>Строка</w:t>
            </w:r>
          </w:p>
        </w:tc>
        <w:tc>
          <w:tcPr>
            <w:tcW w:w="300" w:type="pct"/>
          </w:tcPr>
          <w:p w14:paraId="652018BB" w14:textId="77777777" w:rsidR="00B90B75" w:rsidRDefault="00B90B75" w:rsidP="00A90563">
            <w:pPr>
              <w:pStyle w:val="GOSTTablenorm"/>
              <w:suppressAutoHyphens/>
              <w:rPr>
                <w:szCs w:val="22"/>
              </w:rPr>
            </w:pPr>
            <w:r w:rsidRPr="00D56138">
              <w:t>Да</w:t>
            </w:r>
          </w:p>
        </w:tc>
        <w:tc>
          <w:tcPr>
            <w:tcW w:w="315" w:type="pct"/>
          </w:tcPr>
          <w:p w14:paraId="1B61A45D" w14:textId="77777777" w:rsidR="00B90B75" w:rsidRDefault="00B90B75" w:rsidP="00A90563">
            <w:pPr>
              <w:pStyle w:val="GOSTTablenorm"/>
              <w:suppressAutoHyphens/>
              <w:rPr>
                <w:szCs w:val="22"/>
                <w:lang w:val="en-US"/>
              </w:rPr>
            </w:pPr>
            <w:r w:rsidRPr="00D56138">
              <w:t>&lt;=50</w:t>
            </w:r>
          </w:p>
        </w:tc>
        <w:tc>
          <w:tcPr>
            <w:tcW w:w="2035" w:type="pct"/>
          </w:tcPr>
          <w:p w14:paraId="0BEB42E1" w14:textId="77777777" w:rsidR="00B90B75" w:rsidRDefault="00B90B75" w:rsidP="00A90563">
            <w:pPr>
              <w:pStyle w:val="GOSTTablenorm"/>
              <w:suppressAutoHyphens/>
            </w:pPr>
            <w:r w:rsidRPr="00D56138">
              <w:t xml:space="preserve">Тип документа </w:t>
            </w:r>
            <w:commentRangeStart w:id="686"/>
            <w:r w:rsidRPr="00D56138">
              <w:t xml:space="preserve">(в соответствии с описанием, приведенным в таблице </w:t>
            </w:r>
            <w:r w:rsidRPr="00D56138">
              <w:fldChar w:fldCharType="begin"/>
            </w:r>
            <w:r w:rsidRPr="00D56138">
              <w:instrText xml:space="preserve"> REF _Ref154511746 \h </w:instrText>
            </w:r>
            <w:r w:rsidRPr="00D56138">
              <w:fldChar w:fldCharType="separate"/>
            </w:r>
            <w:ins w:id="687" w:author="Сатлер Марина Викторовна" w:date="2026-04-07T12:22:00Z">
              <w:r w:rsidR="00A67566">
                <w:rPr>
                  <w:noProof/>
                </w:rPr>
                <w:t>2</w:t>
              </w:r>
            </w:ins>
            <w:r w:rsidRPr="00D56138">
              <w:fldChar w:fldCharType="end"/>
            </w:r>
            <w:r w:rsidRPr="00D56138">
              <w:t xml:space="preserve"> тома 1)</w:t>
            </w:r>
            <w:commentRangeEnd w:id="686"/>
            <w:r>
              <w:rPr>
                <w:rStyle w:val="affa"/>
              </w:rPr>
              <w:commentReference w:id="686"/>
            </w:r>
            <w:r w:rsidRPr="00D56138">
              <w:t>, на основании которого операция отражена в учете</w:t>
            </w:r>
          </w:p>
        </w:tc>
      </w:tr>
      <w:tr w:rsidR="00B90B75" w:rsidRPr="00BA7DE0" w14:paraId="77233039" w14:textId="77777777" w:rsidTr="00A90563">
        <w:tc>
          <w:tcPr>
            <w:tcW w:w="1100" w:type="pct"/>
          </w:tcPr>
          <w:p w14:paraId="27EE8489" w14:textId="77777777" w:rsidR="00B90B75" w:rsidRDefault="00B90B75" w:rsidP="00A90563">
            <w:pPr>
              <w:pStyle w:val="GOSTTablenorm"/>
              <w:suppressAutoHyphens/>
              <w:rPr>
                <w:szCs w:val="22"/>
              </w:rPr>
            </w:pPr>
            <w:r w:rsidRPr="00D56138">
              <w:t>Наименование документа-основания</w:t>
            </w:r>
          </w:p>
        </w:tc>
        <w:tc>
          <w:tcPr>
            <w:tcW w:w="750" w:type="pct"/>
          </w:tcPr>
          <w:p w14:paraId="045F3757" w14:textId="77777777" w:rsidR="00B90B75" w:rsidRDefault="00B90B75" w:rsidP="00A90563">
            <w:pPr>
              <w:pStyle w:val="GOSTTablenorm"/>
              <w:suppressAutoHyphens/>
              <w:rPr>
                <w:szCs w:val="22"/>
                <w:lang w:val="en-US"/>
              </w:rPr>
            </w:pPr>
            <w:proofErr w:type="spellStart"/>
            <w:proofErr w:type="gramStart"/>
            <w:r w:rsidRPr="00955BE7">
              <w:rPr>
                <w:b/>
              </w:rPr>
              <w:t>Discrepancies:TurnoverDtDocs</w:t>
            </w:r>
            <w:proofErr w:type="gramEnd"/>
            <w:r w:rsidRPr="00955BE7">
              <w:rPr>
                <w:b/>
              </w:rPr>
              <w:t>:</w:t>
            </w:r>
            <w:r w:rsidRPr="00D56138">
              <w:t>DocName</w:t>
            </w:r>
            <w:proofErr w:type="spellEnd"/>
          </w:p>
        </w:tc>
        <w:tc>
          <w:tcPr>
            <w:tcW w:w="500" w:type="pct"/>
          </w:tcPr>
          <w:p w14:paraId="53DAC797" w14:textId="77777777" w:rsidR="00B90B75" w:rsidRDefault="00B90B75" w:rsidP="00A90563">
            <w:pPr>
              <w:pStyle w:val="GOSTTablenorm"/>
              <w:suppressAutoHyphens/>
              <w:rPr>
                <w:szCs w:val="22"/>
              </w:rPr>
            </w:pPr>
            <w:r w:rsidRPr="00D56138">
              <w:t>Строка</w:t>
            </w:r>
          </w:p>
        </w:tc>
        <w:tc>
          <w:tcPr>
            <w:tcW w:w="300" w:type="pct"/>
          </w:tcPr>
          <w:p w14:paraId="0B27D489" w14:textId="77777777" w:rsidR="00B90B75" w:rsidRDefault="00B90B75" w:rsidP="00A90563">
            <w:pPr>
              <w:pStyle w:val="GOSTTablenorm"/>
              <w:suppressAutoHyphens/>
              <w:rPr>
                <w:szCs w:val="22"/>
              </w:rPr>
            </w:pPr>
            <w:r w:rsidRPr="00D56138">
              <w:t>Да</w:t>
            </w:r>
          </w:p>
        </w:tc>
        <w:tc>
          <w:tcPr>
            <w:tcW w:w="315" w:type="pct"/>
          </w:tcPr>
          <w:p w14:paraId="121135BC" w14:textId="77777777" w:rsidR="00B90B75" w:rsidRDefault="00B90B75" w:rsidP="00A90563">
            <w:pPr>
              <w:pStyle w:val="GOSTTablenorm"/>
              <w:suppressAutoHyphens/>
              <w:rPr>
                <w:szCs w:val="22"/>
                <w:lang w:val="en-US"/>
              </w:rPr>
            </w:pPr>
            <w:r w:rsidRPr="00D56138">
              <w:t>&lt;=1</w:t>
            </w:r>
            <w:r w:rsidRPr="00D56138">
              <w:rPr>
                <w:lang w:val="en-US"/>
              </w:rPr>
              <w:t>000</w:t>
            </w:r>
          </w:p>
        </w:tc>
        <w:tc>
          <w:tcPr>
            <w:tcW w:w="2035" w:type="pct"/>
          </w:tcPr>
          <w:p w14:paraId="394715FC" w14:textId="77777777" w:rsidR="00B90B75" w:rsidRDefault="00B90B75" w:rsidP="00A90563">
            <w:pPr>
              <w:pStyle w:val="GOSTTablenorm"/>
              <w:suppressAutoHyphens/>
            </w:pPr>
            <w:r w:rsidRPr="00D56138">
              <w:t>Наименование документа, на основании которого операция отражена в учете</w:t>
            </w:r>
          </w:p>
        </w:tc>
      </w:tr>
      <w:tr w:rsidR="00B90B75" w:rsidRPr="00BA7DE0" w14:paraId="6A6870F7" w14:textId="77777777" w:rsidTr="00A90563">
        <w:tc>
          <w:tcPr>
            <w:tcW w:w="1100" w:type="pct"/>
          </w:tcPr>
          <w:p w14:paraId="1BFDE615" w14:textId="77777777" w:rsidR="00B90B75" w:rsidRDefault="00B90B75" w:rsidP="00A90563">
            <w:pPr>
              <w:pStyle w:val="GOSTTablenorm"/>
              <w:suppressAutoHyphens/>
              <w:rPr>
                <w:szCs w:val="22"/>
              </w:rPr>
            </w:pPr>
            <w:r w:rsidRPr="00D56138">
              <w:t>Номер документа-основания</w:t>
            </w:r>
          </w:p>
        </w:tc>
        <w:tc>
          <w:tcPr>
            <w:tcW w:w="750" w:type="pct"/>
          </w:tcPr>
          <w:p w14:paraId="76707257" w14:textId="77777777" w:rsidR="00B90B75" w:rsidRDefault="00B90B75" w:rsidP="00A90563">
            <w:pPr>
              <w:pStyle w:val="GOSTTablenorm"/>
              <w:suppressAutoHyphens/>
              <w:rPr>
                <w:szCs w:val="22"/>
                <w:lang w:val="en-US"/>
              </w:rPr>
            </w:pPr>
            <w:proofErr w:type="spellStart"/>
            <w:proofErr w:type="gramStart"/>
            <w:r w:rsidRPr="00955BE7">
              <w:rPr>
                <w:b/>
              </w:rPr>
              <w:t>Discrepancies:TurnoverDtDocs</w:t>
            </w:r>
            <w:proofErr w:type="gramEnd"/>
            <w:r w:rsidRPr="00955BE7">
              <w:rPr>
                <w:b/>
              </w:rPr>
              <w:t>:</w:t>
            </w:r>
            <w:r w:rsidRPr="00D56138">
              <w:t>DocNum</w:t>
            </w:r>
            <w:proofErr w:type="spellEnd"/>
          </w:p>
        </w:tc>
        <w:tc>
          <w:tcPr>
            <w:tcW w:w="500" w:type="pct"/>
          </w:tcPr>
          <w:p w14:paraId="52DF7515" w14:textId="77777777" w:rsidR="00B90B75" w:rsidRDefault="00B90B75" w:rsidP="00A90563">
            <w:pPr>
              <w:pStyle w:val="GOSTTablenorm"/>
              <w:suppressAutoHyphens/>
              <w:rPr>
                <w:szCs w:val="22"/>
              </w:rPr>
            </w:pPr>
            <w:r w:rsidRPr="00D56138">
              <w:t>Строка</w:t>
            </w:r>
          </w:p>
        </w:tc>
        <w:tc>
          <w:tcPr>
            <w:tcW w:w="300" w:type="pct"/>
          </w:tcPr>
          <w:p w14:paraId="619B7BAC" w14:textId="77777777" w:rsidR="00B90B75" w:rsidRDefault="00B90B75" w:rsidP="00A90563">
            <w:pPr>
              <w:pStyle w:val="GOSTTablenorm"/>
              <w:suppressAutoHyphens/>
              <w:rPr>
                <w:szCs w:val="22"/>
              </w:rPr>
            </w:pPr>
            <w:r w:rsidRPr="00D56138">
              <w:t>Да</w:t>
            </w:r>
          </w:p>
        </w:tc>
        <w:tc>
          <w:tcPr>
            <w:tcW w:w="315" w:type="pct"/>
          </w:tcPr>
          <w:p w14:paraId="24E4558B" w14:textId="77777777" w:rsidR="00B90B75" w:rsidRDefault="00B90B75" w:rsidP="00A90563">
            <w:pPr>
              <w:pStyle w:val="GOSTTablenorm"/>
              <w:suppressAutoHyphens/>
              <w:rPr>
                <w:szCs w:val="22"/>
                <w:lang w:val="en-US"/>
              </w:rPr>
            </w:pPr>
            <w:r w:rsidRPr="00D56138">
              <w:t>&lt;=50</w:t>
            </w:r>
          </w:p>
        </w:tc>
        <w:tc>
          <w:tcPr>
            <w:tcW w:w="2035" w:type="pct"/>
          </w:tcPr>
          <w:p w14:paraId="66B28A17" w14:textId="77777777" w:rsidR="00B90B75" w:rsidRDefault="00B90B75" w:rsidP="00A90563">
            <w:pPr>
              <w:pStyle w:val="GOSTTablenorm"/>
              <w:suppressAutoHyphens/>
            </w:pPr>
            <w:r w:rsidRPr="00D56138">
              <w:t>Номер документа, на основании которого операция отражена в учете</w:t>
            </w:r>
          </w:p>
        </w:tc>
      </w:tr>
      <w:tr w:rsidR="00B90B75" w:rsidRPr="00BA7DE0" w14:paraId="59817863" w14:textId="77777777" w:rsidTr="00A90563">
        <w:tc>
          <w:tcPr>
            <w:tcW w:w="1100" w:type="pct"/>
          </w:tcPr>
          <w:p w14:paraId="43C2A10D" w14:textId="77777777" w:rsidR="00B90B75" w:rsidRDefault="00B90B75" w:rsidP="00A90563">
            <w:pPr>
              <w:pStyle w:val="GOSTTablenorm"/>
              <w:suppressAutoHyphens/>
              <w:rPr>
                <w:szCs w:val="22"/>
              </w:rPr>
            </w:pPr>
            <w:r w:rsidRPr="00D56138">
              <w:t>Дата документа-основания</w:t>
            </w:r>
          </w:p>
        </w:tc>
        <w:tc>
          <w:tcPr>
            <w:tcW w:w="750" w:type="pct"/>
          </w:tcPr>
          <w:p w14:paraId="1CA94A17" w14:textId="77777777" w:rsidR="00B90B75" w:rsidRDefault="00B90B75" w:rsidP="00A90563">
            <w:pPr>
              <w:pStyle w:val="GOSTTablenorm"/>
              <w:suppressAutoHyphens/>
              <w:rPr>
                <w:szCs w:val="22"/>
                <w:lang w:val="en-US"/>
              </w:rPr>
            </w:pPr>
            <w:proofErr w:type="spellStart"/>
            <w:proofErr w:type="gramStart"/>
            <w:r w:rsidRPr="00955BE7">
              <w:rPr>
                <w:b/>
              </w:rPr>
              <w:t>Discrepancies:TurnoverDtDocs</w:t>
            </w:r>
            <w:proofErr w:type="gramEnd"/>
            <w:r w:rsidRPr="00955BE7">
              <w:rPr>
                <w:b/>
              </w:rPr>
              <w:t>:</w:t>
            </w:r>
            <w:r w:rsidRPr="00D56138">
              <w:t>DocDate</w:t>
            </w:r>
            <w:proofErr w:type="spellEnd"/>
          </w:p>
        </w:tc>
        <w:tc>
          <w:tcPr>
            <w:tcW w:w="500" w:type="pct"/>
          </w:tcPr>
          <w:p w14:paraId="258C0A15" w14:textId="77777777" w:rsidR="00B90B75" w:rsidRDefault="00B90B75" w:rsidP="00A90563">
            <w:pPr>
              <w:pStyle w:val="GOSTTablenorm"/>
              <w:suppressAutoHyphens/>
              <w:rPr>
                <w:szCs w:val="22"/>
              </w:rPr>
            </w:pPr>
            <w:r w:rsidRPr="00D56138">
              <w:t>Дата</w:t>
            </w:r>
          </w:p>
        </w:tc>
        <w:tc>
          <w:tcPr>
            <w:tcW w:w="300" w:type="pct"/>
          </w:tcPr>
          <w:p w14:paraId="086B842D" w14:textId="77777777" w:rsidR="00B90B75" w:rsidRDefault="00B90B75" w:rsidP="00A90563">
            <w:pPr>
              <w:pStyle w:val="GOSTTablenorm"/>
              <w:suppressAutoHyphens/>
              <w:rPr>
                <w:szCs w:val="22"/>
              </w:rPr>
            </w:pPr>
            <w:r w:rsidRPr="00D56138">
              <w:t>Да</w:t>
            </w:r>
          </w:p>
        </w:tc>
        <w:tc>
          <w:tcPr>
            <w:tcW w:w="315" w:type="pct"/>
          </w:tcPr>
          <w:p w14:paraId="1FBA5CD6" w14:textId="6B8E0177" w:rsidR="00B90B75" w:rsidRPr="007B70D4" w:rsidRDefault="00B90B75" w:rsidP="00A90563">
            <w:pPr>
              <w:pStyle w:val="GOSTTablenorm"/>
              <w:suppressAutoHyphens/>
              <w:rPr>
                <w:szCs w:val="22"/>
              </w:rPr>
            </w:pPr>
          </w:p>
        </w:tc>
        <w:tc>
          <w:tcPr>
            <w:tcW w:w="2035" w:type="pct"/>
          </w:tcPr>
          <w:p w14:paraId="4B8830D8" w14:textId="77777777" w:rsidR="00B90B75" w:rsidRPr="007B70D4" w:rsidRDefault="00B90B75" w:rsidP="00A90563">
            <w:pPr>
              <w:pStyle w:val="GOSTTablenorm"/>
              <w:suppressAutoHyphens/>
            </w:pPr>
            <w:r w:rsidRPr="007B70D4">
              <w:t>Дата документа, на основании которого операция отражена в учете.</w:t>
            </w:r>
          </w:p>
          <w:p w14:paraId="42C6A3AA" w14:textId="77777777" w:rsidR="00B90B75" w:rsidRDefault="00B90B75" w:rsidP="00A90563">
            <w:pPr>
              <w:pStyle w:val="GOSTTablenorm"/>
              <w:suppressAutoHyphens/>
            </w:pPr>
            <w:r w:rsidRPr="00D56138">
              <w:t>Формат YYYY-MM-DD</w:t>
            </w:r>
          </w:p>
        </w:tc>
      </w:tr>
      <w:tr w:rsidR="00B90B75" w:rsidRPr="00BA7DE0" w14:paraId="03C004C5" w14:textId="77777777" w:rsidTr="00A90563">
        <w:tc>
          <w:tcPr>
            <w:tcW w:w="1100" w:type="pct"/>
          </w:tcPr>
          <w:p w14:paraId="56F460AE" w14:textId="77777777" w:rsidR="00B90B75" w:rsidRDefault="00B90B75" w:rsidP="00A90563">
            <w:pPr>
              <w:pStyle w:val="GOSTTablenorm"/>
              <w:suppressAutoHyphens/>
              <w:rPr>
                <w:szCs w:val="22"/>
              </w:rPr>
            </w:pPr>
            <w:r w:rsidRPr="00D56138">
              <w:t>Счет по дебету</w:t>
            </w:r>
          </w:p>
        </w:tc>
        <w:tc>
          <w:tcPr>
            <w:tcW w:w="750" w:type="pct"/>
          </w:tcPr>
          <w:p w14:paraId="782DD092" w14:textId="77777777" w:rsidR="00B90B75" w:rsidRDefault="00B90B75" w:rsidP="00A90563">
            <w:pPr>
              <w:pStyle w:val="GOSTTablenorm"/>
              <w:suppressAutoHyphens/>
              <w:rPr>
                <w:szCs w:val="22"/>
                <w:lang w:val="en-US"/>
              </w:rPr>
            </w:pPr>
            <w:proofErr w:type="spellStart"/>
            <w:proofErr w:type="gramStart"/>
            <w:r w:rsidRPr="00955BE7">
              <w:rPr>
                <w:b/>
              </w:rPr>
              <w:t>Discrepancies:TurnoverDtDocs</w:t>
            </w:r>
            <w:proofErr w:type="spellEnd"/>
            <w:proofErr w:type="gramEnd"/>
            <w:r w:rsidRPr="00955BE7">
              <w:rPr>
                <w:b/>
              </w:rPr>
              <w:t>:</w:t>
            </w:r>
            <w:proofErr w:type="spellStart"/>
            <w:r w:rsidRPr="00D56138">
              <w:rPr>
                <w:lang w:val="en-US"/>
              </w:rPr>
              <w:t>Dt_acc</w:t>
            </w:r>
            <w:proofErr w:type="spellEnd"/>
          </w:p>
        </w:tc>
        <w:tc>
          <w:tcPr>
            <w:tcW w:w="500" w:type="pct"/>
          </w:tcPr>
          <w:p w14:paraId="10A75752" w14:textId="77777777" w:rsidR="00B90B75" w:rsidRDefault="00B90B75" w:rsidP="00A90563">
            <w:pPr>
              <w:pStyle w:val="GOSTTablenorm"/>
              <w:suppressAutoHyphens/>
              <w:rPr>
                <w:szCs w:val="22"/>
              </w:rPr>
            </w:pPr>
            <w:r w:rsidRPr="00D56138">
              <w:t>Строка</w:t>
            </w:r>
          </w:p>
        </w:tc>
        <w:tc>
          <w:tcPr>
            <w:tcW w:w="300" w:type="pct"/>
          </w:tcPr>
          <w:p w14:paraId="7ECD9603" w14:textId="77777777" w:rsidR="00B90B75" w:rsidRDefault="00B90B75" w:rsidP="00A90563">
            <w:pPr>
              <w:pStyle w:val="GOSTTablenorm"/>
              <w:suppressAutoHyphens/>
              <w:rPr>
                <w:szCs w:val="22"/>
              </w:rPr>
            </w:pPr>
            <w:r w:rsidRPr="00D56138">
              <w:t>Да</w:t>
            </w:r>
          </w:p>
        </w:tc>
        <w:tc>
          <w:tcPr>
            <w:tcW w:w="315" w:type="pct"/>
          </w:tcPr>
          <w:p w14:paraId="3000FE42" w14:textId="77777777" w:rsidR="00B90B75" w:rsidRDefault="00B90B75" w:rsidP="00A90563">
            <w:pPr>
              <w:pStyle w:val="GOSTTablenorm"/>
              <w:suppressAutoHyphens/>
              <w:rPr>
                <w:szCs w:val="22"/>
                <w:lang w:val="en-US"/>
              </w:rPr>
            </w:pPr>
            <w:r w:rsidRPr="00D56138">
              <w:rPr>
                <w:lang w:val="en-US"/>
              </w:rPr>
              <w:t>&lt;=2000</w:t>
            </w:r>
          </w:p>
        </w:tc>
        <w:tc>
          <w:tcPr>
            <w:tcW w:w="2035" w:type="pct"/>
          </w:tcPr>
          <w:p w14:paraId="5AF11CA8" w14:textId="77777777" w:rsidR="00955BE7" w:rsidRDefault="00955BE7" w:rsidP="00A90563">
            <w:pPr>
              <w:pStyle w:val="GOSTTablenorm"/>
              <w:suppressAutoHyphens/>
            </w:pPr>
            <w:r w:rsidRPr="00955BE7">
              <w:t>Счет по дебету записи учета, для которой не найдена парная запи</w:t>
            </w:r>
            <w:r>
              <w:t>сь учета по кредиту счета 3430.</w:t>
            </w:r>
          </w:p>
          <w:p w14:paraId="2217BD25" w14:textId="5725A9D4" w:rsidR="00B90B75" w:rsidRDefault="00955BE7" w:rsidP="00A90563">
            <w:pPr>
              <w:pStyle w:val="GOSTTablenorm"/>
              <w:suppressAutoHyphens/>
            </w:pPr>
            <w:r w:rsidRPr="00955BE7">
              <w:t>Указывается цепочка значений аналитических признаков, входящих в структуру номера счета, через разделитель «.» (точка). При отсутствии значения аналитических признаков, входящих в структуру номера счета, возвращается значение «-» (прочерк)</w:t>
            </w:r>
          </w:p>
        </w:tc>
      </w:tr>
      <w:tr w:rsidR="00B90B75" w:rsidRPr="00BA7DE0" w14:paraId="619E380A" w14:textId="77777777" w:rsidTr="00A90563">
        <w:tc>
          <w:tcPr>
            <w:tcW w:w="1100" w:type="pct"/>
          </w:tcPr>
          <w:p w14:paraId="7883A240" w14:textId="6EE52F6C" w:rsidR="00B90B75" w:rsidRDefault="00B90B75" w:rsidP="00A90563">
            <w:pPr>
              <w:pStyle w:val="GOSTTablenorm"/>
              <w:suppressAutoHyphens/>
              <w:rPr>
                <w:szCs w:val="22"/>
              </w:rPr>
            </w:pPr>
            <w:r w:rsidRPr="00D56138">
              <w:t>Счет по кредиту</w:t>
            </w:r>
          </w:p>
        </w:tc>
        <w:tc>
          <w:tcPr>
            <w:tcW w:w="750" w:type="pct"/>
          </w:tcPr>
          <w:p w14:paraId="6CF4634A" w14:textId="77777777" w:rsidR="00B90B75" w:rsidRDefault="00B90B75" w:rsidP="00A90563">
            <w:pPr>
              <w:pStyle w:val="GOSTTablenorm"/>
              <w:suppressAutoHyphens/>
              <w:rPr>
                <w:szCs w:val="22"/>
                <w:lang w:val="en-US"/>
              </w:rPr>
            </w:pPr>
            <w:proofErr w:type="spellStart"/>
            <w:proofErr w:type="gramStart"/>
            <w:r w:rsidRPr="00955BE7">
              <w:rPr>
                <w:b/>
              </w:rPr>
              <w:t>Discrepancies:TurnoverDtDocs</w:t>
            </w:r>
            <w:proofErr w:type="spellEnd"/>
            <w:proofErr w:type="gramEnd"/>
            <w:r w:rsidRPr="00955BE7">
              <w:rPr>
                <w:b/>
              </w:rPr>
              <w:t>:</w:t>
            </w:r>
            <w:r w:rsidRPr="00D56138">
              <w:rPr>
                <w:lang w:val="en-US"/>
              </w:rPr>
              <w:t>Ct</w:t>
            </w:r>
            <w:r w:rsidRPr="00D56138">
              <w:t>_</w:t>
            </w:r>
            <w:r w:rsidRPr="00D56138">
              <w:rPr>
                <w:lang w:val="en-US"/>
              </w:rPr>
              <w:t>acc</w:t>
            </w:r>
          </w:p>
        </w:tc>
        <w:tc>
          <w:tcPr>
            <w:tcW w:w="500" w:type="pct"/>
          </w:tcPr>
          <w:p w14:paraId="7691F967" w14:textId="77777777" w:rsidR="00B90B75" w:rsidRDefault="00B90B75" w:rsidP="00A90563">
            <w:pPr>
              <w:pStyle w:val="GOSTTablenorm"/>
              <w:suppressAutoHyphens/>
              <w:rPr>
                <w:szCs w:val="22"/>
              </w:rPr>
            </w:pPr>
            <w:r w:rsidRPr="00D56138">
              <w:t>Строка</w:t>
            </w:r>
          </w:p>
        </w:tc>
        <w:tc>
          <w:tcPr>
            <w:tcW w:w="300" w:type="pct"/>
          </w:tcPr>
          <w:p w14:paraId="5919D76F" w14:textId="77777777" w:rsidR="00B90B75" w:rsidRDefault="00B90B75" w:rsidP="00A90563">
            <w:pPr>
              <w:pStyle w:val="GOSTTablenorm"/>
              <w:suppressAutoHyphens/>
              <w:rPr>
                <w:szCs w:val="22"/>
              </w:rPr>
            </w:pPr>
            <w:r w:rsidRPr="00D56138">
              <w:t>Да</w:t>
            </w:r>
          </w:p>
        </w:tc>
        <w:tc>
          <w:tcPr>
            <w:tcW w:w="315" w:type="pct"/>
          </w:tcPr>
          <w:p w14:paraId="4F6A9045" w14:textId="77777777" w:rsidR="00B90B75" w:rsidRDefault="00B90B75" w:rsidP="00A90563">
            <w:pPr>
              <w:pStyle w:val="GOSTTablenorm"/>
              <w:suppressAutoHyphens/>
              <w:rPr>
                <w:szCs w:val="22"/>
                <w:lang w:val="en-US"/>
              </w:rPr>
            </w:pPr>
            <w:r w:rsidRPr="00D56138">
              <w:t>&lt;=2000</w:t>
            </w:r>
          </w:p>
        </w:tc>
        <w:tc>
          <w:tcPr>
            <w:tcW w:w="2035" w:type="pct"/>
          </w:tcPr>
          <w:p w14:paraId="7B0BDAED" w14:textId="77777777" w:rsidR="00955BE7" w:rsidRDefault="00955BE7" w:rsidP="00A90563">
            <w:pPr>
              <w:pStyle w:val="GOSTTablenorm"/>
              <w:suppressAutoHyphens/>
              <w:rPr>
                <w:rFonts w:eastAsiaTheme="minorHAnsi"/>
                <w:szCs w:val="22"/>
              </w:rPr>
            </w:pPr>
            <w:r w:rsidRPr="00955BE7">
              <w:rPr>
                <w:rFonts w:eastAsiaTheme="minorHAnsi"/>
                <w:szCs w:val="22"/>
              </w:rPr>
              <w:t>Счет по кредиту записи учета, для которой не найдена парная запи</w:t>
            </w:r>
            <w:r>
              <w:rPr>
                <w:rFonts w:eastAsiaTheme="minorHAnsi"/>
                <w:szCs w:val="22"/>
              </w:rPr>
              <w:t>сь учета по кредиту счета 3430.</w:t>
            </w:r>
          </w:p>
          <w:p w14:paraId="098C2CC5" w14:textId="41A1E646" w:rsidR="00B90B75" w:rsidRDefault="00955BE7" w:rsidP="00A90563">
            <w:pPr>
              <w:pStyle w:val="GOSTTablenorm"/>
              <w:suppressAutoHyphens/>
            </w:pPr>
            <w:r w:rsidRPr="00955BE7">
              <w:rPr>
                <w:rFonts w:eastAsiaTheme="minorHAnsi"/>
                <w:szCs w:val="22"/>
              </w:rPr>
              <w:t>Указывается цепочка значений аналитических признаков, входящих в структуру номера счета, через разделитель «.» (точка). При отсутствии значения аналитических признаков, входящих в структуру номера счета, возвращается значение «-» (прочерк)</w:t>
            </w:r>
          </w:p>
        </w:tc>
      </w:tr>
      <w:tr w:rsidR="00B90B75" w:rsidRPr="00BA7DE0" w14:paraId="64EDB610" w14:textId="77777777" w:rsidTr="00A90563">
        <w:tc>
          <w:tcPr>
            <w:tcW w:w="1100" w:type="pct"/>
          </w:tcPr>
          <w:p w14:paraId="0DD8B380" w14:textId="754261F7" w:rsidR="00B90B75" w:rsidRDefault="00B90B75" w:rsidP="00A90563">
            <w:pPr>
              <w:pStyle w:val="GOSTTablenorm"/>
              <w:suppressAutoHyphens/>
              <w:rPr>
                <w:szCs w:val="22"/>
              </w:rPr>
            </w:pPr>
            <w:r w:rsidRPr="00D56138">
              <w:lastRenderedPageBreak/>
              <w:t>Дат</w:t>
            </w:r>
            <w:r w:rsidR="00955BE7">
              <w:t>а и время создания записи учета</w:t>
            </w:r>
          </w:p>
        </w:tc>
        <w:tc>
          <w:tcPr>
            <w:tcW w:w="750" w:type="pct"/>
          </w:tcPr>
          <w:p w14:paraId="4D6ADD23" w14:textId="77777777" w:rsidR="00B90B75" w:rsidRDefault="00B90B75" w:rsidP="00A90563">
            <w:pPr>
              <w:pStyle w:val="GOSTTablenorm"/>
              <w:suppressAutoHyphens/>
              <w:rPr>
                <w:szCs w:val="22"/>
                <w:lang w:val="en-US"/>
              </w:rPr>
            </w:pPr>
            <w:proofErr w:type="spellStart"/>
            <w:proofErr w:type="gramStart"/>
            <w:r w:rsidRPr="00955BE7">
              <w:rPr>
                <w:b/>
              </w:rPr>
              <w:t>Discrepancies:TurnoverDtDocs</w:t>
            </w:r>
            <w:proofErr w:type="gramEnd"/>
            <w:r w:rsidRPr="00955BE7">
              <w:rPr>
                <w:b/>
              </w:rPr>
              <w:t>:</w:t>
            </w:r>
            <w:r w:rsidRPr="00D56138">
              <w:t>CreationDataTime</w:t>
            </w:r>
            <w:proofErr w:type="spellEnd"/>
          </w:p>
        </w:tc>
        <w:tc>
          <w:tcPr>
            <w:tcW w:w="500" w:type="pct"/>
          </w:tcPr>
          <w:p w14:paraId="17B264EE" w14:textId="77777777" w:rsidR="00B90B75" w:rsidRDefault="00B90B75" w:rsidP="00A90563">
            <w:pPr>
              <w:pStyle w:val="GOSTTablenorm"/>
              <w:suppressAutoHyphens/>
              <w:rPr>
                <w:szCs w:val="22"/>
              </w:rPr>
            </w:pPr>
            <w:r w:rsidRPr="00D56138">
              <w:rPr>
                <w:szCs w:val="22"/>
              </w:rPr>
              <w:t>Дата-время (</w:t>
            </w:r>
            <w:r w:rsidRPr="00D56138">
              <w:rPr>
                <w:szCs w:val="22"/>
                <w:lang w:val="en-US"/>
              </w:rPr>
              <w:t>timestamp</w:t>
            </w:r>
            <w:r w:rsidRPr="00D56138">
              <w:rPr>
                <w:szCs w:val="22"/>
              </w:rPr>
              <w:t>)</w:t>
            </w:r>
          </w:p>
        </w:tc>
        <w:tc>
          <w:tcPr>
            <w:tcW w:w="300" w:type="pct"/>
          </w:tcPr>
          <w:p w14:paraId="31D6B070" w14:textId="77777777" w:rsidR="00B90B75" w:rsidRDefault="00B90B75" w:rsidP="00A90563">
            <w:pPr>
              <w:pStyle w:val="GOSTTablenorm"/>
              <w:suppressAutoHyphens/>
              <w:rPr>
                <w:szCs w:val="22"/>
              </w:rPr>
            </w:pPr>
            <w:r w:rsidRPr="00D56138">
              <w:t>Да</w:t>
            </w:r>
          </w:p>
        </w:tc>
        <w:tc>
          <w:tcPr>
            <w:tcW w:w="315" w:type="pct"/>
          </w:tcPr>
          <w:p w14:paraId="143B9873" w14:textId="41DB149D" w:rsidR="00B90B75" w:rsidRDefault="00B90B75" w:rsidP="00A90563">
            <w:pPr>
              <w:pStyle w:val="GOSTTablenorm"/>
              <w:suppressAutoHyphens/>
              <w:rPr>
                <w:szCs w:val="22"/>
                <w:lang w:val="en-US"/>
              </w:rPr>
            </w:pPr>
          </w:p>
        </w:tc>
        <w:tc>
          <w:tcPr>
            <w:tcW w:w="2035" w:type="pct"/>
          </w:tcPr>
          <w:p w14:paraId="4D542C7F" w14:textId="77777777" w:rsidR="00B90B75" w:rsidRPr="00D56138" w:rsidRDefault="00B90B75" w:rsidP="00A90563">
            <w:pPr>
              <w:pStyle w:val="GOSTTablenorm"/>
              <w:suppressAutoHyphens/>
            </w:pPr>
            <w:r w:rsidRPr="00D56138">
              <w:t xml:space="preserve">Дата и время формирования записи учета в </w:t>
            </w:r>
            <w:r w:rsidRPr="007B70D4">
              <w:t>SVAP</w:t>
            </w:r>
            <w:r w:rsidRPr="00D56138">
              <w:t>.</w:t>
            </w:r>
          </w:p>
          <w:p w14:paraId="63A25041" w14:textId="0EB5261D" w:rsidR="00B90B75" w:rsidRDefault="00B90B75" w:rsidP="00955BE7">
            <w:pPr>
              <w:pStyle w:val="GOSTTablenorm"/>
              <w:suppressAutoHyphens/>
            </w:pPr>
            <w:r w:rsidRPr="00D56138">
              <w:t xml:space="preserve">Формат YYYY-MM-DD </w:t>
            </w:r>
            <w:proofErr w:type="spellStart"/>
            <w:r w:rsidRPr="00D56138">
              <w:t>hh:</w:t>
            </w:r>
            <w:proofErr w:type="gramStart"/>
            <w:r w:rsidRPr="00D56138">
              <w:t>mm:ss</w:t>
            </w:r>
            <w:proofErr w:type="spellEnd"/>
            <w:proofErr w:type="gramEnd"/>
          </w:p>
        </w:tc>
      </w:tr>
      <w:tr w:rsidR="00B90B75" w:rsidRPr="00BA7DE0" w14:paraId="4F9941B5" w14:textId="77777777" w:rsidTr="00A90563">
        <w:tc>
          <w:tcPr>
            <w:tcW w:w="1100" w:type="pct"/>
          </w:tcPr>
          <w:p w14:paraId="0E6E6599" w14:textId="77777777" w:rsidR="00B90B75" w:rsidRDefault="00B90B75" w:rsidP="00A90563">
            <w:pPr>
              <w:pStyle w:val="GOSTTablenorm"/>
              <w:suppressAutoHyphens/>
              <w:rPr>
                <w:szCs w:val="22"/>
              </w:rPr>
            </w:pPr>
            <w:r w:rsidRPr="00D56138">
              <w:t>Сумма в валюте учета (руб.)</w:t>
            </w:r>
          </w:p>
        </w:tc>
        <w:tc>
          <w:tcPr>
            <w:tcW w:w="750" w:type="pct"/>
          </w:tcPr>
          <w:p w14:paraId="3C3C53A2" w14:textId="77777777" w:rsidR="00B90B75" w:rsidRDefault="00B90B75" w:rsidP="00A90563">
            <w:pPr>
              <w:pStyle w:val="GOSTTablenorm"/>
              <w:suppressAutoHyphens/>
              <w:rPr>
                <w:szCs w:val="22"/>
                <w:lang w:val="en-US"/>
              </w:rPr>
            </w:pPr>
            <w:proofErr w:type="spellStart"/>
            <w:proofErr w:type="gramStart"/>
            <w:r w:rsidRPr="00AE2462">
              <w:rPr>
                <w:b/>
              </w:rPr>
              <w:t>Discrepancies:TurnoverDtDocs</w:t>
            </w:r>
            <w:proofErr w:type="gramEnd"/>
            <w:r w:rsidRPr="00AE2462">
              <w:rPr>
                <w:b/>
              </w:rPr>
              <w:t>:</w:t>
            </w:r>
            <w:r w:rsidRPr="00D56138">
              <w:t>Sum</w:t>
            </w:r>
            <w:proofErr w:type="spellEnd"/>
          </w:p>
        </w:tc>
        <w:tc>
          <w:tcPr>
            <w:tcW w:w="500" w:type="pct"/>
          </w:tcPr>
          <w:p w14:paraId="71613867" w14:textId="77777777" w:rsidR="00B90B75" w:rsidRDefault="00B90B75" w:rsidP="00A90563">
            <w:pPr>
              <w:pStyle w:val="GOSTTablenorm"/>
              <w:suppressAutoHyphens/>
              <w:rPr>
                <w:szCs w:val="22"/>
              </w:rPr>
            </w:pPr>
            <w:r w:rsidRPr="00D56138">
              <w:t>Сумма</w:t>
            </w:r>
          </w:p>
        </w:tc>
        <w:tc>
          <w:tcPr>
            <w:tcW w:w="300" w:type="pct"/>
          </w:tcPr>
          <w:p w14:paraId="39BDBD5B" w14:textId="77777777" w:rsidR="00B90B75" w:rsidRDefault="00B90B75" w:rsidP="00A90563">
            <w:pPr>
              <w:pStyle w:val="GOSTTablenorm"/>
              <w:suppressAutoHyphens/>
              <w:rPr>
                <w:szCs w:val="22"/>
              </w:rPr>
            </w:pPr>
            <w:r w:rsidRPr="00D56138">
              <w:t>Да</w:t>
            </w:r>
          </w:p>
        </w:tc>
        <w:tc>
          <w:tcPr>
            <w:tcW w:w="315" w:type="pct"/>
          </w:tcPr>
          <w:p w14:paraId="3F16224D" w14:textId="0CB2918C" w:rsidR="00B90B75" w:rsidRDefault="00B90B75" w:rsidP="00A90563">
            <w:pPr>
              <w:pStyle w:val="GOSTTablenorm"/>
              <w:suppressAutoHyphens/>
              <w:rPr>
                <w:szCs w:val="22"/>
                <w:lang w:val="en-US"/>
              </w:rPr>
            </w:pPr>
          </w:p>
        </w:tc>
        <w:tc>
          <w:tcPr>
            <w:tcW w:w="2035" w:type="pct"/>
          </w:tcPr>
          <w:p w14:paraId="4F2EC06F" w14:textId="77777777" w:rsidR="00B90B75" w:rsidRDefault="00B90B75" w:rsidP="00A90563">
            <w:pPr>
              <w:pStyle w:val="GOSTTablenorm"/>
              <w:suppressAutoHyphens/>
            </w:pPr>
            <w:r w:rsidRPr="00D56138">
              <w:t>Отражается сумма записи учета в валюте учета (рубли)</w:t>
            </w:r>
            <w:r>
              <w:t>,</w:t>
            </w:r>
            <w:r w:rsidRPr="00D56138">
              <w:t xml:space="preserve"> с </w:t>
            </w:r>
            <w:r>
              <w:t>точностью 2 знака после запятой</w:t>
            </w:r>
          </w:p>
        </w:tc>
      </w:tr>
      <w:tr w:rsidR="00B90B75" w:rsidRPr="00BA7DE0" w14:paraId="2C9B0F2A" w14:textId="77777777" w:rsidTr="00A90563">
        <w:tc>
          <w:tcPr>
            <w:tcW w:w="1100" w:type="pct"/>
          </w:tcPr>
          <w:p w14:paraId="457A9F5C" w14:textId="77777777" w:rsidR="00B90B75" w:rsidRDefault="00B90B75" w:rsidP="00A90563">
            <w:pPr>
              <w:pStyle w:val="GOSTTablenorm"/>
              <w:suppressAutoHyphens/>
              <w:rPr>
                <w:szCs w:val="22"/>
              </w:rPr>
            </w:pPr>
            <w:r w:rsidRPr="00D56138">
              <w:t>Система – инициатор события учета</w:t>
            </w:r>
          </w:p>
        </w:tc>
        <w:tc>
          <w:tcPr>
            <w:tcW w:w="750" w:type="pct"/>
          </w:tcPr>
          <w:p w14:paraId="0C4067C3" w14:textId="77777777" w:rsidR="00B90B75" w:rsidRDefault="00B90B75" w:rsidP="00A90563">
            <w:pPr>
              <w:pStyle w:val="GOSTTablenorm"/>
              <w:suppressAutoHyphens/>
              <w:rPr>
                <w:szCs w:val="22"/>
                <w:lang w:val="en-US"/>
              </w:rPr>
            </w:pPr>
            <w:proofErr w:type="spellStart"/>
            <w:proofErr w:type="gramStart"/>
            <w:r w:rsidRPr="00AE2462">
              <w:rPr>
                <w:b/>
              </w:rPr>
              <w:t>Discrepancies:TurnoverDtDocs</w:t>
            </w:r>
            <w:proofErr w:type="gramEnd"/>
            <w:r w:rsidRPr="00AE2462">
              <w:rPr>
                <w:b/>
              </w:rPr>
              <w:t>:</w:t>
            </w:r>
            <w:r w:rsidRPr="00D56138">
              <w:t>Source</w:t>
            </w:r>
            <w:proofErr w:type="spellEnd"/>
          </w:p>
        </w:tc>
        <w:tc>
          <w:tcPr>
            <w:tcW w:w="500" w:type="pct"/>
          </w:tcPr>
          <w:p w14:paraId="1DD9676D" w14:textId="77777777" w:rsidR="00B90B75" w:rsidRDefault="00B90B75" w:rsidP="00A90563">
            <w:pPr>
              <w:pStyle w:val="GOSTTablenorm"/>
              <w:suppressAutoHyphens/>
              <w:rPr>
                <w:szCs w:val="22"/>
              </w:rPr>
            </w:pPr>
            <w:r w:rsidRPr="00D56138">
              <w:t>Строка</w:t>
            </w:r>
          </w:p>
        </w:tc>
        <w:tc>
          <w:tcPr>
            <w:tcW w:w="300" w:type="pct"/>
          </w:tcPr>
          <w:p w14:paraId="3861944B" w14:textId="77777777" w:rsidR="00B90B75" w:rsidRDefault="00B90B75" w:rsidP="00A90563">
            <w:pPr>
              <w:pStyle w:val="GOSTTablenorm"/>
              <w:suppressAutoHyphens/>
              <w:rPr>
                <w:szCs w:val="22"/>
              </w:rPr>
            </w:pPr>
            <w:r w:rsidRPr="00D56138">
              <w:t>Да</w:t>
            </w:r>
          </w:p>
        </w:tc>
        <w:tc>
          <w:tcPr>
            <w:tcW w:w="315" w:type="pct"/>
          </w:tcPr>
          <w:p w14:paraId="1282D6F8" w14:textId="77777777" w:rsidR="00B90B75" w:rsidRDefault="00B90B75" w:rsidP="00A90563">
            <w:pPr>
              <w:pStyle w:val="GOSTTablenorm"/>
              <w:suppressAutoHyphens/>
              <w:rPr>
                <w:szCs w:val="22"/>
                <w:lang w:val="en-US"/>
              </w:rPr>
            </w:pPr>
            <w:r w:rsidRPr="00D56138">
              <w:t>&lt;=10</w:t>
            </w:r>
          </w:p>
        </w:tc>
        <w:tc>
          <w:tcPr>
            <w:tcW w:w="2035" w:type="pct"/>
          </w:tcPr>
          <w:p w14:paraId="407D93C7" w14:textId="77777777" w:rsidR="00B90B75" w:rsidRDefault="00B90B75" w:rsidP="00A90563">
            <w:pPr>
              <w:pStyle w:val="GOSTTablenorm"/>
              <w:suppressAutoHyphens/>
            </w:pPr>
            <w:r w:rsidRPr="00D56138">
              <w:t>Код ФП ГИИС ЭБ – отправителя запроса, инициировавшего формирование записей учета по документу</w:t>
            </w:r>
          </w:p>
        </w:tc>
      </w:tr>
      <w:tr w:rsidR="00AE2462" w:rsidRPr="00BA7DE0" w14:paraId="599DC079" w14:textId="77777777" w:rsidTr="00A90563">
        <w:tc>
          <w:tcPr>
            <w:tcW w:w="1100" w:type="pct"/>
          </w:tcPr>
          <w:p w14:paraId="53A177E0" w14:textId="20D918BF" w:rsidR="00AE2462" w:rsidRPr="00AE2462" w:rsidRDefault="00AE2462" w:rsidP="00AE2462">
            <w:pPr>
              <w:pStyle w:val="GOSTTablenorm"/>
              <w:suppressAutoHyphens/>
              <w:rPr>
                <w:b/>
                <w:szCs w:val="22"/>
              </w:rPr>
            </w:pPr>
            <w:r w:rsidRPr="00AE2462">
              <w:rPr>
                <w:b/>
              </w:rPr>
              <w:t xml:space="preserve">Информация о документах, изменивших только оборот по </w:t>
            </w:r>
            <w:proofErr w:type="spellStart"/>
            <w:r w:rsidRPr="00AE2462">
              <w:rPr>
                <w:b/>
              </w:rPr>
              <w:t>Кт</w:t>
            </w:r>
            <w:proofErr w:type="spellEnd"/>
          </w:p>
        </w:tc>
        <w:tc>
          <w:tcPr>
            <w:tcW w:w="750" w:type="pct"/>
          </w:tcPr>
          <w:p w14:paraId="7480C05C" w14:textId="17A4CE23" w:rsidR="00AE2462" w:rsidRPr="00AE2462" w:rsidRDefault="00AE2462" w:rsidP="00AE2462">
            <w:pPr>
              <w:pStyle w:val="GOSTTablenorm"/>
              <w:suppressAutoHyphens/>
              <w:rPr>
                <w:b/>
                <w:szCs w:val="22"/>
                <w:lang w:val="en-US"/>
              </w:rPr>
            </w:pPr>
            <w:proofErr w:type="spellStart"/>
            <w:proofErr w:type="gramStart"/>
            <w:r w:rsidRPr="00AE2462">
              <w:rPr>
                <w:b/>
              </w:rPr>
              <w:t>Discrepancies:TurnoverCtDocs</w:t>
            </w:r>
            <w:proofErr w:type="spellEnd"/>
            <w:proofErr w:type="gramEnd"/>
          </w:p>
        </w:tc>
        <w:tc>
          <w:tcPr>
            <w:tcW w:w="500" w:type="pct"/>
          </w:tcPr>
          <w:p w14:paraId="0A609085" w14:textId="77777777" w:rsidR="00AE2462" w:rsidRDefault="00AE2462" w:rsidP="00AE2462">
            <w:pPr>
              <w:pStyle w:val="GOSTTablenorm"/>
              <w:suppressAutoHyphens/>
              <w:rPr>
                <w:szCs w:val="22"/>
              </w:rPr>
            </w:pPr>
            <w:r w:rsidRPr="00D56138">
              <w:t>Массив</w:t>
            </w:r>
          </w:p>
        </w:tc>
        <w:tc>
          <w:tcPr>
            <w:tcW w:w="300" w:type="pct"/>
          </w:tcPr>
          <w:p w14:paraId="359504FA" w14:textId="77777777" w:rsidR="00AE2462" w:rsidRDefault="00AE2462" w:rsidP="00AE2462">
            <w:pPr>
              <w:pStyle w:val="GOSTTablenorm"/>
              <w:suppressAutoHyphens/>
              <w:rPr>
                <w:szCs w:val="22"/>
              </w:rPr>
            </w:pPr>
            <w:r w:rsidRPr="00D56138">
              <w:t>Нет</w:t>
            </w:r>
          </w:p>
        </w:tc>
        <w:tc>
          <w:tcPr>
            <w:tcW w:w="315" w:type="pct"/>
          </w:tcPr>
          <w:p w14:paraId="30ECA950" w14:textId="77777777" w:rsidR="00AE2462" w:rsidRDefault="00AE2462" w:rsidP="00AE2462">
            <w:pPr>
              <w:pStyle w:val="GOSTTablenorm"/>
              <w:suppressAutoHyphens/>
              <w:rPr>
                <w:szCs w:val="22"/>
                <w:lang w:val="en-US"/>
              </w:rPr>
            </w:pPr>
          </w:p>
        </w:tc>
        <w:tc>
          <w:tcPr>
            <w:tcW w:w="2035" w:type="pct"/>
          </w:tcPr>
          <w:p w14:paraId="02282846" w14:textId="0A56E216" w:rsidR="00AE2462" w:rsidRDefault="00AE2462" w:rsidP="00AE2462">
            <w:pPr>
              <w:pStyle w:val="GOSTTablenorm"/>
              <w:suppressAutoHyphens/>
            </w:pPr>
            <w:r w:rsidRPr="00D56138">
              <w:t>Информация о документах (в разрезе записей учета), изменивших только оборот по кредиту счета 34</w:t>
            </w:r>
            <w:r>
              <w:t>3</w:t>
            </w:r>
            <w:r w:rsidRPr="00D56138">
              <w:t>0</w:t>
            </w:r>
          </w:p>
        </w:tc>
      </w:tr>
      <w:tr w:rsidR="00B90B75" w:rsidRPr="00BA7DE0" w14:paraId="6BC725B0" w14:textId="77777777" w:rsidTr="00A90563">
        <w:tc>
          <w:tcPr>
            <w:tcW w:w="1100" w:type="pct"/>
          </w:tcPr>
          <w:p w14:paraId="13EDC0E6" w14:textId="77777777" w:rsidR="00B90B75" w:rsidRDefault="00B90B75" w:rsidP="00A90563">
            <w:pPr>
              <w:pStyle w:val="GOSTTablenorm"/>
              <w:suppressAutoHyphens/>
              <w:rPr>
                <w:szCs w:val="22"/>
              </w:rPr>
            </w:pPr>
            <w:r w:rsidRPr="00D56138">
              <w:t>Глобальный идентификатор документа</w:t>
            </w:r>
          </w:p>
        </w:tc>
        <w:tc>
          <w:tcPr>
            <w:tcW w:w="750" w:type="pct"/>
          </w:tcPr>
          <w:p w14:paraId="230DE0FE" w14:textId="77777777" w:rsidR="00B90B75" w:rsidRDefault="00B90B75" w:rsidP="00A90563">
            <w:pPr>
              <w:pStyle w:val="GOSTTablenorm"/>
              <w:suppressAutoHyphens/>
              <w:rPr>
                <w:szCs w:val="22"/>
                <w:lang w:val="en-US"/>
              </w:rPr>
            </w:pPr>
            <w:proofErr w:type="spellStart"/>
            <w:proofErr w:type="gramStart"/>
            <w:r w:rsidRPr="00AE2462">
              <w:rPr>
                <w:b/>
              </w:rPr>
              <w:t>Discrepancies:TurnoverCtDocs</w:t>
            </w:r>
            <w:proofErr w:type="gramEnd"/>
            <w:r w:rsidRPr="00AE2462">
              <w:rPr>
                <w:b/>
              </w:rPr>
              <w:t>:</w:t>
            </w:r>
            <w:r w:rsidRPr="00D56138">
              <w:t>DocGuid</w:t>
            </w:r>
            <w:proofErr w:type="spellEnd"/>
          </w:p>
        </w:tc>
        <w:tc>
          <w:tcPr>
            <w:tcW w:w="500" w:type="pct"/>
          </w:tcPr>
          <w:p w14:paraId="667D34E8" w14:textId="77777777" w:rsidR="00B90B75" w:rsidRDefault="00B90B75" w:rsidP="00A90563">
            <w:pPr>
              <w:pStyle w:val="GOSTTablenorm"/>
              <w:suppressAutoHyphens/>
              <w:rPr>
                <w:szCs w:val="22"/>
              </w:rPr>
            </w:pPr>
            <w:r w:rsidRPr="00D56138">
              <w:t>GUID</w:t>
            </w:r>
          </w:p>
        </w:tc>
        <w:tc>
          <w:tcPr>
            <w:tcW w:w="300" w:type="pct"/>
          </w:tcPr>
          <w:p w14:paraId="6C6390CE" w14:textId="77777777" w:rsidR="00B90B75" w:rsidRDefault="00B90B75" w:rsidP="00A90563">
            <w:pPr>
              <w:pStyle w:val="GOSTTablenorm"/>
              <w:suppressAutoHyphens/>
              <w:rPr>
                <w:szCs w:val="22"/>
              </w:rPr>
            </w:pPr>
            <w:r w:rsidRPr="00D56138">
              <w:t>Да</w:t>
            </w:r>
          </w:p>
        </w:tc>
        <w:tc>
          <w:tcPr>
            <w:tcW w:w="315" w:type="pct"/>
          </w:tcPr>
          <w:p w14:paraId="42B71796" w14:textId="77777777" w:rsidR="00B90B75" w:rsidRDefault="00B90B75" w:rsidP="00A90563">
            <w:pPr>
              <w:pStyle w:val="GOSTTablenorm"/>
              <w:suppressAutoHyphens/>
              <w:rPr>
                <w:szCs w:val="22"/>
                <w:lang w:val="en-US"/>
              </w:rPr>
            </w:pPr>
            <w:r w:rsidRPr="00D56138">
              <w:t>=36</w:t>
            </w:r>
          </w:p>
        </w:tc>
        <w:tc>
          <w:tcPr>
            <w:tcW w:w="2035" w:type="pct"/>
          </w:tcPr>
          <w:p w14:paraId="0510ACF0" w14:textId="77777777" w:rsidR="00B90B75" w:rsidRDefault="00B90B75" w:rsidP="00A90563">
            <w:pPr>
              <w:pStyle w:val="GOSTTablenorm"/>
              <w:suppressAutoHyphens/>
            </w:pPr>
            <w:r w:rsidRPr="00D56138">
              <w:t>Уникальный идентификатор документа, на основании которого операция отражена в учете</w:t>
            </w:r>
          </w:p>
        </w:tc>
      </w:tr>
      <w:tr w:rsidR="00B90B75" w:rsidRPr="00BA7DE0" w14:paraId="2DD50A00" w14:textId="77777777" w:rsidTr="00A90563">
        <w:tc>
          <w:tcPr>
            <w:tcW w:w="1100" w:type="pct"/>
          </w:tcPr>
          <w:p w14:paraId="51FDBB1C" w14:textId="77777777" w:rsidR="00B90B75" w:rsidRDefault="00B90B75" w:rsidP="00A90563">
            <w:pPr>
              <w:pStyle w:val="GOSTTablenorm"/>
              <w:suppressAutoHyphens/>
              <w:rPr>
                <w:szCs w:val="22"/>
              </w:rPr>
            </w:pPr>
            <w:r>
              <w:t>Глобальный идентификатор связанного документа</w:t>
            </w:r>
          </w:p>
        </w:tc>
        <w:tc>
          <w:tcPr>
            <w:tcW w:w="750" w:type="pct"/>
          </w:tcPr>
          <w:p w14:paraId="0E0009DA" w14:textId="77777777" w:rsidR="00B90B75" w:rsidRDefault="00B90B75" w:rsidP="00A90563">
            <w:pPr>
              <w:pStyle w:val="GOSTTablenorm"/>
              <w:suppressAutoHyphens/>
              <w:rPr>
                <w:szCs w:val="22"/>
                <w:lang w:val="en-US"/>
              </w:rPr>
            </w:pPr>
            <w:proofErr w:type="spellStart"/>
            <w:proofErr w:type="gramStart"/>
            <w:r w:rsidRPr="00AE2462">
              <w:rPr>
                <w:b/>
                <w:lang w:val="en-US"/>
              </w:rPr>
              <w:t>Discrepancies:TurnoverCtDocs</w:t>
            </w:r>
            <w:proofErr w:type="gramEnd"/>
            <w:r w:rsidRPr="00AE2462">
              <w:rPr>
                <w:b/>
                <w:lang w:val="en-US"/>
              </w:rPr>
              <w:t>:</w:t>
            </w:r>
            <w:r w:rsidRPr="00C94E17">
              <w:rPr>
                <w:lang w:val="en-US"/>
              </w:rPr>
              <w:t>LinkedDo</w:t>
            </w:r>
            <w:r w:rsidRPr="00631159">
              <w:rPr>
                <w:lang w:val="en-US"/>
              </w:rPr>
              <w:t>cGuid</w:t>
            </w:r>
            <w:proofErr w:type="spellEnd"/>
          </w:p>
        </w:tc>
        <w:tc>
          <w:tcPr>
            <w:tcW w:w="500" w:type="pct"/>
          </w:tcPr>
          <w:p w14:paraId="32869A28" w14:textId="77777777" w:rsidR="00B90B75" w:rsidRDefault="00B90B75" w:rsidP="00A90563">
            <w:pPr>
              <w:pStyle w:val="GOSTTablenorm"/>
              <w:suppressAutoHyphens/>
              <w:rPr>
                <w:szCs w:val="22"/>
              </w:rPr>
            </w:pPr>
            <w:r>
              <w:t>GUID</w:t>
            </w:r>
          </w:p>
        </w:tc>
        <w:tc>
          <w:tcPr>
            <w:tcW w:w="300" w:type="pct"/>
          </w:tcPr>
          <w:p w14:paraId="70D4BF94" w14:textId="77777777" w:rsidR="00B90B75" w:rsidRDefault="00B90B75" w:rsidP="00A90563">
            <w:pPr>
              <w:pStyle w:val="GOSTTablenorm"/>
              <w:suppressAutoHyphens/>
              <w:rPr>
                <w:szCs w:val="22"/>
              </w:rPr>
            </w:pPr>
            <w:r>
              <w:t>Нет</w:t>
            </w:r>
          </w:p>
        </w:tc>
        <w:tc>
          <w:tcPr>
            <w:tcW w:w="315" w:type="pct"/>
          </w:tcPr>
          <w:p w14:paraId="2CC682CF" w14:textId="77777777" w:rsidR="00B90B75" w:rsidRDefault="00B90B75" w:rsidP="00A90563">
            <w:pPr>
              <w:pStyle w:val="GOSTTablenorm"/>
              <w:suppressAutoHyphens/>
              <w:rPr>
                <w:szCs w:val="22"/>
                <w:lang w:val="en-US"/>
              </w:rPr>
            </w:pPr>
            <w:r>
              <w:t>=36</w:t>
            </w:r>
          </w:p>
        </w:tc>
        <w:tc>
          <w:tcPr>
            <w:tcW w:w="2035" w:type="pct"/>
          </w:tcPr>
          <w:p w14:paraId="5695045B" w14:textId="3207B4B0" w:rsidR="00B90B75" w:rsidRDefault="00B90B75" w:rsidP="00AE2462">
            <w:pPr>
              <w:pStyle w:val="GOSTTablenorm"/>
              <w:suppressAutoHyphens/>
            </w:pPr>
            <w:r w:rsidRPr="00D56138">
              <w:t xml:space="preserve">Уникальный идентификатор </w:t>
            </w:r>
            <w:r>
              <w:t xml:space="preserve">связанного </w:t>
            </w:r>
            <w:r w:rsidRPr="00D56138">
              <w:t xml:space="preserve">документа, </w:t>
            </w:r>
            <w:r>
              <w:t>по которому ожидается отражение операции по дебету счета 34</w:t>
            </w:r>
            <w:r w:rsidR="00AE2462">
              <w:t>3</w:t>
            </w:r>
            <w:r>
              <w:t>0</w:t>
            </w:r>
          </w:p>
        </w:tc>
      </w:tr>
      <w:tr w:rsidR="00B90B75" w:rsidRPr="00BA7DE0" w14:paraId="55423383" w14:textId="77777777" w:rsidTr="00A90563">
        <w:tc>
          <w:tcPr>
            <w:tcW w:w="1100" w:type="pct"/>
          </w:tcPr>
          <w:p w14:paraId="60ED6DE7" w14:textId="77777777" w:rsidR="00B90B75" w:rsidRDefault="00B90B75" w:rsidP="00A90563">
            <w:pPr>
              <w:pStyle w:val="GOSTTablenorm"/>
              <w:suppressAutoHyphens/>
              <w:rPr>
                <w:szCs w:val="22"/>
              </w:rPr>
            </w:pPr>
            <w:r w:rsidRPr="00D56138">
              <w:t>Тип документа-основания</w:t>
            </w:r>
          </w:p>
        </w:tc>
        <w:tc>
          <w:tcPr>
            <w:tcW w:w="750" w:type="pct"/>
          </w:tcPr>
          <w:p w14:paraId="0F9E10D6" w14:textId="77777777" w:rsidR="00B90B75" w:rsidRDefault="00B90B75" w:rsidP="00A90563">
            <w:pPr>
              <w:pStyle w:val="GOSTTablenorm"/>
              <w:suppressAutoHyphens/>
              <w:rPr>
                <w:szCs w:val="22"/>
                <w:lang w:val="en-US"/>
              </w:rPr>
            </w:pPr>
            <w:proofErr w:type="spellStart"/>
            <w:proofErr w:type="gramStart"/>
            <w:r w:rsidRPr="00AE2462">
              <w:rPr>
                <w:b/>
              </w:rPr>
              <w:t>Discrepancies:TurnoverCtDocs</w:t>
            </w:r>
            <w:proofErr w:type="gramEnd"/>
            <w:r w:rsidRPr="00AE2462">
              <w:rPr>
                <w:b/>
              </w:rPr>
              <w:t>:</w:t>
            </w:r>
            <w:r w:rsidRPr="00D56138">
              <w:t>DocType</w:t>
            </w:r>
            <w:proofErr w:type="spellEnd"/>
          </w:p>
        </w:tc>
        <w:tc>
          <w:tcPr>
            <w:tcW w:w="500" w:type="pct"/>
          </w:tcPr>
          <w:p w14:paraId="3DF89405" w14:textId="77777777" w:rsidR="00B90B75" w:rsidRDefault="00B90B75" w:rsidP="00A90563">
            <w:pPr>
              <w:pStyle w:val="GOSTTablenorm"/>
              <w:suppressAutoHyphens/>
              <w:rPr>
                <w:szCs w:val="22"/>
              </w:rPr>
            </w:pPr>
            <w:r w:rsidRPr="00D56138">
              <w:t>Строка</w:t>
            </w:r>
          </w:p>
        </w:tc>
        <w:tc>
          <w:tcPr>
            <w:tcW w:w="300" w:type="pct"/>
          </w:tcPr>
          <w:p w14:paraId="04535917" w14:textId="77777777" w:rsidR="00B90B75" w:rsidRDefault="00B90B75" w:rsidP="00A90563">
            <w:pPr>
              <w:pStyle w:val="GOSTTablenorm"/>
              <w:suppressAutoHyphens/>
              <w:rPr>
                <w:szCs w:val="22"/>
              </w:rPr>
            </w:pPr>
            <w:r w:rsidRPr="00D56138">
              <w:t>Да</w:t>
            </w:r>
          </w:p>
        </w:tc>
        <w:tc>
          <w:tcPr>
            <w:tcW w:w="315" w:type="pct"/>
          </w:tcPr>
          <w:p w14:paraId="0C8D6F98" w14:textId="77777777" w:rsidR="00B90B75" w:rsidRDefault="00B90B75" w:rsidP="00A90563">
            <w:pPr>
              <w:pStyle w:val="GOSTTablenorm"/>
              <w:suppressAutoHyphens/>
              <w:rPr>
                <w:szCs w:val="22"/>
                <w:lang w:val="en-US"/>
              </w:rPr>
            </w:pPr>
            <w:r w:rsidRPr="00D56138">
              <w:t>&lt;=50</w:t>
            </w:r>
          </w:p>
        </w:tc>
        <w:tc>
          <w:tcPr>
            <w:tcW w:w="2035" w:type="pct"/>
          </w:tcPr>
          <w:p w14:paraId="28FEE274" w14:textId="77777777" w:rsidR="00B90B75" w:rsidRDefault="00B90B75" w:rsidP="00A90563">
            <w:pPr>
              <w:pStyle w:val="GOSTTablenorm"/>
              <w:suppressAutoHyphens/>
            </w:pPr>
            <w:r w:rsidRPr="00D56138">
              <w:t xml:space="preserve">Тип документа (в соответствии с описанием, приведенным в таблице </w:t>
            </w:r>
            <w:r w:rsidRPr="00D56138">
              <w:fldChar w:fldCharType="begin"/>
            </w:r>
            <w:r w:rsidRPr="00D56138">
              <w:instrText xml:space="preserve"> REF _Ref154511746 \h </w:instrText>
            </w:r>
            <w:r w:rsidRPr="00D56138">
              <w:fldChar w:fldCharType="separate"/>
            </w:r>
            <w:ins w:id="688" w:author="Сатлер Марина Викторовна" w:date="2026-04-07T12:22:00Z">
              <w:r w:rsidR="00A67566">
                <w:rPr>
                  <w:noProof/>
                </w:rPr>
                <w:t>2</w:t>
              </w:r>
            </w:ins>
            <w:r w:rsidRPr="00D56138">
              <w:fldChar w:fldCharType="end"/>
            </w:r>
            <w:r>
              <w:t xml:space="preserve"> тома 1</w:t>
            </w:r>
            <w:r w:rsidRPr="00D56138">
              <w:t>), на основании которого операция отражена в учете</w:t>
            </w:r>
          </w:p>
        </w:tc>
      </w:tr>
      <w:tr w:rsidR="00B90B75" w:rsidRPr="00BA7DE0" w14:paraId="213EF75F" w14:textId="77777777" w:rsidTr="00A90563">
        <w:tc>
          <w:tcPr>
            <w:tcW w:w="1100" w:type="pct"/>
          </w:tcPr>
          <w:p w14:paraId="67BF0B58" w14:textId="77777777" w:rsidR="00B90B75" w:rsidRDefault="00B90B75" w:rsidP="00A90563">
            <w:pPr>
              <w:pStyle w:val="GOSTTablenorm"/>
              <w:suppressAutoHyphens/>
              <w:rPr>
                <w:szCs w:val="22"/>
              </w:rPr>
            </w:pPr>
            <w:r w:rsidRPr="00D56138">
              <w:t>Наименование документа-основания</w:t>
            </w:r>
          </w:p>
        </w:tc>
        <w:tc>
          <w:tcPr>
            <w:tcW w:w="750" w:type="pct"/>
          </w:tcPr>
          <w:p w14:paraId="2723183F" w14:textId="77777777" w:rsidR="00B90B75" w:rsidRDefault="00B90B75" w:rsidP="00A90563">
            <w:pPr>
              <w:pStyle w:val="GOSTTablenorm"/>
              <w:suppressAutoHyphens/>
              <w:rPr>
                <w:szCs w:val="22"/>
                <w:lang w:val="en-US"/>
              </w:rPr>
            </w:pPr>
            <w:proofErr w:type="spellStart"/>
            <w:proofErr w:type="gramStart"/>
            <w:r w:rsidRPr="00AE2462">
              <w:rPr>
                <w:b/>
              </w:rPr>
              <w:t>Discrepancies:TurnoverCtDocs</w:t>
            </w:r>
            <w:proofErr w:type="gramEnd"/>
            <w:r w:rsidRPr="00AE2462">
              <w:rPr>
                <w:b/>
              </w:rPr>
              <w:t>:</w:t>
            </w:r>
            <w:r w:rsidRPr="00D56138">
              <w:t>DocName</w:t>
            </w:r>
            <w:proofErr w:type="spellEnd"/>
          </w:p>
        </w:tc>
        <w:tc>
          <w:tcPr>
            <w:tcW w:w="500" w:type="pct"/>
          </w:tcPr>
          <w:p w14:paraId="0865E43C" w14:textId="77777777" w:rsidR="00B90B75" w:rsidRDefault="00B90B75" w:rsidP="00A90563">
            <w:pPr>
              <w:pStyle w:val="GOSTTablenorm"/>
              <w:suppressAutoHyphens/>
              <w:rPr>
                <w:szCs w:val="22"/>
              </w:rPr>
            </w:pPr>
            <w:r w:rsidRPr="00D56138">
              <w:t>Строка</w:t>
            </w:r>
          </w:p>
        </w:tc>
        <w:tc>
          <w:tcPr>
            <w:tcW w:w="300" w:type="pct"/>
          </w:tcPr>
          <w:p w14:paraId="47F17FE1" w14:textId="77777777" w:rsidR="00B90B75" w:rsidRDefault="00B90B75" w:rsidP="00A90563">
            <w:pPr>
              <w:pStyle w:val="GOSTTablenorm"/>
              <w:suppressAutoHyphens/>
              <w:rPr>
                <w:szCs w:val="22"/>
              </w:rPr>
            </w:pPr>
            <w:r w:rsidRPr="00D56138">
              <w:t>Да</w:t>
            </w:r>
          </w:p>
        </w:tc>
        <w:tc>
          <w:tcPr>
            <w:tcW w:w="315" w:type="pct"/>
          </w:tcPr>
          <w:p w14:paraId="16C3A96A" w14:textId="77777777" w:rsidR="00B90B75" w:rsidRDefault="00B90B75" w:rsidP="00A90563">
            <w:pPr>
              <w:pStyle w:val="GOSTTablenorm"/>
              <w:suppressAutoHyphens/>
              <w:rPr>
                <w:szCs w:val="22"/>
                <w:lang w:val="en-US"/>
              </w:rPr>
            </w:pPr>
            <w:r w:rsidRPr="00D56138">
              <w:t>&lt;=1</w:t>
            </w:r>
            <w:r w:rsidRPr="00D56138">
              <w:rPr>
                <w:lang w:val="en-US"/>
              </w:rPr>
              <w:t>000</w:t>
            </w:r>
          </w:p>
        </w:tc>
        <w:tc>
          <w:tcPr>
            <w:tcW w:w="2035" w:type="pct"/>
          </w:tcPr>
          <w:p w14:paraId="6B4716B4" w14:textId="77777777" w:rsidR="00B90B75" w:rsidRDefault="00B90B75" w:rsidP="00A90563">
            <w:pPr>
              <w:pStyle w:val="GOSTTablenorm"/>
              <w:suppressAutoHyphens/>
            </w:pPr>
            <w:r w:rsidRPr="00D56138">
              <w:t>Наименование документа, на основании которого операция отражена в учете</w:t>
            </w:r>
          </w:p>
        </w:tc>
      </w:tr>
      <w:tr w:rsidR="00B90B75" w:rsidRPr="00BA7DE0" w14:paraId="45535E1B" w14:textId="77777777" w:rsidTr="00A90563">
        <w:tc>
          <w:tcPr>
            <w:tcW w:w="1100" w:type="pct"/>
          </w:tcPr>
          <w:p w14:paraId="07A4B448" w14:textId="77777777" w:rsidR="00B90B75" w:rsidRDefault="00B90B75" w:rsidP="00A90563">
            <w:pPr>
              <w:pStyle w:val="GOSTTablenorm"/>
              <w:suppressAutoHyphens/>
              <w:rPr>
                <w:szCs w:val="22"/>
              </w:rPr>
            </w:pPr>
            <w:r w:rsidRPr="00D56138">
              <w:t>Номер документа-основания</w:t>
            </w:r>
          </w:p>
        </w:tc>
        <w:tc>
          <w:tcPr>
            <w:tcW w:w="750" w:type="pct"/>
          </w:tcPr>
          <w:p w14:paraId="54A4ED8B" w14:textId="77777777" w:rsidR="00B90B75" w:rsidRDefault="00B90B75" w:rsidP="00A90563">
            <w:pPr>
              <w:pStyle w:val="GOSTTablenorm"/>
              <w:suppressAutoHyphens/>
              <w:rPr>
                <w:szCs w:val="22"/>
                <w:lang w:val="en-US"/>
              </w:rPr>
            </w:pPr>
            <w:proofErr w:type="spellStart"/>
            <w:proofErr w:type="gramStart"/>
            <w:r w:rsidRPr="00AE2462">
              <w:rPr>
                <w:b/>
              </w:rPr>
              <w:t>Discrepancies:TurnoverCtDocs</w:t>
            </w:r>
            <w:proofErr w:type="gramEnd"/>
            <w:r w:rsidRPr="00AE2462">
              <w:rPr>
                <w:b/>
              </w:rPr>
              <w:t>:</w:t>
            </w:r>
            <w:r w:rsidRPr="00D56138">
              <w:t>DocNum</w:t>
            </w:r>
            <w:proofErr w:type="spellEnd"/>
          </w:p>
        </w:tc>
        <w:tc>
          <w:tcPr>
            <w:tcW w:w="500" w:type="pct"/>
          </w:tcPr>
          <w:p w14:paraId="5639E0F6" w14:textId="77777777" w:rsidR="00B90B75" w:rsidRDefault="00B90B75" w:rsidP="00A90563">
            <w:pPr>
              <w:pStyle w:val="GOSTTablenorm"/>
              <w:suppressAutoHyphens/>
              <w:rPr>
                <w:szCs w:val="22"/>
              </w:rPr>
            </w:pPr>
            <w:r w:rsidRPr="00D56138">
              <w:t>Строка</w:t>
            </w:r>
          </w:p>
        </w:tc>
        <w:tc>
          <w:tcPr>
            <w:tcW w:w="300" w:type="pct"/>
          </w:tcPr>
          <w:p w14:paraId="057813B0" w14:textId="77777777" w:rsidR="00B90B75" w:rsidRDefault="00B90B75" w:rsidP="00A90563">
            <w:pPr>
              <w:pStyle w:val="GOSTTablenorm"/>
              <w:suppressAutoHyphens/>
              <w:rPr>
                <w:szCs w:val="22"/>
              </w:rPr>
            </w:pPr>
            <w:r w:rsidRPr="00D56138">
              <w:t>Да</w:t>
            </w:r>
          </w:p>
        </w:tc>
        <w:tc>
          <w:tcPr>
            <w:tcW w:w="315" w:type="pct"/>
          </w:tcPr>
          <w:p w14:paraId="6A980400" w14:textId="77777777" w:rsidR="00B90B75" w:rsidRDefault="00B90B75" w:rsidP="00A90563">
            <w:pPr>
              <w:pStyle w:val="GOSTTablenorm"/>
              <w:suppressAutoHyphens/>
              <w:rPr>
                <w:szCs w:val="22"/>
                <w:lang w:val="en-US"/>
              </w:rPr>
            </w:pPr>
            <w:r w:rsidRPr="00D56138">
              <w:t>&lt;=50</w:t>
            </w:r>
          </w:p>
        </w:tc>
        <w:tc>
          <w:tcPr>
            <w:tcW w:w="2035" w:type="pct"/>
          </w:tcPr>
          <w:p w14:paraId="64DE75A0" w14:textId="77777777" w:rsidR="00B90B75" w:rsidRDefault="00B90B75" w:rsidP="00A90563">
            <w:pPr>
              <w:pStyle w:val="GOSTTablenorm"/>
              <w:suppressAutoHyphens/>
            </w:pPr>
            <w:r w:rsidRPr="00D56138">
              <w:t>Номер документа, на основании которого операция отражена в учете</w:t>
            </w:r>
          </w:p>
        </w:tc>
      </w:tr>
      <w:tr w:rsidR="00B90B75" w:rsidRPr="00BA7DE0" w14:paraId="69946F4D" w14:textId="77777777" w:rsidTr="00A90563">
        <w:tc>
          <w:tcPr>
            <w:tcW w:w="1100" w:type="pct"/>
          </w:tcPr>
          <w:p w14:paraId="2A4E09A0" w14:textId="77777777" w:rsidR="00B90B75" w:rsidRDefault="00B90B75" w:rsidP="00A90563">
            <w:pPr>
              <w:pStyle w:val="GOSTTablenorm"/>
              <w:suppressAutoHyphens/>
              <w:rPr>
                <w:szCs w:val="22"/>
              </w:rPr>
            </w:pPr>
            <w:r w:rsidRPr="00D56138">
              <w:t>Дата документа-основания</w:t>
            </w:r>
          </w:p>
        </w:tc>
        <w:tc>
          <w:tcPr>
            <w:tcW w:w="750" w:type="pct"/>
          </w:tcPr>
          <w:p w14:paraId="0ED41479" w14:textId="77777777" w:rsidR="00B90B75" w:rsidRDefault="00B90B75" w:rsidP="00A90563">
            <w:pPr>
              <w:pStyle w:val="GOSTTablenorm"/>
              <w:suppressAutoHyphens/>
              <w:rPr>
                <w:szCs w:val="22"/>
                <w:lang w:val="en-US"/>
              </w:rPr>
            </w:pPr>
            <w:proofErr w:type="spellStart"/>
            <w:proofErr w:type="gramStart"/>
            <w:r w:rsidRPr="00AE2462">
              <w:rPr>
                <w:b/>
              </w:rPr>
              <w:t>Discrepancies:TurnoverCtDocs</w:t>
            </w:r>
            <w:proofErr w:type="gramEnd"/>
            <w:r w:rsidRPr="00AE2462">
              <w:rPr>
                <w:b/>
              </w:rPr>
              <w:t>:</w:t>
            </w:r>
            <w:r w:rsidRPr="00D56138">
              <w:t>DocDate</w:t>
            </w:r>
            <w:proofErr w:type="spellEnd"/>
          </w:p>
        </w:tc>
        <w:tc>
          <w:tcPr>
            <w:tcW w:w="500" w:type="pct"/>
          </w:tcPr>
          <w:p w14:paraId="79221529" w14:textId="77777777" w:rsidR="00B90B75" w:rsidRDefault="00B90B75" w:rsidP="00A90563">
            <w:pPr>
              <w:pStyle w:val="GOSTTablenorm"/>
              <w:suppressAutoHyphens/>
              <w:rPr>
                <w:szCs w:val="22"/>
              </w:rPr>
            </w:pPr>
            <w:r w:rsidRPr="00D56138">
              <w:t>Дата</w:t>
            </w:r>
          </w:p>
        </w:tc>
        <w:tc>
          <w:tcPr>
            <w:tcW w:w="300" w:type="pct"/>
          </w:tcPr>
          <w:p w14:paraId="2B92B05F" w14:textId="77777777" w:rsidR="00B90B75" w:rsidRDefault="00B90B75" w:rsidP="00A90563">
            <w:pPr>
              <w:pStyle w:val="GOSTTablenorm"/>
              <w:suppressAutoHyphens/>
              <w:rPr>
                <w:szCs w:val="22"/>
              </w:rPr>
            </w:pPr>
            <w:r w:rsidRPr="00D56138">
              <w:t>Да</w:t>
            </w:r>
          </w:p>
        </w:tc>
        <w:tc>
          <w:tcPr>
            <w:tcW w:w="315" w:type="pct"/>
          </w:tcPr>
          <w:p w14:paraId="3584E456" w14:textId="6AC089F5" w:rsidR="00B90B75" w:rsidRPr="007B70D4" w:rsidRDefault="00B90B75" w:rsidP="00A90563">
            <w:pPr>
              <w:pStyle w:val="GOSTTablenorm"/>
              <w:suppressAutoHyphens/>
              <w:rPr>
                <w:szCs w:val="22"/>
              </w:rPr>
            </w:pPr>
          </w:p>
        </w:tc>
        <w:tc>
          <w:tcPr>
            <w:tcW w:w="2035" w:type="pct"/>
          </w:tcPr>
          <w:p w14:paraId="46387715" w14:textId="77777777" w:rsidR="00B90B75" w:rsidRPr="00D56138" w:rsidRDefault="00B90B75" w:rsidP="00A90563">
            <w:pPr>
              <w:pStyle w:val="GOSTTablenorm"/>
              <w:suppressAutoHyphens/>
            </w:pPr>
            <w:r w:rsidRPr="00D56138">
              <w:t>Дата документа, на основании которого операция отражена в учете.</w:t>
            </w:r>
          </w:p>
          <w:p w14:paraId="7F3D312C" w14:textId="77777777" w:rsidR="00B90B75" w:rsidRDefault="00B90B75" w:rsidP="00A90563">
            <w:pPr>
              <w:pStyle w:val="GOSTTablenorm"/>
              <w:suppressAutoHyphens/>
            </w:pPr>
            <w:r w:rsidRPr="00D56138">
              <w:t>Формат YYYY-MM-DD</w:t>
            </w:r>
          </w:p>
        </w:tc>
      </w:tr>
      <w:tr w:rsidR="00B90B75" w:rsidRPr="00BA7DE0" w14:paraId="54845D33" w14:textId="77777777" w:rsidTr="00A90563">
        <w:tc>
          <w:tcPr>
            <w:tcW w:w="1100" w:type="pct"/>
          </w:tcPr>
          <w:p w14:paraId="7E7EC2CC" w14:textId="77777777" w:rsidR="00B90B75" w:rsidRDefault="00B90B75" w:rsidP="00A90563">
            <w:pPr>
              <w:pStyle w:val="GOSTTablenorm"/>
              <w:suppressAutoHyphens/>
              <w:rPr>
                <w:szCs w:val="22"/>
              </w:rPr>
            </w:pPr>
            <w:r w:rsidRPr="00D56138">
              <w:lastRenderedPageBreak/>
              <w:t>Счет по дебету</w:t>
            </w:r>
          </w:p>
        </w:tc>
        <w:tc>
          <w:tcPr>
            <w:tcW w:w="750" w:type="pct"/>
          </w:tcPr>
          <w:p w14:paraId="6004068A" w14:textId="77777777" w:rsidR="00B90B75" w:rsidRDefault="00B90B75" w:rsidP="00A90563">
            <w:pPr>
              <w:pStyle w:val="GOSTTablenorm"/>
              <w:suppressAutoHyphens/>
              <w:rPr>
                <w:szCs w:val="22"/>
                <w:lang w:val="en-US"/>
              </w:rPr>
            </w:pPr>
            <w:proofErr w:type="spellStart"/>
            <w:proofErr w:type="gramStart"/>
            <w:r w:rsidRPr="00AE2462">
              <w:rPr>
                <w:b/>
              </w:rPr>
              <w:t>Discrepancies:Turnover</w:t>
            </w:r>
            <w:proofErr w:type="spellEnd"/>
            <w:r w:rsidRPr="00AE2462">
              <w:rPr>
                <w:b/>
                <w:lang w:val="en-US"/>
              </w:rPr>
              <w:t>C</w:t>
            </w:r>
            <w:proofErr w:type="spellStart"/>
            <w:r w:rsidRPr="00AE2462">
              <w:rPr>
                <w:b/>
              </w:rPr>
              <w:t>tDocs</w:t>
            </w:r>
            <w:proofErr w:type="spellEnd"/>
            <w:proofErr w:type="gramEnd"/>
            <w:r w:rsidRPr="00AE2462">
              <w:rPr>
                <w:b/>
              </w:rPr>
              <w:t>:</w:t>
            </w:r>
            <w:proofErr w:type="spellStart"/>
            <w:r w:rsidRPr="00D56138">
              <w:rPr>
                <w:lang w:val="en-US"/>
              </w:rPr>
              <w:t>Dt_acc</w:t>
            </w:r>
            <w:proofErr w:type="spellEnd"/>
          </w:p>
        </w:tc>
        <w:tc>
          <w:tcPr>
            <w:tcW w:w="500" w:type="pct"/>
          </w:tcPr>
          <w:p w14:paraId="157BD4D8" w14:textId="77777777" w:rsidR="00B90B75" w:rsidRDefault="00B90B75" w:rsidP="00A90563">
            <w:pPr>
              <w:pStyle w:val="GOSTTablenorm"/>
              <w:suppressAutoHyphens/>
              <w:rPr>
                <w:szCs w:val="22"/>
              </w:rPr>
            </w:pPr>
            <w:r w:rsidRPr="00D56138">
              <w:t>Строка</w:t>
            </w:r>
          </w:p>
        </w:tc>
        <w:tc>
          <w:tcPr>
            <w:tcW w:w="300" w:type="pct"/>
          </w:tcPr>
          <w:p w14:paraId="4AA12DD9" w14:textId="77777777" w:rsidR="00B90B75" w:rsidRDefault="00B90B75" w:rsidP="00A90563">
            <w:pPr>
              <w:pStyle w:val="GOSTTablenorm"/>
              <w:suppressAutoHyphens/>
              <w:rPr>
                <w:szCs w:val="22"/>
              </w:rPr>
            </w:pPr>
            <w:r w:rsidRPr="00D56138">
              <w:t>Да</w:t>
            </w:r>
          </w:p>
        </w:tc>
        <w:tc>
          <w:tcPr>
            <w:tcW w:w="315" w:type="pct"/>
          </w:tcPr>
          <w:p w14:paraId="2468AD55" w14:textId="77777777" w:rsidR="00B90B75" w:rsidRDefault="00B90B75" w:rsidP="00A90563">
            <w:pPr>
              <w:pStyle w:val="GOSTTablenorm"/>
              <w:suppressAutoHyphens/>
              <w:rPr>
                <w:szCs w:val="22"/>
                <w:lang w:val="en-US"/>
              </w:rPr>
            </w:pPr>
            <w:r w:rsidRPr="00D56138">
              <w:rPr>
                <w:lang w:val="en-US"/>
              </w:rPr>
              <w:t>&lt;=2000</w:t>
            </w:r>
          </w:p>
        </w:tc>
        <w:tc>
          <w:tcPr>
            <w:tcW w:w="2035" w:type="pct"/>
          </w:tcPr>
          <w:p w14:paraId="51128732" w14:textId="77777777" w:rsidR="00AE2462" w:rsidRDefault="00AE2462" w:rsidP="00A90563">
            <w:pPr>
              <w:pStyle w:val="GOSTTablenorm"/>
              <w:suppressAutoHyphens/>
            </w:pPr>
            <w:r w:rsidRPr="00AE2462">
              <w:t>Счет по дебету записи учета, для которой не найдена парная зап</w:t>
            </w:r>
            <w:r>
              <w:t>ись учета по дебету счета 3430.</w:t>
            </w:r>
          </w:p>
          <w:p w14:paraId="0757F5FB" w14:textId="07754F7C" w:rsidR="00B90B75" w:rsidRDefault="00AE2462" w:rsidP="00A90563">
            <w:pPr>
              <w:pStyle w:val="GOSTTablenorm"/>
              <w:suppressAutoHyphens/>
            </w:pPr>
            <w:r w:rsidRPr="00AE2462">
              <w:t>Указывается цепочка значений аналитических признаков, входящих в структуру номера счета, через разделитель «.» (точка). При отсутствии значения аналитических признаков, входящих в структуру номера счета, возвращается значение «-» (прочерк</w:t>
            </w:r>
            <w:r>
              <w:t>)</w:t>
            </w:r>
          </w:p>
        </w:tc>
      </w:tr>
      <w:tr w:rsidR="00B90B75" w:rsidRPr="00BA7DE0" w14:paraId="3AED9078" w14:textId="77777777" w:rsidTr="00A90563">
        <w:tc>
          <w:tcPr>
            <w:tcW w:w="1100" w:type="pct"/>
          </w:tcPr>
          <w:p w14:paraId="74F83E26" w14:textId="4ED97549" w:rsidR="00B90B75" w:rsidRDefault="00B90B75" w:rsidP="00A90563">
            <w:pPr>
              <w:pStyle w:val="GOSTTablenorm"/>
              <w:suppressAutoHyphens/>
              <w:rPr>
                <w:szCs w:val="22"/>
              </w:rPr>
            </w:pPr>
            <w:r w:rsidRPr="00D56138">
              <w:t>Счет по кредиту</w:t>
            </w:r>
          </w:p>
        </w:tc>
        <w:tc>
          <w:tcPr>
            <w:tcW w:w="750" w:type="pct"/>
          </w:tcPr>
          <w:p w14:paraId="727522BA" w14:textId="77777777" w:rsidR="00B90B75" w:rsidRDefault="00B90B75" w:rsidP="00A90563">
            <w:pPr>
              <w:pStyle w:val="GOSTTablenorm"/>
              <w:suppressAutoHyphens/>
              <w:rPr>
                <w:szCs w:val="22"/>
                <w:lang w:val="en-US"/>
              </w:rPr>
            </w:pPr>
            <w:proofErr w:type="spellStart"/>
            <w:proofErr w:type="gramStart"/>
            <w:r w:rsidRPr="00AE2462">
              <w:rPr>
                <w:b/>
              </w:rPr>
              <w:t>Discrepancies:Turnover</w:t>
            </w:r>
            <w:proofErr w:type="spellEnd"/>
            <w:r w:rsidRPr="00AE2462">
              <w:rPr>
                <w:b/>
                <w:lang w:val="en-US"/>
              </w:rPr>
              <w:t>C</w:t>
            </w:r>
            <w:proofErr w:type="spellStart"/>
            <w:r w:rsidRPr="00AE2462">
              <w:rPr>
                <w:b/>
              </w:rPr>
              <w:t>tDocs</w:t>
            </w:r>
            <w:proofErr w:type="spellEnd"/>
            <w:proofErr w:type="gramEnd"/>
            <w:r w:rsidRPr="00AE2462">
              <w:rPr>
                <w:b/>
              </w:rPr>
              <w:t>:</w:t>
            </w:r>
            <w:proofErr w:type="spellStart"/>
            <w:r w:rsidRPr="00D56138">
              <w:rPr>
                <w:lang w:val="en-US"/>
              </w:rPr>
              <w:t>Ct_acc</w:t>
            </w:r>
            <w:proofErr w:type="spellEnd"/>
          </w:p>
        </w:tc>
        <w:tc>
          <w:tcPr>
            <w:tcW w:w="500" w:type="pct"/>
          </w:tcPr>
          <w:p w14:paraId="12C21B34" w14:textId="77777777" w:rsidR="00B90B75" w:rsidRDefault="00B90B75" w:rsidP="00A90563">
            <w:pPr>
              <w:pStyle w:val="GOSTTablenorm"/>
              <w:suppressAutoHyphens/>
              <w:rPr>
                <w:szCs w:val="22"/>
              </w:rPr>
            </w:pPr>
            <w:r w:rsidRPr="00D56138">
              <w:t>Строка</w:t>
            </w:r>
          </w:p>
        </w:tc>
        <w:tc>
          <w:tcPr>
            <w:tcW w:w="300" w:type="pct"/>
          </w:tcPr>
          <w:p w14:paraId="3B9A6771" w14:textId="77777777" w:rsidR="00B90B75" w:rsidRDefault="00B90B75" w:rsidP="00A90563">
            <w:pPr>
              <w:pStyle w:val="GOSTTablenorm"/>
              <w:suppressAutoHyphens/>
              <w:rPr>
                <w:szCs w:val="22"/>
              </w:rPr>
            </w:pPr>
            <w:r w:rsidRPr="00D56138">
              <w:t>Да</w:t>
            </w:r>
          </w:p>
        </w:tc>
        <w:tc>
          <w:tcPr>
            <w:tcW w:w="315" w:type="pct"/>
          </w:tcPr>
          <w:p w14:paraId="2D7F33D1" w14:textId="77777777" w:rsidR="00B90B75" w:rsidRDefault="00B90B75" w:rsidP="00A90563">
            <w:pPr>
              <w:pStyle w:val="GOSTTablenorm"/>
              <w:suppressAutoHyphens/>
              <w:rPr>
                <w:szCs w:val="22"/>
                <w:lang w:val="en-US"/>
              </w:rPr>
            </w:pPr>
            <w:r w:rsidRPr="00D56138">
              <w:rPr>
                <w:lang w:val="en-US"/>
              </w:rPr>
              <w:t>&lt;=2000</w:t>
            </w:r>
          </w:p>
        </w:tc>
        <w:tc>
          <w:tcPr>
            <w:tcW w:w="2035" w:type="pct"/>
          </w:tcPr>
          <w:p w14:paraId="6B251642" w14:textId="77777777" w:rsidR="00AE2462" w:rsidRDefault="00AE2462" w:rsidP="00A90563">
            <w:pPr>
              <w:pStyle w:val="GOSTTablenorm"/>
              <w:suppressAutoHyphens/>
            </w:pPr>
            <w:r w:rsidRPr="00AE2462">
              <w:t>Счет по кредиту записи учета, для которой не найдена парная зап</w:t>
            </w:r>
            <w:r>
              <w:t>ись учета по дебету счета 3430.</w:t>
            </w:r>
          </w:p>
          <w:p w14:paraId="0BD30EDB" w14:textId="08276A49" w:rsidR="00B90B75" w:rsidRDefault="00AE2462" w:rsidP="00A90563">
            <w:pPr>
              <w:pStyle w:val="GOSTTablenorm"/>
              <w:suppressAutoHyphens/>
            </w:pPr>
            <w:r w:rsidRPr="00AE2462">
              <w:t>Указывается цепочка значений аналитических признаков, входящих в структуру номера счета, через разделитель «.» (точка). При отсутствии значения аналитических признаков, входящих в структуру номера счета, возвращается значение «-» (прочерк)</w:t>
            </w:r>
          </w:p>
        </w:tc>
      </w:tr>
      <w:tr w:rsidR="00B90B75" w:rsidRPr="00BA7DE0" w14:paraId="4EE168A5" w14:textId="77777777" w:rsidTr="00A90563">
        <w:tc>
          <w:tcPr>
            <w:tcW w:w="1100" w:type="pct"/>
          </w:tcPr>
          <w:p w14:paraId="46CC2C2D" w14:textId="08D3D478" w:rsidR="00B90B75" w:rsidRDefault="00B90B75" w:rsidP="00A90563">
            <w:pPr>
              <w:pStyle w:val="GOSTTablenorm"/>
              <w:suppressAutoHyphens/>
              <w:rPr>
                <w:szCs w:val="22"/>
              </w:rPr>
            </w:pPr>
            <w:r w:rsidRPr="00D56138">
              <w:t xml:space="preserve">Дата и время создания записи учета </w:t>
            </w:r>
          </w:p>
        </w:tc>
        <w:tc>
          <w:tcPr>
            <w:tcW w:w="750" w:type="pct"/>
          </w:tcPr>
          <w:p w14:paraId="21C7995C" w14:textId="77777777" w:rsidR="00B90B75" w:rsidRDefault="00B90B75" w:rsidP="00A90563">
            <w:pPr>
              <w:pStyle w:val="GOSTTablenorm"/>
              <w:suppressAutoHyphens/>
              <w:rPr>
                <w:szCs w:val="22"/>
                <w:lang w:val="en-US"/>
              </w:rPr>
            </w:pPr>
            <w:proofErr w:type="spellStart"/>
            <w:proofErr w:type="gramStart"/>
            <w:r w:rsidRPr="007507D3">
              <w:rPr>
                <w:b/>
              </w:rPr>
              <w:t>Discrepancies:TurnoverCtDocs</w:t>
            </w:r>
            <w:proofErr w:type="gramEnd"/>
            <w:r w:rsidRPr="007507D3">
              <w:rPr>
                <w:b/>
              </w:rPr>
              <w:t>:</w:t>
            </w:r>
            <w:r w:rsidRPr="00D56138">
              <w:t>CreationDataTime</w:t>
            </w:r>
            <w:proofErr w:type="spellEnd"/>
          </w:p>
        </w:tc>
        <w:tc>
          <w:tcPr>
            <w:tcW w:w="500" w:type="pct"/>
          </w:tcPr>
          <w:p w14:paraId="01531E31" w14:textId="77777777" w:rsidR="00B90B75" w:rsidRDefault="00B90B75" w:rsidP="00A90563">
            <w:pPr>
              <w:pStyle w:val="GOSTTablenorm"/>
              <w:suppressAutoHyphens/>
              <w:rPr>
                <w:szCs w:val="22"/>
              </w:rPr>
            </w:pPr>
            <w:r w:rsidRPr="00D56138">
              <w:t xml:space="preserve"> </w:t>
            </w:r>
            <w:r w:rsidRPr="00D56138">
              <w:rPr>
                <w:szCs w:val="22"/>
              </w:rPr>
              <w:t>Дата-время (</w:t>
            </w:r>
            <w:r w:rsidRPr="00D56138">
              <w:rPr>
                <w:szCs w:val="22"/>
                <w:lang w:val="en-US"/>
              </w:rPr>
              <w:t>timestamp</w:t>
            </w:r>
            <w:r w:rsidRPr="00D56138">
              <w:rPr>
                <w:szCs w:val="22"/>
              </w:rPr>
              <w:t>)</w:t>
            </w:r>
          </w:p>
        </w:tc>
        <w:tc>
          <w:tcPr>
            <w:tcW w:w="300" w:type="pct"/>
          </w:tcPr>
          <w:p w14:paraId="6CB9E104" w14:textId="77777777" w:rsidR="00B90B75" w:rsidRDefault="00B90B75" w:rsidP="00A90563">
            <w:pPr>
              <w:pStyle w:val="GOSTTablenorm"/>
              <w:suppressAutoHyphens/>
              <w:rPr>
                <w:szCs w:val="22"/>
              </w:rPr>
            </w:pPr>
            <w:r w:rsidRPr="00D56138">
              <w:t>Да</w:t>
            </w:r>
          </w:p>
        </w:tc>
        <w:tc>
          <w:tcPr>
            <w:tcW w:w="315" w:type="pct"/>
          </w:tcPr>
          <w:p w14:paraId="31FA3E88" w14:textId="6B7B10F0" w:rsidR="00B90B75" w:rsidRDefault="00B90B75" w:rsidP="00A90563">
            <w:pPr>
              <w:pStyle w:val="GOSTTablenorm"/>
              <w:suppressAutoHyphens/>
              <w:rPr>
                <w:szCs w:val="22"/>
                <w:lang w:val="en-US"/>
              </w:rPr>
            </w:pPr>
          </w:p>
        </w:tc>
        <w:tc>
          <w:tcPr>
            <w:tcW w:w="2035" w:type="pct"/>
          </w:tcPr>
          <w:p w14:paraId="683DB1F5" w14:textId="77777777" w:rsidR="00B90B75" w:rsidRPr="007B70D4" w:rsidRDefault="00B90B75" w:rsidP="00A90563">
            <w:pPr>
              <w:pStyle w:val="GOSTTablenorm"/>
              <w:suppressAutoHyphens/>
            </w:pPr>
            <w:r w:rsidRPr="007B70D4">
              <w:t>Дата и время формирования записи учета в SVAP.</w:t>
            </w:r>
          </w:p>
          <w:p w14:paraId="21E0F9F1" w14:textId="77777777" w:rsidR="00B90B75" w:rsidRDefault="00B90B75" w:rsidP="00A90563">
            <w:pPr>
              <w:pStyle w:val="GOSTTablenorm"/>
              <w:suppressAutoHyphens/>
            </w:pPr>
            <w:r w:rsidRPr="00D56138">
              <w:t xml:space="preserve">Формат YYYY-MM-DD </w:t>
            </w:r>
            <w:proofErr w:type="spellStart"/>
            <w:r w:rsidRPr="00D56138">
              <w:t>hh:</w:t>
            </w:r>
            <w:proofErr w:type="gramStart"/>
            <w:r w:rsidRPr="00D56138">
              <w:t>mm:ss</w:t>
            </w:r>
            <w:proofErr w:type="spellEnd"/>
            <w:proofErr w:type="gramEnd"/>
          </w:p>
        </w:tc>
      </w:tr>
      <w:tr w:rsidR="00B90B75" w:rsidRPr="00BA7DE0" w14:paraId="7669C7DB" w14:textId="77777777" w:rsidTr="00A90563">
        <w:tc>
          <w:tcPr>
            <w:tcW w:w="1100" w:type="pct"/>
          </w:tcPr>
          <w:p w14:paraId="38785078" w14:textId="77777777" w:rsidR="00B90B75" w:rsidRDefault="00B90B75" w:rsidP="00A90563">
            <w:pPr>
              <w:pStyle w:val="GOSTTablenorm"/>
              <w:suppressAutoHyphens/>
              <w:rPr>
                <w:szCs w:val="22"/>
              </w:rPr>
            </w:pPr>
            <w:r w:rsidRPr="00D56138">
              <w:t>Сумма в валюте учета (руб.)</w:t>
            </w:r>
          </w:p>
        </w:tc>
        <w:tc>
          <w:tcPr>
            <w:tcW w:w="750" w:type="pct"/>
          </w:tcPr>
          <w:p w14:paraId="7AB3CCDA" w14:textId="77777777" w:rsidR="00B90B75" w:rsidRDefault="00B90B75" w:rsidP="00A90563">
            <w:pPr>
              <w:pStyle w:val="GOSTTablenorm"/>
              <w:suppressAutoHyphens/>
              <w:rPr>
                <w:szCs w:val="22"/>
                <w:lang w:val="en-US"/>
              </w:rPr>
            </w:pPr>
            <w:proofErr w:type="spellStart"/>
            <w:proofErr w:type="gramStart"/>
            <w:r w:rsidRPr="007507D3">
              <w:rPr>
                <w:b/>
              </w:rPr>
              <w:t>Discrepancies:TurnoverCtDocs</w:t>
            </w:r>
            <w:proofErr w:type="gramEnd"/>
            <w:r w:rsidRPr="007507D3">
              <w:rPr>
                <w:b/>
              </w:rPr>
              <w:t>:</w:t>
            </w:r>
            <w:r w:rsidRPr="00D56138">
              <w:t>Sum</w:t>
            </w:r>
            <w:proofErr w:type="spellEnd"/>
          </w:p>
        </w:tc>
        <w:tc>
          <w:tcPr>
            <w:tcW w:w="500" w:type="pct"/>
          </w:tcPr>
          <w:p w14:paraId="5EC6CF6A" w14:textId="77777777" w:rsidR="00B90B75" w:rsidRDefault="00B90B75" w:rsidP="00A90563">
            <w:pPr>
              <w:pStyle w:val="GOSTTablenorm"/>
              <w:suppressAutoHyphens/>
              <w:rPr>
                <w:szCs w:val="22"/>
              </w:rPr>
            </w:pPr>
            <w:r w:rsidRPr="00D56138">
              <w:t>Сумма</w:t>
            </w:r>
          </w:p>
        </w:tc>
        <w:tc>
          <w:tcPr>
            <w:tcW w:w="300" w:type="pct"/>
          </w:tcPr>
          <w:p w14:paraId="0C0FF80B" w14:textId="77777777" w:rsidR="00B90B75" w:rsidRDefault="00B90B75" w:rsidP="00A90563">
            <w:pPr>
              <w:pStyle w:val="GOSTTablenorm"/>
              <w:suppressAutoHyphens/>
              <w:rPr>
                <w:szCs w:val="22"/>
              </w:rPr>
            </w:pPr>
            <w:r w:rsidRPr="00D56138">
              <w:t>Да</w:t>
            </w:r>
          </w:p>
        </w:tc>
        <w:tc>
          <w:tcPr>
            <w:tcW w:w="315" w:type="pct"/>
          </w:tcPr>
          <w:p w14:paraId="5BAB6C00" w14:textId="6B45AB11" w:rsidR="00B90B75" w:rsidRDefault="00B90B75" w:rsidP="00A90563">
            <w:pPr>
              <w:pStyle w:val="GOSTTablenorm"/>
              <w:suppressAutoHyphens/>
              <w:rPr>
                <w:szCs w:val="22"/>
                <w:lang w:val="en-US"/>
              </w:rPr>
            </w:pPr>
          </w:p>
        </w:tc>
        <w:tc>
          <w:tcPr>
            <w:tcW w:w="2035" w:type="pct"/>
          </w:tcPr>
          <w:p w14:paraId="5A5B2A12" w14:textId="77777777" w:rsidR="00B90B75" w:rsidRDefault="00B90B75" w:rsidP="00A90563">
            <w:pPr>
              <w:pStyle w:val="GOSTTablenorm"/>
              <w:suppressAutoHyphens/>
            </w:pPr>
            <w:r w:rsidRPr="00D56138">
              <w:t>Отражается сумма записи учета в валюте учета (рубли)</w:t>
            </w:r>
            <w:r>
              <w:t xml:space="preserve"> </w:t>
            </w:r>
            <w:r w:rsidRPr="00D56138">
              <w:t xml:space="preserve">с точностью 2 знака </w:t>
            </w:r>
            <w:r>
              <w:t>после запятой</w:t>
            </w:r>
          </w:p>
        </w:tc>
      </w:tr>
      <w:tr w:rsidR="00B90B75" w:rsidRPr="00BA7DE0" w14:paraId="36E088F6" w14:textId="77777777" w:rsidTr="00A90563">
        <w:tc>
          <w:tcPr>
            <w:tcW w:w="1100" w:type="pct"/>
          </w:tcPr>
          <w:p w14:paraId="53251C29" w14:textId="77777777" w:rsidR="00B90B75" w:rsidRDefault="00B90B75" w:rsidP="00A90563">
            <w:pPr>
              <w:pStyle w:val="GOSTTablenorm"/>
              <w:suppressAutoHyphens/>
              <w:rPr>
                <w:szCs w:val="22"/>
              </w:rPr>
            </w:pPr>
            <w:r w:rsidRPr="00D56138">
              <w:t>Система – инициатор события учета</w:t>
            </w:r>
          </w:p>
        </w:tc>
        <w:tc>
          <w:tcPr>
            <w:tcW w:w="750" w:type="pct"/>
          </w:tcPr>
          <w:p w14:paraId="51B6379F" w14:textId="77777777" w:rsidR="00B90B75" w:rsidRDefault="00B90B75" w:rsidP="00A90563">
            <w:pPr>
              <w:pStyle w:val="GOSTTablenorm"/>
              <w:suppressAutoHyphens/>
              <w:rPr>
                <w:szCs w:val="22"/>
                <w:lang w:val="en-US"/>
              </w:rPr>
            </w:pPr>
            <w:proofErr w:type="spellStart"/>
            <w:proofErr w:type="gramStart"/>
            <w:r w:rsidRPr="007507D3">
              <w:rPr>
                <w:b/>
              </w:rPr>
              <w:t>Discrepancies:TurnoverCtDocs</w:t>
            </w:r>
            <w:proofErr w:type="gramEnd"/>
            <w:r w:rsidRPr="007507D3">
              <w:rPr>
                <w:b/>
              </w:rPr>
              <w:t>:</w:t>
            </w:r>
            <w:r w:rsidRPr="00D56138">
              <w:t>Source</w:t>
            </w:r>
            <w:proofErr w:type="spellEnd"/>
          </w:p>
        </w:tc>
        <w:tc>
          <w:tcPr>
            <w:tcW w:w="500" w:type="pct"/>
          </w:tcPr>
          <w:p w14:paraId="5680A9B9" w14:textId="77777777" w:rsidR="00B90B75" w:rsidRDefault="00B90B75" w:rsidP="00A90563">
            <w:pPr>
              <w:pStyle w:val="GOSTTablenorm"/>
              <w:suppressAutoHyphens/>
              <w:rPr>
                <w:szCs w:val="22"/>
              </w:rPr>
            </w:pPr>
            <w:r w:rsidRPr="00D56138">
              <w:t>Строка</w:t>
            </w:r>
          </w:p>
        </w:tc>
        <w:tc>
          <w:tcPr>
            <w:tcW w:w="300" w:type="pct"/>
          </w:tcPr>
          <w:p w14:paraId="20FC0BAE" w14:textId="77777777" w:rsidR="00B90B75" w:rsidRDefault="00B90B75" w:rsidP="00A90563">
            <w:pPr>
              <w:pStyle w:val="GOSTTablenorm"/>
              <w:suppressAutoHyphens/>
              <w:rPr>
                <w:szCs w:val="22"/>
              </w:rPr>
            </w:pPr>
            <w:r w:rsidRPr="00D56138">
              <w:t>Да</w:t>
            </w:r>
          </w:p>
        </w:tc>
        <w:tc>
          <w:tcPr>
            <w:tcW w:w="315" w:type="pct"/>
          </w:tcPr>
          <w:p w14:paraId="0058D427" w14:textId="77777777" w:rsidR="00B90B75" w:rsidRDefault="00B90B75" w:rsidP="00A90563">
            <w:pPr>
              <w:pStyle w:val="GOSTTablenorm"/>
              <w:suppressAutoHyphens/>
              <w:rPr>
                <w:szCs w:val="22"/>
                <w:lang w:val="en-US"/>
              </w:rPr>
            </w:pPr>
            <w:r w:rsidRPr="00D56138">
              <w:t>&lt;=10</w:t>
            </w:r>
          </w:p>
        </w:tc>
        <w:tc>
          <w:tcPr>
            <w:tcW w:w="2035" w:type="pct"/>
          </w:tcPr>
          <w:p w14:paraId="6ACF89A6" w14:textId="77777777" w:rsidR="00B90B75" w:rsidRDefault="00B90B75" w:rsidP="00A90563">
            <w:pPr>
              <w:pStyle w:val="GOSTTablenorm"/>
              <w:suppressAutoHyphens/>
            </w:pPr>
            <w:r w:rsidRPr="00D56138">
              <w:t>Код ФП ГИИС ЭБ – отправителя запроса, инициировавшего формирование записей учета по документу</w:t>
            </w:r>
          </w:p>
        </w:tc>
      </w:tr>
    </w:tbl>
    <w:p w14:paraId="5EF31D8E" w14:textId="77777777" w:rsidR="00B90B75" w:rsidRPr="00F12B80" w:rsidRDefault="00B90B75" w:rsidP="00B90B75">
      <w:pPr>
        <w:pStyle w:val="31"/>
      </w:pPr>
      <w:bookmarkStart w:id="689" w:name="_Toc226457023"/>
      <w:r w:rsidRPr="00F12B80">
        <w:t>Пример ответа</w:t>
      </w:r>
      <w:bookmarkEnd w:id="689"/>
    </w:p>
    <w:p w14:paraId="0AE73DCF" w14:textId="77777777" w:rsidR="00517EC3" w:rsidRPr="00517EC3" w:rsidRDefault="00517EC3" w:rsidP="00517EC3">
      <w:pPr>
        <w:pStyle w:val="GOSTScript"/>
      </w:pPr>
      <w:r w:rsidRPr="00517EC3">
        <w:t>{</w:t>
      </w:r>
    </w:p>
    <w:p w14:paraId="643ADFF3" w14:textId="77777777" w:rsidR="00517EC3" w:rsidRPr="00517EC3" w:rsidRDefault="00517EC3" w:rsidP="00517EC3">
      <w:pPr>
        <w:pStyle w:val="GOSTScript"/>
      </w:pPr>
      <w:r w:rsidRPr="00517EC3">
        <w:tab/>
        <w:t>"header": {</w:t>
      </w:r>
    </w:p>
    <w:p w14:paraId="41AE5E7F" w14:textId="77777777" w:rsidR="00517EC3" w:rsidRPr="00517EC3" w:rsidRDefault="00517EC3" w:rsidP="00517EC3">
      <w:pPr>
        <w:pStyle w:val="GOSTScript"/>
      </w:pPr>
      <w:r w:rsidRPr="00517EC3">
        <w:tab/>
      </w:r>
      <w:r w:rsidRPr="00517EC3">
        <w:tab/>
        <w:t>"Source": "ARP",</w:t>
      </w:r>
    </w:p>
    <w:p w14:paraId="596BF338" w14:textId="77777777" w:rsidR="00517EC3" w:rsidRPr="00517EC3" w:rsidRDefault="00517EC3" w:rsidP="00517EC3">
      <w:pPr>
        <w:pStyle w:val="GOSTScript"/>
      </w:pPr>
      <w:r w:rsidRPr="00517EC3">
        <w:tab/>
      </w:r>
      <w:r w:rsidRPr="00517EC3">
        <w:tab/>
        <w:t>"Receiver": "ARP",</w:t>
      </w:r>
    </w:p>
    <w:p w14:paraId="1D5E9751" w14:textId="4F1909BE" w:rsidR="00517EC3" w:rsidRPr="00517EC3" w:rsidRDefault="00517EC3" w:rsidP="00517EC3">
      <w:pPr>
        <w:pStyle w:val="GOSTScript"/>
      </w:pPr>
      <w:r w:rsidRPr="00517EC3">
        <w:tab/>
      </w:r>
      <w:r w:rsidRPr="00517EC3">
        <w:tab/>
        <w:t>"</w:t>
      </w:r>
      <w:r w:rsidR="00B129FF" w:rsidRPr="00B129FF">
        <w:t>AnsDateTime</w:t>
      </w:r>
      <w:r w:rsidRPr="00517EC3">
        <w:t>": "2024-05-21 17:34:15",</w:t>
      </w:r>
    </w:p>
    <w:p w14:paraId="50DFCE73" w14:textId="77777777" w:rsidR="00517EC3" w:rsidRPr="00517EC3" w:rsidRDefault="00517EC3" w:rsidP="00517EC3">
      <w:pPr>
        <w:pStyle w:val="GOSTScript"/>
      </w:pPr>
      <w:r w:rsidRPr="00517EC3">
        <w:tab/>
      </w:r>
      <w:r w:rsidRPr="00517EC3">
        <w:tab/>
        <w:t>"Version": "2.4",</w:t>
      </w:r>
    </w:p>
    <w:p w14:paraId="34FFEB51" w14:textId="77777777" w:rsidR="00517EC3" w:rsidRPr="00517EC3" w:rsidRDefault="00517EC3" w:rsidP="00517EC3">
      <w:pPr>
        <w:pStyle w:val="GOSTScript"/>
      </w:pPr>
      <w:r w:rsidRPr="00517EC3">
        <w:lastRenderedPageBreak/>
        <w:tab/>
      </w:r>
      <w:r w:rsidRPr="00517EC3">
        <w:tab/>
        <w:t>"ReqGuid": "b0d4ce5d-5478-4454-948c-cfa34ba94f10",</w:t>
      </w:r>
    </w:p>
    <w:p w14:paraId="58F35E96" w14:textId="77777777" w:rsidR="00517EC3" w:rsidRPr="00517EC3" w:rsidRDefault="00517EC3" w:rsidP="00517EC3">
      <w:pPr>
        <w:pStyle w:val="GOSTScript"/>
      </w:pPr>
      <w:r w:rsidRPr="00517EC3">
        <w:tab/>
      </w:r>
      <w:r w:rsidRPr="00517EC3">
        <w:tab/>
        <w:t>"AnsGuid": "d9628624-e34d-47dc-9443-ff12b015bd67",</w:t>
      </w:r>
    </w:p>
    <w:p w14:paraId="0B808A5F" w14:textId="77777777" w:rsidR="00517EC3" w:rsidRPr="00517EC3" w:rsidRDefault="00517EC3" w:rsidP="00517EC3">
      <w:pPr>
        <w:pStyle w:val="GOSTScript"/>
      </w:pPr>
      <w:r w:rsidRPr="00517EC3">
        <w:tab/>
      </w:r>
      <w:r w:rsidRPr="00517EC3">
        <w:tab/>
        <w:t>"DocGuid": "1c6cc695-ee9a-4d44-a15e-8228f0954f77",</w:t>
      </w:r>
    </w:p>
    <w:p w14:paraId="5D4904E0" w14:textId="77777777" w:rsidR="00517EC3" w:rsidRPr="00517EC3" w:rsidRDefault="00517EC3" w:rsidP="00517EC3">
      <w:pPr>
        <w:pStyle w:val="GOSTScript"/>
      </w:pPr>
      <w:r w:rsidRPr="00517EC3">
        <w:tab/>
      </w:r>
      <w:r w:rsidRPr="00517EC3">
        <w:tab/>
        <w:t>"Result": "S"</w:t>
      </w:r>
    </w:p>
    <w:p w14:paraId="554CDF37" w14:textId="77777777" w:rsidR="00517EC3" w:rsidRPr="00517EC3" w:rsidRDefault="00517EC3" w:rsidP="00517EC3">
      <w:pPr>
        <w:pStyle w:val="GOSTScript"/>
      </w:pPr>
      <w:r w:rsidRPr="00517EC3">
        <w:tab/>
        <w:t>},</w:t>
      </w:r>
    </w:p>
    <w:p w14:paraId="011C12A8" w14:textId="77777777" w:rsidR="00517EC3" w:rsidRPr="00517EC3" w:rsidRDefault="00517EC3" w:rsidP="00517EC3">
      <w:pPr>
        <w:pStyle w:val="GOSTScript"/>
      </w:pPr>
      <w:r w:rsidRPr="00517EC3">
        <w:tab/>
        <w:t>"document": {</w:t>
      </w:r>
    </w:p>
    <w:p w14:paraId="2D046A0F" w14:textId="77777777" w:rsidR="00517EC3" w:rsidRPr="00517EC3" w:rsidRDefault="00517EC3" w:rsidP="00517EC3">
      <w:pPr>
        <w:pStyle w:val="GOSTScript"/>
      </w:pPr>
      <w:r w:rsidRPr="00517EC3">
        <w:tab/>
      </w:r>
      <w:r w:rsidRPr="00517EC3">
        <w:tab/>
        <w:t>"TradingDay": "2024-05-20",</w:t>
      </w:r>
    </w:p>
    <w:p w14:paraId="1D658FAE" w14:textId="77777777" w:rsidR="00517EC3" w:rsidRPr="00517EC3" w:rsidRDefault="00517EC3" w:rsidP="00517EC3">
      <w:pPr>
        <w:pStyle w:val="GOSTScript"/>
      </w:pPr>
      <w:r w:rsidRPr="00517EC3">
        <w:tab/>
      </w:r>
      <w:r w:rsidRPr="00517EC3">
        <w:tab/>
        <w:t>"Discrepancies": [</w:t>
      </w:r>
    </w:p>
    <w:p w14:paraId="5C45B71A" w14:textId="77777777" w:rsidR="00517EC3" w:rsidRDefault="00517EC3" w:rsidP="00517EC3">
      <w:pPr>
        <w:pStyle w:val="GOSTScript"/>
      </w:pPr>
      <w:r w:rsidRPr="00517EC3">
        <w:tab/>
      </w:r>
      <w:r w:rsidRPr="00517EC3">
        <w:tab/>
      </w:r>
      <w:r w:rsidRPr="00517EC3">
        <w:tab/>
        <w:t>{</w:t>
      </w:r>
    </w:p>
    <w:p w14:paraId="3F4E3F07" w14:textId="7ADF20AD" w:rsidR="006346B8" w:rsidRPr="00517EC3" w:rsidRDefault="006346B8" w:rsidP="00517EC3">
      <w:pPr>
        <w:pStyle w:val="GOSTScript"/>
      </w:pPr>
      <w:r w:rsidRPr="00517EC3">
        <w:tab/>
      </w:r>
      <w:r w:rsidRPr="00517EC3">
        <w:tab/>
      </w:r>
      <w:r w:rsidRPr="00517EC3">
        <w:tab/>
      </w:r>
      <w:r w:rsidRPr="00517EC3">
        <w:tab/>
        <w:t>"Subject": "5000",</w:t>
      </w:r>
    </w:p>
    <w:p w14:paraId="798E3B11" w14:textId="77777777" w:rsidR="00517EC3" w:rsidRPr="00517EC3" w:rsidRDefault="00517EC3" w:rsidP="00517EC3">
      <w:pPr>
        <w:pStyle w:val="GOSTScript"/>
      </w:pPr>
      <w:r w:rsidRPr="00517EC3">
        <w:tab/>
      </w:r>
      <w:r w:rsidRPr="00517EC3">
        <w:tab/>
      </w:r>
      <w:r w:rsidRPr="00517EC3">
        <w:tab/>
      </w:r>
      <w:r w:rsidRPr="00517EC3">
        <w:tab/>
        <w:t>"PayerKS": "03224643666524805000",</w:t>
      </w:r>
    </w:p>
    <w:p w14:paraId="607D02CB" w14:textId="77777777" w:rsidR="00517EC3" w:rsidRPr="00517EC3" w:rsidRDefault="00517EC3" w:rsidP="00517EC3">
      <w:pPr>
        <w:pStyle w:val="GOSTScript"/>
      </w:pPr>
      <w:r w:rsidRPr="00517EC3">
        <w:tab/>
      </w:r>
      <w:r w:rsidRPr="00517EC3">
        <w:tab/>
      </w:r>
      <w:r w:rsidRPr="00517EC3">
        <w:tab/>
      </w:r>
      <w:r w:rsidRPr="00517EC3">
        <w:tab/>
        <w:t>"PayeeKS": "03100643666524805000",</w:t>
      </w:r>
    </w:p>
    <w:p w14:paraId="752C3BF3" w14:textId="77777777" w:rsidR="00517EC3" w:rsidRPr="00517EC3" w:rsidRDefault="00517EC3" w:rsidP="00517EC3">
      <w:pPr>
        <w:pStyle w:val="GOSTScript"/>
      </w:pPr>
      <w:r w:rsidRPr="00517EC3">
        <w:tab/>
      </w:r>
      <w:r w:rsidRPr="00517EC3">
        <w:tab/>
      </w:r>
      <w:r w:rsidRPr="00517EC3">
        <w:tab/>
      </w:r>
      <w:r w:rsidRPr="00517EC3">
        <w:tab/>
        <w:t>"TurnoverDt": "1300.00",</w:t>
      </w:r>
    </w:p>
    <w:p w14:paraId="3D04C45A" w14:textId="77777777" w:rsidR="00517EC3" w:rsidRPr="00517EC3" w:rsidRDefault="00517EC3" w:rsidP="00517EC3">
      <w:pPr>
        <w:pStyle w:val="GOSTScript"/>
      </w:pPr>
      <w:r w:rsidRPr="00517EC3">
        <w:tab/>
      </w:r>
      <w:r w:rsidRPr="00517EC3">
        <w:tab/>
      </w:r>
      <w:r w:rsidRPr="00517EC3">
        <w:tab/>
      </w:r>
      <w:r w:rsidRPr="00517EC3">
        <w:tab/>
        <w:t>"TurnoverCt": "1800.00",</w:t>
      </w:r>
    </w:p>
    <w:p w14:paraId="7AED79E6" w14:textId="77777777" w:rsidR="00517EC3" w:rsidRPr="00517EC3" w:rsidRDefault="00517EC3" w:rsidP="00517EC3">
      <w:pPr>
        <w:pStyle w:val="GOSTScript"/>
      </w:pPr>
      <w:r w:rsidRPr="00517EC3">
        <w:tab/>
      </w:r>
      <w:r w:rsidRPr="00517EC3">
        <w:tab/>
      </w:r>
      <w:r w:rsidRPr="00517EC3">
        <w:tab/>
      </w:r>
      <w:r w:rsidRPr="00517EC3">
        <w:tab/>
        <w:t>"TurnoverDtDocs": [</w:t>
      </w:r>
    </w:p>
    <w:p w14:paraId="036A5828" w14:textId="77777777" w:rsidR="00517EC3" w:rsidRPr="00517EC3" w:rsidRDefault="00517EC3" w:rsidP="00517EC3">
      <w:pPr>
        <w:pStyle w:val="GOSTScript"/>
      </w:pPr>
      <w:r w:rsidRPr="00517EC3">
        <w:tab/>
      </w:r>
      <w:r w:rsidRPr="00517EC3">
        <w:tab/>
      </w:r>
      <w:r w:rsidRPr="00517EC3">
        <w:tab/>
      </w:r>
      <w:r w:rsidRPr="00517EC3">
        <w:tab/>
      </w:r>
      <w:r w:rsidRPr="00517EC3">
        <w:tab/>
        <w:t>{</w:t>
      </w:r>
    </w:p>
    <w:p w14:paraId="21C4A3B7" w14:textId="77777777" w:rsidR="00517EC3" w:rsidRPr="00517EC3" w:rsidRDefault="00517EC3" w:rsidP="00517EC3">
      <w:pPr>
        <w:pStyle w:val="GOSTScript"/>
      </w:pPr>
      <w:r w:rsidRPr="00517EC3">
        <w:tab/>
      </w:r>
      <w:r w:rsidRPr="00517EC3">
        <w:tab/>
      </w:r>
      <w:r w:rsidRPr="00517EC3">
        <w:tab/>
      </w:r>
      <w:r w:rsidRPr="00517EC3">
        <w:tab/>
      </w:r>
      <w:r w:rsidRPr="00517EC3">
        <w:tab/>
      </w:r>
      <w:r w:rsidRPr="00517EC3">
        <w:tab/>
        <w:t>"DocGuid": "00b44c44-c355-4bf6-ae3a-220bc9b9f920",</w:t>
      </w:r>
    </w:p>
    <w:p w14:paraId="0FC96B44" w14:textId="77777777" w:rsidR="00517EC3" w:rsidRPr="00517EC3" w:rsidRDefault="00517EC3" w:rsidP="00517EC3">
      <w:pPr>
        <w:pStyle w:val="GOSTScript"/>
      </w:pPr>
      <w:r w:rsidRPr="00517EC3">
        <w:tab/>
      </w:r>
      <w:r w:rsidRPr="00517EC3">
        <w:tab/>
      </w:r>
      <w:r w:rsidRPr="00517EC3">
        <w:tab/>
      </w:r>
      <w:r w:rsidRPr="00517EC3">
        <w:tab/>
      </w:r>
      <w:r w:rsidRPr="00517EC3">
        <w:tab/>
      </w:r>
      <w:r w:rsidRPr="00517EC3">
        <w:tab/>
        <w:t>"LinkedDocGuid": "20b44c44-c355-4bf6-ae3a-220bc9b9f111",</w:t>
      </w:r>
    </w:p>
    <w:p w14:paraId="3D24C3A1" w14:textId="77777777" w:rsidR="00517EC3" w:rsidRPr="00517EC3" w:rsidRDefault="00517EC3" w:rsidP="00517EC3">
      <w:pPr>
        <w:pStyle w:val="GOSTScript"/>
        <w:rPr>
          <w:lang w:val="ru-RU"/>
        </w:rPr>
      </w:pPr>
      <w:r w:rsidRPr="00517EC3">
        <w:tab/>
      </w:r>
      <w:r w:rsidRPr="00517EC3">
        <w:tab/>
      </w:r>
      <w:r w:rsidRPr="00517EC3">
        <w:tab/>
      </w:r>
      <w:r w:rsidRPr="00517EC3">
        <w:tab/>
      </w:r>
      <w:r w:rsidRPr="00517EC3">
        <w:tab/>
      </w:r>
      <w:r w:rsidRPr="00517EC3">
        <w:tab/>
      </w:r>
      <w:r w:rsidRPr="00517EC3">
        <w:rPr>
          <w:lang w:val="ru-RU"/>
        </w:rPr>
        <w:t>"</w:t>
      </w:r>
      <w:r w:rsidRPr="00517EC3">
        <w:t>DocType</w:t>
      </w:r>
      <w:r w:rsidRPr="00517EC3">
        <w:rPr>
          <w:lang w:val="ru-RU"/>
        </w:rPr>
        <w:t>": "</w:t>
      </w:r>
      <w:r w:rsidRPr="00517EC3">
        <w:t>BSP</w:t>
      </w:r>
      <w:r w:rsidRPr="00517EC3">
        <w:rPr>
          <w:lang w:val="ru-RU"/>
        </w:rPr>
        <w:t>_</w:t>
      </w:r>
      <w:r w:rsidRPr="00517EC3">
        <w:t>DOC</w:t>
      </w:r>
      <w:r w:rsidRPr="00517EC3">
        <w:rPr>
          <w:lang w:val="ru-RU"/>
        </w:rPr>
        <w:t>_</w:t>
      </w:r>
      <w:r w:rsidRPr="00517EC3">
        <w:t>D</w:t>
      </w:r>
      <w:r w:rsidRPr="00517EC3">
        <w:rPr>
          <w:lang w:val="ru-RU"/>
        </w:rPr>
        <w:t>_001",</w:t>
      </w:r>
    </w:p>
    <w:p w14:paraId="4671CC9B" w14:textId="77777777" w:rsidR="00517EC3" w:rsidRPr="00517EC3" w:rsidRDefault="00517EC3" w:rsidP="00517EC3">
      <w:pPr>
        <w:pStyle w:val="GOSTScript"/>
        <w:rPr>
          <w:lang w:val="ru-RU"/>
        </w:rPr>
      </w:pPr>
      <w:r w:rsidRPr="00517EC3">
        <w:rPr>
          <w:lang w:val="ru-RU"/>
        </w:rPr>
        <w:tab/>
      </w:r>
      <w:r w:rsidRPr="00517EC3">
        <w:rPr>
          <w:lang w:val="ru-RU"/>
        </w:rPr>
        <w:tab/>
      </w:r>
      <w:r w:rsidRPr="00517EC3">
        <w:rPr>
          <w:lang w:val="ru-RU"/>
        </w:rPr>
        <w:tab/>
      </w:r>
      <w:r w:rsidRPr="00517EC3">
        <w:rPr>
          <w:lang w:val="ru-RU"/>
        </w:rPr>
        <w:tab/>
      </w:r>
      <w:r w:rsidRPr="00517EC3">
        <w:rPr>
          <w:lang w:val="ru-RU"/>
        </w:rPr>
        <w:tab/>
      </w:r>
      <w:r w:rsidRPr="00517EC3">
        <w:rPr>
          <w:lang w:val="ru-RU"/>
        </w:rPr>
        <w:tab/>
        <w:t>"</w:t>
      </w:r>
      <w:r w:rsidRPr="00517EC3">
        <w:t>DocName</w:t>
      </w:r>
      <w:r w:rsidRPr="00517EC3">
        <w:rPr>
          <w:lang w:val="ru-RU"/>
        </w:rPr>
        <w:t>": "Расчетный документ (входящий)",</w:t>
      </w:r>
    </w:p>
    <w:p w14:paraId="16C33D56" w14:textId="77777777" w:rsidR="00517EC3" w:rsidRPr="00517EC3" w:rsidRDefault="00517EC3" w:rsidP="00517EC3">
      <w:pPr>
        <w:pStyle w:val="GOSTScript"/>
      </w:pPr>
      <w:r w:rsidRPr="00517EC3">
        <w:rPr>
          <w:lang w:val="ru-RU"/>
        </w:rPr>
        <w:tab/>
      </w:r>
      <w:r w:rsidRPr="00517EC3">
        <w:rPr>
          <w:lang w:val="ru-RU"/>
        </w:rPr>
        <w:tab/>
      </w:r>
      <w:r w:rsidRPr="00517EC3">
        <w:rPr>
          <w:lang w:val="ru-RU"/>
        </w:rPr>
        <w:tab/>
      </w:r>
      <w:r w:rsidRPr="00517EC3">
        <w:rPr>
          <w:lang w:val="ru-RU"/>
        </w:rPr>
        <w:tab/>
      </w:r>
      <w:r w:rsidRPr="00517EC3">
        <w:rPr>
          <w:lang w:val="ru-RU"/>
        </w:rPr>
        <w:tab/>
      </w:r>
      <w:r w:rsidRPr="00517EC3">
        <w:rPr>
          <w:lang w:val="ru-RU"/>
        </w:rPr>
        <w:tab/>
      </w:r>
      <w:r w:rsidRPr="00517EC3">
        <w:t>"DocNum": "12",</w:t>
      </w:r>
    </w:p>
    <w:p w14:paraId="5B14DCB7" w14:textId="09ECA1BA" w:rsidR="00517EC3" w:rsidRPr="00517EC3" w:rsidRDefault="00517EC3" w:rsidP="00517EC3">
      <w:pPr>
        <w:pStyle w:val="GOSTScript"/>
      </w:pPr>
      <w:r w:rsidRPr="00517EC3">
        <w:tab/>
      </w:r>
      <w:r w:rsidRPr="00517EC3">
        <w:tab/>
      </w:r>
      <w:r w:rsidRPr="00517EC3">
        <w:tab/>
      </w:r>
      <w:r w:rsidRPr="00517EC3">
        <w:tab/>
      </w:r>
      <w:r w:rsidRPr="00517EC3">
        <w:tab/>
      </w:r>
      <w:r w:rsidRPr="00517EC3">
        <w:tab/>
        <w:t>"DocDate": "20</w:t>
      </w:r>
      <w:r w:rsidR="00B129FF" w:rsidRPr="00504F94">
        <w:t>24-</w:t>
      </w:r>
      <w:r w:rsidRPr="00517EC3">
        <w:t>05</w:t>
      </w:r>
      <w:r w:rsidR="00B129FF" w:rsidRPr="00504F94">
        <w:t>-</w:t>
      </w:r>
      <w:r w:rsidRPr="00517EC3">
        <w:t>20",</w:t>
      </w:r>
    </w:p>
    <w:p w14:paraId="4A643577" w14:textId="77777777" w:rsidR="00517EC3" w:rsidRPr="00517EC3" w:rsidRDefault="00517EC3" w:rsidP="00517EC3">
      <w:pPr>
        <w:pStyle w:val="GOSTScript"/>
      </w:pPr>
      <w:r w:rsidRPr="00517EC3">
        <w:tab/>
      </w:r>
      <w:r w:rsidRPr="00517EC3">
        <w:tab/>
      </w:r>
      <w:r w:rsidRPr="00517EC3">
        <w:tab/>
      </w:r>
      <w:r w:rsidRPr="00517EC3">
        <w:tab/>
      </w:r>
      <w:r w:rsidRPr="00517EC3">
        <w:tab/>
      </w:r>
      <w:r w:rsidRPr="00517EC3">
        <w:tab/>
        <w:t>"Dt_acc": "03430.00000000.00000000000.00.643.50.00.-.-.-.-.-.-.-.-.-.-.-.-",</w:t>
      </w:r>
    </w:p>
    <w:p w14:paraId="01640009" w14:textId="77777777" w:rsidR="00517EC3" w:rsidRPr="00517EC3" w:rsidRDefault="00517EC3" w:rsidP="00517EC3">
      <w:pPr>
        <w:pStyle w:val="GOSTScript"/>
      </w:pPr>
      <w:r w:rsidRPr="00517EC3">
        <w:tab/>
      </w:r>
      <w:r w:rsidRPr="00517EC3">
        <w:tab/>
      </w:r>
      <w:r w:rsidRPr="00517EC3">
        <w:tab/>
      </w:r>
      <w:r w:rsidRPr="00517EC3">
        <w:tab/>
      </w:r>
      <w:r w:rsidRPr="00517EC3">
        <w:tab/>
      </w:r>
      <w:r w:rsidRPr="00517EC3">
        <w:tab/>
        <w:t>"Ct_acc": "03224.64366652.80132464679.00.643.50.00.-.-.-.-.-.-.-.-.-.-.-.-",</w:t>
      </w:r>
    </w:p>
    <w:p w14:paraId="7461F8A9" w14:textId="77777777" w:rsidR="00517EC3" w:rsidRPr="00517EC3" w:rsidRDefault="00517EC3" w:rsidP="00517EC3">
      <w:pPr>
        <w:pStyle w:val="GOSTScript"/>
      </w:pPr>
      <w:r w:rsidRPr="00517EC3">
        <w:tab/>
      </w:r>
      <w:r w:rsidRPr="00517EC3">
        <w:tab/>
      </w:r>
      <w:r w:rsidRPr="00517EC3">
        <w:tab/>
      </w:r>
      <w:r w:rsidRPr="00517EC3">
        <w:tab/>
      </w:r>
      <w:r w:rsidRPr="00517EC3">
        <w:tab/>
      </w:r>
      <w:r w:rsidRPr="00517EC3">
        <w:tab/>
        <w:t>"CreationDataTime": "2024-05-21 14:18:20",</w:t>
      </w:r>
    </w:p>
    <w:p w14:paraId="6D8D6FB7" w14:textId="77777777" w:rsidR="00517EC3" w:rsidRPr="00517EC3" w:rsidRDefault="00517EC3" w:rsidP="00517EC3">
      <w:pPr>
        <w:pStyle w:val="GOSTScript"/>
      </w:pPr>
      <w:r w:rsidRPr="00517EC3">
        <w:tab/>
      </w:r>
      <w:r w:rsidRPr="00517EC3">
        <w:tab/>
      </w:r>
      <w:r w:rsidRPr="00517EC3">
        <w:tab/>
      </w:r>
      <w:r w:rsidRPr="00517EC3">
        <w:tab/>
      </w:r>
      <w:r w:rsidRPr="00517EC3">
        <w:tab/>
      </w:r>
      <w:r w:rsidRPr="00517EC3">
        <w:tab/>
        <w:t>"Sum": "115.50",</w:t>
      </w:r>
    </w:p>
    <w:p w14:paraId="6603C2AE" w14:textId="77777777" w:rsidR="00517EC3" w:rsidRPr="00517EC3" w:rsidRDefault="00517EC3" w:rsidP="00517EC3">
      <w:pPr>
        <w:pStyle w:val="GOSTScript"/>
      </w:pPr>
      <w:r w:rsidRPr="00517EC3">
        <w:tab/>
      </w:r>
      <w:r w:rsidRPr="00517EC3">
        <w:tab/>
      </w:r>
      <w:r w:rsidRPr="00517EC3">
        <w:tab/>
      </w:r>
      <w:r w:rsidRPr="00517EC3">
        <w:tab/>
      </w:r>
      <w:r w:rsidRPr="00517EC3">
        <w:tab/>
      </w:r>
      <w:r w:rsidRPr="00517EC3">
        <w:tab/>
        <w:t>"Source": "PUD"</w:t>
      </w:r>
    </w:p>
    <w:p w14:paraId="39506926" w14:textId="77777777" w:rsidR="00517EC3" w:rsidRPr="00517EC3" w:rsidRDefault="00517EC3" w:rsidP="00517EC3">
      <w:pPr>
        <w:pStyle w:val="GOSTScript"/>
      </w:pPr>
      <w:r w:rsidRPr="00517EC3">
        <w:tab/>
      </w:r>
      <w:r w:rsidRPr="00517EC3">
        <w:tab/>
      </w:r>
      <w:r w:rsidRPr="00517EC3">
        <w:tab/>
      </w:r>
      <w:r w:rsidRPr="00517EC3">
        <w:tab/>
      </w:r>
      <w:r w:rsidRPr="00517EC3">
        <w:tab/>
        <w:t>}</w:t>
      </w:r>
    </w:p>
    <w:p w14:paraId="5CDEABC6" w14:textId="77777777" w:rsidR="00517EC3" w:rsidRPr="00517EC3" w:rsidRDefault="00517EC3" w:rsidP="00517EC3">
      <w:pPr>
        <w:pStyle w:val="GOSTScript"/>
      </w:pPr>
      <w:r w:rsidRPr="00517EC3">
        <w:tab/>
      </w:r>
      <w:r w:rsidRPr="00517EC3">
        <w:tab/>
      </w:r>
      <w:r w:rsidRPr="00517EC3">
        <w:tab/>
      </w:r>
      <w:r w:rsidRPr="00517EC3">
        <w:tab/>
        <w:t>],</w:t>
      </w:r>
    </w:p>
    <w:p w14:paraId="6570A404" w14:textId="77777777" w:rsidR="00517EC3" w:rsidRPr="00517EC3" w:rsidRDefault="00517EC3" w:rsidP="00517EC3">
      <w:pPr>
        <w:pStyle w:val="GOSTScript"/>
      </w:pPr>
      <w:r w:rsidRPr="00517EC3">
        <w:tab/>
      </w:r>
      <w:r w:rsidRPr="00517EC3">
        <w:tab/>
      </w:r>
      <w:r w:rsidRPr="00517EC3">
        <w:tab/>
      </w:r>
      <w:r w:rsidRPr="00517EC3">
        <w:tab/>
        <w:t>"TurnoverCtDocs": [</w:t>
      </w:r>
    </w:p>
    <w:p w14:paraId="2D512C88" w14:textId="77777777" w:rsidR="00517EC3" w:rsidRPr="00517EC3" w:rsidRDefault="00517EC3" w:rsidP="00517EC3">
      <w:pPr>
        <w:pStyle w:val="GOSTScript"/>
      </w:pPr>
      <w:r w:rsidRPr="00517EC3">
        <w:tab/>
      </w:r>
      <w:r w:rsidRPr="00517EC3">
        <w:tab/>
      </w:r>
      <w:r w:rsidRPr="00517EC3">
        <w:tab/>
      </w:r>
      <w:r w:rsidRPr="00517EC3">
        <w:tab/>
      </w:r>
      <w:r w:rsidRPr="00517EC3">
        <w:tab/>
        <w:t>{</w:t>
      </w:r>
    </w:p>
    <w:p w14:paraId="1E2639A5" w14:textId="77777777" w:rsidR="00517EC3" w:rsidRPr="00517EC3" w:rsidRDefault="00517EC3" w:rsidP="00517EC3">
      <w:pPr>
        <w:pStyle w:val="GOSTScript"/>
      </w:pPr>
      <w:r w:rsidRPr="00517EC3">
        <w:tab/>
      </w:r>
      <w:r w:rsidRPr="00517EC3">
        <w:tab/>
      </w:r>
      <w:r w:rsidRPr="00517EC3">
        <w:tab/>
      </w:r>
      <w:r w:rsidRPr="00517EC3">
        <w:tab/>
      </w:r>
      <w:r w:rsidRPr="00517EC3">
        <w:tab/>
      </w:r>
      <w:r w:rsidRPr="00517EC3">
        <w:tab/>
        <w:t>"DocGuid": "b0d4ce5d-2757-4699-948c-cfa72ba94f11",</w:t>
      </w:r>
    </w:p>
    <w:p w14:paraId="3B7E396C" w14:textId="77777777" w:rsidR="00517EC3" w:rsidRPr="00517EC3" w:rsidRDefault="00517EC3" w:rsidP="00517EC3">
      <w:pPr>
        <w:pStyle w:val="GOSTScript"/>
      </w:pPr>
      <w:r w:rsidRPr="00517EC3">
        <w:tab/>
      </w:r>
      <w:r w:rsidRPr="00517EC3">
        <w:tab/>
      </w:r>
      <w:r w:rsidRPr="00517EC3">
        <w:tab/>
      </w:r>
      <w:r w:rsidRPr="00517EC3">
        <w:tab/>
      </w:r>
      <w:r w:rsidRPr="00517EC3">
        <w:tab/>
      </w:r>
      <w:r w:rsidRPr="00517EC3">
        <w:tab/>
        <w:t>"DocType": "aubu_rskp_pp_pps_order",</w:t>
      </w:r>
    </w:p>
    <w:p w14:paraId="746DACD6" w14:textId="77777777" w:rsidR="00517EC3" w:rsidRPr="00517EC3" w:rsidRDefault="00517EC3" w:rsidP="00517EC3">
      <w:pPr>
        <w:pStyle w:val="GOSTScript"/>
        <w:rPr>
          <w:lang w:val="ru-RU"/>
        </w:rPr>
      </w:pPr>
      <w:r w:rsidRPr="00517EC3">
        <w:tab/>
      </w:r>
      <w:r w:rsidRPr="00517EC3">
        <w:tab/>
      </w:r>
      <w:r w:rsidRPr="00517EC3">
        <w:tab/>
      </w:r>
      <w:r w:rsidRPr="00517EC3">
        <w:tab/>
      </w:r>
      <w:r w:rsidRPr="00517EC3">
        <w:tab/>
      </w:r>
      <w:r w:rsidRPr="00517EC3">
        <w:tab/>
      </w:r>
      <w:r w:rsidRPr="00517EC3">
        <w:rPr>
          <w:lang w:val="ru-RU"/>
        </w:rPr>
        <w:t>"</w:t>
      </w:r>
      <w:r w:rsidRPr="00517EC3">
        <w:t>DocName</w:t>
      </w:r>
      <w:r w:rsidRPr="00517EC3">
        <w:rPr>
          <w:lang w:val="ru-RU"/>
        </w:rPr>
        <w:t>": "ПП/ППС, сформированное на основании РСКП (Перечисление, Возврат, МИР)",</w:t>
      </w:r>
    </w:p>
    <w:p w14:paraId="2E8C8E52" w14:textId="77777777" w:rsidR="00517EC3" w:rsidRPr="00517EC3" w:rsidRDefault="00517EC3" w:rsidP="00517EC3">
      <w:pPr>
        <w:pStyle w:val="GOSTScript"/>
      </w:pPr>
      <w:r w:rsidRPr="00517EC3">
        <w:rPr>
          <w:lang w:val="ru-RU"/>
        </w:rPr>
        <w:tab/>
      </w:r>
      <w:r w:rsidRPr="00517EC3">
        <w:rPr>
          <w:lang w:val="ru-RU"/>
        </w:rPr>
        <w:tab/>
      </w:r>
      <w:r w:rsidRPr="00517EC3">
        <w:rPr>
          <w:lang w:val="ru-RU"/>
        </w:rPr>
        <w:tab/>
      </w:r>
      <w:r w:rsidRPr="00517EC3">
        <w:rPr>
          <w:lang w:val="ru-RU"/>
        </w:rPr>
        <w:tab/>
      </w:r>
      <w:r w:rsidRPr="00517EC3">
        <w:rPr>
          <w:lang w:val="ru-RU"/>
        </w:rPr>
        <w:tab/>
      </w:r>
      <w:r w:rsidRPr="00517EC3">
        <w:rPr>
          <w:lang w:val="ru-RU"/>
        </w:rPr>
        <w:tab/>
      </w:r>
      <w:r w:rsidRPr="00517EC3">
        <w:t>"DocNum": "847",</w:t>
      </w:r>
    </w:p>
    <w:p w14:paraId="613CADF0" w14:textId="319846E3" w:rsidR="00517EC3" w:rsidRPr="00517EC3" w:rsidRDefault="00517EC3" w:rsidP="00517EC3">
      <w:pPr>
        <w:pStyle w:val="GOSTScript"/>
      </w:pPr>
      <w:r w:rsidRPr="00517EC3">
        <w:tab/>
      </w:r>
      <w:r w:rsidRPr="00517EC3">
        <w:tab/>
      </w:r>
      <w:r w:rsidRPr="00517EC3">
        <w:tab/>
      </w:r>
      <w:r w:rsidRPr="00517EC3">
        <w:tab/>
      </w:r>
      <w:r w:rsidRPr="00517EC3">
        <w:tab/>
      </w:r>
      <w:r w:rsidRPr="00517EC3">
        <w:tab/>
        <w:t>"DocDate": "20</w:t>
      </w:r>
      <w:r w:rsidR="00B129FF" w:rsidRPr="00504F94">
        <w:t>24-</w:t>
      </w:r>
      <w:r w:rsidRPr="00517EC3">
        <w:t>05</w:t>
      </w:r>
      <w:r w:rsidR="00B129FF" w:rsidRPr="00504F94">
        <w:t>-</w:t>
      </w:r>
      <w:r w:rsidRPr="00517EC3">
        <w:t>20",</w:t>
      </w:r>
    </w:p>
    <w:p w14:paraId="6FE9BB55" w14:textId="77777777" w:rsidR="00517EC3" w:rsidRPr="00517EC3" w:rsidRDefault="00517EC3" w:rsidP="00517EC3">
      <w:pPr>
        <w:pStyle w:val="GOSTScript"/>
      </w:pPr>
      <w:r w:rsidRPr="00517EC3">
        <w:tab/>
      </w:r>
      <w:r w:rsidRPr="00517EC3">
        <w:tab/>
      </w:r>
      <w:r w:rsidRPr="00517EC3">
        <w:tab/>
      </w:r>
      <w:r w:rsidRPr="00517EC3">
        <w:tab/>
      </w:r>
      <w:r w:rsidRPr="00517EC3">
        <w:tab/>
      </w:r>
      <w:r w:rsidRPr="00517EC3">
        <w:tab/>
        <w:t>"Dt_acc": "03224.64366652.80132321679.00.643.50.00.-.-.-.-.-.-.-.-.-.-.-.-",</w:t>
      </w:r>
    </w:p>
    <w:p w14:paraId="74C4A256" w14:textId="77777777" w:rsidR="00517EC3" w:rsidRPr="00517EC3" w:rsidRDefault="00517EC3" w:rsidP="00517EC3">
      <w:pPr>
        <w:pStyle w:val="GOSTScript"/>
      </w:pPr>
      <w:r w:rsidRPr="00517EC3">
        <w:tab/>
      </w:r>
      <w:r w:rsidRPr="00517EC3">
        <w:tab/>
      </w:r>
      <w:r w:rsidRPr="00517EC3">
        <w:tab/>
      </w:r>
      <w:r w:rsidRPr="00517EC3">
        <w:tab/>
      </w:r>
      <w:r w:rsidRPr="00517EC3">
        <w:tab/>
      </w:r>
      <w:r w:rsidRPr="00517EC3">
        <w:tab/>
        <w:t>"Ct_acc": "03430.00000000.00000000000.00.643.50.00.-.-.-.-.-.-.-.-.-.-.-.-",</w:t>
      </w:r>
    </w:p>
    <w:p w14:paraId="3694C430" w14:textId="77777777" w:rsidR="00517EC3" w:rsidRPr="00517EC3" w:rsidRDefault="00517EC3" w:rsidP="00517EC3">
      <w:pPr>
        <w:pStyle w:val="GOSTScript"/>
      </w:pPr>
      <w:r w:rsidRPr="00517EC3">
        <w:lastRenderedPageBreak/>
        <w:tab/>
      </w:r>
      <w:r w:rsidRPr="00517EC3">
        <w:tab/>
      </w:r>
      <w:r w:rsidRPr="00517EC3">
        <w:tab/>
      </w:r>
      <w:r w:rsidRPr="00517EC3">
        <w:tab/>
      </w:r>
      <w:r w:rsidRPr="00517EC3">
        <w:tab/>
      </w:r>
      <w:r w:rsidRPr="00517EC3">
        <w:tab/>
        <w:t>"CreationDataTime": "2024-05-21 15:22:26",</w:t>
      </w:r>
    </w:p>
    <w:p w14:paraId="04374487" w14:textId="77777777" w:rsidR="00517EC3" w:rsidRPr="00517EC3" w:rsidRDefault="00517EC3" w:rsidP="00517EC3">
      <w:pPr>
        <w:pStyle w:val="GOSTScript"/>
      </w:pPr>
      <w:r w:rsidRPr="00517EC3">
        <w:tab/>
      </w:r>
      <w:r w:rsidRPr="00517EC3">
        <w:tab/>
      </w:r>
      <w:r w:rsidRPr="00517EC3">
        <w:tab/>
      </w:r>
      <w:r w:rsidRPr="00517EC3">
        <w:tab/>
      </w:r>
      <w:r w:rsidRPr="00517EC3">
        <w:tab/>
      </w:r>
      <w:r w:rsidRPr="00517EC3">
        <w:tab/>
        <w:t>"Sum": "110.00",</w:t>
      </w:r>
    </w:p>
    <w:p w14:paraId="574C8F69" w14:textId="77777777" w:rsidR="00517EC3" w:rsidRPr="00517EC3" w:rsidRDefault="00517EC3" w:rsidP="00517EC3">
      <w:pPr>
        <w:pStyle w:val="GOSTScript"/>
      </w:pPr>
      <w:r w:rsidRPr="00517EC3">
        <w:tab/>
      </w:r>
      <w:r w:rsidRPr="00517EC3">
        <w:tab/>
      </w:r>
      <w:r w:rsidRPr="00517EC3">
        <w:tab/>
      </w:r>
      <w:r w:rsidRPr="00517EC3">
        <w:tab/>
      </w:r>
      <w:r w:rsidRPr="00517EC3">
        <w:tab/>
      </w:r>
      <w:r w:rsidRPr="00517EC3">
        <w:tab/>
        <w:t>"Source": "EBP"</w:t>
      </w:r>
    </w:p>
    <w:p w14:paraId="2F269AF8" w14:textId="77777777" w:rsidR="00517EC3" w:rsidRPr="00517EC3" w:rsidRDefault="00517EC3" w:rsidP="00517EC3">
      <w:pPr>
        <w:pStyle w:val="GOSTScript"/>
      </w:pPr>
      <w:r w:rsidRPr="00517EC3">
        <w:tab/>
      </w:r>
      <w:r w:rsidRPr="00517EC3">
        <w:tab/>
      </w:r>
      <w:r w:rsidRPr="00517EC3">
        <w:tab/>
      </w:r>
      <w:r w:rsidRPr="00517EC3">
        <w:tab/>
      </w:r>
      <w:r w:rsidRPr="00517EC3">
        <w:tab/>
        <w:t>}</w:t>
      </w:r>
    </w:p>
    <w:p w14:paraId="7713DE2D" w14:textId="77777777" w:rsidR="00517EC3" w:rsidRPr="00517EC3" w:rsidRDefault="00517EC3" w:rsidP="00517EC3">
      <w:pPr>
        <w:pStyle w:val="GOSTScript"/>
      </w:pPr>
      <w:r w:rsidRPr="00517EC3">
        <w:tab/>
      </w:r>
      <w:r w:rsidRPr="00517EC3">
        <w:tab/>
      </w:r>
      <w:r w:rsidRPr="00517EC3">
        <w:tab/>
      </w:r>
      <w:r w:rsidRPr="00517EC3">
        <w:tab/>
        <w:t>]</w:t>
      </w:r>
    </w:p>
    <w:p w14:paraId="503F6C7E" w14:textId="77777777" w:rsidR="00517EC3" w:rsidRPr="00517EC3" w:rsidRDefault="00517EC3" w:rsidP="00517EC3">
      <w:pPr>
        <w:pStyle w:val="GOSTScript"/>
      </w:pPr>
      <w:r w:rsidRPr="00517EC3">
        <w:tab/>
      </w:r>
      <w:r w:rsidRPr="00517EC3">
        <w:tab/>
      </w:r>
      <w:r w:rsidRPr="00517EC3">
        <w:tab/>
        <w:t>}</w:t>
      </w:r>
    </w:p>
    <w:p w14:paraId="2C31F943" w14:textId="77777777" w:rsidR="00517EC3" w:rsidRPr="00517EC3" w:rsidRDefault="00517EC3" w:rsidP="00517EC3">
      <w:pPr>
        <w:pStyle w:val="GOSTScript"/>
      </w:pPr>
      <w:r w:rsidRPr="00517EC3">
        <w:tab/>
      </w:r>
      <w:r w:rsidRPr="00517EC3">
        <w:tab/>
        <w:t>]</w:t>
      </w:r>
    </w:p>
    <w:p w14:paraId="143450DD" w14:textId="77777777" w:rsidR="00517EC3" w:rsidRPr="00517EC3" w:rsidRDefault="00517EC3" w:rsidP="00517EC3">
      <w:pPr>
        <w:pStyle w:val="GOSTScript"/>
      </w:pPr>
      <w:r w:rsidRPr="00517EC3">
        <w:tab/>
        <w:t>}</w:t>
      </w:r>
    </w:p>
    <w:p w14:paraId="0BCCBFAC" w14:textId="57769DDE" w:rsidR="00C856D8" w:rsidRDefault="00517EC3" w:rsidP="00517EC3">
      <w:pPr>
        <w:pStyle w:val="GOSTScript"/>
      </w:pPr>
      <w:r w:rsidRPr="00517EC3">
        <w:t>}</w:t>
      </w:r>
    </w:p>
    <w:bookmarkStart w:id="690" w:name="_Toc226457024"/>
    <w:bookmarkStart w:id="691" w:name="_Toc226457025"/>
    <w:bookmarkStart w:id="692" w:name="_Toc226457026"/>
    <w:bookmarkStart w:id="693" w:name="_Toc226457027"/>
    <w:bookmarkStart w:id="694" w:name="_Toc226457028"/>
    <w:bookmarkStart w:id="695" w:name="_Toc226457029"/>
    <w:bookmarkStart w:id="696" w:name="_Toc226457030"/>
    <w:bookmarkStart w:id="697" w:name="_Toc226457031"/>
    <w:bookmarkStart w:id="698" w:name="_Toc226457032"/>
    <w:bookmarkStart w:id="699" w:name="_Toc226457033"/>
    <w:bookmarkStart w:id="700" w:name="_Toc226457034"/>
    <w:bookmarkStart w:id="701" w:name="_Toc226457035"/>
    <w:bookmarkStart w:id="702" w:name="_Toc226457036"/>
    <w:bookmarkStart w:id="703" w:name="_Toc226457037"/>
    <w:bookmarkStart w:id="704" w:name="_Toc226457038"/>
    <w:bookmarkStart w:id="705" w:name="_Toc226457039"/>
    <w:bookmarkStart w:id="706" w:name="_Toc226457040"/>
    <w:bookmarkStart w:id="707" w:name="_Toc226457041"/>
    <w:bookmarkStart w:id="708" w:name="_Toc226457042"/>
    <w:bookmarkStart w:id="709" w:name="_Toc226457132"/>
    <w:bookmarkStart w:id="710" w:name="_Toc226457133"/>
    <w:bookmarkStart w:id="711" w:name="_Toc226457134"/>
    <w:bookmarkStart w:id="712" w:name="_Toc226457135"/>
    <w:bookmarkStart w:id="713" w:name="_Toc226457136"/>
    <w:bookmarkStart w:id="714" w:name="_Toc226457137"/>
    <w:bookmarkStart w:id="715" w:name="_Toc226457138"/>
    <w:bookmarkStart w:id="716" w:name="_Toc226457139"/>
    <w:bookmarkStart w:id="717" w:name="_Toc226457140"/>
    <w:bookmarkStart w:id="718" w:name="_Toc226457141"/>
    <w:bookmarkStart w:id="719" w:name="_Toc226457142"/>
    <w:bookmarkStart w:id="720" w:name="_Toc226457143"/>
    <w:bookmarkStart w:id="721" w:name="_Toc226457144"/>
    <w:bookmarkStart w:id="722" w:name="_Toc226457145"/>
    <w:bookmarkStart w:id="723" w:name="_Toc226457146"/>
    <w:bookmarkStart w:id="724" w:name="_Toc226457147"/>
    <w:bookmarkStart w:id="725" w:name="_Toc226457148"/>
    <w:bookmarkStart w:id="726" w:name="_Toc226457149"/>
    <w:bookmarkStart w:id="727" w:name="_Toc226457150"/>
    <w:bookmarkStart w:id="728" w:name="_Toc226457151"/>
    <w:bookmarkStart w:id="729" w:name="_Toc226457152"/>
    <w:bookmarkStart w:id="730" w:name="_Toc226457153"/>
    <w:bookmarkStart w:id="731" w:name="_Toc226457154"/>
    <w:bookmarkStart w:id="732" w:name="_Toc226457155"/>
    <w:bookmarkStart w:id="733" w:name="_Toc226457156"/>
    <w:bookmarkStart w:id="734" w:name="_Toc226457157"/>
    <w:bookmarkStart w:id="735" w:name="_Toc226457158"/>
    <w:bookmarkStart w:id="736" w:name="_Toc226457159"/>
    <w:bookmarkStart w:id="737" w:name="_Toc226457160"/>
    <w:bookmarkStart w:id="738" w:name="_Toc226457161"/>
    <w:bookmarkStart w:id="739" w:name="_Toc226457162"/>
    <w:bookmarkStart w:id="740" w:name="_Toc226457163"/>
    <w:bookmarkStart w:id="741" w:name="_Toc226457164"/>
    <w:bookmarkStart w:id="742" w:name="_Toc226457165"/>
    <w:bookmarkStart w:id="743" w:name="_Toc226457166"/>
    <w:bookmarkStart w:id="744" w:name="_Toc226457167"/>
    <w:bookmarkStart w:id="745" w:name="_Toc226457168"/>
    <w:bookmarkStart w:id="746" w:name="_Toc226457169"/>
    <w:bookmarkStart w:id="747" w:name="_Toc226457170"/>
    <w:bookmarkStart w:id="748" w:name="_Toc226457171"/>
    <w:bookmarkStart w:id="749" w:name="_Toc226457251"/>
    <w:bookmarkStart w:id="750" w:name="_Toc226457252"/>
    <w:bookmarkStart w:id="751" w:name="_Toc226457253"/>
    <w:bookmarkStart w:id="752" w:name="_Toc226457254"/>
    <w:bookmarkStart w:id="753" w:name="_Toc226457255"/>
    <w:bookmarkStart w:id="754" w:name="_Toc226457256"/>
    <w:bookmarkStart w:id="755" w:name="_Toc226457257"/>
    <w:bookmarkStart w:id="756" w:name="_Toc226457258"/>
    <w:bookmarkStart w:id="757" w:name="_Toc226457259"/>
    <w:bookmarkStart w:id="758" w:name="_Toc226457260"/>
    <w:bookmarkStart w:id="759" w:name="_Toc226457261"/>
    <w:bookmarkStart w:id="760" w:name="_Toc226457262"/>
    <w:bookmarkStart w:id="761" w:name="_Toc226457263"/>
    <w:bookmarkStart w:id="762" w:name="_Toc226457264"/>
    <w:bookmarkStart w:id="763" w:name="_Toc226457265"/>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p w14:paraId="4548B280" w14:textId="77777777" w:rsidR="00991630" w:rsidRPr="00B90B75" w:rsidRDefault="00CE2362" w:rsidP="00B90B75">
      <w:pPr>
        <w:pStyle w:val="a3"/>
      </w:pPr>
      <w:r>
        <w:rPr>
          <w:noProof/>
        </w:rPr>
        <w:lastRenderedPageBreak/>
        <w:fldChar w:fldCharType="begin"/>
      </w:r>
      <w:r>
        <w:rPr>
          <w:noProof/>
        </w:rPr>
        <w:instrText xml:space="preserve"> SEQ Приложение \* ARABIC </w:instrText>
      </w:r>
      <w:r>
        <w:rPr>
          <w:noProof/>
        </w:rPr>
        <w:fldChar w:fldCharType="separate"/>
      </w:r>
      <w:bookmarkStart w:id="764" w:name="_Ref154650936"/>
      <w:bookmarkStart w:id="765" w:name="_Toc226457266"/>
      <w:r w:rsidR="00A67566">
        <w:rPr>
          <w:noProof/>
        </w:rPr>
        <w:t>1</w:t>
      </w:r>
      <w:bookmarkEnd w:id="764"/>
      <w:r>
        <w:rPr>
          <w:noProof/>
        </w:rPr>
        <w:fldChar w:fldCharType="end"/>
      </w:r>
      <w:r w:rsidR="004628F0" w:rsidRPr="00B90B75">
        <w:t>. ПРИМЕР ОТЧЕТА «НЕСООТВЕТСТВИЕ ОЖИДАЕМОГО И ФАКТИЧЕСКОГО СОСТОЯНИЯ ЗАПИСЕЙ УЧЕТА В ВИТРИНАХ ДАННЫХ»</w:t>
      </w:r>
      <w:bookmarkEnd w:id="765"/>
    </w:p>
    <w:p w14:paraId="237E4F79" w14:textId="2DC2E4B3" w:rsidR="00FD6C00" w:rsidRDefault="00991630" w:rsidP="00D04606">
      <w:pPr>
        <w:pStyle w:val="GOSTFigure"/>
        <w:suppressAutoHyphens/>
      </w:pPr>
      <w:r>
        <w:rPr>
          <w:noProof/>
        </w:rPr>
        <w:drawing>
          <wp:inline distT="0" distB="0" distL="0" distR="0" wp14:anchorId="3152508D" wp14:editId="03A14B32">
            <wp:extent cx="10053420" cy="2400300"/>
            <wp:effectExtent l="0" t="0" r="508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061971" cy="2402342"/>
                    </a:xfrm>
                    <a:prstGeom prst="rect">
                      <a:avLst/>
                    </a:prstGeom>
                    <a:noFill/>
                    <a:ln>
                      <a:noFill/>
                    </a:ln>
                  </pic:spPr>
                </pic:pic>
              </a:graphicData>
            </a:graphic>
          </wp:inline>
        </w:drawing>
      </w:r>
    </w:p>
    <w:p w14:paraId="10F4A5C1" w14:textId="65E0F95C" w:rsidR="00991630" w:rsidRDefault="00CE2362" w:rsidP="00D04606">
      <w:pPr>
        <w:pStyle w:val="GOSTFigName"/>
      </w:pPr>
      <w:r>
        <w:rPr>
          <w:noProof/>
        </w:rPr>
        <w:fldChar w:fldCharType="begin"/>
      </w:r>
      <w:r>
        <w:rPr>
          <w:noProof/>
        </w:rPr>
        <w:instrText xml:space="preserve"> SEQ Рисунок \* ARABIC </w:instrText>
      </w:r>
      <w:r>
        <w:rPr>
          <w:noProof/>
        </w:rPr>
        <w:fldChar w:fldCharType="separate"/>
      </w:r>
      <w:bookmarkStart w:id="766" w:name="_Toc226457301"/>
      <w:r w:rsidR="00A67566">
        <w:rPr>
          <w:noProof/>
        </w:rPr>
        <w:t>1</w:t>
      </w:r>
      <w:r>
        <w:rPr>
          <w:noProof/>
        </w:rPr>
        <w:fldChar w:fldCharType="end"/>
      </w:r>
      <w:r w:rsidR="00FD6C00">
        <w:t xml:space="preserve">. </w:t>
      </w:r>
      <w:r w:rsidR="00FD6C00" w:rsidRPr="004D2573">
        <w:t>Пример отчета «Несоответствие ожидаемого и фактического состояния записей учета в витринах данных»</w:t>
      </w:r>
      <w:bookmarkEnd w:id="766"/>
    </w:p>
    <w:p w14:paraId="38BCC818" w14:textId="4CDDDBCF" w:rsidR="00991630" w:rsidRDefault="00CE2362" w:rsidP="00370D47">
      <w:pPr>
        <w:pStyle w:val="a3"/>
      </w:pPr>
      <w:r>
        <w:rPr>
          <w:noProof/>
        </w:rPr>
        <w:lastRenderedPageBreak/>
        <w:fldChar w:fldCharType="begin"/>
      </w:r>
      <w:r>
        <w:rPr>
          <w:noProof/>
        </w:rPr>
        <w:instrText xml:space="preserve"> SEQ Приложение \* ARABIC </w:instrText>
      </w:r>
      <w:r>
        <w:rPr>
          <w:noProof/>
        </w:rPr>
        <w:fldChar w:fldCharType="separate"/>
      </w:r>
      <w:bookmarkStart w:id="767" w:name="_Ref154650750"/>
      <w:bookmarkStart w:id="768" w:name="_Toc226457267"/>
      <w:r w:rsidR="00A67566">
        <w:rPr>
          <w:noProof/>
        </w:rPr>
        <w:t>2</w:t>
      </w:r>
      <w:bookmarkEnd w:id="767"/>
      <w:r>
        <w:rPr>
          <w:noProof/>
        </w:rPr>
        <w:fldChar w:fldCharType="end"/>
      </w:r>
      <w:r w:rsidR="00FD6C00">
        <w:t xml:space="preserve">. </w:t>
      </w:r>
      <w:r w:rsidR="00FD6C00" w:rsidRPr="00130B0A">
        <w:t>ПРИМЕР ОТЧЕТА «ЗАПИСИ УЧЕТА, СФОРМИРОВАННЫЕ СПОСОБОМ, ОТЛИЧНЫМ ОТ НАПРАВЛЕНИЯ СТАНДАРТНОГО ЗАПРОСА ОТ ФУНКЦИОНАЛЬНОЙ ПОДСИСТЕМЫ»</w:t>
      </w:r>
      <w:bookmarkEnd w:id="768"/>
    </w:p>
    <w:p w14:paraId="4D76AE03" w14:textId="77777777" w:rsidR="00FD6C00" w:rsidRDefault="00991630" w:rsidP="00D04606">
      <w:pPr>
        <w:pStyle w:val="GOSTFigure"/>
        <w:suppressAutoHyphens/>
      </w:pPr>
      <w:r>
        <w:rPr>
          <w:noProof/>
        </w:rPr>
        <w:drawing>
          <wp:inline distT="0" distB="0" distL="0" distR="0" wp14:anchorId="02337A1A" wp14:editId="09951256">
            <wp:extent cx="9979660" cy="2241550"/>
            <wp:effectExtent l="0" t="0" r="254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985902" cy="2242952"/>
                    </a:xfrm>
                    <a:prstGeom prst="rect">
                      <a:avLst/>
                    </a:prstGeom>
                    <a:noFill/>
                    <a:ln>
                      <a:noFill/>
                    </a:ln>
                  </pic:spPr>
                </pic:pic>
              </a:graphicData>
            </a:graphic>
          </wp:inline>
        </w:drawing>
      </w:r>
    </w:p>
    <w:p w14:paraId="7FAC9042" w14:textId="56664993" w:rsidR="00991630" w:rsidRPr="00890A8D" w:rsidRDefault="00CE2362" w:rsidP="00D04606">
      <w:pPr>
        <w:pStyle w:val="GOSTFigName"/>
        <w:rPr>
          <w:caps/>
        </w:rPr>
      </w:pPr>
      <w:r>
        <w:rPr>
          <w:noProof/>
        </w:rPr>
        <w:fldChar w:fldCharType="begin"/>
      </w:r>
      <w:r>
        <w:rPr>
          <w:noProof/>
        </w:rPr>
        <w:instrText xml:space="preserve"> SEQ Рисунок \* ARABIC </w:instrText>
      </w:r>
      <w:r>
        <w:rPr>
          <w:noProof/>
        </w:rPr>
        <w:fldChar w:fldCharType="separate"/>
      </w:r>
      <w:bookmarkStart w:id="769" w:name="_Toc226457302"/>
      <w:r w:rsidR="00A67566">
        <w:rPr>
          <w:noProof/>
        </w:rPr>
        <w:t>2</w:t>
      </w:r>
      <w:r>
        <w:rPr>
          <w:noProof/>
        </w:rPr>
        <w:fldChar w:fldCharType="end"/>
      </w:r>
      <w:r w:rsidR="00FD6C00">
        <w:t xml:space="preserve">. </w:t>
      </w:r>
      <w:r w:rsidR="00FD6C00" w:rsidRPr="0084016D">
        <w:t>Пример отчета «Записи учета, сформированные способом, отличным от направления стандартного запроса от функциональной подсистемы»</w:t>
      </w:r>
      <w:bookmarkEnd w:id="769"/>
    </w:p>
    <w:p w14:paraId="1B93EB98" w14:textId="2075E536" w:rsidR="00991630" w:rsidRPr="00890A8D" w:rsidRDefault="00CE2362" w:rsidP="00370D47">
      <w:pPr>
        <w:pStyle w:val="a3"/>
      </w:pPr>
      <w:r>
        <w:rPr>
          <w:noProof/>
        </w:rPr>
        <w:lastRenderedPageBreak/>
        <w:fldChar w:fldCharType="begin"/>
      </w:r>
      <w:r>
        <w:rPr>
          <w:noProof/>
        </w:rPr>
        <w:instrText xml:space="preserve"> SEQ Приложение \* ARABIC </w:instrText>
      </w:r>
      <w:r>
        <w:rPr>
          <w:noProof/>
        </w:rPr>
        <w:fldChar w:fldCharType="separate"/>
      </w:r>
      <w:bookmarkStart w:id="770" w:name="_Ref154650854"/>
      <w:bookmarkStart w:id="771" w:name="_Toc226457268"/>
      <w:r w:rsidR="00A67566">
        <w:rPr>
          <w:noProof/>
        </w:rPr>
        <w:t>3</w:t>
      </w:r>
      <w:bookmarkEnd w:id="770"/>
      <w:r>
        <w:rPr>
          <w:noProof/>
        </w:rPr>
        <w:fldChar w:fldCharType="end"/>
      </w:r>
      <w:r w:rsidR="00D72F40">
        <w:t xml:space="preserve">. </w:t>
      </w:r>
      <w:r w:rsidR="00D72F40" w:rsidRPr="00FA3BC3">
        <w:t>ПРИМЕР ОТЧЕТА «ПРЕДВАРИТЕЛЬНЫЕ ЗАПИСИ УЧЕТА С ПРЕВЫШЕНИЕМ ДОПУСТИМОГО СРОКА»</w:t>
      </w:r>
      <w:bookmarkEnd w:id="771"/>
    </w:p>
    <w:p w14:paraId="069E2285" w14:textId="77777777" w:rsidR="00D72F40" w:rsidRDefault="00991630" w:rsidP="00D04606">
      <w:pPr>
        <w:pStyle w:val="GOSTFigure"/>
        <w:suppressAutoHyphens/>
      </w:pPr>
      <w:r>
        <w:rPr>
          <w:noProof/>
        </w:rPr>
        <w:drawing>
          <wp:inline distT="0" distB="0" distL="0" distR="0" wp14:anchorId="40613261" wp14:editId="7DC851F7">
            <wp:extent cx="10017125" cy="219710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028190" cy="2199527"/>
                    </a:xfrm>
                    <a:prstGeom prst="rect">
                      <a:avLst/>
                    </a:prstGeom>
                    <a:noFill/>
                    <a:ln>
                      <a:noFill/>
                    </a:ln>
                  </pic:spPr>
                </pic:pic>
              </a:graphicData>
            </a:graphic>
          </wp:inline>
        </w:drawing>
      </w:r>
    </w:p>
    <w:p w14:paraId="2A5956BC" w14:textId="3A24A02A" w:rsidR="00991630" w:rsidRPr="00890A8D" w:rsidRDefault="00CE2362" w:rsidP="00D04606">
      <w:pPr>
        <w:pStyle w:val="GOSTFigName"/>
        <w:rPr>
          <w:bCs/>
        </w:rPr>
      </w:pPr>
      <w:r>
        <w:rPr>
          <w:noProof/>
        </w:rPr>
        <w:fldChar w:fldCharType="begin"/>
      </w:r>
      <w:r>
        <w:rPr>
          <w:noProof/>
        </w:rPr>
        <w:instrText xml:space="preserve"> SEQ Рисунок \* ARABIC </w:instrText>
      </w:r>
      <w:r>
        <w:rPr>
          <w:noProof/>
        </w:rPr>
        <w:fldChar w:fldCharType="separate"/>
      </w:r>
      <w:bookmarkStart w:id="772" w:name="_Toc226457303"/>
      <w:r w:rsidR="00A67566">
        <w:rPr>
          <w:noProof/>
        </w:rPr>
        <w:t>3</w:t>
      </w:r>
      <w:r>
        <w:rPr>
          <w:noProof/>
        </w:rPr>
        <w:fldChar w:fldCharType="end"/>
      </w:r>
      <w:r w:rsidR="00D72F40">
        <w:t xml:space="preserve">. </w:t>
      </w:r>
      <w:r w:rsidR="00D72F40" w:rsidRPr="0077625C">
        <w:t>Пример отчета «Предварительные записи учета с превышением допустимого срока»</w:t>
      </w:r>
      <w:bookmarkEnd w:id="772"/>
    </w:p>
    <w:p w14:paraId="3E768A2C" w14:textId="320003F7" w:rsidR="00D72F40" w:rsidRDefault="00CE2362" w:rsidP="00370D47">
      <w:pPr>
        <w:pStyle w:val="a3"/>
      </w:pPr>
      <w:r>
        <w:rPr>
          <w:noProof/>
        </w:rPr>
        <w:lastRenderedPageBreak/>
        <w:fldChar w:fldCharType="begin"/>
      </w:r>
      <w:r>
        <w:rPr>
          <w:noProof/>
        </w:rPr>
        <w:instrText xml:space="preserve"> SEQ Приложение \* ARABIC </w:instrText>
      </w:r>
      <w:r>
        <w:rPr>
          <w:noProof/>
        </w:rPr>
        <w:fldChar w:fldCharType="separate"/>
      </w:r>
      <w:bookmarkStart w:id="773" w:name="_Ref154651192"/>
      <w:bookmarkStart w:id="774" w:name="_Toc226457269"/>
      <w:r w:rsidR="00A67566">
        <w:rPr>
          <w:noProof/>
        </w:rPr>
        <w:t>4</w:t>
      </w:r>
      <w:bookmarkEnd w:id="773"/>
      <w:r>
        <w:rPr>
          <w:noProof/>
        </w:rPr>
        <w:fldChar w:fldCharType="end"/>
      </w:r>
      <w:r w:rsidR="00D72F40">
        <w:t xml:space="preserve">. </w:t>
      </w:r>
      <w:r w:rsidR="00D72F40" w:rsidRPr="00F655B2">
        <w:t xml:space="preserve">ПРИМЕР ОТЧЕТА НА ЗАПРОС НА ЭКСПОРТ ЗАПИСЕЙ </w:t>
      </w:r>
      <w:r w:rsidR="00D72F40" w:rsidRPr="00F655B2">
        <w:rPr>
          <w:noProof/>
        </w:rPr>
        <w:t>СПРАВОЧНИКА</w:t>
      </w:r>
      <w:r w:rsidR="00D72F40" w:rsidRPr="00F655B2">
        <w:t xml:space="preserve"> «ИСКЛЮЧЕНИЯ ПРИ ПРОВЕРКЕ ЗАПИСЕЙ УЧЕТА</w:t>
      </w:r>
      <w:r w:rsidR="0054339E">
        <w:t>»</w:t>
      </w:r>
      <w:bookmarkEnd w:id="774"/>
    </w:p>
    <w:p w14:paraId="043217DC" w14:textId="77777777" w:rsidR="00D72F40" w:rsidRDefault="00991630" w:rsidP="00D04606">
      <w:pPr>
        <w:pStyle w:val="GOSTFigure"/>
        <w:suppressAutoHyphens/>
      </w:pPr>
      <w:r w:rsidRPr="00BA7A4A">
        <w:rPr>
          <w:noProof/>
        </w:rPr>
        <w:drawing>
          <wp:inline distT="0" distB="0" distL="0" distR="0" wp14:anchorId="7DE0AB33" wp14:editId="3C2CDD4D">
            <wp:extent cx="7288821" cy="2241550"/>
            <wp:effectExtent l="0" t="0" r="762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295695" cy="2243664"/>
                    </a:xfrm>
                    <a:prstGeom prst="rect">
                      <a:avLst/>
                    </a:prstGeom>
                    <a:noFill/>
                    <a:ln>
                      <a:noFill/>
                    </a:ln>
                  </pic:spPr>
                </pic:pic>
              </a:graphicData>
            </a:graphic>
          </wp:inline>
        </w:drawing>
      </w:r>
    </w:p>
    <w:p w14:paraId="78521D94" w14:textId="3272F9AB" w:rsidR="00991630" w:rsidRDefault="00CE2362" w:rsidP="00D04606">
      <w:pPr>
        <w:pStyle w:val="GOSTFigName"/>
      </w:pPr>
      <w:r>
        <w:rPr>
          <w:noProof/>
        </w:rPr>
        <w:fldChar w:fldCharType="begin"/>
      </w:r>
      <w:r>
        <w:rPr>
          <w:noProof/>
        </w:rPr>
        <w:instrText xml:space="preserve"> SEQ Рисунок \* ARABIC </w:instrText>
      </w:r>
      <w:r>
        <w:rPr>
          <w:noProof/>
        </w:rPr>
        <w:fldChar w:fldCharType="separate"/>
      </w:r>
      <w:bookmarkStart w:id="775" w:name="_Toc226457304"/>
      <w:r w:rsidR="00A67566">
        <w:rPr>
          <w:noProof/>
        </w:rPr>
        <w:t>4</w:t>
      </w:r>
      <w:r>
        <w:rPr>
          <w:noProof/>
        </w:rPr>
        <w:fldChar w:fldCharType="end"/>
      </w:r>
      <w:r w:rsidR="00D72F40">
        <w:t xml:space="preserve">. </w:t>
      </w:r>
      <w:r w:rsidR="00D72F40" w:rsidRPr="00FE0441">
        <w:t>Пример отчета запрос н</w:t>
      </w:r>
      <w:r w:rsidR="0054339E">
        <w:t>а экспорт записей справочника «И</w:t>
      </w:r>
      <w:r w:rsidR="00D72F40" w:rsidRPr="00FE0441">
        <w:t>сключения при проверке записей учета</w:t>
      </w:r>
      <w:r w:rsidR="0054339E">
        <w:t>»</w:t>
      </w:r>
      <w:bookmarkEnd w:id="775"/>
    </w:p>
    <w:p w14:paraId="6BAF1348" w14:textId="507864A8" w:rsidR="00370D47" w:rsidRPr="00890A8D" w:rsidRDefault="00CE2362" w:rsidP="00370D47">
      <w:pPr>
        <w:pStyle w:val="a3"/>
      </w:pPr>
      <w:r>
        <w:rPr>
          <w:noProof/>
        </w:rPr>
        <w:lastRenderedPageBreak/>
        <w:fldChar w:fldCharType="begin"/>
      </w:r>
      <w:r>
        <w:rPr>
          <w:noProof/>
        </w:rPr>
        <w:instrText xml:space="preserve"> SEQ Приложение \* ARABIC </w:instrText>
      </w:r>
      <w:r>
        <w:rPr>
          <w:noProof/>
        </w:rPr>
        <w:fldChar w:fldCharType="separate"/>
      </w:r>
      <w:bookmarkStart w:id="776" w:name="_Ref179209078"/>
      <w:bookmarkStart w:id="777" w:name="_Toc226457270"/>
      <w:r w:rsidR="00A67566">
        <w:rPr>
          <w:noProof/>
        </w:rPr>
        <w:t>5</w:t>
      </w:r>
      <w:bookmarkEnd w:id="776"/>
      <w:r>
        <w:rPr>
          <w:noProof/>
        </w:rPr>
        <w:fldChar w:fldCharType="end"/>
      </w:r>
      <w:r w:rsidR="00370D47">
        <w:t xml:space="preserve">. </w:t>
      </w:r>
      <w:r w:rsidR="00370D47" w:rsidRPr="00FA3BC3">
        <w:rPr>
          <w:noProof/>
        </w:rPr>
        <w:t>ПРИМЕР</w:t>
      </w:r>
      <w:r w:rsidR="00370D47" w:rsidRPr="00FA3BC3">
        <w:t xml:space="preserve"> ОТЧЕТА </w:t>
      </w:r>
      <w:r w:rsidR="00370D47" w:rsidRPr="00F2026E">
        <w:t>«</w:t>
      </w:r>
      <w:r w:rsidR="00756162" w:rsidRPr="00A61223">
        <w:t>НЕСООТВЕТСТВИЕ ФАКТИЧЕСКОГО СОСТОЯНИЯ ЗАПИСЕЙ УЧЕТА В ВИТРИНАХ ДАННЫХ ЛОКАЛЬНОГО ДАТАМАРТА и СУПЕРДАТАМАРТА</w:t>
      </w:r>
      <w:r w:rsidR="00370D47" w:rsidRPr="00F2026E">
        <w:t>»</w:t>
      </w:r>
      <w:bookmarkEnd w:id="777"/>
    </w:p>
    <w:p w14:paraId="1F8D454C" w14:textId="5816F93A" w:rsidR="00A25BF0" w:rsidRDefault="00A25BF0" w:rsidP="00A25BF0">
      <w:pPr>
        <w:ind w:firstLine="0"/>
        <w:jc w:val="center"/>
        <w:rPr>
          <w:rFonts w:asciiTheme="minorHAnsi" w:hAnsiTheme="minorHAnsi" w:cstheme="minorHAnsi"/>
          <w:b/>
        </w:rPr>
      </w:pPr>
      <w:r>
        <w:rPr>
          <w:noProof/>
        </w:rPr>
        <w:drawing>
          <wp:inline distT="0" distB="0" distL="0" distR="0" wp14:anchorId="046410B2" wp14:editId="084B6D94">
            <wp:extent cx="9972040" cy="2544445"/>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972040" cy="2544445"/>
                    </a:xfrm>
                    <a:prstGeom prst="rect">
                      <a:avLst/>
                    </a:prstGeom>
                  </pic:spPr>
                </pic:pic>
              </a:graphicData>
            </a:graphic>
          </wp:inline>
        </w:drawing>
      </w:r>
    </w:p>
    <w:p w14:paraId="78371A33" w14:textId="2845B13C" w:rsidR="000D7EF9" w:rsidRDefault="00CE2362" w:rsidP="000D7EF9">
      <w:pPr>
        <w:pStyle w:val="GOSTFigName"/>
      </w:pPr>
      <w:r>
        <w:rPr>
          <w:noProof/>
        </w:rPr>
        <w:fldChar w:fldCharType="begin"/>
      </w:r>
      <w:r>
        <w:rPr>
          <w:noProof/>
        </w:rPr>
        <w:instrText xml:space="preserve"> SEQ Рисунок \* ARABIC </w:instrText>
      </w:r>
      <w:r>
        <w:rPr>
          <w:noProof/>
        </w:rPr>
        <w:fldChar w:fldCharType="separate"/>
      </w:r>
      <w:bookmarkStart w:id="778" w:name="_Toc226457305"/>
      <w:r w:rsidR="00A67566">
        <w:rPr>
          <w:noProof/>
        </w:rPr>
        <w:t>5</w:t>
      </w:r>
      <w:r>
        <w:rPr>
          <w:noProof/>
        </w:rPr>
        <w:fldChar w:fldCharType="end"/>
      </w:r>
      <w:r w:rsidR="00370D47">
        <w:t xml:space="preserve">. </w:t>
      </w:r>
      <w:r w:rsidR="00370D47" w:rsidRPr="00F2026E">
        <w:t>Пример отчета «</w:t>
      </w:r>
      <w:r w:rsidR="00F2026E" w:rsidRPr="00F2026E">
        <w:t xml:space="preserve">Несоответствие состояния записей учета в витринах данных локального </w:t>
      </w:r>
      <w:proofErr w:type="spellStart"/>
      <w:r w:rsidR="00F2026E" w:rsidRPr="00F2026E">
        <w:t>Датамарта</w:t>
      </w:r>
      <w:proofErr w:type="spellEnd"/>
      <w:r w:rsidR="00F2026E" w:rsidRPr="00F2026E">
        <w:t xml:space="preserve"> и </w:t>
      </w:r>
      <w:proofErr w:type="spellStart"/>
      <w:r w:rsidR="00F2026E" w:rsidRPr="00F2026E">
        <w:t>Супердатамарта</w:t>
      </w:r>
      <w:proofErr w:type="spellEnd"/>
      <w:r w:rsidR="00370D47" w:rsidRPr="00F2026E">
        <w:t>»</w:t>
      </w:r>
      <w:bookmarkEnd w:id="778"/>
    </w:p>
    <w:p w14:paraId="669B9FA3" w14:textId="560A85F9" w:rsidR="000D7EF9" w:rsidRPr="000D7EF9" w:rsidRDefault="000D7EF9" w:rsidP="000D7EF9">
      <w:pPr>
        <w:pStyle w:val="a3"/>
      </w:pPr>
      <w:r>
        <w:rPr>
          <w:noProof/>
        </w:rPr>
        <w:lastRenderedPageBreak/>
        <w:t xml:space="preserve"> </w:t>
      </w:r>
      <w:r>
        <w:rPr>
          <w:noProof/>
        </w:rPr>
        <w:fldChar w:fldCharType="begin"/>
      </w:r>
      <w:r>
        <w:rPr>
          <w:noProof/>
        </w:rPr>
        <w:instrText xml:space="preserve"> SEQ Приложение \* ARABIC </w:instrText>
      </w:r>
      <w:r>
        <w:rPr>
          <w:noProof/>
        </w:rPr>
        <w:fldChar w:fldCharType="separate"/>
      </w:r>
      <w:bookmarkStart w:id="779" w:name="_Ref179209030"/>
      <w:bookmarkStart w:id="780" w:name="_Toc226457271"/>
      <w:r w:rsidR="00A67566">
        <w:rPr>
          <w:noProof/>
        </w:rPr>
        <w:t>6</w:t>
      </w:r>
      <w:bookmarkEnd w:id="779"/>
      <w:r>
        <w:rPr>
          <w:noProof/>
        </w:rPr>
        <w:fldChar w:fldCharType="end"/>
      </w:r>
      <w:r>
        <w:rPr>
          <w:noProof/>
        </w:rPr>
        <w:t xml:space="preserve">. </w:t>
      </w:r>
      <w:r w:rsidRPr="000D7EF9">
        <w:rPr>
          <w:noProof/>
        </w:rPr>
        <w:t>ПРИМЕР ОТЧЕТА «Неконсистентность данных локального Датамарта</w:t>
      </w:r>
      <w:r w:rsidRPr="000D7EF9">
        <w:t xml:space="preserve"> и Супердатамарта»</w:t>
      </w:r>
      <w:bookmarkEnd w:id="780"/>
    </w:p>
    <w:p w14:paraId="4ABA7A01" w14:textId="4656AAFD" w:rsidR="001F4774" w:rsidRDefault="001F4774" w:rsidP="00C537D6">
      <w:pPr>
        <w:pStyle w:val="afff1"/>
        <w:ind w:firstLine="0"/>
        <w:jc w:val="center"/>
        <w:rPr>
          <w:rStyle w:val="afe"/>
          <w:rFonts w:asciiTheme="minorHAnsi" w:hAnsiTheme="minorHAnsi" w:cstheme="minorHAnsi"/>
          <w:color w:val="000000"/>
          <w:sz w:val="28"/>
          <w:szCs w:val="28"/>
        </w:rPr>
      </w:pPr>
      <w:r>
        <w:rPr>
          <w:noProof/>
        </w:rPr>
        <w:drawing>
          <wp:inline distT="0" distB="0" distL="0" distR="0" wp14:anchorId="05EA88C0" wp14:editId="55EAF486">
            <wp:extent cx="9858375" cy="3992880"/>
            <wp:effectExtent l="0" t="0" r="952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866718" cy="3996259"/>
                    </a:xfrm>
                    <a:prstGeom prst="rect">
                      <a:avLst/>
                    </a:prstGeom>
                  </pic:spPr>
                </pic:pic>
              </a:graphicData>
            </a:graphic>
          </wp:inline>
        </w:drawing>
      </w:r>
    </w:p>
    <w:p w14:paraId="4CB73F7D" w14:textId="097181C2" w:rsidR="001F4774" w:rsidRPr="00821A71" w:rsidRDefault="001F4774" w:rsidP="00821A71">
      <w:pPr>
        <w:pStyle w:val="GOSTFigName"/>
        <w:rPr>
          <w:rStyle w:val="afe"/>
          <w:color w:val="000000"/>
        </w:rPr>
      </w:pPr>
      <w:r w:rsidRPr="00C537D6">
        <w:rPr>
          <w:noProof/>
        </w:rPr>
        <w:fldChar w:fldCharType="begin"/>
      </w:r>
      <w:r w:rsidRPr="00C537D6">
        <w:rPr>
          <w:noProof/>
        </w:rPr>
        <w:instrText xml:space="preserve"> SEQ Рисунок \* ARABIC </w:instrText>
      </w:r>
      <w:r w:rsidRPr="00C537D6">
        <w:rPr>
          <w:noProof/>
        </w:rPr>
        <w:fldChar w:fldCharType="separate"/>
      </w:r>
      <w:bookmarkStart w:id="781" w:name="_Toc226457306"/>
      <w:r w:rsidR="00A67566">
        <w:rPr>
          <w:noProof/>
        </w:rPr>
        <w:t>6</w:t>
      </w:r>
      <w:r w:rsidRPr="00C537D6">
        <w:rPr>
          <w:noProof/>
        </w:rPr>
        <w:fldChar w:fldCharType="end"/>
      </w:r>
      <w:r w:rsidRPr="00C537D6">
        <w:rPr>
          <w:noProof/>
        </w:rPr>
        <w:t>. Пример отчета «Неконсистентность данных локального Датамарта и Супердатамарта», лист «Записи учета»</w:t>
      </w:r>
      <w:bookmarkEnd w:id="781"/>
    </w:p>
    <w:p w14:paraId="7B48155D" w14:textId="6432128D" w:rsidR="000D7EF9" w:rsidRPr="000D7EF9" w:rsidRDefault="00C537D6" w:rsidP="000D7EF9">
      <w:pPr>
        <w:ind w:firstLine="0"/>
        <w:jc w:val="center"/>
        <w:rPr>
          <w:rFonts w:asciiTheme="minorHAnsi" w:hAnsiTheme="minorHAnsi" w:cstheme="minorHAnsi"/>
          <w:b/>
        </w:rPr>
      </w:pPr>
      <w:r>
        <w:rPr>
          <w:noProof/>
        </w:rPr>
        <w:lastRenderedPageBreak/>
        <w:drawing>
          <wp:inline distT="0" distB="0" distL="0" distR="0" wp14:anchorId="6FFE9B50" wp14:editId="78DB4B78">
            <wp:extent cx="9972040" cy="44043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9012"/>
                    <a:stretch/>
                  </pic:blipFill>
                  <pic:spPr bwMode="auto">
                    <a:xfrm>
                      <a:off x="0" y="0"/>
                      <a:ext cx="9972040" cy="4404360"/>
                    </a:xfrm>
                    <a:prstGeom prst="rect">
                      <a:avLst/>
                    </a:prstGeom>
                    <a:ln>
                      <a:noFill/>
                    </a:ln>
                    <a:extLst>
                      <a:ext uri="{53640926-AAD7-44D8-BBD7-CCE9431645EC}">
                        <a14:shadowObscured xmlns:a14="http://schemas.microsoft.com/office/drawing/2010/main"/>
                      </a:ext>
                    </a:extLst>
                  </pic:spPr>
                </pic:pic>
              </a:graphicData>
            </a:graphic>
          </wp:inline>
        </w:drawing>
      </w:r>
    </w:p>
    <w:p w14:paraId="5CBF2526" w14:textId="3B3DFC20" w:rsidR="000D7EF9" w:rsidRPr="000D7EF9" w:rsidRDefault="00CE2362" w:rsidP="00821A71">
      <w:pPr>
        <w:pStyle w:val="GOSTFigName"/>
      </w:pPr>
      <w:r>
        <w:rPr>
          <w:noProof/>
        </w:rPr>
        <w:fldChar w:fldCharType="begin"/>
      </w:r>
      <w:r>
        <w:rPr>
          <w:noProof/>
        </w:rPr>
        <w:instrText xml:space="preserve"> SEQ Рисунок \* ARABIC </w:instrText>
      </w:r>
      <w:r>
        <w:rPr>
          <w:noProof/>
        </w:rPr>
        <w:fldChar w:fldCharType="separate"/>
      </w:r>
      <w:bookmarkStart w:id="782" w:name="_Toc226457307"/>
      <w:r w:rsidR="00A67566">
        <w:rPr>
          <w:noProof/>
        </w:rPr>
        <w:t>7</w:t>
      </w:r>
      <w:r>
        <w:rPr>
          <w:noProof/>
        </w:rPr>
        <w:fldChar w:fldCharType="end"/>
      </w:r>
      <w:r w:rsidR="000D7EF9" w:rsidRPr="000D7EF9">
        <w:t>. Пример отчета «</w:t>
      </w:r>
      <w:proofErr w:type="spellStart"/>
      <w:r w:rsidR="000D7EF9" w:rsidRPr="000D7EF9">
        <w:t>Неконсистентность</w:t>
      </w:r>
      <w:proofErr w:type="spellEnd"/>
      <w:r w:rsidR="000D7EF9" w:rsidRPr="000D7EF9">
        <w:t xml:space="preserve"> данных локального </w:t>
      </w:r>
      <w:proofErr w:type="spellStart"/>
      <w:r w:rsidR="000D7EF9" w:rsidRPr="000D7EF9">
        <w:t>Датамарта</w:t>
      </w:r>
      <w:proofErr w:type="spellEnd"/>
      <w:r w:rsidR="000D7EF9" w:rsidRPr="000D7EF9">
        <w:t xml:space="preserve"> и </w:t>
      </w:r>
      <w:proofErr w:type="spellStart"/>
      <w:r w:rsidR="000D7EF9" w:rsidRPr="000D7EF9">
        <w:t>Супердатамарта</w:t>
      </w:r>
      <w:proofErr w:type="spellEnd"/>
      <w:r w:rsidR="000D7EF9" w:rsidRPr="000D7EF9">
        <w:t>»</w:t>
      </w:r>
      <w:r w:rsidR="001F4774">
        <w:t>, лист «Балансы»</w:t>
      </w:r>
      <w:bookmarkEnd w:id="782"/>
    </w:p>
    <w:p w14:paraId="2315423F" w14:textId="20801481" w:rsidR="00536BF5" w:rsidRPr="000D7EF9" w:rsidRDefault="00536BF5" w:rsidP="00536BF5">
      <w:pPr>
        <w:pStyle w:val="a3"/>
      </w:pPr>
      <w:r>
        <w:rPr>
          <w:noProof/>
        </w:rPr>
        <w:lastRenderedPageBreak/>
        <w:fldChar w:fldCharType="begin"/>
      </w:r>
      <w:r>
        <w:rPr>
          <w:noProof/>
        </w:rPr>
        <w:instrText xml:space="preserve"> SEQ Приложение \* ARABIC </w:instrText>
      </w:r>
      <w:r>
        <w:rPr>
          <w:noProof/>
        </w:rPr>
        <w:fldChar w:fldCharType="separate"/>
      </w:r>
      <w:bookmarkStart w:id="783" w:name="_Ref179209014"/>
      <w:bookmarkStart w:id="784" w:name="_Toc226457272"/>
      <w:r w:rsidR="00A67566">
        <w:rPr>
          <w:noProof/>
        </w:rPr>
        <w:t>7</w:t>
      </w:r>
      <w:bookmarkEnd w:id="783"/>
      <w:r>
        <w:rPr>
          <w:noProof/>
        </w:rPr>
        <w:fldChar w:fldCharType="end"/>
      </w:r>
      <w:r>
        <w:rPr>
          <w:noProof/>
        </w:rPr>
        <w:t xml:space="preserve">. </w:t>
      </w:r>
      <w:r w:rsidRPr="000D7EF9">
        <w:rPr>
          <w:noProof/>
        </w:rPr>
        <w:t>ПРИМЕР ОТЧЕТА «</w:t>
      </w:r>
      <w:r w:rsidRPr="00D56138">
        <w:t>Сверка внутренних расчетов между ТОФК (по счету 341</w:t>
      </w:r>
      <w:r>
        <w:t>0 «Внутриказначейские расчеты»)</w:t>
      </w:r>
      <w:r w:rsidRPr="00A8471E">
        <w:t>»</w:t>
      </w:r>
      <w:bookmarkEnd w:id="784"/>
    </w:p>
    <w:p w14:paraId="507A2D92" w14:textId="700188EB" w:rsidR="00536BF5" w:rsidRDefault="00536BF5" w:rsidP="004342CB">
      <w:pPr>
        <w:pStyle w:val="afff1"/>
        <w:ind w:firstLine="0"/>
        <w:jc w:val="center"/>
        <w:rPr>
          <w:rStyle w:val="afe"/>
          <w:rFonts w:asciiTheme="minorHAnsi" w:hAnsiTheme="minorHAnsi" w:cstheme="minorHAnsi"/>
          <w:sz w:val="28"/>
          <w:szCs w:val="28"/>
        </w:rPr>
      </w:pPr>
      <w:r>
        <w:rPr>
          <w:noProof/>
        </w:rPr>
        <w:drawing>
          <wp:inline distT="0" distB="0" distL="0" distR="0" wp14:anchorId="05EE8068" wp14:editId="6F6C791D">
            <wp:extent cx="9883140" cy="3339465"/>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883140" cy="3339465"/>
                    </a:xfrm>
                    <a:prstGeom prst="rect">
                      <a:avLst/>
                    </a:prstGeom>
                  </pic:spPr>
                </pic:pic>
              </a:graphicData>
            </a:graphic>
          </wp:inline>
        </w:drawing>
      </w:r>
    </w:p>
    <w:p w14:paraId="1E0FBE2A" w14:textId="0C001E0C" w:rsidR="00536BF5" w:rsidRPr="00821A71" w:rsidRDefault="001D22C0" w:rsidP="00821A71">
      <w:pPr>
        <w:pStyle w:val="GOSTFigName"/>
        <w:rPr>
          <w:rStyle w:val="afe"/>
          <w:b/>
          <w:bCs w:val="0"/>
        </w:rPr>
      </w:pPr>
      <w:r>
        <w:rPr>
          <w:noProof/>
        </w:rPr>
        <w:fldChar w:fldCharType="begin"/>
      </w:r>
      <w:r>
        <w:rPr>
          <w:noProof/>
        </w:rPr>
        <w:instrText xml:space="preserve"> SEQ Рисунок \* ARABIC </w:instrText>
      </w:r>
      <w:r>
        <w:rPr>
          <w:noProof/>
        </w:rPr>
        <w:fldChar w:fldCharType="separate"/>
      </w:r>
      <w:bookmarkStart w:id="785" w:name="_Toc226457308"/>
      <w:r w:rsidR="00A67566">
        <w:rPr>
          <w:noProof/>
        </w:rPr>
        <w:t>8</w:t>
      </w:r>
      <w:r>
        <w:rPr>
          <w:noProof/>
        </w:rPr>
        <w:fldChar w:fldCharType="end"/>
      </w:r>
      <w:r w:rsidR="004342CB" w:rsidRPr="00821A71">
        <w:t>. Пример отчета «Сверка внутренних расчетов между ТОФК (по счету 3410 «</w:t>
      </w:r>
      <w:proofErr w:type="spellStart"/>
      <w:r w:rsidR="004342CB" w:rsidRPr="00821A71">
        <w:t>Внутриказначейские</w:t>
      </w:r>
      <w:proofErr w:type="spellEnd"/>
      <w:r w:rsidR="004342CB" w:rsidRPr="00821A71">
        <w:t xml:space="preserve"> расчеты»)», раздел 1</w:t>
      </w:r>
      <w:bookmarkEnd w:id="785"/>
    </w:p>
    <w:p w14:paraId="54130EA4" w14:textId="09F1045D" w:rsidR="00536BF5" w:rsidRDefault="001B7EE9" w:rsidP="004342CB">
      <w:pPr>
        <w:pStyle w:val="afff1"/>
        <w:ind w:firstLine="0"/>
        <w:jc w:val="center"/>
        <w:rPr>
          <w:rStyle w:val="afe"/>
          <w:rFonts w:asciiTheme="minorHAnsi" w:hAnsiTheme="minorHAnsi" w:cstheme="minorHAnsi"/>
          <w:sz w:val="28"/>
          <w:szCs w:val="28"/>
        </w:rPr>
      </w:pPr>
      <w:r>
        <w:rPr>
          <w:noProof/>
        </w:rPr>
        <w:lastRenderedPageBreak/>
        <w:drawing>
          <wp:inline distT="0" distB="0" distL="0" distR="0" wp14:anchorId="7E412771" wp14:editId="29F6CCE2">
            <wp:extent cx="9972040" cy="4017010"/>
            <wp:effectExtent l="0" t="0" r="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972040" cy="4017010"/>
                    </a:xfrm>
                    <a:prstGeom prst="rect">
                      <a:avLst/>
                    </a:prstGeom>
                  </pic:spPr>
                </pic:pic>
              </a:graphicData>
            </a:graphic>
          </wp:inline>
        </w:drawing>
      </w:r>
    </w:p>
    <w:p w14:paraId="63787362" w14:textId="454ABBE4" w:rsidR="004342CB" w:rsidRPr="00C537D6" w:rsidRDefault="004342CB" w:rsidP="004342CB">
      <w:pPr>
        <w:pStyle w:val="GOSTFigName"/>
        <w:rPr>
          <w:noProof/>
        </w:rPr>
      </w:pPr>
      <w:r w:rsidRPr="00C537D6">
        <w:rPr>
          <w:noProof/>
        </w:rPr>
        <w:fldChar w:fldCharType="begin"/>
      </w:r>
      <w:r w:rsidRPr="00C537D6">
        <w:rPr>
          <w:noProof/>
        </w:rPr>
        <w:instrText xml:space="preserve"> SEQ Рисунок \* ARABIC </w:instrText>
      </w:r>
      <w:r w:rsidRPr="00C537D6">
        <w:rPr>
          <w:noProof/>
        </w:rPr>
        <w:fldChar w:fldCharType="separate"/>
      </w:r>
      <w:bookmarkStart w:id="786" w:name="_Toc226457309"/>
      <w:r w:rsidR="00A67566">
        <w:rPr>
          <w:noProof/>
        </w:rPr>
        <w:t>9</w:t>
      </w:r>
      <w:r w:rsidRPr="00C537D6">
        <w:rPr>
          <w:noProof/>
        </w:rPr>
        <w:fldChar w:fldCharType="end"/>
      </w:r>
      <w:r w:rsidRPr="00C537D6">
        <w:rPr>
          <w:noProof/>
        </w:rPr>
        <w:t>. Пример отчета «</w:t>
      </w:r>
      <w:r w:rsidRPr="00D56138">
        <w:t>Сверка внутренних расчетов между ТОФК (по счету 341</w:t>
      </w:r>
      <w:r>
        <w:t>0 «</w:t>
      </w:r>
      <w:proofErr w:type="spellStart"/>
      <w:r>
        <w:t>Внутриказначейские</w:t>
      </w:r>
      <w:proofErr w:type="spellEnd"/>
      <w:r>
        <w:t xml:space="preserve"> расчеты»)</w:t>
      </w:r>
      <w:r w:rsidRPr="00A8471E">
        <w:t>»</w:t>
      </w:r>
      <w:r w:rsidRPr="00C537D6">
        <w:rPr>
          <w:noProof/>
        </w:rPr>
        <w:t xml:space="preserve">, </w:t>
      </w:r>
      <w:r>
        <w:rPr>
          <w:noProof/>
        </w:rPr>
        <w:t>раздел 2.1</w:t>
      </w:r>
      <w:bookmarkEnd w:id="786"/>
    </w:p>
    <w:p w14:paraId="2A9C60BB" w14:textId="402BFF6B" w:rsidR="004342CB" w:rsidRPr="008C7DCE" w:rsidRDefault="001B7EE9" w:rsidP="008C7DCE">
      <w:pPr>
        <w:ind w:left="567" w:firstLine="0"/>
      </w:pPr>
      <w:r>
        <w:rPr>
          <w:noProof/>
        </w:rPr>
        <w:lastRenderedPageBreak/>
        <w:drawing>
          <wp:inline distT="0" distB="0" distL="0" distR="0" wp14:anchorId="72F2858F" wp14:editId="209E038C">
            <wp:extent cx="9972040" cy="493458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9972040" cy="4934585"/>
                    </a:xfrm>
                    <a:prstGeom prst="rect">
                      <a:avLst/>
                    </a:prstGeom>
                  </pic:spPr>
                </pic:pic>
              </a:graphicData>
            </a:graphic>
          </wp:inline>
        </w:drawing>
      </w:r>
    </w:p>
    <w:p w14:paraId="4B668F32" w14:textId="627D21BA" w:rsidR="004342CB" w:rsidRPr="008C7DCE" w:rsidRDefault="001D22C0" w:rsidP="008C7DCE">
      <w:pPr>
        <w:pStyle w:val="GOSTFigName"/>
      </w:pPr>
      <w:r>
        <w:rPr>
          <w:noProof/>
        </w:rPr>
        <w:fldChar w:fldCharType="begin"/>
      </w:r>
      <w:r>
        <w:rPr>
          <w:noProof/>
        </w:rPr>
        <w:instrText xml:space="preserve"> SEQ Рисунок \* ARABIC </w:instrText>
      </w:r>
      <w:r>
        <w:rPr>
          <w:noProof/>
        </w:rPr>
        <w:fldChar w:fldCharType="separate"/>
      </w:r>
      <w:bookmarkStart w:id="787" w:name="_Toc226457310"/>
      <w:r w:rsidR="00A67566">
        <w:rPr>
          <w:noProof/>
        </w:rPr>
        <w:t>10</w:t>
      </w:r>
      <w:r>
        <w:rPr>
          <w:noProof/>
        </w:rPr>
        <w:fldChar w:fldCharType="end"/>
      </w:r>
      <w:r w:rsidR="001B7EE9" w:rsidRPr="008C7DCE">
        <w:t>. Пример отчета «Сверка внутренних расчетов между ТОФК (по счету 3410 «</w:t>
      </w:r>
      <w:proofErr w:type="spellStart"/>
      <w:r w:rsidR="001B7EE9" w:rsidRPr="008C7DCE">
        <w:t>Внутриказначейские</w:t>
      </w:r>
      <w:proofErr w:type="spellEnd"/>
      <w:r w:rsidR="001B7EE9" w:rsidRPr="008C7DCE">
        <w:t xml:space="preserve"> расчеты»)», раздел 2.2</w:t>
      </w:r>
      <w:bookmarkEnd w:id="787"/>
    </w:p>
    <w:p w14:paraId="1058FB5B" w14:textId="53864F45" w:rsidR="00DB36D9" w:rsidRPr="00572381" w:rsidRDefault="00CE2362" w:rsidP="00572381">
      <w:pPr>
        <w:pStyle w:val="a3"/>
      </w:pPr>
      <w:r>
        <w:rPr>
          <w:noProof/>
        </w:rPr>
        <w:lastRenderedPageBreak/>
        <w:fldChar w:fldCharType="begin"/>
      </w:r>
      <w:r>
        <w:rPr>
          <w:noProof/>
        </w:rPr>
        <w:instrText xml:space="preserve"> SEQ Приложение \* ARABIC </w:instrText>
      </w:r>
      <w:r>
        <w:rPr>
          <w:noProof/>
        </w:rPr>
        <w:fldChar w:fldCharType="separate"/>
      </w:r>
      <w:bookmarkStart w:id="788" w:name="_Ref179208968"/>
      <w:bookmarkStart w:id="789" w:name="_Toc226457273"/>
      <w:r w:rsidR="00A67566">
        <w:rPr>
          <w:noProof/>
        </w:rPr>
        <w:t>8</w:t>
      </w:r>
      <w:bookmarkEnd w:id="788"/>
      <w:r>
        <w:rPr>
          <w:noProof/>
        </w:rPr>
        <w:fldChar w:fldCharType="end"/>
      </w:r>
      <w:r w:rsidR="00572381">
        <w:t xml:space="preserve">. </w:t>
      </w:r>
      <w:r w:rsidR="00572381" w:rsidRPr="002A429A">
        <w:t>ПРИМЕР ОТЧЕТА</w:t>
      </w:r>
      <w:r w:rsidR="00572381">
        <w:t xml:space="preserve"> </w:t>
      </w:r>
      <w:r w:rsidR="00572381" w:rsidRPr="00572381">
        <w:t>«Сверка взаимосвязанных расчетов между разными учетными модулями одного ТОФК (по счету 3430 «Межсистемные расчеты»)»</w:t>
      </w:r>
      <w:bookmarkEnd w:id="789"/>
    </w:p>
    <w:p w14:paraId="120E2056" w14:textId="40CE240A" w:rsidR="004342CB" w:rsidRPr="00DB36D9" w:rsidRDefault="00572381" w:rsidP="00DB36D9">
      <w:pPr>
        <w:ind w:firstLine="0"/>
      </w:pPr>
      <w:r w:rsidRPr="00572381">
        <w:rPr>
          <w:noProof/>
        </w:rPr>
        <w:drawing>
          <wp:inline distT="0" distB="0" distL="0" distR="0" wp14:anchorId="3F49732B" wp14:editId="11B52D67">
            <wp:extent cx="9972040" cy="2870835"/>
            <wp:effectExtent l="0" t="0" r="0"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9972040" cy="2870835"/>
                    </a:xfrm>
                    <a:prstGeom prst="rect">
                      <a:avLst/>
                    </a:prstGeom>
                  </pic:spPr>
                </pic:pic>
              </a:graphicData>
            </a:graphic>
          </wp:inline>
        </w:drawing>
      </w:r>
    </w:p>
    <w:p w14:paraId="5C60909B" w14:textId="33298F76" w:rsidR="00DB36D9" w:rsidRPr="00572381" w:rsidRDefault="00CE2362" w:rsidP="00572381">
      <w:pPr>
        <w:pStyle w:val="GOSTFigName"/>
        <w:rPr>
          <w:rStyle w:val="afe"/>
          <w:b/>
          <w:bCs w:val="0"/>
        </w:rPr>
      </w:pPr>
      <w:r>
        <w:rPr>
          <w:noProof/>
        </w:rPr>
        <w:fldChar w:fldCharType="begin"/>
      </w:r>
      <w:r>
        <w:rPr>
          <w:noProof/>
        </w:rPr>
        <w:instrText xml:space="preserve"> SEQ Рисунок \* ARABIC </w:instrText>
      </w:r>
      <w:r>
        <w:rPr>
          <w:noProof/>
        </w:rPr>
        <w:fldChar w:fldCharType="separate"/>
      </w:r>
      <w:bookmarkStart w:id="790" w:name="_Toc226457311"/>
      <w:r w:rsidR="00A67566">
        <w:rPr>
          <w:noProof/>
        </w:rPr>
        <w:t>11</w:t>
      </w:r>
      <w:r>
        <w:rPr>
          <w:noProof/>
        </w:rPr>
        <w:fldChar w:fldCharType="end"/>
      </w:r>
      <w:r w:rsidR="00DB36D9" w:rsidRPr="00572381">
        <w:t>. Пример отчета «Сверка взаимосвязанных расчетов между разными учетными модулями одного ТОФК (по счету 3430 «Межсистемные расчеты»)», раздел 1</w:t>
      </w:r>
      <w:bookmarkEnd w:id="790"/>
    </w:p>
    <w:p w14:paraId="075B7AC3" w14:textId="11FC2694" w:rsidR="0091304D" w:rsidRPr="00DB36D9" w:rsidRDefault="00C51472" w:rsidP="00DB36D9">
      <w:pPr>
        <w:ind w:firstLine="0"/>
      </w:pPr>
      <w:r w:rsidRPr="00C51472">
        <w:rPr>
          <w:rStyle w:val="afe"/>
          <w:rFonts w:asciiTheme="minorHAnsi" w:hAnsiTheme="minorHAnsi" w:cstheme="minorHAnsi"/>
          <w:noProof/>
          <w:sz w:val="28"/>
          <w:szCs w:val="28"/>
        </w:rPr>
        <w:lastRenderedPageBreak/>
        <w:drawing>
          <wp:inline distT="0" distB="0" distL="0" distR="0" wp14:anchorId="1160A9ED" wp14:editId="3EB448A1">
            <wp:extent cx="9959340" cy="3595544"/>
            <wp:effectExtent l="0" t="0" r="381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444" r="1886" b="11198"/>
                    <a:stretch/>
                  </pic:blipFill>
                  <pic:spPr bwMode="auto">
                    <a:xfrm>
                      <a:off x="0" y="0"/>
                      <a:ext cx="9968279" cy="3598771"/>
                    </a:xfrm>
                    <a:prstGeom prst="rect">
                      <a:avLst/>
                    </a:prstGeom>
                    <a:ln>
                      <a:noFill/>
                    </a:ln>
                    <a:extLst>
                      <a:ext uri="{53640926-AAD7-44D8-BBD7-CCE9431645EC}">
                        <a14:shadowObscured xmlns:a14="http://schemas.microsoft.com/office/drawing/2010/main"/>
                      </a:ext>
                    </a:extLst>
                  </pic:spPr>
                </pic:pic>
              </a:graphicData>
            </a:graphic>
          </wp:inline>
        </w:drawing>
      </w:r>
    </w:p>
    <w:p w14:paraId="0574D7C4" w14:textId="615983C9" w:rsidR="00DB36D9" w:rsidRPr="00572381" w:rsidRDefault="00CE2362" w:rsidP="00572381">
      <w:pPr>
        <w:pStyle w:val="GOSTFigName"/>
      </w:pPr>
      <w:r>
        <w:rPr>
          <w:noProof/>
        </w:rPr>
        <w:fldChar w:fldCharType="begin"/>
      </w:r>
      <w:r>
        <w:rPr>
          <w:noProof/>
        </w:rPr>
        <w:instrText xml:space="preserve"> SEQ Рисунок \* ARABIC </w:instrText>
      </w:r>
      <w:r>
        <w:rPr>
          <w:noProof/>
        </w:rPr>
        <w:fldChar w:fldCharType="separate"/>
      </w:r>
      <w:bookmarkStart w:id="791" w:name="_Toc226457312"/>
      <w:r w:rsidR="00A67566">
        <w:rPr>
          <w:noProof/>
        </w:rPr>
        <w:t>12</w:t>
      </w:r>
      <w:r>
        <w:rPr>
          <w:noProof/>
        </w:rPr>
        <w:fldChar w:fldCharType="end"/>
      </w:r>
      <w:r w:rsidR="00DB36D9" w:rsidRPr="00572381">
        <w:t>. Пример отчета «Сверка взаимосвязанных расчетов между разными учетными модулями одного ТОФК (по счету 3430 «Межсистемные расчеты»)», раздел 2.1</w:t>
      </w:r>
      <w:bookmarkEnd w:id="791"/>
    </w:p>
    <w:p w14:paraId="0FAABF68" w14:textId="29AAECEB" w:rsidR="0091304D" w:rsidRPr="00DB36D9" w:rsidRDefault="00C51472" w:rsidP="00DB36D9">
      <w:pPr>
        <w:ind w:firstLine="0"/>
      </w:pPr>
      <w:r w:rsidRPr="00DB36D9">
        <w:rPr>
          <w:noProof/>
        </w:rPr>
        <w:lastRenderedPageBreak/>
        <w:drawing>
          <wp:inline distT="0" distB="0" distL="0" distR="0" wp14:anchorId="0826A5BE" wp14:editId="56D4AB44">
            <wp:extent cx="9966960" cy="3368836"/>
            <wp:effectExtent l="0" t="0" r="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650" t="6738" r="1625" b="4742"/>
                    <a:stretch/>
                  </pic:blipFill>
                  <pic:spPr bwMode="auto">
                    <a:xfrm>
                      <a:off x="0" y="0"/>
                      <a:ext cx="9998659" cy="3379550"/>
                    </a:xfrm>
                    <a:prstGeom prst="rect">
                      <a:avLst/>
                    </a:prstGeom>
                    <a:ln>
                      <a:noFill/>
                    </a:ln>
                    <a:extLst>
                      <a:ext uri="{53640926-AAD7-44D8-BBD7-CCE9431645EC}">
                        <a14:shadowObscured xmlns:a14="http://schemas.microsoft.com/office/drawing/2010/main"/>
                      </a:ext>
                    </a:extLst>
                  </pic:spPr>
                </pic:pic>
              </a:graphicData>
            </a:graphic>
          </wp:inline>
        </w:drawing>
      </w:r>
    </w:p>
    <w:p w14:paraId="107DD2B8" w14:textId="18BDDC01" w:rsidR="004342CB" w:rsidRDefault="00CE2362" w:rsidP="00A67566">
      <w:pPr>
        <w:pStyle w:val="GOSTFigName"/>
      </w:pPr>
      <w:r>
        <w:rPr>
          <w:noProof/>
        </w:rPr>
        <w:fldChar w:fldCharType="begin"/>
      </w:r>
      <w:r>
        <w:rPr>
          <w:noProof/>
        </w:rPr>
        <w:instrText xml:space="preserve"> SEQ Рисунок \* ARABIC </w:instrText>
      </w:r>
      <w:r>
        <w:rPr>
          <w:noProof/>
        </w:rPr>
        <w:fldChar w:fldCharType="separate"/>
      </w:r>
      <w:bookmarkStart w:id="792" w:name="_Toc226457313"/>
      <w:r w:rsidR="00A67566">
        <w:rPr>
          <w:noProof/>
        </w:rPr>
        <w:t>13</w:t>
      </w:r>
      <w:r>
        <w:rPr>
          <w:noProof/>
        </w:rPr>
        <w:fldChar w:fldCharType="end"/>
      </w:r>
      <w:r w:rsidR="00DB36D9" w:rsidRPr="00572381">
        <w:t>. Пример отчета «Сверка взаимосвязанных расчетов между разными учетными модулями одного ТОФК (по счету 3430 «Межсистемные расчеты»)», раздел 2.2</w:t>
      </w:r>
      <w:bookmarkEnd w:id="792"/>
    </w:p>
    <w:p w14:paraId="76DD828B" w14:textId="77777777" w:rsidR="00A67566" w:rsidRPr="00A67566" w:rsidRDefault="00A67566" w:rsidP="00A67566">
      <w:pPr>
        <w:pStyle w:val="GOSTNormal"/>
      </w:pPr>
    </w:p>
    <w:p w14:paraId="70F0427A" w14:textId="1EAAFC0F" w:rsidR="00536BF5" w:rsidRPr="007D5971" w:rsidRDefault="00536BF5" w:rsidP="00536BF5">
      <w:pPr>
        <w:pStyle w:val="GOSTNormal"/>
        <w:sectPr w:rsidR="00536BF5" w:rsidRPr="007D5971" w:rsidSect="00C75A4E">
          <w:headerReference w:type="default" r:id="rId35"/>
          <w:pgSz w:w="16838" w:h="11906" w:orient="landscape" w:code="9"/>
          <w:pgMar w:top="1701" w:right="567" w:bottom="567" w:left="567" w:header="1134" w:footer="284" w:gutter="0"/>
          <w:cols w:space="708"/>
          <w:docGrid w:linePitch="360"/>
        </w:sectPr>
      </w:pPr>
    </w:p>
    <w:p w14:paraId="6DF9C95C" w14:textId="77777777" w:rsidR="00D45C06" w:rsidRPr="005928BF" w:rsidRDefault="00D45C06" w:rsidP="00D04606">
      <w:pPr>
        <w:pStyle w:val="GOSTReg"/>
        <w:suppressAutoHyphens/>
      </w:pPr>
      <w:bookmarkStart w:id="793" w:name="_Toc121319652"/>
      <w:bookmarkStart w:id="794" w:name="_Toc226457274"/>
      <w:bookmarkEnd w:id="578"/>
      <w:r w:rsidRPr="005928BF">
        <w:lastRenderedPageBreak/>
        <w:t>СОГЛАСОВАНО</w:t>
      </w:r>
      <w:bookmarkEnd w:id="793"/>
      <w:bookmarkEnd w:id="794"/>
    </w:p>
    <w:tbl>
      <w:tblPr>
        <w:tblStyle w:val="GOSTTable"/>
        <w:tblW w:w="5000" w:type="pct"/>
        <w:tblLook w:val="07E0" w:firstRow="1" w:lastRow="1" w:firstColumn="1" w:lastColumn="1" w:noHBand="1" w:noVBand="1"/>
      </w:tblPr>
      <w:tblGrid>
        <w:gridCol w:w="2023"/>
        <w:gridCol w:w="2398"/>
        <w:gridCol w:w="2315"/>
        <w:gridCol w:w="1359"/>
        <w:gridCol w:w="1533"/>
      </w:tblGrid>
      <w:tr w:rsidR="00D34E1B" w:rsidRPr="00B9499D" w14:paraId="46DA9733" w14:textId="77777777" w:rsidTr="00C75A4E">
        <w:trPr>
          <w:cnfStyle w:val="100000000000" w:firstRow="1" w:lastRow="0" w:firstColumn="0" w:lastColumn="0" w:oddVBand="0" w:evenVBand="0" w:oddHBand="0" w:evenHBand="0" w:firstRowFirstColumn="0" w:firstRowLastColumn="0" w:lastRowFirstColumn="0" w:lastRowLastColumn="0"/>
        </w:trPr>
        <w:tc>
          <w:tcPr>
            <w:tcW w:w="1050" w:type="pct"/>
          </w:tcPr>
          <w:p w14:paraId="22AEBAD8" w14:textId="77777777" w:rsidR="00D34E1B" w:rsidRPr="00B9499D" w:rsidRDefault="00D34E1B" w:rsidP="00D04606">
            <w:pPr>
              <w:pStyle w:val="GOSTTableHead"/>
            </w:pPr>
            <w:r w:rsidRPr="00B9499D">
              <w:t>Наименование организации, предприятия</w:t>
            </w:r>
          </w:p>
        </w:tc>
        <w:tc>
          <w:tcPr>
            <w:tcW w:w="1245" w:type="pct"/>
          </w:tcPr>
          <w:p w14:paraId="2442C404" w14:textId="77777777" w:rsidR="00D34E1B" w:rsidRPr="00B9499D" w:rsidRDefault="00D34E1B" w:rsidP="00D04606">
            <w:pPr>
              <w:pStyle w:val="GOSTTableHead"/>
            </w:pPr>
            <w:r w:rsidRPr="00B9499D">
              <w:t>Должность исполнителя</w:t>
            </w:r>
          </w:p>
        </w:tc>
        <w:tc>
          <w:tcPr>
            <w:tcW w:w="1202" w:type="pct"/>
          </w:tcPr>
          <w:p w14:paraId="3066953C" w14:textId="77777777" w:rsidR="00D34E1B" w:rsidRPr="00B9499D" w:rsidRDefault="00D34E1B" w:rsidP="00D04606">
            <w:pPr>
              <w:pStyle w:val="GOSTTableHead"/>
            </w:pPr>
            <w:r w:rsidRPr="00B9499D">
              <w:t>Фамилия, имя, отчество</w:t>
            </w:r>
          </w:p>
        </w:tc>
        <w:tc>
          <w:tcPr>
            <w:tcW w:w="706" w:type="pct"/>
          </w:tcPr>
          <w:p w14:paraId="6A77F915" w14:textId="77777777" w:rsidR="00D34E1B" w:rsidRPr="00B9499D" w:rsidRDefault="00D34E1B" w:rsidP="00D04606">
            <w:pPr>
              <w:pStyle w:val="GOSTTableHead"/>
            </w:pPr>
            <w:r w:rsidRPr="00B9499D">
              <w:t>Подпись</w:t>
            </w:r>
          </w:p>
        </w:tc>
        <w:tc>
          <w:tcPr>
            <w:tcW w:w="796" w:type="pct"/>
          </w:tcPr>
          <w:p w14:paraId="179B961D" w14:textId="77777777" w:rsidR="00D34E1B" w:rsidRPr="00B9499D" w:rsidRDefault="00D34E1B" w:rsidP="00D04606">
            <w:pPr>
              <w:pStyle w:val="GOSTTableHead"/>
            </w:pPr>
            <w:r w:rsidRPr="00B9499D">
              <w:t>Дата</w:t>
            </w:r>
          </w:p>
        </w:tc>
      </w:tr>
      <w:tr w:rsidR="00D34E1B" w:rsidRPr="00B9499D" w14:paraId="5D200DDF" w14:textId="77777777" w:rsidTr="00C75A4E">
        <w:trPr>
          <w:trHeight w:val="20"/>
        </w:trPr>
        <w:tc>
          <w:tcPr>
            <w:tcW w:w="1050" w:type="pct"/>
          </w:tcPr>
          <w:p w14:paraId="4AE75000" w14:textId="77777777" w:rsidR="00D34E1B" w:rsidRPr="00B9499D" w:rsidRDefault="00D34E1B" w:rsidP="00D04606">
            <w:pPr>
              <w:pStyle w:val="GOSTTablenorm"/>
              <w:suppressAutoHyphens/>
            </w:pPr>
          </w:p>
        </w:tc>
        <w:tc>
          <w:tcPr>
            <w:tcW w:w="1245" w:type="pct"/>
          </w:tcPr>
          <w:p w14:paraId="26F4ECFD" w14:textId="77777777" w:rsidR="00D34E1B" w:rsidRPr="00B9499D" w:rsidRDefault="00D34E1B" w:rsidP="00D04606">
            <w:pPr>
              <w:pStyle w:val="GOSTTablenorm"/>
              <w:suppressAutoHyphens/>
            </w:pPr>
          </w:p>
        </w:tc>
        <w:tc>
          <w:tcPr>
            <w:tcW w:w="1202" w:type="pct"/>
          </w:tcPr>
          <w:p w14:paraId="1D346959" w14:textId="77777777" w:rsidR="00D34E1B" w:rsidRPr="00B9499D" w:rsidRDefault="00D34E1B" w:rsidP="00D04606">
            <w:pPr>
              <w:pStyle w:val="GOSTTablenorm"/>
              <w:suppressAutoHyphens/>
            </w:pPr>
          </w:p>
        </w:tc>
        <w:tc>
          <w:tcPr>
            <w:tcW w:w="706" w:type="pct"/>
          </w:tcPr>
          <w:p w14:paraId="7EBA4116" w14:textId="77777777" w:rsidR="00D34E1B" w:rsidRPr="00B9499D" w:rsidRDefault="00D34E1B" w:rsidP="00D04606">
            <w:pPr>
              <w:pStyle w:val="GOSTTablenorm"/>
              <w:suppressAutoHyphens/>
            </w:pPr>
          </w:p>
        </w:tc>
        <w:tc>
          <w:tcPr>
            <w:tcW w:w="796" w:type="pct"/>
          </w:tcPr>
          <w:p w14:paraId="4A5FED51" w14:textId="77777777" w:rsidR="00D34E1B" w:rsidRPr="00B9499D" w:rsidRDefault="00D34E1B" w:rsidP="00D04606">
            <w:pPr>
              <w:pStyle w:val="GOSTTablenorm"/>
              <w:suppressAutoHyphens/>
            </w:pPr>
          </w:p>
        </w:tc>
      </w:tr>
      <w:tr w:rsidR="00D34E1B" w:rsidRPr="00B9499D" w14:paraId="3E4C63BD" w14:textId="77777777" w:rsidTr="00C75A4E">
        <w:trPr>
          <w:trHeight w:val="20"/>
        </w:trPr>
        <w:tc>
          <w:tcPr>
            <w:tcW w:w="1050" w:type="pct"/>
          </w:tcPr>
          <w:p w14:paraId="31C10EDC" w14:textId="77777777" w:rsidR="00D34E1B" w:rsidRPr="00B9499D" w:rsidRDefault="00D34E1B" w:rsidP="00D04606">
            <w:pPr>
              <w:pStyle w:val="GOSTTablenorm"/>
              <w:suppressAutoHyphens/>
            </w:pPr>
          </w:p>
        </w:tc>
        <w:tc>
          <w:tcPr>
            <w:tcW w:w="1245" w:type="pct"/>
          </w:tcPr>
          <w:p w14:paraId="5663E882" w14:textId="77777777" w:rsidR="00D34E1B" w:rsidRPr="00B9499D" w:rsidRDefault="00D34E1B" w:rsidP="00D04606">
            <w:pPr>
              <w:pStyle w:val="GOSTTablenorm"/>
              <w:suppressAutoHyphens/>
            </w:pPr>
          </w:p>
        </w:tc>
        <w:tc>
          <w:tcPr>
            <w:tcW w:w="1202" w:type="pct"/>
          </w:tcPr>
          <w:p w14:paraId="51DBB438" w14:textId="77777777" w:rsidR="00D34E1B" w:rsidRPr="00B9499D" w:rsidRDefault="00D34E1B" w:rsidP="00D04606">
            <w:pPr>
              <w:pStyle w:val="GOSTTablenorm"/>
              <w:suppressAutoHyphens/>
            </w:pPr>
          </w:p>
        </w:tc>
        <w:tc>
          <w:tcPr>
            <w:tcW w:w="706" w:type="pct"/>
          </w:tcPr>
          <w:p w14:paraId="749D9EE2" w14:textId="77777777" w:rsidR="00D34E1B" w:rsidRPr="00B9499D" w:rsidRDefault="00D34E1B" w:rsidP="00D04606">
            <w:pPr>
              <w:pStyle w:val="GOSTTablenorm"/>
              <w:suppressAutoHyphens/>
            </w:pPr>
          </w:p>
        </w:tc>
        <w:tc>
          <w:tcPr>
            <w:tcW w:w="796" w:type="pct"/>
          </w:tcPr>
          <w:p w14:paraId="5DE53C6F" w14:textId="77777777" w:rsidR="00D34E1B" w:rsidRPr="00B9499D" w:rsidRDefault="00D34E1B" w:rsidP="00D04606">
            <w:pPr>
              <w:pStyle w:val="GOSTTablenorm"/>
              <w:suppressAutoHyphens/>
            </w:pPr>
          </w:p>
        </w:tc>
      </w:tr>
      <w:tr w:rsidR="00D34E1B" w:rsidRPr="00B9499D" w14:paraId="1F8E6D31" w14:textId="77777777" w:rsidTr="00C75A4E">
        <w:trPr>
          <w:trHeight w:val="20"/>
        </w:trPr>
        <w:tc>
          <w:tcPr>
            <w:tcW w:w="1050" w:type="pct"/>
          </w:tcPr>
          <w:p w14:paraId="139B1557" w14:textId="77777777" w:rsidR="00D34E1B" w:rsidRPr="00B9499D" w:rsidRDefault="00D34E1B" w:rsidP="00D04606">
            <w:pPr>
              <w:pStyle w:val="GOSTTablenorm"/>
              <w:suppressAutoHyphens/>
            </w:pPr>
          </w:p>
        </w:tc>
        <w:tc>
          <w:tcPr>
            <w:tcW w:w="1245" w:type="pct"/>
          </w:tcPr>
          <w:p w14:paraId="3F8E6F9D" w14:textId="77777777" w:rsidR="00D34E1B" w:rsidRPr="00B9499D" w:rsidRDefault="00D34E1B" w:rsidP="00D04606">
            <w:pPr>
              <w:pStyle w:val="GOSTTablenorm"/>
              <w:suppressAutoHyphens/>
            </w:pPr>
          </w:p>
        </w:tc>
        <w:tc>
          <w:tcPr>
            <w:tcW w:w="1202" w:type="pct"/>
          </w:tcPr>
          <w:p w14:paraId="565CBF0A" w14:textId="77777777" w:rsidR="00D34E1B" w:rsidRPr="00B9499D" w:rsidRDefault="00D34E1B" w:rsidP="00D04606">
            <w:pPr>
              <w:pStyle w:val="GOSTTablenorm"/>
              <w:suppressAutoHyphens/>
            </w:pPr>
          </w:p>
        </w:tc>
        <w:tc>
          <w:tcPr>
            <w:tcW w:w="706" w:type="pct"/>
          </w:tcPr>
          <w:p w14:paraId="3F19B6C7" w14:textId="77777777" w:rsidR="00D34E1B" w:rsidRPr="00B9499D" w:rsidRDefault="00D34E1B" w:rsidP="00D04606">
            <w:pPr>
              <w:pStyle w:val="GOSTTablenorm"/>
              <w:suppressAutoHyphens/>
            </w:pPr>
          </w:p>
        </w:tc>
        <w:tc>
          <w:tcPr>
            <w:tcW w:w="796" w:type="pct"/>
          </w:tcPr>
          <w:p w14:paraId="5885C975" w14:textId="77777777" w:rsidR="00D34E1B" w:rsidRPr="00B9499D" w:rsidRDefault="00D34E1B" w:rsidP="00D04606">
            <w:pPr>
              <w:pStyle w:val="GOSTTablenorm"/>
              <w:suppressAutoHyphens/>
            </w:pPr>
          </w:p>
        </w:tc>
      </w:tr>
      <w:tr w:rsidR="00D34E1B" w:rsidRPr="00B9499D" w14:paraId="45BD2BE3" w14:textId="77777777" w:rsidTr="00C75A4E">
        <w:trPr>
          <w:trHeight w:val="20"/>
        </w:trPr>
        <w:tc>
          <w:tcPr>
            <w:tcW w:w="1050" w:type="pct"/>
          </w:tcPr>
          <w:p w14:paraId="35FFA28E" w14:textId="77777777" w:rsidR="00D34E1B" w:rsidRPr="00B9499D" w:rsidRDefault="00D34E1B" w:rsidP="00D04606">
            <w:pPr>
              <w:pStyle w:val="GOSTTablenorm"/>
              <w:suppressAutoHyphens/>
            </w:pPr>
          </w:p>
        </w:tc>
        <w:tc>
          <w:tcPr>
            <w:tcW w:w="1245" w:type="pct"/>
          </w:tcPr>
          <w:p w14:paraId="2B0BEC71" w14:textId="77777777" w:rsidR="00D34E1B" w:rsidRPr="00B9499D" w:rsidRDefault="00D34E1B" w:rsidP="00D04606">
            <w:pPr>
              <w:pStyle w:val="GOSTTablenorm"/>
              <w:suppressAutoHyphens/>
            </w:pPr>
          </w:p>
        </w:tc>
        <w:tc>
          <w:tcPr>
            <w:tcW w:w="1202" w:type="pct"/>
          </w:tcPr>
          <w:p w14:paraId="037A7024" w14:textId="77777777" w:rsidR="00D34E1B" w:rsidRPr="00B9499D" w:rsidRDefault="00D34E1B" w:rsidP="00D04606">
            <w:pPr>
              <w:pStyle w:val="GOSTTablenorm"/>
              <w:suppressAutoHyphens/>
            </w:pPr>
          </w:p>
        </w:tc>
        <w:tc>
          <w:tcPr>
            <w:tcW w:w="706" w:type="pct"/>
          </w:tcPr>
          <w:p w14:paraId="0B2CB454" w14:textId="77777777" w:rsidR="00D34E1B" w:rsidRPr="00B9499D" w:rsidRDefault="00D34E1B" w:rsidP="00D04606">
            <w:pPr>
              <w:pStyle w:val="GOSTTablenorm"/>
              <w:suppressAutoHyphens/>
            </w:pPr>
          </w:p>
        </w:tc>
        <w:tc>
          <w:tcPr>
            <w:tcW w:w="796" w:type="pct"/>
          </w:tcPr>
          <w:p w14:paraId="4D0EA42D" w14:textId="77777777" w:rsidR="00D34E1B" w:rsidRPr="00B9499D" w:rsidRDefault="00D34E1B" w:rsidP="00D04606">
            <w:pPr>
              <w:pStyle w:val="GOSTTablenorm"/>
              <w:suppressAutoHyphens/>
            </w:pPr>
          </w:p>
        </w:tc>
      </w:tr>
      <w:tr w:rsidR="00D34E1B" w:rsidRPr="00B9499D" w14:paraId="77D05850" w14:textId="77777777" w:rsidTr="00C75A4E">
        <w:trPr>
          <w:trHeight w:val="20"/>
        </w:trPr>
        <w:tc>
          <w:tcPr>
            <w:tcW w:w="1050" w:type="pct"/>
          </w:tcPr>
          <w:p w14:paraId="05497FA1" w14:textId="77777777" w:rsidR="00D34E1B" w:rsidRPr="00B9499D" w:rsidRDefault="00D34E1B" w:rsidP="00D04606">
            <w:pPr>
              <w:pStyle w:val="GOSTTablenorm"/>
              <w:suppressAutoHyphens/>
            </w:pPr>
          </w:p>
        </w:tc>
        <w:tc>
          <w:tcPr>
            <w:tcW w:w="1245" w:type="pct"/>
          </w:tcPr>
          <w:p w14:paraId="6FB206FF" w14:textId="77777777" w:rsidR="00D34E1B" w:rsidRPr="00B9499D" w:rsidRDefault="00D34E1B" w:rsidP="00D04606">
            <w:pPr>
              <w:pStyle w:val="GOSTTablenorm"/>
              <w:suppressAutoHyphens/>
            </w:pPr>
          </w:p>
        </w:tc>
        <w:tc>
          <w:tcPr>
            <w:tcW w:w="1202" w:type="pct"/>
          </w:tcPr>
          <w:p w14:paraId="1BC357BB" w14:textId="77777777" w:rsidR="00D34E1B" w:rsidRPr="00B9499D" w:rsidRDefault="00D34E1B" w:rsidP="00D04606">
            <w:pPr>
              <w:pStyle w:val="GOSTTablenorm"/>
              <w:suppressAutoHyphens/>
            </w:pPr>
          </w:p>
        </w:tc>
        <w:tc>
          <w:tcPr>
            <w:tcW w:w="706" w:type="pct"/>
          </w:tcPr>
          <w:p w14:paraId="30095469" w14:textId="77777777" w:rsidR="00D34E1B" w:rsidRPr="00B9499D" w:rsidRDefault="00D34E1B" w:rsidP="00D04606">
            <w:pPr>
              <w:pStyle w:val="GOSTTablenorm"/>
              <w:suppressAutoHyphens/>
            </w:pPr>
          </w:p>
        </w:tc>
        <w:tc>
          <w:tcPr>
            <w:tcW w:w="796" w:type="pct"/>
          </w:tcPr>
          <w:p w14:paraId="70F811D0" w14:textId="77777777" w:rsidR="00D34E1B" w:rsidRPr="00B9499D" w:rsidRDefault="00D34E1B" w:rsidP="00D04606">
            <w:pPr>
              <w:pStyle w:val="GOSTTablenorm"/>
              <w:suppressAutoHyphens/>
            </w:pPr>
          </w:p>
        </w:tc>
      </w:tr>
      <w:tr w:rsidR="00D34E1B" w:rsidRPr="00B9499D" w14:paraId="61A98CBC" w14:textId="77777777" w:rsidTr="00C75A4E">
        <w:trPr>
          <w:trHeight w:val="20"/>
        </w:trPr>
        <w:tc>
          <w:tcPr>
            <w:tcW w:w="1050" w:type="pct"/>
          </w:tcPr>
          <w:p w14:paraId="0ED8E9BB" w14:textId="77777777" w:rsidR="00D34E1B" w:rsidRPr="00B9499D" w:rsidRDefault="00D34E1B" w:rsidP="00D04606">
            <w:pPr>
              <w:pStyle w:val="GOSTTablenorm"/>
              <w:suppressAutoHyphens/>
            </w:pPr>
          </w:p>
        </w:tc>
        <w:tc>
          <w:tcPr>
            <w:tcW w:w="1245" w:type="pct"/>
          </w:tcPr>
          <w:p w14:paraId="328B575E" w14:textId="77777777" w:rsidR="00D34E1B" w:rsidRPr="00B9499D" w:rsidRDefault="00D34E1B" w:rsidP="00D04606">
            <w:pPr>
              <w:pStyle w:val="GOSTTablenorm"/>
              <w:suppressAutoHyphens/>
            </w:pPr>
          </w:p>
        </w:tc>
        <w:tc>
          <w:tcPr>
            <w:tcW w:w="1202" w:type="pct"/>
          </w:tcPr>
          <w:p w14:paraId="26A37FFA" w14:textId="77777777" w:rsidR="00D34E1B" w:rsidRPr="00B9499D" w:rsidRDefault="00D34E1B" w:rsidP="00D04606">
            <w:pPr>
              <w:pStyle w:val="GOSTTablenorm"/>
              <w:suppressAutoHyphens/>
            </w:pPr>
          </w:p>
        </w:tc>
        <w:tc>
          <w:tcPr>
            <w:tcW w:w="706" w:type="pct"/>
          </w:tcPr>
          <w:p w14:paraId="69715097" w14:textId="77777777" w:rsidR="00D34E1B" w:rsidRPr="00B9499D" w:rsidRDefault="00D34E1B" w:rsidP="00D04606">
            <w:pPr>
              <w:pStyle w:val="GOSTTablenorm"/>
              <w:suppressAutoHyphens/>
            </w:pPr>
          </w:p>
        </w:tc>
        <w:tc>
          <w:tcPr>
            <w:tcW w:w="796" w:type="pct"/>
          </w:tcPr>
          <w:p w14:paraId="3B2DA897" w14:textId="77777777" w:rsidR="00D34E1B" w:rsidRPr="00B9499D" w:rsidRDefault="00D34E1B" w:rsidP="00D04606">
            <w:pPr>
              <w:pStyle w:val="GOSTTablenorm"/>
              <w:suppressAutoHyphens/>
            </w:pPr>
          </w:p>
        </w:tc>
      </w:tr>
      <w:tr w:rsidR="00D34E1B" w:rsidRPr="00B9499D" w14:paraId="1AEAE033" w14:textId="77777777" w:rsidTr="00C75A4E">
        <w:trPr>
          <w:trHeight w:val="20"/>
        </w:trPr>
        <w:tc>
          <w:tcPr>
            <w:tcW w:w="1050" w:type="pct"/>
          </w:tcPr>
          <w:p w14:paraId="4088E702" w14:textId="77777777" w:rsidR="00D34E1B" w:rsidRPr="00B9499D" w:rsidRDefault="00D34E1B" w:rsidP="00D04606">
            <w:pPr>
              <w:pStyle w:val="GOSTTablenorm"/>
              <w:suppressAutoHyphens/>
            </w:pPr>
          </w:p>
        </w:tc>
        <w:tc>
          <w:tcPr>
            <w:tcW w:w="1245" w:type="pct"/>
          </w:tcPr>
          <w:p w14:paraId="5F1301FB" w14:textId="77777777" w:rsidR="00D34E1B" w:rsidRPr="00B9499D" w:rsidRDefault="00D34E1B" w:rsidP="00D04606">
            <w:pPr>
              <w:pStyle w:val="GOSTTablenorm"/>
              <w:suppressAutoHyphens/>
            </w:pPr>
          </w:p>
        </w:tc>
        <w:tc>
          <w:tcPr>
            <w:tcW w:w="1202" w:type="pct"/>
          </w:tcPr>
          <w:p w14:paraId="773FD43F" w14:textId="77777777" w:rsidR="00D34E1B" w:rsidRPr="00B9499D" w:rsidRDefault="00D34E1B" w:rsidP="00D04606">
            <w:pPr>
              <w:pStyle w:val="GOSTTablenorm"/>
              <w:suppressAutoHyphens/>
            </w:pPr>
          </w:p>
        </w:tc>
        <w:tc>
          <w:tcPr>
            <w:tcW w:w="706" w:type="pct"/>
          </w:tcPr>
          <w:p w14:paraId="66BE5B76" w14:textId="77777777" w:rsidR="00D34E1B" w:rsidRPr="00B9499D" w:rsidRDefault="00D34E1B" w:rsidP="00D04606">
            <w:pPr>
              <w:pStyle w:val="GOSTTablenorm"/>
              <w:suppressAutoHyphens/>
            </w:pPr>
          </w:p>
        </w:tc>
        <w:tc>
          <w:tcPr>
            <w:tcW w:w="796" w:type="pct"/>
          </w:tcPr>
          <w:p w14:paraId="2FC7B155" w14:textId="77777777" w:rsidR="00D34E1B" w:rsidRPr="00B9499D" w:rsidRDefault="00D34E1B" w:rsidP="00D04606">
            <w:pPr>
              <w:pStyle w:val="GOSTTablenorm"/>
              <w:suppressAutoHyphens/>
            </w:pPr>
          </w:p>
        </w:tc>
      </w:tr>
      <w:tr w:rsidR="00D34E1B" w:rsidRPr="00B9499D" w14:paraId="7B917E07" w14:textId="77777777" w:rsidTr="00C75A4E">
        <w:trPr>
          <w:trHeight w:val="20"/>
        </w:trPr>
        <w:tc>
          <w:tcPr>
            <w:tcW w:w="1050" w:type="pct"/>
          </w:tcPr>
          <w:p w14:paraId="3FA7C198" w14:textId="77777777" w:rsidR="00D34E1B" w:rsidRPr="00B9499D" w:rsidRDefault="00D34E1B" w:rsidP="00D04606">
            <w:pPr>
              <w:pStyle w:val="GOSTTablenorm"/>
              <w:suppressAutoHyphens/>
            </w:pPr>
          </w:p>
        </w:tc>
        <w:tc>
          <w:tcPr>
            <w:tcW w:w="1245" w:type="pct"/>
          </w:tcPr>
          <w:p w14:paraId="21BABF7C" w14:textId="77777777" w:rsidR="00D34E1B" w:rsidRPr="00B9499D" w:rsidRDefault="00D34E1B" w:rsidP="00D04606">
            <w:pPr>
              <w:pStyle w:val="GOSTTablenorm"/>
              <w:suppressAutoHyphens/>
            </w:pPr>
          </w:p>
        </w:tc>
        <w:tc>
          <w:tcPr>
            <w:tcW w:w="1202" w:type="pct"/>
          </w:tcPr>
          <w:p w14:paraId="1450B4AB" w14:textId="77777777" w:rsidR="00D34E1B" w:rsidRPr="00B9499D" w:rsidRDefault="00D34E1B" w:rsidP="00D04606">
            <w:pPr>
              <w:pStyle w:val="GOSTTablenorm"/>
              <w:suppressAutoHyphens/>
            </w:pPr>
          </w:p>
        </w:tc>
        <w:tc>
          <w:tcPr>
            <w:tcW w:w="706" w:type="pct"/>
          </w:tcPr>
          <w:p w14:paraId="772FB592" w14:textId="77777777" w:rsidR="00D34E1B" w:rsidRPr="00B9499D" w:rsidRDefault="00D34E1B" w:rsidP="00D04606">
            <w:pPr>
              <w:pStyle w:val="GOSTTablenorm"/>
              <w:suppressAutoHyphens/>
            </w:pPr>
          </w:p>
        </w:tc>
        <w:tc>
          <w:tcPr>
            <w:tcW w:w="796" w:type="pct"/>
          </w:tcPr>
          <w:p w14:paraId="7C559DBE" w14:textId="77777777" w:rsidR="00D34E1B" w:rsidRPr="00B9499D" w:rsidRDefault="00D34E1B" w:rsidP="00D04606">
            <w:pPr>
              <w:pStyle w:val="GOSTTablenorm"/>
              <w:suppressAutoHyphens/>
            </w:pPr>
          </w:p>
        </w:tc>
      </w:tr>
      <w:tr w:rsidR="00D34E1B" w:rsidRPr="00B9499D" w14:paraId="1603C552" w14:textId="77777777" w:rsidTr="00C75A4E">
        <w:trPr>
          <w:trHeight w:val="20"/>
        </w:trPr>
        <w:tc>
          <w:tcPr>
            <w:tcW w:w="1050" w:type="pct"/>
          </w:tcPr>
          <w:p w14:paraId="179CC410" w14:textId="77777777" w:rsidR="00D34E1B" w:rsidRPr="00B9499D" w:rsidRDefault="00D34E1B" w:rsidP="00D04606">
            <w:pPr>
              <w:pStyle w:val="GOSTTablenorm"/>
              <w:suppressAutoHyphens/>
            </w:pPr>
          </w:p>
        </w:tc>
        <w:tc>
          <w:tcPr>
            <w:tcW w:w="1245" w:type="pct"/>
          </w:tcPr>
          <w:p w14:paraId="741A547A" w14:textId="77777777" w:rsidR="00D34E1B" w:rsidRPr="00B9499D" w:rsidRDefault="00D34E1B" w:rsidP="00D04606">
            <w:pPr>
              <w:pStyle w:val="GOSTTablenorm"/>
              <w:suppressAutoHyphens/>
            </w:pPr>
          </w:p>
        </w:tc>
        <w:tc>
          <w:tcPr>
            <w:tcW w:w="1202" w:type="pct"/>
          </w:tcPr>
          <w:p w14:paraId="3127D524" w14:textId="77777777" w:rsidR="00D34E1B" w:rsidRPr="00B9499D" w:rsidRDefault="00D34E1B" w:rsidP="00D04606">
            <w:pPr>
              <w:pStyle w:val="GOSTTablenorm"/>
              <w:suppressAutoHyphens/>
            </w:pPr>
          </w:p>
        </w:tc>
        <w:tc>
          <w:tcPr>
            <w:tcW w:w="706" w:type="pct"/>
          </w:tcPr>
          <w:p w14:paraId="602893A1" w14:textId="77777777" w:rsidR="00D34E1B" w:rsidRPr="00B9499D" w:rsidRDefault="00D34E1B" w:rsidP="00D04606">
            <w:pPr>
              <w:pStyle w:val="GOSTTablenorm"/>
              <w:suppressAutoHyphens/>
            </w:pPr>
          </w:p>
        </w:tc>
        <w:tc>
          <w:tcPr>
            <w:tcW w:w="796" w:type="pct"/>
          </w:tcPr>
          <w:p w14:paraId="0FB46141" w14:textId="77777777" w:rsidR="00D34E1B" w:rsidRPr="00B9499D" w:rsidRDefault="00D34E1B" w:rsidP="00D04606">
            <w:pPr>
              <w:pStyle w:val="GOSTTablenorm"/>
              <w:suppressAutoHyphens/>
            </w:pPr>
          </w:p>
        </w:tc>
      </w:tr>
      <w:tr w:rsidR="00D34E1B" w:rsidRPr="00B9499D" w14:paraId="20B56860" w14:textId="77777777" w:rsidTr="00C75A4E">
        <w:trPr>
          <w:trHeight w:val="20"/>
        </w:trPr>
        <w:tc>
          <w:tcPr>
            <w:tcW w:w="1050" w:type="pct"/>
          </w:tcPr>
          <w:p w14:paraId="29B591F0" w14:textId="77777777" w:rsidR="00D34E1B" w:rsidRPr="00B9499D" w:rsidRDefault="00D34E1B" w:rsidP="00D04606">
            <w:pPr>
              <w:pStyle w:val="GOSTTablenorm"/>
              <w:suppressAutoHyphens/>
            </w:pPr>
          </w:p>
        </w:tc>
        <w:tc>
          <w:tcPr>
            <w:tcW w:w="1245" w:type="pct"/>
          </w:tcPr>
          <w:p w14:paraId="35AC720A" w14:textId="77777777" w:rsidR="00D34E1B" w:rsidRPr="00B9499D" w:rsidRDefault="00D34E1B" w:rsidP="00D04606">
            <w:pPr>
              <w:pStyle w:val="GOSTTablenorm"/>
              <w:suppressAutoHyphens/>
            </w:pPr>
          </w:p>
        </w:tc>
        <w:tc>
          <w:tcPr>
            <w:tcW w:w="1202" w:type="pct"/>
          </w:tcPr>
          <w:p w14:paraId="339FB8E8" w14:textId="77777777" w:rsidR="00D34E1B" w:rsidRPr="00B9499D" w:rsidRDefault="00D34E1B" w:rsidP="00D04606">
            <w:pPr>
              <w:pStyle w:val="GOSTTablenorm"/>
              <w:suppressAutoHyphens/>
            </w:pPr>
          </w:p>
        </w:tc>
        <w:tc>
          <w:tcPr>
            <w:tcW w:w="706" w:type="pct"/>
          </w:tcPr>
          <w:p w14:paraId="11857CDE" w14:textId="77777777" w:rsidR="00D34E1B" w:rsidRPr="00B9499D" w:rsidRDefault="00D34E1B" w:rsidP="00D04606">
            <w:pPr>
              <w:pStyle w:val="GOSTTablenorm"/>
              <w:suppressAutoHyphens/>
            </w:pPr>
          </w:p>
        </w:tc>
        <w:tc>
          <w:tcPr>
            <w:tcW w:w="796" w:type="pct"/>
          </w:tcPr>
          <w:p w14:paraId="4914094B" w14:textId="77777777" w:rsidR="00D34E1B" w:rsidRPr="00B9499D" w:rsidRDefault="00D34E1B" w:rsidP="00D04606">
            <w:pPr>
              <w:pStyle w:val="GOSTTablenorm"/>
              <w:suppressAutoHyphens/>
            </w:pPr>
          </w:p>
        </w:tc>
      </w:tr>
    </w:tbl>
    <w:p w14:paraId="6A71F474" w14:textId="77777777" w:rsidR="00D45C06" w:rsidRPr="00B9499D" w:rsidRDefault="00D45C06" w:rsidP="00D04606">
      <w:pPr>
        <w:pStyle w:val="GOSTNormal"/>
        <w:suppressAutoHyphens/>
      </w:pPr>
    </w:p>
    <w:p w14:paraId="30BBEE38" w14:textId="77777777" w:rsidR="00D45C06" w:rsidRPr="00B9499D" w:rsidRDefault="00D45C06" w:rsidP="00D04606">
      <w:pPr>
        <w:pStyle w:val="GOSTReg"/>
        <w:suppressAutoHyphens/>
      </w:pPr>
      <w:bookmarkStart w:id="795" w:name="_Toc529925464"/>
      <w:bookmarkStart w:id="796" w:name="_Ref119664669"/>
      <w:bookmarkStart w:id="797" w:name="_Toc121319653"/>
      <w:bookmarkStart w:id="798" w:name="_Ref122017022"/>
      <w:bookmarkStart w:id="799" w:name="_Ref122017028"/>
      <w:bookmarkStart w:id="800" w:name="_Toc226457275"/>
      <w:r w:rsidRPr="00B9499D">
        <w:lastRenderedPageBreak/>
        <w:t xml:space="preserve">ЛИСТ </w:t>
      </w:r>
      <w:r w:rsidRPr="00B9499D">
        <w:rPr>
          <w:bCs/>
        </w:rPr>
        <w:t>РЕГИСТРАЦИИ</w:t>
      </w:r>
      <w:r w:rsidRPr="00B9499D">
        <w:t xml:space="preserve"> ИЗМЕНЕНИЙ</w:t>
      </w:r>
      <w:bookmarkEnd w:id="24"/>
      <w:bookmarkEnd w:id="25"/>
      <w:bookmarkEnd w:id="26"/>
      <w:bookmarkEnd w:id="795"/>
      <w:bookmarkEnd w:id="796"/>
      <w:bookmarkEnd w:id="797"/>
      <w:bookmarkEnd w:id="798"/>
      <w:bookmarkEnd w:id="799"/>
      <w:bookmarkEnd w:id="800"/>
    </w:p>
    <w:tbl>
      <w:tblPr>
        <w:tblStyle w:val="GOSTTable"/>
        <w:tblW w:w="5000" w:type="pct"/>
        <w:tblLook w:val="07E0" w:firstRow="1" w:lastRow="1" w:firstColumn="1" w:lastColumn="1" w:noHBand="1" w:noVBand="1"/>
      </w:tblPr>
      <w:tblGrid>
        <w:gridCol w:w="861"/>
        <w:gridCol w:w="1282"/>
        <w:gridCol w:w="1831"/>
        <w:gridCol w:w="5654"/>
      </w:tblGrid>
      <w:tr w:rsidR="00F05B0D" w:rsidRPr="00FE7679" w14:paraId="27464C9A" w14:textId="77777777" w:rsidTr="00C75A4E">
        <w:trPr>
          <w:cnfStyle w:val="100000000000" w:firstRow="1" w:lastRow="0" w:firstColumn="0" w:lastColumn="0" w:oddVBand="0" w:evenVBand="0" w:oddHBand="0" w:evenHBand="0" w:firstRowFirstColumn="0" w:firstRowLastColumn="0" w:lastRowFirstColumn="0" w:lastRowLastColumn="0"/>
          <w:trHeight w:val="20"/>
        </w:trPr>
        <w:tc>
          <w:tcPr>
            <w:tcW w:w="447" w:type="pct"/>
          </w:tcPr>
          <w:p w14:paraId="34AE9949" w14:textId="77777777" w:rsidR="00D45C06" w:rsidRPr="00B9499D" w:rsidRDefault="00D45C06" w:rsidP="00D04606">
            <w:pPr>
              <w:pStyle w:val="GOSTTableHead"/>
            </w:pPr>
            <w:r w:rsidRPr="00B9499D">
              <w:t>№ версии док-та</w:t>
            </w:r>
          </w:p>
        </w:tc>
        <w:tc>
          <w:tcPr>
            <w:tcW w:w="666" w:type="pct"/>
          </w:tcPr>
          <w:p w14:paraId="293B4F2D" w14:textId="77777777" w:rsidR="00D45C06" w:rsidRPr="00B9499D" w:rsidRDefault="00D45C06" w:rsidP="00D04606">
            <w:pPr>
              <w:pStyle w:val="GOSTTableHead"/>
            </w:pPr>
            <w:r w:rsidRPr="00B9499D">
              <w:t>Дата изменения</w:t>
            </w:r>
          </w:p>
        </w:tc>
        <w:tc>
          <w:tcPr>
            <w:tcW w:w="951" w:type="pct"/>
          </w:tcPr>
          <w:p w14:paraId="63593A07" w14:textId="77777777" w:rsidR="00D45C06" w:rsidRPr="00B9499D" w:rsidRDefault="00D45C06" w:rsidP="00D04606">
            <w:pPr>
              <w:pStyle w:val="GOSTTableHead"/>
            </w:pPr>
            <w:r w:rsidRPr="00B9499D">
              <w:t xml:space="preserve">Автор </w:t>
            </w:r>
            <w:r w:rsidR="0090097B" w:rsidRPr="00B9499D">
              <w:br/>
            </w:r>
            <w:r w:rsidRPr="00B9499D">
              <w:t>изменений</w:t>
            </w:r>
          </w:p>
        </w:tc>
        <w:tc>
          <w:tcPr>
            <w:tcW w:w="2936" w:type="pct"/>
          </w:tcPr>
          <w:p w14:paraId="7113FFB9" w14:textId="77777777" w:rsidR="00D45C06" w:rsidRPr="00FE7679" w:rsidRDefault="00D45C06" w:rsidP="00D04606">
            <w:pPr>
              <w:pStyle w:val="GOSTTableHead"/>
            </w:pPr>
            <w:r w:rsidRPr="00B9499D">
              <w:t>Изменения</w:t>
            </w:r>
          </w:p>
        </w:tc>
      </w:tr>
      <w:tr w:rsidR="00D63946" w:rsidRPr="00744203" w14:paraId="36EF7272" w14:textId="77777777" w:rsidTr="00C75A4E">
        <w:trPr>
          <w:trHeight w:val="20"/>
        </w:trPr>
        <w:tc>
          <w:tcPr>
            <w:tcW w:w="447" w:type="pct"/>
          </w:tcPr>
          <w:p w14:paraId="1C058CCD" w14:textId="2FD8149B" w:rsidR="00D63946" w:rsidRDefault="00D63946" w:rsidP="00D04606">
            <w:pPr>
              <w:pStyle w:val="GOSTTablenorm"/>
              <w:suppressAutoHyphens/>
            </w:pPr>
          </w:p>
        </w:tc>
        <w:tc>
          <w:tcPr>
            <w:tcW w:w="666" w:type="pct"/>
          </w:tcPr>
          <w:p w14:paraId="1BF74A93" w14:textId="5A306D20" w:rsidR="00D63946" w:rsidRDefault="00423112" w:rsidP="00D04606">
            <w:pPr>
              <w:pStyle w:val="GOSTTablenorm"/>
              <w:suppressAutoHyphens/>
            </w:pPr>
            <w:r>
              <w:t>26.09.2024</w:t>
            </w:r>
          </w:p>
        </w:tc>
        <w:tc>
          <w:tcPr>
            <w:tcW w:w="951" w:type="pct"/>
          </w:tcPr>
          <w:p w14:paraId="78F4A26B" w14:textId="567DB68F" w:rsidR="00D63946" w:rsidRDefault="00423112" w:rsidP="00D04606">
            <w:pPr>
              <w:pStyle w:val="GOSTTablenorm"/>
              <w:suppressAutoHyphens/>
            </w:pPr>
            <w:r>
              <w:t>Сказецкая Н.К.</w:t>
            </w:r>
          </w:p>
        </w:tc>
        <w:tc>
          <w:tcPr>
            <w:tcW w:w="2936" w:type="pct"/>
          </w:tcPr>
          <w:p w14:paraId="506C3CE4" w14:textId="77777777" w:rsidR="007F4ED1" w:rsidRDefault="00423112" w:rsidP="00D04606">
            <w:pPr>
              <w:pStyle w:val="GOSTTablenorm"/>
              <w:suppressAutoHyphens/>
            </w:pPr>
            <w:r>
              <w:t>Запросы по формированию диагностической отчетности выделены в том 8.</w:t>
            </w:r>
          </w:p>
          <w:p w14:paraId="14BD0950" w14:textId="77777777" w:rsidR="00423112" w:rsidRDefault="00423112" w:rsidP="00D04606">
            <w:pPr>
              <w:pStyle w:val="GOSTTablenorm"/>
              <w:suppressAutoHyphens/>
            </w:pPr>
            <w:r>
              <w:t>Добавлено описание запросов по диагностическим отчетам:</w:t>
            </w:r>
          </w:p>
          <w:p w14:paraId="1F86F85A" w14:textId="3F6CBF44" w:rsidR="00423112" w:rsidRPr="00423112" w:rsidRDefault="00423112" w:rsidP="00423112">
            <w:pPr>
              <w:pStyle w:val="GOSTTableListMark2"/>
            </w:pPr>
            <w:r w:rsidRPr="00423112">
              <w:t>Отчет «</w:t>
            </w:r>
            <w:proofErr w:type="spellStart"/>
            <w:r w:rsidRPr="00423112">
              <w:t>Подокументарная</w:t>
            </w:r>
            <w:proofErr w:type="spellEnd"/>
            <w:r w:rsidRPr="00423112">
              <w:t xml:space="preserve"> сверка (поиск удаленных документов)» (</w:t>
            </w:r>
            <w:r>
              <w:t xml:space="preserve">тип </w:t>
            </w:r>
            <w:r w:rsidRPr="00423112">
              <w:t>запрос</w:t>
            </w:r>
            <w:r>
              <w:t>а</w:t>
            </w:r>
            <w:r w:rsidRPr="00423112">
              <w:t xml:space="preserve"> </w:t>
            </w:r>
            <w:proofErr w:type="spellStart"/>
            <w:r w:rsidRPr="00423112">
              <w:t>DocRec</w:t>
            </w:r>
            <w:proofErr w:type="spellEnd"/>
            <w:r w:rsidRPr="00423112">
              <w:t>) в рамках OTR-749;</w:t>
            </w:r>
          </w:p>
          <w:p w14:paraId="2C603B00" w14:textId="7FAEC7A0" w:rsidR="00423112" w:rsidRPr="00423112" w:rsidRDefault="00423112" w:rsidP="00423112">
            <w:pPr>
              <w:pStyle w:val="GOSTTableListMark2"/>
            </w:pPr>
            <w:r w:rsidRPr="00423112">
              <w:t xml:space="preserve">Отчет «Несоответствие состояния записей учета в витринах данных локального </w:t>
            </w:r>
            <w:proofErr w:type="spellStart"/>
            <w:r w:rsidRPr="00423112">
              <w:t>Датамарта</w:t>
            </w:r>
            <w:proofErr w:type="spellEnd"/>
            <w:r w:rsidRPr="00423112">
              <w:t xml:space="preserve"> и </w:t>
            </w:r>
            <w:proofErr w:type="spellStart"/>
            <w:r w:rsidRPr="00423112">
              <w:t>Супердатамарта</w:t>
            </w:r>
            <w:proofErr w:type="spellEnd"/>
            <w:r w:rsidRPr="00423112">
              <w:t>» (</w:t>
            </w:r>
            <w:r>
              <w:t xml:space="preserve">тип </w:t>
            </w:r>
            <w:r w:rsidRPr="00423112">
              <w:t>запрос</w:t>
            </w:r>
            <w:r>
              <w:t>а</w:t>
            </w:r>
            <w:r w:rsidRPr="00423112">
              <w:t xml:space="preserve"> REPSDM) в рамках OTR-750;</w:t>
            </w:r>
          </w:p>
          <w:p w14:paraId="2D1C136B" w14:textId="7AE48B19" w:rsidR="00423112" w:rsidRDefault="00423112" w:rsidP="00423112">
            <w:pPr>
              <w:pStyle w:val="GOSTTableListMark2"/>
            </w:pPr>
            <w:r>
              <w:t>Отчет «</w:t>
            </w:r>
            <w:proofErr w:type="spellStart"/>
            <w:r w:rsidRPr="00A61223">
              <w:t>Неконсистентность</w:t>
            </w:r>
            <w:proofErr w:type="spellEnd"/>
            <w:r w:rsidRPr="00A61223">
              <w:t xml:space="preserve"> данных локального </w:t>
            </w:r>
            <w:proofErr w:type="spellStart"/>
            <w:r w:rsidRPr="00A61223">
              <w:t>Датамарта</w:t>
            </w:r>
            <w:proofErr w:type="spellEnd"/>
            <w:r w:rsidRPr="00A61223">
              <w:t xml:space="preserve"> и </w:t>
            </w:r>
            <w:proofErr w:type="spellStart"/>
            <w:r w:rsidRPr="00A61223">
              <w:t>Супердатамарта</w:t>
            </w:r>
            <w:proofErr w:type="spellEnd"/>
            <w:r>
              <w:t xml:space="preserve">» (тип </w:t>
            </w:r>
            <w:r w:rsidRPr="00423112">
              <w:t>запрос</w:t>
            </w:r>
            <w:r>
              <w:t xml:space="preserve">а NCSDM) </w:t>
            </w:r>
            <w:r w:rsidRPr="00423112">
              <w:t>в рамках OTR</w:t>
            </w:r>
            <w:r>
              <w:t>-762;</w:t>
            </w:r>
          </w:p>
          <w:p w14:paraId="77EB2C1E" w14:textId="77777777" w:rsidR="00423112" w:rsidRDefault="00423112" w:rsidP="00423112">
            <w:pPr>
              <w:pStyle w:val="GOSTTableListMark2"/>
            </w:pPr>
            <w:r w:rsidRPr="00D56138">
              <w:t>отчет «Сверка внутренних расчетов между ТОФК (по счету 3410 «</w:t>
            </w:r>
            <w:proofErr w:type="spellStart"/>
            <w:r w:rsidRPr="00D56138">
              <w:t>Внутриказначейские</w:t>
            </w:r>
            <w:proofErr w:type="spellEnd"/>
            <w:r w:rsidRPr="00D56138">
              <w:t xml:space="preserve"> расчеты»)» (тип запроса </w:t>
            </w:r>
            <w:proofErr w:type="spellStart"/>
            <w:r w:rsidRPr="00D56138">
              <w:t>InternalCalc</w:t>
            </w:r>
            <w:proofErr w:type="spellEnd"/>
            <w:r w:rsidRPr="00D56138">
              <w:t>)</w:t>
            </w:r>
            <w:r>
              <w:t xml:space="preserve"> </w:t>
            </w:r>
            <w:r w:rsidRPr="00423112">
              <w:t>в рамках OTR</w:t>
            </w:r>
            <w:r>
              <w:t>-760;</w:t>
            </w:r>
          </w:p>
          <w:p w14:paraId="5C07EBD7" w14:textId="475D1F7B" w:rsidR="00423112" w:rsidRDefault="00423112" w:rsidP="00423112">
            <w:pPr>
              <w:pStyle w:val="GOSTTableListMark2"/>
            </w:pPr>
            <w:r w:rsidRPr="00D56138">
              <w:t>отчет «Сверка в</w:t>
            </w:r>
            <w:r>
              <w:t>заимосвязанных</w:t>
            </w:r>
            <w:r w:rsidRPr="00D56138">
              <w:t xml:space="preserve"> расчетов между</w:t>
            </w:r>
            <w:r>
              <w:t xml:space="preserve"> разными учетными модулями одного</w:t>
            </w:r>
            <w:r w:rsidRPr="00D56138">
              <w:t xml:space="preserve"> ТОФК (по счету 34</w:t>
            </w:r>
            <w:r>
              <w:t>3</w:t>
            </w:r>
            <w:r w:rsidRPr="00D56138">
              <w:t>0 «</w:t>
            </w:r>
            <w:r>
              <w:t>Межсистемные</w:t>
            </w:r>
            <w:r w:rsidRPr="00D56138">
              <w:t xml:space="preserve"> расчеты»)» (тип запроса </w:t>
            </w:r>
            <w:proofErr w:type="spellStart"/>
            <w:r w:rsidRPr="00D56138">
              <w:t>Inte</w:t>
            </w:r>
            <w:r>
              <w:rPr>
                <w:lang w:val="en-US"/>
              </w:rPr>
              <w:t>rSys</w:t>
            </w:r>
            <w:r w:rsidRPr="00D56138">
              <w:t>Calc</w:t>
            </w:r>
            <w:proofErr w:type="spellEnd"/>
            <w:r w:rsidRPr="00D56138">
              <w:t>)</w:t>
            </w:r>
            <w:r w:rsidR="00984902">
              <w:t xml:space="preserve"> </w:t>
            </w:r>
            <w:r w:rsidR="00984902" w:rsidRPr="00423112">
              <w:t>в рамках OTR</w:t>
            </w:r>
            <w:r w:rsidR="00984902">
              <w:t>-759.</w:t>
            </w:r>
          </w:p>
        </w:tc>
      </w:tr>
      <w:tr w:rsidR="009A602A" w:rsidRPr="00744203" w14:paraId="69924C02" w14:textId="77777777" w:rsidTr="00C75A4E">
        <w:trPr>
          <w:trHeight w:val="20"/>
        </w:trPr>
        <w:tc>
          <w:tcPr>
            <w:tcW w:w="447" w:type="pct"/>
          </w:tcPr>
          <w:p w14:paraId="25DCA3A4" w14:textId="2656B344" w:rsidR="009A602A" w:rsidRDefault="009A602A" w:rsidP="00D04606">
            <w:pPr>
              <w:pStyle w:val="GOSTTablenorm"/>
              <w:suppressAutoHyphens/>
            </w:pPr>
          </w:p>
        </w:tc>
        <w:tc>
          <w:tcPr>
            <w:tcW w:w="666" w:type="pct"/>
          </w:tcPr>
          <w:p w14:paraId="1C7E81CE" w14:textId="7D5716F8" w:rsidR="009A602A" w:rsidRPr="00B72A52" w:rsidRDefault="00B72A52" w:rsidP="00D04606">
            <w:pPr>
              <w:pStyle w:val="GOSTTablenorm"/>
              <w:suppressAutoHyphens/>
            </w:pPr>
            <w:ins w:id="801" w:author="Сатлер Марина Викторовна" w:date="2025-10-09T16:40:00Z">
              <w:r>
                <w:rPr>
                  <w:lang w:val="en-US"/>
                </w:rPr>
                <w:t>09</w:t>
              </w:r>
              <w:r>
                <w:t>.10.2025</w:t>
              </w:r>
            </w:ins>
          </w:p>
        </w:tc>
        <w:tc>
          <w:tcPr>
            <w:tcW w:w="951" w:type="pct"/>
          </w:tcPr>
          <w:p w14:paraId="3C466A4B" w14:textId="7CBBC7DA" w:rsidR="009A602A" w:rsidRDefault="00B72A52" w:rsidP="00D04606">
            <w:pPr>
              <w:pStyle w:val="GOSTTablenorm"/>
              <w:suppressAutoHyphens/>
            </w:pPr>
            <w:ins w:id="802" w:author="Сатлер Марина Викторовна" w:date="2025-10-09T16:40:00Z">
              <w:r>
                <w:t>Сатлер М.В.</w:t>
              </w:r>
            </w:ins>
          </w:p>
        </w:tc>
        <w:tc>
          <w:tcPr>
            <w:tcW w:w="2936" w:type="pct"/>
          </w:tcPr>
          <w:p w14:paraId="74688A65" w14:textId="74EB6017" w:rsidR="009A602A" w:rsidRPr="00B72A52" w:rsidRDefault="00B72A52">
            <w:pPr>
              <w:pStyle w:val="GOSTTablenorm"/>
              <w:suppressAutoHyphens/>
            </w:pPr>
            <w:ins w:id="803" w:author="Сатлер Марина Викторовна" w:date="2025-10-09T16:40:00Z">
              <w:r w:rsidRPr="00B72A52">
                <w:t>SUP-1764575</w:t>
              </w:r>
              <w:r>
                <w:t xml:space="preserve"> </w:t>
              </w:r>
            </w:ins>
            <w:ins w:id="804" w:author="Сатлер Марина Викторовна" w:date="2025-10-09T16:41:00Z">
              <w:r>
                <w:t>В перечень п</w:t>
              </w:r>
              <w:r w:rsidRPr="00B72A52">
                <w:t>араметр</w:t>
              </w:r>
              <w:r>
                <w:t>ов</w:t>
              </w:r>
              <w:r w:rsidRPr="00B72A52">
                <w:t xml:space="preserve"> запроса состояния записей учета по первичным документам</w:t>
              </w:r>
              <w:r>
                <w:t xml:space="preserve"> (</w:t>
              </w:r>
              <w:r>
                <w:rPr>
                  <w:lang w:val="en-US"/>
                </w:rPr>
                <w:t>DAS</w:t>
              </w:r>
              <w:r w:rsidRPr="009B0BF3">
                <w:t xml:space="preserve">) </w:t>
              </w:r>
              <w:r>
                <w:t>добавлены необязательные параметры пейджинга</w:t>
              </w:r>
            </w:ins>
            <w:ins w:id="805" w:author="Сатлер Марина Викторовна" w:date="2025-10-09T16:42:00Z">
              <w:r>
                <w:t>:</w:t>
              </w:r>
            </w:ins>
            <w:ins w:id="806" w:author="Сатлер Марина Викторовна" w:date="2025-10-09T16:41:00Z">
              <w:r>
                <w:t xml:space="preserve"> «Сдвиг по номеру страницы» </w:t>
              </w:r>
            </w:ins>
            <w:ins w:id="807" w:author="Сатлер Марина Викторовна" w:date="2025-10-09T16:42:00Z">
              <w:r>
                <w:t>(</w:t>
              </w:r>
            </w:ins>
            <w:proofErr w:type="spellStart"/>
            <w:ins w:id="808" w:author="Сатлер Марина Викторовна" w:date="2025-10-09T16:41:00Z">
              <w:r>
                <w:t>Offset</w:t>
              </w:r>
            </w:ins>
            <w:proofErr w:type="spellEnd"/>
            <w:ins w:id="809" w:author="Сатлер Марина Викторовна" w:date="2025-10-09T16:42:00Z">
              <w:r>
                <w:t>), «</w:t>
              </w:r>
            </w:ins>
            <w:ins w:id="810" w:author="Сатлер Марина Викторовна" w:date="2025-10-09T16:41:00Z">
              <w:r>
                <w:t>Количество записей на странице</w:t>
              </w:r>
            </w:ins>
            <w:ins w:id="811" w:author="Сатлер Марина Викторовна" w:date="2025-10-09T16:42:00Z">
              <w:r>
                <w:t>» (</w:t>
              </w:r>
            </w:ins>
            <w:proofErr w:type="spellStart"/>
            <w:ins w:id="812" w:author="Сатлер Марина Викторовна" w:date="2025-10-09T16:41:00Z">
              <w:r>
                <w:t>Limit</w:t>
              </w:r>
              <w:proofErr w:type="spellEnd"/>
              <w:r>
                <w:t>)</w:t>
              </w:r>
            </w:ins>
          </w:p>
        </w:tc>
      </w:tr>
      <w:tr w:rsidR="00676E3D" w:rsidRPr="00744203" w14:paraId="77F66B8C" w14:textId="77777777" w:rsidTr="00C75A4E">
        <w:trPr>
          <w:trHeight w:val="20"/>
        </w:trPr>
        <w:tc>
          <w:tcPr>
            <w:tcW w:w="447" w:type="pct"/>
          </w:tcPr>
          <w:p w14:paraId="4D6EB7D4" w14:textId="77777777" w:rsidR="00676E3D" w:rsidRDefault="00676E3D" w:rsidP="00D04606">
            <w:pPr>
              <w:pStyle w:val="GOSTTablenorm"/>
              <w:suppressAutoHyphens/>
            </w:pPr>
          </w:p>
        </w:tc>
        <w:tc>
          <w:tcPr>
            <w:tcW w:w="666" w:type="pct"/>
          </w:tcPr>
          <w:p w14:paraId="2B8F1669" w14:textId="49C69884" w:rsidR="00676E3D" w:rsidRPr="00676E3D" w:rsidRDefault="00676E3D" w:rsidP="00D04606">
            <w:pPr>
              <w:pStyle w:val="GOSTTablenorm"/>
              <w:suppressAutoHyphens/>
            </w:pPr>
            <w:ins w:id="813" w:author="Сказецкая Наталья Камилевна" w:date="2026-04-15T21:46:00Z">
              <w:r>
                <w:t>15.04.2026</w:t>
              </w:r>
            </w:ins>
          </w:p>
        </w:tc>
        <w:tc>
          <w:tcPr>
            <w:tcW w:w="951" w:type="pct"/>
          </w:tcPr>
          <w:p w14:paraId="2B5B7E2E" w14:textId="5EA0136D" w:rsidR="00676E3D" w:rsidRDefault="00676E3D" w:rsidP="00D04606">
            <w:pPr>
              <w:pStyle w:val="GOSTTablenorm"/>
              <w:suppressAutoHyphens/>
            </w:pPr>
            <w:ins w:id="814" w:author="Сказецкая Наталья Камилевна" w:date="2026-04-15T21:46:00Z">
              <w:r>
                <w:t>Сказецкая Н.К.</w:t>
              </w:r>
            </w:ins>
          </w:p>
        </w:tc>
        <w:tc>
          <w:tcPr>
            <w:tcW w:w="2936" w:type="pct"/>
          </w:tcPr>
          <w:p w14:paraId="700481DA" w14:textId="34C5E95E" w:rsidR="00676E3D" w:rsidRPr="00676E3D" w:rsidRDefault="00676E3D">
            <w:pPr>
              <w:pStyle w:val="GOSTTablenorm"/>
              <w:suppressAutoHyphens/>
            </w:pPr>
            <w:ins w:id="815" w:author="Сказецкая Наталья Камилевна" w:date="2026-04-15T21:46:00Z">
              <w:r>
                <w:rPr>
                  <w:lang w:val="en-US"/>
                </w:rPr>
                <w:t>OTR</w:t>
              </w:r>
              <w:r w:rsidRPr="00676E3D">
                <w:t xml:space="preserve">-1101 </w:t>
              </w:r>
            </w:ins>
            <w:ins w:id="816" w:author="Сказецкая Наталья Камилевна" w:date="2026-04-15T21:47:00Z">
              <w:r>
                <w:t>В параметры запрос</w:t>
              </w:r>
            </w:ins>
            <w:ins w:id="817" w:author="Сказецкая Наталья Камилевна" w:date="2026-04-15T21:48:00Z">
              <w:r>
                <w:t>ов</w:t>
              </w:r>
            </w:ins>
            <w:ins w:id="818" w:author="Сказецкая Наталья Камилевна" w:date="2026-04-15T21:47:00Z">
              <w:r>
                <w:t xml:space="preserve"> </w:t>
              </w:r>
            </w:ins>
            <w:ins w:id="819" w:author="Сказецкая Наталья Камилевна" w:date="2026-04-15T21:48:00Z">
              <w:r w:rsidRPr="00C75A4E">
                <w:t>COMPLY</w:t>
              </w:r>
              <w:r w:rsidRPr="00676E3D">
                <w:t xml:space="preserve"> </w:t>
              </w:r>
              <w:r>
                <w:t>(</w:t>
              </w:r>
            </w:ins>
            <w:ins w:id="820" w:author="Сказецкая Наталья Камилевна" w:date="2026-04-15T21:47:00Z">
              <w:r w:rsidRPr="00676E3D">
                <w:t>п. 7.1</w:t>
              </w:r>
            </w:ins>
            <w:ins w:id="821" w:author="Сказецкая Наталья Камилевна" w:date="2026-04-15T21:48:00Z">
              <w:r>
                <w:t>)</w:t>
              </w:r>
            </w:ins>
            <w:ins w:id="822" w:author="Сказецкая Наталья Камилевна" w:date="2026-04-15T21:47:00Z">
              <w:r w:rsidRPr="00676E3D">
                <w:t xml:space="preserve"> и </w:t>
              </w:r>
            </w:ins>
            <w:ins w:id="823" w:author="Сказецкая Наталья Камилевна" w:date="2026-04-15T21:48:00Z">
              <w:r w:rsidRPr="00C75A4E">
                <w:t>UNLOADING</w:t>
              </w:r>
              <w:r w:rsidRPr="00676E3D">
                <w:t xml:space="preserve"> </w:t>
              </w:r>
            </w:ins>
            <w:ins w:id="824" w:author="Сказецкая Наталья Камилевна" w:date="2026-04-15T21:47:00Z">
              <w:r w:rsidRPr="00676E3D">
                <w:t>8.1 внесены изменения</w:t>
              </w:r>
            </w:ins>
            <w:ins w:id="825" w:author="Сказецкая Наталья Камилевна" w:date="2026-04-15T21:48:00Z">
              <w:r>
                <w:t>:</w:t>
              </w:r>
            </w:ins>
            <w:ins w:id="826" w:author="Сказецкая Наталья Камилевна" w:date="2026-04-15T21:47:00Z">
              <w:r w:rsidRPr="00676E3D">
                <w:t xml:space="preserve"> наименование параметра </w:t>
              </w:r>
              <w:proofErr w:type="spellStart"/>
              <w:proofErr w:type="gramStart"/>
              <w:r w:rsidRPr="00676E3D">
                <w:t>Subject</w:t>
              </w:r>
              <w:proofErr w:type="spellEnd"/>
              <w:r w:rsidRPr="00676E3D">
                <w:t xml:space="preserve"> </w:t>
              </w:r>
            </w:ins>
            <w:ins w:id="827" w:author="Сказецкая Наталья Камилевна" w:date="2026-04-15T21:49:00Z">
              <w:r>
                <w:t xml:space="preserve"> изменено</w:t>
              </w:r>
              <w:proofErr w:type="gramEnd"/>
              <w:r>
                <w:t xml:space="preserve"> с </w:t>
              </w:r>
            </w:ins>
            <w:ins w:id="828" w:author="Сказецкая Наталья Камилевна" w:date="2026-04-15T21:47:00Z">
              <w:r w:rsidRPr="00676E3D">
                <w:t xml:space="preserve">«Субъект учета» на «Инициатор события учета», </w:t>
              </w:r>
            </w:ins>
            <w:ins w:id="829" w:author="Сказецкая Наталья Камилевна" w:date="2026-04-15T21:49:00Z">
              <w:r>
                <w:t>скорректировано</w:t>
              </w:r>
            </w:ins>
            <w:ins w:id="830" w:author="Сказецкая Наталья Камилевна" w:date="2026-04-15T21:47:00Z">
              <w:r w:rsidRPr="00676E3D">
                <w:t xml:space="preserve"> описание параметра</w:t>
              </w:r>
            </w:ins>
          </w:p>
        </w:tc>
      </w:tr>
    </w:tbl>
    <w:p w14:paraId="249A9AA8" w14:textId="77777777" w:rsidR="009E5FA1" w:rsidRPr="005E762F" w:rsidRDefault="009E5FA1" w:rsidP="00D04606">
      <w:pPr>
        <w:pStyle w:val="GOSTNormal"/>
        <w:suppressAutoHyphens/>
      </w:pPr>
    </w:p>
    <w:sectPr w:rsidR="009E5FA1" w:rsidRPr="005E762F" w:rsidSect="00C75A4E">
      <w:headerReference w:type="default" r:id="rId36"/>
      <w:pgSz w:w="11906" w:h="16838" w:code="9"/>
      <w:pgMar w:top="1134" w:right="567" w:bottom="851" w:left="1701" w:header="567"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9" w:author="Сказецкая Наталья Камилевна" w:date="2024-09-26T17:12:00Z" w:initials="СНК">
    <w:p w14:paraId="5FB85EA0" w14:textId="779568AF" w:rsidR="00A51DAC" w:rsidRDefault="00A51DAC">
      <w:pPr>
        <w:pStyle w:val="ab"/>
      </w:pPr>
      <w:r>
        <w:rPr>
          <w:rStyle w:val="affa"/>
        </w:rPr>
        <w:annotationRef/>
      </w:r>
      <w:r>
        <w:t>БПС – уточнить, добавить определения ЛДМ, СДМ</w:t>
      </w:r>
    </w:p>
  </w:comment>
  <w:comment w:id="83" w:author="Сказецкая Наталья Камилевна" w:date="2024-09-26T16:57:00Z" w:initials="СНК">
    <w:p w14:paraId="42537A26" w14:textId="77777777" w:rsidR="00A51DAC" w:rsidRPr="0041230E" w:rsidRDefault="00A51DAC" w:rsidP="001D7CA7">
      <w:pPr>
        <w:pStyle w:val="ab"/>
        <w:rPr>
          <w:lang w:val="en-US"/>
        </w:rPr>
      </w:pPr>
      <w:r>
        <w:rPr>
          <w:rStyle w:val="affa"/>
        </w:rPr>
        <w:annotationRef/>
      </w:r>
      <w:r w:rsidRPr="0041230E">
        <w:rPr>
          <w:sz w:val="22"/>
          <w:lang w:val="en-US"/>
        </w:rPr>
        <w:t>OTR-749</w:t>
      </w:r>
    </w:p>
  </w:comment>
  <w:comment w:id="94" w:author="Сказецкая Наталья Камилевна" w:date="2024-09-26T16:57:00Z" w:initials="СНК">
    <w:p w14:paraId="1781CA51" w14:textId="77777777" w:rsidR="00A51DAC" w:rsidRPr="0041230E" w:rsidRDefault="00A51DAC" w:rsidP="001D7CA7">
      <w:pPr>
        <w:pStyle w:val="ab"/>
        <w:rPr>
          <w:lang w:val="en-US"/>
        </w:rPr>
      </w:pPr>
      <w:r>
        <w:rPr>
          <w:rStyle w:val="affa"/>
        </w:rPr>
        <w:annotationRef/>
      </w:r>
      <w:r w:rsidRPr="0041230E">
        <w:rPr>
          <w:sz w:val="22"/>
          <w:lang w:val="en-US"/>
        </w:rPr>
        <w:t>OTR-750</w:t>
      </w:r>
    </w:p>
  </w:comment>
  <w:comment w:id="105" w:author="Сказецкая Наталья Камилевна" w:date="2024-09-26T16:59:00Z" w:initials="СНК">
    <w:p w14:paraId="693B35FA" w14:textId="77777777" w:rsidR="00A51DAC" w:rsidRPr="0041230E" w:rsidRDefault="00A51DAC" w:rsidP="001D7CA7">
      <w:pPr>
        <w:pStyle w:val="ab"/>
        <w:rPr>
          <w:lang w:val="en-US"/>
        </w:rPr>
      </w:pPr>
      <w:r>
        <w:rPr>
          <w:rStyle w:val="affa"/>
        </w:rPr>
        <w:annotationRef/>
      </w:r>
      <w:r w:rsidRPr="0041230E">
        <w:rPr>
          <w:sz w:val="22"/>
          <w:lang w:val="en-US"/>
        </w:rPr>
        <w:t>OTR</w:t>
      </w:r>
      <w:r w:rsidRPr="0041230E">
        <w:rPr>
          <w:lang w:val="en-US"/>
        </w:rPr>
        <w:t>-762</w:t>
      </w:r>
    </w:p>
  </w:comment>
  <w:comment w:id="116" w:author="Сказецкая Наталья Камилевна" w:date="2024-09-26T17:00:00Z" w:initials="СНК">
    <w:p w14:paraId="1F92ACA3" w14:textId="77777777" w:rsidR="00A51DAC" w:rsidRPr="0041230E" w:rsidRDefault="00A51DAC" w:rsidP="001D7CA7">
      <w:pPr>
        <w:pStyle w:val="ab"/>
        <w:rPr>
          <w:lang w:val="en-US"/>
        </w:rPr>
      </w:pPr>
      <w:r>
        <w:rPr>
          <w:rStyle w:val="affa"/>
        </w:rPr>
        <w:annotationRef/>
      </w:r>
      <w:r w:rsidRPr="0041230E">
        <w:rPr>
          <w:sz w:val="22"/>
          <w:lang w:val="en-US"/>
        </w:rPr>
        <w:t>OTR</w:t>
      </w:r>
      <w:r w:rsidRPr="0041230E">
        <w:rPr>
          <w:lang w:val="en-US"/>
        </w:rPr>
        <w:t>-760</w:t>
      </w:r>
    </w:p>
  </w:comment>
  <w:comment w:id="127" w:author="Сказецкая Наталья Камилевна" w:date="2024-09-26T16:56:00Z" w:initials="СНК">
    <w:p w14:paraId="58F5A382" w14:textId="77777777" w:rsidR="00A51DAC" w:rsidRPr="0041230E" w:rsidRDefault="00A51DAC" w:rsidP="001D7CA7">
      <w:pPr>
        <w:pStyle w:val="ab"/>
        <w:rPr>
          <w:lang w:val="en-US"/>
        </w:rPr>
      </w:pPr>
      <w:r>
        <w:rPr>
          <w:rStyle w:val="affa"/>
        </w:rPr>
        <w:annotationRef/>
      </w:r>
      <w:r w:rsidRPr="0041230E">
        <w:rPr>
          <w:sz w:val="22"/>
          <w:lang w:val="en-US"/>
        </w:rPr>
        <w:t>OTR</w:t>
      </w:r>
      <w:r w:rsidRPr="0041230E">
        <w:rPr>
          <w:lang w:val="en-US"/>
        </w:rPr>
        <w:t>-759</w:t>
      </w:r>
    </w:p>
  </w:comment>
  <w:comment w:id="144" w:author="Сказецкая Наталья Камилевна" w:date="2024-09-26T16:57:00Z" w:initials="СНК">
    <w:p w14:paraId="212ECF04" w14:textId="77777777" w:rsidR="00A51DAC" w:rsidRPr="0041230E" w:rsidRDefault="00A51DAC" w:rsidP="000D760A">
      <w:pPr>
        <w:pStyle w:val="ab"/>
        <w:rPr>
          <w:lang w:val="en-US"/>
        </w:rPr>
      </w:pPr>
      <w:r>
        <w:rPr>
          <w:rStyle w:val="affa"/>
        </w:rPr>
        <w:annotationRef/>
      </w:r>
      <w:r w:rsidRPr="0041230E">
        <w:rPr>
          <w:sz w:val="22"/>
          <w:lang w:val="en-US"/>
        </w:rPr>
        <w:t>OTR-749</w:t>
      </w:r>
    </w:p>
  </w:comment>
  <w:comment w:id="157" w:author="Сказецкая Наталья Камилевна" w:date="2024-09-26T16:57:00Z" w:initials="СНК">
    <w:p w14:paraId="1BC89AD5" w14:textId="77777777" w:rsidR="00A51DAC" w:rsidRPr="0041230E" w:rsidRDefault="00A51DAC" w:rsidP="000D760A">
      <w:pPr>
        <w:pStyle w:val="ab"/>
        <w:rPr>
          <w:lang w:val="en-US"/>
        </w:rPr>
      </w:pPr>
      <w:r>
        <w:rPr>
          <w:rStyle w:val="affa"/>
        </w:rPr>
        <w:annotationRef/>
      </w:r>
      <w:r w:rsidRPr="0041230E">
        <w:rPr>
          <w:sz w:val="22"/>
          <w:lang w:val="en-US"/>
        </w:rPr>
        <w:t>OTR-750</w:t>
      </w:r>
    </w:p>
  </w:comment>
  <w:comment w:id="170" w:author="Сказецкая Наталья Камилевна" w:date="2024-09-26T16:59:00Z" w:initials="СНК">
    <w:p w14:paraId="79E890B4" w14:textId="77777777" w:rsidR="00A51DAC" w:rsidRPr="0041230E" w:rsidRDefault="00A51DAC" w:rsidP="000D760A">
      <w:pPr>
        <w:pStyle w:val="ab"/>
        <w:rPr>
          <w:lang w:val="en-US"/>
        </w:rPr>
      </w:pPr>
      <w:r>
        <w:rPr>
          <w:rStyle w:val="affa"/>
        </w:rPr>
        <w:annotationRef/>
      </w:r>
      <w:r w:rsidRPr="0041230E">
        <w:rPr>
          <w:sz w:val="22"/>
          <w:lang w:val="en-US"/>
        </w:rPr>
        <w:t>OTR</w:t>
      </w:r>
      <w:r w:rsidRPr="0041230E">
        <w:rPr>
          <w:lang w:val="en-US"/>
        </w:rPr>
        <w:t>-762</w:t>
      </w:r>
    </w:p>
  </w:comment>
  <w:comment w:id="183" w:author="Сказецкая Наталья Камилевна" w:date="2024-09-26T17:00:00Z" w:initials="СНК">
    <w:p w14:paraId="6A04337D" w14:textId="77777777" w:rsidR="00A51DAC" w:rsidRPr="0041230E" w:rsidRDefault="00A51DAC" w:rsidP="000D760A">
      <w:pPr>
        <w:pStyle w:val="ab"/>
        <w:rPr>
          <w:lang w:val="en-US"/>
        </w:rPr>
      </w:pPr>
      <w:r>
        <w:rPr>
          <w:rStyle w:val="affa"/>
        </w:rPr>
        <w:annotationRef/>
      </w:r>
      <w:r w:rsidRPr="0041230E">
        <w:rPr>
          <w:sz w:val="22"/>
          <w:lang w:val="en-US"/>
        </w:rPr>
        <w:t>OTR</w:t>
      </w:r>
      <w:r w:rsidRPr="0041230E">
        <w:rPr>
          <w:lang w:val="en-US"/>
        </w:rPr>
        <w:t>-760</w:t>
      </w:r>
    </w:p>
  </w:comment>
  <w:comment w:id="196" w:author="Сказецкая Наталья Камилевна" w:date="2024-09-26T16:56:00Z" w:initials="СНК">
    <w:p w14:paraId="3E38240B" w14:textId="77777777" w:rsidR="00A51DAC" w:rsidRPr="0041230E" w:rsidRDefault="00A51DAC" w:rsidP="000D760A">
      <w:pPr>
        <w:pStyle w:val="ab"/>
        <w:rPr>
          <w:lang w:val="en-US"/>
        </w:rPr>
      </w:pPr>
      <w:r>
        <w:rPr>
          <w:rStyle w:val="affa"/>
        </w:rPr>
        <w:annotationRef/>
      </w:r>
      <w:r w:rsidRPr="0041230E">
        <w:rPr>
          <w:sz w:val="22"/>
          <w:lang w:val="en-US"/>
        </w:rPr>
        <w:t>OTR</w:t>
      </w:r>
      <w:r w:rsidRPr="0041230E">
        <w:rPr>
          <w:lang w:val="en-US"/>
        </w:rPr>
        <w:t>-759</w:t>
      </w:r>
    </w:p>
  </w:comment>
  <w:comment w:id="346" w:author="Сказецкая Наталья Камилевна" w:date="2024-09-26T15:13:00Z" w:initials="СНК">
    <w:p w14:paraId="0D694C6C" w14:textId="1E4B14B1" w:rsidR="00A51DAC" w:rsidRDefault="00A51DAC">
      <w:pPr>
        <w:pStyle w:val="ab"/>
      </w:pPr>
      <w:r>
        <w:rPr>
          <w:rStyle w:val="affa"/>
        </w:rPr>
        <w:annotationRef/>
      </w:r>
      <w:r>
        <w:t>Контроль отключен в СВАП</w:t>
      </w:r>
    </w:p>
  </w:comment>
  <w:comment w:id="425" w:author="Сказецкая Наталья Камилевна" w:date="2026-04-15T20:40:00Z" w:initials="СНК">
    <w:p w14:paraId="44B1C6E6" w14:textId="77777777" w:rsidR="004F1D42" w:rsidRPr="00E11CC2" w:rsidRDefault="004F1D42" w:rsidP="004F1D42">
      <w:pPr>
        <w:pStyle w:val="ab"/>
      </w:pPr>
      <w:r>
        <w:rPr>
          <w:rStyle w:val="affa"/>
        </w:rPr>
        <w:annotationRef/>
      </w:r>
      <w:r>
        <w:rPr>
          <w:lang w:val="en-US"/>
        </w:rPr>
        <w:t>OTR</w:t>
      </w:r>
      <w:r w:rsidRPr="0005694E">
        <w:t>-</w:t>
      </w:r>
      <w:r>
        <w:t>1101</w:t>
      </w:r>
    </w:p>
  </w:comment>
  <w:comment w:id="508" w:author="Сказецкая Наталья Камилевна" w:date="2026-04-15T20:40:00Z" w:initials="СНК">
    <w:p w14:paraId="04A9ECB0" w14:textId="77777777" w:rsidR="004F1D42" w:rsidRPr="00E11CC2" w:rsidRDefault="004F1D42" w:rsidP="004F1D42">
      <w:pPr>
        <w:pStyle w:val="ab"/>
      </w:pPr>
      <w:r>
        <w:rPr>
          <w:rStyle w:val="affa"/>
        </w:rPr>
        <w:annotationRef/>
      </w:r>
      <w:r>
        <w:rPr>
          <w:lang w:val="en-US"/>
        </w:rPr>
        <w:t>OTR</w:t>
      </w:r>
      <w:r w:rsidRPr="0005694E">
        <w:t>-</w:t>
      </w:r>
      <w:r>
        <w:t>1101</w:t>
      </w:r>
    </w:p>
  </w:comment>
  <w:comment w:id="544" w:author="Сказецкая Наталья Камилевна" w:date="2024-09-26T16:57:00Z" w:initials="СНК">
    <w:p w14:paraId="4C5F5115" w14:textId="77777777" w:rsidR="00A51DAC" w:rsidRPr="00271F47" w:rsidRDefault="00A51DAC" w:rsidP="006D6AF4">
      <w:pPr>
        <w:pStyle w:val="ab"/>
      </w:pPr>
      <w:r>
        <w:rPr>
          <w:rStyle w:val="affa"/>
        </w:rPr>
        <w:annotationRef/>
      </w:r>
      <w:r w:rsidRPr="0041230E">
        <w:rPr>
          <w:sz w:val="22"/>
          <w:lang w:val="en-US"/>
        </w:rPr>
        <w:t>OTR</w:t>
      </w:r>
      <w:r w:rsidRPr="00271F47">
        <w:rPr>
          <w:sz w:val="22"/>
        </w:rPr>
        <w:t>-749</w:t>
      </w:r>
    </w:p>
  </w:comment>
  <w:comment w:id="552" w:author="Сказецкая Наталья Камилевна" w:date="2024-09-26T18:17:00Z" w:initials="СНК">
    <w:p w14:paraId="4D92DEFF" w14:textId="7B904059" w:rsidR="00A51DAC" w:rsidRDefault="00A51DAC">
      <w:pPr>
        <w:pStyle w:val="ab"/>
      </w:pPr>
      <w:r>
        <w:rPr>
          <w:rStyle w:val="affa"/>
        </w:rPr>
        <w:annotationRef/>
      </w:r>
      <w:r>
        <w:t>актуализировать</w:t>
      </w:r>
    </w:p>
  </w:comment>
  <w:comment w:id="553" w:author="Сатлер Марина Викторовна" w:date="2024-10-08T11:47:00Z" w:initials="С.М.В">
    <w:p w14:paraId="41AAEF6B" w14:textId="4FFD82BF" w:rsidR="00A51DAC" w:rsidRPr="00504F94" w:rsidRDefault="00A51DAC">
      <w:pPr>
        <w:pStyle w:val="ab"/>
      </w:pPr>
      <w:r>
        <w:rPr>
          <w:rStyle w:val="affa"/>
        </w:rPr>
        <w:annotationRef/>
      </w:r>
      <w:r w:rsidRPr="00504F94">
        <w:t>+</w:t>
      </w:r>
    </w:p>
  </w:comment>
  <w:comment w:id="557" w:author="Сказецкая Наталья Камилевна" w:date="2024-09-26T18:21:00Z" w:initials="СНК">
    <w:p w14:paraId="47ED451C" w14:textId="1F0928A4" w:rsidR="00A51DAC" w:rsidRDefault="00A51DAC">
      <w:pPr>
        <w:pStyle w:val="ab"/>
      </w:pPr>
      <w:r>
        <w:rPr>
          <w:rStyle w:val="affa"/>
        </w:rPr>
        <w:annotationRef/>
      </w:r>
      <w:r>
        <w:t>Актуализировать</w:t>
      </w:r>
    </w:p>
  </w:comment>
  <w:comment w:id="558" w:author="Сатлер Марина Викторовна" w:date="2024-10-08T11:56:00Z" w:initials="С.М.В">
    <w:p w14:paraId="0DB0D305" w14:textId="2630C65A" w:rsidR="00A51DAC" w:rsidRPr="00504F94" w:rsidRDefault="00A51DAC">
      <w:pPr>
        <w:pStyle w:val="ab"/>
      </w:pPr>
      <w:r>
        <w:rPr>
          <w:rStyle w:val="affa"/>
        </w:rPr>
        <w:annotationRef/>
      </w:r>
      <w:r w:rsidRPr="00504F94">
        <w:t>+</w:t>
      </w:r>
    </w:p>
  </w:comment>
  <w:comment w:id="560" w:author="Сказецкая Наталья Камилевна" w:date="2024-09-26T16:57:00Z" w:initials="СНК">
    <w:p w14:paraId="121080E5" w14:textId="77777777" w:rsidR="00A51DAC" w:rsidRPr="00F36F7D" w:rsidRDefault="00A51DAC" w:rsidP="00F36F7D">
      <w:pPr>
        <w:pStyle w:val="ab"/>
      </w:pPr>
      <w:r>
        <w:rPr>
          <w:rStyle w:val="affa"/>
        </w:rPr>
        <w:annotationRef/>
      </w:r>
      <w:r w:rsidRPr="0041230E">
        <w:rPr>
          <w:sz w:val="22"/>
          <w:lang w:val="en-US"/>
        </w:rPr>
        <w:t>OTR</w:t>
      </w:r>
      <w:r w:rsidRPr="00F36F7D">
        <w:rPr>
          <w:sz w:val="22"/>
        </w:rPr>
        <w:t>-750</w:t>
      </w:r>
    </w:p>
  </w:comment>
  <w:comment w:id="569" w:author="Сказецкая Наталья Камилевна" w:date="2024-09-26T18:17:00Z" w:initials="СНК">
    <w:p w14:paraId="4A99E7B7" w14:textId="77777777" w:rsidR="00A51DAC" w:rsidRDefault="00A51DAC" w:rsidP="00F36F7D">
      <w:pPr>
        <w:pStyle w:val="ab"/>
      </w:pPr>
      <w:r>
        <w:rPr>
          <w:rStyle w:val="affa"/>
        </w:rPr>
        <w:annotationRef/>
      </w:r>
      <w:r>
        <w:t>актуализировать</w:t>
      </w:r>
    </w:p>
  </w:comment>
  <w:comment w:id="570" w:author="Сатлер Марина Викторовна" w:date="2024-10-08T12:01:00Z" w:initials="С.М.В">
    <w:p w14:paraId="53D2019B" w14:textId="6AC00AA1" w:rsidR="00A51DAC" w:rsidRPr="00504F94" w:rsidRDefault="00A51DAC">
      <w:pPr>
        <w:pStyle w:val="ab"/>
      </w:pPr>
      <w:r>
        <w:rPr>
          <w:rStyle w:val="affa"/>
        </w:rPr>
        <w:annotationRef/>
      </w:r>
      <w:r w:rsidRPr="00504F94">
        <w:t>+</w:t>
      </w:r>
    </w:p>
  </w:comment>
  <w:comment w:id="574" w:author="Сказецкая Наталья Камилевна" w:date="2024-09-26T18:21:00Z" w:initials="СНК">
    <w:p w14:paraId="0D5B2735" w14:textId="77777777" w:rsidR="00A51DAC" w:rsidRDefault="00A51DAC" w:rsidP="00F36F7D">
      <w:pPr>
        <w:pStyle w:val="ab"/>
      </w:pPr>
      <w:r>
        <w:rPr>
          <w:rStyle w:val="affa"/>
        </w:rPr>
        <w:annotationRef/>
      </w:r>
      <w:r>
        <w:t>Актуализировать</w:t>
      </w:r>
    </w:p>
  </w:comment>
  <w:comment w:id="575" w:author="Сатлер Марина Викторовна" w:date="2024-10-08T12:04:00Z" w:initials="С.М.В">
    <w:p w14:paraId="717F10CB" w14:textId="44534EB8" w:rsidR="00A51DAC" w:rsidRPr="00504F94" w:rsidRDefault="00A51DAC">
      <w:pPr>
        <w:pStyle w:val="ab"/>
      </w:pPr>
      <w:r>
        <w:rPr>
          <w:rStyle w:val="affa"/>
        </w:rPr>
        <w:annotationRef/>
      </w:r>
      <w:r w:rsidRPr="00504F94">
        <w:t>+</w:t>
      </w:r>
    </w:p>
  </w:comment>
  <w:comment w:id="579" w:author="Сказецкая Наталья Камилевна" w:date="2024-10-01T16:00:00Z" w:initials="СНК">
    <w:p w14:paraId="55E662C5" w14:textId="50FE5954" w:rsidR="00A51DAC" w:rsidRPr="00756162" w:rsidRDefault="00A51DAC">
      <w:pPr>
        <w:pStyle w:val="ab"/>
      </w:pPr>
      <w:r>
        <w:rPr>
          <w:rStyle w:val="affa"/>
        </w:rPr>
        <w:annotationRef/>
      </w:r>
      <w:r>
        <w:rPr>
          <w:lang w:val="en-US"/>
        </w:rPr>
        <w:t>OTR</w:t>
      </w:r>
      <w:r w:rsidRPr="00756162">
        <w:t>-762</w:t>
      </w:r>
    </w:p>
  </w:comment>
  <w:comment w:id="580" w:author="Сказецкая Наталья Камилевна" w:date="2024-09-12T14:08:00Z" w:initials="СНК">
    <w:p w14:paraId="38F02A03" w14:textId="587E1F90" w:rsidR="00A51DAC" w:rsidRPr="00F50029" w:rsidRDefault="00A51DAC" w:rsidP="00F50029">
      <w:pPr>
        <w:pStyle w:val="ab"/>
      </w:pPr>
      <w:r>
        <w:rPr>
          <w:rStyle w:val="affa"/>
        </w:rPr>
        <w:annotationRef/>
      </w:r>
      <w:r>
        <w:t xml:space="preserve">В соответствии с решением, принятым на ВКС 11.09.2024 (с участием </w:t>
      </w:r>
      <w:proofErr w:type="spellStart"/>
      <w:r>
        <w:t>УБУиО</w:t>
      </w:r>
      <w:proofErr w:type="spellEnd"/>
      <w:r>
        <w:t xml:space="preserve">, УРИС, ОТР, БПС), потребуется доработать алгоритм сверки в части осуществления проверки по балансам за заданный операционный день </w:t>
      </w:r>
      <w:r w:rsidRPr="00336D91">
        <w:rPr>
          <w:b/>
        </w:rPr>
        <w:t>и все последующие опер дни в статусе «Окончательно закрыт»</w:t>
      </w:r>
      <w:r>
        <w:t xml:space="preserve"> - в рамках отдельной задачи.</w:t>
      </w:r>
    </w:p>
  </w:comment>
  <w:comment w:id="581" w:author="Сказецкая Наталья Камилевна [2]" w:date="2025-02-21T17:04:00Z" w:initials="СНК">
    <w:p w14:paraId="17699C21" w14:textId="047EC0FB" w:rsidR="00A51DAC" w:rsidRDefault="00A51DAC">
      <w:pPr>
        <w:pStyle w:val="ab"/>
        <w:rPr>
          <w:rFonts w:ascii="Arial" w:hAnsi="Arial" w:cs="Arial"/>
          <w:position w:val="2"/>
          <w:sz w:val="21"/>
          <w:szCs w:val="21"/>
        </w:rPr>
      </w:pPr>
      <w:r>
        <w:rPr>
          <w:rStyle w:val="affa"/>
        </w:rPr>
        <w:annotationRef/>
      </w:r>
      <w:r>
        <w:t xml:space="preserve">Актуализировать по </w:t>
      </w:r>
      <w:hyperlink r:id="rId1" w:history="1">
        <w:r>
          <w:rPr>
            <w:rFonts w:ascii="Arial" w:hAnsi="Arial" w:cs="Arial"/>
            <w:noProof/>
            <w:color w:val="3B73AF"/>
            <w:position w:val="2"/>
            <w:sz w:val="21"/>
            <w:szCs w:val="21"/>
          </w:rPr>
          <w:drawing>
            <wp:inline distT="0" distB="0" distL="0" distR="0" wp14:anchorId="71EF99C3" wp14:editId="25422AC6">
              <wp:extent cx="152400" cy="152400"/>
              <wp:effectExtent l="0" t="0" r="0" b="0"/>
              <wp:docPr id="15" name="Рисунок 15" descr="Consult">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
                        <a:hlinkClick r:id="rId1"/>
                      </pic:cNvPr>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ad"/>
            <w:rFonts w:ascii="Arial" w:hAnsi="Arial" w:cs="Arial"/>
            <w:color w:val="3B73AF"/>
            <w:position w:val="2"/>
            <w:sz w:val="21"/>
            <w:szCs w:val="21"/>
          </w:rPr>
          <w:t>OTR-866</w:t>
        </w:r>
      </w:hyperlink>
    </w:p>
    <w:p w14:paraId="0DBE0A12" w14:textId="5BB2A3DA" w:rsidR="00A51DAC" w:rsidRPr="00F50029" w:rsidRDefault="00A51DAC">
      <w:pPr>
        <w:pStyle w:val="ab"/>
      </w:pPr>
      <w:r>
        <w:rPr>
          <w:rFonts w:ascii="Arial" w:hAnsi="Arial" w:cs="Arial"/>
          <w:position w:val="3"/>
          <w:sz w:val="21"/>
          <w:szCs w:val="21"/>
        </w:rPr>
        <w:t xml:space="preserve">Доработка передана с релизом 25.2. Относительно печатной формы отчета есть небольшое уточнение - диагностика балансов осуществляется за каждый ОД, находящийся в статусе "Закрыт окончательно" после ОД, указанного в параметрах запроса, при этом листы с результатами проверки </w:t>
      </w:r>
      <w:proofErr w:type="spellStart"/>
      <w:r>
        <w:rPr>
          <w:rFonts w:ascii="Arial" w:hAnsi="Arial" w:cs="Arial"/>
          <w:position w:val="3"/>
          <w:sz w:val="21"/>
          <w:szCs w:val="21"/>
        </w:rPr>
        <w:t>консистентности</w:t>
      </w:r>
      <w:proofErr w:type="spellEnd"/>
      <w:r>
        <w:rPr>
          <w:rFonts w:ascii="Arial" w:hAnsi="Arial" w:cs="Arial"/>
          <w:position w:val="3"/>
          <w:sz w:val="21"/>
          <w:szCs w:val="21"/>
        </w:rPr>
        <w:t xml:space="preserve"> балансов в этих днях будут в отчете только при наличии расхождений. Если расхождений по результатам диагностики в ОД выявлено не было, то отдельного листа </w:t>
      </w:r>
      <w:proofErr w:type="gramStart"/>
      <w:r>
        <w:rPr>
          <w:rFonts w:ascii="Arial" w:hAnsi="Arial" w:cs="Arial"/>
          <w:position w:val="3"/>
          <w:sz w:val="21"/>
          <w:szCs w:val="21"/>
        </w:rPr>
        <w:t>по этому</w:t>
      </w:r>
      <w:proofErr w:type="gramEnd"/>
      <w:r>
        <w:rPr>
          <w:rFonts w:ascii="Arial" w:hAnsi="Arial" w:cs="Arial"/>
          <w:position w:val="3"/>
          <w:sz w:val="21"/>
          <w:szCs w:val="21"/>
        </w:rPr>
        <w:t xml:space="preserve"> ОД в отчете не будет.</w:t>
      </w:r>
    </w:p>
  </w:comment>
  <w:comment w:id="586" w:author="Сказецкая Наталья Камилевна" w:date="2024-10-01T15:45:00Z" w:initials="СНК">
    <w:p w14:paraId="10930ED6" w14:textId="58D0FF2F" w:rsidR="00A51DAC" w:rsidRDefault="00A51DAC" w:rsidP="00397147">
      <w:pPr>
        <w:pStyle w:val="ab"/>
      </w:pPr>
      <w:r>
        <w:rPr>
          <w:rStyle w:val="affa"/>
        </w:rPr>
        <w:annotationRef/>
      </w:r>
      <w:r>
        <w:t>Оформить ссылкой на Приложение 6</w:t>
      </w:r>
    </w:p>
  </w:comment>
  <w:comment w:id="595" w:author="Сказецкая Наталья Камилевна" w:date="2024-09-26T18:17:00Z" w:initials="СНК">
    <w:p w14:paraId="74ACCF74" w14:textId="77777777" w:rsidR="00A51DAC" w:rsidRDefault="00A51DAC" w:rsidP="00397147">
      <w:pPr>
        <w:pStyle w:val="ab"/>
      </w:pPr>
      <w:r>
        <w:rPr>
          <w:rStyle w:val="affa"/>
        </w:rPr>
        <w:annotationRef/>
      </w:r>
      <w:r>
        <w:t>актуализировать</w:t>
      </w:r>
    </w:p>
  </w:comment>
  <w:comment w:id="596" w:author="Сатлер Марина Викторовна" w:date="2024-10-08T12:13:00Z" w:initials="С.М.В">
    <w:p w14:paraId="0623188E" w14:textId="268A207C" w:rsidR="00A51DAC" w:rsidRDefault="00A51DAC">
      <w:pPr>
        <w:pStyle w:val="ab"/>
      </w:pPr>
      <w:r>
        <w:rPr>
          <w:rStyle w:val="affa"/>
        </w:rPr>
        <w:annotationRef/>
      </w:r>
      <w:r>
        <w:t>+</w:t>
      </w:r>
    </w:p>
  </w:comment>
  <w:comment w:id="600" w:author="Сказецкая Наталья Камилевна" w:date="2024-09-26T18:21:00Z" w:initials="СНК">
    <w:p w14:paraId="249F7952" w14:textId="77777777" w:rsidR="00A51DAC" w:rsidRDefault="00A51DAC" w:rsidP="00397147">
      <w:pPr>
        <w:pStyle w:val="ab"/>
      </w:pPr>
      <w:r>
        <w:rPr>
          <w:rStyle w:val="affa"/>
        </w:rPr>
        <w:annotationRef/>
      </w:r>
      <w:r>
        <w:t>Актуализировать</w:t>
      </w:r>
    </w:p>
  </w:comment>
  <w:comment w:id="601" w:author="Сатлер Марина Викторовна" w:date="2024-10-08T12:14:00Z" w:initials="С.М.В">
    <w:p w14:paraId="1DD3C846" w14:textId="6435B0B9" w:rsidR="00A51DAC" w:rsidRDefault="00A51DAC">
      <w:pPr>
        <w:pStyle w:val="ab"/>
      </w:pPr>
      <w:r>
        <w:rPr>
          <w:rStyle w:val="affa"/>
        </w:rPr>
        <w:annotationRef/>
      </w:r>
      <w:r>
        <w:t>+</w:t>
      </w:r>
    </w:p>
  </w:comment>
  <w:comment w:id="603" w:author="Сказецкая Наталья Камилевна" w:date="2024-09-26T17:00:00Z" w:initials="СНК">
    <w:p w14:paraId="4A99BED6" w14:textId="77777777" w:rsidR="00A51DAC" w:rsidRPr="00592A29" w:rsidRDefault="00A51DAC" w:rsidP="00592A29">
      <w:pPr>
        <w:pStyle w:val="ab"/>
      </w:pPr>
      <w:r>
        <w:rPr>
          <w:rStyle w:val="affa"/>
        </w:rPr>
        <w:annotationRef/>
      </w:r>
      <w:r w:rsidRPr="0041230E">
        <w:rPr>
          <w:sz w:val="22"/>
          <w:lang w:val="en-US"/>
        </w:rPr>
        <w:t>OTR</w:t>
      </w:r>
      <w:r w:rsidRPr="00592A29">
        <w:t>-760</w:t>
      </w:r>
    </w:p>
  </w:comment>
  <w:comment w:id="604" w:author="Сказецкая Наталья Камилевна" w:date="2024-10-01T15:45:00Z" w:initials="СНК">
    <w:p w14:paraId="6BDD13A9" w14:textId="47690D76" w:rsidR="00A51DAC" w:rsidRDefault="00A51DAC" w:rsidP="00592A29">
      <w:pPr>
        <w:pStyle w:val="ab"/>
      </w:pPr>
      <w:r>
        <w:rPr>
          <w:rStyle w:val="affa"/>
        </w:rPr>
        <w:annotationRef/>
      </w:r>
      <w:r>
        <w:t>Оформить ссылкой на Приложение 7</w:t>
      </w:r>
    </w:p>
  </w:comment>
  <w:comment w:id="610" w:author="Сказецкая Наталья Камилевна" w:date="2024-10-15T15:29:00Z" w:initials="СНК">
    <w:p w14:paraId="4D943BD4" w14:textId="2209059A" w:rsidR="00A51DAC" w:rsidRPr="002423AA" w:rsidRDefault="00A51DAC">
      <w:pPr>
        <w:pStyle w:val="ab"/>
      </w:pPr>
      <w:r>
        <w:rPr>
          <w:rStyle w:val="affa"/>
        </w:rPr>
        <w:annotationRef/>
      </w:r>
      <w:r>
        <w:t xml:space="preserve">Типы запросов </w:t>
      </w:r>
      <w:proofErr w:type="spellStart"/>
      <w:r w:rsidRPr="00D56138">
        <w:t>InternalCalc</w:t>
      </w:r>
      <w:proofErr w:type="spellEnd"/>
      <w:r>
        <w:t xml:space="preserve">, </w:t>
      </w:r>
      <w:proofErr w:type="spellStart"/>
      <w:r w:rsidRPr="00222E8C">
        <w:t>InterSysCalc</w:t>
      </w:r>
      <w:proofErr w:type="spellEnd"/>
      <w:r>
        <w:t xml:space="preserve"> имеют размерность = 12. Предлагаю по всем запросам альбома исправить размерность Типа запроса на </w:t>
      </w:r>
      <w:r w:rsidRPr="002423AA">
        <w:t>&lt;</w:t>
      </w:r>
      <w:r>
        <w:t>= 15</w:t>
      </w:r>
    </w:p>
  </w:comment>
  <w:comment w:id="611" w:author="Сатлер Марина Викторовна" w:date="2024-10-31T12:16:00Z" w:initials="С.М.В">
    <w:p w14:paraId="5FDBB3B3" w14:textId="2268D4EB" w:rsidR="00A51DAC" w:rsidRPr="00AA0659" w:rsidRDefault="00A51DAC">
      <w:pPr>
        <w:pStyle w:val="ab"/>
      </w:pPr>
      <w:r>
        <w:rPr>
          <w:rStyle w:val="affa"/>
        </w:rPr>
        <w:annotationRef/>
      </w:r>
      <w:r>
        <w:t xml:space="preserve">Т.к. для некоторых Запросов параметр превышает размерность 15, было </w:t>
      </w:r>
      <w:proofErr w:type="spellStart"/>
      <w:r>
        <w:t>решщено</w:t>
      </w:r>
      <w:proofErr w:type="spellEnd"/>
      <w:r>
        <w:t xml:space="preserve"> увеличить </w:t>
      </w:r>
      <w:proofErr w:type="gramStart"/>
      <w:r>
        <w:t>до  50</w:t>
      </w:r>
      <w:proofErr w:type="gramEnd"/>
    </w:p>
  </w:comment>
  <w:comment w:id="617" w:author="Сказецкая Наталья Камилевна" w:date="2024-09-26T18:17:00Z" w:initials="СНК">
    <w:p w14:paraId="1B483AC0" w14:textId="77777777" w:rsidR="00A51DAC" w:rsidRDefault="00A51DAC" w:rsidP="00592A29">
      <w:pPr>
        <w:pStyle w:val="ab"/>
      </w:pPr>
      <w:r>
        <w:rPr>
          <w:rStyle w:val="affa"/>
        </w:rPr>
        <w:annotationRef/>
      </w:r>
      <w:r>
        <w:t>актуализировать</w:t>
      </w:r>
    </w:p>
  </w:comment>
  <w:comment w:id="618" w:author="Сатлер Марина Викторовна" w:date="2024-10-08T12:23:00Z" w:initials="С.М.В">
    <w:p w14:paraId="56C71C6A" w14:textId="3E737001" w:rsidR="00A51DAC" w:rsidRPr="00504F94" w:rsidRDefault="00A51DAC">
      <w:pPr>
        <w:pStyle w:val="ab"/>
      </w:pPr>
      <w:r>
        <w:rPr>
          <w:rStyle w:val="affa"/>
        </w:rPr>
        <w:annotationRef/>
      </w:r>
      <w:r w:rsidRPr="00504F94">
        <w:t>+</w:t>
      </w:r>
    </w:p>
  </w:comment>
  <w:comment w:id="621" w:author="Сказецкая Наталья Камилевна" w:date="2024-10-03T21:16:00Z" w:initials="СНК">
    <w:p w14:paraId="47E1D9AB" w14:textId="0C337ECC" w:rsidR="00A51DAC" w:rsidRDefault="00A51DAC">
      <w:pPr>
        <w:pStyle w:val="ab"/>
      </w:pPr>
      <w:r>
        <w:rPr>
          <w:rStyle w:val="affa"/>
        </w:rPr>
        <w:annotationRef/>
      </w:r>
      <w:r>
        <w:t>надо добавить документы ЕБП, запросить у БПС</w:t>
      </w:r>
    </w:p>
  </w:comment>
  <w:comment w:id="625" w:author="Сказецкая Наталья Камилевна" w:date="2024-09-26T18:21:00Z" w:initials="СНК">
    <w:p w14:paraId="3D029112" w14:textId="77777777" w:rsidR="00A51DAC" w:rsidRDefault="00A51DAC" w:rsidP="00592A29">
      <w:pPr>
        <w:pStyle w:val="ab"/>
      </w:pPr>
      <w:r>
        <w:rPr>
          <w:rStyle w:val="affa"/>
        </w:rPr>
        <w:annotationRef/>
      </w:r>
      <w:r>
        <w:t>Актуализировать</w:t>
      </w:r>
    </w:p>
  </w:comment>
  <w:comment w:id="626" w:author="Сатлер Марина Викторовна" w:date="2024-10-08T18:07:00Z" w:initials="С.М.В">
    <w:p w14:paraId="5D880838" w14:textId="6E81ED12" w:rsidR="00A51DAC" w:rsidRDefault="00A51DAC">
      <w:pPr>
        <w:pStyle w:val="ab"/>
      </w:pPr>
      <w:r>
        <w:rPr>
          <w:rStyle w:val="affa"/>
        </w:rPr>
        <w:annotationRef/>
      </w:r>
      <w:r>
        <w:t>+</w:t>
      </w:r>
    </w:p>
  </w:comment>
  <w:comment w:id="673" w:author="Сказецкая Наталья Камилевна" w:date="2024-10-15T15:09:00Z" w:initials="СНК">
    <w:p w14:paraId="109650D4" w14:textId="5CB0A220" w:rsidR="00A51DAC" w:rsidRPr="002423AA" w:rsidRDefault="00A51DAC">
      <w:pPr>
        <w:pStyle w:val="ab"/>
      </w:pPr>
      <w:r>
        <w:rPr>
          <w:rStyle w:val="affa"/>
        </w:rPr>
        <w:annotationRef/>
      </w:r>
      <w:r>
        <w:rPr>
          <w:lang w:val="en-US"/>
        </w:rPr>
        <w:t>OTR</w:t>
      </w:r>
      <w:r w:rsidRPr="002423AA">
        <w:t>-759</w:t>
      </w:r>
    </w:p>
  </w:comment>
  <w:comment w:id="677" w:author="Сказецкая Наталья Камилевна" w:date="2024-10-15T15:31:00Z" w:initials="СНК">
    <w:p w14:paraId="66F8DC15" w14:textId="58808392" w:rsidR="00A51DAC" w:rsidRDefault="00A51DAC">
      <w:pPr>
        <w:pStyle w:val="ab"/>
      </w:pPr>
      <w:r>
        <w:rPr>
          <w:rStyle w:val="affa"/>
        </w:rPr>
        <w:annotationRef/>
      </w:r>
      <w:r>
        <w:t xml:space="preserve">Типы запросов </w:t>
      </w:r>
      <w:proofErr w:type="spellStart"/>
      <w:r w:rsidRPr="00D56138">
        <w:t>InternalCalc</w:t>
      </w:r>
      <w:proofErr w:type="spellEnd"/>
      <w:r>
        <w:t xml:space="preserve">, </w:t>
      </w:r>
      <w:proofErr w:type="spellStart"/>
      <w:r w:rsidRPr="00222E8C">
        <w:t>InterSysCalc</w:t>
      </w:r>
      <w:proofErr w:type="spellEnd"/>
      <w:r>
        <w:t xml:space="preserve"> имеют размерность = 12. Предлагаю по всем запросам альбома исправить размерность Типа запроса на </w:t>
      </w:r>
      <w:r w:rsidRPr="002423AA">
        <w:t>&lt;</w:t>
      </w:r>
      <w:r>
        <w:t>= 15</w:t>
      </w:r>
    </w:p>
  </w:comment>
  <w:comment w:id="678" w:author="Сатлер Марина Викторовна" w:date="2024-10-31T12:18:00Z" w:initials="С.М.В">
    <w:p w14:paraId="715F7F6A" w14:textId="3746AF4F" w:rsidR="00A51DAC" w:rsidRDefault="00A51DAC">
      <w:pPr>
        <w:pStyle w:val="ab"/>
      </w:pPr>
      <w:r>
        <w:rPr>
          <w:rStyle w:val="affa"/>
        </w:rPr>
        <w:annotationRef/>
      </w:r>
      <w:r>
        <w:t>Комментарий выше</w:t>
      </w:r>
    </w:p>
  </w:comment>
  <w:comment w:id="686" w:author="Сказецкая Наталья Камилевна" w:date="2024-10-03T21:16:00Z" w:initials="СНК">
    <w:p w14:paraId="28D4D951" w14:textId="77777777" w:rsidR="00A51DAC" w:rsidRDefault="00A51DAC" w:rsidP="00B90B75">
      <w:pPr>
        <w:pStyle w:val="ab"/>
      </w:pPr>
      <w:r>
        <w:rPr>
          <w:rStyle w:val="affa"/>
        </w:rPr>
        <w:annotationRef/>
      </w:r>
      <w:r>
        <w:t>надо добавить документы ЕБП, запросить у БПС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B85EA0" w15:done="0"/>
  <w15:commentEx w15:paraId="42537A26" w15:done="0"/>
  <w15:commentEx w15:paraId="1781CA51" w15:done="0"/>
  <w15:commentEx w15:paraId="693B35FA" w15:done="0"/>
  <w15:commentEx w15:paraId="1F92ACA3" w15:done="0"/>
  <w15:commentEx w15:paraId="58F5A382" w15:done="0"/>
  <w15:commentEx w15:paraId="212ECF04" w15:done="0"/>
  <w15:commentEx w15:paraId="1BC89AD5" w15:done="0"/>
  <w15:commentEx w15:paraId="79E890B4" w15:done="0"/>
  <w15:commentEx w15:paraId="6A04337D" w15:done="0"/>
  <w15:commentEx w15:paraId="3E38240B" w15:done="0"/>
  <w15:commentEx w15:paraId="0D694C6C" w15:done="0"/>
  <w15:commentEx w15:paraId="44B1C6E6" w15:done="0"/>
  <w15:commentEx w15:paraId="04A9ECB0" w15:done="0"/>
  <w15:commentEx w15:paraId="4C5F5115" w15:done="0"/>
  <w15:commentEx w15:paraId="4D92DEFF" w15:done="1"/>
  <w15:commentEx w15:paraId="41AAEF6B" w15:paraIdParent="4D92DEFF" w15:done="1"/>
  <w15:commentEx w15:paraId="47ED451C" w15:done="1"/>
  <w15:commentEx w15:paraId="0DB0D305" w15:paraIdParent="47ED451C" w15:done="1"/>
  <w15:commentEx w15:paraId="121080E5" w15:done="0"/>
  <w15:commentEx w15:paraId="4A99E7B7" w15:done="1"/>
  <w15:commentEx w15:paraId="53D2019B" w15:paraIdParent="4A99E7B7" w15:done="1"/>
  <w15:commentEx w15:paraId="0D5B2735" w15:done="1"/>
  <w15:commentEx w15:paraId="717F10CB" w15:paraIdParent="0D5B2735" w15:done="1"/>
  <w15:commentEx w15:paraId="55E662C5" w15:done="0"/>
  <w15:commentEx w15:paraId="38F02A03" w15:done="0"/>
  <w15:commentEx w15:paraId="0DBE0A12" w15:paraIdParent="38F02A03" w15:done="0"/>
  <w15:commentEx w15:paraId="10930ED6" w15:done="1"/>
  <w15:commentEx w15:paraId="74ACCF74" w15:done="1"/>
  <w15:commentEx w15:paraId="0623188E" w15:paraIdParent="74ACCF74" w15:done="1"/>
  <w15:commentEx w15:paraId="249F7952" w15:done="1"/>
  <w15:commentEx w15:paraId="1DD3C846" w15:paraIdParent="249F7952" w15:done="1"/>
  <w15:commentEx w15:paraId="4A99BED6" w15:done="0"/>
  <w15:commentEx w15:paraId="6BDD13A9" w15:done="1"/>
  <w15:commentEx w15:paraId="4D943BD4" w15:done="1"/>
  <w15:commentEx w15:paraId="5FDBB3B3" w15:paraIdParent="4D943BD4" w15:done="1"/>
  <w15:commentEx w15:paraId="1B483AC0" w15:done="1"/>
  <w15:commentEx w15:paraId="56C71C6A" w15:paraIdParent="1B483AC0" w15:done="1"/>
  <w15:commentEx w15:paraId="47E1D9AB" w15:done="0"/>
  <w15:commentEx w15:paraId="3D029112" w15:done="1"/>
  <w15:commentEx w15:paraId="5D880838" w15:paraIdParent="3D029112" w15:done="1"/>
  <w15:commentEx w15:paraId="109650D4" w15:done="0"/>
  <w15:commentEx w15:paraId="66F8DC15" w15:done="1"/>
  <w15:commentEx w15:paraId="715F7F6A" w15:paraIdParent="66F8DC15" w15:done="1"/>
  <w15:commentEx w15:paraId="28D4D9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A9FA54" w16cex:dateUtc="2026-04-15T15:40:00Z"/>
  <w16cex:commentExtensible w16cex:durableId="53B98018" w16cex:dateUtc="2026-04-15T15: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B85EA0" w16cid:durableId="54549EDF"/>
  <w16cid:commentId w16cid:paraId="42537A26" w16cid:durableId="6805445B"/>
  <w16cid:commentId w16cid:paraId="1781CA51" w16cid:durableId="0782522C"/>
  <w16cid:commentId w16cid:paraId="693B35FA" w16cid:durableId="4D479606"/>
  <w16cid:commentId w16cid:paraId="1F92ACA3" w16cid:durableId="48D207F7"/>
  <w16cid:commentId w16cid:paraId="58F5A382" w16cid:durableId="72D7CE9F"/>
  <w16cid:commentId w16cid:paraId="212ECF04" w16cid:durableId="7B01AC8E"/>
  <w16cid:commentId w16cid:paraId="1BC89AD5" w16cid:durableId="370D7DBC"/>
  <w16cid:commentId w16cid:paraId="79E890B4" w16cid:durableId="0692C289"/>
  <w16cid:commentId w16cid:paraId="6A04337D" w16cid:durableId="49D996CE"/>
  <w16cid:commentId w16cid:paraId="3E38240B" w16cid:durableId="66947CB6"/>
  <w16cid:commentId w16cid:paraId="0D694C6C" w16cid:durableId="013452AB"/>
  <w16cid:commentId w16cid:paraId="44B1C6E6" w16cid:durableId="2DA9FA54"/>
  <w16cid:commentId w16cid:paraId="04A9ECB0" w16cid:durableId="53B98018"/>
  <w16cid:commentId w16cid:paraId="4C5F5115" w16cid:durableId="63C17935"/>
  <w16cid:commentId w16cid:paraId="4D92DEFF" w16cid:durableId="6310591F"/>
  <w16cid:commentId w16cid:paraId="41AAEF6B" w16cid:durableId="65F6C999"/>
  <w16cid:commentId w16cid:paraId="47ED451C" w16cid:durableId="66B61D96"/>
  <w16cid:commentId w16cid:paraId="0DB0D305" w16cid:durableId="4F03C2B3"/>
  <w16cid:commentId w16cid:paraId="121080E5" w16cid:durableId="24B6BECB"/>
  <w16cid:commentId w16cid:paraId="4A99E7B7" w16cid:durableId="5796BE06"/>
  <w16cid:commentId w16cid:paraId="53D2019B" w16cid:durableId="1EFBE672"/>
  <w16cid:commentId w16cid:paraId="0D5B2735" w16cid:durableId="1ECA38BD"/>
  <w16cid:commentId w16cid:paraId="717F10CB" w16cid:durableId="0B90325D"/>
  <w16cid:commentId w16cid:paraId="55E662C5" w16cid:durableId="545F8C6C"/>
  <w16cid:commentId w16cid:paraId="38F02A03" w16cid:durableId="6AB713E7"/>
  <w16cid:commentId w16cid:paraId="0DBE0A12" w16cid:durableId="73F52C61"/>
  <w16cid:commentId w16cid:paraId="10930ED6" w16cid:durableId="7B7F487E"/>
  <w16cid:commentId w16cid:paraId="74ACCF74" w16cid:durableId="17176285"/>
  <w16cid:commentId w16cid:paraId="0623188E" w16cid:durableId="0C48221D"/>
  <w16cid:commentId w16cid:paraId="249F7952" w16cid:durableId="55D9BE56"/>
  <w16cid:commentId w16cid:paraId="1DD3C846" w16cid:durableId="74407B23"/>
  <w16cid:commentId w16cid:paraId="4A99BED6" w16cid:durableId="4B9B75E6"/>
  <w16cid:commentId w16cid:paraId="6BDD13A9" w16cid:durableId="27F4D164"/>
  <w16cid:commentId w16cid:paraId="4D943BD4" w16cid:durableId="6E6DC71B"/>
  <w16cid:commentId w16cid:paraId="5FDBB3B3" w16cid:durableId="0EF0CFEE"/>
  <w16cid:commentId w16cid:paraId="1B483AC0" w16cid:durableId="399A2A1D"/>
  <w16cid:commentId w16cid:paraId="56C71C6A" w16cid:durableId="6DE3E1C7"/>
  <w16cid:commentId w16cid:paraId="47E1D9AB" w16cid:durableId="67955479"/>
  <w16cid:commentId w16cid:paraId="3D029112" w16cid:durableId="5D6A1027"/>
  <w16cid:commentId w16cid:paraId="5D880838" w16cid:durableId="05DD0A40"/>
  <w16cid:commentId w16cid:paraId="109650D4" w16cid:durableId="38C016E0"/>
  <w16cid:commentId w16cid:paraId="66F8DC15" w16cid:durableId="372EF238"/>
  <w16cid:commentId w16cid:paraId="715F7F6A" w16cid:durableId="13824B31"/>
  <w16cid:commentId w16cid:paraId="28D4D951" w16cid:durableId="1C7715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98091" w14:textId="77777777" w:rsidR="00C1701F" w:rsidRDefault="00C1701F">
      <w:r>
        <w:separator/>
      </w:r>
    </w:p>
  </w:endnote>
  <w:endnote w:type="continuationSeparator" w:id="0">
    <w:p w14:paraId="68CC6256" w14:textId="77777777" w:rsidR="00C1701F" w:rsidRDefault="00C1701F">
      <w:r>
        <w:continuationSeparator/>
      </w:r>
    </w:p>
  </w:endnote>
  <w:endnote w:type="continuationNotice" w:id="1">
    <w:p w14:paraId="1224DCF7" w14:textId="77777777" w:rsidR="00C1701F" w:rsidRDefault="00C170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790CF" w14:textId="27573ED6" w:rsidR="00A51DAC" w:rsidRDefault="00A51DAC">
    <w:pPr>
      <w:pStyle w:val="GOSTTitul0"/>
    </w:pPr>
    <w:r>
      <w:t>2024 г.</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BD509" w14:textId="77777777" w:rsidR="00A51DAC" w:rsidRDefault="00A51DAC">
    <w:pPr>
      <w:pStyle w:val="GOSTTitul0"/>
    </w:pPr>
    <w:r>
      <w:t>2018 г.</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76AF2" w14:textId="19ABF933" w:rsidR="00A51DAC" w:rsidRPr="00A509DE" w:rsidRDefault="00A51DAC" w:rsidP="00A509DE">
    <w:pPr>
      <w:pStyle w:val="af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E53D5" w14:textId="77777777" w:rsidR="00C1701F" w:rsidRDefault="00C1701F">
      <w:r>
        <w:separator/>
      </w:r>
    </w:p>
  </w:footnote>
  <w:footnote w:type="continuationSeparator" w:id="0">
    <w:p w14:paraId="663A3967" w14:textId="77777777" w:rsidR="00C1701F" w:rsidRDefault="00C1701F">
      <w:r>
        <w:continuationSeparator/>
      </w:r>
    </w:p>
  </w:footnote>
  <w:footnote w:type="continuationNotice" w:id="1">
    <w:p w14:paraId="6FA2A8C4" w14:textId="77777777" w:rsidR="00C1701F" w:rsidRDefault="00C1701F"/>
  </w:footnote>
  <w:footnote w:id="2">
    <w:p w14:paraId="1839B7EE" w14:textId="32EF6B0A" w:rsidR="00A51DAC" w:rsidRDefault="00A51DAC" w:rsidP="0010117D">
      <w:pPr>
        <w:pStyle w:val="af5"/>
      </w:pPr>
      <w:r>
        <w:rPr>
          <w:rStyle w:val="af4"/>
        </w:rPr>
        <w:footnoteRef/>
      </w:r>
      <w:r>
        <w:t xml:space="preserve"> Перечень и характеристики типов запросов будут уточняться по мере развития функциональности </w:t>
      </w:r>
      <w:r>
        <w:rPr>
          <w:lang w:val="en-US"/>
        </w:rPr>
        <w:t>SVAP</w:t>
      </w:r>
      <w:r>
        <w:t>.</w:t>
      </w:r>
    </w:p>
  </w:footnote>
  <w:footnote w:id="3">
    <w:p w14:paraId="75DD4666" w14:textId="77777777" w:rsidR="00A51DAC" w:rsidRDefault="00A51DAC" w:rsidP="00EC7894">
      <w:pPr>
        <w:pStyle w:val="af5"/>
      </w:pPr>
      <w:r>
        <w:rPr>
          <w:rStyle w:val="af4"/>
        </w:rPr>
        <w:footnoteRef/>
      </w:r>
      <w:r>
        <w:t xml:space="preserve"> Настройка предельного срока, </w:t>
      </w:r>
      <w:r w:rsidRPr="0023128F">
        <w:t>в течение которого сформированные в системе предварительные записи</w:t>
      </w:r>
      <w:r w:rsidRPr="002914CA">
        <w:t xml:space="preserve"> учета </w:t>
      </w:r>
      <w:r w:rsidRPr="0023128F">
        <w:t>должны быть сторнированы (отменены)</w:t>
      </w:r>
      <w:r w:rsidRPr="002914CA">
        <w:t xml:space="preserve">, осуществляется через пользовательский интерфейс </w:t>
      </w:r>
      <w:r w:rsidRPr="0023128F">
        <w:t xml:space="preserve">SVAP </w:t>
      </w:r>
      <w:r w:rsidRPr="002914CA">
        <w:t>для каждого этапа его обработки</w:t>
      </w:r>
      <w:r>
        <w:t xml:space="preserve"> документа</w:t>
      </w:r>
      <w:r w:rsidRPr="0023128F">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C3A01" w14:textId="77777777" w:rsidR="00A51DAC" w:rsidRPr="00C75A4E" w:rsidRDefault="00A51DAC" w:rsidP="00127F40">
    <w:pPr>
      <w:pStyle w:val="GOSTTitulhead"/>
      <w:ind w:firstLine="0"/>
      <w:rPr>
        <w:rFonts w:ascii="Times New Roman" w:hAnsi="Times New Roman"/>
      </w:rPr>
    </w:pPr>
    <w:r w:rsidRPr="00C75A4E">
      <w:rPr>
        <w:rFonts w:ascii="Times New Roman" w:hAnsi="Times New Roman"/>
      </w:rPr>
      <w:t>ФЕДЕРАЛЬНОЕ КАЗНАЧЕЙСТВО (КАЗНАЧЕЙСТВО РОССИИ)</w:t>
    </w:r>
  </w:p>
  <w:p w14:paraId="73F9F773" w14:textId="77777777" w:rsidR="00A51DAC" w:rsidRDefault="00A51DA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A2A4F" w14:textId="77777777" w:rsidR="00A51DAC" w:rsidRPr="00127F40" w:rsidRDefault="00A51DAC" w:rsidP="00127F40">
    <w:pPr>
      <w:pStyle w:val="GOSTTitulhead"/>
      <w:ind w:firstLine="0"/>
    </w:pPr>
    <w:r w:rsidRPr="00127F40">
      <w:t>ФЕДЕРАЛЬНОЕ КАЗНАЧЕЙСТВО (КАЗНАЧЕЙСТВО РОССИИ)</w:t>
    </w:r>
  </w:p>
  <w:p w14:paraId="014601C1" w14:textId="77777777" w:rsidR="00A51DAC" w:rsidRPr="002F5B7D" w:rsidRDefault="00A51DAC" w:rsidP="002F5B7D">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OSTTable"/>
      <w:tblW w:w="5000" w:type="pct"/>
      <w:tblLook w:val="0000" w:firstRow="0" w:lastRow="0" w:firstColumn="0" w:lastColumn="0" w:noHBand="0" w:noVBand="0"/>
    </w:tblPr>
    <w:tblGrid>
      <w:gridCol w:w="2376"/>
      <w:gridCol w:w="5796"/>
      <w:gridCol w:w="1456"/>
    </w:tblGrid>
    <w:tr w:rsidR="00A51DAC" w:rsidRPr="00BD0F8E" w14:paraId="14861A38" w14:textId="77777777" w:rsidTr="00CE0AEB">
      <w:trPr>
        <w:cnfStyle w:val="000000100000" w:firstRow="0" w:lastRow="0" w:firstColumn="0" w:lastColumn="0" w:oddVBand="0" w:evenVBand="0" w:oddHBand="1" w:evenHBand="0" w:firstRowFirstColumn="0" w:firstRowLastColumn="0" w:lastRowFirstColumn="0" w:lastRowLastColumn="0"/>
      </w:trPr>
      <w:tc>
        <w:tcPr>
          <w:tcW w:w="1234" w:type="pct"/>
        </w:tcPr>
        <w:p w14:paraId="7A1C36A6" w14:textId="77777777" w:rsidR="00A51DAC" w:rsidRPr="00C75A4E" w:rsidRDefault="00A51DAC">
          <w:pPr>
            <w:pStyle w:val="GOSTheader"/>
          </w:pPr>
          <w:r w:rsidRPr="00C75A4E">
            <w:t>Наименование ИС:</w:t>
          </w:r>
        </w:p>
      </w:tc>
      <w:tc>
        <w:tcPr>
          <w:tcW w:w="3766" w:type="pct"/>
          <w:gridSpan w:val="2"/>
        </w:tcPr>
        <w:p w14:paraId="27697A50" w14:textId="77777777" w:rsidR="00A51DAC" w:rsidRPr="00C75A4E" w:rsidRDefault="00A51DAC">
          <w:pPr>
            <w:pStyle w:val="GOSTheader"/>
          </w:pPr>
          <w:r w:rsidRPr="00C75A4E">
            <w:t>Государственная интегрированная информационная система управления общественными финансами «Электронный бюджет»</w:t>
          </w:r>
        </w:p>
      </w:tc>
    </w:tr>
    <w:tr w:rsidR="00A51DAC" w:rsidRPr="00BD0F8E" w14:paraId="10B81873" w14:textId="77777777" w:rsidTr="00CE0AEB">
      <w:trPr>
        <w:cnfStyle w:val="000000010000" w:firstRow="0" w:lastRow="0" w:firstColumn="0" w:lastColumn="0" w:oddVBand="0" w:evenVBand="0" w:oddHBand="0" w:evenHBand="1" w:firstRowFirstColumn="0" w:firstRowLastColumn="0" w:lastRowFirstColumn="0" w:lastRowLastColumn="0"/>
      </w:trPr>
      <w:tc>
        <w:tcPr>
          <w:tcW w:w="1234" w:type="pct"/>
        </w:tcPr>
        <w:p w14:paraId="77A890EF" w14:textId="77777777" w:rsidR="00A51DAC" w:rsidRPr="00C75A4E" w:rsidRDefault="00A51DAC">
          <w:pPr>
            <w:pStyle w:val="GOSTheader"/>
          </w:pPr>
          <w:r w:rsidRPr="00C75A4E">
            <w:t>Название документа:</w:t>
          </w:r>
        </w:p>
      </w:tc>
      <w:tc>
        <w:tcPr>
          <w:tcW w:w="3766" w:type="pct"/>
          <w:gridSpan w:val="2"/>
        </w:tcPr>
        <w:p w14:paraId="18CD22AD" w14:textId="77777777" w:rsidR="00A51DAC" w:rsidRPr="00C75A4E" w:rsidRDefault="00A51DAC">
          <w:pPr>
            <w:pStyle w:val="GOSTheader"/>
          </w:pPr>
          <w:r w:rsidRPr="00C75A4E">
            <w:t xml:space="preserve">Требования к взаимодействию расчетно-финансовой платформы </w:t>
          </w:r>
          <w:proofErr w:type="spellStart"/>
          <w:r w:rsidRPr="00C75A4E">
            <w:t>SmartVista</w:t>
          </w:r>
          <w:proofErr w:type="spellEnd"/>
          <w:r w:rsidRPr="00C75A4E">
            <w:t xml:space="preserve"> Accounting Platform с функциональными подсистемами</w:t>
          </w:r>
        </w:p>
      </w:tc>
    </w:tr>
    <w:tr w:rsidR="00A51DAC" w:rsidRPr="00BD0F8E" w14:paraId="70B14F42" w14:textId="77777777" w:rsidTr="007105AC">
      <w:trPr>
        <w:cnfStyle w:val="000000100000" w:firstRow="0" w:lastRow="0" w:firstColumn="0" w:lastColumn="0" w:oddVBand="0" w:evenVBand="0" w:oddHBand="1" w:evenHBand="0" w:firstRowFirstColumn="0" w:firstRowLastColumn="0" w:lastRowFirstColumn="0" w:lastRowLastColumn="0"/>
        <w:trHeight w:val="143"/>
      </w:trPr>
      <w:tc>
        <w:tcPr>
          <w:tcW w:w="1234" w:type="pct"/>
        </w:tcPr>
        <w:p w14:paraId="018E9FD7" w14:textId="77777777" w:rsidR="00A51DAC" w:rsidRPr="00C75A4E" w:rsidRDefault="00A51DAC">
          <w:pPr>
            <w:pStyle w:val="GOSTheader"/>
          </w:pPr>
          <w:r w:rsidRPr="00C75A4E">
            <w:t>Код документа:</w:t>
          </w:r>
        </w:p>
      </w:tc>
      <w:tc>
        <w:tcPr>
          <w:tcW w:w="3010" w:type="pct"/>
        </w:tcPr>
        <w:p w14:paraId="5796A716" w14:textId="77777777" w:rsidR="00A51DAC" w:rsidRPr="00C75A4E" w:rsidRDefault="00A51DAC">
          <w:pPr>
            <w:pStyle w:val="GOSTheader"/>
          </w:pPr>
          <w:r w:rsidRPr="00C75A4E">
            <w:t>89603636.43.01,</w:t>
          </w:r>
          <w:proofErr w:type="gramStart"/>
          <w:r w:rsidRPr="00C75A4E">
            <w:t>00.ДР.</w:t>
          </w:r>
          <w:proofErr w:type="gramEnd"/>
          <w:r w:rsidRPr="00C75A4E">
            <w:t>001-01.00 1(4,8)</w:t>
          </w:r>
        </w:p>
      </w:tc>
      <w:tc>
        <w:tcPr>
          <w:tcW w:w="755" w:type="pct"/>
        </w:tcPr>
        <w:p w14:paraId="4994E8BC" w14:textId="11A92B7B" w:rsidR="00A51DAC" w:rsidRPr="00C75A4E" w:rsidRDefault="00A51DAC">
          <w:pPr>
            <w:pStyle w:val="GOSTheader"/>
          </w:pPr>
          <w:r w:rsidRPr="00C75A4E">
            <w:t xml:space="preserve">Стр. </w:t>
          </w:r>
          <w:r w:rsidRPr="00C75A4E">
            <w:fldChar w:fldCharType="begin"/>
          </w:r>
          <w:r w:rsidRPr="00C75A4E">
            <w:instrText xml:space="preserve"> PAGE </w:instrText>
          </w:r>
          <w:r w:rsidRPr="00C75A4E">
            <w:fldChar w:fldCharType="separate"/>
          </w:r>
          <w:r w:rsidR="00B71839">
            <w:rPr>
              <w:noProof/>
            </w:rPr>
            <w:t>17</w:t>
          </w:r>
          <w:r w:rsidRPr="00C75A4E">
            <w:fldChar w:fldCharType="end"/>
          </w:r>
        </w:p>
      </w:tc>
    </w:tr>
  </w:tbl>
  <w:p w14:paraId="5D3A8472" w14:textId="77777777" w:rsidR="00A51DAC" w:rsidRDefault="00A51DAC" w:rsidP="00726940">
    <w:pPr>
      <w:pStyle w:val="a8"/>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OSTTable"/>
      <w:tblW w:w="5000" w:type="pct"/>
      <w:tblLook w:val="0000" w:firstRow="0" w:lastRow="0" w:firstColumn="0" w:lastColumn="0" w:noHBand="0" w:noVBand="0"/>
    </w:tblPr>
    <w:tblGrid>
      <w:gridCol w:w="2422"/>
      <w:gridCol w:w="5883"/>
      <w:gridCol w:w="1323"/>
    </w:tblGrid>
    <w:tr w:rsidR="00A51DAC" w:rsidRPr="006C56CB" w14:paraId="76A64229" w14:textId="77777777" w:rsidTr="001B05DF">
      <w:trPr>
        <w:cnfStyle w:val="000000100000" w:firstRow="0" w:lastRow="0" w:firstColumn="0" w:lastColumn="0" w:oddVBand="0" w:evenVBand="0" w:oddHBand="1" w:evenHBand="0" w:firstRowFirstColumn="0" w:firstRowLastColumn="0" w:lastRowFirstColumn="0" w:lastRowLastColumn="0"/>
      </w:trPr>
      <w:tc>
        <w:tcPr>
          <w:tcW w:w="1258" w:type="pct"/>
        </w:tcPr>
        <w:p w14:paraId="4BFBBF5D" w14:textId="77777777" w:rsidR="00A51DAC" w:rsidRPr="00C75A4E" w:rsidRDefault="00A51DAC" w:rsidP="00890A8D">
          <w:pPr>
            <w:pStyle w:val="GOSTheader"/>
          </w:pPr>
          <w:r w:rsidRPr="00C75A4E">
            <w:t>Наименование ИС:</w:t>
          </w:r>
        </w:p>
      </w:tc>
      <w:tc>
        <w:tcPr>
          <w:tcW w:w="3742" w:type="pct"/>
          <w:gridSpan w:val="2"/>
        </w:tcPr>
        <w:p w14:paraId="13E9426E" w14:textId="77777777" w:rsidR="00A51DAC" w:rsidRPr="00C75A4E" w:rsidRDefault="00A51DAC">
          <w:pPr>
            <w:pStyle w:val="GOSTheader"/>
          </w:pPr>
          <w:r w:rsidRPr="00C75A4E">
            <w:t>ГИИС «Электронный бюджет»</w:t>
          </w:r>
        </w:p>
      </w:tc>
    </w:tr>
    <w:tr w:rsidR="00A51DAC" w:rsidRPr="006C56CB" w14:paraId="1F7AEDB4" w14:textId="77777777" w:rsidTr="001B05DF">
      <w:trPr>
        <w:cnfStyle w:val="000000010000" w:firstRow="0" w:lastRow="0" w:firstColumn="0" w:lastColumn="0" w:oddVBand="0" w:evenVBand="0" w:oddHBand="0" w:evenHBand="1" w:firstRowFirstColumn="0" w:firstRowLastColumn="0" w:lastRowFirstColumn="0" w:lastRowLastColumn="0"/>
      </w:trPr>
      <w:tc>
        <w:tcPr>
          <w:tcW w:w="1258" w:type="pct"/>
        </w:tcPr>
        <w:p w14:paraId="634514AE" w14:textId="77777777" w:rsidR="00A51DAC" w:rsidRPr="00C75A4E" w:rsidRDefault="00A51DAC" w:rsidP="00890A8D">
          <w:pPr>
            <w:pStyle w:val="GOSTheader"/>
          </w:pPr>
          <w:r w:rsidRPr="00C75A4E">
            <w:t>Название документа:</w:t>
          </w:r>
        </w:p>
      </w:tc>
      <w:tc>
        <w:tcPr>
          <w:tcW w:w="3742" w:type="pct"/>
          <w:gridSpan w:val="2"/>
        </w:tcPr>
        <w:p w14:paraId="6C3745BA" w14:textId="77777777" w:rsidR="00A51DAC" w:rsidRPr="00C75A4E" w:rsidRDefault="00A51DAC">
          <w:pPr>
            <w:pStyle w:val="GOSTheader"/>
          </w:pPr>
          <w:r w:rsidRPr="00C75A4E">
            <w:t>Требования к взаимодействию SVAP с функциональными подсистемами</w:t>
          </w:r>
        </w:p>
      </w:tc>
    </w:tr>
    <w:tr w:rsidR="00A51DAC" w:rsidRPr="006C56CB" w14:paraId="4D28AC9F" w14:textId="77777777" w:rsidTr="001B05DF">
      <w:trPr>
        <w:cnfStyle w:val="000000100000" w:firstRow="0" w:lastRow="0" w:firstColumn="0" w:lastColumn="0" w:oddVBand="0" w:evenVBand="0" w:oddHBand="1" w:evenHBand="0" w:firstRowFirstColumn="0" w:firstRowLastColumn="0" w:lastRowFirstColumn="0" w:lastRowLastColumn="0"/>
        <w:trHeight w:val="143"/>
      </w:trPr>
      <w:tc>
        <w:tcPr>
          <w:tcW w:w="1258" w:type="pct"/>
        </w:tcPr>
        <w:p w14:paraId="49FDD30E" w14:textId="77777777" w:rsidR="00A51DAC" w:rsidRPr="00C75A4E" w:rsidRDefault="00A51DAC" w:rsidP="00890A8D">
          <w:pPr>
            <w:pStyle w:val="GOSTheader"/>
          </w:pPr>
          <w:r w:rsidRPr="00C75A4E">
            <w:t>Код документа:</w:t>
          </w:r>
        </w:p>
      </w:tc>
      <w:tc>
        <w:tcPr>
          <w:tcW w:w="3055" w:type="pct"/>
        </w:tcPr>
        <w:p w14:paraId="29969090" w14:textId="7F012368" w:rsidR="00A51DAC" w:rsidRPr="00C75A4E" w:rsidRDefault="00000000" w:rsidP="00890A8D">
          <w:pPr>
            <w:pStyle w:val="GOSTheader"/>
          </w:pPr>
          <w:r>
            <w:fldChar w:fldCharType="begin"/>
          </w:r>
          <w:r>
            <w:instrText xml:space="preserve"> DOCPROPERTY  DocCode  \* MERGEFORMAT </w:instrText>
          </w:r>
          <w:r>
            <w:fldChar w:fldCharType="separate"/>
          </w:r>
          <w:r w:rsidR="00A51DAC">
            <w:t>89603636.43.01,</w:t>
          </w:r>
          <w:proofErr w:type="gramStart"/>
          <w:r w:rsidR="00A51DAC">
            <w:t>00.ДР.</w:t>
          </w:r>
          <w:proofErr w:type="gramEnd"/>
          <w:r w:rsidR="00A51DAC">
            <w:t>001-01.00 1(4,8)</w:t>
          </w:r>
          <w:r>
            <w:fldChar w:fldCharType="end"/>
          </w:r>
        </w:p>
      </w:tc>
      <w:tc>
        <w:tcPr>
          <w:tcW w:w="687" w:type="pct"/>
        </w:tcPr>
        <w:p w14:paraId="10349AF0" w14:textId="721FD9B1" w:rsidR="00A51DAC" w:rsidRPr="00C75A4E" w:rsidRDefault="00A51DAC" w:rsidP="00890A8D">
          <w:pPr>
            <w:pStyle w:val="GOSTheader"/>
          </w:pPr>
          <w:r w:rsidRPr="00C75A4E">
            <w:t xml:space="preserve">Стр. </w:t>
          </w:r>
          <w:r w:rsidRPr="00C75A4E">
            <w:fldChar w:fldCharType="begin"/>
          </w:r>
          <w:r w:rsidRPr="00C75A4E">
            <w:instrText xml:space="preserve"> PAGE </w:instrText>
          </w:r>
          <w:r w:rsidRPr="00C75A4E">
            <w:fldChar w:fldCharType="separate"/>
          </w:r>
          <w:r w:rsidR="00B71839">
            <w:rPr>
              <w:noProof/>
            </w:rPr>
            <w:t>91</w:t>
          </w:r>
          <w:r w:rsidRPr="00C75A4E">
            <w:fldChar w:fldCharType="end"/>
          </w:r>
        </w:p>
      </w:tc>
    </w:tr>
  </w:tbl>
  <w:p w14:paraId="2C733BE2" w14:textId="77777777" w:rsidR="00A51DAC" w:rsidRDefault="00A51DAC" w:rsidP="007F27CE">
    <w:pPr>
      <w:pStyle w:val="a8"/>
      <w:tabs>
        <w:tab w:val="clear" w:pos="4677"/>
        <w:tab w:val="clear" w:pos="9355"/>
        <w:tab w:val="left" w:pos="1135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OSTTable"/>
      <w:tblW w:w="5000" w:type="pct"/>
      <w:tblLook w:val="0000" w:firstRow="0" w:lastRow="0" w:firstColumn="0" w:lastColumn="0" w:noHBand="0" w:noVBand="0"/>
    </w:tblPr>
    <w:tblGrid>
      <w:gridCol w:w="2422"/>
      <w:gridCol w:w="5883"/>
      <w:gridCol w:w="1323"/>
    </w:tblGrid>
    <w:tr w:rsidR="00A51DAC" w:rsidRPr="003602C3" w14:paraId="776DB72B" w14:textId="77777777" w:rsidTr="001B05DF">
      <w:trPr>
        <w:cnfStyle w:val="000000100000" w:firstRow="0" w:lastRow="0" w:firstColumn="0" w:lastColumn="0" w:oddVBand="0" w:evenVBand="0" w:oddHBand="1" w:evenHBand="0" w:firstRowFirstColumn="0" w:firstRowLastColumn="0" w:lastRowFirstColumn="0" w:lastRowLastColumn="0"/>
      </w:trPr>
      <w:tc>
        <w:tcPr>
          <w:tcW w:w="1258" w:type="pct"/>
        </w:tcPr>
        <w:p w14:paraId="23E288A7" w14:textId="77777777" w:rsidR="00A51DAC" w:rsidRPr="00C75A4E" w:rsidRDefault="00A51DAC">
          <w:pPr>
            <w:pStyle w:val="GOSTheader"/>
          </w:pPr>
          <w:r w:rsidRPr="00C75A4E">
            <w:t>Наименование ИС:</w:t>
          </w:r>
        </w:p>
      </w:tc>
      <w:tc>
        <w:tcPr>
          <w:tcW w:w="3742" w:type="pct"/>
          <w:gridSpan w:val="2"/>
        </w:tcPr>
        <w:p w14:paraId="44A134A7" w14:textId="77777777" w:rsidR="00A51DAC" w:rsidRPr="00C75A4E" w:rsidRDefault="00A51DAC">
          <w:pPr>
            <w:pStyle w:val="GOSTheader"/>
          </w:pPr>
          <w:r w:rsidRPr="00C75A4E">
            <w:t>ГИИС «Электронный бюджет»</w:t>
          </w:r>
        </w:p>
      </w:tc>
    </w:tr>
    <w:tr w:rsidR="00A51DAC" w:rsidRPr="003602C3" w14:paraId="30EDDE0C" w14:textId="77777777" w:rsidTr="001B05DF">
      <w:trPr>
        <w:cnfStyle w:val="000000010000" w:firstRow="0" w:lastRow="0" w:firstColumn="0" w:lastColumn="0" w:oddVBand="0" w:evenVBand="0" w:oddHBand="0" w:evenHBand="1" w:firstRowFirstColumn="0" w:firstRowLastColumn="0" w:lastRowFirstColumn="0" w:lastRowLastColumn="0"/>
      </w:trPr>
      <w:tc>
        <w:tcPr>
          <w:tcW w:w="1258" w:type="pct"/>
        </w:tcPr>
        <w:p w14:paraId="4718D7EB" w14:textId="77777777" w:rsidR="00A51DAC" w:rsidRPr="00C75A4E" w:rsidRDefault="00A51DAC">
          <w:pPr>
            <w:pStyle w:val="GOSTheader"/>
          </w:pPr>
          <w:r w:rsidRPr="00C75A4E">
            <w:t>Название документа:</w:t>
          </w:r>
        </w:p>
      </w:tc>
      <w:tc>
        <w:tcPr>
          <w:tcW w:w="3742" w:type="pct"/>
          <w:gridSpan w:val="2"/>
        </w:tcPr>
        <w:p w14:paraId="1F203069" w14:textId="13F2036D" w:rsidR="00A51DAC" w:rsidRPr="00C75A4E" w:rsidRDefault="00A51DAC">
          <w:pPr>
            <w:pStyle w:val="GOSTheader"/>
          </w:pPr>
          <w:r w:rsidRPr="00C75A4E">
            <w:t xml:space="preserve">Требования к взаимодействию расчетно-финансовой платформы </w:t>
          </w:r>
          <w:proofErr w:type="spellStart"/>
          <w:r w:rsidRPr="00C75A4E">
            <w:t>SmartVista</w:t>
          </w:r>
          <w:proofErr w:type="spellEnd"/>
          <w:r w:rsidRPr="00C75A4E">
            <w:t xml:space="preserve"> Accounting Platform с функциональными подсистемами</w:t>
          </w:r>
        </w:p>
      </w:tc>
    </w:tr>
    <w:tr w:rsidR="00A51DAC" w:rsidRPr="003602C3" w14:paraId="67AF2DC1" w14:textId="77777777" w:rsidTr="001B05DF">
      <w:trPr>
        <w:cnfStyle w:val="000000100000" w:firstRow="0" w:lastRow="0" w:firstColumn="0" w:lastColumn="0" w:oddVBand="0" w:evenVBand="0" w:oddHBand="1" w:evenHBand="0" w:firstRowFirstColumn="0" w:firstRowLastColumn="0" w:lastRowFirstColumn="0" w:lastRowLastColumn="0"/>
        <w:trHeight w:val="143"/>
      </w:trPr>
      <w:tc>
        <w:tcPr>
          <w:tcW w:w="1258" w:type="pct"/>
        </w:tcPr>
        <w:p w14:paraId="306C4B27" w14:textId="77777777" w:rsidR="00A51DAC" w:rsidRPr="00C75A4E" w:rsidRDefault="00A51DAC">
          <w:pPr>
            <w:pStyle w:val="GOSTheader"/>
          </w:pPr>
          <w:r w:rsidRPr="00C75A4E">
            <w:t>Код документа:</w:t>
          </w:r>
        </w:p>
      </w:tc>
      <w:tc>
        <w:tcPr>
          <w:tcW w:w="3055" w:type="pct"/>
        </w:tcPr>
        <w:p w14:paraId="458BD402" w14:textId="31530AD0" w:rsidR="00A51DAC" w:rsidRPr="00C75A4E" w:rsidRDefault="00000000">
          <w:pPr>
            <w:pStyle w:val="GOSTheader"/>
          </w:pPr>
          <w:r>
            <w:fldChar w:fldCharType="begin"/>
          </w:r>
          <w:r>
            <w:instrText xml:space="preserve"> DOCPROPERTY  DocCode  \* MERGEFORMAT </w:instrText>
          </w:r>
          <w:r>
            <w:fldChar w:fldCharType="separate"/>
          </w:r>
          <w:r w:rsidR="00A51DAC">
            <w:t>89603636.43.01,</w:t>
          </w:r>
          <w:proofErr w:type="gramStart"/>
          <w:r w:rsidR="00A51DAC">
            <w:t>00.ДР.</w:t>
          </w:r>
          <w:proofErr w:type="gramEnd"/>
          <w:r w:rsidR="00A51DAC">
            <w:t>001-01.00 1(4,8)</w:t>
          </w:r>
          <w:r>
            <w:fldChar w:fldCharType="end"/>
          </w:r>
        </w:p>
      </w:tc>
      <w:tc>
        <w:tcPr>
          <w:tcW w:w="687" w:type="pct"/>
        </w:tcPr>
        <w:p w14:paraId="20513D73" w14:textId="3240D6F6" w:rsidR="00A51DAC" w:rsidRPr="00C75A4E" w:rsidRDefault="00A51DAC">
          <w:pPr>
            <w:pStyle w:val="GOSTheader"/>
          </w:pPr>
          <w:r w:rsidRPr="00C75A4E">
            <w:t xml:space="preserve">Стр. </w:t>
          </w:r>
          <w:r w:rsidRPr="00C75A4E">
            <w:fldChar w:fldCharType="begin"/>
          </w:r>
          <w:r w:rsidRPr="00C75A4E">
            <w:instrText xml:space="preserve"> PAGE </w:instrText>
          </w:r>
          <w:r w:rsidRPr="00C75A4E">
            <w:fldChar w:fldCharType="separate"/>
          </w:r>
          <w:r w:rsidR="00A67566">
            <w:rPr>
              <w:noProof/>
            </w:rPr>
            <w:t>104</w:t>
          </w:r>
          <w:r w:rsidRPr="00C75A4E">
            <w:fldChar w:fldCharType="end"/>
          </w:r>
        </w:p>
      </w:tc>
    </w:tr>
  </w:tbl>
  <w:p w14:paraId="467B422B" w14:textId="77777777" w:rsidR="00A51DAC" w:rsidRDefault="00A51DAC" w:rsidP="007F27CE">
    <w:pPr>
      <w:pStyle w:val="a8"/>
      <w:tabs>
        <w:tab w:val="clear" w:pos="4677"/>
        <w:tab w:val="clear" w:pos="9355"/>
        <w:tab w:val="left" w:pos="1135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85A3E26"/>
    <w:lvl w:ilvl="0">
      <w:start w:val="1"/>
      <w:numFmt w:val="bullet"/>
      <w:pStyle w:val="30"/>
      <w:lvlText w:val=""/>
      <w:lvlJc w:val="left"/>
      <w:pPr>
        <w:tabs>
          <w:tab w:val="num" w:pos="926"/>
        </w:tabs>
        <w:ind w:left="926" w:hanging="360"/>
      </w:pPr>
      <w:rPr>
        <w:rFonts w:ascii="Symbol" w:hAnsi="Symbol" w:cs="Symbol" w:hint="default"/>
      </w:rPr>
    </w:lvl>
  </w:abstractNum>
  <w:abstractNum w:abstractNumId="7" w15:restartNumberingAfterBreak="0">
    <w:nsid w:val="FFFFFF83"/>
    <w:multiLevelType w:val="singleLevel"/>
    <w:tmpl w:val="12EAF7A4"/>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433CCB3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DEB2900"/>
    <w:multiLevelType w:val="multilevel"/>
    <w:tmpl w:val="59B4B752"/>
    <w:lvl w:ilvl="0">
      <w:start w:val="1"/>
      <w:numFmt w:val="decimal"/>
      <w:pStyle w:val="GOSTTableListNum1"/>
      <w:lvlText w:val="%1."/>
      <w:lvlJc w:val="left"/>
      <w:pPr>
        <w:tabs>
          <w:tab w:val="num" w:pos="284"/>
        </w:tabs>
        <w:ind w:left="284" w:hanging="227"/>
      </w:pPr>
      <w:rPr>
        <w:rFonts w:hint="default"/>
      </w:rPr>
    </w:lvl>
    <w:lvl w:ilvl="1">
      <w:start w:val="1"/>
      <w:numFmt w:val="decimal"/>
      <w:pStyle w:val="GOSTTableListNum2"/>
      <w:lvlText w:val="%1.%2."/>
      <w:lvlJc w:val="left"/>
      <w:pPr>
        <w:tabs>
          <w:tab w:val="num" w:pos="284"/>
        </w:tabs>
        <w:ind w:left="284" w:hanging="227"/>
      </w:pPr>
      <w:rPr>
        <w:rFonts w:hint="default"/>
      </w:rPr>
    </w:lvl>
    <w:lvl w:ilvl="2">
      <w:start w:val="1"/>
      <w:numFmt w:val="decimal"/>
      <w:pStyle w:val="GOSTTableListNum3"/>
      <w:lvlText w:val="%1.%2.%3."/>
      <w:lvlJc w:val="left"/>
      <w:pPr>
        <w:tabs>
          <w:tab w:val="num" w:pos="284"/>
        </w:tabs>
        <w:ind w:left="284" w:hanging="227"/>
      </w:pPr>
      <w:rPr>
        <w:rFonts w:hint="default"/>
      </w:rPr>
    </w:lvl>
    <w:lvl w:ilvl="3">
      <w:start w:val="1"/>
      <w:numFmt w:val="decimal"/>
      <w:pStyle w:val="GOSTTableListNum4"/>
      <w:lvlText w:val="%1.%2.%3.%4."/>
      <w:lvlJc w:val="left"/>
      <w:pPr>
        <w:tabs>
          <w:tab w:val="num" w:pos="284"/>
        </w:tabs>
        <w:ind w:left="284" w:hanging="227"/>
      </w:pPr>
      <w:rPr>
        <w:rFonts w:hint="default"/>
      </w:rPr>
    </w:lvl>
    <w:lvl w:ilvl="4">
      <w:start w:val="1"/>
      <w:numFmt w:val="decimal"/>
      <w:pStyle w:val="GOSTTableListNum5"/>
      <w:lvlText w:val="%1.%2.%3.%4.%5."/>
      <w:lvlJc w:val="left"/>
      <w:pPr>
        <w:tabs>
          <w:tab w:val="num" w:pos="284"/>
        </w:tabs>
        <w:ind w:left="284" w:hanging="227"/>
      </w:pPr>
      <w:rPr>
        <w:rFonts w:hint="default"/>
      </w:rPr>
    </w:lvl>
    <w:lvl w:ilvl="5">
      <w:start w:val="1"/>
      <w:numFmt w:val="decimal"/>
      <w:pStyle w:val="GOSTTableListNum6"/>
      <w:lvlText w:val="%1.%2.%3.%4.%5.%6."/>
      <w:lvlJc w:val="left"/>
      <w:pPr>
        <w:tabs>
          <w:tab w:val="num" w:pos="284"/>
        </w:tabs>
        <w:ind w:left="284" w:hanging="227"/>
      </w:pPr>
      <w:rPr>
        <w:rFonts w:hint="default"/>
      </w:rPr>
    </w:lvl>
    <w:lvl w:ilvl="6">
      <w:start w:val="1"/>
      <w:numFmt w:val="decimal"/>
      <w:pStyle w:val="GOSTTableListNum7"/>
      <w:lvlText w:val="%1.%2.%3.%4.%5.%6.%7."/>
      <w:lvlJc w:val="left"/>
      <w:pPr>
        <w:tabs>
          <w:tab w:val="num" w:pos="284"/>
        </w:tabs>
        <w:ind w:left="284" w:hanging="227"/>
      </w:pPr>
      <w:rPr>
        <w:rFonts w:hint="default"/>
      </w:rPr>
    </w:lvl>
    <w:lvl w:ilvl="7">
      <w:start w:val="1"/>
      <w:numFmt w:val="decimal"/>
      <w:lvlText w:val="%1.%2.%3.%4.%5.%6.%7.%8."/>
      <w:lvlJc w:val="left"/>
      <w:pPr>
        <w:tabs>
          <w:tab w:val="num" w:pos="284"/>
        </w:tabs>
        <w:ind w:left="284" w:hanging="227"/>
      </w:pPr>
      <w:rPr>
        <w:rFonts w:hint="default"/>
      </w:rPr>
    </w:lvl>
    <w:lvl w:ilvl="8">
      <w:start w:val="1"/>
      <w:numFmt w:val="decimal"/>
      <w:lvlText w:val="%1.%2.%3.%4.%5.%6.%7.%8.%9."/>
      <w:lvlJc w:val="left"/>
      <w:pPr>
        <w:tabs>
          <w:tab w:val="num" w:pos="284"/>
        </w:tabs>
        <w:ind w:left="284" w:hanging="227"/>
      </w:pPr>
      <w:rPr>
        <w:rFonts w:hint="default"/>
      </w:rPr>
    </w:lvl>
  </w:abstractNum>
  <w:abstractNum w:abstractNumId="11" w15:restartNumberingAfterBreak="0">
    <w:nsid w:val="0F1D73E4"/>
    <w:multiLevelType w:val="singleLevel"/>
    <w:tmpl w:val="E6C2249C"/>
    <w:lvl w:ilvl="0">
      <w:start w:val="1"/>
      <w:numFmt w:val="decimal"/>
      <w:pStyle w:val="a1"/>
      <w:lvlText w:val="%1)"/>
      <w:lvlJc w:val="left"/>
      <w:pPr>
        <w:tabs>
          <w:tab w:val="num" w:pos="927"/>
        </w:tabs>
        <w:ind w:left="927" w:hanging="360"/>
      </w:pPr>
      <w:rPr>
        <w:rFonts w:hint="default"/>
      </w:rPr>
    </w:lvl>
  </w:abstractNum>
  <w:abstractNum w:abstractNumId="12" w15:restartNumberingAfterBreak="0">
    <w:nsid w:val="139B54DF"/>
    <w:multiLevelType w:val="multilevel"/>
    <w:tmpl w:val="7592DC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13B5D569"/>
    <w:multiLevelType w:val="hybridMultilevel"/>
    <w:tmpl w:val="A5A43552"/>
    <w:lvl w:ilvl="0" w:tplc="DB40E9EA">
      <w:start w:val="1"/>
      <w:numFmt w:val="decimal"/>
      <w:lvlText w:val="%1."/>
      <w:lvlJc w:val="left"/>
      <w:pPr>
        <w:ind w:left="360" w:hanging="360"/>
      </w:pPr>
    </w:lvl>
    <w:lvl w:ilvl="1" w:tplc="3C481ADA">
      <w:start w:val="1"/>
      <w:numFmt w:val="lowerLetter"/>
      <w:lvlText w:val="%2."/>
      <w:lvlJc w:val="left"/>
      <w:pPr>
        <w:ind w:left="1080" w:hanging="360"/>
      </w:pPr>
    </w:lvl>
    <w:lvl w:ilvl="2" w:tplc="7460EB72">
      <w:start w:val="1"/>
      <w:numFmt w:val="lowerRoman"/>
      <w:lvlText w:val="%3."/>
      <w:lvlJc w:val="right"/>
      <w:pPr>
        <w:ind w:left="1800" w:hanging="180"/>
      </w:pPr>
    </w:lvl>
    <w:lvl w:ilvl="3" w:tplc="2398E7A2">
      <w:start w:val="1"/>
      <w:numFmt w:val="decimal"/>
      <w:lvlText w:val="%4."/>
      <w:lvlJc w:val="left"/>
      <w:pPr>
        <w:ind w:left="2520" w:hanging="360"/>
      </w:pPr>
    </w:lvl>
    <w:lvl w:ilvl="4" w:tplc="E35CC332">
      <w:start w:val="1"/>
      <w:numFmt w:val="lowerLetter"/>
      <w:lvlText w:val="%5."/>
      <w:lvlJc w:val="left"/>
      <w:pPr>
        <w:ind w:left="3240" w:hanging="360"/>
      </w:pPr>
    </w:lvl>
    <w:lvl w:ilvl="5" w:tplc="E6AC0850">
      <w:start w:val="1"/>
      <w:numFmt w:val="lowerRoman"/>
      <w:lvlText w:val="%6."/>
      <w:lvlJc w:val="right"/>
      <w:pPr>
        <w:ind w:left="3960" w:hanging="180"/>
      </w:pPr>
    </w:lvl>
    <w:lvl w:ilvl="6" w:tplc="25DAA340">
      <w:start w:val="1"/>
      <w:numFmt w:val="decimal"/>
      <w:lvlText w:val="%7."/>
      <w:lvlJc w:val="left"/>
      <w:pPr>
        <w:ind w:left="4680" w:hanging="360"/>
      </w:pPr>
    </w:lvl>
    <w:lvl w:ilvl="7" w:tplc="8168DB9A">
      <w:start w:val="1"/>
      <w:numFmt w:val="lowerLetter"/>
      <w:lvlText w:val="%8."/>
      <w:lvlJc w:val="left"/>
      <w:pPr>
        <w:ind w:left="5400" w:hanging="360"/>
      </w:pPr>
    </w:lvl>
    <w:lvl w:ilvl="8" w:tplc="363E569C">
      <w:start w:val="1"/>
      <w:numFmt w:val="lowerRoman"/>
      <w:lvlText w:val="%9."/>
      <w:lvlJc w:val="right"/>
      <w:pPr>
        <w:ind w:left="6120" w:hanging="180"/>
      </w:pPr>
    </w:lvl>
  </w:abstractNum>
  <w:abstractNum w:abstractNumId="14" w15:restartNumberingAfterBreak="0">
    <w:nsid w:val="1D9A52BD"/>
    <w:multiLevelType w:val="multilevel"/>
    <w:tmpl w:val="04DAA02C"/>
    <w:lvl w:ilvl="0">
      <w:start w:val="1"/>
      <w:numFmt w:val="decimal"/>
      <w:pStyle w:val="GOSTListnum"/>
      <w:lvlText w:val="%1."/>
      <w:lvlJc w:val="left"/>
      <w:pPr>
        <w:tabs>
          <w:tab w:val="num" w:pos="1021"/>
        </w:tabs>
        <w:ind w:left="1021" w:hanging="454"/>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pStyle w:val="GOSTListnum2"/>
      <w:isLgl/>
      <w:lvlText w:val="%1.%2."/>
      <w:lvlJc w:val="left"/>
      <w:pPr>
        <w:tabs>
          <w:tab w:val="num" w:pos="1588"/>
        </w:tabs>
        <w:ind w:left="1588" w:hanging="567"/>
      </w:pPr>
      <w:rPr>
        <w:rFonts w:ascii="Times New Roman" w:hAnsi="Times New Roman" w:cs="Times New Roman" w:hint="default"/>
        <w:b w:val="0"/>
        <w:i w:val="0"/>
        <w:sz w:val="24"/>
      </w:rPr>
    </w:lvl>
    <w:lvl w:ilvl="2">
      <w:start w:val="1"/>
      <w:numFmt w:val="decimal"/>
      <w:pStyle w:val="GOSTListnum3"/>
      <w:isLgl/>
      <w:lvlText w:val="%1.%2.%3."/>
      <w:lvlJc w:val="left"/>
      <w:pPr>
        <w:tabs>
          <w:tab w:val="num" w:pos="2421"/>
        </w:tabs>
        <w:ind w:left="2421" w:hanging="567"/>
      </w:pPr>
      <w:rPr>
        <w:rFonts w:ascii="Times New Roman" w:hAnsi="Times New Roman" w:cs="Times New Roman" w:hint="default"/>
        <w:b w:val="0"/>
        <w:i w:val="0"/>
        <w:sz w:val="24"/>
      </w:rPr>
    </w:lvl>
    <w:lvl w:ilvl="3">
      <w:start w:val="1"/>
      <w:numFmt w:val="decimal"/>
      <w:pStyle w:val="GOSTListnum4"/>
      <w:suff w:val="space"/>
      <w:lvlText w:val="%1.%2.%3.%4."/>
      <w:lvlJc w:val="left"/>
      <w:pPr>
        <w:ind w:left="2704" w:hanging="567"/>
      </w:pPr>
      <w:rPr>
        <w:rFonts w:ascii="Times New Roman" w:hAnsi="Times New Roman" w:cs="Times New Roman" w:hint="default"/>
        <w:b w:val="0"/>
        <w:i w:val="0"/>
        <w:sz w:val="24"/>
      </w:rPr>
    </w:lvl>
    <w:lvl w:ilvl="4">
      <w:start w:val="1"/>
      <w:numFmt w:val="decimal"/>
      <w:suff w:val="space"/>
      <w:lvlText w:val="%1.%2.%3.%4.%5"/>
      <w:lvlJc w:val="left"/>
      <w:pPr>
        <w:ind w:left="3271" w:hanging="567"/>
      </w:pPr>
      <w:rPr>
        <w:rFonts w:hint="default"/>
      </w:rPr>
    </w:lvl>
    <w:lvl w:ilvl="5">
      <w:start w:val="1"/>
      <w:numFmt w:val="decimal"/>
      <w:lvlText w:val="%1.%2.%3.%4.%5.%6"/>
      <w:lvlJc w:val="left"/>
      <w:pPr>
        <w:tabs>
          <w:tab w:val="num" w:pos="1588"/>
        </w:tabs>
        <w:ind w:left="1588" w:hanging="1152"/>
      </w:pPr>
      <w:rPr>
        <w:rFonts w:hint="default"/>
      </w:rPr>
    </w:lvl>
    <w:lvl w:ilvl="6">
      <w:start w:val="1"/>
      <w:numFmt w:val="decimal"/>
      <w:lvlText w:val="%1.%2.%3.%4.%5.%6.%7"/>
      <w:lvlJc w:val="left"/>
      <w:pPr>
        <w:tabs>
          <w:tab w:val="num" w:pos="1732"/>
        </w:tabs>
        <w:ind w:left="1732" w:hanging="1296"/>
      </w:pPr>
      <w:rPr>
        <w:rFonts w:hint="default"/>
      </w:rPr>
    </w:lvl>
    <w:lvl w:ilvl="7">
      <w:start w:val="1"/>
      <w:numFmt w:val="decimal"/>
      <w:lvlText w:val="%1.%2.%3.%4.%5.%6.%7.%8"/>
      <w:lvlJc w:val="left"/>
      <w:pPr>
        <w:tabs>
          <w:tab w:val="num" w:pos="1876"/>
        </w:tabs>
        <w:ind w:left="1876" w:hanging="1440"/>
      </w:pPr>
      <w:rPr>
        <w:rFonts w:hint="default"/>
      </w:rPr>
    </w:lvl>
    <w:lvl w:ilvl="8">
      <w:start w:val="1"/>
      <w:numFmt w:val="decimal"/>
      <w:lvlText w:val="%1.%2.%3.%4.%5.%6.%7.%8.%9"/>
      <w:lvlJc w:val="left"/>
      <w:pPr>
        <w:tabs>
          <w:tab w:val="num" w:pos="2020"/>
        </w:tabs>
        <w:ind w:left="2020" w:hanging="1584"/>
      </w:pPr>
      <w:rPr>
        <w:rFonts w:hint="default"/>
      </w:rPr>
    </w:lvl>
  </w:abstractNum>
  <w:abstractNum w:abstractNumId="15" w15:restartNumberingAfterBreak="0">
    <w:nsid w:val="1E7B0ACC"/>
    <w:multiLevelType w:val="multilevel"/>
    <w:tmpl w:val="CDE2F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6259F"/>
    <w:multiLevelType w:val="multilevel"/>
    <w:tmpl w:val="04190023"/>
    <w:styleLink w:val="a2"/>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275768F9"/>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A401E26"/>
    <w:multiLevelType w:val="multilevel"/>
    <w:tmpl w:val="9956F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853D5B"/>
    <w:multiLevelType w:val="hybridMultilevel"/>
    <w:tmpl w:val="B8DA3AB8"/>
    <w:lvl w:ilvl="0" w:tplc="3C12C996">
      <w:start w:val="1"/>
      <w:numFmt w:val="bullet"/>
      <w:pStyle w:val="GOSTListmark3"/>
      <w:lvlText w:val="–"/>
      <w:lvlJc w:val="left"/>
      <w:pPr>
        <w:tabs>
          <w:tab w:val="num" w:pos="1418"/>
        </w:tabs>
        <w:ind w:left="1418" w:hanging="284"/>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E64C47"/>
    <w:multiLevelType w:val="hybridMultilevel"/>
    <w:tmpl w:val="F25423C6"/>
    <w:lvl w:ilvl="0" w:tplc="AAF401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28F26E2"/>
    <w:multiLevelType w:val="multilevel"/>
    <w:tmpl w:val="92B0E6A0"/>
    <w:lvl w:ilvl="0">
      <w:start w:val="1"/>
      <w:numFmt w:val="decimal"/>
      <w:pStyle w:val="GOSTTableNum"/>
      <w:lvlText w:val="%1."/>
      <w:lvlJc w:val="left"/>
      <w:pPr>
        <w:tabs>
          <w:tab w:val="num" w:pos="113"/>
        </w:tabs>
        <w:ind w:left="113" w:firstLine="0"/>
      </w:pPr>
      <w:rPr>
        <w:rFonts w:hint="default"/>
      </w:rPr>
    </w:lvl>
    <w:lvl w:ilvl="1">
      <w:start w:val="1"/>
      <w:numFmt w:val="decimal"/>
      <w:pStyle w:val="GOSTTableNum2"/>
      <w:lvlText w:val="%1.%2."/>
      <w:lvlJc w:val="left"/>
      <w:pPr>
        <w:tabs>
          <w:tab w:val="num" w:pos="113"/>
        </w:tabs>
        <w:ind w:left="113" w:firstLine="0"/>
      </w:pPr>
      <w:rPr>
        <w:rFonts w:hint="default"/>
      </w:rPr>
    </w:lvl>
    <w:lvl w:ilvl="2">
      <w:start w:val="1"/>
      <w:numFmt w:val="decimal"/>
      <w:pStyle w:val="GOSTTableNum3"/>
      <w:lvlText w:val="%1.%2.%3."/>
      <w:lvlJc w:val="left"/>
      <w:pPr>
        <w:tabs>
          <w:tab w:val="num" w:pos="113"/>
        </w:tabs>
        <w:ind w:left="113" w:firstLine="0"/>
      </w:pPr>
      <w:rPr>
        <w:rFonts w:hint="default"/>
      </w:rPr>
    </w:lvl>
    <w:lvl w:ilvl="3">
      <w:start w:val="1"/>
      <w:numFmt w:val="decimal"/>
      <w:pStyle w:val="GOSTTableNum4"/>
      <w:lvlText w:val="%1.%2.%3.%4."/>
      <w:lvlJc w:val="left"/>
      <w:pPr>
        <w:tabs>
          <w:tab w:val="num" w:pos="113"/>
        </w:tabs>
        <w:ind w:left="113" w:firstLine="0"/>
      </w:pPr>
      <w:rPr>
        <w:rFonts w:hint="default"/>
      </w:rPr>
    </w:lvl>
    <w:lvl w:ilvl="4">
      <w:start w:val="1"/>
      <w:numFmt w:val="decimal"/>
      <w:pStyle w:val="GOSTTableNum5"/>
      <w:lvlText w:val="%1.%2.%3.%4.%5."/>
      <w:lvlJc w:val="left"/>
      <w:pPr>
        <w:tabs>
          <w:tab w:val="num" w:pos="113"/>
        </w:tabs>
        <w:ind w:left="113" w:firstLine="0"/>
      </w:pPr>
      <w:rPr>
        <w:rFonts w:hint="default"/>
      </w:rPr>
    </w:lvl>
    <w:lvl w:ilvl="5">
      <w:start w:val="1"/>
      <w:numFmt w:val="decimal"/>
      <w:pStyle w:val="GOSTTableNum6"/>
      <w:lvlText w:val="%1.%2.%3.%4.%5.%6."/>
      <w:lvlJc w:val="left"/>
      <w:pPr>
        <w:tabs>
          <w:tab w:val="num" w:pos="113"/>
        </w:tabs>
        <w:ind w:left="113" w:firstLine="0"/>
      </w:pPr>
      <w:rPr>
        <w:rFonts w:hint="default"/>
      </w:rPr>
    </w:lvl>
    <w:lvl w:ilvl="6">
      <w:start w:val="1"/>
      <w:numFmt w:val="decimal"/>
      <w:pStyle w:val="GOSTTableNum7"/>
      <w:lvlText w:val="%1.%2.%3.%4.%5.%6.%7."/>
      <w:lvlJc w:val="left"/>
      <w:pPr>
        <w:tabs>
          <w:tab w:val="num" w:pos="113"/>
        </w:tabs>
        <w:ind w:left="113" w:firstLine="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2D77423"/>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49F57318"/>
    <w:multiLevelType w:val="hybridMultilevel"/>
    <w:tmpl w:val="70585C2C"/>
    <w:lvl w:ilvl="0" w:tplc="552CD70A">
      <w:start w:val="1"/>
      <w:numFmt w:val="bullet"/>
      <w:pStyle w:val="GOSTListmark2"/>
      <w:lvlText w:val="–"/>
      <w:lvlJc w:val="left"/>
      <w:pPr>
        <w:tabs>
          <w:tab w:val="num" w:pos="1134"/>
        </w:tabs>
        <w:ind w:left="1134" w:hanging="283"/>
      </w:pPr>
      <w:rPr>
        <w:rFonts w:ascii="Times New Roman" w:hAnsi="Times New Roman" w:cs="Times New Roman" w:hint="default"/>
      </w:rPr>
    </w:lvl>
    <w:lvl w:ilvl="1" w:tplc="3416BD60" w:tentative="1">
      <w:start w:val="1"/>
      <w:numFmt w:val="bullet"/>
      <w:lvlText w:val="o"/>
      <w:lvlJc w:val="left"/>
      <w:pPr>
        <w:tabs>
          <w:tab w:val="num" w:pos="1440"/>
        </w:tabs>
        <w:ind w:left="1440" w:hanging="360"/>
      </w:pPr>
      <w:rPr>
        <w:rFonts w:ascii="Courier New" w:hAnsi="Courier New" w:cs="Courier New" w:hint="default"/>
      </w:rPr>
    </w:lvl>
    <w:lvl w:ilvl="2" w:tplc="A5206A9C" w:tentative="1">
      <w:start w:val="1"/>
      <w:numFmt w:val="bullet"/>
      <w:lvlText w:val=""/>
      <w:lvlJc w:val="left"/>
      <w:pPr>
        <w:tabs>
          <w:tab w:val="num" w:pos="2160"/>
        </w:tabs>
        <w:ind w:left="2160" w:hanging="360"/>
      </w:pPr>
      <w:rPr>
        <w:rFonts w:ascii="Wingdings" w:hAnsi="Wingdings" w:hint="default"/>
      </w:rPr>
    </w:lvl>
    <w:lvl w:ilvl="3" w:tplc="6074DFF8" w:tentative="1">
      <w:start w:val="1"/>
      <w:numFmt w:val="bullet"/>
      <w:lvlText w:val=""/>
      <w:lvlJc w:val="left"/>
      <w:pPr>
        <w:tabs>
          <w:tab w:val="num" w:pos="2880"/>
        </w:tabs>
        <w:ind w:left="2880" w:hanging="360"/>
      </w:pPr>
      <w:rPr>
        <w:rFonts w:ascii="Symbol" w:hAnsi="Symbol" w:hint="default"/>
      </w:rPr>
    </w:lvl>
    <w:lvl w:ilvl="4" w:tplc="E1923282" w:tentative="1">
      <w:start w:val="1"/>
      <w:numFmt w:val="bullet"/>
      <w:lvlText w:val="o"/>
      <w:lvlJc w:val="left"/>
      <w:pPr>
        <w:tabs>
          <w:tab w:val="num" w:pos="3600"/>
        </w:tabs>
        <w:ind w:left="3600" w:hanging="360"/>
      </w:pPr>
      <w:rPr>
        <w:rFonts w:ascii="Courier New" w:hAnsi="Courier New" w:cs="Courier New" w:hint="default"/>
      </w:rPr>
    </w:lvl>
    <w:lvl w:ilvl="5" w:tplc="218C666E" w:tentative="1">
      <w:start w:val="1"/>
      <w:numFmt w:val="bullet"/>
      <w:lvlText w:val=""/>
      <w:lvlJc w:val="left"/>
      <w:pPr>
        <w:tabs>
          <w:tab w:val="num" w:pos="4320"/>
        </w:tabs>
        <w:ind w:left="4320" w:hanging="360"/>
      </w:pPr>
      <w:rPr>
        <w:rFonts w:ascii="Wingdings" w:hAnsi="Wingdings" w:hint="default"/>
      </w:rPr>
    </w:lvl>
    <w:lvl w:ilvl="6" w:tplc="EDD47142" w:tentative="1">
      <w:start w:val="1"/>
      <w:numFmt w:val="bullet"/>
      <w:lvlText w:val=""/>
      <w:lvlJc w:val="left"/>
      <w:pPr>
        <w:tabs>
          <w:tab w:val="num" w:pos="5040"/>
        </w:tabs>
        <w:ind w:left="5040" w:hanging="360"/>
      </w:pPr>
      <w:rPr>
        <w:rFonts w:ascii="Symbol" w:hAnsi="Symbol" w:hint="default"/>
      </w:rPr>
    </w:lvl>
    <w:lvl w:ilvl="7" w:tplc="6B2011E6" w:tentative="1">
      <w:start w:val="1"/>
      <w:numFmt w:val="bullet"/>
      <w:lvlText w:val="o"/>
      <w:lvlJc w:val="left"/>
      <w:pPr>
        <w:tabs>
          <w:tab w:val="num" w:pos="5760"/>
        </w:tabs>
        <w:ind w:left="5760" w:hanging="360"/>
      </w:pPr>
      <w:rPr>
        <w:rFonts w:ascii="Courier New" w:hAnsi="Courier New" w:cs="Courier New" w:hint="default"/>
      </w:rPr>
    </w:lvl>
    <w:lvl w:ilvl="8" w:tplc="E15C3CD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9FF0F35"/>
    <w:multiLevelType w:val="hybridMultilevel"/>
    <w:tmpl w:val="5298E864"/>
    <w:lvl w:ilvl="0" w:tplc="70088504">
      <w:start w:val="1"/>
      <w:numFmt w:val="bullet"/>
      <w:pStyle w:val="GOSTListmark4"/>
      <w:lvlText w:val=""/>
      <w:lvlJc w:val="left"/>
      <w:pPr>
        <w:tabs>
          <w:tab w:val="num" w:pos="1701"/>
        </w:tabs>
        <w:ind w:left="1701" w:hanging="283"/>
      </w:pPr>
      <w:rPr>
        <w:rFonts w:ascii="Symbol" w:hAnsi="Symbol" w:hint="default"/>
      </w:rPr>
    </w:lvl>
    <w:lvl w:ilvl="1" w:tplc="678E22A4" w:tentative="1">
      <w:start w:val="1"/>
      <w:numFmt w:val="bullet"/>
      <w:lvlText w:val="o"/>
      <w:lvlJc w:val="left"/>
      <w:pPr>
        <w:tabs>
          <w:tab w:val="num" w:pos="1491"/>
        </w:tabs>
        <w:ind w:left="1491" w:hanging="360"/>
      </w:pPr>
      <w:rPr>
        <w:rFonts w:ascii="Courier New" w:hAnsi="Courier New" w:cs="Courier New" w:hint="default"/>
      </w:rPr>
    </w:lvl>
    <w:lvl w:ilvl="2" w:tplc="3412279C" w:tentative="1">
      <w:start w:val="1"/>
      <w:numFmt w:val="bullet"/>
      <w:lvlText w:val=""/>
      <w:lvlJc w:val="left"/>
      <w:pPr>
        <w:tabs>
          <w:tab w:val="num" w:pos="2211"/>
        </w:tabs>
        <w:ind w:left="2211" w:hanging="360"/>
      </w:pPr>
      <w:rPr>
        <w:rFonts w:ascii="Wingdings" w:hAnsi="Wingdings" w:hint="default"/>
      </w:rPr>
    </w:lvl>
    <w:lvl w:ilvl="3" w:tplc="08FC133E" w:tentative="1">
      <w:start w:val="1"/>
      <w:numFmt w:val="bullet"/>
      <w:lvlText w:val=""/>
      <w:lvlJc w:val="left"/>
      <w:pPr>
        <w:tabs>
          <w:tab w:val="num" w:pos="2931"/>
        </w:tabs>
        <w:ind w:left="2931" w:hanging="360"/>
      </w:pPr>
      <w:rPr>
        <w:rFonts w:ascii="Symbol" w:hAnsi="Symbol" w:hint="default"/>
      </w:rPr>
    </w:lvl>
    <w:lvl w:ilvl="4" w:tplc="7EA05DF4" w:tentative="1">
      <w:start w:val="1"/>
      <w:numFmt w:val="bullet"/>
      <w:lvlText w:val="o"/>
      <w:lvlJc w:val="left"/>
      <w:pPr>
        <w:tabs>
          <w:tab w:val="num" w:pos="3651"/>
        </w:tabs>
        <w:ind w:left="3651" w:hanging="360"/>
      </w:pPr>
      <w:rPr>
        <w:rFonts w:ascii="Courier New" w:hAnsi="Courier New" w:cs="Courier New" w:hint="default"/>
      </w:rPr>
    </w:lvl>
    <w:lvl w:ilvl="5" w:tplc="D88E6D5C" w:tentative="1">
      <w:start w:val="1"/>
      <w:numFmt w:val="bullet"/>
      <w:lvlText w:val=""/>
      <w:lvlJc w:val="left"/>
      <w:pPr>
        <w:tabs>
          <w:tab w:val="num" w:pos="4371"/>
        </w:tabs>
        <w:ind w:left="4371" w:hanging="360"/>
      </w:pPr>
      <w:rPr>
        <w:rFonts w:ascii="Wingdings" w:hAnsi="Wingdings" w:hint="default"/>
      </w:rPr>
    </w:lvl>
    <w:lvl w:ilvl="6" w:tplc="037E6B1E" w:tentative="1">
      <w:start w:val="1"/>
      <w:numFmt w:val="bullet"/>
      <w:lvlText w:val=""/>
      <w:lvlJc w:val="left"/>
      <w:pPr>
        <w:tabs>
          <w:tab w:val="num" w:pos="5091"/>
        </w:tabs>
        <w:ind w:left="5091" w:hanging="360"/>
      </w:pPr>
      <w:rPr>
        <w:rFonts w:ascii="Symbol" w:hAnsi="Symbol" w:hint="default"/>
      </w:rPr>
    </w:lvl>
    <w:lvl w:ilvl="7" w:tplc="B4F8051E" w:tentative="1">
      <w:start w:val="1"/>
      <w:numFmt w:val="bullet"/>
      <w:lvlText w:val="o"/>
      <w:lvlJc w:val="left"/>
      <w:pPr>
        <w:tabs>
          <w:tab w:val="num" w:pos="5811"/>
        </w:tabs>
        <w:ind w:left="5811" w:hanging="360"/>
      </w:pPr>
      <w:rPr>
        <w:rFonts w:ascii="Courier New" w:hAnsi="Courier New" w:cs="Courier New" w:hint="default"/>
      </w:rPr>
    </w:lvl>
    <w:lvl w:ilvl="8" w:tplc="C2C0FA30" w:tentative="1">
      <w:start w:val="1"/>
      <w:numFmt w:val="bullet"/>
      <w:lvlText w:val=""/>
      <w:lvlJc w:val="left"/>
      <w:pPr>
        <w:tabs>
          <w:tab w:val="num" w:pos="6531"/>
        </w:tabs>
        <w:ind w:left="6531" w:hanging="360"/>
      </w:pPr>
      <w:rPr>
        <w:rFonts w:ascii="Wingdings" w:hAnsi="Wingdings" w:hint="default"/>
      </w:rPr>
    </w:lvl>
  </w:abstractNum>
  <w:abstractNum w:abstractNumId="25" w15:restartNumberingAfterBreak="0">
    <w:nsid w:val="4DB564FC"/>
    <w:multiLevelType w:val="hybridMultilevel"/>
    <w:tmpl w:val="0EC4DC70"/>
    <w:lvl w:ilvl="0" w:tplc="FAB48B6E">
      <w:start w:val="1"/>
      <w:numFmt w:val="none"/>
      <w:pStyle w:val="a3"/>
      <w:lvlText w:val="%1Приложение"/>
      <w:lvlJc w:val="left"/>
      <w:pPr>
        <w:tabs>
          <w:tab w:val="num" w:pos="0"/>
        </w:tabs>
        <w:ind w:left="0" w:firstLine="0"/>
      </w:pPr>
      <w:rPr>
        <w:rFonts w:hint="default"/>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26" w15:restartNumberingAfterBreak="0">
    <w:nsid w:val="4E044427"/>
    <w:multiLevelType w:val="hybridMultilevel"/>
    <w:tmpl w:val="7B34F26E"/>
    <w:lvl w:ilvl="0" w:tplc="E0F22250">
      <w:start w:val="1"/>
      <w:numFmt w:val="none"/>
      <w:pStyle w:val="GOSTNameTable"/>
      <w:lvlText w:val="Таблица "/>
      <w:lvlJc w:val="left"/>
      <w:pPr>
        <w:tabs>
          <w:tab w:val="num" w:pos="567"/>
        </w:tabs>
        <w:ind w:left="0" w:firstLine="567"/>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vertAlign w:val="baseline"/>
        <w:em w:val="none"/>
      </w:rPr>
    </w:lvl>
    <w:lvl w:ilvl="1" w:tplc="D9C61146">
      <w:start w:val="1"/>
      <w:numFmt w:val="lowerLetter"/>
      <w:lvlText w:val="%2."/>
      <w:lvlJc w:val="left"/>
      <w:pPr>
        <w:tabs>
          <w:tab w:val="num" w:pos="1440"/>
        </w:tabs>
        <w:ind w:left="1440" w:hanging="360"/>
      </w:pPr>
    </w:lvl>
    <w:lvl w:ilvl="2" w:tplc="FC70E224">
      <w:start w:val="1"/>
      <w:numFmt w:val="lowerRoman"/>
      <w:lvlText w:val="%3."/>
      <w:lvlJc w:val="right"/>
      <w:pPr>
        <w:tabs>
          <w:tab w:val="num" w:pos="2160"/>
        </w:tabs>
        <w:ind w:left="2160" w:hanging="180"/>
      </w:pPr>
    </w:lvl>
    <w:lvl w:ilvl="3" w:tplc="200247C6">
      <w:start w:val="1"/>
      <w:numFmt w:val="decimal"/>
      <w:lvlText w:val="%4."/>
      <w:lvlJc w:val="left"/>
      <w:pPr>
        <w:tabs>
          <w:tab w:val="num" w:pos="2880"/>
        </w:tabs>
        <w:ind w:left="2880" w:hanging="360"/>
      </w:pPr>
    </w:lvl>
    <w:lvl w:ilvl="4" w:tplc="FB6E5D22" w:tentative="1">
      <w:start w:val="1"/>
      <w:numFmt w:val="lowerLetter"/>
      <w:lvlText w:val="%5."/>
      <w:lvlJc w:val="left"/>
      <w:pPr>
        <w:tabs>
          <w:tab w:val="num" w:pos="3600"/>
        </w:tabs>
        <w:ind w:left="3600" w:hanging="360"/>
      </w:pPr>
    </w:lvl>
    <w:lvl w:ilvl="5" w:tplc="6A98C90E" w:tentative="1">
      <w:start w:val="1"/>
      <w:numFmt w:val="lowerRoman"/>
      <w:lvlText w:val="%6."/>
      <w:lvlJc w:val="right"/>
      <w:pPr>
        <w:tabs>
          <w:tab w:val="num" w:pos="4320"/>
        </w:tabs>
        <w:ind w:left="4320" w:hanging="180"/>
      </w:pPr>
    </w:lvl>
    <w:lvl w:ilvl="6" w:tplc="AD52CEF2" w:tentative="1">
      <w:start w:val="1"/>
      <w:numFmt w:val="decimal"/>
      <w:lvlText w:val="%7."/>
      <w:lvlJc w:val="left"/>
      <w:pPr>
        <w:tabs>
          <w:tab w:val="num" w:pos="5040"/>
        </w:tabs>
        <w:ind w:left="5040" w:hanging="360"/>
      </w:pPr>
    </w:lvl>
    <w:lvl w:ilvl="7" w:tplc="A29A6662" w:tentative="1">
      <w:start w:val="1"/>
      <w:numFmt w:val="lowerLetter"/>
      <w:lvlText w:val="%8."/>
      <w:lvlJc w:val="left"/>
      <w:pPr>
        <w:tabs>
          <w:tab w:val="num" w:pos="5760"/>
        </w:tabs>
        <w:ind w:left="5760" w:hanging="360"/>
      </w:pPr>
    </w:lvl>
    <w:lvl w:ilvl="8" w:tplc="5D1C8C98" w:tentative="1">
      <w:start w:val="1"/>
      <w:numFmt w:val="lowerRoman"/>
      <w:lvlText w:val="%9."/>
      <w:lvlJc w:val="right"/>
      <w:pPr>
        <w:tabs>
          <w:tab w:val="num" w:pos="6480"/>
        </w:tabs>
        <w:ind w:left="6480" w:hanging="180"/>
      </w:pPr>
    </w:lvl>
  </w:abstractNum>
  <w:abstractNum w:abstractNumId="27" w15:restartNumberingAfterBreak="0">
    <w:nsid w:val="4E2401E7"/>
    <w:multiLevelType w:val="multilevel"/>
    <w:tmpl w:val="6174F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EE53CA"/>
    <w:multiLevelType w:val="multilevel"/>
    <w:tmpl w:val="E74E3CF4"/>
    <w:lvl w:ilvl="0">
      <w:start w:val="1"/>
      <w:numFmt w:val="decimal"/>
      <w:pStyle w:val="GOSTTableListNum10"/>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29" w15:restartNumberingAfterBreak="0">
    <w:nsid w:val="4FEC52E2"/>
    <w:multiLevelType w:val="hybridMultilevel"/>
    <w:tmpl w:val="4FB69008"/>
    <w:lvl w:ilvl="0" w:tplc="E51CE30C">
      <w:start w:val="1"/>
      <w:numFmt w:val="bullet"/>
      <w:pStyle w:val="GOSTTableListMark1"/>
      <w:lvlText w:val=""/>
      <w:lvlJc w:val="left"/>
      <w:pPr>
        <w:tabs>
          <w:tab w:val="num" w:pos="340"/>
        </w:tabs>
        <w:ind w:left="340" w:hanging="227"/>
      </w:pPr>
      <w:rPr>
        <w:rFonts w:ascii="Symbol" w:hAnsi="Symbol" w:hint="default"/>
      </w:rPr>
    </w:lvl>
    <w:lvl w:ilvl="1" w:tplc="7EF60B7C">
      <w:start w:val="1"/>
      <w:numFmt w:val="lowerLetter"/>
      <w:lvlText w:val="%2."/>
      <w:lvlJc w:val="left"/>
      <w:pPr>
        <w:tabs>
          <w:tab w:val="num" w:pos="1440"/>
        </w:tabs>
        <w:ind w:left="1440" w:hanging="360"/>
      </w:pPr>
    </w:lvl>
    <w:lvl w:ilvl="2" w:tplc="F99A1504">
      <w:start w:val="1"/>
      <w:numFmt w:val="lowerRoman"/>
      <w:lvlText w:val="%3."/>
      <w:lvlJc w:val="right"/>
      <w:pPr>
        <w:tabs>
          <w:tab w:val="num" w:pos="2160"/>
        </w:tabs>
        <w:ind w:left="2160" w:hanging="180"/>
      </w:pPr>
    </w:lvl>
    <w:lvl w:ilvl="3" w:tplc="93022242" w:tentative="1">
      <w:start w:val="1"/>
      <w:numFmt w:val="decimal"/>
      <w:lvlText w:val="%4."/>
      <w:lvlJc w:val="left"/>
      <w:pPr>
        <w:tabs>
          <w:tab w:val="num" w:pos="2880"/>
        </w:tabs>
        <w:ind w:left="2880" w:hanging="360"/>
      </w:pPr>
    </w:lvl>
    <w:lvl w:ilvl="4" w:tplc="BD445AC6" w:tentative="1">
      <w:start w:val="1"/>
      <w:numFmt w:val="lowerLetter"/>
      <w:lvlText w:val="%5."/>
      <w:lvlJc w:val="left"/>
      <w:pPr>
        <w:tabs>
          <w:tab w:val="num" w:pos="3600"/>
        </w:tabs>
        <w:ind w:left="3600" w:hanging="360"/>
      </w:pPr>
    </w:lvl>
    <w:lvl w:ilvl="5" w:tplc="D1926062" w:tentative="1">
      <w:start w:val="1"/>
      <w:numFmt w:val="lowerRoman"/>
      <w:lvlText w:val="%6."/>
      <w:lvlJc w:val="right"/>
      <w:pPr>
        <w:tabs>
          <w:tab w:val="num" w:pos="4320"/>
        </w:tabs>
        <w:ind w:left="4320" w:hanging="180"/>
      </w:pPr>
    </w:lvl>
    <w:lvl w:ilvl="6" w:tplc="F578860C" w:tentative="1">
      <w:start w:val="1"/>
      <w:numFmt w:val="decimal"/>
      <w:lvlText w:val="%7."/>
      <w:lvlJc w:val="left"/>
      <w:pPr>
        <w:tabs>
          <w:tab w:val="num" w:pos="5040"/>
        </w:tabs>
        <w:ind w:left="5040" w:hanging="360"/>
      </w:pPr>
    </w:lvl>
    <w:lvl w:ilvl="7" w:tplc="23B8A66C" w:tentative="1">
      <w:start w:val="1"/>
      <w:numFmt w:val="lowerLetter"/>
      <w:lvlText w:val="%8."/>
      <w:lvlJc w:val="left"/>
      <w:pPr>
        <w:tabs>
          <w:tab w:val="num" w:pos="5760"/>
        </w:tabs>
        <w:ind w:left="5760" w:hanging="360"/>
      </w:pPr>
    </w:lvl>
    <w:lvl w:ilvl="8" w:tplc="0AAA8B1E" w:tentative="1">
      <w:start w:val="1"/>
      <w:numFmt w:val="lowerRoman"/>
      <w:lvlText w:val="%9."/>
      <w:lvlJc w:val="right"/>
      <w:pPr>
        <w:tabs>
          <w:tab w:val="num" w:pos="6480"/>
        </w:tabs>
        <w:ind w:left="6480" w:hanging="180"/>
      </w:pPr>
    </w:lvl>
  </w:abstractNum>
  <w:abstractNum w:abstractNumId="30" w15:restartNumberingAfterBreak="0">
    <w:nsid w:val="61AB383A"/>
    <w:multiLevelType w:val="multilevel"/>
    <w:tmpl w:val="EE863AFC"/>
    <w:lvl w:ilvl="0">
      <w:start w:val="1"/>
      <w:numFmt w:val="russianLower"/>
      <w:pStyle w:val="GOSTTableListNum"/>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31" w15:restartNumberingAfterBreak="0">
    <w:nsid w:val="63E64B86"/>
    <w:multiLevelType w:val="multilevel"/>
    <w:tmpl w:val="F73C3B7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2" w15:restartNumberingAfterBreak="0">
    <w:nsid w:val="650F43FD"/>
    <w:multiLevelType w:val="hybridMultilevel"/>
    <w:tmpl w:val="92A8C8EA"/>
    <w:lvl w:ilvl="0" w:tplc="723AA962">
      <w:start w:val="1"/>
      <w:numFmt w:val="none"/>
      <w:pStyle w:val="GOSTFigName"/>
      <w:lvlText w:val="Рисунок "/>
      <w:lvlJc w:val="left"/>
      <w:pPr>
        <w:tabs>
          <w:tab w:val="num" w:pos="0"/>
        </w:tabs>
        <w:ind w:left="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vertAlign w:val="baseline"/>
        <w:em w:val="no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3" w15:restartNumberingAfterBreak="0">
    <w:nsid w:val="68E56E24"/>
    <w:multiLevelType w:val="multilevel"/>
    <w:tmpl w:val="1C5AF38E"/>
    <w:lvl w:ilvl="0">
      <w:start w:val="1"/>
      <w:numFmt w:val="decimal"/>
      <w:pStyle w:val="1"/>
      <w:lvlText w:val="%1."/>
      <w:lvlJc w:val="left"/>
      <w:pPr>
        <w:tabs>
          <w:tab w:val="num" w:pos="432"/>
        </w:tabs>
        <w:ind w:left="432" w:hanging="432"/>
      </w:pPr>
      <w:rPr>
        <w:rFonts w:hint="default"/>
      </w:rPr>
    </w:lvl>
    <w:lvl w:ilvl="1">
      <w:start w:val="1"/>
      <w:numFmt w:val="decimal"/>
      <w:pStyle w:val="21"/>
      <w:lvlText w:val="%1.%2."/>
      <w:lvlJc w:val="left"/>
      <w:pPr>
        <w:tabs>
          <w:tab w:val="num" w:pos="576"/>
        </w:tabs>
        <w:ind w:left="576" w:hanging="576"/>
      </w:pPr>
      <w:rPr>
        <w:rFonts w:hint="default"/>
      </w:rPr>
    </w:lvl>
    <w:lvl w:ilvl="2">
      <w:start w:val="1"/>
      <w:numFmt w:val="decimal"/>
      <w:pStyle w:val="31"/>
      <w:lvlText w:val="%1.%2.%3."/>
      <w:lvlJc w:val="left"/>
      <w:pPr>
        <w:tabs>
          <w:tab w:val="num" w:pos="720"/>
        </w:tabs>
        <w:ind w:left="720" w:hanging="720"/>
      </w:pPr>
      <w:rPr>
        <w:rFonts w:hint="default"/>
      </w:rPr>
    </w:lvl>
    <w:lvl w:ilvl="3">
      <w:start w:val="1"/>
      <w:numFmt w:val="decimal"/>
      <w:pStyle w:val="41"/>
      <w:lvlText w:val="%1.%2.%3.%4."/>
      <w:lvlJc w:val="left"/>
      <w:pPr>
        <w:tabs>
          <w:tab w:val="num" w:pos="864"/>
        </w:tabs>
        <w:ind w:left="864" w:hanging="864"/>
      </w:pPr>
      <w:rPr>
        <w:rFonts w:hint="default"/>
      </w:rPr>
    </w:lvl>
    <w:lvl w:ilvl="4">
      <w:start w:val="1"/>
      <w:numFmt w:val="decimal"/>
      <w:pStyle w:val="51"/>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742D30F7"/>
    <w:multiLevelType w:val="hybridMultilevel"/>
    <w:tmpl w:val="8B5A7D26"/>
    <w:lvl w:ilvl="0" w:tplc="71765A42">
      <w:start w:val="1"/>
      <w:numFmt w:val="bullet"/>
      <w:pStyle w:val="GOSTListmark1"/>
      <w:lvlText w:val="–"/>
      <w:lvlJc w:val="left"/>
      <w:pPr>
        <w:tabs>
          <w:tab w:val="num" w:pos="851"/>
        </w:tabs>
        <w:ind w:left="851" w:hanging="284"/>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16cid:durableId="605620265">
    <w:abstractNumId w:val="13"/>
  </w:num>
  <w:num w:numId="2" w16cid:durableId="1905065990">
    <w:abstractNumId w:val="11"/>
  </w:num>
  <w:num w:numId="3" w16cid:durableId="2025201981">
    <w:abstractNumId w:val="20"/>
  </w:num>
  <w:num w:numId="4" w16cid:durableId="237136500">
    <w:abstractNumId w:val="32"/>
  </w:num>
  <w:num w:numId="5" w16cid:durableId="1703435205">
    <w:abstractNumId w:val="34"/>
  </w:num>
  <w:num w:numId="6" w16cid:durableId="1828395745">
    <w:abstractNumId w:val="23"/>
  </w:num>
  <w:num w:numId="7" w16cid:durableId="1402023010">
    <w:abstractNumId w:val="19"/>
  </w:num>
  <w:num w:numId="8" w16cid:durableId="58213437">
    <w:abstractNumId w:val="24"/>
  </w:num>
  <w:num w:numId="9" w16cid:durableId="2123302591">
    <w:abstractNumId w:val="14"/>
  </w:num>
  <w:num w:numId="10" w16cid:durableId="1637372028">
    <w:abstractNumId w:val="26"/>
  </w:num>
  <w:num w:numId="11" w16cid:durableId="1246308713">
    <w:abstractNumId w:val="29"/>
  </w:num>
  <w:num w:numId="12" w16cid:durableId="494340357">
    <w:abstractNumId w:val="28"/>
  </w:num>
  <w:num w:numId="13" w16cid:durableId="1162625053">
    <w:abstractNumId w:val="30"/>
  </w:num>
  <w:num w:numId="14" w16cid:durableId="1179541676">
    <w:abstractNumId w:val="10"/>
  </w:num>
  <w:num w:numId="15" w16cid:durableId="1558857023">
    <w:abstractNumId w:val="21"/>
  </w:num>
  <w:num w:numId="16" w16cid:durableId="1232886786">
    <w:abstractNumId w:val="22"/>
  </w:num>
  <w:num w:numId="17" w16cid:durableId="463623804">
    <w:abstractNumId w:val="17"/>
  </w:num>
  <w:num w:numId="18" w16cid:durableId="838041238">
    <w:abstractNumId w:val="25"/>
  </w:num>
  <w:num w:numId="19" w16cid:durableId="1094783360">
    <w:abstractNumId w:val="33"/>
  </w:num>
  <w:num w:numId="20" w16cid:durableId="1996451178">
    <w:abstractNumId w:val="31"/>
  </w:num>
  <w:num w:numId="21" w16cid:durableId="198862000">
    <w:abstractNumId w:val="9"/>
  </w:num>
  <w:num w:numId="22" w16cid:durableId="1146892270">
    <w:abstractNumId w:val="7"/>
  </w:num>
  <w:num w:numId="23" w16cid:durableId="298918865">
    <w:abstractNumId w:val="6"/>
  </w:num>
  <w:num w:numId="24" w16cid:durableId="1529291456">
    <w:abstractNumId w:val="5"/>
  </w:num>
  <w:num w:numId="25" w16cid:durableId="1779064139">
    <w:abstractNumId w:val="4"/>
  </w:num>
  <w:num w:numId="26" w16cid:durableId="1118062976">
    <w:abstractNumId w:val="3"/>
  </w:num>
  <w:num w:numId="27" w16cid:durableId="291912594">
    <w:abstractNumId w:val="2"/>
  </w:num>
  <w:num w:numId="28" w16cid:durableId="744451452">
    <w:abstractNumId w:val="1"/>
  </w:num>
  <w:num w:numId="29" w16cid:durableId="721321747">
    <w:abstractNumId w:val="0"/>
  </w:num>
  <w:num w:numId="30" w16cid:durableId="1976983568">
    <w:abstractNumId w:val="8"/>
  </w:num>
  <w:num w:numId="31" w16cid:durableId="1742018615">
    <w:abstractNumId w:val="16"/>
  </w:num>
  <w:num w:numId="32" w16cid:durableId="10397424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90291711">
    <w:abstractNumId w:val="12"/>
  </w:num>
  <w:num w:numId="34" w16cid:durableId="5989484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65035763">
    <w:abstractNumId w:val="14"/>
  </w:num>
  <w:num w:numId="36" w16cid:durableId="239484405">
    <w:abstractNumId w:val="27"/>
  </w:num>
  <w:num w:numId="37" w16cid:durableId="74278929">
    <w:abstractNumId w:val="18"/>
  </w:num>
  <w:num w:numId="38" w16cid:durableId="19086065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38599855">
    <w:abstractNumId w:val="15"/>
  </w:num>
  <w:num w:numId="40" w16cid:durableId="477651155">
    <w:abstractNumId w:val="32"/>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Сатлер Марина Викторовна">
    <w15:presenceInfo w15:providerId="None" w15:userId="Сатлер Марина Викторовна"/>
  </w15:person>
  <w15:person w15:author="Сказецкая Наталья Камилевна">
    <w15:presenceInfo w15:providerId="AD" w15:userId="S-1-5-21-4202351508-1112556717-1749864139-31466"/>
  </w15:person>
  <w15:person w15:author="Наталия Коршунова">
    <w15:presenceInfo w15:providerId="None" w15:userId="Наталия Коршунова"/>
  </w15:person>
  <w15:person w15:author="Сказецкая Наталья Камилевна [2]">
    <w15:presenceInfo w15:providerId="None" w15:userId="Сказецкая Наталья Камилевна"/>
  </w15:person>
  <w15:person w15:author="Иванов Дмитрий Валерьевич">
    <w15:presenceInfo w15:providerId="AD" w15:userId="S-1-5-21-4202351508-1112556717-1749864139-277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1" w:dllVersion="512" w:checkStyle="1"/>
  <w:proofState w:spelling="clean" w:grammar="clean"/>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trackRevisions/>
  <w:documentProtection w:formatting="1" w:enforcement="0"/>
  <w:defaultTabStop w:val="113"/>
  <w:autoHyphenation/>
  <w:hyphenationZone w:val="357"/>
  <w:doNotHyphenateCaps/>
  <w:drawingGridHorizontalSpacing w:val="120"/>
  <w:drawingGridVerticalSpacing w:val="6"/>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AF6"/>
    <w:rsid w:val="000016DA"/>
    <w:rsid w:val="00002187"/>
    <w:rsid w:val="00002655"/>
    <w:rsid w:val="00002ABE"/>
    <w:rsid w:val="0000346A"/>
    <w:rsid w:val="0000436F"/>
    <w:rsid w:val="00005A25"/>
    <w:rsid w:val="00006269"/>
    <w:rsid w:val="00006957"/>
    <w:rsid w:val="00006BAC"/>
    <w:rsid w:val="00007D7D"/>
    <w:rsid w:val="00010812"/>
    <w:rsid w:val="0001129E"/>
    <w:rsid w:val="00011CFE"/>
    <w:rsid w:val="00012921"/>
    <w:rsid w:val="00012B18"/>
    <w:rsid w:val="00012CDC"/>
    <w:rsid w:val="00013A21"/>
    <w:rsid w:val="00013BC2"/>
    <w:rsid w:val="00014835"/>
    <w:rsid w:val="00014F9D"/>
    <w:rsid w:val="000150AD"/>
    <w:rsid w:val="00015199"/>
    <w:rsid w:val="00016284"/>
    <w:rsid w:val="000164FC"/>
    <w:rsid w:val="00016A02"/>
    <w:rsid w:val="00017FA1"/>
    <w:rsid w:val="0002033F"/>
    <w:rsid w:val="0002083F"/>
    <w:rsid w:val="0002089E"/>
    <w:rsid w:val="00020D3B"/>
    <w:rsid w:val="00021D4C"/>
    <w:rsid w:val="00021EDC"/>
    <w:rsid w:val="0002319B"/>
    <w:rsid w:val="00026634"/>
    <w:rsid w:val="0002685E"/>
    <w:rsid w:val="00030501"/>
    <w:rsid w:val="000306A3"/>
    <w:rsid w:val="000321FA"/>
    <w:rsid w:val="00032D5A"/>
    <w:rsid w:val="00033334"/>
    <w:rsid w:val="0003453E"/>
    <w:rsid w:val="00036A03"/>
    <w:rsid w:val="00037B0A"/>
    <w:rsid w:val="0004016F"/>
    <w:rsid w:val="00040361"/>
    <w:rsid w:val="00040A00"/>
    <w:rsid w:val="00040DEF"/>
    <w:rsid w:val="0004208D"/>
    <w:rsid w:val="000421BA"/>
    <w:rsid w:val="0004263D"/>
    <w:rsid w:val="00042ABE"/>
    <w:rsid w:val="00042B69"/>
    <w:rsid w:val="0004346C"/>
    <w:rsid w:val="000437CC"/>
    <w:rsid w:val="00043840"/>
    <w:rsid w:val="00044030"/>
    <w:rsid w:val="00044B0E"/>
    <w:rsid w:val="00044BC5"/>
    <w:rsid w:val="00044C91"/>
    <w:rsid w:val="000465EA"/>
    <w:rsid w:val="00046D25"/>
    <w:rsid w:val="0004727B"/>
    <w:rsid w:val="0004778B"/>
    <w:rsid w:val="0005028A"/>
    <w:rsid w:val="000503F2"/>
    <w:rsid w:val="00050621"/>
    <w:rsid w:val="00051435"/>
    <w:rsid w:val="00051D60"/>
    <w:rsid w:val="00051DB0"/>
    <w:rsid w:val="00052537"/>
    <w:rsid w:val="00053AA6"/>
    <w:rsid w:val="00053E79"/>
    <w:rsid w:val="000542A0"/>
    <w:rsid w:val="0005472E"/>
    <w:rsid w:val="00054A16"/>
    <w:rsid w:val="00054F53"/>
    <w:rsid w:val="000553C7"/>
    <w:rsid w:val="00055A63"/>
    <w:rsid w:val="0005643E"/>
    <w:rsid w:val="00056F0E"/>
    <w:rsid w:val="00057319"/>
    <w:rsid w:val="00057EB3"/>
    <w:rsid w:val="00061676"/>
    <w:rsid w:val="00061D61"/>
    <w:rsid w:val="0006227D"/>
    <w:rsid w:val="00062B74"/>
    <w:rsid w:val="00062CD7"/>
    <w:rsid w:val="00062EF4"/>
    <w:rsid w:val="0006346E"/>
    <w:rsid w:val="00063F9A"/>
    <w:rsid w:val="0006431C"/>
    <w:rsid w:val="0006510B"/>
    <w:rsid w:val="000655F2"/>
    <w:rsid w:val="00065BBB"/>
    <w:rsid w:val="00066030"/>
    <w:rsid w:val="000666FB"/>
    <w:rsid w:val="00067740"/>
    <w:rsid w:val="00067C66"/>
    <w:rsid w:val="00067C6B"/>
    <w:rsid w:val="00070B87"/>
    <w:rsid w:val="000710FB"/>
    <w:rsid w:val="00071F17"/>
    <w:rsid w:val="00072239"/>
    <w:rsid w:val="000728A5"/>
    <w:rsid w:val="00073418"/>
    <w:rsid w:val="0007454D"/>
    <w:rsid w:val="000748ED"/>
    <w:rsid w:val="000758C3"/>
    <w:rsid w:val="00075B1F"/>
    <w:rsid w:val="00076747"/>
    <w:rsid w:val="00076DEC"/>
    <w:rsid w:val="0007740C"/>
    <w:rsid w:val="00077F92"/>
    <w:rsid w:val="00080730"/>
    <w:rsid w:val="00084875"/>
    <w:rsid w:val="0008533E"/>
    <w:rsid w:val="000858C6"/>
    <w:rsid w:val="00086386"/>
    <w:rsid w:val="00086EC1"/>
    <w:rsid w:val="00087C03"/>
    <w:rsid w:val="00091404"/>
    <w:rsid w:val="0009241D"/>
    <w:rsid w:val="0009282E"/>
    <w:rsid w:val="00094AA1"/>
    <w:rsid w:val="00094F9E"/>
    <w:rsid w:val="00095CC6"/>
    <w:rsid w:val="000961FB"/>
    <w:rsid w:val="0009744B"/>
    <w:rsid w:val="00097895"/>
    <w:rsid w:val="000A040A"/>
    <w:rsid w:val="000A06E2"/>
    <w:rsid w:val="000A136B"/>
    <w:rsid w:val="000A18AA"/>
    <w:rsid w:val="000A28B2"/>
    <w:rsid w:val="000A3829"/>
    <w:rsid w:val="000A3F41"/>
    <w:rsid w:val="000A3F53"/>
    <w:rsid w:val="000A4A4B"/>
    <w:rsid w:val="000A5161"/>
    <w:rsid w:val="000A55A1"/>
    <w:rsid w:val="000A57C9"/>
    <w:rsid w:val="000A6BB9"/>
    <w:rsid w:val="000A7119"/>
    <w:rsid w:val="000A785D"/>
    <w:rsid w:val="000A7F73"/>
    <w:rsid w:val="000B0CD9"/>
    <w:rsid w:val="000B10A4"/>
    <w:rsid w:val="000B16F0"/>
    <w:rsid w:val="000B191F"/>
    <w:rsid w:val="000B3571"/>
    <w:rsid w:val="000B3B9A"/>
    <w:rsid w:val="000B41C1"/>
    <w:rsid w:val="000B512E"/>
    <w:rsid w:val="000B57C5"/>
    <w:rsid w:val="000B744E"/>
    <w:rsid w:val="000C0059"/>
    <w:rsid w:val="000C034E"/>
    <w:rsid w:val="000C0DD4"/>
    <w:rsid w:val="000C1B49"/>
    <w:rsid w:val="000C27A3"/>
    <w:rsid w:val="000C2B58"/>
    <w:rsid w:val="000C3477"/>
    <w:rsid w:val="000C367F"/>
    <w:rsid w:val="000C390B"/>
    <w:rsid w:val="000C402F"/>
    <w:rsid w:val="000C4F75"/>
    <w:rsid w:val="000C5012"/>
    <w:rsid w:val="000C53E8"/>
    <w:rsid w:val="000C5BD8"/>
    <w:rsid w:val="000C6D0E"/>
    <w:rsid w:val="000C75E6"/>
    <w:rsid w:val="000C7E01"/>
    <w:rsid w:val="000C7EE4"/>
    <w:rsid w:val="000D04D7"/>
    <w:rsid w:val="000D2309"/>
    <w:rsid w:val="000D2436"/>
    <w:rsid w:val="000D276B"/>
    <w:rsid w:val="000D298A"/>
    <w:rsid w:val="000D2D0D"/>
    <w:rsid w:val="000D2FCA"/>
    <w:rsid w:val="000D3293"/>
    <w:rsid w:val="000D36DC"/>
    <w:rsid w:val="000D41DE"/>
    <w:rsid w:val="000D44C9"/>
    <w:rsid w:val="000D4600"/>
    <w:rsid w:val="000D4928"/>
    <w:rsid w:val="000D4A71"/>
    <w:rsid w:val="000D5DE6"/>
    <w:rsid w:val="000D624E"/>
    <w:rsid w:val="000D6AAD"/>
    <w:rsid w:val="000D7096"/>
    <w:rsid w:val="000D760A"/>
    <w:rsid w:val="000D7B29"/>
    <w:rsid w:val="000D7E25"/>
    <w:rsid w:val="000D7EF9"/>
    <w:rsid w:val="000E12F2"/>
    <w:rsid w:val="000E1ACF"/>
    <w:rsid w:val="000E1E0A"/>
    <w:rsid w:val="000E2117"/>
    <w:rsid w:val="000E25CB"/>
    <w:rsid w:val="000E32F0"/>
    <w:rsid w:val="000E3313"/>
    <w:rsid w:val="000E355F"/>
    <w:rsid w:val="000E3ACE"/>
    <w:rsid w:val="000E4335"/>
    <w:rsid w:val="000E5E0D"/>
    <w:rsid w:val="000E62BC"/>
    <w:rsid w:val="000E6431"/>
    <w:rsid w:val="000E6639"/>
    <w:rsid w:val="000E7441"/>
    <w:rsid w:val="000F0817"/>
    <w:rsid w:val="000F0A68"/>
    <w:rsid w:val="000F14B6"/>
    <w:rsid w:val="000F1522"/>
    <w:rsid w:val="000F20AF"/>
    <w:rsid w:val="000F2BA0"/>
    <w:rsid w:val="000F3C54"/>
    <w:rsid w:val="000F44A2"/>
    <w:rsid w:val="000F4CBD"/>
    <w:rsid w:val="000F4F87"/>
    <w:rsid w:val="000F5191"/>
    <w:rsid w:val="000F542A"/>
    <w:rsid w:val="000F6B63"/>
    <w:rsid w:val="000F6FBB"/>
    <w:rsid w:val="00100C72"/>
    <w:rsid w:val="0010117D"/>
    <w:rsid w:val="0010133B"/>
    <w:rsid w:val="00101F34"/>
    <w:rsid w:val="00102F8B"/>
    <w:rsid w:val="00103028"/>
    <w:rsid w:val="001030A1"/>
    <w:rsid w:val="001048B0"/>
    <w:rsid w:val="00104973"/>
    <w:rsid w:val="001055C1"/>
    <w:rsid w:val="00106607"/>
    <w:rsid w:val="00106637"/>
    <w:rsid w:val="0011058A"/>
    <w:rsid w:val="00111B38"/>
    <w:rsid w:val="00111EA1"/>
    <w:rsid w:val="00111F66"/>
    <w:rsid w:val="00113C5D"/>
    <w:rsid w:val="00113EED"/>
    <w:rsid w:val="001165BF"/>
    <w:rsid w:val="00116E59"/>
    <w:rsid w:val="00116FA8"/>
    <w:rsid w:val="001170A1"/>
    <w:rsid w:val="001173C2"/>
    <w:rsid w:val="00117990"/>
    <w:rsid w:val="00120482"/>
    <w:rsid w:val="001209DE"/>
    <w:rsid w:val="00120F43"/>
    <w:rsid w:val="001215E2"/>
    <w:rsid w:val="001218AB"/>
    <w:rsid w:val="0012203C"/>
    <w:rsid w:val="00122762"/>
    <w:rsid w:val="00124067"/>
    <w:rsid w:val="001247A9"/>
    <w:rsid w:val="00126371"/>
    <w:rsid w:val="00126903"/>
    <w:rsid w:val="00126969"/>
    <w:rsid w:val="001269CE"/>
    <w:rsid w:val="00126F4E"/>
    <w:rsid w:val="00127324"/>
    <w:rsid w:val="00127933"/>
    <w:rsid w:val="00127CB5"/>
    <w:rsid w:val="00127F40"/>
    <w:rsid w:val="00127F5B"/>
    <w:rsid w:val="00130408"/>
    <w:rsid w:val="00130A4D"/>
    <w:rsid w:val="00130FE0"/>
    <w:rsid w:val="00132424"/>
    <w:rsid w:val="00132544"/>
    <w:rsid w:val="0013370F"/>
    <w:rsid w:val="00133759"/>
    <w:rsid w:val="00134D44"/>
    <w:rsid w:val="0013534C"/>
    <w:rsid w:val="00135BCC"/>
    <w:rsid w:val="001369E6"/>
    <w:rsid w:val="00136B02"/>
    <w:rsid w:val="00136F77"/>
    <w:rsid w:val="001375B5"/>
    <w:rsid w:val="00137867"/>
    <w:rsid w:val="00137B77"/>
    <w:rsid w:val="0014042D"/>
    <w:rsid w:val="001408BB"/>
    <w:rsid w:val="00140D67"/>
    <w:rsid w:val="00140F3C"/>
    <w:rsid w:val="00141268"/>
    <w:rsid w:val="00141992"/>
    <w:rsid w:val="00141AE4"/>
    <w:rsid w:val="00143770"/>
    <w:rsid w:val="00143816"/>
    <w:rsid w:val="001441C9"/>
    <w:rsid w:val="001442CC"/>
    <w:rsid w:val="001444FF"/>
    <w:rsid w:val="001449CE"/>
    <w:rsid w:val="00144DF6"/>
    <w:rsid w:val="001450C4"/>
    <w:rsid w:val="001463B3"/>
    <w:rsid w:val="00146DA0"/>
    <w:rsid w:val="0014768A"/>
    <w:rsid w:val="001476A6"/>
    <w:rsid w:val="0015024F"/>
    <w:rsid w:val="00152B47"/>
    <w:rsid w:val="00152C8C"/>
    <w:rsid w:val="001536E8"/>
    <w:rsid w:val="00155590"/>
    <w:rsid w:val="001556D8"/>
    <w:rsid w:val="001579FC"/>
    <w:rsid w:val="001603C3"/>
    <w:rsid w:val="001605AA"/>
    <w:rsid w:val="001607B1"/>
    <w:rsid w:val="001607B3"/>
    <w:rsid w:val="00161870"/>
    <w:rsid w:val="00161C59"/>
    <w:rsid w:val="001621AF"/>
    <w:rsid w:val="0016280F"/>
    <w:rsid w:val="001637FF"/>
    <w:rsid w:val="0016478B"/>
    <w:rsid w:val="00164CAA"/>
    <w:rsid w:val="00165963"/>
    <w:rsid w:val="001666F6"/>
    <w:rsid w:val="00170F5F"/>
    <w:rsid w:val="00172F5F"/>
    <w:rsid w:val="00173370"/>
    <w:rsid w:val="0017407D"/>
    <w:rsid w:val="00174105"/>
    <w:rsid w:val="0017524A"/>
    <w:rsid w:val="00175350"/>
    <w:rsid w:val="00175DC8"/>
    <w:rsid w:val="00175F8B"/>
    <w:rsid w:val="00177B69"/>
    <w:rsid w:val="00181714"/>
    <w:rsid w:val="00181D7B"/>
    <w:rsid w:val="00182C91"/>
    <w:rsid w:val="00182CFD"/>
    <w:rsid w:val="0018400E"/>
    <w:rsid w:val="00184B5A"/>
    <w:rsid w:val="001855DC"/>
    <w:rsid w:val="00185846"/>
    <w:rsid w:val="00185DD2"/>
    <w:rsid w:val="001866C7"/>
    <w:rsid w:val="00186C40"/>
    <w:rsid w:val="001871C6"/>
    <w:rsid w:val="001877DF"/>
    <w:rsid w:val="00190DB6"/>
    <w:rsid w:val="001927BE"/>
    <w:rsid w:val="00192DB1"/>
    <w:rsid w:val="00192E95"/>
    <w:rsid w:val="001932E9"/>
    <w:rsid w:val="00193421"/>
    <w:rsid w:val="001939CA"/>
    <w:rsid w:val="0019598A"/>
    <w:rsid w:val="00195F7C"/>
    <w:rsid w:val="001A04F2"/>
    <w:rsid w:val="001A0A0B"/>
    <w:rsid w:val="001A0DBC"/>
    <w:rsid w:val="001A1452"/>
    <w:rsid w:val="001A14CD"/>
    <w:rsid w:val="001A1C8F"/>
    <w:rsid w:val="001A23B9"/>
    <w:rsid w:val="001A24C0"/>
    <w:rsid w:val="001A4065"/>
    <w:rsid w:val="001A49A7"/>
    <w:rsid w:val="001A5048"/>
    <w:rsid w:val="001A56DC"/>
    <w:rsid w:val="001A578B"/>
    <w:rsid w:val="001A5BF7"/>
    <w:rsid w:val="001A5DE1"/>
    <w:rsid w:val="001A6324"/>
    <w:rsid w:val="001A6B12"/>
    <w:rsid w:val="001A6EA8"/>
    <w:rsid w:val="001A7195"/>
    <w:rsid w:val="001A77DE"/>
    <w:rsid w:val="001A7E21"/>
    <w:rsid w:val="001B05DF"/>
    <w:rsid w:val="001B08F1"/>
    <w:rsid w:val="001B0A49"/>
    <w:rsid w:val="001B2A40"/>
    <w:rsid w:val="001B2F7C"/>
    <w:rsid w:val="001B440D"/>
    <w:rsid w:val="001B5288"/>
    <w:rsid w:val="001B528A"/>
    <w:rsid w:val="001B5E0F"/>
    <w:rsid w:val="001B61F6"/>
    <w:rsid w:val="001B64A1"/>
    <w:rsid w:val="001B7C72"/>
    <w:rsid w:val="001B7EE9"/>
    <w:rsid w:val="001C0116"/>
    <w:rsid w:val="001C179E"/>
    <w:rsid w:val="001C19E8"/>
    <w:rsid w:val="001C1B16"/>
    <w:rsid w:val="001C3385"/>
    <w:rsid w:val="001C495D"/>
    <w:rsid w:val="001C4CB9"/>
    <w:rsid w:val="001C5141"/>
    <w:rsid w:val="001C5687"/>
    <w:rsid w:val="001C574F"/>
    <w:rsid w:val="001C6322"/>
    <w:rsid w:val="001C645C"/>
    <w:rsid w:val="001C6967"/>
    <w:rsid w:val="001C6E04"/>
    <w:rsid w:val="001C76C9"/>
    <w:rsid w:val="001C76ED"/>
    <w:rsid w:val="001D10A4"/>
    <w:rsid w:val="001D1629"/>
    <w:rsid w:val="001D17E9"/>
    <w:rsid w:val="001D1A99"/>
    <w:rsid w:val="001D20EC"/>
    <w:rsid w:val="001D22C0"/>
    <w:rsid w:val="001D2828"/>
    <w:rsid w:val="001D2DD1"/>
    <w:rsid w:val="001D3008"/>
    <w:rsid w:val="001D4CEB"/>
    <w:rsid w:val="001D4EE0"/>
    <w:rsid w:val="001D5956"/>
    <w:rsid w:val="001D6D1E"/>
    <w:rsid w:val="001D755E"/>
    <w:rsid w:val="001D7CA7"/>
    <w:rsid w:val="001E06F5"/>
    <w:rsid w:val="001E150F"/>
    <w:rsid w:val="001E3027"/>
    <w:rsid w:val="001E3085"/>
    <w:rsid w:val="001E30CE"/>
    <w:rsid w:val="001E3BBC"/>
    <w:rsid w:val="001E4567"/>
    <w:rsid w:val="001E4A78"/>
    <w:rsid w:val="001E4AF7"/>
    <w:rsid w:val="001E541C"/>
    <w:rsid w:val="001E5B65"/>
    <w:rsid w:val="001E639C"/>
    <w:rsid w:val="001E6451"/>
    <w:rsid w:val="001E6521"/>
    <w:rsid w:val="001E6F63"/>
    <w:rsid w:val="001E767D"/>
    <w:rsid w:val="001E797E"/>
    <w:rsid w:val="001E7A0C"/>
    <w:rsid w:val="001F00D3"/>
    <w:rsid w:val="001F0A5A"/>
    <w:rsid w:val="001F3335"/>
    <w:rsid w:val="001F38EF"/>
    <w:rsid w:val="001F3B92"/>
    <w:rsid w:val="001F3F49"/>
    <w:rsid w:val="001F40A7"/>
    <w:rsid w:val="001F4774"/>
    <w:rsid w:val="001F4ABD"/>
    <w:rsid w:val="001F54AB"/>
    <w:rsid w:val="001F6AEA"/>
    <w:rsid w:val="001F74A0"/>
    <w:rsid w:val="001F79CE"/>
    <w:rsid w:val="00200B74"/>
    <w:rsid w:val="00201303"/>
    <w:rsid w:val="002018E3"/>
    <w:rsid w:val="00201A30"/>
    <w:rsid w:val="00202A2C"/>
    <w:rsid w:val="00203265"/>
    <w:rsid w:val="00203697"/>
    <w:rsid w:val="0020386A"/>
    <w:rsid w:val="002052ED"/>
    <w:rsid w:val="0020580C"/>
    <w:rsid w:val="00205A7A"/>
    <w:rsid w:val="00205AB2"/>
    <w:rsid w:val="00205C9E"/>
    <w:rsid w:val="00205D3A"/>
    <w:rsid w:val="00206D3D"/>
    <w:rsid w:val="00207911"/>
    <w:rsid w:val="00211672"/>
    <w:rsid w:val="00211747"/>
    <w:rsid w:val="002117A6"/>
    <w:rsid w:val="00212F90"/>
    <w:rsid w:val="0021375D"/>
    <w:rsid w:val="00213AA6"/>
    <w:rsid w:val="00214C4F"/>
    <w:rsid w:val="00214CC1"/>
    <w:rsid w:val="00215BEC"/>
    <w:rsid w:val="00215BF5"/>
    <w:rsid w:val="00217073"/>
    <w:rsid w:val="002174C9"/>
    <w:rsid w:val="002176B5"/>
    <w:rsid w:val="00220947"/>
    <w:rsid w:val="00220A8A"/>
    <w:rsid w:val="00220F8A"/>
    <w:rsid w:val="00221405"/>
    <w:rsid w:val="00221592"/>
    <w:rsid w:val="00221C65"/>
    <w:rsid w:val="00222306"/>
    <w:rsid w:val="00222E0C"/>
    <w:rsid w:val="00222E8C"/>
    <w:rsid w:val="0022376B"/>
    <w:rsid w:val="00223E33"/>
    <w:rsid w:val="00223F85"/>
    <w:rsid w:val="00225171"/>
    <w:rsid w:val="002253D2"/>
    <w:rsid w:val="00225C25"/>
    <w:rsid w:val="00226B9A"/>
    <w:rsid w:val="0022730F"/>
    <w:rsid w:val="002279E6"/>
    <w:rsid w:val="00232817"/>
    <w:rsid w:val="002339C6"/>
    <w:rsid w:val="00233FA6"/>
    <w:rsid w:val="002350D7"/>
    <w:rsid w:val="002359DB"/>
    <w:rsid w:val="00236B25"/>
    <w:rsid w:val="00236DF8"/>
    <w:rsid w:val="00236FEF"/>
    <w:rsid w:val="002372E8"/>
    <w:rsid w:val="00241434"/>
    <w:rsid w:val="002423AA"/>
    <w:rsid w:val="002437F5"/>
    <w:rsid w:val="00244397"/>
    <w:rsid w:val="00244BCC"/>
    <w:rsid w:val="0024504E"/>
    <w:rsid w:val="0024639F"/>
    <w:rsid w:val="002466A5"/>
    <w:rsid w:val="00246BB1"/>
    <w:rsid w:val="0024790C"/>
    <w:rsid w:val="00250F5D"/>
    <w:rsid w:val="00251244"/>
    <w:rsid w:val="002514F9"/>
    <w:rsid w:val="00251958"/>
    <w:rsid w:val="002525BF"/>
    <w:rsid w:val="00254472"/>
    <w:rsid w:val="0025466C"/>
    <w:rsid w:val="00254684"/>
    <w:rsid w:val="00255108"/>
    <w:rsid w:val="002560F6"/>
    <w:rsid w:val="002564A0"/>
    <w:rsid w:val="00260180"/>
    <w:rsid w:val="00260C63"/>
    <w:rsid w:val="00260D70"/>
    <w:rsid w:val="00260DEB"/>
    <w:rsid w:val="00261490"/>
    <w:rsid w:val="00261EAD"/>
    <w:rsid w:val="00261FF3"/>
    <w:rsid w:val="00263417"/>
    <w:rsid w:val="002641BB"/>
    <w:rsid w:val="00264509"/>
    <w:rsid w:val="002653E1"/>
    <w:rsid w:val="00265468"/>
    <w:rsid w:val="0026652C"/>
    <w:rsid w:val="002666F6"/>
    <w:rsid w:val="00266A23"/>
    <w:rsid w:val="00270143"/>
    <w:rsid w:val="002702B8"/>
    <w:rsid w:val="00270A82"/>
    <w:rsid w:val="00271F47"/>
    <w:rsid w:val="002720B6"/>
    <w:rsid w:val="00272E45"/>
    <w:rsid w:val="00273086"/>
    <w:rsid w:val="00273089"/>
    <w:rsid w:val="00273228"/>
    <w:rsid w:val="00273491"/>
    <w:rsid w:val="00274E44"/>
    <w:rsid w:val="0027510F"/>
    <w:rsid w:val="0027518D"/>
    <w:rsid w:val="00275479"/>
    <w:rsid w:val="0027570B"/>
    <w:rsid w:val="00275AA9"/>
    <w:rsid w:val="002761B9"/>
    <w:rsid w:val="00276AE7"/>
    <w:rsid w:val="00277588"/>
    <w:rsid w:val="00280182"/>
    <w:rsid w:val="00281424"/>
    <w:rsid w:val="00282825"/>
    <w:rsid w:val="002830DD"/>
    <w:rsid w:val="00283212"/>
    <w:rsid w:val="0028334F"/>
    <w:rsid w:val="00283E50"/>
    <w:rsid w:val="00283EA5"/>
    <w:rsid w:val="00284FF9"/>
    <w:rsid w:val="00285168"/>
    <w:rsid w:val="00285727"/>
    <w:rsid w:val="002858D8"/>
    <w:rsid w:val="00286299"/>
    <w:rsid w:val="00287014"/>
    <w:rsid w:val="00287716"/>
    <w:rsid w:val="002879E5"/>
    <w:rsid w:val="00287A30"/>
    <w:rsid w:val="002909DC"/>
    <w:rsid w:val="00291313"/>
    <w:rsid w:val="0029172B"/>
    <w:rsid w:val="0029172F"/>
    <w:rsid w:val="002917C1"/>
    <w:rsid w:val="00292366"/>
    <w:rsid w:val="002925C8"/>
    <w:rsid w:val="00292799"/>
    <w:rsid w:val="00292EE0"/>
    <w:rsid w:val="00292EF3"/>
    <w:rsid w:val="002944CB"/>
    <w:rsid w:val="00294894"/>
    <w:rsid w:val="00295BAF"/>
    <w:rsid w:val="0029651F"/>
    <w:rsid w:val="002970D3"/>
    <w:rsid w:val="00297198"/>
    <w:rsid w:val="0029751A"/>
    <w:rsid w:val="002976D2"/>
    <w:rsid w:val="002A05CF"/>
    <w:rsid w:val="002A15BF"/>
    <w:rsid w:val="002A1A30"/>
    <w:rsid w:val="002A1C93"/>
    <w:rsid w:val="002A20E8"/>
    <w:rsid w:val="002A34A4"/>
    <w:rsid w:val="002A3D58"/>
    <w:rsid w:val="002A4041"/>
    <w:rsid w:val="002A42D6"/>
    <w:rsid w:val="002A4B2C"/>
    <w:rsid w:val="002A4ECE"/>
    <w:rsid w:val="002A507C"/>
    <w:rsid w:val="002A7BED"/>
    <w:rsid w:val="002B13F7"/>
    <w:rsid w:val="002B1450"/>
    <w:rsid w:val="002B145B"/>
    <w:rsid w:val="002B1AE9"/>
    <w:rsid w:val="002B26D5"/>
    <w:rsid w:val="002B29F4"/>
    <w:rsid w:val="002B2A04"/>
    <w:rsid w:val="002B2C3C"/>
    <w:rsid w:val="002B2E0B"/>
    <w:rsid w:val="002B345E"/>
    <w:rsid w:val="002B362F"/>
    <w:rsid w:val="002B4AD8"/>
    <w:rsid w:val="002B4DF5"/>
    <w:rsid w:val="002B5928"/>
    <w:rsid w:val="002B6136"/>
    <w:rsid w:val="002B77C6"/>
    <w:rsid w:val="002B79E2"/>
    <w:rsid w:val="002C00BF"/>
    <w:rsid w:val="002C10AC"/>
    <w:rsid w:val="002C17FF"/>
    <w:rsid w:val="002C190B"/>
    <w:rsid w:val="002C1F56"/>
    <w:rsid w:val="002C23DF"/>
    <w:rsid w:val="002C2723"/>
    <w:rsid w:val="002C351E"/>
    <w:rsid w:val="002C3726"/>
    <w:rsid w:val="002C53D8"/>
    <w:rsid w:val="002D12EE"/>
    <w:rsid w:val="002D1378"/>
    <w:rsid w:val="002D18A8"/>
    <w:rsid w:val="002D1ECE"/>
    <w:rsid w:val="002D2CE0"/>
    <w:rsid w:val="002D2E30"/>
    <w:rsid w:val="002D450B"/>
    <w:rsid w:val="002D541C"/>
    <w:rsid w:val="002D5B62"/>
    <w:rsid w:val="002D5F53"/>
    <w:rsid w:val="002D62C1"/>
    <w:rsid w:val="002D66BC"/>
    <w:rsid w:val="002D6921"/>
    <w:rsid w:val="002D7ACA"/>
    <w:rsid w:val="002E0AE5"/>
    <w:rsid w:val="002E1814"/>
    <w:rsid w:val="002E20BB"/>
    <w:rsid w:val="002E2367"/>
    <w:rsid w:val="002E3C7E"/>
    <w:rsid w:val="002E3CF3"/>
    <w:rsid w:val="002E4172"/>
    <w:rsid w:val="002E43BF"/>
    <w:rsid w:val="002E5F83"/>
    <w:rsid w:val="002E64BE"/>
    <w:rsid w:val="002E65AB"/>
    <w:rsid w:val="002E6F1E"/>
    <w:rsid w:val="002E78F3"/>
    <w:rsid w:val="002E7B6B"/>
    <w:rsid w:val="002F121C"/>
    <w:rsid w:val="002F1A5F"/>
    <w:rsid w:val="002F2358"/>
    <w:rsid w:val="002F24D7"/>
    <w:rsid w:val="002F320B"/>
    <w:rsid w:val="002F337D"/>
    <w:rsid w:val="002F36E1"/>
    <w:rsid w:val="002F3A06"/>
    <w:rsid w:val="002F44FB"/>
    <w:rsid w:val="002F5579"/>
    <w:rsid w:val="002F579C"/>
    <w:rsid w:val="002F58A7"/>
    <w:rsid w:val="002F5B7D"/>
    <w:rsid w:val="002F6952"/>
    <w:rsid w:val="002F6E46"/>
    <w:rsid w:val="002F7600"/>
    <w:rsid w:val="002F78AF"/>
    <w:rsid w:val="002F7C4B"/>
    <w:rsid w:val="002F7F27"/>
    <w:rsid w:val="00300110"/>
    <w:rsid w:val="003019A2"/>
    <w:rsid w:val="00301AED"/>
    <w:rsid w:val="003021D4"/>
    <w:rsid w:val="00302C66"/>
    <w:rsid w:val="00303243"/>
    <w:rsid w:val="00303DE2"/>
    <w:rsid w:val="00303F8C"/>
    <w:rsid w:val="00304BE9"/>
    <w:rsid w:val="00305001"/>
    <w:rsid w:val="00305191"/>
    <w:rsid w:val="003052DC"/>
    <w:rsid w:val="00306EB8"/>
    <w:rsid w:val="0030726A"/>
    <w:rsid w:val="0030776D"/>
    <w:rsid w:val="003078BE"/>
    <w:rsid w:val="0031074A"/>
    <w:rsid w:val="003115EF"/>
    <w:rsid w:val="00311C75"/>
    <w:rsid w:val="0031328C"/>
    <w:rsid w:val="0031346E"/>
    <w:rsid w:val="00313846"/>
    <w:rsid w:val="0031426F"/>
    <w:rsid w:val="0031442C"/>
    <w:rsid w:val="00314C06"/>
    <w:rsid w:val="003160DB"/>
    <w:rsid w:val="00317084"/>
    <w:rsid w:val="00317532"/>
    <w:rsid w:val="00317662"/>
    <w:rsid w:val="003178FC"/>
    <w:rsid w:val="00320CBB"/>
    <w:rsid w:val="00321312"/>
    <w:rsid w:val="00321CB3"/>
    <w:rsid w:val="00323E0C"/>
    <w:rsid w:val="0032578D"/>
    <w:rsid w:val="003257BD"/>
    <w:rsid w:val="00326771"/>
    <w:rsid w:val="00327806"/>
    <w:rsid w:val="00327ACF"/>
    <w:rsid w:val="003304CE"/>
    <w:rsid w:val="0033124C"/>
    <w:rsid w:val="0033156A"/>
    <w:rsid w:val="003320D8"/>
    <w:rsid w:val="003327EB"/>
    <w:rsid w:val="00333936"/>
    <w:rsid w:val="00333CDF"/>
    <w:rsid w:val="00333EAA"/>
    <w:rsid w:val="00335213"/>
    <w:rsid w:val="003352C1"/>
    <w:rsid w:val="0033541E"/>
    <w:rsid w:val="00336CB6"/>
    <w:rsid w:val="003379FC"/>
    <w:rsid w:val="003402E4"/>
    <w:rsid w:val="00341695"/>
    <w:rsid w:val="00342B84"/>
    <w:rsid w:val="003436DB"/>
    <w:rsid w:val="00343AB1"/>
    <w:rsid w:val="00343DB2"/>
    <w:rsid w:val="00345DE5"/>
    <w:rsid w:val="00345E44"/>
    <w:rsid w:val="003460A7"/>
    <w:rsid w:val="0034630C"/>
    <w:rsid w:val="0034687C"/>
    <w:rsid w:val="00346D3F"/>
    <w:rsid w:val="00347575"/>
    <w:rsid w:val="00347DD7"/>
    <w:rsid w:val="00350449"/>
    <w:rsid w:val="00350738"/>
    <w:rsid w:val="003511E9"/>
    <w:rsid w:val="00351306"/>
    <w:rsid w:val="0035153C"/>
    <w:rsid w:val="0035159E"/>
    <w:rsid w:val="00351659"/>
    <w:rsid w:val="0035196A"/>
    <w:rsid w:val="00352739"/>
    <w:rsid w:val="003527A0"/>
    <w:rsid w:val="00352C6B"/>
    <w:rsid w:val="003536ED"/>
    <w:rsid w:val="00354351"/>
    <w:rsid w:val="0035596B"/>
    <w:rsid w:val="00355AEA"/>
    <w:rsid w:val="003565B3"/>
    <w:rsid w:val="00356CAB"/>
    <w:rsid w:val="00357D4B"/>
    <w:rsid w:val="003602C3"/>
    <w:rsid w:val="0036171A"/>
    <w:rsid w:val="003619D9"/>
    <w:rsid w:val="00361DDC"/>
    <w:rsid w:val="00362591"/>
    <w:rsid w:val="003627D3"/>
    <w:rsid w:val="00362BC4"/>
    <w:rsid w:val="003637CF"/>
    <w:rsid w:val="00364471"/>
    <w:rsid w:val="00365097"/>
    <w:rsid w:val="0036678E"/>
    <w:rsid w:val="00366AB8"/>
    <w:rsid w:val="0036719B"/>
    <w:rsid w:val="00367B7D"/>
    <w:rsid w:val="003700B9"/>
    <w:rsid w:val="00370C9D"/>
    <w:rsid w:val="00370D47"/>
    <w:rsid w:val="00371009"/>
    <w:rsid w:val="00371C3E"/>
    <w:rsid w:val="00371D61"/>
    <w:rsid w:val="00371F65"/>
    <w:rsid w:val="00373431"/>
    <w:rsid w:val="00373688"/>
    <w:rsid w:val="00374DA1"/>
    <w:rsid w:val="00375450"/>
    <w:rsid w:val="003765E5"/>
    <w:rsid w:val="00376C8C"/>
    <w:rsid w:val="00377378"/>
    <w:rsid w:val="00377C75"/>
    <w:rsid w:val="00381070"/>
    <w:rsid w:val="0038184E"/>
    <w:rsid w:val="003831CA"/>
    <w:rsid w:val="0038341A"/>
    <w:rsid w:val="00383544"/>
    <w:rsid w:val="003839E3"/>
    <w:rsid w:val="00386622"/>
    <w:rsid w:val="0038677D"/>
    <w:rsid w:val="00386A6F"/>
    <w:rsid w:val="00387BDD"/>
    <w:rsid w:val="00387F79"/>
    <w:rsid w:val="0039055E"/>
    <w:rsid w:val="00391583"/>
    <w:rsid w:val="00391AC6"/>
    <w:rsid w:val="00391D52"/>
    <w:rsid w:val="003934BE"/>
    <w:rsid w:val="0039479A"/>
    <w:rsid w:val="00396495"/>
    <w:rsid w:val="00397147"/>
    <w:rsid w:val="003979AB"/>
    <w:rsid w:val="003979F0"/>
    <w:rsid w:val="003A09FA"/>
    <w:rsid w:val="003A0D69"/>
    <w:rsid w:val="003A1D31"/>
    <w:rsid w:val="003A2588"/>
    <w:rsid w:val="003A2D54"/>
    <w:rsid w:val="003A331C"/>
    <w:rsid w:val="003A3A72"/>
    <w:rsid w:val="003A3C31"/>
    <w:rsid w:val="003A4237"/>
    <w:rsid w:val="003A450C"/>
    <w:rsid w:val="003A4B49"/>
    <w:rsid w:val="003A57E9"/>
    <w:rsid w:val="003A6367"/>
    <w:rsid w:val="003A71F4"/>
    <w:rsid w:val="003A7750"/>
    <w:rsid w:val="003A7A61"/>
    <w:rsid w:val="003B0425"/>
    <w:rsid w:val="003B156F"/>
    <w:rsid w:val="003B2AA7"/>
    <w:rsid w:val="003B2FD3"/>
    <w:rsid w:val="003B3362"/>
    <w:rsid w:val="003B4E65"/>
    <w:rsid w:val="003B522E"/>
    <w:rsid w:val="003B5C9A"/>
    <w:rsid w:val="003B5E1D"/>
    <w:rsid w:val="003B60F4"/>
    <w:rsid w:val="003B63C9"/>
    <w:rsid w:val="003B67C0"/>
    <w:rsid w:val="003B6C85"/>
    <w:rsid w:val="003B765A"/>
    <w:rsid w:val="003B770B"/>
    <w:rsid w:val="003B7850"/>
    <w:rsid w:val="003B7E2B"/>
    <w:rsid w:val="003C0115"/>
    <w:rsid w:val="003C0BBC"/>
    <w:rsid w:val="003C0CBC"/>
    <w:rsid w:val="003C10E0"/>
    <w:rsid w:val="003C2B90"/>
    <w:rsid w:val="003C2E07"/>
    <w:rsid w:val="003C39F0"/>
    <w:rsid w:val="003C3EA0"/>
    <w:rsid w:val="003C3FB9"/>
    <w:rsid w:val="003C5118"/>
    <w:rsid w:val="003C5720"/>
    <w:rsid w:val="003C656C"/>
    <w:rsid w:val="003C676E"/>
    <w:rsid w:val="003C6991"/>
    <w:rsid w:val="003D00FB"/>
    <w:rsid w:val="003D023F"/>
    <w:rsid w:val="003D0A4F"/>
    <w:rsid w:val="003D0F00"/>
    <w:rsid w:val="003D175D"/>
    <w:rsid w:val="003D17B6"/>
    <w:rsid w:val="003D17C2"/>
    <w:rsid w:val="003D1C65"/>
    <w:rsid w:val="003D26CF"/>
    <w:rsid w:val="003D2BD3"/>
    <w:rsid w:val="003D33E9"/>
    <w:rsid w:val="003D3B75"/>
    <w:rsid w:val="003D4ACF"/>
    <w:rsid w:val="003D5527"/>
    <w:rsid w:val="003D56C3"/>
    <w:rsid w:val="003D6103"/>
    <w:rsid w:val="003D6706"/>
    <w:rsid w:val="003D6A9B"/>
    <w:rsid w:val="003D7352"/>
    <w:rsid w:val="003D78E5"/>
    <w:rsid w:val="003E064E"/>
    <w:rsid w:val="003E0FC3"/>
    <w:rsid w:val="003E15EF"/>
    <w:rsid w:val="003E1F6F"/>
    <w:rsid w:val="003E1FBF"/>
    <w:rsid w:val="003E2426"/>
    <w:rsid w:val="003E3E86"/>
    <w:rsid w:val="003E41C2"/>
    <w:rsid w:val="003E4BCA"/>
    <w:rsid w:val="003E5274"/>
    <w:rsid w:val="003E54FC"/>
    <w:rsid w:val="003E6825"/>
    <w:rsid w:val="003E6A2E"/>
    <w:rsid w:val="003E6ACA"/>
    <w:rsid w:val="003E6B26"/>
    <w:rsid w:val="003E76E6"/>
    <w:rsid w:val="003E7D32"/>
    <w:rsid w:val="003F06B4"/>
    <w:rsid w:val="003F06E3"/>
    <w:rsid w:val="003F0833"/>
    <w:rsid w:val="003F0BC5"/>
    <w:rsid w:val="003F148C"/>
    <w:rsid w:val="003F1563"/>
    <w:rsid w:val="003F1A58"/>
    <w:rsid w:val="003F2180"/>
    <w:rsid w:val="003F275B"/>
    <w:rsid w:val="003F2968"/>
    <w:rsid w:val="003F2EA5"/>
    <w:rsid w:val="003F2F21"/>
    <w:rsid w:val="003F3108"/>
    <w:rsid w:val="003F35CC"/>
    <w:rsid w:val="003F5988"/>
    <w:rsid w:val="003F6AF1"/>
    <w:rsid w:val="003F6E79"/>
    <w:rsid w:val="003F76BF"/>
    <w:rsid w:val="003F7BDB"/>
    <w:rsid w:val="003F7CD7"/>
    <w:rsid w:val="004010CE"/>
    <w:rsid w:val="00401F47"/>
    <w:rsid w:val="004025C1"/>
    <w:rsid w:val="00402713"/>
    <w:rsid w:val="00403502"/>
    <w:rsid w:val="0040371B"/>
    <w:rsid w:val="00403842"/>
    <w:rsid w:val="00405168"/>
    <w:rsid w:val="00405E73"/>
    <w:rsid w:val="004064D9"/>
    <w:rsid w:val="00406921"/>
    <w:rsid w:val="004069D6"/>
    <w:rsid w:val="00406CA6"/>
    <w:rsid w:val="00406F60"/>
    <w:rsid w:val="00407202"/>
    <w:rsid w:val="0040725C"/>
    <w:rsid w:val="00410EBB"/>
    <w:rsid w:val="0041230E"/>
    <w:rsid w:val="00412EB8"/>
    <w:rsid w:val="0041326E"/>
    <w:rsid w:val="00413C59"/>
    <w:rsid w:val="00413EA8"/>
    <w:rsid w:val="00413F91"/>
    <w:rsid w:val="004143C4"/>
    <w:rsid w:val="004143EC"/>
    <w:rsid w:val="00415168"/>
    <w:rsid w:val="00415248"/>
    <w:rsid w:val="00415868"/>
    <w:rsid w:val="004166D3"/>
    <w:rsid w:val="00416A6C"/>
    <w:rsid w:val="0041713B"/>
    <w:rsid w:val="004179E2"/>
    <w:rsid w:val="004200FC"/>
    <w:rsid w:val="00420DF4"/>
    <w:rsid w:val="00421681"/>
    <w:rsid w:val="00421DC8"/>
    <w:rsid w:val="0042244B"/>
    <w:rsid w:val="00422B08"/>
    <w:rsid w:val="00423103"/>
    <w:rsid w:val="00423112"/>
    <w:rsid w:val="00423D38"/>
    <w:rsid w:val="00424858"/>
    <w:rsid w:val="00424C10"/>
    <w:rsid w:val="00426CA2"/>
    <w:rsid w:val="00427131"/>
    <w:rsid w:val="00427E68"/>
    <w:rsid w:val="00430C16"/>
    <w:rsid w:val="00431B55"/>
    <w:rsid w:val="00431FDE"/>
    <w:rsid w:val="00432CAC"/>
    <w:rsid w:val="00433B10"/>
    <w:rsid w:val="00433E77"/>
    <w:rsid w:val="00434235"/>
    <w:rsid w:val="004342AF"/>
    <w:rsid w:val="004342CB"/>
    <w:rsid w:val="00434318"/>
    <w:rsid w:val="004343FE"/>
    <w:rsid w:val="0043499C"/>
    <w:rsid w:val="004355F6"/>
    <w:rsid w:val="00435AE6"/>
    <w:rsid w:val="00435B5F"/>
    <w:rsid w:val="00435DD4"/>
    <w:rsid w:val="00440033"/>
    <w:rsid w:val="004410F5"/>
    <w:rsid w:val="00441133"/>
    <w:rsid w:val="00441570"/>
    <w:rsid w:val="00441ACF"/>
    <w:rsid w:val="00441C26"/>
    <w:rsid w:val="00442136"/>
    <w:rsid w:val="00442252"/>
    <w:rsid w:val="004424B3"/>
    <w:rsid w:val="00443AB3"/>
    <w:rsid w:val="00443E4C"/>
    <w:rsid w:val="0044489A"/>
    <w:rsid w:val="00444B08"/>
    <w:rsid w:val="00446221"/>
    <w:rsid w:val="00447036"/>
    <w:rsid w:val="0044763D"/>
    <w:rsid w:val="004479C0"/>
    <w:rsid w:val="00451E66"/>
    <w:rsid w:val="00453056"/>
    <w:rsid w:val="004546D2"/>
    <w:rsid w:val="004548C7"/>
    <w:rsid w:val="00454D27"/>
    <w:rsid w:val="00454FF0"/>
    <w:rsid w:val="00455C86"/>
    <w:rsid w:val="00455D80"/>
    <w:rsid w:val="0045699C"/>
    <w:rsid w:val="00457039"/>
    <w:rsid w:val="004570C1"/>
    <w:rsid w:val="00457424"/>
    <w:rsid w:val="00461534"/>
    <w:rsid w:val="00461753"/>
    <w:rsid w:val="004628F0"/>
    <w:rsid w:val="00462BD2"/>
    <w:rsid w:val="004638F8"/>
    <w:rsid w:val="0046396C"/>
    <w:rsid w:val="004642E3"/>
    <w:rsid w:val="00464491"/>
    <w:rsid w:val="00464F21"/>
    <w:rsid w:val="00465909"/>
    <w:rsid w:val="00465B28"/>
    <w:rsid w:val="00465CF9"/>
    <w:rsid w:val="00466044"/>
    <w:rsid w:val="00466248"/>
    <w:rsid w:val="00466AED"/>
    <w:rsid w:val="00466BA5"/>
    <w:rsid w:val="00470A27"/>
    <w:rsid w:val="00470B88"/>
    <w:rsid w:val="00470EF8"/>
    <w:rsid w:val="004719C4"/>
    <w:rsid w:val="00471D1C"/>
    <w:rsid w:val="00472415"/>
    <w:rsid w:val="0047256C"/>
    <w:rsid w:val="0047263C"/>
    <w:rsid w:val="0047265F"/>
    <w:rsid w:val="004726D3"/>
    <w:rsid w:val="0047393E"/>
    <w:rsid w:val="00473E09"/>
    <w:rsid w:val="00474651"/>
    <w:rsid w:val="004748ED"/>
    <w:rsid w:val="00474AC7"/>
    <w:rsid w:val="00474CDD"/>
    <w:rsid w:val="00474FA7"/>
    <w:rsid w:val="00477D86"/>
    <w:rsid w:val="00477E77"/>
    <w:rsid w:val="004805F4"/>
    <w:rsid w:val="0048145F"/>
    <w:rsid w:val="00481585"/>
    <w:rsid w:val="004817A9"/>
    <w:rsid w:val="004818DC"/>
    <w:rsid w:val="00481BB1"/>
    <w:rsid w:val="00481C84"/>
    <w:rsid w:val="00482954"/>
    <w:rsid w:val="004829B3"/>
    <w:rsid w:val="004834C0"/>
    <w:rsid w:val="00483F19"/>
    <w:rsid w:val="00485312"/>
    <w:rsid w:val="00485BAA"/>
    <w:rsid w:val="00485E99"/>
    <w:rsid w:val="00486BF4"/>
    <w:rsid w:val="00486F67"/>
    <w:rsid w:val="004876A5"/>
    <w:rsid w:val="004876DD"/>
    <w:rsid w:val="0049029B"/>
    <w:rsid w:val="00490466"/>
    <w:rsid w:val="004906C3"/>
    <w:rsid w:val="0049101B"/>
    <w:rsid w:val="00492C0B"/>
    <w:rsid w:val="00493992"/>
    <w:rsid w:val="00494A35"/>
    <w:rsid w:val="00494CEE"/>
    <w:rsid w:val="00495F97"/>
    <w:rsid w:val="004968FD"/>
    <w:rsid w:val="00496BB4"/>
    <w:rsid w:val="004977B4"/>
    <w:rsid w:val="004A00F0"/>
    <w:rsid w:val="004A0AA3"/>
    <w:rsid w:val="004A0C8C"/>
    <w:rsid w:val="004A0EFD"/>
    <w:rsid w:val="004A164C"/>
    <w:rsid w:val="004A169C"/>
    <w:rsid w:val="004A1879"/>
    <w:rsid w:val="004A19CC"/>
    <w:rsid w:val="004A1C1C"/>
    <w:rsid w:val="004A1F8D"/>
    <w:rsid w:val="004A24B5"/>
    <w:rsid w:val="004A2A76"/>
    <w:rsid w:val="004A2D89"/>
    <w:rsid w:val="004A3311"/>
    <w:rsid w:val="004A3B4B"/>
    <w:rsid w:val="004A3D74"/>
    <w:rsid w:val="004A419A"/>
    <w:rsid w:val="004A44EE"/>
    <w:rsid w:val="004A55FB"/>
    <w:rsid w:val="004A5BFB"/>
    <w:rsid w:val="004A5E50"/>
    <w:rsid w:val="004A6A76"/>
    <w:rsid w:val="004A6D1E"/>
    <w:rsid w:val="004A6F91"/>
    <w:rsid w:val="004A72B8"/>
    <w:rsid w:val="004A77B0"/>
    <w:rsid w:val="004A7A9E"/>
    <w:rsid w:val="004B034E"/>
    <w:rsid w:val="004B0607"/>
    <w:rsid w:val="004B0822"/>
    <w:rsid w:val="004B1ABE"/>
    <w:rsid w:val="004B22FC"/>
    <w:rsid w:val="004B23CA"/>
    <w:rsid w:val="004B3633"/>
    <w:rsid w:val="004B37C1"/>
    <w:rsid w:val="004B3B96"/>
    <w:rsid w:val="004B4497"/>
    <w:rsid w:val="004B457F"/>
    <w:rsid w:val="004B46FF"/>
    <w:rsid w:val="004B5C2B"/>
    <w:rsid w:val="004B5EAD"/>
    <w:rsid w:val="004B6843"/>
    <w:rsid w:val="004B6B7D"/>
    <w:rsid w:val="004B6BA4"/>
    <w:rsid w:val="004B7596"/>
    <w:rsid w:val="004B7855"/>
    <w:rsid w:val="004B7BBC"/>
    <w:rsid w:val="004B7F13"/>
    <w:rsid w:val="004C0741"/>
    <w:rsid w:val="004C0CC3"/>
    <w:rsid w:val="004C1284"/>
    <w:rsid w:val="004C149B"/>
    <w:rsid w:val="004C29BE"/>
    <w:rsid w:val="004C5324"/>
    <w:rsid w:val="004C62F6"/>
    <w:rsid w:val="004C7216"/>
    <w:rsid w:val="004C7840"/>
    <w:rsid w:val="004D093B"/>
    <w:rsid w:val="004D0A16"/>
    <w:rsid w:val="004D269E"/>
    <w:rsid w:val="004D419E"/>
    <w:rsid w:val="004D50D9"/>
    <w:rsid w:val="004D5567"/>
    <w:rsid w:val="004D565C"/>
    <w:rsid w:val="004D5AEB"/>
    <w:rsid w:val="004D6502"/>
    <w:rsid w:val="004D6C21"/>
    <w:rsid w:val="004D7009"/>
    <w:rsid w:val="004D7EFD"/>
    <w:rsid w:val="004E2DB9"/>
    <w:rsid w:val="004E3076"/>
    <w:rsid w:val="004E3850"/>
    <w:rsid w:val="004E42A4"/>
    <w:rsid w:val="004E5108"/>
    <w:rsid w:val="004E5B92"/>
    <w:rsid w:val="004E6448"/>
    <w:rsid w:val="004E716A"/>
    <w:rsid w:val="004F10A2"/>
    <w:rsid w:val="004F11E8"/>
    <w:rsid w:val="004F1D42"/>
    <w:rsid w:val="004F2404"/>
    <w:rsid w:val="004F2863"/>
    <w:rsid w:val="004F2A1F"/>
    <w:rsid w:val="004F2F6D"/>
    <w:rsid w:val="004F305E"/>
    <w:rsid w:val="004F4076"/>
    <w:rsid w:val="004F4123"/>
    <w:rsid w:val="004F46CA"/>
    <w:rsid w:val="004F4E6F"/>
    <w:rsid w:val="00500BF4"/>
    <w:rsid w:val="00500D8C"/>
    <w:rsid w:val="005016B1"/>
    <w:rsid w:val="0050266C"/>
    <w:rsid w:val="005026F6"/>
    <w:rsid w:val="005027E8"/>
    <w:rsid w:val="00502BCA"/>
    <w:rsid w:val="00503317"/>
    <w:rsid w:val="0050378F"/>
    <w:rsid w:val="005039AB"/>
    <w:rsid w:val="00503BD5"/>
    <w:rsid w:val="005041D3"/>
    <w:rsid w:val="00504278"/>
    <w:rsid w:val="005049C8"/>
    <w:rsid w:val="00504BBA"/>
    <w:rsid w:val="00504E12"/>
    <w:rsid w:val="00504F94"/>
    <w:rsid w:val="0050579C"/>
    <w:rsid w:val="00505CBD"/>
    <w:rsid w:val="00506746"/>
    <w:rsid w:val="00507201"/>
    <w:rsid w:val="00507224"/>
    <w:rsid w:val="00507792"/>
    <w:rsid w:val="00507EB0"/>
    <w:rsid w:val="00510C57"/>
    <w:rsid w:val="00511AA7"/>
    <w:rsid w:val="00511F7A"/>
    <w:rsid w:val="00511FA3"/>
    <w:rsid w:val="00512B7E"/>
    <w:rsid w:val="00512EDE"/>
    <w:rsid w:val="00513387"/>
    <w:rsid w:val="0051350A"/>
    <w:rsid w:val="00514B37"/>
    <w:rsid w:val="00515918"/>
    <w:rsid w:val="00516218"/>
    <w:rsid w:val="00517405"/>
    <w:rsid w:val="00517D18"/>
    <w:rsid w:val="00517EC3"/>
    <w:rsid w:val="00520071"/>
    <w:rsid w:val="00521E13"/>
    <w:rsid w:val="005225CD"/>
    <w:rsid w:val="00523141"/>
    <w:rsid w:val="00523145"/>
    <w:rsid w:val="005234E9"/>
    <w:rsid w:val="00523A89"/>
    <w:rsid w:val="00524195"/>
    <w:rsid w:val="00524457"/>
    <w:rsid w:val="00524AC1"/>
    <w:rsid w:val="00525AE4"/>
    <w:rsid w:val="00526567"/>
    <w:rsid w:val="005265E0"/>
    <w:rsid w:val="005266A5"/>
    <w:rsid w:val="00526E53"/>
    <w:rsid w:val="005273EF"/>
    <w:rsid w:val="0052775C"/>
    <w:rsid w:val="00527791"/>
    <w:rsid w:val="005316F4"/>
    <w:rsid w:val="0053175A"/>
    <w:rsid w:val="00531B07"/>
    <w:rsid w:val="00534724"/>
    <w:rsid w:val="005348DA"/>
    <w:rsid w:val="005349D7"/>
    <w:rsid w:val="00535DAE"/>
    <w:rsid w:val="00535E5F"/>
    <w:rsid w:val="005366FE"/>
    <w:rsid w:val="00536BF5"/>
    <w:rsid w:val="005371FE"/>
    <w:rsid w:val="00537444"/>
    <w:rsid w:val="0053760C"/>
    <w:rsid w:val="0054005F"/>
    <w:rsid w:val="00540531"/>
    <w:rsid w:val="005413EF"/>
    <w:rsid w:val="0054149E"/>
    <w:rsid w:val="00541714"/>
    <w:rsid w:val="00541886"/>
    <w:rsid w:val="00541C33"/>
    <w:rsid w:val="00542DB8"/>
    <w:rsid w:val="005432FA"/>
    <w:rsid w:val="0054339E"/>
    <w:rsid w:val="005435F3"/>
    <w:rsid w:val="0054378C"/>
    <w:rsid w:val="00543F83"/>
    <w:rsid w:val="00544048"/>
    <w:rsid w:val="005454BE"/>
    <w:rsid w:val="005456C6"/>
    <w:rsid w:val="00545A27"/>
    <w:rsid w:val="00546AA0"/>
    <w:rsid w:val="00546BD6"/>
    <w:rsid w:val="00546EE1"/>
    <w:rsid w:val="00547BEC"/>
    <w:rsid w:val="00550272"/>
    <w:rsid w:val="00550F9C"/>
    <w:rsid w:val="00550FA7"/>
    <w:rsid w:val="00551325"/>
    <w:rsid w:val="0055228E"/>
    <w:rsid w:val="00552C1A"/>
    <w:rsid w:val="0055317B"/>
    <w:rsid w:val="00553344"/>
    <w:rsid w:val="00553EC3"/>
    <w:rsid w:val="005554D2"/>
    <w:rsid w:val="005558EF"/>
    <w:rsid w:val="00555D35"/>
    <w:rsid w:val="00561A39"/>
    <w:rsid w:val="00561C02"/>
    <w:rsid w:val="005638E4"/>
    <w:rsid w:val="00564322"/>
    <w:rsid w:val="00564D64"/>
    <w:rsid w:val="00565011"/>
    <w:rsid w:val="0056566C"/>
    <w:rsid w:val="00566750"/>
    <w:rsid w:val="005669C9"/>
    <w:rsid w:val="00566A69"/>
    <w:rsid w:val="00566D90"/>
    <w:rsid w:val="005673FE"/>
    <w:rsid w:val="00567D49"/>
    <w:rsid w:val="00567E1B"/>
    <w:rsid w:val="00570703"/>
    <w:rsid w:val="005710E1"/>
    <w:rsid w:val="00571644"/>
    <w:rsid w:val="00571F34"/>
    <w:rsid w:val="00572381"/>
    <w:rsid w:val="00572B57"/>
    <w:rsid w:val="00572E38"/>
    <w:rsid w:val="005734B1"/>
    <w:rsid w:val="00573888"/>
    <w:rsid w:val="005768EA"/>
    <w:rsid w:val="005772F3"/>
    <w:rsid w:val="00577860"/>
    <w:rsid w:val="00577ACA"/>
    <w:rsid w:val="00580334"/>
    <w:rsid w:val="00580B95"/>
    <w:rsid w:val="00580C53"/>
    <w:rsid w:val="005814B0"/>
    <w:rsid w:val="00582005"/>
    <w:rsid w:val="0058201A"/>
    <w:rsid w:val="00583A8D"/>
    <w:rsid w:val="00583D89"/>
    <w:rsid w:val="00584C10"/>
    <w:rsid w:val="00584C6F"/>
    <w:rsid w:val="00585C7B"/>
    <w:rsid w:val="00591886"/>
    <w:rsid w:val="00591D28"/>
    <w:rsid w:val="005928BF"/>
    <w:rsid w:val="00592A29"/>
    <w:rsid w:val="00594315"/>
    <w:rsid w:val="005944F9"/>
    <w:rsid w:val="005945B0"/>
    <w:rsid w:val="00594A66"/>
    <w:rsid w:val="00595AC7"/>
    <w:rsid w:val="00597065"/>
    <w:rsid w:val="00597FA9"/>
    <w:rsid w:val="005A054A"/>
    <w:rsid w:val="005A11B0"/>
    <w:rsid w:val="005A3210"/>
    <w:rsid w:val="005A3324"/>
    <w:rsid w:val="005A3ABA"/>
    <w:rsid w:val="005A52E1"/>
    <w:rsid w:val="005A5988"/>
    <w:rsid w:val="005A5CA6"/>
    <w:rsid w:val="005A6D09"/>
    <w:rsid w:val="005A7BC3"/>
    <w:rsid w:val="005A7C99"/>
    <w:rsid w:val="005A7CCD"/>
    <w:rsid w:val="005B20AD"/>
    <w:rsid w:val="005B3700"/>
    <w:rsid w:val="005B3AF6"/>
    <w:rsid w:val="005B4AFA"/>
    <w:rsid w:val="005B5A0C"/>
    <w:rsid w:val="005B5F7B"/>
    <w:rsid w:val="005B6629"/>
    <w:rsid w:val="005B6CB5"/>
    <w:rsid w:val="005B6F83"/>
    <w:rsid w:val="005C05E3"/>
    <w:rsid w:val="005C0E19"/>
    <w:rsid w:val="005C0E5E"/>
    <w:rsid w:val="005C1062"/>
    <w:rsid w:val="005C11CA"/>
    <w:rsid w:val="005C179E"/>
    <w:rsid w:val="005C27DC"/>
    <w:rsid w:val="005C44B1"/>
    <w:rsid w:val="005C51F5"/>
    <w:rsid w:val="005C57D2"/>
    <w:rsid w:val="005C5FEA"/>
    <w:rsid w:val="005C6376"/>
    <w:rsid w:val="005C6468"/>
    <w:rsid w:val="005C6BDA"/>
    <w:rsid w:val="005C7060"/>
    <w:rsid w:val="005C7067"/>
    <w:rsid w:val="005C7B9D"/>
    <w:rsid w:val="005D0800"/>
    <w:rsid w:val="005D1A97"/>
    <w:rsid w:val="005D1B2B"/>
    <w:rsid w:val="005D2119"/>
    <w:rsid w:val="005D22BC"/>
    <w:rsid w:val="005D22EA"/>
    <w:rsid w:val="005D2664"/>
    <w:rsid w:val="005D31CA"/>
    <w:rsid w:val="005D3663"/>
    <w:rsid w:val="005D44FC"/>
    <w:rsid w:val="005D4BB6"/>
    <w:rsid w:val="005D4E14"/>
    <w:rsid w:val="005D5D58"/>
    <w:rsid w:val="005D65CA"/>
    <w:rsid w:val="005D6698"/>
    <w:rsid w:val="005D6EAB"/>
    <w:rsid w:val="005D79DF"/>
    <w:rsid w:val="005E064F"/>
    <w:rsid w:val="005E0B62"/>
    <w:rsid w:val="005E0E9B"/>
    <w:rsid w:val="005E115C"/>
    <w:rsid w:val="005E1AEF"/>
    <w:rsid w:val="005E1C73"/>
    <w:rsid w:val="005E1C99"/>
    <w:rsid w:val="005E1DFB"/>
    <w:rsid w:val="005E26C1"/>
    <w:rsid w:val="005E2E5E"/>
    <w:rsid w:val="005E2E95"/>
    <w:rsid w:val="005E3422"/>
    <w:rsid w:val="005E3E98"/>
    <w:rsid w:val="005E5256"/>
    <w:rsid w:val="005E52D2"/>
    <w:rsid w:val="005E57EB"/>
    <w:rsid w:val="005E5F70"/>
    <w:rsid w:val="005E6229"/>
    <w:rsid w:val="005E6CEE"/>
    <w:rsid w:val="005E7370"/>
    <w:rsid w:val="005E762F"/>
    <w:rsid w:val="005F0258"/>
    <w:rsid w:val="005F2380"/>
    <w:rsid w:val="005F3CCE"/>
    <w:rsid w:val="005F5843"/>
    <w:rsid w:val="005F6365"/>
    <w:rsid w:val="005F6886"/>
    <w:rsid w:val="005F794F"/>
    <w:rsid w:val="005F7A51"/>
    <w:rsid w:val="005F7DC3"/>
    <w:rsid w:val="005F7F48"/>
    <w:rsid w:val="006003F5"/>
    <w:rsid w:val="00600E6D"/>
    <w:rsid w:val="00601896"/>
    <w:rsid w:val="00602993"/>
    <w:rsid w:val="006029A9"/>
    <w:rsid w:val="0060387B"/>
    <w:rsid w:val="00605043"/>
    <w:rsid w:val="00605540"/>
    <w:rsid w:val="006061B4"/>
    <w:rsid w:val="0060629B"/>
    <w:rsid w:val="00606852"/>
    <w:rsid w:val="00606EA7"/>
    <w:rsid w:val="00606F3C"/>
    <w:rsid w:val="00607BF0"/>
    <w:rsid w:val="00607CC7"/>
    <w:rsid w:val="006104DE"/>
    <w:rsid w:val="00611E98"/>
    <w:rsid w:val="00612A1A"/>
    <w:rsid w:val="00612E3D"/>
    <w:rsid w:val="00614226"/>
    <w:rsid w:val="006145EA"/>
    <w:rsid w:val="006146B7"/>
    <w:rsid w:val="006147D8"/>
    <w:rsid w:val="00614D0E"/>
    <w:rsid w:val="00614EB0"/>
    <w:rsid w:val="006154AF"/>
    <w:rsid w:val="00615B2D"/>
    <w:rsid w:val="00615FF1"/>
    <w:rsid w:val="00616142"/>
    <w:rsid w:val="00616A8A"/>
    <w:rsid w:val="00616ABB"/>
    <w:rsid w:val="00617568"/>
    <w:rsid w:val="00617672"/>
    <w:rsid w:val="00617873"/>
    <w:rsid w:val="00617DB1"/>
    <w:rsid w:val="00620B02"/>
    <w:rsid w:val="00620BA5"/>
    <w:rsid w:val="00621028"/>
    <w:rsid w:val="006212C1"/>
    <w:rsid w:val="006219FC"/>
    <w:rsid w:val="00621CD9"/>
    <w:rsid w:val="0062230E"/>
    <w:rsid w:val="006224B1"/>
    <w:rsid w:val="00622AE9"/>
    <w:rsid w:val="00622E1C"/>
    <w:rsid w:val="0062300C"/>
    <w:rsid w:val="00623627"/>
    <w:rsid w:val="00623EE2"/>
    <w:rsid w:val="006240F7"/>
    <w:rsid w:val="006249AA"/>
    <w:rsid w:val="00624C90"/>
    <w:rsid w:val="00624E66"/>
    <w:rsid w:val="00624F3C"/>
    <w:rsid w:val="00626275"/>
    <w:rsid w:val="00626A2D"/>
    <w:rsid w:val="00627043"/>
    <w:rsid w:val="006277DB"/>
    <w:rsid w:val="00627E74"/>
    <w:rsid w:val="00627EC7"/>
    <w:rsid w:val="00630E25"/>
    <w:rsid w:val="0063165E"/>
    <w:rsid w:val="006325C8"/>
    <w:rsid w:val="006346B8"/>
    <w:rsid w:val="00634DB8"/>
    <w:rsid w:val="00634FB7"/>
    <w:rsid w:val="00635008"/>
    <w:rsid w:val="0063534C"/>
    <w:rsid w:val="00636088"/>
    <w:rsid w:val="00637DDB"/>
    <w:rsid w:val="006400B7"/>
    <w:rsid w:val="00640E20"/>
    <w:rsid w:val="006413AA"/>
    <w:rsid w:val="0064157F"/>
    <w:rsid w:val="006418CB"/>
    <w:rsid w:val="00642BE0"/>
    <w:rsid w:val="00643620"/>
    <w:rsid w:val="0064495E"/>
    <w:rsid w:val="00644FC8"/>
    <w:rsid w:val="0064517F"/>
    <w:rsid w:val="0064659C"/>
    <w:rsid w:val="00646AFF"/>
    <w:rsid w:val="00647C0D"/>
    <w:rsid w:val="006505E5"/>
    <w:rsid w:val="006515BF"/>
    <w:rsid w:val="00652698"/>
    <w:rsid w:val="0065366C"/>
    <w:rsid w:val="00653DFD"/>
    <w:rsid w:val="00654624"/>
    <w:rsid w:val="00654F1B"/>
    <w:rsid w:val="00654FE9"/>
    <w:rsid w:val="006557A9"/>
    <w:rsid w:val="00657318"/>
    <w:rsid w:val="0065797B"/>
    <w:rsid w:val="00660174"/>
    <w:rsid w:val="00660E15"/>
    <w:rsid w:val="00661AA5"/>
    <w:rsid w:val="00661F63"/>
    <w:rsid w:val="00662E84"/>
    <w:rsid w:val="00662EA3"/>
    <w:rsid w:val="0066369E"/>
    <w:rsid w:val="00663E51"/>
    <w:rsid w:val="00664C6C"/>
    <w:rsid w:val="006651E1"/>
    <w:rsid w:val="00666E8B"/>
    <w:rsid w:val="0066704C"/>
    <w:rsid w:val="0066769A"/>
    <w:rsid w:val="006700DF"/>
    <w:rsid w:val="006701C4"/>
    <w:rsid w:val="00670AD2"/>
    <w:rsid w:val="00670B5C"/>
    <w:rsid w:val="00670B7E"/>
    <w:rsid w:val="00671A1C"/>
    <w:rsid w:val="00672018"/>
    <w:rsid w:val="00672252"/>
    <w:rsid w:val="00672333"/>
    <w:rsid w:val="006729AA"/>
    <w:rsid w:val="00672D7C"/>
    <w:rsid w:val="00672EEA"/>
    <w:rsid w:val="00673367"/>
    <w:rsid w:val="00673D52"/>
    <w:rsid w:val="006754E6"/>
    <w:rsid w:val="00676481"/>
    <w:rsid w:val="006769BE"/>
    <w:rsid w:val="00676E3D"/>
    <w:rsid w:val="00677713"/>
    <w:rsid w:val="006804D7"/>
    <w:rsid w:val="00681FC5"/>
    <w:rsid w:val="0068310A"/>
    <w:rsid w:val="00683177"/>
    <w:rsid w:val="006833DA"/>
    <w:rsid w:val="006849E7"/>
    <w:rsid w:val="00684E88"/>
    <w:rsid w:val="006856DB"/>
    <w:rsid w:val="00690780"/>
    <w:rsid w:val="00690D56"/>
    <w:rsid w:val="006918E3"/>
    <w:rsid w:val="00693308"/>
    <w:rsid w:val="0069366A"/>
    <w:rsid w:val="006937CE"/>
    <w:rsid w:val="0069385D"/>
    <w:rsid w:val="006943C7"/>
    <w:rsid w:val="00695142"/>
    <w:rsid w:val="00695614"/>
    <w:rsid w:val="006960FE"/>
    <w:rsid w:val="00696909"/>
    <w:rsid w:val="00697D40"/>
    <w:rsid w:val="006A0860"/>
    <w:rsid w:val="006A0CE4"/>
    <w:rsid w:val="006A0E6D"/>
    <w:rsid w:val="006A10FB"/>
    <w:rsid w:val="006A1D74"/>
    <w:rsid w:val="006A22BD"/>
    <w:rsid w:val="006A365A"/>
    <w:rsid w:val="006A46E9"/>
    <w:rsid w:val="006A50BC"/>
    <w:rsid w:val="006A791D"/>
    <w:rsid w:val="006A7C28"/>
    <w:rsid w:val="006B016B"/>
    <w:rsid w:val="006B0A33"/>
    <w:rsid w:val="006B555C"/>
    <w:rsid w:val="006B72BF"/>
    <w:rsid w:val="006C0293"/>
    <w:rsid w:val="006C1D99"/>
    <w:rsid w:val="006C1DAD"/>
    <w:rsid w:val="006C1E39"/>
    <w:rsid w:val="006C2C9E"/>
    <w:rsid w:val="006C37FD"/>
    <w:rsid w:val="006C38EF"/>
    <w:rsid w:val="006C56CB"/>
    <w:rsid w:val="006C6009"/>
    <w:rsid w:val="006D0D9B"/>
    <w:rsid w:val="006D1226"/>
    <w:rsid w:val="006D2C79"/>
    <w:rsid w:val="006D4181"/>
    <w:rsid w:val="006D4293"/>
    <w:rsid w:val="006D43E5"/>
    <w:rsid w:val="006D4800"/>
    <w:rsid w:val="006D483C"/>
    <w:rsid w:val="006D5903"/>
    <w:rsid w:val="006D5AA2"/>
    <w:rsid w:val="006D62FD"/>
    <w:rsid w:val="006D6647"/>
    <w:rsid w:val="006D6AF4"/>
    <w:rsid w:val="006D6E58"/>
    <w:rsid w:val="006E0090"/>
    <w:rsid w:val="006E056B"/>
    <w:rsid w:val="006E07FE"/>
    <w:rsid w:val="006E0ABB"/>
    <w:rsid w:val="006E1691"/>
    <w:rsid w:val="006E269D"/>
    <w:rsid w:val="006E3CBC"/>
    <w:rsid w:val="006E5163"/>
    <w:rsid w:val="006E57B7"/>
    <w:rsid w:val="006E5B69"/>
    <w:rsid w:val="006E5E80"/>
    <w:rsid w:val="006E6EAE"/>
    <w:rsid w:val="006E6F97"/>
    <w:rsid w:val="006E775E"/>
    <w:rsid w:val="006F11BF"/>
    <w:rsid w:val="006F1334"/>
    <w:rsid w:val="006F1416"/>
    <w:rsid w:val="006F14A0"/>
    <w:rsid w:val="006F2896"/>
    <w:rsid w:val="006F2FFC"/>
    <w:rsid w:val="006F3F48"/>
    <w:rsid w:val="006F6EFA"/>
    <w:rsid w:val="006F725F"/>
    <w:rsid w:val="007000B2"/>
    <w:rsid w:val="00700912"/>
    <w:rsid w:val="0070253F"/>
    <w:rsid w:val="007029AE"/>
    <w:rsid w:val="00702CD9"/>
    <w:rsid w:val="007030FC"/>
    <w:rsid w:val="00705652"/>
    <w:rsid w:val="00705CDB"/>
    <w:rsid w:val="00706363"/>
    <w:rsid w:val="00707ABF"/>
    <w:rsid w:val="00710219"/>
    <w:rsid w:val="0071040B"/>
    <w:rsid w:val="007105AC"/>
    <w:rsid w:val="00710FB6"/>
    <w:rsid w:val="00711EB3"/>
    <w:rsid w:val="00712986"/>
    <w:rsid w:val="00712D00"/>
    <w:rsid w:val="00713116"/>
    <w:rsid w:val="00715A91"/>
    <w:rsid w:val="00717098"/>
    <w:rsid w:val="0072182D"/>
    <w:rsid w:val="00722289"/>
    <w:rsid w:val="007224D9"/>
    <w:rsid w:val="007230C0"/>
    <w:rsid w:val="007231B5"/>
    <w:rsid w:val="0072396A"/>
    <w:rsid w:val="00724529"/>
    <w:rsid w:val="0072474E"/>
    <w:rsid w:val="00725312"/>
    <w:rsid w:val="00726940"/>
    <w:rsid w:val="00726E1C"/>
    <w:rsid w:val="00726FFE"/>
    <w:rsid w:val="0073049F"/>
    <w:rsid w:val="00732108"/>
    <w:rsid w:val="00733362"/>
    <w:rsid w:val="00733BB8"/>
    <w:rsid w:val="00734FC4"/>
    <w:rsid w:val="00736A7A"/>
    <w:rsid w:val="00737BC6"/>
    <w:rsid w:val="00740F9C"/>
    <w:rsid w:val="00741795"/>
    <w:rsid w:val="007425B1"/>
    <w:rsid w:val="007435B4"/>
    <w:rsid w:val="00743854"/>
    <w:rsid w:val="00744203"/>
    <w:rsid w:val="00745E42"/>
    <w:rsid w:val="00746518"/>
    <w:rsid w:val="00746FBF"/>
    <w:rsid w:val="0074766A"/>
    <w:rsid w:val="00747DCD"/>
    <w:rsid w:val="00747EBE"/>
    <w:rsid w:val="00750306"/>
    <w:rsid w:val="00750742"/>
    <w:rsid w:val="007507D3"/>
    <w:rsid w:val="0075097C"/>
    <w:rsid w:val="00750A80"/>
    <w:rsid w:val="00751219"/>
    <w:rsid w:val="00751392"/>
    <w:rsid w:val="00751A87"/>
    <w:rsid w:val="00751B68"/>
    <w:rsid w:val="007522C2"/>
    <w:rsid w:val="00752E48"/>
    <w:rsid w:val="0075435C"/>
    <w:rsid w:val="00754F9A"/>
    <w:rsid w:val="007550A7"/>
    <w:rsid w:val="00755249"/>
    <w:rsid w:val="00756162"/>
    <w:rsid w:val="0075669F"/>
    <w:rsid w:val="007566C8"/>
    <w:rsid w:val="00756F36"/>
    <w:rsid w:val="007579BF"/>
    <w:rsid w:val="0076048A"/>
    <w:rsid w:val="007606F8"/>
    <w:rsid w:val="0076103C"/>
    <w:rsid w:val="00761058"/>
    <w:rsid w:val="00761209"/>
    <w:rsid w:val="00761E62"/>
    <w:rsid w:val="00762C67"/>
    <w:rsid w:val="00763631"/>
    <w:rsid w:val="007643D7"/>
    <w:rsid w:val="007646F2"/>
    <w:rsid w:val="00764857"/>
    <w:rsid w:val="00765C3D"/>
    <w:rsid w:val="0076678B"/>
    <w:rsid w:val="0076783E"/>
    <w:rsid w:val="00767933"/>
    <w:rsid w:val="00767947"/>
    <w:rsid w:val="0077081C"/>
    <w:rsid w:val="00770BAE"/>
    <w:rsid w:val="00772618"/>
    <w:rsid w:val="007728DC"/>
    <w:rsid w:val="00773282"/>
    <w:rsid w:val="00773CF9"/>
    <w:rsid w:val="00774130"/>
    <w:rsid w:val="00775404"/>
    <w:rsid w:val="00775B68"/>
    <w:rsid w:val="00775C11"/>
    <w:rsid w:val="00776B5B"/>
    <w:rsid w:val="00777258"/>
    <w:rsid w:val="00780478"/>
    <w:rsid w:val="0078102E"/>
    <w:rsid w:val="007812E7"/>
    <w:rsid w:val="00781803"/>
    <w:rsid w:val="00783691"/>
    <w:rsid w:val="00785CCC"/>
    <w:rsid w:val="00785D88"/>
    <w:rsid w:val="007863B4"/>
    <w:rsid w:val="007871A3"/>
    <w:rsid w:val="00787E8B"/>
    <w:rsid w:val="00790307"/>
    <w:rsid w:val="0079116A"/>
    <w:rsid w:val="0079201E"/>
    <w:rsid w:val="007924C1"/>
    <w:rsid w:val="00792B5E"/>
    <w:rsid w:val="0079348D"/>
    <w:rsid w:val="007937C0"/>
    <w:rsid w:val="007941B3"/>
    <w:rsid w:val="00794CC7"/>
    <w:rsid w:val="007952BF"/>
    <w:rsid w:val="00795893"/>
    <w:rsid w:val="007958D6"/>
    <w:rsid w:val="00795DE2"/>
    <w:rsid w:val="007965E3"/>
    <w:rsid w:val="0079668F"/>
    <w:rsid w:val="0079747C"/>
    <w:rsid w:val="00797D11"/>
    <w:rsid w:val="007A016A"/>
    <w:rsid w:val="007A02E7"/>
    <w:rsid w:val="007A0F1E"/>
    <w:rsid w:val="007A11E8"/>
    <w:rsid w:val="007A23EB"/>
    <w:rsid w:val="007A388D"/>
    <w:rsid w:val="007A412D"/>
    <w:rsid w:val="007A51CB"/>
    <w:rsid w:val="007A537A"/>
    <w:rsid w:val="007A6003"/>
    <w:rsid w:val="007A60B9"/>
    <w:rsid w:val="007A698E"/>
    <w:rsid w:val="007A6C90"/>
    <w:rsid w:val="007A7A44"/>
    <w:rsid w:val="007A7B50"/>
    <w:rsid w:val="007B049C"/>
    <w:rsid w:val="007B0554"/>
    <w:rsid w:val="007B25E6"/>
    <w:rsid w:val="007B2E78"/>
    <w:rsid w:val="007B2E7C"/>
    <w:rsid w:val="007B316A"/>
    <w:rsid w:val="007B4AC3"/>
    <w:rsid w:val="007B4C0F"/>
    <w:rsid w:val="007B52D1"/>
    <w:rsid w:val="007B56D1"/>
    <w:rsid w:val="007B5E5D"/>
    <w:rsid w:val="007B61E7"/>
    <w:rsid w:val="007B62BA"/>
    <w:rsid w:val="007B70D4"/>
    <w:rsid w:val="007C0567"/>
    <w:rsid w:val="007C0D7D"/>
    <w:rsid w:val="007C2CD0"/>
    <w:rsid w:val="007C3411"/>
    <w:rsid w:val="007C36F4"/>
    <w:rsid w:val="007C3A7C"/>
    <w:rsid w:val="007C43CD"/>
    <w:rsid w:val="007C46B0"/>
    <w:rsid w:val="007C505E"/>
    <w:rsid w:val="007C52C8"/>
    <w:rsid w:val="007C6692"/>
    <w:rsid w:val="007C6714"/>
    <w:rsid w:val="007C7DBE"/>
    <w:rsid w:val="007D12CD"/>
    <w:rsid w:val="007D2123"/>
    <w:rsid w:val="007D2227"/>
    <w:rsid w:val="007D22AE"/>
    <w:rsid w:val="007D2C23"/>
    <w:rsid w:val="007D2F4D"/>
    <w:rsid w:val="007D3B97"/>
    <w:rsid w:val="007D3E56"/>
    <w:rsid w:val="007D4010"/>
    <w:rsid w:val="007D4D0E"/>
    <w:rsid w:val="007D560E"/>
    <w:rsid w:val="007D5635"/>
    <w:rsid w:val="007D5644"/>
    <w:rsid w:val="007D587B"/>
    <w:rsid w:val="007D5E3C"/>
    <w:rsid w:val="007D5F59"/>
    <w:rsid w:val="007D62BC"/>
    <w:rsid w:val="007D655D"/>
    <w:rsid w:val="007D670D"/>
    <w:rsid w:val="007D6E28"/>
    <w:rsid w:val="007D7198"/>
    <w:rsid w:val="007D739A"/>
    <w:rsid w:val="007E00BB"/>
    <w:rsid w:val="007E0737"/>
    <w:rsid w:val="007E0E13"/>
    <w:rsid w:val="007E11ED"/>
    <w:rsid w:val="007E1B8E"/>
    <w:rsid w:val="007E1DE1"/>
    <w:rsid w:val="007E1E6A"/>
    <w:rsid w:val="007E252A"/>
    <w:rsid w:val="007E28BA"/>
    <w:rsid w:val="007E2BED"/>
    <w:rsid w:val="007E32FB"/>
    <w:rsid w:val="007E3379"/>
    <w:rsid w:val="007E33DC"/>
    <w:rsid w:val="007E3CF9"/>
    <w:rsid w:val="007E412C"/>
    <w:rsid w:val="007E438B"/>
    <w:rsid w:val="007E48AE"/>
    <w:rsid w:val="007E4F89"/>
    <w:rsid w:val="007E5455"/>
    <w:rsid w:val="007E5A12"/>
    <w:rsid w:val="007E5AB3"/>
    <w:rsid w:val="007E6F58"/>
    <w:rsid w:val="007E7049"/>
    <w:rsid w:val="007E706A"/>
    <w:rsid w:val="007F0EFD"/>
    <w:rsid w:val="007F10FD"/>
    <w:rsid w:val="007F1246"/>
    <w:rsid w:val="007F1261"/>
    <w:rsid w:val="007F133E"/>
    <w:rsid w:val="007F154F"/>
    <w:rsid w:val="007F16A3"/>
    <w:rsid w:val="007F18CC"/>
    <w:rsid w:val="007F1D6A"/>
    <w:rsid w:val="007F263F"/>
    <w:rsid w:val="007F27CE"/>
    <w:rsid w:val="007F2BFF"/>
    <w:rsid w:val="007F3639"/>
    <w:rsid w:val="007F3E15"/>
    <w:rsid w:val="007F4061"/>
    <w:rsid w:val="007F4ED1"/>
    <w:rsid w:val="007F4FF0"/>
    <w:rsid w:val="007F589C"/>
    <w:rsid w:val="007F721E"/>
    <w:rsid w:val="008002A8"/>
    <w:rsid w:val="008004E8"/>
    <w:rsid w:val="00800848"/>
    <w:rsid w:val="0080146D"/>
    <w:rsid w:val="00803B3E"/>
    <w:rsid w:val="008044FD"/>
    <w:rsid w:val="00804590"/>
    <w:rsid w:val="00804F9E"/>
    <w:rsid w:val="00805042"/>
    <w:rsid w:val="00805392"/>
    <w:rsid w:val="0080641C"/>
    <w:rsid w:val="00806663"/>
    <w:rsid w:val="00806DED"/>
    <w:rsid w:val="008070C2"/>
    <w:rsid w:val="008076C8"/>
    <w:rsid w:val="00807B64"/>
    <w:rsid w:val="00810E0B"/>
    <w:rsid w:val="00811490"/>
    <w:rsid w:val="0081197A"/>
    <w:rsid w:val="00812B19"/>
    <w:rsid w:val="00812BB1"/>
    <w:rsid w:val="00812EEC"/>
    <w:rsid w:val="0081398E"/>
    <w:rsid w:val="00813FB9"/>
    <w:rsid w:val="00814012"/>
    <w:rsid w:val="008144DF"/>
    <w:rsid w:val="008149E0"/>
    <w:rsid w:val="00814E4C"/>
    <w:rsid w:val="00815411"/>
    <w:rsid w:val="00821A71"/>
    <w:rsid w:val="0082286B"/>
    <w:rsid w:val="00822ECD"/>
    <w:rsid w:val="00822F3B"/>
    <w:rsid w:val="008239C3"/>
    <w:rsid w:val="00823D75"/>
    <w:rsid w:val="008249B8"/>
    <w:rsid w:val="008253D8"/>
    <w:rsid w:val="0082546E"/>
    <w:rsid w:val="0082557C"/>
    <w:rsid w:val="0082567B"/>
    <w:rsid w:val="0082607D"/>
    <w:rsid w:val="008266E9"/>
    <w:rsid w:val="0082672A"/>
    <w:rsid w:val="00826B1D"/>
    <w:rsid w:val="008277D5"/>
    <w:rsid w:val="00830B65"/>
    <w:rsid w:val="00831F4C"/>
    <w:rsid w:val="008323C4"/>
    <w:rsid w:val="00832475"/>
    <w:rsid w:val="00832577"/>
    <w:rsid w:val="00832A4F"/>
    <w:rsid w:val="0083328B"/>
    <w:rsid w:val="00834405"/>
    <w:rsid w:val="008355BE"/>
    <w:rsid w:val="00835E11"/>
    <w:rsid w:val="008368B1"/>
    <w:rsid w:val="00837B42"/>
    <w:rsid w:val="00837E14"/>
    <w:rsid w:val="0084007D"/>
    <w:rsid w:val="008402E6"/>
    <w:rsid w:val="00840817"/>
    <w:rsid w:val="00843417"/>
    <w:rsid w:val="00843833"/>
    <w:rsid w:val="0084426E"/>
    <w:rsid w:val="00844C9B"/>
    <w:rsid w:val="00844FAB"/>
    <w:rsid w:val="0084603D"/>
    <w:rsid w:val="008475F9"/>
    <w:rsid w:val="0085056E"/>
    <w:rsid w:val="008516CD"/>
    <w:rsid w:val="008520E6"/>
    <w:rsid w:val="00852222"/>
    <w:rsid w:val="00853902"/>
    <w:rsid w:val="00853E58"/>
    <w:rsid w:val="0085411E"/>
    <w:rsid w:val="00854B28"/>
    <w:rsid w:val="00857496"/>
    <w:rsid w:val="00857497"/>
    <w:rsid w:val="00857593"/>
    <w:rsid w:val="00860237"/>
    <w:rsid w:val="008605F0"/>
    <w:rsid w:val="00860B7B"/>
    <w:rsid w:val="008610D2"/>
    <w:rsid w:val="00861C91"/>
    <w:rsid w:val="00861D68"/>
    <w:rsid w:val="00861FA5"/>
    <w:rsid w:val="00863595"/>
    <w:rsid w:val="00864AB7"/>
    <w:rsid w:val="00864BB5"/>
    <w:rsid w:val="00864FB0"/>
    <w:rsid w:val="00865D27"/>
    <w:rsid w:val="0086644C"/>
    <w:rsid w:val="00866506"/>
    <w:rsid w:val="0086751B"/>
    <w:rsid w:val="0086776A"/>
    <w:rsid w:val="00867DEB"/>
    <w:rsid w:val="00870475"/>
    <w:rsid w:val="00870CD7"/>
    <w:rsid w:val="0087105C"/>
    <w:rsid w:val="008715FA"/>
    <w:rsid w:val="00872386"/>
    <w:rsid w:val="008725EF"/>
    <w:rsid w:val="008728C1"/>
    <w:rsid w:val="008730A6"/>
    <w:rsid w:val="00873807"/>
    <w:rsid w:val="0087398E"/>
    <w:rsid w:val="00873EA9"/>
    <w:rsid w:val="00874F44"/>
    <w:rsid w:val="00875295"/>
    <w:rsid w:val="00875453"/>
    <w:rsid w:val="008764A6"/>
    <w:rsid w:val="008765E8"/>
    <w:rsid w:val="00876EE4"/>
    <w:rsid w:val="0087763A"/>
    <w:rsid w:val="00877F2F"/>
    <w:rsid w:val="00880580"/>
    <w:rsid w:val="00881777"/>
    <w:rsid w:val="00881EB3"/>
    <w:rsid w:val="00881FEB"/>
    <w:rsid w:val="008824AF"/>
    <w:rsid w:val="0088278A"/>
    <w:rsid w:val="0088370B"/>
    <w:rsid w:val="00883F9B"/>
    <w:rsid w:val="00884094"/>
    <w:rsid w:val="008846C1"/>
    <w:rsid w:val="00884C99"/>
    <w:rsid w:val="00884F06"/>
    <w:rsid w:val="00885067"/>
    <w:rsid w:val="008857CC"/>
    <w:rsid w:val="008859BA"/>
    <w:rsid w:val="00885F64"/>
    <w:rsid w:val="008868E1"/>
    <w:rsid w:val="00886B09"/>
    <w:rsid w:val="00886D5C"/>
    <w:rsid w:val="0088751B"/>
    <w:rsid w:val="0088764C"/>
    <w:rsid w:val="0089084E"/>
    <w:rsid w:val="00890A8D"/>
    <w:rsid w:val="008912C5"/>
    <w:rsid w:val="00891CB3"/>
    <w:rsid w:val="008933C2"/>
    <w:rsid w:val="00894224"/>
    <w:rsid w:val="00894B8E"/>
    <w:rsid w:val="00895A88"/>
    <w:rsid w:val="00895B0B"/>
    <w:rsid w:val="00896BA1"/>
    <w:rsid w:val="00897B8A"/>
    <w:rsid w:val="008A0114"/>
    <w:rsid w:val="008A14D3"/>
    <w:rsid w:val="008A212D"/>
    <w:rsid w:val="008A243F"/>
    <w:rsid w:val="008A26A3"/>
    <w:rsid w:val="008A2BDC"/>
    <w:rsid w:val="008A3E62"/>
    <w:rsid w:val="008A4314"/>
    <w:rsid w:val="008A4D4D"/>
    <w:rsid w:val="008A6B3F"/>
    <w:rsid w:val="008A6EDB"/>
    <w:rsid w:val="008A7470"/>
    <w:rsid w:val="008B0425"/>
    <w:rsid w:val="008B04FE"/>
    <w:rsid w:val="008B054E"/>
    <w:rsid w:val="008B08F7"/>
    <w:rsid w:val="008B0E57"/>
    <w:rsid w:val="008B1277"/>
    <w:rsid w:val="008B195C"/>
    <w:rsid w:val="008B1B76"/>
    <w:rsid w:val="008B362A"/>
    <w:rsid w:val="008B3A3B"/>
    <w:rsid w:val="008B3D02"/>
    <w:rsid w:val="008B3D4A"/>
    <w:rsid w:val="008B4E24"/>
    <w:rsid w:val="008B6D12"/>
    <w:rsid w:val="008B7353"/>
    <w:rsid w:val="008B75C9"/>
    <w:rsid w:val="008B7AE3"/>
    <w:rsid w:val="008C0077"/>
    <w:rsid w:val="008C2428"/>
    <w:rsid w:val="008C2E65"/>
    <w:rsid w:val="008C41C8"/>
    <w:rsid w:val="008C4C96"/>
    <w:rsid w:val="008C4CB1"/>
    <w:rsid w:val="008C50DF"/>
    <w:rsid w:val="008C54D2"/>
    <w:rsid w:val="008C5598"/>
    <w:rsid w:val="008C6735"/>
    <w:rsid w:val="008C685F"/>
    <w:rsid w:val="008C6C20"/>
    <w:rsid w:val="008C7DCE"/>
    <w:rsid w:val="008D0C58"/>
    <w:rsid w:val="008D0CFA"/>
    <w:rsid w:val="008D12BC"/>
    <w:rsid w:val="008D1418"/>
    <w:rsid w:val="008D2288"/>
    <w:rsid w:val="008D250B"/>
    <w:rsid w:val="008D2EF6"/>
    <w:rsid w:val="008D3BC8"/>
    <w:rsid w:val="008D3D16"/>
    <w:rsid w:val="008D3DAC"/>
    <w:rsid w:val="008D43A4"/>
    <w:rsid w:val="008D45E6"/>
    <w:rsid w:val="008D53EB"/>
    <w:rsid w:val="008D753D"/>
    <w:rsid w:val="008E1323"/>
    <w:rsid w:val="008E15A9"/>
    <w:rsid w:val="008E1B68"/>
    <w:rsid w:val="008E37FD"/>
    <w:rsid w:val="008E4356"/>
    <w:rsid w:val="008E44A2"/>
    <w:rsid w:val="008E55DD"/>
    <w:rsid w:val="008E5A99"/>
    <w:rsid w:val="008E5B22"/>
    <w:rsid w:val="008E5CA3"/>
    <w:rsid w:val="008E5F4E"/>
    <w:rsid w:val="008E633E"/>
    <w:rsid w:val="008E680B"/>
    <w:rsid w:val="008E6929"/>
    <w:rsid w:val="008E6FFB"/>
    <w:rsid w:val="008E7C1F"/>
    <w:rsid w:val="008F0263"/>
    <w:rsid w:val="008F0A93"/>
    <w:rsid w:val="008F1C4A"/>
    <w:rsid w:val="008F27E3"/>
    <w:rsid w:val="008F337B"/>
    <w:rsid w:val="008F36FA"/>
    <w:rsid w:val="008F3CEF"/>
    <w:rsid w:val="008F465C"/>
    <w:rsid w:val="008F49FE"/>
    <w:rsid w:val="008F7180"/>
    <w:rsid w:val="008F71FA"/>
    <w:rsid w:val="008F7611"/>
    <w:rsid w:val="0090097B"/>
    <w:rsid w:val="00900C61"/>
    <w:rsid w:val="0090178E"/>
    <w:rsid w:val="0090212B"/>
    <w:rsid w:val="00902446"/>
    <w:rsid w:val="009027D3"/>
    <w:rsid w:val="0090399A"/>
    <w:rsid w:val="00903BA8"/>
    <w:rsid w:val="00903E6B"/>
    <w:rsid w:val="0090426F"/>
    <w:rsid w:val="009044C5"/>
    <w:rsid w:val="00904C89"/>
    <w:rsid w:val="00905086"/>
    <w:rsid w:val="009057DF"/>
    <w:rsid w:val="0090598B"/>
    <w:rsid w:val="00905F41"/>
    <w:rsid w:val="00906B59"/>
    <w:rsid w:val="00906E14"/>
    <w:rsid w:val="00907B41"/>
    <w:rsid w:val="009102E5"/>
    <w:rsid w:val="00910A68"/>
    <w:rsid w:val="009113F8"/>
    <w:rsid w:val="00912C6D"/>
    <w:rsid w:val="0091304D"/>
    <w:rsid w:val="00914EBB"/>
    <w:rsid w:val="00916712"/>
    <w:rsid w:val="00916D89"/>
    <w:rsid w:val="009175D8"/>
    <w:rsid w:val="009206FE"/>
    <w:rsid w:val="00921D57"/>
    <w:rsid w:val="009232F6"/>
    <w:rsid w:val="009246F5"/>
    <w:rsid w:val="00925193"/>
    <w:rsid w:val="00925522"/>
    <w:rsid w:val="00925CDE"/>
    <w:rsid w:val="00927197"/>
    <w:rsid w:val="009277F1"/>
    <w:rsid w:val="00927954"/>
    <w:rsid w:val="00930524"/>
    <w:rsid w:val="009311DC"/>
    <w:rsid w:val="00931805"/>
    <w:rsid w:val="009318BE"/>
    <w:rsid w:val="00931BC7"/>
    <w:rsid w:val="00933B81"/>
    <w:rsid w:val="009372E0"/>
    <w:rsid w:val="00937AA2"/>
    <w:rsid w:val="009403F4"/>
    <w:rsid w:val="009439F9"/>
    <w:rsid w:val="00944F02"/>
    <w:rsid w:val="00946326"/>
    <w:rsid w:val="00946CB1"/>
    <w:rsid w:val="00950342"/>
    <w:rsid w:val="00950639"/>
    <w:rsid w:val="00953C52"/>
    <w:rsid w:val="009549D6"/>
    <w:rsid w:val="00954CA2"/>
    <w:rsid w:val="00954DC3"/>
    <w:rsid w:val="00954E61"/>
    <w:rsid w:val="00955122"/>
    <w:rsid w:val="009554FE"/>
    <w:rsid w:val="00955BE7"/>
    <w:rsid w:val="00955C4F"/>
    <w:rsid w:val="009560EE"/>
    <w:rsid w:val="00956365"/>
    <w:rsid w:val="00956C92"/>
    <w:rsid w:val="00960266"/>
    <w:rsid w:val="00960A86"/>
    <w:rsid w:val="00962A76"/>
    <w:rsid w:val="00963774"/>
    <w:rsid w:val="00964284"/>
    <w:rsid w:val="009645C1"/>
    <w:rsid w:val="00965006"/>
    <w:rsid w:val="009657B1"/>
    <w:rsid w:val="00966937"/>
    <w:rsid w:val="00966F8A"/>
    <w:rsid w:val="0097010F"/>
    <w:rsid w:val="0097042F"/>
    <w:rsid w:val="00970854"/>
    <w:rsid w:val="00970DD4"/>
    <w:rsid w:val="00971799"/>
    <w:rsid w:val="00971DAE"/>
    <w:rsid w:val="00973AB5"/>
    <w:rsid w:val="00974A12"/>
    <w:rsid w:val="00974BE1"/>
    <w:rsid w:val="0097524B"/>
    <w:rsid w:val="00975B18"/>
    <w:rsid w:val="00975FF8"/>
    <w:rsid w:val="009767A3"/>
    <w:rsid w:val="00976E1A"/>
    <w:rsid w:val="009829CE"/>
    <w:rsid w:val="009834BF"/>
    <w:rsid w:val="00983517"/>
    <w:rsid w:val="00983952"/>
    <w:rsid w:val="00984902"/>
    <w:rsid w:val="009852D3"/>
    <w:rsid w:val="00986D81"/>
    <w:rsid w:val="0098726A"/>
    <w:rsid w:val="00987BB7"/>
    <w:rsid w:val="00991630"/>
    <w:rsid w:val="00991FF2"/>
    <w:rsid w:val="0099203F"/>
    <w:rsid w:val="0099275C"/>
    <w:rsid w:val="00992F0A"/>
    <w:rsid w:val="00993E85"/>
    <w:rsid w:val="00994055"/>
    <w:rsid w:val="0099481B"/>
    <w:rsid w:val="0099492F"/>
    <w:rsid w:val="0099544C"/>
    <w:rsid w:val="0099618A"/>
    <w:rsid w:val="009979F7"/>
    <w:rsid w:val="00997CF4"/>
    <w:rsid w:val="009A036A"/>
    <w:rsid w:val="009A0419"/>
    <w:rsid w:val="009A087C"/>
    <w:rsid w:val="009A1440"/>
    <w:rsid w:val="009A14E4"/>
    <w:rsid w:val="009A18D9"/>
    <w:rsid w:val="009A1A0E"/>
    <w:rsid w:val="009A2320"/>
    <w:rsid w:val="009A2C95"/>
    <w:rsid w:val="009A3198"/>
    <w:rsid w:val="009A3C13"/>
    <w:rsid w:val="009A3DF4"/>
    <w:rsid w:val="009A5053"/>
    <w:rsid w:val="009A5260"/>
    <w:rsid w:val="009A602A"/>
    <w:rsid w:val="009A621C"/>
    <w:rsid w:val="009A65A6"/>
    <w:rsid w:val="009A68E2"/>
    <w:rsid w:val="009A6914"/>
    <w:rsid w:val="009A7FF3"/>
    <w:rsid w:val="009B0BF3"/>
    <w:rsid w:val="009B2817"/>
    <w:rsid w:val="009B2DC8"/>
    <w:rsid w:val="009B452A"/>
    <w:rsid w:val="009B45A5"/>
    <w:rsid w:val="009B4CF0"/>
    <w:rsid w:val="009B5570"/>
    <w:rsid w:val="009B56EC"/>
    <w:rsid w:val="009B5B31"/>
    <w:rsid w:val="009B6ACB"/>
    <w:rsid w:val="009B71F2"/>
    <w:rsid w:val="009B7258"/>
    <w:rsid w:val="009B7FD7"/>
    <w:rsid w:val="009C0018"/>
    <w:rsid w:val="009C11F3"/>
    <w:rsid w:val="009C1323"/>
    <w:rsid w:val="009C1721"/>
    <w:rsid w:val="009C18B9"/>
    <w:rsid w:val="009C2133"/>
    <w:rsid w:val="009C30E1"/>
    <w:rsid w:val="009C3A7A"/>
    <w:rsid w:val="009C3D84"/>
    <w:rsid w:val="009C4509"/>
    <w:rsid w:val="009C4534"/>
    <w:rsid w:val="009C48FA"/>
    <w:rsid w:val="009C5F15"/>
    <w:rsid w:val="009C6755"/>
    <w:rsid w:val="009C6994"/>
    <w:rsid w:val="009C6BB1"/>
    <w:rsid w:val="009D00A1"/>
    <w:rsid w:val="009D0297"/>
    <w:rsid w:val="009D120B"/>
    <w:rsid w:val="009D2890"/>
    <w:rsid w:val="009D34BE"/>
    <w:rsid w:val="009D3920"/>
    <w:rsid w:val="009D3EF1"/>
    <w:rsid w:val="009D3FAF"/>
    <w:rsid w:val="009D44D2"/>
    <w:rsid w:val="009D4E79"/>
    <w:rsid w:val="009D619D"/>
    <w:rsid w:val="009D61FE"/>
    <w:rsid w:val="009D6486"/>
    <w:rsid w:val="009D6A1C"/>
    <w:rsid w:val="009D7769"/>
    <w:rsid w:val="009D79DE"/>
    <w:rsid w:val="009E0215"/>
    <w:rsid w:val="009E18E2"/>
    <w:rsid w:val="009E221D"/>
    <w:rsid w:val="009E23D8"/>
    <w:rsid w:val="009E245B"/>
    <w:rsid w:val="009E2655"/>
    <w:rsid w:val="009E2A74"/>
    <w:rsid w:val="009E334A"/>
    <w:rsid w:val="009E38BD"/>
    <w:rsid w:val="009E3E6F"/>
    <w:rsid w:val="009E44F1"/>
    <w:rsid w:val="009E5270"/>
    <w:rsid w:val="009E5C58"/>
    <w:rsid w:val="009E5FA1"/>
    <w:rsid w:val="009E6275"/>
    <w:rsid w:val="009E6CFA"/>
    <w:rsid w:val="009E6ED2"/>
    <w:rsid w:val="009F06E4"/>
    <w:rsid w:val="009F06EB"/>
    <w:rsid w:val="009F2007"/>
    <w:rsid w:val="009F23EB"/>
    <w:rsid w:val="009F26A6"/>
    <w:rsid w:val="009F2D54"/>
    <w:rsid w:val="009F3004"/>
    <w:rsid w:val="009F30B6"/>
    <w:rsid w:val="009F66A6"/>
    <w:rsid w:val="009F7483"/>
    <w:rsid w:val="009F7A79"/>
    <w:rsid w:val="009F7EB0"/>
    <w:rsid w:val="00A00612"/>
    <w:rsid w:val="00A00796"/>
    <w:rsid w:val="00A01696"/>
    <w:rsid w:val="00A0221B"/>
    <w:rsid w:val="00A0257E"/>
    <w:rsid w:val="00A025D5"/>
    <w:rsid w:val="00A03567"/>
    <w:rsid w:val="00A03E1C"/>
    <w:rsid w:val="00A03FAB"/>
    <w:rsid w:val="00A0484E"/>
    <w:rsid w:val="00A04BED"/>
    <w:rsid w:val="00A05631"/>
    <w:rsid w:val="00A05B56"/>
    <w:rsid w:val="00A06452"/>
    <w:rsid w:val="00A06CBB"/>
    <w:rsid w:val="00A07EB2"/>
    <w:rsid w:val="00A10070"/>
    <w:rsid w:val="00A10CCE"/>
    <w:rsid w:val="00A11370"/>
    <w:rsid w:val="00A121FB"/>
    <w:rsid w:val="00A12203"/>
    <w:rsid w:val="00A12D03"/>
    <w:rsid w:val="00A12E09"/>
    <w:rsid w:val="00A135CC"/>
    <w:rsid w:val="00A13AFD"/>
    <w:rsid w:val="00A1469F"/>
    <w:rsid w:val="00A146EF"/>
    <w:rsid w:val="00A15DAF"/>
    <w:rsid w:val="00A15DC8"/>
    <w:rsid w:val="00A15E81"/>
    <w:rsid w:val="00A162B4"/>
    <w:rsid w:val="00A168D6"/>
    <w:rsid w:val="00A16C4A"/>
    <w:rsid w:val="00A17435"/>
    <w:rsid w:val="00A176EA"/>
    <w:rsid w:val="00A17942"/>
    <w:rsid w:val="00A17DE2"/>
    <w:rsid w:val="00A209D9"/>
    <w:rsid w:val="00A2184D"/>
    <w:rsid w:val="00A219C1"/>
    <w:rsid w:val="00A21E8C"/>
    <w:rsid w:val="00A2365B"/>
    <w:rsid w:val="00A23ED8"/>
    <w:rsid w:val="00A252AC"/>
    <w:rsid w:val="00A258F4"/>
    <w:rsid w:val="00A25BF0"/>
    <w:rsid w:val="00A26C61"/>
    <w:rsid w:val="00A26E7F"/>
    <w:rsid w:val="00A2750B"/>
    <w:rsid w:val="00A30981"/>
    <w:rsid w:val="00A32366"/>
    <w:rsid w:val="00A3360D"/>
    <w:rsid w:val="00A34EF1"/>
    <w:rsid w:val="00A3718A"/>
    <w:rsid w:val="00A40D7F"/>
    <w:rsid w:val="00A41B96"/>
    <w:rsid w:val="00A424D5"/>
    <w:rsid w:val="00A43513"/>
    <w:rsid w:val="00A4353C"/>
    <w:rsid w:val="00A45341"/>
    <w:rsid w:val="00A45B71"/>
    <w:rsid w:val="00A46AFA"/>
    <w:rsid w:val="00A474B1"/>
    <w:rsid w:val="00A47B83"/>
    <w:rsid w:val="00A5021B"/>
    <w:rsid w:val="00A509DE"/>
    <w:rsid w:val="00A50F1A"/>
    <w:rsid w:val="00A50FF1"/>
    <w:rsid w:val="00A51022"/>
    <w:rsid w:val="00A510E9"/>
    <w:rsid w:val="00A51365"/>
    <w:rsid w:val="00A51723"/>
    <w:rsid w:val="00A5173E"/>
    <w:rsid w:val="00A51DAC"/>
    <w:rsid w:val="00A524C4"/>
    <w:rsid w:val="00A53C21"/>
    <w:rsid w:val="00A53E35"/>
    <w:rsid w:val="00A53EFC"/>
    <w:rsid w:val="00A542C2"/>
    <w:rsid w:val="00A54CBD"/>
    <w:rsid w:val="00A54ED0"/>
    <w:rsid w:val="00A555E8"/>
    <w:rsid w:val="00A55CF9"/>
    <w:rsid w:val="00A5626F"/>
    <w:rsid w:val="00A56464"/>
    <w:rsid w:val="00A57050"/>
    <w:rsid w:val="00A57D0F"/>
    <w:rsid w:val="00A60E6F"/>
    <w:rsid w:val="00A60F40"/>
    <w:rsid w:val="00A61244"/>
    <w:rsid w:val="00A61B20"/>
    <w:rsid w:val="00A61C70"/>
    <w:rsid w:val="00A625E2"/>
    <w:rsid w:val="00A634B5"/>
    <w:rsid w:val="00A65380"/>
    <w:rsid w:val="00A65ADF"/>
    <w:rsid w:val="00A65ECE"/>
    <w:rsid w:val="00A6620D"/>
    <w:rsid w:val="00A67566"/>
    <w:rsid w:val="00A7043A"/>
    <w:rsid w:val="00A7069A"/>
    <w:rsid w:val="00A723D3"/>
    <w:rsid w:val="00A72E13"/>
    <w:rsid w:val="00A72FE0"/>
    <w:rsid w:val="00A73706"/>
    <w:rsid w:val="00A73CCE"/>
    <w:rsid w:val="00A73DEC"/>
    <w:rsid w:val="00A744BD"/>
    <w:rsid w:val="00A752E7"/>
    <w:rsid w:val="00A7532B"/>
    <w:rsid w:val="00A75519"/>
    <w:rsid w:val="00A756AC"/>
    <w:rsid w:val="00A75926"/>
    <w:rsid w:val="00A75FB2"/>
    <w:rsid w:val="00A76219"/>
    <w:rsid w:val="00A76445"/>
    <w:rsid w:val="00A7719E"/>
    <w:rsid w:val="00A77819"/>
    <w:rsid w:val="00A80573"/>
    <w:rsid w:val="00A81603"/>
    <w:rsid w:val="00A81AFC"/>
    <w:rsid w:val="00A82200"/>
    <w:rsid w:val="00A83861"/>
    <w:rsid w:val="00A83C2E"/>
    <w:rsid w:val="00A84209"/>
    <w:rsid w:val="00A8471E"/>
    <w:rsid w:val="00A8511E"/>
    <w:rsid w:val="00A8627B"/>
    <w:rsid w:val="00A86F1D"/>
    <w:rsid w:val="00A90563"/>
    <w:rsid w:val="00A924BC"/>
    <w:rsid w:val="00A93697"/>
    <w:rsid w:val="00A9425E"/>
    <w:rsid w:val="00A946BA"/>
    <w:rsid w:val="00A948A6"/>
    <w:rsid w:val="00A9519F"/>
    <w:rsid w:val="00A962E4"/>
    <w:rsid w:val="00A97460"/>
    <w:rsid w:val="00A9747A"/>
    <w:rsid w:val="00A97805"/>
    <w:rsid w:val="00AA0659"/>
    <w:rsid w:val="00AA130E"/>
    <w:rsid w:val="00AA1940"/>
    <w:rsid w:val="00AA1A50"/>
    <w:rsid w:val="00AA1DB8"/>
    <w:rsid w:val="00AA1F27"/>
    <w:rsid w:val="00AA203C"/>
    <w:rsid w:val="00AA2CCA"/>
    <w:rsid w:val="00AA2D9C"/>
    <w:rsid w:val="00AA44AE"/>
    <w:rsid w:val="00AA6712"/>
    <w:rsid w:val="00AA785B"/>
    <w:rsid w:val="00AB012E"/>
    <w:rsid w:val="00AB245C"/>
    <w:rsid w:val="00AB2587"/>
    <w:rsid w:val="00AB258E"/>
    <w:rsid w:val="00AB2B08"/>
    <w:rsid w:val="00AB4D3F"/>
    <w:rsid w:val="00AB4F28"/>
    <w:rsid w:val="00AB5A56"/>
    <w:rsid w:val="00AB636C"/>
    <w:rsid w:val="00AB71B7"/>
    <w:rsid w:val="00AB750D"/>
    <w:rsid w:val="00AC02A3"/>
    <w:rsid w:val="00AC0BC3"/>
    <w:rsid w:val="00AC1563"/>
    <w:rsid w:val="00AC1C92"/>
    <w:rsid w:val="00AC1D5F"/>
    <w:rsid w:val="00AC1E2E"/>
    <w:rsid w:val="00AC1F75"/>
    <w:rsid w:val="00AC29CE"/>
    <w:rsid w:val="00AC2F86"/>
    <w:rsid w:val="00AC336C"/>
    <w:rsid w:val="00AC34D4"/>
    <w:rsid w:val="00AC3BB4"/>
    <w:rsid w:val="00AC3F84"/>
    <w:rsid w:val="00AC445B"/>
    <w:rsid w:val="00AC4516"/>
    <w:rsid w:val="00AC5624"/>
    <w:rsid w:val="00AC584E"/>
    <w:rsid w:val="00AC5DF3"/>
    <w:rsid w:val="00AC5FBA"/>
    <w:rsid w:val="00AC632A"/>
    <w:rsid w:val="00AD0C9E"/>
    <w:rsid w:val="00AD14F2"/>
    <w:rsid w:val="00AD1E71"/>
    <w:rsid w:val="00AD2897"/>
    <w:rsid w:val="00AD3165"/>
    <w:rsid w:val="00AD348F"/>
    <w:rsid w:val="00AD4544"/>
    <w:rsid w:val="00AD459F"/>
    <w:rsid w:val="00AD568F"/>
    <w:rsid w:val="00AD5BBD"/>
    <w:rsid w:val="00AD5F72"/>
    <w:rsid w:val="00AD6D3B"/>
    <w:rsid w:val="00AD733D"/>
    <w:rsid w:val="00AE0E84"/>
    <w:rsid w:val="00AE12EA"/>
    <w:rsid w:val="00AE1660"/>
    <w:rsid w:val="00AE2462"/>
    <w:rsid w:val="00AE2D63"/>
    <w:rsid w:val="00AE300F"/>
    <w:rsid w:val="00AE3AB7"/>
    <w:rsid w:val="00AE43A7"/>
    <w:rsid w:val="00AE506D"/>
    <w:rsid w:val="00AE5561"/>
    <w:rsid w:val="00AE6065"/>
    <w:rsid w:val="00AE78CB"/>
    <w:rsid w:val="00AE78E4"/>
    <w:rsid w:val="00AE7AA6"/>
    <w:rsid w:val="00AF068F"/>
    <w:rsid w:val="00AF0B32"/>
    <w:rsid w:val="00AF26B1"/>
    <w:rsid w:val="00AF280D"/>
    <w:rsid w:val="00AF3091"/>
    <w:rsid w:val="00AF4079"/>
    <w:rsid w:val="00AF41A8"/>
    <w:rsid w:val="00AF439E"/>
    <w:rsid w:val="00AF4738"/>
    <w:rsid w:val="00AF5057"/>
    <w:rsid w:val="00AF5242"/>
    <w:rsid w:val="00AF5394"/>
    <w:rsid w:val="00AF5820"/>
    <w:rsid w:val="00AF60EA"/>
    <w:rsid w:val="00AF67F2"/>
    <w:rsid w:val="00AF6E9A"/>
    <w:rsid w:val="00AF706B"/>
    <w:rsid w:val="00AF7F42"/>
    <w:rsid w:val="00B00373"/>
    <w:rsid w:val="00B0069F"/>
    <w:rsid w:val="00B008F3"/>
    <w:rsid w:val="00B00BAD"/>
    <w:rsid w:val="00B03436"/>
    <w:rsid w:val="00B03F98"/>
    <w:rsid w:val="00B04941"/>
    <w:rsid w:val="00B04FEE"/>
    <w:rsid w:val="00B052B1"/>
    <w:rsid w:val="00B06A12"/>
    <w:rsid w:val="00B06BA0"/>
    <w:rsid w:val="00B06EEB"/>
    <w:rsid w:val="00B10018"/>
    <w:rsid w:val="00B10A6E"/>
    <w:rsid w:val="00B10E56"/>
    <w:rsid w:val="00B117AB"/>
    <w:rsid w:val="00B11C25"/>
    <w:rsid w:val="00B11CE0"/>
    <w:rsid w:val="00B11EAB"/>
    <w:rsid w:val="00B127CB"/>
    <w:rsid w:val="00B129FF"/>
    <w:rsid w:val="00B12CD4"/>
    <w:rsid w:val="00B13101"/>
    <w:rsid w:val="00B13ECF"/>
    <w:rsid w:val="00B14704"/>
    <w:rsid w:val="00B14773"/>
    <w:rsid w:val="00B1606B"/>
    <w:rsid w:val="00B162B2"/>
    <w:rsid w:val="00B169F7"/>
    <w:rsid w:val="00B2076F"/>
    <w:rsid w:val="00B20DA9"/>
    <w:rsid w:val="00B2149B"/>
    <w:rsid w:val="00B21521"/>
    <w:rsid w:val="00B21568"/>
    <w:rsid w:val="00B23206"/>
    <w:rsid w:val="00B24314"/>
    <w:rsid w:val="00B24B35"/>
    <w:rsid w:val="00B267BB"/>
    <w:rsid w:val="00B26CA8"/>
    <w:rsid w:val="00B27541"/>
    <w:rsid w:val="00B30195"/>
    <w:rsid w:val="00B30C62"/>
    <w:rsid w:val="00B31017"/>
    <w:rsid w:val="00B311AD"/>
    <w:rsid w:val="00B318AA"/>
    <w:rsid w:val="00B32D2C"/>
    <w:rsid w:val="00B332A0"/>
    <w:rsid w:val="00B34533"/>
    <w:rsid w:val="00B34D9F"/>
    <w:rsid w:val="00B35052"/>
    <w:rsid w:val="00B35387"/>
    <w:rsid w:val="00B361B8"/>
    <w:rsid w:val="00B3645E"/>
    <w:rsid w:val="00B36EF1"/>
    <w:rsid w:val="00B37120"/>
    <w:rsid w:val="00B3739F"/>
    <w:rsid w:val="00B4033E"/>
    <w:rsid w:val="00B40384"/>
    <w:rsid w:val="00B405F4"/>
    <w:rsid w:val="00B40910"/>
    <w:rsid w:val="00B40938"/>
    <w:rsid w:val="00B40A3F"/>
    <w:rsid w:val="00B412B2"/>
    <w:rsid w:val="00B42698"/>
    <w:rsid w:val="00B429DB"/>
    <w:rsid w:val="00B43162"/>
    <w:rsid w:val="00B437B8"/>
    <w:rsid w:val="00B44ADD"/>
    <w:rsid w:val="00B44B9F"/>
    <w:rsid w:val="00B44F3A"/>
    <w:rsid w:val="00B44F47"/>
    <w:rsid w:val="00B45405"/>
    <w:rsid w:val="00B4668B"/>
    <w:rsid w:val="00B47B13"/>
    <w:rsid w:val="00B500E4"/>
    <w:rsid w:val="00B5019F"/>
    <w:rsid w:val="00B50D6E"/>
    <w:rsid w:val="00B51A58"/>
    <w:rsid w:val="00B52224"/>
    <w:rsid w:val="00B52471"/>
    <w:rsid w:val="00B52A3A"/>
    <w:rsid w:val="00B52CEB"/>
    <w:rsid w:val="00B53084"/>
    <w:rsid w:val="00B535A0"/>
    <w:rsid w:val="00B536CA"/>
    <w:rsid w:val="00B536DB"/>
    <w:rsid w:val="00B5427D"/>
    <w:rsid w:val="00B551A9"/>
    <w:rsid w:val="00B556A9"/>
    <w:rsid w:val="00B5590F"/>
    <w:rsid w:val="00B55F46"/>
    <w:rsid w:val="00B568CC"/>
    <w:rsid w:val="00B603BE"/>
    <w:rsid w:val="00B60E05"/>
    <w:rsid w:val="00B61CDC"/>
    <w:rsid w:val="00B620A0"/>
    <w:rsid w:val="00B629A2"/>
    <w:rsid w:val="00B62C1C"/>
    <w:rsid w:val="00B6484C"/>
    <w:rsid w:val="00B64B04"/>
    <w:rsid w:val="00B65D10"/>
    <w:rsid w:val="00B66638"/>
    <w:rsid w:val="00B671C6"/>
    <w:rsid w:val="00B67A70"/>
    <w:rsid w:val="00B67C5B"/>
    <w:rsid w:val="00B706D6"/>
    <w:rsid w:val="00B70B67"/>
    <w:rsid w:val="00B70DB9"/>
    <w:rsid w:val="00B71839"/>
    <w:rsid w:val="00B71AB8"/>
    <w:rsid w:val="00B72484"/>
    <w:rsid w:val="00B72A52"/>
    <w:rsid w:val="00B730CE"/>
    <w:rsid w:val="00B73189"/>
    <w:rsid w:val="00B746B4"/>
    <w:rsid w:val="00B74925"/>
    <w:rsid w:val="00B75720"/>
    <w:rsid w:val="00B76BA9"/>
    <w:rsid w:val="00B77029"/>
    <w:rsid w:val="00B77E46"/>
    <w:rsid w:val="00B807E8"/>
    <w:rsid w:val="00B81B40"/>
    <w:rsid w:val="00B81D69"/>
    <w:rsid w:val="00B8240C"/>
    <w:rsid w:val="00B826CD"/>
    <w:rsid w:val="00B82EC3"/>
    <w:rsid w:val="00B8437B"/>
    <w:rsid w:val="00B84793"/>
    <w:rsid w:val="00B85511"/>
    <w:rsid w:val="00B855C1"/>
    <w:rsid w:val="00B864DE"/>
    <w:rsid w:val="00B86C96"/>
    <w:rsid w:val="00B86DD5"/>
    <w:rsid w:val="00B872D1"/>
    <w:rsid w:val="00B87E57"/>
    <w:rsid w:val="00B90268"/>
    <w:rsid w:val="00B90B75"/>
    <w:rsid w:val="00B90C82"/>
    <w:rsid w:val="00B9499D"/>
    <w:rsid w:val="00B95558"/>
    <w:rsid w:val="00B95668"/>
    <w:rsid w:val="00B963B1"/>
    <w:rsid w:val="00B965D0"/>
    <w:rsid w:val="00B96703"/>
    <w:rsid w:val="00B96F98"/>
    <w:rsid w:val="00B9745F"/>
    <w:rsid w:val="00B97742"/>
    <w:rsid w:val="00B97B10"/>
    <w:rsid w:val="00BA0533"/>
    <w:rsid w:val="00BA094B"/>
    <w:rsid w:val="00BA1E76"/>
    <w:rsid w:val="00BA2127"/>
    <w:rsid w:val="00BA2179"/>
    <w:rsid w:val="00BA2F3C"/>
    <w:rsid w:val="00BA4199"/>
    <w:rsid w:val="00BA45FB"/>
    <w:rsid w:val="00BA4AA9"/>
    <w:rsid w:val="00BA4CFE"/>
    <w:rsid w:val="00BA4F2C"/>
    <w:rsid w:val="00BA5DE3"/>
    <w:rsid w:val="00BA5DFB"/>
    <w:rsid w:val="00BA79CC"/>
    <w:rsid w:val="00BA7A4A"/>
    <w:rsid w:val="00BA7DE0"/>
    <w:rsid w:val="00BB03EB"/>
    <w:rsid w:val="00BB100A"/>
    <w:rsid w:val="00BB12BA"/>
    <w:rsid w:val="00BB1ADF"/>
    <w:rsid w:val="00BB24CD"/>
    <w:rsid w:val="00BB2AFB"/>
    <w:rsid w:val="00BB2C36"/>
    <w:rsid w:val="00BB339B"/>
    <w:rsid w:val="00BB4392"/>
    <w:rsid w:val="00BB49F9"/>
    <w:rsid w:val="00BB5633"/>
    <w:rsid w:val="00BB590B"/>
    <w:rsid w:val="00BB644E"/>
    <w:rsid w:val="00BB7C7A"/>
    <w:rsid w:val="00BB7F26"/>
    <w:rsid w:val="00BC031B"/>
    <w:rsid w:val="00BC0375"/>
    <w:rsid w:val="00BC0998"/>
    <w:rsid w:val="00BC09FA"/>
    <w:rsid w:val="00BC0DFB"/>
    <w:rsid w:val="00BC21AB"/>
    <w:rsid w:val="00BC256C"/>
    <w:rsid w:val="00BC2A41"/>
    <w:rsid w:val="00BC2D27"/>
    <w:rsid w:val="00BC676E"/>
    <w:rsid w:val="00BC68EA"/>
    <w:rsid w:val="00BC6B90"/>
    <w:rsid w:val="00BC7656"/>
    <w:rsid w:val="00BD04FE"/>
    <w:rsid w:val="00BD070A"/>
    <w:rsid w:val="00BD0F8E"/>
    <w:rsid w:val="00BD2EDE"/>
    <w:rsid w:val="00BD4D26"/>
    <w:rsid w:val="00BD5507"/>
    <w:rsid w:val="00BD56BC"/>
    <w:rsid w:val="00BD5C6C"/>
    <w:rsid w:val="00BD6302"/>
    <w:rsid w:val="00BD66C1"/>
    <w:rsid w:val="00BD6B85"/>
    <w:rsid w:val="00BD73BB"/>
    <w:rsid w:val="00BD7AD2"/>
    <w:rsid w:val="00BD7E9D"/>
    <w:rsid w:val="00BE116C"/>
    <w:rsid w:val="00BE1C6B"/>
    <w:rsid w:val="00BE220C"/>
    <w:rsid w:val="00BE37FF"/>
    <w:rsid w:val="00BE3ADA"/>
    <w:rsid w:val="00BE4FB7"/>
    <w:rsid w:val="00BE62E9"/>
    <w:rsid w:val="00BE6DD2"/>
    <w:rsid w:val="00BE786F"/>
    <w:rsid w:val="00BF0000"/>
    <w:rsid w:val="00BF0563"/>
    <w:rsid w:val="00BF0DFF"/>
    <w:rsid w:val="00BF1232"/>
    <w:rsid w:val="00BF142E"/>
    <w:rsid w:val="00BF2B38"/>
    <w:rsid w:val="00BF30BB"/>
    <w:rsid w:val="00BF3235"/>
    <w:rsid w:val="00BF3A35"/>
    <w:rsid w:val="00BF3A5C"/>
    <w:rsid w:val="00BF40EA"/>
    <w:rsid w:val="00BF4B44"/>
    <w:rsid w:val="00BF51E0"/>
    <w:rsid w:val="00BF55C4"/>
    <w:rsid w:val="00BF5692"/>
    <w:rsid w:val="00BF5777"/>
    <w:rsid w:val="00BF590D"/>
    <w:rsid w:val="00BF5ABB"/>
    <w:rsid w:val="00BF5EA4"/>
    <w:rsid w:val="00BF68C8"/>
    <w:rsid w:val="00BF73B0"/>
    <w:rsid w:val="00BF7438"/>
    <w:rsid w:val="00BF7E78"/>
    <w:rsid w:val="00BF7E9A"/>
    <w:rsid w:val="00BF7EEA"/>
    <w:rsid w:val="00C0001B"/>
    <w:rsid w:val="00C01D83"/>
    <w:rsid w:val="00C04ABF"/>
    <w:rsid w:val="00C050D9"/>
    <w:rsid w:val="00C06364"/>
    <w:rsid w:val="00C065C7"/>
    <w:rsid w:val="00C06827"/>
    <w:rsid w:val="00C069FD"/>
    <w:rsid w:val="00C06BDB"/>
    <w:rsid w:val="00C07316"/>
    <w:rsid w:val="00C074D8"/>
    <w:rsid w:val="00C0786F"/>
    <w:rsid w:val="00C07877"/>
    <w:rsid w:val="00C106AD"/>
    <w:rsid w:val="00C10BB7"/>
    <w:rsid w:val="00C115CC"/>
    <w:rsid w:val="00C11AE6"/>
    <w:rsid w:val="00C11BD2"/>
    <w:rsid w:val="00C11F02"/>
    <w:rsid w:val="00C1207A"/>
    <w:rsid w:val="00C12815"/>
    <w:rsid w:val="00C12C3D"/>
    <w:rsid w:val="00C12C9A"/>
    <w:rsid w:val="00C1367D"/>
    <w:rsid w:val="00C1500D"/>
    <w:rsid w:val="00C15225"/>
    <w:rsid w:val="00C16667"/>
    <w:rsid w:val="00C1701F"/>
    <w:rsid w:val="00C206D8"/>
    <w:rsid w:val="00C207BD"/>
    <w:rsid w:val="00C21354"/>
    <w:rsid w:val="00C21DC0"/>
    <w:rsid w:val="00C21E53"/>
    <w:rsid w:val="00C22168"/>
    <w:rsid w:val="00C2283C"/>
    <w:rsid w:val="00C228AC"/>
    <w:rsid w:val="00C22D8E"/>
    <w:rsid w:val="00C23087"/>
    <w:rsid w:val="00C246EB"/>
    <w:rsid w:val="00C2567D"/>
    <w:rsid w:val="00C25E47"/>
    <w:rsid w:val="00C33521"/>
    <w:rsid w:val="00C3411A"/>
    <w:rsid w:val="00C34436"/>
    <w:rsid w:val="00C35AC3"/>
    <w:rsid w:val="00C35F4E"/>
    <w:rsid w:val="00C36A48"/>
    <w:rsid w:val="00C36C24"/>
    <w:rsid w:val="00C36FA3"/>
    <w:rsid w:val="00C3726E"/>
    <w:rsid w:val="00C37417"/>
    <w:rsid w:val="00C40327"/>
    <w:rsid w:val="00C40AB2"/>
    <w:rsid w:val="00C411FE"/>
    <w:rsid w:val="00C4173F"/>
    <w:rsid w:val="00C417FF"/>
    <w:rsid w:val="00C41CE7"/>
    <w:rsid w:val="00C426A8"/>
    <w:rsid w:val="00C43653"/>
    <w:rsid w:val="00C4380B"/>
    <w:rsid w:val="00C43925"/>
    <w:rsid w:val="00C4428C"/>
    <w:rsid w:val="00C44393"/>
    <w:rsid w:val="00C44F9E"/>
    <w:rsid w:val="00C454AB"/>
    <w:rsid w:val="00C455EA"/>
    <w:rsid w:val="00C4638A"/>
    <w:rsid w:val="00C464C8"/>
    <w:rsid w:val="00C4703B"/>
    <w:rsid w:val="00C477FE"/>
    <w:rsid w:val="00C5002C"/>
    <w:rsid w:val="00C5078F"/>
    <w:rsid w:val="00C50A11"/>
    <w:rsid w:val="00C50B10"/>
    <w:rsid w:val="00C51472"/>
    <w:rsid w:val="00C51529"/>
    <w:rsid w:val="00C51774"/>
    <w:rsid w:val="00C5191C"/>
    <w:rsid w:val="00C51942"/>
    <w:rsid w:val="00C51E07"/>
    <w:rsid w:val="00C52261"/>
    <w:rsid w:val="00C533D0"/>
    <w:rsid w:val="00C537D6"/>
    <w:rsid w:val="00C53B03"/>
    <w:rsid w:val="00C53B67"/>
    <w:rsid w:val="00C544EA"/>
    <w:rsid w:val="00C55A78"/>
    <w:rsid w:val="00C56849"/>
    <w:rsid w:val="00C5737E"/>
    <w:rsid w:val="00C57FCA"/>
    <w:rsid w:val="00C604E0"/>
    <w:rsid w:val="00C616AD"/>
    <w:rsid w:val="00C62208"/>
    <w:rsid w:val="00C623A6"/>
    <w:rsid w:val="00C62E21"/>
    <w:rsid w:val="00C633BA"/>
    <w:rsid w:val="00C635AF"/>
    <w:rsid w:val="00C63A61"/>
    <w:rsid w:val="00C6404A"/>
    <w:rsid w:val="00C6538D"/>
    <w:rsid w:val="00C66EC2"/>
    <w:rsid w:val="00C672E5"/>
    <w:rsid w:val="00C674F2"/>
    <w:rsid w:val="00C677FE"/>
    <w:rsid w:val="00C67984"/>
    <w:rsid w:val="00C70BED"/>
    <w:rsid w:val="00C71175"/>
    <w:rsid w:val="00C71790"/>
    <w:rsid w:val="00C720DB"/>
    <w:rsid w:val="00C7279B"/>
    <w:rsid w:val="00C734D0"/>
    <w:rsid w:val="00C7367D"/>
    <w:rsid w:val="00C742F6"/>
    <w:rsid w:val="00C75A4E"/>
    <w:rsid w:val="00C77DD2"/>
    <w:rsid w:val="00C80132"/>
    <w:rsid w:val="00C80918"/>
    <w:rsid w:val="00C81104"/>
    <w:rsid w:val="00C8133C"/>
    <w:rsid w:val="00C81774"/>
    <w:rsid w:val="00C81A7E"/>
    <w:rsid w:val="00C828DD"/>
    <w:rsid w:val="00C82F77"/>
    <w:rsid w:val="00C837BE"/>
    <w:rsid w:val="00C83961"/>
    <w:rsid w:val="00C83EA3"/>
    <w:rsid w:val="00C8490F"/>
    <w:rsid w:val="00C84A81"/>
    <w:rsid w:val="00C8555D"/>
    <w:rsid w:val="00C856D8"/>
    <w:rsid w:val="00C861B9"/>
    <w:rsid w:val="00C86D97"/>
    <w:rsid w:val="00C87831"/>
    <w:rsid w:val="00C87C98"/>
    <w:rsid w:val="00C9019A"/>
    <w:rsid w:val="00C90290"/>
    <w:rsid w:val="00C90665"/>
    <w:rsid w:val="00C90BF0"/>
    <w:rsid w:val="00C9108D"/>
    <w:rsid w:val="00C916DF"/>
    <w:rsid w:val="00C92756"/>
    <w:rsid w:val="00C92DCF"/>
    <w:rsid w:val="00C93750"/>
    <w:rsid w:val="00C93D70"/>
    <w:rsid w:val="00C9427A"/>
    <w:rsid w:val="00C94503"/>
    <w:rsid w:val="00C95BC9"/>
    <w:rsid w:val="00C9632A"/>
    <w:rsid w:val="00C96A54"/>
    <w:rsid w:val="00C97134"/>
    <w:rsid w:val="00C97162"/>
    <w:rsid w:val="00C97A6E"/>
    <w:rsid w:val="00C97BEA"/>
    <w:rsid w:val="00CA1745"/>
    <w:rsid w:val="00CA21ED"/>
    <w:rsid w:val="00CA2521"/>
    <w:rsid w:val="00CA28E0"/>
    <w:rsid w:val="00CA33F1"/>
    <w:rsid w:val="00CA3547"/>
    <w:rsid w:val="00CA3CE3"/>
    <w:rsid w:val="00CA424F"/>
    <w:rsid w:val="00CA43F3"/>
    <w:rsid w:val="00CA4A2F"/>
    <w:rsid w:val="00CA4B18"/>
    <w:rsid w:val="00CA4E68"/>
    <w:rsid w:val="00CA50A1"/>
    <w:rsid w:val="00CA5470"/>
    <w:rsid w:val="00CA54AC"/>
    <w:rsid w:val="00CA62D9"/>
    <w:rsid w:val="00CA70A1"/>
    <w:rsid w:val="00CA736D"/>
    <w:rsid w:val="00CA7BC5"/>
    <w:rsid w:val="00CB0FEA"/>
    <w:rsid w:val="00CB12B8"/>
    <w:rsid w:val="00CB186B"/>
    <w:rsid w:val="00CB193B"/>
    <w:rsid w:val="00CB1C8C"/>
    <w:rsid w:val="00CB2880"/>
    <w:rsid w:val="00CB2B93"/>
    <w:rsid w:val="00CB334D"/>
    <w:rsid w:val="00CB3B96"/>
    <w:rsid w:val="00CB46B0"/>
    <w:rsid w:val="00CB691B"/>
    <w:rsid w:val="00CB75F8"/>
    <w:rsid w:val="00CB7763"/>
    <w:rsid w:val="00CC0144"/>
    <w:rsid w:val="00CC02A1"/>
    <w:rsid w:val="00CC0501"/>
    <w:rsid w:val="00CC078D"/>
    <w:rsid w:val="00CC17BC"/>
    <w:rsid w:val="00CC237C"/>
    <w:rsid w:val="00CC289A"/>
    <w:rsid w:val="00CC3749"/>
    <w:rsid w:val="00CC3F8B"/>
    <w:rsid w:val="00CC41B2"/>
    <w:rsid w:val="00CC4882"/>
    <w:rsid w:val="00CC573E"/>
    <w:rsid w:val="00CC59BF"/>
    <w:rsid w:val="00CC6B2E"/>
    <w:rsid w:val="00CC6DE9"/>
    <w:rsid w:val="00CC7EDD"/>
    <w:rsid w:val="00CD0081"/>
    <w:rsid w:val="00CD11FB"/>
    <w:rsid w:val="00CD1342"/>
    <w:rsid w:val="00CD13B4"/>
    <w:rsid w:val="00CD1530"/>
    <w:rsid w:val="00CD1E99"/>
    <w:rsid w:val="00CD2F8F"/>
    <w:rsid w:val="00CD3775"/>
    <w:rsid w:val="00CD4263"/>
    <w:rsid w:val="00CD4AEE"/>
    <w:rsid w:val="00CD4F25"/>
    <w:rsid w:val="00CD6979"/>
    <w:rsid w:val="00CD6ADC"/>
    <w:rsid w:val="00CD7181"/>
    <w:rsid w:val="00CD7CF5"/>
    <w:rsid w:val="00CE020D"/>
    <w:rsid w:val="00CE0AEB"/>
    <w:rsid w:val="00CE0F51"/>
    <w:rsid w:val="00CE1171"/>
    <w:rsid w:val="00CE2251"/>
    <w:rsid w:val="00CE2362"/>
    <w:rsid w:val="00CE242F"/>
    <w:rsid w:val="00CE253E"/>
    <w:rsid w:val="00CE2733"/>
    <w:rsid w:val="00CE34DE"/>
    <w:rsid w:val="00CE3588"/>
    <w:rsid w:val="00CE4726"/>
    <w:rsid w:val="00CE4E67"/>
    <w:rsid w:val="00CE4FFA"/>
    <w:rsid w:val="00CE50C1"/>
    <w:rsid w:val="00CE5875"/>
    <w:rsid w:val="00CE6FA9"/>
    <w:rsid w:val="00CE741F"/>
    <w:rsid w:val="00CE7E26"/>
    <w:rsid w:val="00CF0F13"/>
    <w:rsid w:val="00CF1B35"/>
    <w:rsid w:val="00CF23D6"/>
    <w:rsid w:val="00CF2775"/>
    <w:rsid w:val="00CF2E57"/>
    <w:rsid w:val="00CF3974"/>
    <w:rsid w:val="00CF3B3A"/>
    <w:rsid w:val="00CF3C36"/>
    <w:rsid w:val="00CF4C6C"/>
    <w:rsid w:val="00CF5FF2"/>
    <w:rsid w:val="00CF76B5"/>
    <w:rsid w:val="00CF792B"/>
    <w:rsid w:val="00D00CEB"/>
    <w:rsid w:val="00D01745"/>
    <w:rsid w:val="00D01EC2"/>
    <w:rsid w:val="00D02286"/>
    <w:rsid w:val="00D02493"/>
    <w:rsid w:val="00D02671"/>
    <w:rsid w:val="00D03078"/>
    <w:rsid w:val="00D03BB7"/>
    <w:rsid w:val="00D04606"/>
    <w:rsid w:val="00D0544C"/>
    <w:rsid w:val="00D0595B"/>
    <w:rsid w:val="00D05ADE"/>
    <w:rsid w:val="00D05F78"/>
    <w:rsid w:val="00D05FD0"/>
    <w:rsid w:val="00D0630D"/>
    <w:rsid w:val="00D06616"/>
    <w:rsid w:val="00D0771C"/>
    <w:rsid w:val="00D07DE3"/>
    <w:rsid w:val="00D11355"/>
    <w:rsid w:val="00D11542"/>
    <w:rsid w:val="00D122B7"/>
    <w:rsid w:val="00D12CBA"/>
    <w:rsid w:val="00D12CD8"/>
    <w:rsid w:val="00D12D2A"/>
    <w:rsid w:val="00D1312E"/>
    <w:rsid w:val="00D1318C"/>
    <w:rsid w:val="00D13AA8"/>
    <w:rsid w:val="00D141D1"/>
    <w:rsid w:val="00D15D63"/>
    <w:rsid w:val="00D16B0E"/>
    <w:rsid w:val="00D1705C"/>
    <w:rsid w:val="00D17D80"/>
    <w:rsid w:val="00D2018A"/>
    <w:rsid w:val="00D20B54"/>
    <w:rsid w:val="00D216D6"/>
    <w:rsid w:val="00D217A4"/>
    <w:rsid w:val="00D22316"/>
    <w:rsid w:val="00D24179"/>
    <w:rsid w:val="00D24304"/>
    <w:rsid w:val="00D251C2"/>
    <w:rsid w:val="00D26C09"/>
    <w:rsid w:val="00D26C55"/>
    <w:rsid w:val="00D26C94"/>
    <w:rsid w:val="00D3010D"/>
    <w:rsid w:val="00D30A6B"/>
    <w:rsid w:val="00D319E5"/>
    <w:rsid w:val="00D31C6B"/>
    <w:rsid w:val="00D31D62"/>
    <w:rsid w:val="00D32ABF"/>
    <w:rsid w:val="00D33583"/>
    <w:rsid w:val="00D34B2C"/>
    <w:rsid w:val="00D34E1B"/>
    <w:rsid w:val="00D355C3"/>
    <w:rsid w:val="00D35A29"/>
    <w:rsid w:val="00D35BCC"/>
    <w:rsid w:val="00D35F9F"/>
    <w:rsid w:val="00D36D0A"/>
    <w:rsid w:val="00D36D67"/>
    <w:rsid w:val="00D4093D"/>
    <w:rsid w:val="00D40A41"/>
    <w:rsid w:val="00D41290"/>
    <w:rsid w:val="00D41BEF"/>
    <w:rsid w:val="00D4224C"/>
    <w:rsid w:val="00D422EF"/>
    <w:rsid w:val="00D42685"/>
    <w:rsid w:val="00D42C56"/>
    <w:rsid w:val="00D4342C"/>
    <w:rsid w:val="00D4444B"/>
    <w:rsid w:val="00D448F5"/>
    <w:rsid w:val="00D44CE0"/>
    <w:rsid w:val="00D44CF1"/>
    <w:rsid w:val="00D44F4F"/>
    <w:rsid w:val="00D456DD"/>
    <w:rsid w:val="00D45B6C"/>
    <w:rsid w:val="00D45C06"/>
    <w:rsid w:val="00D50A88"/>
    <w:rsid w:val="00D514E3"/>
    <w:rsid w:val="00D51897"/>
    <w:rsid w:val="00D519D8"/>
    <w:rsid w:val="00D51C1A"/>
    <w:rsid w:val="00D51D89"/>
    <w:rsid w:val="00D52566"/>
    <w:rsid w:val="00D525E9"/>
    <w:rsid w:val="00D52EE2"/>
    <w:rsid w:val="00D53A79"/>
    <w:rsid w:val="00D54B50"/>
    <w:rsid w:val="00D54F56"/>
    <w:rsid w:val="00D564E5"/>
    <w:rsid w:val="00D56618"/>
    <w:rsid w:val="00D56DF7"/>
    <w:rsid w:val="00D5722B"/>
    <w:rsid w:val="00D57D8D"/>
    <w:rsid w:val="00D61978"/>
    <w:rsid w:val="00D619BD"/>
    <w:rsid w:val="00D61F94"/>
    <w:rsid w:val="00D62073"/>
    <w:rsid w:val="00D625F5"/>
    <w:rsid w:val="00D63137"/>
    <w:rsid w:val="00D632E1"/>
    <w:rsid w:val="00D63946"/>
    <w:rsid w:val="00D63B78"/>
    <w:rsid w:val="00D63BDF"/>
    <w:rsid w:val="00D642A5"/>
    <w:rsid w:val="00D65127"/>
    <w:rsid w:val="00D6677B"/>
    <w:rsid w:val="00D6678D"/>
    <w:rsid w:val="00D66F9E"/>
    <w:rsid w:val="00D679E0"/>
    <w:rsid w:val="00D70FAD"/>
    <w:rsid w:val="00D71789"/>
    <w:rsid w:val="00D71EF1"/>
    <w:rsid w:val="00D72F40"/>
    <w:rsid w:val="00D73D9D"/>
    <w:rsid w:val="00D752DF"/>
    <w:rsid w:val="00D80FA1"/>
    <w:rsid w:val="00D820CF"/>
    <w:rsid w:val="00D8258B"/>
    <w:rsid w:val="00D82A68"/>
    <w:rsid w:val="00D836C4"/>
    <w:rsid w:val="00D83C8B"/>
    <w:rsid w:val="00D83DD6"/>
    <w:rsid w:val="00D83FD4"/>
    <w:rsid w:val="00D842F2"/>
    <w:rsid w:val="00D84D93"/>
    <w:rsid w:val="00D85285"/>
    <w:rsid w:val="00D85705"/>
    <w:rsid w:val="00D85984"/>
    <w:rsid w:val="00D85D26"/>
    <w:rsid w:val="00D87188"/>
    <w:rsid w:val="00D877B1"/>
    <w:rsid w:val="00D8788A"/>
    <w:rsid w:val="00D87F00"/>
    <w:rsid w:val="00D87FC6"/>
    <w:rsid w:val="00D905F6"/>
    <w:rsid w:val="00D91123"/>
    <w:rsid w:val="00D91147"/>
    <w:rsid w:val="00D918B7"/>
    <w:rsid w:val="00D939EA"/>
    <w:rsid w:val="00D96503"/>
    <w:rsid w:val="00D96A3E"/>
    <w:rsid w:val="00D97288"/>
    <w:rsid w:val="00DA0B9C"/>
    <w:rsid w:val="00DA0E50"/>
    <w:rsid w:val="00DA0EDF"/>
    <w:rsid w:val="00DA1338"/>
    <w:rsid w:val="00DA1540"/>
    <w:rsid w:val="00DA16F6"/>
    <w:rsid w:val="00DA2067"/>
    <w:rsid w:val="00DA318A"/>
    <w:rsid w:val="00DA3224"/>
    <w:rsid w:val="00DA342E"/>
    <w:rsid w:val="00DA4823"/>
    <w:rsid w:val="00DA4D65"/>
    <w:rsid w:val="00DA4D8C"/>
    <w:rsid w:val="00DA5B47"/>
    <w:rsid w:val="00DA5EA4"/>
    <w:rsid w:val="00DB035D"/>
    <w:rsid w:val="00DB12B2"/>
    <w:rsid w:val="00DB1DC8"/>
    <w:rsid w:val="00DB302E"/>
    <w:rsid w:val="00DB36D9"/>
    <w:rsid w:val="00DB3AAD"/>
    <w:rsid w:val="00DB3DE0"/>
    <w:rsid w:val="00DB3FAA"/>
    <w:rsid w:val="00DB64EB"/>
    <w:rsid w:val="00DB688F"/>
    <w:rsid w:val="00DB6FC0"/>
    <w:rsid w:val="00DC12DB"/>
    <w:rsid w:val="00DC15D8"/>
    <w:rsid w:val="00DC1A0F"/>
    <w:rsid w:val="00DC2199"/>
    <w:rsid w:val="00DC2946"/>
    <w:rsid w:val="00DC2CF2"/>
    <w:rsid w:val="00DC34BD"/>
    <w:rsid w:val="00DC4414"/>
    <w:rsid w:val="00DC4CFF"/>
    <w:rsid w:val="00DC4D05"/>
    <w:rsid w:val="00DC5BBC"/>
    <w:rsid w:val="00DC5E6C"/>
    <w:rsid w:val="00DC611C"/>
    <w:rsid w:val="00DC6126"/>
    <w:rsid w:val="00DC6441"/>
    <w:rsid w:val="00DC745F"/>
    <w:rsid w:val="00DC74E8"/>
    <w:rsid w:val="00DC75F5"/>
    <w:rsid w:val="00DD1B57"/>
    <w:rsid w:val="00DD2344"/>
    <w:rsid w:val="00DD3566"/>
    <w:rsid w:val="00DD3E1E"/>
    <w:rsid w:val="00DD422A"/>
    <w:rsid w:val="00DD43A7"/>
    <w:rsid w:val="00DD526A"/>
    <w:rsid w:val="00DD5B7B"/>
    <w:rsid w:val="00DD67EF"/>
    <w:rsid w:val="00DD789C"/>
    <w:rsid w:val="00DE0F1D"/>
    <w:rsid w:val="00DE3907"/>
    <w:rsid w:val="00DE4D4A"/>
    <w:rsid w:val="00DE6098"/>
    <w:rsid w:val="00DE6835"/>
    <w:rsid w:val="00DE6A6F"/>
    <w:rsid w:val="00DE6D28"/>
    <w:rsid w:val="00DE6DBD"/>
    <w:rsid w:val="00DE7388"/>
    <w:rsid w:val="00DF1C5E"/>
    <w:rsid w:val="00DF1C60"/>
    <w:rsid w:val="00DF430A"/>
    <w:rsid w:val="00DF4899"/>
    <w:rsid w:val="00DF5823"/>
    <w:rsid w:val="00DF72BD"/>
    <w:rsid w:val="00DF7A41"/>
    <w:rsid w:val="00E00BB4"/>
    <w:rsid w:val="00E011D5"/>
    <w:rsid w:val="00E01F0A"/>
    <w:rsid w:val="00E02DC9"/>
    <w:rsid w:val="00E035DC"/>
    <w:rsid w:val="00E03A41"/>
    <w:rsid w:val="00E03A76"/>
    <w:rsid w:val="00E03C12"/>
    <w:rsid w:val="00E05125"/>
    <w:rsid w:val="00E0580D"/>
    <w:rsid w:val="00E0779C"/>
    <w:rsid w:val="00E07D25"/>
    <w:rsid w:val="00E147A6"/>
    <w:rsid w:val="00E14DEC"/>
    <w:rsid w:val="00E152A7"/>
    <w:rsid w:val="00E15DE4"/>
    <w:rsid w:val="00E16DFA"/>
    <w:rsid w:val="00E1756F"/>
    <w:rsid w:val="00E17E25"/>
    <w:rsid w:val="00E2071D"/>
    <w:rsid w:val="00E20E17"/>
    <w:rsid w:val="00E21187"/>
    <w:rsid w:val="00E21F0F"/>
    <w:rsid w:val="00E222AF"/>
    <w:rsid w:val="00E2355E"/>
    <w:rsid w:val="00E24466"/>
    <w:rsid w:val="00E24D72"/>
    <w:rsid w:val="00E260F3"/>
    <w:rsid w:val="00E269EC"/>
    <w:rsid w:val="00E273DC"/>
    <w:rsid w:val="00E27B1E"/>
    <w:rsid w:val="00E317CA"/>
    <w:rsid w:val="00E32AC2"/>
    <w:rsid w:val="00E336D2"/>
    <w:rsid w:val="00E33807"/>
    <w:rsid w:val="00E33953"/>
    <w:rsid w:val="00E344C6"/>
    <w:rsid w:val="00E34E6B"/>
    <w:rsid w:val="00E35816"/>
    <w:rsid w:val="00E35B6F"/>
    <w:rsid w:val="00E35EB8"/>
    <w:rsid w:val="00E37290"/>
    <w:rsid w:val="00E37B5D"/>
    <w:rsid w:val="00E40F1D"/>
    <w:rsid w:val="00E4135F"/>
    <w:rsid w:val="00E417B0"/>
    <w:rsid w:val="00E4306D"/>
    <w:rsid w:val="00E43640"/>
    <w:rsid w:val="00E43F35"/>
    <w:rsid w:val="00E442AC"/>
    <w:rsid w:val="00E45619"/>
    <w:rsid w:val="00E456C9"/>
    <w:rsid w:val="00E45ACA"/>
    <w:rsid w:val="00E460D0"/>
    <w:rsid w:val="00E47217"/>
    <w:rsid w:val="00E47933"/>
    <w:rsid w:val="00E47F57"/>
    <w:rsid w:val="00E50CD6"/>
    <w:rsid w:val="00E516C7"/>
    <w:rsid w:val="00E519BB"/>
    <w:rsid w:val="00E5256E"/>
    <w:rsid w:val="00E526DF"/>
    <w:rsid w:val="00E52AF4"/>
    <w:rsid w:val="00E538FF"/>
    <w:rsid w:val="00E544E9"/>
    <w:rsid w:val="00E54516"/>
    <w:rsid w:val="00E549F3"/>
    <w:rsid w:val="00E54B5A"/>
    <w:rsid w:val="00E54DDA"/>
    <w:rsid w:val="00E55600"/>
    <w:rsid w:val="00E55659"/>
    <w:rsid w:val="00E55DFA"/>
    <w:rsid w:val="00E605D3"/>
    <w:rsid w:val="00E60F02"/>
    <w:rsid w:val="00E6173E"/>
    <w:rsid w:val="00E61F6B"/>
    <w:rsid w:val="00E621DC"/>
    <w:rsid w:val="00E62473"/>
    <w:rsid w:val="00E628CE"/>
    <w:rsid w:val="00E6336F"/>
    <w:rsid w:val="00E6380F"/>
    <w:rsid w:val="00E6397A"/>
    <w:rsid w:val="00E63C95"/>
    <w:rsid w:val="00E63DB1"/>
    <w:rsid w:val="00E64C2D"/>
    <w:rsid w:val="00E66649"/>
    <w:rsid w:val="00E67F7E"/>
    <w:rsid w:val="00E700FF"/>
    <w:rsid w:val="00E70505"/>
    <w:rsid w:val="00E7083A"/>
    <w:rsid w:val="00E70D34"/>
    <w:rsid w:val="00E71F59"/>
    <w:rsid w:val="00E73AFD"/>
    <w:rsid w:val="00E74F47"/>
    <w:rsid w:val="00E7629F"/>
    <w:rsid w:val="00E77145"/>
    <w:rsid w:val="00E77247"/>
    <w:rsid w:val="00E7724E"/>
    <w:rsid w:val="00E7734E"/>
    <w:rsid w:val="00E77C5F"/>
    <w:rsid w:val="00E807F9"/>
    <w:rsid w:val="00E815FC"/>
    <w:rsid w:val="00E81AC5"/>
    <w:rsid w:val="00E83367"/>
    <w:rsid w:val="00E83D0B"/>
    <w:rsid w:val="00E83EF9"/>
    <w:rsid w:val="00E84930"/>
    <w:rsid w:val="00E84ACA"/>
    <w:rsid w:val="00E84EC9"/>
    <w:rsid w:val="00E85F88"/>
    <w:rsid w:val="00E908CF"/>
    <w:rsid w:val="00E90C82"/>
    <w:rsid w:val="00E91AD4"/>
    <w:rsid w:val="00E923F1"/>
    <w:rsid w:val="00E92560"/>
    <w:rsid w:val="00E92B30"/>
    <w:rsid w:val="00E937A4"/>
    <w:rsid w:val="00E93CF9"/>
    <w:rsid w:val="00E944C6"/>
    <w:rsid w:val="00E9598D"/>
    <w:rsid w:val="00E95E6C"/>
    <w:rsid w:val="00E96AC1"/>
    <w:rsid w:val="00E973FF"/>
    <w:rsid w:val="00E9788E"/>
    <w:rsid w:val="00E97B7D"/>
    <w:rsid w:val="00E97FD8"/>
    <w:rsid w:val="00EA05F5"/>
    <w:rsid w:val="00EA06D5"/>
    <w:rsid w:val="00EA1898"/>
    <w:rsid w:val="00EA2454"/>
    <w:rsid w:val="00EA2764"/>
    <w:rsid w:val="00EA3C17"/>
    <w:rsid w:val="00EA4552"/>
    <w:rsid w:val="00EA485C"/>
    <w:rsid w:val="00EA4D55"/>
    <w:rsid w:val="00EA5438"/>
    <w:rsid w:val="00EB0487"/>
    <w:rsid w:val="00EB18E0"/>
    <w:rsid w:val="00EB1E71"/>
    <w:rsid w:val="00EB20E4"/>
    <w:rsid w:val="00EB2183"/>
    <w:rsid w:val="00EB2B29"/>
    <w:rsid w:val="00EB2C30"/>
    <w:rsid w:val="00EB2CCB"/>
    <w:rsid w:val="00EB2E9F"/>
    <w:rsid w:val="00EB2ED8"/>
    <w:rsid w:val="00EB5475"/>
    <w:rsid w:val="00EB5EF2"/>
    <w:rsid w:val="00EB61EC"/>
    <w:rsid w:val="00EB73A8"/>
    <w:rsid w:val="00EB793D"/>
    <w:rsid w:val="00EC109F"/>
    <w:rsid w:val="00EC185A"/>
    <w:rsid w:val="00EC2242"/>
    <w:rsid w:val="00EC2291"/>
    <w:rsid w:val="00EC23F7"/>
    <w:rsid w:val="00EC254E"/>
    <w:rsid w:val="00EC3389"/>
    <w:rsid w:val="00EC4683"/>
    <w:rsid w:val="00EC4A97"/>
    <w:rsid w:val="00EC4EC0"/>
    <w:rsid w:val="00EC52B2"/>
    <w:rsid w:val="00EC5D5C"/>
    <w:rsid w:val="00EC5F4E"/>
    <w:rsid w:val="00EC6019"/>
    <w:rsid w:val="00EC6855"/>
    <w:rsid w:val="00EC72DA"/>
    <w:rsid w:val="00EC7703"/>
    <w:rsid w:val="00EC7894"/>
    <w:rsid w:val="00ED0029"/>
    <w:rsid w:val="00ED037C"/>
    <w:rsid w:val="00ED08D2"/>
    <w:rsid w:val="00ED2459"/>
    <w:rsid w:val="00ED2717"/>
    <w:rsid w:val="00ED29E7"/>
    <w:rsid w:val="00ED2CE9"/>
    <w:rsid w:val="00ED2F67"/>
    <w:rsid w:val="00ED3457"/>
    <w:rsid w:val="00ED3FC9"/>
    <w:rsid w:val="00ED4A77"/>
    <w:rsid w:val="00ED5C26"/>
    <w:rsid w:val="00ED5F32"/>
    <w:rsid w:val="00ED5FC2"/>
    <w:rsid w:val="00ED67B5"/>
    <w:rsid w:val="00ED6886"/>
    <w:rsid w:val="00ED6E05"/>
    <w:rsid w:val="00ED730A"/>
    <w:rsid w:val="00ED7815"/>
    <w:rsid w:val="00ED7E7B"/>
    <w:rsid w:val="00EE076A"/>
    <w:rsid w:val="00EE120B"/>
    <w:rsid w:val="00EE2299"/>
    <w:rsid w:val="00EE245C"/>
    <w:rsid w:val="00EE2837"/>
    <w:rsid w:val="00EE2A85"/>
    <w:rsid w:val="00EE339D"/>
    <w:rsid w:val="00EE34A1"/>
    <w:rsid w:val="00EE459B"/>
    <w:rsid w:val="00EE4959"/>
    <w:rsid w:val="00EE49BE"/>
    <w:rsid w:val="00EE4C6A"/>
    <w:rsid w:val="00EE5B74"/>
    <w:rsid w:val="00EE66DD"/>
    <w:rsid w:val="00EE689E"/>
    <w:rsid w:val="00EE6E2E"/>
    <w:rsid w:val="00EE71F5"/>
    <w:rsid w:val="00EE74C3"/>
    <w:rsid w:val="00EF07DF"/>
    <w:rsid w:val="00EF0F3E"/>
    <w:rsid w:val="00EF1ADF"/>
    <w:rsid w:val="00EF2783"/>
    <w:rsid w:val="00EF32BE"/>
    <w:rsid w:val="00EF3ACB"/>
    <w:rsid w:val="00EF48A0"/>
    <w:rsid w:val="00EF48C7"/>
    <w:rsid w:val="00EF4911"/>
    <w:rsid w:val="00EF5A04"/>
    <w:rsid w:val="00EF65C0"/>
    <w:rsid w:val="00EF660A"/>
    <w:rsid w:val="00EF69A7"/>
    <w:rsid w:val="00EF6B4C"/>
    <w:rsid w:val="00EF76DF"/>
    <w:rsid w:val="00F008A5"/>
    <w:rsid w:val="00F00A71"/>
    <w:rsid w:val="00F01244"/>
    <w:rsid w:val="00F01BA2"/>
    <w:rsid w:val="00F026F8"/>
    <w:rsid w:val="00F03193"/>
    <w:rsid w:val="00F03208"/>
    <w:rsid w:val="00F033FE"/>
    <w:rsid w:val="00F037ED"/>
    <w:rsid w:val="00F03A8B"/>
    <w:rsid w:val="00F05B0D"/>
    <w:rsid w:val="00F05BF6"/>
    <w:rsid w:val="00F05F65"/>
    <w:rsid w:val="00F06FDF"/>
    <w:rsid w:val="00F07065"/>
    <w:rsid w:val="00F07BB0"/>
    <w:rsid w:val="00F11241"/>
    <w:rsid w:val="00F1277C"/>
    <w:rsid w:val="00F12B80"/>
    <w:rsid w:val="00F133AF"/>
    <w:rsid w:val="00F138A5"/>
    <w:rsid w:val="00F14521"/>
    <w:rsid w:val="00F15870"/>
    <w:rsid w:val="00F15F24"/>
    <w:rsid w:val="00F16183"/>
    <w:rsid w:val="00F168B2"/>
    <w:rsid w:val="00F16AFE"/>
    <w:rsid w:val="00F2026E"/>
    <w:rsid w:val="00F2056A"/>
    <w:rsid w:val="00F207DD"/>
    <w:rsid w:val="00F2230A"/>
    <w:rsid w:val="00F2284D"/>
    <w:rsid w:val="00F23547"/>
    <w:rsid w:val="00F2389E"/>
    <w:rsid w:val="00F23FE2"/>
    <w:rsid w:val="00F24934"/>
    <w:rsid w:val="00F25128"/>
    <w:rsid w:val="00F2529E"/>
    <w:rsid w:val="00F255C3"/>
    <w:rsid w:val="00F25879"/>
    <w:rsid w:val="00F25CE8"/>
    <w:rsid w:val="00F25E00"/>
    <w:rsid w:val="00F26C1D"/>
    <w:rsid w:val="00F26CCB"/>
    <w:rsid w:val="00F3171B"/>
    <w:rsid w:val="00F31BBD"/>
    <w:rsid w:val="00F322CC"/>
    <w:rsid w:val="00F338CE"/>
    <w:rsid w:val="00F339C6"/>
    <w:rsid w:val="00F33DC6"/>
    <w:rsid w:val="00F34B33"/>
    <w:rsid w:val="00F34DAE"/>
    <w:rsid w:val="00F3563A"/>
    <w:rsid w:val="00F35B0C"/>
    <w:rsid w:val="00F36B27"/>
    <w:rsid w:val="00F36C15"/>
    <w:rsid w:val="00F36F7D"/>
    <w:rsid w:val="00F3772F"/>
    <w:rsid w:val="00F37AB6"/>
    <w:rsid w:val="00F37AC2"/>
    <w:rsid w:val="00F37B91"/>
    <w:rsid w:val="00F41806"/>
    <w:rsid w:val="00F41E19"/>
    <w:rsid w:val="00F42828"/>
    <w:rsid w:val="00F43395"/>
    <w:rsid w:val="00F4375B"/>
    <w:rsid w:val="00F45722"/>
    <w:rsid w:val="00F45D1F"/>
    <w:rsid w:val="00F463DF"/>
    <w:rsid w:val="00F47B6F"/>
    <w:rsid w:val="00F50029"/>
    <w:rsid w:val="00F5095F"/>
    <w:rsid w:val="00F50BAF"/>
    <w:rsid w:val="00F514A1"/>
    <w:rsid w:val="00F51D58"/>
    <w:rsid w:val="00F52BA2"/>
    <w:rsid w:val="00F53B65"/>
    <w:rsid w:val="00F55633"/>
    <w:rsid w:val="00F566AD"/>
    <w:rsid w:val="00F56C5A"/>
    <w:rsid w:val="00F60043"/>
    <w:rsid w:val="00F60329"/>
    <w:rsid w:val="00F61889"/>
    <w:rsid w:val="00F61AA0"/>
    <w:rsid w:val="00F61B73"/>
    <w:rsid w:val="00F62EF4"/>
    <w:rsid w:val="00F63C86"/>
    <w:rsid w:val="00F6454F"/>
    <w:rsid w:val="00F647AF"/>
    <w:rsid w:val="00F65BC7"/>
    <w:rsid w:val="00F6617B"/>
    <w:rsid w:val="00F671BF"/>
    <w:rsid w:val="00F67776"/>
    <w:rsid w:val="00F7115E"/>
    <w:rsid w:val="00F72BB8"/>
    <w:rsid w:val="00F73AE9"/>
    <w:rsid w:val="00F74189"/>
    <w:rsid w:val="00F751AE"/>
    <w:rsid w:val="00F75EED"/>
    <w:rsid w:val="00F764F2"/>
    <w:rsid w:val="00F772BE"/>
    <w:rsid w:val="00F802AD"/>
    <w:rsid w:val="00F81541"/>
    <w:rsid w:val="00F81552"/>
    <w:rsid w:val="00F8171C"/>
    <w:rsid w:val="00F81BAC"/>
    <w:rsid w:val="00F82AC0"/>
    <w:rsid w:val="00F82C37"/>
    <w:rsid w:val="00F834CE"/>
    <w:rsid w:val="00F8469E"/>
    <w:rsid w:val="00F84B29"/>
    <w:rsid w:val="00F84B3D"/>
    <w:rsid w:val="00F84C21"/>
    <w:rsid w:val="00F84E12"/>
    <w:rsid w:val="00F84FDA"/>
    <w:rsid w:val="00F85817"/>
    <w:rsid w:val="00F8610A"/>
    <w:rsid w:val="00F86266"/>
    <w:rsid w:val="00F8639E"/>
    <w:rsid w:val="00F90148"/>
    <w:rsid w:val="00F912B3"/>
    <w:rsid w:val="00F91C4A"/>
    <w:rsid w:val="00F92DC8"/>
    <w:rsid w:val="00F92ECC"/>
    <w:rsid w:val="00F936E5"/>
    <w:rsid w:val="00F93830"/>
    <w:rsid w:val="00F9400F"/>
    <w:rsid w:val="00F944B0"/>
    <w:rsid w:val="00F956EF"/>
    <w:rsid w:val="00F95F65"/>
    <w:rsid w:val="00F96D2E"/>
    <w:rsid w:val="00F97582"/>
    <w:rsid w:val="00F975E4"/>
    <w:rsid w:val="00F975E9"/>
    <w:rsid w:val="00F97707"/>
    <w:rsid w:val="00FA07E0"/>
    <w:rsid w:val="00FA1740"/>
    <w:rsid w:val="00FA2FA9"/>
    <w:rsid w:val="00FA4F19"/>
    <w:rsid w:val="00FA5C54"/>
    <w:rsid w:val="00FA64F2"/>
    <w:rsid w:val="00FA67D6"/>
    <w:rsid w:val="00FA6ECC"/>
    <w:rsid w:val="00FA7093"/>
    <w:rsid w:val="00FA70E9"/>
    <w:rsid w:val="00FA72EA"/>
    <w:rsid w:val="00FB0144"/>
    <w:rsid w:val="00FB04C5"/>
    <w:rsid w:val="00FB0E41"/>
    <w:rsid w:val="00FB0E5A"/>
    <w:rsid w:val="00FB15FA"/>
    <w:rsid w:val="00FB1F49"/>
    <w:rsid w:val="00FB25A8"/>
    <w:rsid w:val="00FB378D"/>
    <w:rsid w:val="00FB3AB3"/>
    <w:rsid w:val="00FB406A"/>
    <w:rsid w:val="00FB414E"/>
    <w:rsid w:val="00FB45FF"/>
    <w:rsid w:val="00FB5026"/>
    <w:rsid w:val="00FB6675"/>
    <w:rsid w:val="00FB6916"/>
    <w:rsid w:val="00FB6F7E"/>
    <w:rsid w:val="00FB7E27"/>
    <w:rsid w:val="00FC10A1"/>
    <w:rsid w:val="00FC1D48"/>
    <w:rsid w:val="00FC1E4A"/>
    <w:rsid w:val="00FC3960"/>
    <w:rsid w:val="00FC4688"/>
    <w:rsid w:val="00FC4AAC"/>
    <w:rsid w:val="00FC5170"/>
    <w:rsid w:val="00FC5A66"/>
    <w:rsid w:val="00FC5B21"/>
    <w:rsid w:val="00FC5D01"/>
    <w:rsid w:val="00FC6754"/>
    <w:rsid w:val="00FC67DA"/>
    <w:rsid w:val="00FC684C"/>
    <w:rsid w:val="00FC6E06"/>
    <w:rsid w:val="00FC717F"/>
    <w:rsid w:val="00FD0747"/>
    <w:rsid w:val="00FD0B92"/>
    <w:rsid w:val="00FD1661"/>
    <w:rsid w:val="00FD1D23"/>
    <w:rsid w:val="00FD2796"/>
    <w:rsid w:val="00FD3620"/>
    <w:rsid w:val="00FD42B5"/>
    <w:rsid w:val="00FD5F55"/>
    <w:rsid w:val="00FD6AF1"/>
    <w:rsid w:val="00FD6C00"/>
    <w:rsid w:val="00FD6F8D"/>
    <w:rsid w:val="00FD74AA"/>
    <w:rsid w:val="00FD7764"/>
    <w:rsid w:val="00FD7ABD"/>
    <w:rsid w:val="00FD7B31"/>
    <w:rsid w:val="00FE0691"/>
    <w:rsid w:val="00FE1A2A"/>
    <w:rsid w:val="00FE1D25"/>
    <w:rsid w:val="00FE3972"/>
    <w:rsid w:val="00FE50E6"/>
    <w:rsid w:val="00FE52C4"/>
    <w:rsid w:val="00FE55B7"/>
    <w:rsid w:val="00FE58C9"/>
    <w:rsid w:val="00FE7679"/>
    <w:rsid w:val="00FE7DC7"/>
    <w:rsid w:val="00FE7EBA"/>
    <w:rsid w:val="00FF086E"/>
    <w:rsid w:val="00FF1108"/>
    <w:rsid w:val="00FF149E"/>
    <w:rsid w:val="00FF1551"/>
    <w:rsid w:val="00FF1B6E"/>
    <w:rsid w:val="00FF1D9E"/>
    <w:rsid w:val="00FF1EAA"/>
    <w:rsid w:val="00FF24C1"/>
    <w:rsid w:val="00FF287A"/>
    <w:rsid w:val="00FF3275"/>
    <w:rsid w:val="00FF3843"/>
    <w:rsid w:val="00FF5258"/>
    <w:rsid w:val="00FF5E6F"/>
    <w:rsid w:val="00FF7541"/>
    <w:rsid w:val="00FF79AA"/>
    <w:rsid w:val="00FF7C2B"/>
    <w:rsid w:val="00FF7D4B"/>
    <w:rsid w:val="0CA53A56"/>
    <w:rsid w:val="109D8E8A"/>
    <w:rsid w:val="170E4D90"/>
    <w:rsid w:val="33249EA7"/>
    <w:rsid w:val="36854D62"/>
    <w:rsid w:val="636E334D"/>
    <w:rsid w:val="77C3E206"/>
    <w:rsid w:val="7D0ACBF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99ED4A"/>
  <w15:docId w15:val="{4E74C015-4D19-4D5A-B99E-48D41216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B90B75"/>
    <w:pPr>
      <w:ind w:firstLine="567"/>
      <w:jc w:val="both"/>
    </w:pPr>
    <w:rPr>
      <w:sz w:val="24"/>
    </w:rPr>
  </w:style>
  <w:style w:type="paragraph" w:styleId="1">
    <w:name w:val="heading 1"/>
    <w:aliases w:val="_GOST_1"/>
    <w:next w:val="GOSTNormal"/>
    <w:link w:val="10"/>
    <w:qFormat/>
    <w:rsid w:val="00B90B75"/>
    <w:pPr>
      <w:keepNext/>
      <w:pageBreakBefore/>
      <w:numPr>
        <w:numId w:val="19"/>
      </w:numPr>
      <w:tabs>
        <w:tab w:val="left" w:pos="567"/>
      </w:tabs>
      <w:suppressAutoHyphens/>
      <w:spacing w:before="240" w:after="360"/>
      <w:contextualSpacing/>
      <w:jc w:val="center"/>
      <w:outlineLvl w:val="0"/>
    </w:pPr>
    <w:rPr>
      <w:b/>
      <w:caps/>
      <w:sz w:val="32"/>
      <w:szCs w:val="36"/>
    </w:rPr>
  </w:style>
  <w:style w:type="paragraph" w:styleId="21">
    <w:name w:val="heading 2"/>
    <w:aliases w:val="_GOST_2"/>
    <w:basedOn w:val="1"/>
    <w:next w:val="GOSTNormal"/>
    <w:link w:val="22"/>
    <w:qFormat/>
    <w:rsid w:val="00B90B75"/>
    <w:pPr>
      <w:keepLines/>
      <w:pageBreakBefore w:val="0"/>
      <w:numPr>
        <w:ilvl w:val="1"/>
      </w:numPr>
      <w:tabs>
        <w:tab w:val="clear" w:pos="576"/>
        <w:tab w:val="left" w:pos="851"/>
      </w:tabs>
      <w:spacing w:after="240"/>
      <w:jc w:val="left"/>
      <w:outlineLvl w:val="1"/>
    </w:pPr>
    <w:rPr>
      <w:rFonts w:cs="Arial"/>
      <w:bCs/>
      <w:iCs/>
      <w:caps w:val="0"/>
      <w:szCs w:val="32"/>
    </w:rPr>
  </w:style>
  <w:style w:type="paragraph" w:styleId="31">
    <w:name w:val="heading 3"/>
    <w:aliases w:val="_GOST_3"/>
    <w:basedOn w:val="21"/>
    <w:next w:val="GOSTNormal"/>
    <w:link w:val="32"/>
    <w:qFormat/>
    <w:rsid w:val="00B90B75"/>
    <w:pPr>
      <w:numPr>
        <w:ilvl w:val="2"/>
      </w:numPr>
      <w:tabs>
        <w:tab w:val="clear" w:pos="851"/>
        <w:tab w:val="left" w:pos="964"/>
      </w:tabs>
      <w:outlineLvl w:val="2"/>
    </w:pPr>
    <w:rPr>
      <w:bCs w:val="0"/>
      <w:sz w:val="26"/>
      <w:szCs w:val="26"/>
    </w:rPr>
  </w:style>
  <w:style w:type="paragraph" w:styleId="41">
    <w:name w:val="heading 4"/>
    <w:aliases w:val="_GOST_4"/>
    <w:basedOn w:val="31"/>
    <w:next w:val="GOSTNormal"/>
    <w:qFormat/>
    <w:rsid w:val="00B90B75"/>
    <w:pPr>
      <w:numPr>
        <w:ilvl w:val="3"/>
      </w:numPr>
      <w:tabs>
        <w:tab w:val="clear" w:pos="964"/>
        <w:tab w:val="left" w:pos="1134"/>
      </w:tabs>
      <w:outlineLvl w:val="3"/>
    </w:pPr>
    <w:rPr>
      <w:sz w:val="24"/>
    </w:rPr>
  </w:style>
  <w:style w:type="paragraph" w:styleId="51">
    <w:name w:val="heading 5"/>
    <w:aliases w:val="_GOST_5"/>
    <w:basedOn w:val="41"/>
    <w:next w:val="GOSTNormal"/>
    <w:qFormat/>
    <w:rsid w:val="00B90B75"/>
    <w:pPr>
      <w:numPr>
        <w:ilvl w:val="4"/>
      </w:numPr>
      <w:tabs>
        <w:tab w:val="clear" w:pos="1134"/>
        <w:tab w:val="left" w:pos="1276"/>
      </w:tabs>
      <w:spacing w:after="120"/>
      <w:outlineLvl w:val="4"/>
    </w:pPr>
    <w:rPr>
      <w:rFonts w:cs="Times New Roman"/>
      <w:bCs/>
      <w:iCs w:val="0"/>
      <w:lang w:eastAsia="ko-KR"/>
    </w:rPr>
  </w:style>
  <w:style w:type="paragraph" w:styleId="6">
    <w:name w:val="heading 6"/>
    <w:aliases w:val="_GOST_6"/>
    <w:basedOn w:val="51"/>
    <w:next w:val="GOSTNormal"/>
    <w:autoRedefine/>
    <w:qFormat/>
    <w:rsid w:val="00B90B75"/>
    <w:pPr>
      <w:numPr>
        <w:ilvl w:val="5"/>
      </w:numPr>
      <w:tabs>
        <w:tab w:val="clear" w:pos="1276"/>
        <w:tab w:val="left" w:pos="1418"/>
      </w:tabs>
      <w:outlineLvl w:val="5"/>
    </w:pPr>
    <w:rPr>
      <w:bCs w:val="0"/>
      <w:i/>
      <w:szCs w:val="22"/>
    </w:rPr>
  </w:style>
  <w:style w:type="paragraph" w:styleId="7">
    <w:name w:val="heading 7"/>
    <w:basedOn w:val="a4"/>
    <w:next w:val="a4"/>
    <w:qFormat/>
    <w:rsid w:val="00B90B75"/>
    <w:pPr>
      <w:numPr>
        <w:ilvl w:val="6"/>
        <w:numId w:val="19"/>
      </w:numPr>
      <w:spacing w:before="240" w:after="60"/>
      <w:outlineLvl w:val="6"/>
    </w:pPr>
  </w:style>
  <w:style w:type="paragraph" w:styleId="8">
    <w:name w:val="heading 8"/>
    <w:basedOn w:val="a4"/>
    <w:next w:val="a4"/>
    <w:link w:val="80"/>
    <w:qFormat/>
    <w:rsid w:val="00B90B75"/>
    <w:pPr>
      <w:numPr>
        <w:ilvl w:val="7"/>
        <w:numId w:val="19"/>
      </w:numPr>
      <w:spacing w:before="240" w:after="60"/>
      <w:outlineLvl w:val="7"/>
    </w:pPr>
    <w:rPr>
      <w:i/>
      <w:iCs/>
    </w:rPr>
  </w:style>
  <w:style w:type="paragraph" w:styleId="9">
    <w:name w:val="heading 9"/>
    <w:basedOn w:val="a4"/>
    <w:next w:val="a4"/>
    <w:qFormat/>
    <w:rsid w:val="00B90B75"/>
    <w:pPr>
      <w:numPr>
        <w:ilvl w:val="8"/>
        <w:numId w:val="20"/>
      </w:numPr>
      <w:spacing w:before="240" w:after="60"/>
      <w:outlineLvl w:val="8"/>
    </w:pPr>
    <w:rPr>
      <w:rFonts w:ascii="Arial" w:hAnsi="Arial"/>
      <w:sz w:val="22"/>
      <w:szCs w:val="22"/>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GOSTFigure">
    <w:name w:val="_GOST_Figure"/>
    <w:next w:val="GOSTFigName"/>
    <w:rsid w:val="00B90B75"/>
    <w:pPr>
      <w:keepNext/>
      <w:spacing w:before="120" w:after="120"/>
      <w:jc w:val="center"/>
    </w:pPr>
    <w:rPr>
      <w:sz w:val="24"/>
    </w:rPr>
  </w:style>
  <w:style w:type="paragraph" w:customStyle="1" w:styleId="GOSTFigName">
    <w:name w:val="_GOST_Fig_Name"/>
    <w:basedOn w:val="GOSTFigure"/>
    <w:next w:val="GOSTNormal"/>
    <w:rsid w:val="00B90B75"/>
    <w:pPr>
      <w:keepNext w:val="0"/>
      <w:numPr>
        <w:numId w:val="4"/>
      </w:numPr>
      <w:suppressAutoHyphens/>
      <w:contextualSpacing/>
    </w:pPr>
    <w:rPr>
      <w:b/>
      <w:szCs w:val="24"/>
    </w:rPr>
  </w:style>
  <w:style w:type="paragraph" w:customStyle="1" w:styleId="GOSTheader">
    <w:name w:val="_GOST_header"/>
    <w:rsid w:val="00B90B75"/>
    <w:pPr>
      <w:suppressAutoHyphens/>
    </w:pPr>
    <w:rPr>
      <w:color w:val="333333"/>
      <w:sz w:val="22"/>
    </w:rPr>
  </w:style>
  <w:style w:type="paragraph" w:customStyle="1" w:styleId="GOSTListmark1">
    <w:name w:val="_GOST_List_mark1"/>
    <w:rsid w:val="00B90B75"/>
    <w:pPr>
      <w:numPr>
        <w:numId w:val="5"/>
      </w:numPr>
      <w:jc w:val="both"/>
    </w:pPr>
    <w:rPr>
      <w:snapToGrid w:val="0"/>
      <w:sz w:val="24"/>
    </w:rPr>
  </w:style>
  <w:style w:type="paragraph" w:customStyle="1" w:styleId="GOSTListmark2">
    <w:name w:val="_GOST_List_mark2"/>
    <w:rsid w:val="00B90B75"/>
    <w:pPr>
      <w:numPr>
        <w:numId w:val="6"/>
      </w:numPr>
      <w:jc w:val="both"/>
    </w:pPr>
    <w:rPr>
      <w:snapToGrid w:val="0"/>
      <w:sz w:val="24"/>
    </w:rPr>
  </w:style>
  <w:style w:type="paragraph" w:customStyle="1" w:styleId="GOSTListmark3">
    <w:name w:val="_GOST_List_mark3"/>
    <w:basedOn w:val="a4"/>
    <w:rsid w:val="00B90B75"/>
    <w:pPr>
      <w:numPr>
        <w:numId w:val="7"/>
      </w:numPr>
    </w:pPr>
    <w:rPr>
      <w:snapToGrid w:val="0"/>
    </w:rPr>
  </w:style>
  <w:style w:type="paragraph" w:customStyle="1" w:styleId="GOSTListmark4">
    <w:name w:val="_GOST_List_mark4"/>
    <w:basedOn w:val="a4"/>
    <w:rsid w:val="00B90B75"/>
    <w:pPr>
      <w:numPr>
        <w:numId w:val="8"/>
      </w:numPr>
    </w:pPr>
  </w:style>
  <w:style w:type="paragraph" w:styleId="a8">
    <w:name w:val="header"/>
    <w:basedOn w:val="a4"/>
    <w:link w:val="a9"/>
    <w:rsid w:val="00B90B75"/>
    <w:pPr>
      <w:tabs>
        <w:tab w:val="center" w:pos="4677"/>
        <w:tab w:val="right" w:pos="9355"/>
      </w:tabs>
    </w:pPr>
  </w:style>
  <w:style w:type="paragraph" w:customStyle="1" w:styleId="GOSTListnote">
    <w:name w:val="_GOST_List_note"/>
    <w:basedOn w:val="GOSTListmark3"/>
    <w:rsid w:val="002F5B7D"/>
    <w:pPr>
      <w:numPr>
        <w:numId w:val="0"/>
      </w:numPr>
    </w:pPr>
  </w:style>
  <w:style w:type="paragraph" w:customStyle="1" w:styleId="GOSTListnormal18">
    <w:name w:val="_GOST_List_normal_1.8"/>
    <w:rsid w:val="00B90B75"/>
    <w:pPr>
      <w:tabs>
        <w:tab w:val="left" w:pos="1021"/>
      </w:tabs>
      <w:ind w:left="1021"/>
      <w:jc w:val="both"/>
    </w:pPr>
    <w:rPr>
      <w:snapToGrid w:val="0"/>
      <w:sz w:val="24"/>
    </w:rPr>
  </w:style>
  <w:style w:type="paragraph" w:customStyle="1" w:styleId="GOSTListnum2">
    <w:name w:val="_GOST_List_num2"/>
    <w:basedOn w:val="GOSTListnum"/>
    <w:rsid w:val="00B90B75"/>
    <w:pPr>
      <w:numPr>
        <w:ilvl w:val="1"/>
      </w:numPr>
    </w:pPr>
    <w:rPr>
      <w:szCs w:val="24"/>
    </w:rPr>
  </w:style>
  <w:style w:type="paragraph" w:customStyle="1" w:styleId="GOSTNameTable">
    <w:name w:val="_GOST_Name_Table"/>
    <w:rsid w:val="00B90B75"/>
    <w:pPr>
      <w:keepNext/>
      <w:numPr>
        <w:numId w:val="10"/>
      </w:numPr>
      <w:suppressAutoHyphens/>
      <w:spacing w:before="240" w:after="120"/>
    </w:pPr>
    <w:rPr>
      <w:b/>
      <w:sz w:val="24"/>
    </w:rPr>
  </w:style>
  <w:style w:type="paragraph" w:customStyle="1" w:styleId="GOSTNormal">
    <w:name w:val="_GOST_Normal"/>
    <w:link w:val="GOSTNormal0"/>
    <w:rsid w:val="00B90B75"/>
    <w:pPr>
      <w:spacing w:before="120" w:after="60"/>
      <w:ind w:firstLine="567"/>
      <w:contextualSpacing/>
      <w:jc w:val="both"/>
    </w:pPr>
    <w:rPr>
      <w:sz w:val="24"/>
    </w:rPr>
  </w:style>
  <w:style w:type="paragraph" w:customStyle="1" w:styleId="GOSTNormalWithout">
    <w:name w:val="_GOST_Normal_Without"/>
    <w:basedOn w:val="GOSTNormal"/>
    <w:next w:val="GOSTNormal"/>
    <w:rsid w:val="00B90B75"/>
    <w:pPr>
      <w:keepNext/>
    </w:pPr>
  </w:style>
  <w:style w:type="paragraph" w:customStyle="1" w:styleId="GOSTNote">
    <w:name w:val="_GOST_Note"/>
    <w:next w:val="GOSTNormal"/>
    <w:link w:val="GOSTNote0"/>
    <w:rsid w:val="00B90B75"/>
    <w:pPr>
      <w:spacing w:before="120" w:after="120"/>
      <w:ind w:left="1701" w:hanging="1701"/>
      <w:jc w:val="both"/>
    </w:pPr>
    <w:rPr>
      <w:sz w:val="24"/>
    </w:rPr>
  </w:style>
  <w:style w:type="paragraph" w:customStyle="1" w:styleId="GOSTNoteContinue">
    <w:name w:val="_GOST_Note_Continue"/>
    <w:basedOn w:val="GOSTNote"/>
    <w:rsid w:val="00B90B75"/>
    <w:pPr>
      <w:ind w:firstLine="0"/>
    </w:pPr>
  </w:style>
  <w:style w:type="paragraph" w:customStyle="1" w:styleId="GOSTReg">
    <w:name w:val="_GOST_Reg"/>
    <w:next w:val="GOSTNormal"/>
    <w:rsid w:val="00B90B75"/>
    <w:pPr>
      <w:keepNext/>
      <w:pageBreakBefore/>
      <w:spacing w:before="120" w:after="120"/>
      <w:contextualSpacing/>
      <w:jc w:val="center"/>
      <w:outlineLvl w:val="0"/>
    </w:pPr>
    <w:rPr>
      <w:b/>
      <w:caps/>
      <w:sz w:val="28"/>
    </w:rPr>
  </w:style>
  <w:style w:type="paragraph" w:customStyle="1" w:styleId="GOSTScript">
    <w:name w:val="_GOST_Script"/>
    <w:basedOn w:val="a4"/>
    <w:rsid w:val="00C3411A"/>
    <w:pPr>
      <w:pBdr>
        <w:top w:val="dotted" w:sz="4" w:space="1" w:color="auto"/>
        <w:left w:val="dotted" w:sz="4" w:space="4" w:color="auto"/>
        <w:bottom w:val="dotted" w:sz="4" w:space="1" w:color="auto"/>
        <w:right w:val="dotted" w:sz="4" w:space="4" w:color="auto"/>
      </w:pBdr>
    </w:pPr>
    <w:rPr>
      <w:rFonts w:ascii="Courier New" w:hAnsi="Courier New"/>
      <w:noProof/>
      <w:spacing w:val="-20"/>
      <w:sz w:val="20"/>
      <w:lang w:val="en-US"/>
    </w:rPr>
  </w:style>
  <w:style w:type="paragraph" w:customStyle="1" w:styleId="GOSTSign">
    <w:name w:val="_GOST_Sign"/>
    <w:basedOn w:val="GOSTReg"/>
    <w:next w:val="GOSTNormal"/>
    <w:rsid w:val="00B90B75"/>
    <w:pPr>
      <w:pageBreakBefore w:val="0"/>
      <w:outlineLvl w:val="9"/>
    </w:pPr>
  </w:style>
  <w:style w:type="character" w:customStyle="1" w:styleId="GOSTSymBold">
    <w:name w:val="_GOST_Sym_Bold"/>
    <w:rsid w:val="00B90B75"/>
    <w:rPr>
      <w:b/>
    </w:rPr>
  </w:style>
  <w:style w:type="character" w:customStyle="1" w:styleId="GOSTSymBoldItalic">
    <w:name w:val="_GOST_Sym_Bold_Italic"/>
    <w:rsid w:val="00B90B75"/>
    <w:rPr>
      <w:b/>
      <w:i/>
    </w:rPr>
  </w:style>
  <w:style w:type="character" w:customStyle="1" w:styleId="GOSTSymItalic">
    <w:name w:val="_GOST_Sym_Italic"/>
    <w:rsid w:val="00B90B75"/>
    <w:rPr>
      <w:i/>
    </w:rPr>
  </w:style>
  <w:style w:type="table" w:customStyle="1" w:styleId="GOSTTable">
    <w:name w:val="_GOST_Table"/>
    <w:basedOn w:val="a6"/>
    <w:rsid w:val="00B90B75"/>
    <w:pPr>
      <w:jc w:val="both"/>
    </w:pPr>
    <w:rPr>
      <w:sz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blStylePr w:type="firstRow">
      <w:pPr>
        <w:wordWrap/>
        <w:spacing w:beforeLines="0" w:beforeAutospacing="0" w:afterLines="0" w:afterAutospacing="0" w:line="240" w:lineRule="auto"/>
        <w:ind w:leftChars="0" w:left="0" w:rightChars="0" w:right="0" w:firstLineChars="0" w:firstLine="0"/>
        <w:jc w:val="center"/>
        <w:outlineLvl w:val="9"/>
      </w:pPr>
      <w:rPr>
        <w:rFonts w:ascii="Times New Roman" w:hAnsi="Times New Roman"/>
        <w:b w:val="0"/>
        <w:sz w:val="22"/>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Autospacing="0" w:afterLines="0" w:afterAutospacing="0" w:line="240" w:lineRule="auto"/>
        <w:ind w:leftChars="0" w:left="57" w:rightChars="0" w:right="57" w:firstLineChars="0" w:firstLine="0"/>
        <w:jc w:val="left"/>
        <w:outlineLvl w:val="9"/>
      </w:pPr>
      <w:rPr>
        <w:rFonts w:ascii="Times New Roman" w:hAnsi="Times New Roman"/>
        <w:sz w:val="24"/>
      </w:rPr>
    </w:tblStylePr>
    <w:tblStylePr w:type="band2Horz">
      <w:pPr>
        <w:wordWrap/>
        <w:spacing w:beforeLines="0" w:beforeAutospacing="0" w:afterLines="0" w:afterAutospacing="0"/>
        <w:ind w:leftChars="0" w:left="57" w:rightChars="0" w:right="57" w:firstLineChars="0" w:firstLine="0"/>
        <w:contextualSpacing w:val="0"/>
        <w:jc w:val="left"/>
        <w:outlineLvl w:val="9"/>
      </w:pPr>
      <w:rPr>
        <w:rFonts w:ascii="Times New Roman" w:hAnsi="Times New Roman"/>
        <w:sz w:val="24"/>
      </w:rPr>
    </w:tblStylePr>
  </w:style>
  <w:style w:type="paragraph" w:customStyle="1" w:styleId="GOSTTablenorm">
    <w:name w:val="_GOST_Table_norm"/>
    <w:link w:val="GOSTTablenorm0"/>
    <w:rsid w:val="00B90B75"/>
    <w:pPr>
      <w:ind w:left="57" w:right="57"/>
      <w:jc w:val="both"/>
    </w:pPr>
    <w:rPr>
      <w:sz w:val="22"/>
    </w:rPr>
  </w:style>
  <w:style w:type="paragraph" w:customStyle="1" w:styleId="GOSTTableHead">
    <w:name w:val="_GOST_Table_Head"/>
    <w:basedOn w:val="GOSTTablenorm"/>
    <w:link w:val="GOSTTableHead0"/>
    <w:rsid w:val="00B90B75"/>
    <w:pPr>
      <w:keepNext/>
      <w:suppressAutoHyphens/>
      <w:ind w:left="0" w:right="0"/>
      <w:jc w:val="center"/>
    </w:pPr>
    <w:rPr>
      <w:b/>
      <w:bCs/>
    </w:rPr>
  </w:style>
  <w:style w:type="paragraph" w:customStyle="1" w:styleId="GOSTTableListMark1">
    <w:name w:val="_GOST_Table_List_Mark_1"/>
    <w:link w:val="GOSTTableListMark10"/>
    <w:rsid w:val="00B90B75"/>
    <w:pPr>
      <w:numPr>
        <w:numId w:val="11"/>
      </w:numPr>
      <w:tabs>
        <w:tab w:val="left" w:pos="284"/>
      </w:tabs>
      <w:ind w:right="57"/>
    </w:pPr>
    <w:rPr>
      <w:sz w:val="22"/>
    </w:rPr>
  </w:style>
  <w:style w:type="paragraph" w:customStyle="1" w:styleId="GOSTTableListNum1">
    <w:name w:val="_GOST_Table_List_Num_1"/>
    <w:rsid w:val="00B90B75"/>
    <w:pPr>
      <w:numPr>
        <w:numId w:val="14"/>
      </w:numPr>
    </w:pPr>
    <w:rPr>
      <w:sz w:val="22"/>
    </w:rPr>
  </w:style>
  <w:style w:type="paragraph" w:customStyle="1" w:styleId="GOSTTableNum">
    <w:name w:val="_GOST_Table_Num"/>
    <w:rsid w:val="00B90B75"/>
    <w:pPr>
      <w:numPr>
        <w:numId w:val="15"/>
      </w:numPr>
    </w:pPr>
    <w:rPr>
      <w:sz w:val="22"/>
    </w:rPr>
  </w:style>
  <w:style w:type="paragraph" w:customStyle="1" w:styleId="GOSTTitul0">
    <w:name w:val="_GOST_Titul_0"/>
    <w:rsid w:val="00B90B75"/>
    <w:pPr>
      <w:suppressAutoHyphens/>
      <w:spacing w:line="360" w:lineRule="auto"/>
      <w:contextualSpacing/>
      <w:jc w:val="center"/>
    </w:pPr>
    <w:rPr>
      <w:sz w:val="28"/>
      <w:szCs w:val="28"/>
    </w:rPr>
  </w:style>
  <w:style w:type="character" w:customStyle="1" w:styleId="aa">
    <w:name w:val="Текст примечания Знак"/>
    <w:aliases w:val="Знак3 Знак"/>
    <w:link w:val="ab"/>
    <w:rsid w:val="00B90B75"/>
  </w:style>
  <w:style w:type="paragraph" w:customStyle="1" w:styleId="GOSTTitul1">
    <w:name w:val="_GOST_Titul_1"/>
    <w:rsid w:val="00B90B75"/>
    <w:pPr>
      <w:suppressAutoHyphens/>
      <w:spacing w:before="240" w:after="240"/>
      <w:contextualSpacing/>
      <w:jc w:val="center"/>
    </w:pPr>
    <w:rPr>
      <w:sz w:val="32"/>
      <w:szCs w:val="28"/>
    </w:rPr>
  </w:style>
  <w:style w:type="paragraph" w:customStyle="1" w:styleId="GOSTTitul2">
    <w:name w:val="_GOST_Titul_2"/>
    <w:rsid w:val="00B90B75"/>
    <w:pPr>
      <w:suppressAutoHyphens/>
      <w:jc w:val="center"/>
    </w:pPr>
    <w:rPr>
      <w:b/>
      <w:caps/>
      <w:sz w:val="32"/>
      <w:szCs w:val="28"/>
    </w:rPr>
  </w:style>
  <w:style w:type="paragraph" w:customStyle="1" w:styleId="GOSTTitulnamedoc">
    <w:name w:val="_GOST_Titul_name_doc"/>
    <w:rsid w:val="00B90B75"/>
    <w:pPr>
      <w:suppressAutoHyphens/>
      <w:spacing w:before="200" w:after="400"/>
      <w:contextualSpacing/>
      <w:jc w:val="center"/>
    </w:pPr>
    <w:rPr>
      <w:b/>
      <w:sz w:val="32"/>
      <w:szCs w:val="28"/>
    </w:rPr>
  </w:style>
  <w:style w:type="paragraph" w:customStyle="1" w:styleId="a3">
    <w:name w:val="Заг_Приложение"/>
    <w:basedOn w:val="1"/>
    <w:next w:val="GOSTNormal"/>
    <w:rsid w:val="00B90B75"/>
    <w:pPr>
      <w:numPr>
        <w:numId w:val="18"/>
      </w:numPr>
    </w:pPr>
  </w:style>
  <w:style w:type="paragraph" w:customStyle="1" w:styleId="23">
    <w:name w:val="Заг_2_Приложение"/>
    <w:basedOn w:val="a3"/>
    <w:next w:val="GOSTNormal"/>
    <w:link w:val="24"/>
    <w:rsid w:val="00B90B75"/>
    <w:pPr>
      <w:pageBreakBefore w:val="0"/>
      <w:numPr>
        <w:numId w:val="0"/>
      </w:numPr>
      <w:tabs>
        <w:tab w:val="clear" w:pos="567"/>
      </w:tabs>
      <w:spacing w:after="240"/>
      <w:ind w:left="454" w:hanging="454"/>
      <w:jc w:val="left"/>
    </w:pPr>
    <w:rPr>
      <w:caps w:val="0"/>
      <w:lang w:val="x-none" w:eastAsia="x-none"/>
    </w:rPr>
  </w:style>
  <w:style w:type="character" w:customStyle="1" w:styleId="24">
    <w:name w:val="Заг_2_Приложение Знак"/>
    <w:link w:val="23"/>
    <w:rsid w:val="00B90B75"/>
    <w:rPr>
      <w:b/>
      <w:sz w:val="32"/>
      <w:szCs w:val="36"/>
      <w:lang w:val="x-none" w:eastAsia="x-none"/>
    </w:rPr>
  </w:style>
  <w:style w:type="paragraph" w:customStyle="1" w:styleId="33">
    <w:name w:val="Заг_3_Приложение"/>
    <w:basedOn w:val="a4"/>
    <w:next w:val="GOSTNormal"/>
    <w:rsid w:val="00B90B75"/>
    <w:pPr>
      <w:keepNext/>
      <w:spacing w:before="240" w:after="120"/>
      <w:ind w:left="567" w:hanging="567"/>
      <w:contextualSpacing/>
      <w:outlineLvl w:val="1"/>
    </w:pPr>
    <w:rPr>
      <w:rFonts w:cs="Arial"/>
      <w:b/>
      <w:bCs/>
      <w:iCs/>
      <w:sz w:val="28"/>
      <w:szCs w:val="28"/>
    </w:rPr>
  </w:style>
  <w:style w:type="paragraph" w:styleId="ac">
    <w:name w:val="caption"/>
    <w:basedOn w:val="a4"/>
    <w:next w:val="a4"/>
    <w:qFormat/>
    <w:rsid w:val="00B90B75"/>
    <w:rPr>
      <w:b/>
      <w:bCs/>
      <w:sz w:val="20"/>
    </w:rPr>
  </w:style>
  <w:style w:type="character" w:styleId="ad">
    <w:name w:val="Hyperlink"/>
    <w:uiPriority w:val="99"/>
    <w:rsid w:val="00B90B75"/>
    <w:rPr>
      <w:color w:val="0000FF"/>
      <w:u w:val="single"/>
    </w:rPr>
  </w:style>
  <w:style w:type="paragraph" w:styleId="11">
    <w:name w:val="toc 1"/>
    <w:uiPriority w:val="39"/>
    <w:rsid w:val="00B90B75"/>
    <w:pPr>
      <w:tabs>
        <w:tab w:val="left" w:pos="454"/>
        <w:tab w:val="right" w:leader="dot" w:pos="9631"/>
      </w:tabs>
      <w:spacing w:before="60" w:after="60"/>
      <w:ind w:left="454" w:right="567" w:hanging="454"/>
    </w:pPr>
    <w:rPr>
      <w:b/>
      <w:bCs/>
      <w:caps/>
      <w:noProof/>
      <w:sz w:val="24"/>
      <w:szCs w:val="24"/>
    </w:rPr>
  </w:style>
  <w:style w:type="paragraph" w:styleId="25">
    <w:name w:val="toc 2"/>
    <w:basedOn w:val="11"/>
    <w:uiPriority w:val="39"/>
    <w:rsid w:val="00B90B75"/>
    <w:pPr>
      <w:tabs>
        <w:tab w:val="clear" w:pos="454"/>
        <w:tab w:val="left" w:pos="851"/>
      </w:tabs>
      <w:ind w:left="851" w:hanging="567"/>
      <w:contextualSpacing/>
    </w:pPr>
    <w:rPr>
      <w:b w:val="0"/>
      <w:caps w:val="0"/>
    </w:rPr>
  </w:style>
  <w:style w:type="paragraph" w:styleId="34">
    <w:name w:val="toc 3"/>
    <w:basedOn w:val="25"/>
    <w:uiPriority w:val="39"/>
    <w:rsid w:val="00B90B75"/>
    <w:pPr>
      <w:tabs>
        <w:tab w:val="clear" w:pos="851"/>
        <w:tab w:val="left" w:pos="1418"/>
      </w:tabs>
      <w:ind w:left="1418" w:hanging="851"/>
    </w:pPr>
    <w:rPr>
      <w:iCs/>
    </w:rPr>
  </w:style>
  <w:style w:type="paragraph" w:styleId="ae">
    <w:name w:val="Body Text Indent"/>
    <w:basedOn w:val="a4"/>
    <w:next w:val="a4"/>
    <w:semiHidden/>
    <w:rsid w:val="00B90B75"/>
    <w:pPr>
      <w:widowControl w:val="0"/>
      <w:tabs>
        <w:tab w:val="left" w:pos="1985"/>
        <w:tab w:val="left" w:pos="2127"/>
      </w:tabs>
      <w:spacing w:line="360" w:lineRule="auto"/>
      <w:ind w:firstLine="425"/>
    </w:pPr>
    <w:rPr>
      <w:snapToGrid w:val="0"/>
      <w:sz w:val="20"/>
    </w:rPr>
  </w:style>
  <w:style w:type="paragraph" w:styleId="26">
    <w:name w:val="Body Text Indent 2"/>
    <w:basedOn w:val="a4"/>
    <w:semiHidden/>
    <w:rsid w:val="00B90B75"/>
    <w:pPr>
      <w:widowControl w:val="0"/>
      <w:tabs>
        <w:tab w:val="left" w:pos="1985"/>
        <w:tab w:val="left" w:pos="2127"/>
      </w:tabs>
      <w:spacing w:line="360" w:lineRule="auto"/>
      <w:ind w:firstLine="425"/>
    </w:pPr>
    <w:rPr>
      <w:b/>
      <w:snapToGrid w:val="0"/>
      <w:sz w:val="20"/>
    </w:rPr>
  </w:style>
  <w:style w:type="paragraph" w:styleId="af">
    <w:name w:val="Document Map"/>
    <w:basedOn w:val="a4"/>
    <w:semiHidden/>
    <w:rsid w:val="00B90B75"/>
    <w:pPr>
      <w:shd w:val="clear" w:color="auto" w:fill="000080"/>
    </w:pPr>
    <w:rPr>
      <w:rFonts w:ascii="Tahoma" w:hAnsi="Tahoma" w:cs="Tahoma"/>
      <w:sz w:val="20"/>
    </w:rPr>
  </w:style>
  <w:style w:type="paragraph" w:styleId="42">
    <w:name w:val="toc 4"/>
    <w:basedOn w:val="a4"/>
    <w:next w:val="a4"/>
    <w:uiPriority w:val="39"/>
    <w:rsid w:val="00B90B75"/>
    <w:pPr>
      <w:tabs>
        <w:tab w:val="left" w:pos="1871"/>
        <w:tab w:val="right" w:leader="dot" w:pos="9633"/>
      </w:tabs>
      <w:ind w:left="1872" w:right="567" w:hanging="1021"/>
    </w:pPr>
  </w:style>
  <w:style w:type="paragraph" w:styleId="35">
    <w:name w:val="Body Text 3"/>
    <w:basedOn w:val="a4"/>
    <w:semiHidden/>
    <w:rsid w:val="00B90B75"/>
    <w:pPr>
      <w:spacing w:after="120"/>
    </w:pPr>
    <w:rPr>
      <w:sz w:val="16"/>
      <w:szCs w:val="16"/>
    </w:rPr>
  </w:style>
  <w:style w:type="paragraph" w:customStyle="1" w:styleId="GOSTListnormal1">
    <w:name w:val="_GOST_List_normal_1"/>
    <w:rsid w:val="00B90B75"/>
    <w:pPr>
      <w:tabs>
        <w:tab w:val="left" w:pos="284"/>
      </w:tabs>
      <w:spacing w:before="60" w:after="60"/>
      <w:ind w:left="851"/>
      <w:contextualSpacing/>
      <w:jc w:val="both"/>
    </w:pPr>
    <w:rPr>
      <w:snapToGrid w:val="0"/>
      <w:sz w:val="24"/>
    </w:rPr>
  </w:style>
  <w:style w:type="numbering" w:styleId="111111">
    <w:name w:val="Outline List 2"/>
    <w:basedOn w:val="a7"/>
    <w:semiHidden/>
    <w:rsid w:val="00B90B75"/>
    <w:pPr>
      <w:numPr>
        <w:numId w:val="16"/>
      </w:numPr>
    </w:pPr>
  </w:style>
  <w:style w:type="numbering" w:styleId="1ai">
    <w:name w:val="Outline List 1"/>
    <w:basedOn w:val="a7"/>
    <w:semiHidden/>
    <w:rsid w:val="00B90B75"/>
    <w:pPr>
      <w:numPr>
        <w:numId w:val="17"/>
      </w:numPr>
    </w:pPr>
  </w:style>
  <w:style w:type="paragraph" w:styleId="af0">
    <w:name w:val="Balloon Text"/>
    <w:basedOn w:val="a4"/>
    <w:link w:val="af1"/>
    <w:semiHidden/>
    <w:rsid w:val="00B90B75"/>
    <w:rPr>
      <w:rFonts w:ascii="Tahoma" w:hAnsi="Tahoma" w:cs="Tahoma"/>
      <w:sz w:val="16"/>
      <w:szCs w:val="16"/>
    </w:rPr>
  </w:style>
  <w:style w:type="paragraph" w:customStyle="1" w:styleId="GOSTListnormal28">
    <w:name w:val="_GOST_List_normal_2.8"/>
    <w:rsid w:val="00B90B75"/>
    <w:pPr>
      <w:tabs>
        <w:tab w:val="left" w:pos="1588"/>
      </w:tabs>
      <w:spacing w:before="60" w:after="60"/>
      <w:ind w:left="1588"/>
      <w:contextualSpacing/>
      <w:jc w:val="both"/>
    </w:pPr>
    <w:rPr>
      <w:snapToGrid w:val="0"/>
      <w:sz w:val="24"/>
    </w:rPr>
  </w:style>
  <w:style w:type="paragraph" w:styleId="ab">
    <w:name w:val="annotation text"/>
    <w:aliases w:val="Знак3"/>
    <w:basedOn w:val="a4"/>
    <w:link w:val="aa"/>
    <w:rsid w:val="00B90B75"/>
    <w:rPr>
      <w:sz w:val="20"/>
    </w:rPr>
  </w:style>
  <w:style w:type="paragraph" w:styleId="af2">
    <w:name w:val="annotation subject"/>
    <w:basedOn w:val="ab"/>
    <w:next w:val="ab"/>
    <w:link w:val="af3"/>
    <w:semiHidden/>
    <w:rsid w:val="00B90B75"/>
    <w:rPr>
      <w:b/>
      <w:bCs/>
    </w:rPr>
  </w:style>
  <w:style w:type="paragraph" w:styleId="52">
    <w:name w:val="toc 5"/>
    <w:basedOn w:val="a4"/>
    <w:next w:val="a4"/>
    <w:autoRedefine/>
    <w:uiPriority w:val="39"/>
    <w:rsid w:val="00B90B75"/>
    <w:pPr>
      <w:tabs>
        <w:tab w:val="left" w:pos="2410"/>
        <w:tab w:val="right" w:leader="dot" w:pos="9631"/>
      </w:tabs>
      <w:ind w:left="2410" w:right="567" w:hanging="1276"/>
      <w:jc w:val="left"/>
    </w:pPr>
    <w:rPr>
      <w:noProof/>
      <w:szCs w:val="18"/>
    </w:rPr>
  </w:style>
  <w:style w:type="paragraph" w:styleId="60">
    <w:name w:val="toc 6"/>
    <w:basedOn w:val="a4"/>
    <w:next w:val="a4"/>
    <w:autoRedefine/>
    <w:rsid w:val="00B90B75"/>
    <w:pPr>
      <w:ind w:left="1200"/>
      <w:jc w:val="left"/>
    </w:pPr>
    <w:rPr>
      <w:sz w:val="18"/>
      <w:szCs w:val="18"/>
    </w:rPr>
  </w:style>
  <w:style w:type="paragraph" w:styleId="70">
    <w:name w:val="toc 7"/>
    <w:basedOn w:val="a4"/>
    <w:next w:val="a4"/>
    <w:autoRedefine/>
    <w:rsid w:val="00B90B75"/>
    <w:pPr>
      <w:ind w:left="1440"/>
      <w:jc w:val="left"/>
    </w:pPr>
    <w:rPr>
      <w:sz w:val="18"/>
      <w:szCs w:val="18"/>
    </w:rPr>
  </w:style>
  <w:style w:type="paragraph" w:styleId="81">
    <w:name w:val="toc 8"/>
    <w:basedOn w:val="a4"/>
    <w:next w:val="a4"/>
    <w:autoRedefine/>
    <w:rsid w:val="00B90B75"/>
    <w:pPr>
      <w:ind w:left="1680"/>
      <w:jc w:val="left"/>
    </w:pPr>
    <w:rPr>
      <w:sz w:val="18"/>
      <w:szCs w:val="18"/>
    </w:rPr>
  </w:style>
  <w:style w:type="paragraph" w:styleId="90">
    <w:name w:val="toc 9"/>
    <w:basedOn w:val="a4"/>
    <w:next w:val="a4"/>
    <w:autoRedefine/>
    <w:rsid w:val="00B90B75"/>
    <w:pPr>
      <w:ind w:left="1920"/>
      <w:jc w:val="left"/>
    </w:pPr>
    <w:rPr>
      <w:sz w:val="18"/>
      <w:szCs w:val="18"/>
    </w:rPr>
  </w:style>
  <w:style w:type="character" w:styleId="af4">
    <w:name w:val="footnote reference"/>
    <w:semiHidden/>
    <w:rsid w:val="00B90B75"/>
    <w:rPr>
      <w:vertAlign w:val="superscript"/>
    </w:rPr>
  </w:style>
  <w:style w:type="paragraph" w:styleId="af5">
    <w:name w:val="footnote text"/>
    <w:link w:val="af6"/>
    <w:semiHidden/>
    <w:rsid w:val="00B90B75"/>
  </w:style>
  <w:style w:type="paragraph" w:styleId="43">
    <w:name w:val="List 4"/>
    <w:basedOn w:val="a4"/>
    <w:semiHidden/>
    <w:rsid w:val="00B90B75"/>
    <w:pPr>
      <w:ind w:left="1132" w:hanging="283"/>
    </w:pPr>
  </w:style>
  <w:style w:type="paragraph" w:styleId="27">
    <w:name w:val="Body Text 2"/>
    <w:basedOn w:val="a4"/>
    <w:semiHidden/>
    <w:rsid w:val="00B90B75"/>
    <w:pPr>
      <w:spacing w:after="120" w:line="480" w:lineRule="auto"/>
    </w:pPr>
  </w:style>
  <w:style w:type="paragraph" w:styleId="36">
    <w:name w:val="Body Text Indent 3"/>
    <w:basedOn w:val="a4"/>
    <w:semiHidden/>
    <w:rsid w:val="00B90B75"/>
    <w:pPr>
      <w:spacing w:after="120"/>
      <w:ind w:left="283"/>
    </w:pPr>
    <w:rPr>
      <w:sz w:val="16"/>
      <w:szCs w:val="16"/>
    </w:rPr>
  </w:style>
  <w:style w:type="character" w:styleId="af7">
    <w:name w:val="FollowedHyperlink"/>
    <w:semiHidden/>
    <w:rsid w:val="00B90B75"/>
    <w:rPr>
      <w:color w:val="800080"/>
      <w:u w:val="single"/>
    </w:rPr>
  </w:style>
  <w:style w:type="character" w:styleId="HTML">
    <w:name w:val="HTML Variable"/>
    <w:semiHidden/>
    <w:rsid w:val="00B90B75"/>
    <w:rPr>
      <w:i/>
      <w:iCs/>
    </w:rPr>
  </w:style>
  <w:style w:type="character" w:styleId="HTML0">
    <w:name w:val="HTML Typewriter"/>
    <w:semiHidden/>
    <w:rsid w:val="00B90B75"/>
    <w:rPr>
      <w:rFonts w:ascii="Courier New" w:hAnsi="Courier New" w:cs="Courier New"/>
      <w:sz w:val="20"/>
      <w:szCs w:val="20"/>
    </w:rPr>
  </w:style>
  <w:style w:type="paragraph" w:styleId="af8">
    <w:name w:val="Subtitle"/>
    <w:basedOn w:val="a4"/>
    <w:qFormat/>
    <w:rsid w:val="00B90B75"/>
    <w:pPr>
      <w:spacing w:after="60"/>
      <w:jc w:val="center"/>
      <w:outlineLvl w:val="1"/>
    </w:pPr>
    <w:rPr>
      <w:rFonts w:ascii="Arial" w:hAnsi="Arial" w:cs="Arial"/>
    </w:rPr>
  </w:style>
  <w:style w:type="paragraph" w:styleId="af9">
    <w:name w:val="Salutation"/>
    <w:basedOn w:val="a4"/>
    <w:next w:val="a4"/>
    <w:semiHidden/>
    <w:rsid w:val="00B90B75"/>
  </w:style>
  <w:style w:type="paragraph" w:styleId="afa">
    <w:name w:val="List Continue"/>
    <w:basedOn w:val="a4"/>
    <w:semiHidden/>
    <w:rsid w:val="00B90B75"/>
    <w:pPr>
      <w:spacing w:after="120"/>
      <w:ind w:left="283"/>
    </w:pPr>
  </w:style>
  <w:style w:type="paragraph" w:styleId="28">
    <w:name w:val="List Continue 2"/>
    <w:basedOn w:val="a4"/>
    <w:semiHidden/>
    <w:rsid w:val="00B90B75"/>
    <w:pPr>
      <w:spacing w:after="120"/>
      <w:ind w:left="566"/>
    </w:pPr>
  </w:style>
  <w:style w:type="paragraph" w:styleId="37">
    <w:name w:val="List Continue 3"/>
    <w:basedOn w:val="a4"/>
    <w:semiHidden/>
    <w:rsid w:val="00B90B75"/>
    <w:pPr>
      <w:spacing w:after="120"/>
      <w:ind w:left="849"/>
    </w:pPr>
  </w:style>
  <w:style w:type="paragraph" w:styleId="44">
    <w:name w:val="List Continue 4"/>
    <w:basedOn w:val="a4"/>
    <w:semiHidden/>
    <w:rsid w:val="00B90B75"/>
    <w:pPr>
      <w:spacing w:after="120"/>
      <w:ind w:left="1132"/>
    </w:pPr>
  </w:style>
  <w:style w:type="paragraph" w:styleId="53">
    <w:name w:val="List Continue 5"/>
    <w:basedOn w:val="a4"/>
    <w:semiHidden/>
    <w:rsid w:val="00B90B75"/>
    <w:pPr>
      <w:spacing w:after="120"/>
      <w:ind w:left="1415"/>
    </w:pPr>
  </w:style>
  <w:style w:type="table" w:styleId="12">
    <w:name w:val="Table Simple 1"/>
    <w:basedOn w:val="a6"/>
    <w:semiHidden/>
    <w:rsid w:val="00B90B7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9">
    <w:name w:val="Table Simple 2"/>
    <w:basedOn w:val="a6"/>
    <w:semiHidden/>
    <w:rsid w:val="00B90B7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8">
    <w:name w:val="Table Simple 3"/>
    <w:basedOn w:val="a6"/>
    <w:semiHidden/>
    <w:rsid w:val="00B90B7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3">
    <w:name w:val="Table Grid 1"/>
    <w:basedOn w:val="a6"/>
    <w:semiHidden/>
    <w:rsid w:val="00B90B7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a">
    <w:name w:val="Table Grid 2"/>
    <w:basedOn w:val="a6"/>
    <w:semiHidden/>
    <w:rsid w:val="00B90B7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9">
    <w:name w:val="Table Grid 3"/>
    <w:basedOn w:val="a6"/>
    <w:semiHidden/>
    <w:rsid w:val="00B90B7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5">
    <w:name w:val="Table Grid 4"/>
    <w:basedOn w:val="a6"/>
    <w:semiHidden/>
    <w:rsid w:val="00B90B7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4">
    <w:name w:val="Table Grid 5"/>
    <w:basedOn w:val="a6"/>
    <w:semiHidden/>
    <w:rsid w:val="00B90B7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6"/>
    <w:semiHidden/>
    <w:rsid w:val="00B90B7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6"/>
    <w:semiHidden/>
    <w:rsid w:val="00B90B7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6"/>
    <w:semiHidden/>
    <w:rsid w:val="00B90B7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b">
    <w:name w:val="Table Contemporary"/>
    <w:basedOn w:val="a6"/>
    <w:semiHidden/>
    <w:rsid w:val="00B90B7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c">
    <w:name w:val="List"/>
    <w:basedOn w:val="a4"/>
    <w:semiHidden/>
    <w:rsid w:val="00B90B75"/>
    <w:pPr>
      <w:ind w:left="283" w:hanging="283"/>
    </w:pPr>
  </w:style>
  <w:style w:type="paragraph" w:styleId="2b">
    <w:name w:val="List 2"/>
    <w:basedOn w:val="a4"/>
    <w:semiHidden/>
    <w:rsid w:val="00B90B75"/>
    <w:pPr>
      <w:ind w:left="566" w:hanging="283"/>
    </w:pPr>
  </w:style>
  <w:style w:type="paragraph" w:styleId="3a">
    <w:name w:val="List 3"/>
    <w:basedOn w:val="a4"/>
    <w:semiHidden/>
    <w:rsid w:val="00B90B75"/>
    <w:pPr>
      <w:ind w:left="849" w:hanging="283"/>
    </w:pPr>
  </w:style>
  <w:style w:type="paragraph" w:styleId="55">
    <w:name w:val="List 5"/>
    <w:basedOn w:val="a4"/>
    <w:semiHidden/>
    <w:rsid w:val="00B90B75"/>
    <w:pPr>
      <w:ind w:left="1415" w:hanging="283"/>
    </w:pPr>
  </w:style>
  <w:style w:type="table" w:styleId="afd">
    <w:name w:val="Table Professional"/>
    <w:basedOn w:val="a6"/>
    <w:semiHidden/>
    <w:rsid w:val="00B90B7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1">
    <w:name w:val="HTML Preformatted"/>
    <w:basedOn w:val="a4"/>
    <w:link w:val="HTML2"/>
    <w:rsid w:val="00B90B75"/>
    <w:rPr>
      <w:rFonts w:ascii="Courier New" w:hAnsi="Courier New" w:cs="Courier New"/>
      <w:sz w:val="20"/>
    </w:rPr>
  </w:style>
  <w:style w:type="numbering" w:styleId="a2">
    <w:name w:val="Outline List 3"/>
    <w:basedOn w:val="a7"/>
    <w:semiHidden/>
    <w:rsid w:val="00B90B75"/>
    <w:pPr>
      <w:numPr>
        <w:numId w:val="31"/>
      </w:numPr>
    </w:pPr>
  </w:style>
  <w:style w:type="table" w:styleId="14">
    <w:name w:val="Table Columns 1"/>
    <w:basedOn w:val="a6"/>
    <w:semiHidden/>
    <w:rsid w:val="00B90B7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olumns 2"/>
    <w:basedOn w:val="a6"/>
    <w:semiHidden/>
    <w:rsid w:val="00B90B7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6"/>
    <w:semiHidden/>
    <w:rsid w:val="00B90B7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6"/>
    <w:semiHidden/>
    <w:rsid w:val="00B90B7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6"/>
    <w:semiHidden/>
    <w:rsid w:val="00B90B7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e">
    <w:name w:val="Strong"/>
    <w:uiPriority w:val="22"/>
    <w:qFormat/>
    <w:rsid w:val="00B90B75"/>
    <w:rPr>
      <w:b/>
      <w:bCs/>
    </w:rPr>
  </w:style>
  <w:style w:type="table" w:styleId="-1">
    <w:name w:val="Table List 1"/>
    <w:basedOn w:val="a6"/>
    <w:semiHidden/>
    <w:rsid w:val="00B90B7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
    <w:name w:val="Table List 2"/>
    <w:basedOn w:val="a6"/>
    <w:semiHidden/>
    <w:rsid w:val="00B90B7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List 3"/>
    <w:basedOn w:val="a6"/>
    <w:semiHidden/>
    <w:rsid w:val="00B90B7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6"/>
    <w:semiHidden/>
    <w:rsid w:val="00B90B7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6"/>
    <w:semiHidden/>
    <w:rsid w:val="00B90B7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6"/>
    <w:semiHidden/>
    <w:rsid w:val="00B90B7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6"/>
    <w:semiHidden/>
    <w:rsid w:val="00B90B7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6"/>
    <w:semiHidden/>
    <w:rsid w:val="00B90B7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
    <w:name w:val="Plain Text"/>
    <w:basedOn w:val="a4"/>
    <w:semiHidden/>
    <w:rsid w:val="00B90B75"/>
    <w:rPr>
      <w:rFonts w:ascii="Courier New" w:hAnsi="Courier New" w:cs="Courier New"/>
      <w:sz w:val="20"/>
    </w:rPr>
  </w:style>
  <w:style w:type="table" w:styleId="aff0">
    <w:name w:val="Table Theme"/>
    <w:basedOn w:val="a6"/>
    <w:semiHidden/>
    <w:rsid w:val="00B90B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6"/>
    <w:semiHidden/>
    <w:rsid w:val="00B90B7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6"/>
    <w:semiHidden/>
    <w:rsid w:val="00B90B7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6"/>
    <w:semiHidden/>
    <w:rsid w:val="00B90B7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1">
    <w:name w:val="Block Text"/>
    <w:basedOn w:val="a4"/>
    <w:semiHidden/>
    <w:rsid w:val="00B90B75"/>
    <w:pPr>
      <w:spacing w:after="120"/>
      <w:ind w:left="1440" w:right="1440"/>
    </w:pPr>
  </w:style>
  <w:style w:type="character" w:styleId="HTML3">
    <w:name w:val="HTML Cite"/>
    <w:semiHidden/>
    <w:rsid w:val="00B90B75"/>
    <w:rPr>
      <w:i/>
      <w:iCs/>
    </w:rPr>
  </w:style>
  <w:style w:type="paragraph" w:styleId="aff2">
    <w:name w:val="Message Header"/>
    <w:basedOn w:val="a4"/>
    <w:semiHidden/>
    <w:rsid w:val="00B90B75"/>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aff3">
    <w:name w:val="E-mail Signature"/>
    <w:basedOn w:val="a4"/>
    <w:semiHidden/>
    <w:rsid w:val="00B90B75"/>
  </w:style>
  <w:style w:type="paragraph" w:styleId="aff4">
    <w:name w:val="Signature"/>
    <w:basedOn w:val="a4"/>
    <w:semiHidden/>
    <w:rsid w:val="00B90B75"/>
    <w:pPr>
      <w:ind w:left="4252"/>
    </w:pPr>
  </w:style>
  <w:style w:type="paragraph" w:styleId="16">
    <w:name w:val="index 1"/>
    <w:basedOn w:val="a4"/>
    <w:next w:val="a4"/>
    <w:autoRedefine/>
    <w:semiHidden/>
    <w:rsid w:val="00B90B75"/>
    <w:pPr>
      <w:widowControl w:val="0"/>
      <w:tabs>
        <w:tab w:val="num" w:pos="720"/>
        <w:tab w:val="left" w:pos="1985"/>
        <w:tab w:val="left" w:pos="2127"/>
      </w:tabs>
      <w:spacing w:line="360" w:lineRule="auto"/>
      <w:ind w:left="720" w:hanging="360"/>
    </w:pPr>
    <w:rPr>
      <w:snapToGrid w:val="0"/>
    </w:rPr>
  </w:style>
  <w:style w:type="paragraph" w:styleId="aff5">
    <w:name w:val="index heading"/>
    <w:basedOn w:val="a4"/>
    <w:next w:val="16"/>
    <w:semiHidden/>
    <w:rsid w:val="00B90B75"/>
    <w:pPr>
      <w:widowControl w:val="0"/>
      <w:tabs>
        <w:tab w:val="left" w:pos="1985"/>
        <w:tab w:val="left" w:pos="2127"/>
      </w:tabs>
      <w:spacing w:line="360" w:lineRule="auto"/>
      <w:ind w:firstLine="425"/>
    </w:pPr>
    <w:rPr>
      <w:snapToGrid w:val="0"/>
      <w:sz w:val="20"/>
    </w:rPr>
  </w:style>
  <w:style w:type="paragraph" w:styleId="2e">
    <w:name w:val="index 2"/>
    <w:basedOn w:val="a4"/>
    <w:next w:val="a4"/>
    <w:autoRedefine/>
    <w:semiHidden/>
    <w:rsid w:val="00B90B75"/>
    <w:pPr>
      <w:widowControl w:val="0"/>
      <w:tabs>
        <w:tab w:val="left" w:pos="1985"/>
        <w:tab w:val="left" w:pos="2127"/>
      </w:tabs>
      <w:spacing w:line="360" w:lineRule="auto"/>
      <w:ind w:left="400" w:hanging="200"/>
    </w:pPr>
    <w:rPr>
      <w:snapToGrid w:val="0"/>
      <w:sz w:val="20"/>
    </w:rPr>
  </w:style>
  <w:style w:type="paragraph" w:styleId="3d">
    <w:name w:val="index 3"/>
    <w:basedOn w:val="a4"/>
    <w:next w:val="a4"/>
    <w:autoRedefine/>
    <w:semiHidden/>
    <w:rsid w:val="00B90B75"/>
    <w:pPr>
      <w:widowControl w:val="0"/>
      <w:tabs>
        <w:tab w:val="left" w:pos="1985"/>
        <w:tab w:val="left" w:pos="2127"/>
      </w:tabs>
      <w:spacing w:line="360" w:lineRule="auto"/>
      <w:ind w:left="600" w:hanging="200"/>
    </w:pPr>
    <w:rPr>
      <w:snapToGrid w:val="0"/>
      <w:sz w:val="20"/>
    </w:rPr>
  </w:style>
  <w:style w:type="paragraph" w:styleId="47">
    <w:name w:val="index 4"/>
    <w:basedOn w:val="a4"/>
    <w:next w:val="a4"/>
    <w:autoRedefine/>
    <w:semiHidden/>
    <w:rsid w:val="00B90B75"/>
    <w:pPr>
      <w:widowControl w:val="0"/>
      <w:tabs>
        <w:tab w:val="left" w:pos="1985"/>
        <w:tab w:val="left" w:pos="2127"/>
      </w:tabs>
      <w:spacing w:line="360" w:lineRule="auto"/>
      <w:ind w:left="800" w:hanging="200"/>
    </w:pPr>
    <w:rPr>
      <w:snapToGrid w:val="0"/>
      <w:sz w:val="20"/>
    </w:rPr>
  </w:style>
  <w:style w:type="paragraph" w:styleId="57">
    <w:name w:val="index 5"/>
    <w:basedOn w:val="a4"/>
    <w:next w:val="a4"/>
    <w:autoRedefine/>
    <w:semiHidden/>
    <w:rsid w:val="00B90B75"/>
    <w:pPr>
      <w:widowControl w:val="0"/>
      <w:tabs>
        <w:tab w:val="left" w:pos="1985"/>
        <w:tab w:val="left" w:pos="2127"/>
      </w:tabs>
      <w:spacing w:line="360" w:lineRule="auto"/>
      <w:ind w:left="1000" w:hanging="200"/>
    </w:pPr>
    <w:rPr>
      <w:snapToGrid w:val="0"/>
      <w:sz w:val="20"/>
    </w:rPr>
  </w:style>
  <w:style w:type="paragraph" w:styleId="62">
    <w:name w:val="index 6"/>
    <w:basedOn w:val="a4"/>
    <w:next w:val="a4"/>
    <w:autoRedefine/>
    <w:semiHidden/>
    <w:rsid w:val="00B90B75"/>
    <w:pPr>
      <w:widowControl w:val="0"/>
      <w:tabs>
        <w:tab w:val="left" w:pos="1985"/>
        <w:tab w:val="left" w:pos="2127"/>
      </w:tabs>
      <w:spacing w:line="360" w:lineRule="auto"/>
      <w:ind w:left="1200" w:hanging="200"/>
    </w:pPr>
    <w:rPr>
      <w:snapToGrid w:val="0"/>
      <w:sz w:val="20"/>
    </w:rPr>
  </w:style>
  <w:style w:type="paragraph" w:styleId="72">
    <w:name w:val="index 7"/>
    <w:basedOn w:val="a4"/>
    <w:next w:val="a4"/>
    <w:autoRedefine/>
    <w:semiHidden/>
    <w:rsid w:val="00B90B75"/>
    <w:pPr>
      <w:widowControl w:val="0"/>
      <w:tabs>
        <w:tab w:val="left" w:pos="1985"/>
        <w:tab w:val="left" w:pos="2127"/>
      </w:tabs>
      <w:spacing w:line="360" w:lineRule="auto"/>
      <w:ind w:left="1400" w:hanging="200"/>
    </w:pPr>
    <w:rPr>
      <w:snapToGrid w:val="0"/>
      <w:sz w:val="20"/>
    </w:rPr>
  </w:style>
  <w:style w:type="paragraph" w:styleId="83">
    <w:name w:val="index 8"/>
    <w:basedOn w:val="a4"/>
    <w:next w:val="a4"/>
    <w:autoRedefine/>
    <w:semiHidden/>
    <w:rsid w:val="00B90B75"/>
    <w:pPr>
      <w:widowControl w:val="0"/>
      <w:tabs>
        <w:tab w:val="left" w:pos="1985"/>
        <w:tab w:val="left" w:pos="2127"/>
      </w:tabs>
      <w:spacing w:line="360" w:lineRule="auto"/>
      <w:ind w:left="1600" w:hanging="200"/>
    </w:pPr>
    <w:rPr>
      <w:snapToGrid w:val="0"/>
      <w:sz w:val="20"/>
    </w:rPr>
  </w:style>
  <w:style w:type="paragraph" w:styleId="91">
    <w:name w:val="index 9"/>
    <w:basedOn w:val="a4"/>
    <w:next w:val="a4"/>
    <w:autoRedefine/>
    <w:semiHidden/>
    <w:rsid w:val="00B90B75"/>
    <w:pPr>
      <w:widowControl w:val="0"/>
      <w:tabs>
        <w:tab w:val="left" w:pos="1985"/>
        <w:tab w:val="left" w:pos="2127"/>
      </w:tabs>
      <w:spacing w:line="360" w:lineRule="auto"/>
      <w:ind w:left="1800" w:hanging="200"/>
    </w:pPr>
    <w:rPr>
      <w:snapToGrid w:val="0"/>
      <w:sz w:val="20"/>
    </w:rPr>
  </w:style>
  <w:style w:type="paragraph" w:styleId="a0">
    <w:name w:val="List Bullet"/>
    <w:basedOn w:val="a4"/>
    <w:semiHidden/>
    <w:rsid w:val="00B90B75"/>
    <w:pPr>
      <w:numPr>
        <w:numId w:val="21"/>
      </w:numPr>
    </w:pPr>
  </w:style>
  <w:style w:type="paragraph" w:styleId="a">
    <w:name w:val="List Number"/>
    <w:aliases w:val="Нумерованный"/>
    <w:basedOn w:val="a4"/>
    <w:semiHidden/>
    <w:rsid w:val="00B90B75"/>
    <w:pPr>
      <w:numPr>
        <w:numId w:val="30"/>
      </w:numPr>
    </w:pPr>
  </w:style>
  <w:style w:type="paragraph" w:styleId="HTML4">
    <w:name w:val="HTML Address"/>
    <w:basedOn w:val="a4"/>
    <w:semiHidden/>
    <w:rsid w:val="00B90B75"/>
    <w:rPr>
      <w:i/>
      <w:iCs/>
    </w:rPr>
  </w:style>
  <w:style w:type="paragraph" w:styleId="aff6">
    <w:name w:val="envelope address"/>
    <w:basedOn w:val="a4"/>
    <w:semiHidden/>
    <w:rsid w:val="00B90B75"/>
    <w:pPr>
      <w:framePr w:w="7920" w:h="1980" w:hRule="exact" w:hSpace="180" w:wrap="auto" w:hAnchor="page" w:xAlign="center" w:yAlign="bottom"/>
      <w:ind w:left="2880"/>
    </w:pPr>
    <w:rPr>
      <w:rFonts w:ascii="Arial" w:hAnsi="Arial" w:cs="Arial"/>
    </w:rPr>
  </w:style>
  <w:style w:type="character" w:styleId="HTML5">
    <w:name w:val="HTML Acronym"/>
    <w:basedOn w:val="a5"/>
    <w:semiHidden/>
    <w:rsid w:val="00B90B75"/>
  </w:style>
  <w:style w:type="table" w:styleId="-10">
    <w:name w:val="Table Web 1"/>
    <w:basedOn w:val="a6"/>
    <w:semiHidden/>
    <w:rsid w:val="00B90B7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0">
    <w:name w:val="Table Web 2"/>
    <w:basedOn w:val="a6"/>
    <w:semiHidden/>
    <w:rsid w:val="00B90B7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0">
    <w:name w:val="Table Web 3"/>
    <w:basedOn w:val="a6"/>
    <w:semiHidden/>
    <w:rsid w:val="00B90B7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7">
    <w:name w:val="Emphasis"/>
    <w:qFormat/>
    <w:rsid w:val="00B90B75"/>
    <w:rPr>
      <w:i/>
      <w:iCs/>
    </w:rPr>
  </w:style>
  <w:style w:type="paragraph" w:styleId="aff8">
    <w:name w:val="Date"/>
    <w:basedOn w:val="a4"/>
    <w:next w:val="a4"/>
    <w:semiHidden/>
    <w:rsid w:val="00B90B75"/>
  </w:style>
  <w:style w:type="paragraph" w:styleId="aff9">
    <w:name w:val="Note Heading"/>
    <w:basedOn w:val="a4"/>
    <w:next w:val="a4"/>
    <w:semiHidden/>
    <w:rsid w:val="00B90B75"/>
  </w:style>
  <w:style w:type="character" w:styleId="affa">
    <w:name w:val="annotation reference"/>
    <w:rsid w:val="00B90B75"/>
    <w:rPr>
      <w:sz w:val="16"/>
      <w:szCs w:val="16"/>
    </w:rPr>
  </w:style>
  <w:style w:type="table" w:styleId="affb">
    <w:name w:val="Table Elegant"/>
    <w:basedOn w:val="a6"/>
    <w:semiHidden/>
    <w:rsid w:val="00B90B7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7">
    <w:name w:val="Table Subtle 1"/>
    <w:basedOn w:val="a6"/>
    <w:semiHidden/>
    <w:rsid w:val="00B90B7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Subtle 2"/>
    <w:basedOn w:val="a6"/>
    <w:semiHidden/>
    <w:rsid w:val="00B90B7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6">
    <w:name w:val="HTML Keyboard"/>
    <w:semiHidden/>
    <w:rsid w:val="00B90B75"/>
    <w:rPr>
      <w:rFonts w:ascii="Courier New" w:hAnsi="Courier New" w:cs="Courier New"/>
      <w:sz w:val="20"/>
      <w:szCs w:val="20"/>
    </w:rPr>
  </w:style>
  <w:style w:type="table" w:styleId="18">
    <w:name w:val="Table Classic 1"/>
    <w:basedOn w:val="a6"/>
    <w:semiHidden/>
    <w:rsid w:val="00B90B7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lassic 2"/>
    <w:basedOn w:val="a6"/>
    <w:semiHidden/>
    <w:rsid w:val="00B90B7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e">
    <w:name w:val="Table Classic 3"/>
    <w:basedOn w:val="a6"/>
    <w:semiHidden/>
    <w:rsid w:val="00B90B7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8">
    <w:name w:val="Table Classic 4"/>
    <w:basedOn w:val="a6"/>
    <w:semiHidden/>
    <w:rsid w:val="00B90B7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7">
    <w:name w:val="HTML Code"/>
    <w:semiHidden/>
    <w:rsid w:val="00B90B75"/>
    <w:rPr>
      <w:rFonts w:ascii="Courier New" w:hAnsi="Courier New" w:cs="Courier New"/>
      <w:sz w:val="20"/>
      <w:szCs w:val="20"/>
    </w:rPr>
  </w:style>
  <w:style w:type="paragraph" w:styleId="affc">
    <w:name w:val="Body Text"/>
    <w:basedOn w:val="a4"/>
    <w:semiHidden/>
    <w:rsid w:val="00B90B75"/>
    <w:pPr>
      <w:overflowPunct w:val="0"/>
      <w:autoSpaceDE w:val="0"/>
      <w:autoSpaceDN w:val="0"/>
      <w:adjustRightInd w:val="0"/>
      <w:spacing w:after="240"/>
      <w:textAlignment w:val="baseline"/>
    </w:pPr>
  </w:style>
  <w:style w:type="paragraph" w:styleId="affd">
    <w:name w:val="Body Text First Indent"/>
    <w:basedOn w:val="affc"/>
    <w:semiHidden/>
    <w:rsid w:val="00B90B75"/>
    <w:pPr>
      <w:overflowPunct/>
      <w:autoSpaceDE/>
      <w:autoSpaceDN/>
      <w:adjustRightInd/>
      <w:spacing w:after="120"/>
      <w:ind w:firstLine="210"/>
      <w:jc w:val="left"/>
      <w:textAlignment w:val="auto"/>
    </w:pPr>
  </w:style>
  <w:style w:type="paragraph" w:styleId="2f1">
    <w:name w:val="Body Text First Indent 2"/>
    <w:basedOn w:val="ae"/>
    <w:semiHidden/>
    <w:rsid w:val="00B90B75"/>
    <w:pPr>
      <w:widowControl/>
      <w:tabs>
        <w:tab w:val="clear" w:pos="1985"/>
        <w:tab w:val="clear" w:pos="2127"/>
      </w:tabs>
      <w:spacing w:after="120" w:line="240" w:lineRule="auto"/>
      <w:ind w:left="283" w:firstLine="210"/>
      <w:jc w:val="left"/>
    </w:pPr>
    <w:rPr>
      <w:snapToGrid/>
      <w:sz w:val="24"/>
      <w:szCs w:val="24"/>
    </w:rPr>
  </w:style>
  <w:style w:type="paragraph" w:styleId="20">
    <w:name w:val="List Bullet 2"/>
    <w:basedOn w:val="a4"/>
    <w:semiHidden/>
    <w:rsid w:val="00B90B75"/>
    <w:pPr>
      <w:numPr>
        <w:numId w:val="22"/>
      </w:numPr>
      <w:tabs>
        <w:tab w:val="clear" w:pos="643"/>
        <w:tab w:val="num" w:pos="360"/>
      </w:tabs>
    </w:pPr>
  </w:style>
  <w:style w:type="paragraph" w:styleId="30">
    <w:name w:val="List Bullet 3"/>
    <w:basedOn w:val="a4"/>
    <w:autoRedefine/>
    <w:semiHidden/>
    <w:rsid w:val="00B90B75"/>
    <w:pPr>
      <w:widowControl w:val="0"/>
      <w:numPr>
        <w:numId w:val="23"/>
      </w:numPr>
      <w:tabs>
        <w:tab w:val="clear" w:pos="926"/>
        <w:tab w:val="num" w:pos="360"/>
        <w:tab w:val="left" w:pos="1985"/>
        <w:tab w:val="left" w:pos="2127"/>
      </w:tabs>
      <w:spacing w:line="360" w:lineRule="auto"/>
    </w:pPr>
  </w:style>
  <w:style w:type="paragraph" w:styleId="40">
    <w:name w:val="List Bullet 4"/>
    <w:aliases w:val="Обычный маркированный,мой маркированный список"/>
    <w:basedOn w:val="a4"/>
    <w:rsid w:val="00B90B75"/>
    <w:pPr>
      <w:numPr>
        <w:numId w:val="24"/>
      </w:numPr>
      <w:tabs>
        <w:tab w:val="clear" w:pos="1209"/>
        <w:tab w:val="num" w:pos="360"/>
      </w:tabs>
    </w:pPr>
  </w:style>
  <w:style w:type="paragraph" w:styleId="50">
    <w:name w:val="List Bullet 5"/>
    <w:basedOn w:val="a4"/>
    <w:semiHidden/>
    <w:rsid w:val="00B90B75"/>
    <w:pPr>
      <w:numPr>
        <w:numId w:val="25"/>
      </w:numPr>
      <w:tabs>
        <w:tab w:val="clear" w:pos="1492"/>
        <w:tab w:val="num" w:pos="360"/>
      </w:tabs>
    </w:pPr>
  </w:style>
  <w:style w:type="paragraph" w:styleId="affe">
    <w:name w:val="Title"/>
    <w:basedOn w:val="a4"/>
    <w:qFormat/>
    <w:rsid w:val="00B90B75"/>
    <w:pPr>
      <w:spacing w:before="240" w:after="60"/>
      <w:jc w:val="center"/>
      <w:outlineLvl w:val="0"/>
    </w:pPr>
    <w:rPr>
      <w:rFonts w:ascii="Arial" w:hAnsi="Arial" w:cs="Arial"/>
      <w:b/>
      <w:bCs/>
      <w:kern w:val="28"/>
      <w:sz w:val="32"/>
      <w:szCs w:val="32"/>
    </w:rPr>
  </w:style>
  <w:style w:type="character" w:styleId="afff">
    <w:name w:val="page number"/>
    <w:basedOn w:val="a5"/>
    <w:semiHidden/>
    <w:rsid w:val="00B90B75"/>
  </w:style>
  <w:style w:type="character" w:styleId="afff0">
    <w:name w:val="line number"/>
    <w:basedOn w:val="a5"/>
    <w:semiHidden/>
    <w:rsid w:val="00B90B75"/>
  </w:style>
  <w:style w:type="paragraph" w:styleId="2">
    <w:name w:val="List Number 2"/>
    <w:basedOn w:val="a4"/>
    <w:semiHidden/>
    <w:rsid w:val="00B90B75"/>
    <w:pPr>
      <w:numPr>
        <w:numId w:val="26"/>
      </w:numPr>
      <w:tabs>
        <w:tab w:val="clear" w:pos="643"/>
        <w:tab w:val="num" w:pos="360"/>
      </w:tabs>
    </w:pPr>
  </w:style>
  <w:style w:type="paragraph" w:styleId="3">
    <w:name w:val="List Number 3"/>
    <w:basedOn w:val="a4"/>
    <w:semiHidden/>
    <w:rsid w:val="00B90B75"/>
    <w:pPr>
      <w:numPr>
        <w:numId w:val="27"/>
      </w:numPr>
      <w:tabs>
        <w:tab w:val="clear" w:pos="926"/>
        <w:tab w:val="num" w:pos="360"/>
      </w:tabs>
    </w:pPr>
  </w:style>
  <w:style w:type="paragraph" w:styleId="4">
    <w:name w:val="List Number 4"/>
    <w:basedOn w:val="a4"/>
    <w:semiHidden/>
    <w:rsid w:val="00B90B75"/>
    <w:pPr>
      <w:numPr>
        <w:numId w:val="28"/>
      </w:numPr>
      <w:tabs>
        <w:tab w:val="clear" w:pos="1209"/>
        <w:tab w:val="num" w:pos="360"/>
      </w:tabs>
    </w:pPr>
  </w:style>
  <w:style w:type="paragraph" w:styleId="5">
    <w:name w:val="List Number 5"/>
    <w:basedOn w:val="a4"/>
    <w:semiHidden/>
    <w:rsid w:val="00B90B75"/>
    <w:pPr>
      <w:numPr>
        <w:numId w:val="29"/>
      </w:numPr>
      <w:tabs>
        <w:tab w:val="clear" w:pos="1492"/>
        <w:tab w:val="num" w:pos="360"/>
      </w:tabs>
    </w:pPr>
  </w:style>
  <w:style w:type="character" w:styleId="HTML8">
    <w:name w:val="HTML Sample"/>
    <w:semiHidden/>
    <w:rsid w:val="00B90B75"/>
    <w:rPr>
      <w:rFonts w:ascii="Courier New" w:hAnsi="Courier New" w:cs="Courier New"/>
    </w:rPr>
  </w:style>
  <w:style w:type="paragraph" w:styleId="2f2">
    <w:name w:val="envelope return"/>
    <w:basedOn w:val="a4"/>
    <w:semiHidden/>
    <w:rsid w:val="00B90B75"/>
    <w:rPr>
      <w:rFonts w:ascii="Arial" w:hAnsi="Arial" w:cs="Arial"/>
      <w:sz w:val="20"/>
    </w:rPr>
  </w:style>
  <w:style w:type="table" w:styleId="19">
    <w:name w:val="Table 3D effects 1"/>
    <w:basedOn w:val="a6"/>
    <w:semiHidden/>
    <w:rsid w:val="00B90B7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3">
    <w:name w:val="Table 3D effects 2"/>
    <w:basedOn w:val="a6"/>
    <w:semiHidden/>
    <w:rsid w:val="00B90B7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3D effects 3"/>
    <w:basedOn w:val="a6"/>
    <w:semiHidden/>
    <w:rsid w:val="00B90B7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1">
    <w:name w:val="Normal (Web)"/>
    <w:basedOn w:val="a4"/>
    <w:uiPriority w:val="99"/>
    <w:rsid w:val="00B90B75"/>
  </w:style>
  <w:style w:type="paragraph" w:styleId="afff2">
    <w:name w:val="Normal Indent"/>
    <w:basedOn w:val="a4"/>
    <w:semiHidden/>
    <w:rsid w:val="00B90B75"/>
    <w:pPr>
      <w:ind w:left="708"/>
    </w:pPr>
  </w:style>
  <w:style w:type="character" w:styleId="HTML9">
    <w:name w:val="HTML Definition"/>
    <w:semiHidden/>
    <w:rsid w:val="00B90B75"/>
    <w:rPr>
      <w:i/>
      <w:iCs/>
    </w:rPr>
  </w:style>
  <w:style w:type="paragraph" w:styleId="afff3">
    <w:name w:val="table of figures"/>
    <w:aliases w:val="таблиц_GOST"/>
    <w:basedOn w:val="a4"/>
    <w:next w:val="GOSTNormal"/>
    <w:uiPriority w:val="99"/>
    <w:rsid w:val="00B90B75"/>
    <w:pPr>
      <w:tabs>
        <w:tab w:val="left" w:leader="dot" w:pos="567"/>
        <w:tab w:val="left" w:pos="1134"/>
        <w:tab w:val="right" w:leader="dot" w:pos="9631"/>
      </w:tabs>
      <w:spacing w:before="120" w:after="120"/>
      <w:ind w:left="567" w:right="567" w:hanging="567"/>
      <w:contextualSpacing/>
      <w:jc w:val="left"/>
    </w:pPr>
    <w:rPr>
      <w:noProof/>
    </w:rPr>
  </w:style>
  <w:style w:type="paragraph" w:customStyle="1" w:styleId="GOSTListnormal3">
    <w:name w:val="_GOST_List_normal_3"/>
    <w:rsid w:val="00B90B75"/>
    <w:pPr>
      <w:tabs>
        <w:tab w:val="left" w:pos="1418"/>
      </w:tabs>
      <w:spacing w:before="60" w:after="60"/>
      <w:ind w:left="1418"/>
      <w:contextualSpacing/>
      <w:jc w:val="both"/>
    </w:pPr>
    <w:rPr>
      <w:snapToGrid w:val="0"/>
      <w:sz w:val="24"/>
    </w:rPr>
  </w:style>
  <w:style w:type="paragraph" w:customStyle="1" w:styleId="GOSTListnormal4">
    <w:name w:val="_GOST_List_normal_4"/>
    <w:rsid w:val="00B90B75"/>
    <w:pPr>
      <w:tabs>
        <w:tab w:val="left" w:pos="1701"/>
      </w:tabs>
      <w:spacing w:before="60" w:after="60"/>
      <w:ind w:left="1701"/>
      <w:contextualSpacing/>
      <w:jc w:val="both"/>
    </w:pPr>
    <w:rPr>
      <w:sz w:val="24"/>
      <w:szCs w:val="24"/>
    </w:rPr>
  </w:style>
  <w:style w:type="paragraph" w:styleId="afff4">
    <w:name w:val="footer"/>
    <w:basedOn w:val="a4"/>
    <w:link w:val="afff5"/>
    <w:rsid w:val="00B90B75"/>
    <w:pPr>
      <w:tabs>
        <w:tab w:val="center" w:pos="4677"/>
        <w:tab w:val="right" w:pos="9355"/>
      </w:tabs>
    </w:pPr>
  </w:style>
  <w:style w:type="paragraph" w:customStyle="1" w:styleId="GOSTListnum">
    <w:name w:val="_GOST_List_num"/>
    <w:rsid w:val="00B90B75"/>
    <w:pPr>
      <w:numPr>
        <w:numId w:val="9"/>
      </w:numPr>
      <w:spacing w:before="120" w:after="120"/>
      <w:contextualSpacing/>
      <w:jc w:val="both"/>
    </w:pPr>
    <w:rPr>
      <w:sz w:val="24"/>
    </w:rPr>
  </w:style>
  <w:style w:type="character" w:customStyle="1" w:styleId="GOSTNote0">
    <w:name w:val="_GOST_Note Знак"/>
    <w:link w:val="GOSTNote"/>
    <w:rsid w:val="00B90B75"/>
    <w:rPr>
      <w:sz w:val="24"/>
    </w:rPr>
  </w:style>
  <w:style w:type="paragraph" w:customStyle="1" w:styleId="GOSTListmark5">
    <w:name w:val="_GOST_List_mark5"/>
    <w:basedOn w:val="GOSTListmark4"/>
    <w:rsid w:val="00B90B75"/>
    <w:pPr>
      <w:tabs>
        <w:tab w:val="clear" w:pos="1701"/>
        <w:tab w:val="left" w:pos="1985"/>
      </w:tabs>
      <w:ind w:left="1985" w:hanging="284"/>
    </w:pPr>
  </w:style>
  <w:style w:type="paragraph" w:customStyle="1" w:styleId="GOSTListnum3">
    <w:name w:val="_GOST_List_num3"/>
    <w:basedOn w:val="GOSTListnum2"/>
    <w:rsid w:val="00B90B75"/>
    <w:pPr>
      <w:numPr>
        <w:ilvl w:val="2"/>
      </w:numPr>
      <w:tabs>
        <w:tab w:val="left" w:pos="2268"/>
      </w:tabs>
    </w:pPr>
  </w:style>
  <w:style w:type="paragraph" w:customStyle="1" w:styleId="GOSTListnum4">
    <w:name w:val="_GOST_List_num4"/>
    <w:basedOn w:val="GOSTListnum3"/>
    <w:rsid w:val="00B90B75"/>
    <w:pPr>
      <w:numPr>
        <w:ilvl w:val="3"/>
      </w:numPr>
      <w:tabs>
        <w:tab w:val="clear" w:pos="2268"/>
        <w:tab w:val="left" w:pos="2835"/>
      </w:tabs>
    </w:pPr>
  </w:style>
  <w:style w:type="paragraph" w:customStyle="1" w:styleId="49">
    <w:name w:val="Заг_4_Приложение"/>
    <w:basedOn w:val="33"/>
    <w:next w:val="GOSTNormal"/>
    <w:rsid w:val="00B90B75"/>
    <w:pPr>
      <w:ind w:left="737" w:hanging="737"/>
      <w:outlineLvl w:val="3"/>
    </w:pPr>
    <w:rPr>
      <w:sz w:val="26"/>
      <w:szCs w:val="26"/>
    </w:rPr>
  </w:style>
  <w:style w:type="table" w:styleId="afff6">
    <w:name w:val="Table Grid"/>
    <w:basedOn w:val="a6"/>
    <w:rsid w:val="00B90B7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OSTListnormal5">
    <w:name w:val="_GOST_List_normal_5"/>
    <w:rsid w:val="00B90B75"/>
    <w:pPr>
      <w:tabs>
        <w:tab w:val="left" w:pos="1985"/>
      </w:tabs>
      <w:spacing w:before="60" w:after="60"/>
      <w:ind w:left="1985"/>
      <w:contextualSpacing/>
      <w:jc w:val="both"/>
    </w:pPr>
    <w:rPr>
      <w:snapToGrid w:val="0"/>
      <w:sz w:val="24"/>
    </w:rPr>
  </w:style>
  <w:style w:type="paragraph" w:customStyle="1" w:styleId="GOSTTableListNum2">
    <w:name w:val="_GOST_Table_List_Num_2"/>
    <w:basedOn w:val="GOSTTableListNum1"/>
    <w:rsid w:val="00B90B75"/>
    <w:pPr>
      <w:numPr>
        <w:ilvl w:val="1"/>
      </w:numPr>
    </w:pPr>
  </w:style>
  <w:style w:type="paragraph" w:customStyle="1" w:styleId="GOSTTableListMark2">
    <w:name w:val="_GOST_Table_List_Mark_2"/>
    <w:basedOn w:val="GOSTTableListMark1"/>
    <w:rsid w:val="00B90B75"/>
    <w:pPr>
      <w:tabs>
        <w:tab w:val="clear" w:pos="340"/>
        <w:tab w:val="left" w:pos="454"/>
      </w:tabs>
      <w:ind w:left="454" w:hanging="170"/>
    </w:pPr>
  </w:style>
  <w:style w:type="character" w:customStyle="1" w:styleId="GOSTTablenorm0">
    <w:name w:val="_GOST_Table_norm Знак"/>
    <w:link w:val="GOSTTablenorm"/>
    <w:qFormat/>
    <w:rsid w:val="00CD0081"/>
    <w:rPr>
      <w:sz w:val="22"/>
    </w:rPr>
  </w:style>
  <w:style w:type="paragraph" w:customStyle="1" w:styleId="GOSTTableListNum10">
    <w:name w:val="_GOST_Table_List_Num 1)"/>
    <w:rsid w:val="00B90B75"/>
    <w:pPr>
      <w:numPr>
        <w:numId w:val="12"/>
      </w:numPr>
      <w:tabs>
        <w:tab w:val="clear" w:pos="284"/>
        <w:tab w:val="left" w:pos="340"/>
      </w:tabs>
    </w:pPr>
    <w:rPr>
      <w:sz w:val="22"/>
      <w:szCs w:val="22"/>
    </w:rPr>
  </w:style>
  <w:style w:type="paragraph" w:customStyle="1" w:styleId="GOSTTableListNum">
    <w:name w:val="_GOST_Table_List_Num абв)"/>
    <w:rsid w:val="00B90B75"/>
    <w:pPr>
      <w:numPr>
        <w:numId w:val="13"/>
      </w:numPr>
      <w:tabs>
        <w:tab w:val="clear" w:pos="284"/>
        <w:tab w:val="left" w:pos="340"/>
      </w:tabs>
    </w:pPr>
    <w:rPr>
      <w:sz w:val="22"/>
      <w:szCs w:val="22"/>
    </w:rPr>
  </w:style>
  <w:style w:type="paragraph" w:customStyle="1" w:styleId="GOSTTitulhead">
    <w:name w:val="_GOST_Titul_head"/>
    <w:basedOn w:val="a4"/>
    <w:rsid w:val="002F5B7D"/>
    <w:pPr>
      <w:pBdr>
        <w:bottom w:val="single" w:sz="12" w:space="1" w:color="auto"/>
      </w:pBdr>
      <w:suppressAutoHyphens/>
      <w:jc w:val="center"/>
    </w:pPr>
    <w:rPr>
      <w:rFonts w:ascii="Arial" w:hAnsi="Arial"/>
      <w:b/>
      <w:bCs/>
    </w:rPr>
  </w:style>
  <w:style w:type="character" w:customStyle="1" w:styleId="GOSTReporterror">
    <w:name w:val="_GOST_Report_error"/>
    <w:rsid w:val="00B90B75"/>
  </w:style>
  <w:style w:type="paragraph" w:customStyle="1" w:styleId="GOSTListnormal2">
    <w:name w:val="_GOST_List_normal_2"/>
    <w:rsid w:val="00B90B75"/>
    <w:pPr>
      <w:tabs>
        <w:tab w:val="left" w:pos="1134"/>
      </w:tabs>
      <w:spacing w:before="60" w:after="60"/>
      <w:ind w:left="1134"/>
      <w:contextualSpacing/>
      <w:jc w:val="both"/>
    </w:pPr>
    <w:rPr>
      <w:snapToGrid w:val="0"/>
      <w:sz w:val="24"/>
    </w:rPr>
  </w:style>
  <w:style w:type="paragraph" w:customStyle="1" w:styleId="GOSTTableListNum3">
    <w:name w:val="_GOST_Table_List_Num_3"/>
    <w:basedOn w:val="GOSTTableListNum2"/>
    <w:rsid w:val="00B90B75"/>
    <w:pPr>
      <w:numPr>
        <w:ilvl w:val="2"/>
      </w:numPr>
    </w:pPr>
  </w:style>
  <w:style w:type="character" w:customStyle="1" w:styleId="GOSTNormal0">
    <w:name w:val="_GOST_Normal Знак"/>
    <w:link w:val="GOSTNormal"/>
    <w:qFormat/>
    <w:rsid w:val="00FE7679"/>
    <w:rPr>
      <w:sz w:val="24"/>
    </w:rPr>
  </w:style>
  <w:style w:type="paragraph" w:customStyle="1" w:styleId="GOSTTableListNum4">
    <w:name w:val="_GOST_Table_List_Num_4"/>
    <w:basedOn w:val="GOSTTableListNum3"/>
    <w:qFormat/>
    <w:rsid w:val="00B90B75"/>
    <w:pPr>
      <w:numPr>
        <w:ilvl w:val="3"/>
      </w:numPr>
    </w:pPr>
  </w:style>
  <w:style w:type="paragraph" w:customStyle="1" w:styleId="GOSTTableListNum5">
    <w:name w:val="_GOST_Table_List_Num_5"/>
    <w:basedOn w:val="GOSTTableListNum4"/>
    <w:qFormat/>
    <w:rsid w:val="00B90B75"/>
    <w:pPr>
      <w:numPr>
        <w:ilvl w:val="4"/>
      </w:numPr>
    </w:pPr>
  </w:style>
  <w:style w:type="paragraph" w:customStyle="1" w:styleId="GOSTTa6leListNum3">
    <w:name w:val="_GOST_Ta6le_List_Num_3"/>
    <w:basedOn w:val="a4"/>
    <w:rsid w:val="00B90B75"/>
    <w:pPr>
      <w:ind w:left="681" w:firstLine="0"/>
      <w:jc w:val="left"/>
    </w:pPr>
    <w:rPr>
      <w:sz w:val="22"/>
    </w:rPr>
  </w:style>
  <w:style w:type="paragraph" w:customStyle="1" w:styleId="GOSTTableListNum6">
    <w:name w:val="_GOST_Table_List_Num_6"/>
    <w:basedOn w:val="GOSTTableListNum5"/>
    <w:qFormat/>
    <w:rsid w:val="00B90B75"/>
    <w:pPr>
      <w:numPr>
        <w:ilvl w:val="5"/>
      </w:numPr>
    </w:pPr>
  </w:style>
  <w:style w:type="paragraph" w:customStyle="1" w:styleId="GOSTTableListNum7">
    <w:name w:val="_GOST_Table_List_Num_7"/>
    <w:basedOn w:val="GOSTTableListNum6"/>
    <w:qFormat/>
    <w:rsid w:val="00B90B75"/>
    <w:pPr>
      <w:numPr>
        <w:ilvl w:val="6"/>
      </w:numPr>
    </w:pPr>
  </w:style>
  <w:style w:type="paragraph" w:styleId="a1">
    <w:name w:val="endnote text"/>
    <w:basedOn w:val="a4"/>
    <w:link w:val="afff7"/>
    <w:rsid w:val="002B145B"/>
    <w:pPr>
      <w:numPr>
        <w:numId w:val="2"/>
      </w:numPr>
      <w:tabs>
        <w:tab w:val="clear" w:pos="927"/>
      </w:tabs>
      <w:ind w:left="0" w:firstLine="0"/>
    </w:pPr>
    <w:rPr>
      <w:sz w:val="20"/>
    </w:rPr>
  </w:style>
  <w:style w:type="character" w:customStyle="1" w:styleId="afff7">
    <w:name w:val="Текст концевой сноски Знак"/>
    <w:basedOn w:val="a5"/>
    <w:link w:val="a1"/>
    <w:rsid w:val="002B145B"/>
  </w:style>
  <w:style w:type="paragraph" w:customStyle="1" w:styleId="afff8">
    <w:name w:val="Основной текст (без отступа)"/>
    <w:basedOn w:val="affc"/>
    <w:rsid w:val="00D87F00"/>
    <w:pPr>
      <w:overflowPunct/>
      <w:autoSpaceDE/>
      <w:autoSpaceDN/>
      <w:adjustRightInd/>
      <w:spacing w:before="120" w:after="120"/>
      <w:ind w:firstLine="0"/>
      <w:textAlignment w:val="auto"/>
    </w:pPr>
    <w:rPr>
      <w:snapToGrid w:val="0"/>
      <w:color w:val="000000"/>
      <w:sz w:val="28"/>
    </w:rPr>
  </w:style>
  <w:style w:type="paragraph" w:customStyle="1" w:styleId="afff9">
    <w:name w:val="Основной текст (центр/одинарный)"/>
    <w:basedOn w:val="affc"/>
    <w:link w:val="afffa"/>
    <w:rsid w:val="00D87F00"/>
    <w:pPr>
      <w:overflowPunct/>
      <w:autoSpaceDE/>
      <w:autoSpaceDN/>
      <w:adjustRightInd/>
      <w:spacing w:before="120" w:after="120"/>
      <w:ind w:firstLine="0"/>
      <w:jc w:val="center"/>
      <w:textAlignment w:val="auto"/>
    </w:pPr>
    <w:rPr>
      <w:snapToGrid w:val="0"/>
      <w:color w:val="000000"/>
      <w:sz w:val="28"/>
    </w:rPr>
  </w:style>
  <w:style w:type="character" w:customStyle="1" w:styleId="afffa">
    <w:name w:val="Основной текст (центр/одинарный) Знак"/>
    <w:link w:val="afff9"/>
    <w:rsid w:val="00D87F00"/>
    <w:rPr>
      <w:snapToGrid w:val="0"/>
      <w:color w:val="000000"/>
      <w:sz w:val="28"/>
    </w:rPr>
  </w:style>
  <w:style w:type="paragraph" w:customStyle="1" w:styleId="-">
    <w:name w:val="Титульный лист - текст"/>
    <w:link w:val="-0"/>
    <w:rsid w:val="00D87F00"/>
    <w:rPr>
      <w:sz w:val="28"/>
    </w:rPr>
  </w:style>
  <w:style w:type="paragraph" w:customStyle="1" w:styleId="-9">
    <w:name w:val="Титульный лист - название документа"/>
    <w:basedOn w:val="a4"/>
    <w:link w:val="-a"/>
    <w:rsid w:val="00D87F00"/>
    <w:pPr>
      <w:ind w:firstLine="0"/>
      <w:jc w:val="center"/>
    </w:pPr>
    <w:rPr>
      <w:rFonts w:ascii="Arial" w:hAnsi="Arial"/>
      <w:snapToGrid w:val="0"/>
      <w:color w:val="000000"/>
      <w:sz w:val="36"/>
    </w:rPr>
  </w:style>
  <w:style w:type="character" w:customStyle="1" w:styleId="-a">
    <w:name w:val="Титульный лист - название документа Знак"/>
    <w:link w:val="-9"/>
    <w:rsid w:val="00D87F00"/>
    <w:rPr>
      <w:rFonts w:ascii="Arial" w:hAnsi="Arial"/>
      <w:snapToGrid w:val="0"/>
      <w:color w:val="000000"/>
      <w:sz w:val="36"/>
    </w:rPr>
  </w:style>
  <w:style w:type="character" w:customStyle="1" w:styleId="afffb">
    <w:name w:val="Выделение подчеркиванием"/>
    <w:qFormat/>
    <w:rsid w:val="00D87F00"/>
    <w:rPr>
      <w:u w:val="single"/>
    </w:rPr>
  </w:style>
  <w:style w:type="paragraph" w:customStyle="1" w:styleId="3f0">
    <w:name w:val="я_Технический стиль 3"/>
    <w:basedOn w:val="-"/>
    <w:link w:val="3f1"/>
    <w:qFormat/>
    <w:rsid w:val="00D87F00"/>
    <w:rPr>
      <w:rFonts w:ascii="Arial" w:hAnsi="Arial" w:cs="Arial"/>
      <w:b/>
    </w:rPr>
  </w:style>
  <w:style w:type="character" w:customStyle="1" w:styleId="-0">
    <w:name w:val="Титульный лист - текст Знак"/>
    <w:link w:val="-"/>
    <w:rsid w:val="00D87F00"/>
    <w:rPr>
      <w:sz w:val="28"/>
    </w:rPr>
  </w:style>
  <w:style w:type="character" w:customStyle="1" w:styleId="3f1">
    <w:name w:val="я_Технический стиль 3 Знак"/>
    <w:link w:val="3f0"/>
    <w:rsid w:val="00D87F00"/>
    <w:rPr>
      <w:rFonts w:ascii="Arial" w:hAnsi="Arial" w:cs="Arial"/>
      <w:b/>
      <w:sz w:val="28"/>
    </w:rPr>
  </w:style>
  <w:style w:type="character" w:customStyle="1" w:styleId="GOSTTableHead0">
    <w:name w:val="_GOST_Table_Head Знак"/>
    <w:link w:val="GOSTTableHead"/>
    <w:rsid w:val="00FC5170"/>
    <w:rPr>
      <w:b/>
      <w:bCs/>
      <w:sz w:val="22"/>
    </w:rPr>
  </w:style>
  <w:style w:type="paragraph" w:styleId="afffc">
    <w:name w:val="No Spacing"/>
    <w:link w:val="afffd"/>
    <w:uiPriority w:val="1"/>
    <w:qFormat/>
    <w:rsid w:val="00512B7E"/>
    <w:rPr>
      <w:rFonts w:asciiTheme="minorHAnsi" w:eastAsiaTheme="minorEastAsia" w:hAnsiTheme="minorHAnsi" w:cstheme="minorBidi"/>
      <w:sz w:val="22"/>
      <w:szCs w:val="22"/>
    </w:rPr>
  </w:style>
  <w:style w:type="character" w:customStyle="1" w:styleId="afffd">
    <w:name w:val="Без интервала Знак"/>
    <w:basedOn w:val="a5"/>
    <w:link w:val="afffc"/>
    <w:uiPriority w:val="1"/>
    <w:rsid w:val="00512B7E"/>
    <w:rPr>
      <w:rFonts w:asciiTheme="minorHAnsi" w:eastAsiaTheme="minorEastAsia" w:hAnsiTheme="minorHAnsi" w:cstheme="minorBidi"/>
      <w:sz w:val="22"/>
      <w:szCs w:val="22"/>
    </w:rPr>
  </w:style>
  <w:style w:type="character" w:customStyle="1" w:styleId="10">
    <w:name w:val="Заголовок 1 Знак"/>
    <w:aliases w:val="_GOST_1 Знак"/>
    <w:basedOn w:val="a5"/>
    <w:link w:val="1"/>
    <w:rsid w:val="00512B7E"/>
    <w:rPr>
      <w:b/>
      <w:caps/>
      <w:sz w:val="32"/>
      <w:szCs w:val="36"/>
    </w:rPr>
  </w:style>
  <w:style w:type="paragraph" w:styleId="afffe">
    <w:name w:val="TOC Heading"/>
    <w:basedOn w:val="1"/>
    <w:next w:val="a4"/>
    <w:uiPriority w:val="39"/>
    <w:unhideWhenUsed/>
    <w:qFormat/>
    <w:rsid w:val="00512B7E"/>
    <w:pPr>
      <w:keepLines/>
      <w:pageBreakBefore w:val="0"/>
      <w:numPr>
        <w:numId w:val="0"/>
      </w:numPr>
      <w:tabs>
        <w:tab w:val="clear" w:pos="567"/>
      </w:tabs>
      <w:suppressAutoHyphens w:val="0"/>
      <w:spacing w:after="0" w:line="259" w:lineRule="auto"/>
      <w:contextualSpacing w:val="0"/>
      <w:jc w:val="left"/>
      <w:outlineLvl w:val="9"/>
    </w:pPr>
    <w:rPr>
      <w:rFonts w:asciiTheme="majorHAnsi" w:eastAsiaTheme="majorEastAsia" w:hAnsiTheme="majorHAnsi" w:cstheme="majorBidi"/>
      <w:b w:val="0"/>
      <w:caps w:val="0"/>
      <w:color w:val="365F91" w:themeColor="accent1" w:themeShade="BF"/>
      <w:szCs w:val="32"/>
    </w:rPr>
  </w:style>
  <w:style w:type="character" w:customStyle="1" w:styleId="affff">
    <w:name w:val="Абзац списка Знак"/>
    <w:aliases w:val="Table-Normal Знак,RSHB_Table-Normal Знак,Bullets Знак,Предусловия Знак,NASOFT List Paragraph Знак,Paragraphe de liste1 Знак,列出段落1 Знак,List Paragraph2 Знак,List 1 Paragraph Знак,List Paragraph1 Знак,List Paragraph Char Char Знак"/>
    <w:link w:val="affff0"/>
    <w:uiPriority w:val="34"/>
    <w:qFormat/>
    <w:locked/>
    <w:rsid w:val="00512B7E"/>
    <w:rPr>
      <w:rFonts w:eastAsia="Calibri"/>
      <w:sz w:val="24"/>
      <w:szCs w:val="24"/>
    </w:rPr>
  </w:style>
  <w:style w:type="paragraph" w:styleId="affff0">
    <w:name w:val="List Paragraph"/>
    <w:aliases w:val="Table-Normal,RSHB_Table-Normal,Bullets,Предусловия,NASOFT List Paragraph,Paragraphe de liste1,列出段落1,List Paragraph2,List 1 Paragraph,List Paragraph1,List Paragraph Char Char,Equipment,numbered,List Paragraph11,Headding 3,Table Txt,lp1,列出段落"/>
    <w:basedOn w:val="a4"/>
    <w:link w:val="affff"/>
    <w:uiPriority w:val="34"/>
    <w:qFormat/>
    <w:rsid w:val="00512B7E"/>
    <w:pPr>
      <w:ind w:left="708" w:firstLine="708"/>
      <w:jc w:val="left"/>
    </w:pPr>
    <w:rPr>
      <w:rFonts w:eastAsia="Calibri"/>
      <w:szCs w:val="24"/>
    </w:rPr>
  </w:style>
  <w:style w:type="character" w:customStyle="1" w:styleId="22">
    <w:name w:val="Заголовок 2 Знак"/>
    <w:aliases w:val="_GOST_2 Знак"/>
    <w:basedOn w:val="a5"/>
    <w:link w:val="21"/>
    <w:rsid w:val="00512B7E"/>
    <w:rPr>
      <w:rFonts w:cs="Arial"/>
      <w:b/>
      <w:bCs/>
      <w:iCs/>
      <w:sz w:val="32"/>
      <w:szCs w:val="32"/>
    </w:rPr>
  </w:style>
  <w:style w:type="character" w:customStyle="1" w:styleId="af1">
    <w:name w:val="Текст выноски Знак"/>
    <w:basedOn w:val="a5"/>
    <w:link w:val="af0"/>
    <w:semiHidden/>
    <w:rsid w:val="00512B7E"/>
    <w:rPr>
      <w:rFonts w:ascii="Tahoma" w:hAnsi="Tahoma" w:cs="Tahoma"/>
      <w:sz w:val="16"/>
      <w:szCs w:val="16"/>
    </w:rPr>
  </w:style>
  <w:style w:type="character" w:customStyle="1" w:styleId="af3">
    <w:name w:val="Тема примечания Знак"/>
    <w:basedOn w:val="aa"/>
    <w:link w:val="af2"/>
    <w:semiHidden/>
    <w:rsid w:val="00512B7E"/>
    <w:rPr>
      <w:b/>
      <w:bCs/>
    </w:rPr>
  </w:style>
  <w:style w:type="character" w:customStyle="1" w:styleId="32">
    <w:name w:val="Заголовок 3 Знак"/>
    <w:aliases w:val="_GOST_3 Знак"/>
    <w:basedOn w:val="a5"/>
    <w:link w:val="31"/>
    <w:rsid w:val="00512B7E"/>
    <w:rPr>
      <w:rFonts w:cs="Arial"/>
      <w:b/>
      <w:iCs/>
      <w:sz w:val="26"/>
      <w:szCs w:val="26"/>
    </w:rPr>
  </w:style>
  <w:style w:type="character" w:customStyle="1" w:styleId="a9">
    <w:name w:val="Верхний колонтитул Знак"/>
    <w:basedOn w:val="a5"/>
    <w:link w:val="a8"/>
    <w:rsid w:val="00512B7E"/>
    <w:rPr>
      <w:sz w:val="24"/>
    </w:rPr>
  </w:style>
  <w:style w:type="character" w:customStyle="1" w:styleId="afff5">
    <w:name w:val="Нижний колонтитул Знак"/>
    <w:basedOn w:val="a5"/>
    <w:link w:val="afff4"/>
    <w:rsid w:val="00512B7E"/>
    <w:rPr>
      <w:sz w:val="24"/>
    </w:rPr>
  </w:style>
  <w:style w:type="paragraph" w:customStyle="1" w:styleId="BPCLegaleze">
    <w:name w:val="BPC – Legaleze"/>
    <w:basedOn w:val="a4"/>
    <w:rsid w:val="00512B7E"/>
    <w:pPr>
      <w:spacing w:after="41" w:line="140" w:lineRule="atLeast"/>
      <w:ind w:firstLine="0"/>
      <w:jc w:val="center"/>
    </w:pPr>
    <w:rPr>
      <w:rFonts w:ascii="Calibri" w:hAnsi="Calibri"/>
      <w:sz w:val="20"/>
      <w:lang w:val="en-US" w:eastAsia="en-US" w:bidi="he-IL"/>
    </w:rPr>
  </w:style>
  <w:style w:type="character" w:customStyle="1" w:styleId="HTML2">
    <w:name w:val="Стандартный HTML Знак"/>
    <w:basedOn w:val="a5"/>
    <w:link w:val="HTML1"/>
    <w:rsid w:val="00512B7E"/>
    <w:rPr>
      <w:rFonts w:ascii="Courier New" w:hAnsi="Courier New" w:cs="Courier New"/>
    </w:rPr>
  </w:style>
  <w:style w:type="paragraph" w:styleId="affff1">
    <w:name w:val="Revision"/>
    <w:hidden/>
    <w:uiPriority w:val="99"/>
    <w:semiHidden/>
    <w:rsid w:val="00512B7E"/>
    <w:rPr>
      <w:rFonts w:asciiTheme="minorHAnsi" w:eastAsiaTheme="minorHAnsi" w:hAnsiTheme="minorHAnsi" w:cstheme="minorBidi"/>
      <w:sz w:val="22"/>
      <w:szCs w:val="22"/>
      <w:lang w:eastAsia="en-US"/>
    </w:rPr>
  </w:style>
  <w:style w:type="character" w:customStyle="1" w:styleId="af6">
    <w:name w:val="Текст сноски Знак"/>
    <w:basedOn w:val="a5"/>
    <w:link w:val="af5"/>
    <w:semiHidden/>
    <w:rsid w:val="00512B7E"/>
  </w:style>
  <w:style w:type="character" w:customStyle="1" w:styleId="80">
    <w:name w:val="Заголовок 8 Знак"/>
    <w:basedOn w:val="a5"/>
    <w:link w:val="8"/>
    <w:rsid w:val="00512B7E"/>
    <w:rPr>
      <w:i/>
      <w:iCs/>
      <w:sz w:val="24"/>
    </w:rPr>
  </w:style>
  <w:style w:type="character" w:customStyle="1" w:styleId="GOSTTableListMark10">
    <w:name w:val="_GOST_Table_List_Mark_1 Знак"/>
    <w:link w:val="GOSTTableListMark1"/>
    <w:locked/>
    <w:rsid w:val="00512B7E"/>
    <w:rPr>
      <w:sz w:val="22"/>
    </w:rPr>
  </w:style>
  <w:style w:type="character" w:customStyle="1" w:styleId="1a">
    <w:name w:val="Неразрешенное упоминание1"/>
    <w:basedOn w:val="a5"/>
    <w:uiPriority w:val="99"/>
    <w:semiHidden/>
    <w:unhideWhenUsed/>
    <w:rsid w:val="00512B7E"/>
    <w:rPr>
      <w:color w:val="605E5C"/>
      <w:shd w:val="clear" w:color="auto" w:fill="E1DFDD"/>
    </w:rPr>
  </w:style>
  <w:style w:type="character" w:styleId="affff2">
    <w:name w:val="endnote reference"/>
    <w:basedOn w:val="a5"/>
    <w:semiHidden/>
    <w:unhideWhenUsed/>
    <w:rsid w:val="005C6BDA"/>
    <w:rPr>
      <w:vertAlign w:val="superscript"/>
    </w:rPr>
  </w:style>
  <w:style w:type="character" w:customStyle="1" w:styleId="2f4">
    <w:name w:val="Неразрешенное упоминание2"/>
    <w:basedOn w:val="a5"/>
    <w:uiPriority w:val="99"/>
    <w:semiHidden/>
    <w:unhideWhenUsed/>
    <w:rsid w:val="00BD6B85"/>
    <w:rPr>
      <w:color w:val="605E5C"/>
      <w:shd w:val="clear" w:color="auto" w:fill="E1DFDD"/>
    </w:rPr>
  </w:style>
  <w:style w:type="character" w:customStyle="1" w:styleId="inline-comment-marker">
    <w:name w:val="inline-comment-marker"/>
    <w:basedOn w:val="a5"/>
    <w:rsid w:val="00285168"/>
  </w:style>
  <w:style w:type="character" w:customStyle="1" w:styleId="3f2">
    <w:name w:val="Неразрешенное упоминание3"/>
    <w:basedOn w:val="a5"/>
    <w:uiPriority w:val="99"/>
    <w:semiHidden/>
    <w:unhideWhenUsed/>
    <w:rsid w:val="00371D61"/>
    <w:rPr>
      <w:color w:val="605E5C"/>
      <w:shd w:val="clear" w:color="auto" w:fill="E1DFDD"/>
    </w:rPr>
  </w:style>
  <w:style w:type="character" w:customStyle="1" w:styleId="4a">
    <w:name w:val="Неразрешенное упоминание4"/>
    <w:basedOn w:val="a5"/>
    <w:uiPriority w:val="99"/>
    <w:semiHidden/>
    <w:unhideWhenUsed/>
    <w:rsid w:val="00BC2D27"/>
    <w:rPr>
      <w:color w:val="605E5C"/>
      <w:shd w:val="clear" w:color="auto" w:fill="E1DFDD"/>
    </w:rPr>
  </w:style>
  <w:style w:type="character" w:customStyle="1" w:styleId="expand-control-text">
    <w:name w:val="expand-control-text"/>
    <w:basedOn w:val="a5"/>
    <w:rsid w:val="00260180"/>
  </w:style>
  <w:style w:type="character" w:customStyle="1" w:styleId="58">
    <w:name w:val="Неразрешенное упоминание5"/>
    <w:basedOn w:val="a5"/>
    <w:uiPriority w:val="99"/>
    <w:semiHidden/>
    <w:unhideWhenUsed/>
    <w:rsid w:val="0090178E"/>
    <w:rPr>
      <w:color w:val="605E5C"/>
      <w:shd w:val="clear" w:color="auto" w:fill="E1DFDD"/>
    </w:rPr>
  </w:style>
  <w:style w:type="character" w:customStyle="1" w:styleId="error">
    <w:name w:val="error"/>
    <w:basedOn w:val="a5"/>
    <w:rsid w:val="00317084"/>
  </w:style>
  <w:style w:type="paragraph" w:customStyle="1" w:styleId="ASFKListmark2">
    <w:name w:val="_ASFK_List_mark2"/>
    <w:uiPriority w:val="99"/>
    <w:rsid w:val="00B51A58"/>
    <w:pPr>
      <w:tabs>
        <w:tab w:val="num" w:pos="1134"/>
      </w:tabs>
      <w:spacing w:before="120" w:after="60"/>
      <w:ind w:left="1134" w:right="57" w:hanging="283"/>
    </w:pPr>
    <w:rPr>
      <w:sz w:val="24"/>
    </w:rPr>
  </w:style>
  <w:style w:type="paragraph" w:customStyle="1" w:styleId="OTRNormal">
    <w:name w:val="OTR_Normal"/>
    <w:basedOn w:val="a4"/>
    <w:link w:val="OTRNormal0"/>
    <w:rsid w:val="00800848"/>
    <w:pPr>
      <w:spacing w:before="60" w:after="120"/>
    </w:pPr>
  </w:style>
  <w:style w:type="character" w:customStyle="1" w:styleId="OTRNormal0">
    <w:name w:val="OTR_Normal Знак"/>
    <w:link w:val="OTRNormal"/>
    <w:rsid w:val="00800848"/>
    <w:rPr>
      <w:sz w:val="24"/>
    </w:rPr>
  </w:style>
  <w:style w:type="paragraph" w:customStyle="1" w:styleId="GOSTTableNum2">
    <w:name w:val="_GOST_Table_Num_2"/>
    <w:basedOn w:val="GOSTTableNum"/>
    <w:rsid w:val="00B90B75"/>
    <w:pPr>
      <w:numPr>
        <w:ilvl w:val="1"/>
      </w:numPr>
    </w:pPr>
  </w:style>
  <w:style w:type="paragraph" w:customStyle="1" w:styleId="GOSTTableNum3">
    <w:name w:val="_GOST_Table_Num_3"/>
    <w:basedOn w:val="GOSTTableNum2"/>
    <w:qFormat/>
    <w:rsid w:val="00B90B75"/>
    <w:pPr>
      <w:numPr>
        <w:ilvl w:val="2"/>
      </w:numPr>
    </w:pPr>
  </w:style>
  <w:style w:type="paragraph" w:customStyle="1" w:styleId="GOSTTableNum4">
    <w:name w:val="_GOST_Table_Num_4"/>
    <w:basedOn w:val="GOSTTableNum3"/>
    <w:rsid w:val="00B90B75"/>
    <w:pPr>
      <w:numPr>
        <w:ilvl w:val="3"/>
      </w:numPr>
    </w:pPr>
  </w:style>
  <w:style w:type="paragraph" w:customStyle="1" w:styleId="GOSTTableNum5">
    <w:name w:val="_GOST_Table_Num_5"/>
    <w:basedOn w:val="GOSTTableNum4"/>
    <w:qFormat/>
    <w:rsid w:val="00B90B75"/>
    <w:pPr>
      <w:numPr>
        <w:ilvl w:val="4"/>
      </w:numPr>
    </w:pPr>
  </w:style>
  <w:style w:type="paragraph" w:customStyle="1" w:styleId="GOSTTableNum6">
    <w:name w:val="_GOST_Table_Num_6"/>
    <w:basedOn w:val="GOSTTableNum5"/>
    <w:rsid w:val="00B90B75"/>
    <w:pPr>
      <w:numPr>
        <w:ilvl w:val="5"/>
      </w:numPr>
    </w:pPr>
  </w:style>
  <w:style w:type="paragraph" w:customStyle="1" w:styleId="GOSTTableNum7">
    <w:name w:val="_GOST_Table_Num_7"/>
    <w:basedOn w:val="GOSTTableNum6"/>
    <w:qFormat/>
    <w:rsid w:val="00B90B75"/>
    <w:pPr>
      <w:numPr>
        <w:ilvl w:val="6"/>
      </w:numPr>
    </w:pPr>
  </w:style>
  <w:style w:type="paragraph" w:customStyle="1" w:styleId="GOSTTitulfooter">
    <w:name w:val="_GOST_Titul_footer"/>
    <w:rsid w:val="00B90B75"/>
    <w:pPr>
      <w:suppressAutoHyphens/>
      <w:jc w:val="center"/>
    </w:pPr>
    <w:rPr>
      <w:color w:val="292929"/>
      <w:sz w:val="28"/>
    </w:rPr>
  </w:style>
  <w:style w:type="paragraph" w:customStyle="1" w:styleId="GOSTTitulheader">
    <w:name w:val="_GOST_Titul_header"/>
    <w:rsid w:val="00B90B75"/>
    <w:pPr>
      <w:suppressAutoHyphens/>
      <w:jc w:val="center"/>
    </w:pPr>
    <w:rPr>
      <w:b/>
      <w:caps/>
      <w:color w:val="404040"/>
      <w:sz w:val="24"/>
    </w:rPr>
  </w:style>
  <w:style w:type="paragraph" w:customStyle="1" w:styleId="gosttablenorm1">
    <w:name w:val="gosttablenorm"/>
    <w:basedOn w:val="a4"/>
    <w:rsid w:val="00DF4899"/>
    <w:pPr>
      <w:spacing w:before="100" w:beforeAutospacing="1" w:after="100" w:afterAutospacing="1"/>
      <w:ind w:firstLine="0"/>
      <w:jc w:val="left"/>
    </w:pPr>
    <w:rPr>
      <w:rFonts w:eastAsiaTheme="minorEastAsia"/>
      <w:szCs w:val="24"/>
      <w:lang w:val="en-US" w:eastAsia="en-US"/>
    </w:rPr>
  </w:style>
  <w:style w:type="character" w:customStyle="1" w:styleId="Heading1Char">
    <w:name w:val="Heading 1 Char"/>
    <w:basedOn w:val="a5"/>
    <w:link w:val="110"/>
    <w:uiPriority w:val="9"/>
    <w:locked/>
    <w:rsid w:val="005B3700"/>
    <w:rPr>
      <w:rFonts w:asciiTheme="majorHAnsi" w:eastAsiaTheme="majorEastAsia" w:hAnsiTheme="majorHAnsi" w:cstheme="majorBidi"/>
      <w:color w:val="365F91" w:themeColor="accent1" w:themeShade="BF"/>
      <w:sz w:val="32"/>
      <w:szCs w:val="32"/>
    </w:rPr>
  </w:style>
  <w:style w:type="paragraph" w:customStyle="1" w:styleId="110">
    <w:name w:val="Заголовок 11"/>
    <w:basedOn w:val="a4"/>
    <w:link w:val="Heading1Char"/>
    <w:uiPriority w:val="99"/>
    <w:semiHidden/>
    <w:rsid w:val="005B3700"/>
    <w:pPr>
      <w:ind w:firstLine="0"/>
      <w:jc w:val="left"/>
    </w:pPr>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a5"/>
    <w:link w:val="310"/>
    <w:uiPriority w:val="9"/>
    <w:semiHidden/>
    <w:locked/>
    <w:rsid w:val="00F2284D"/>
    <w:rPr>
      <w:rFonts w:asciiTheme="majorHAnsi" w:eastAsiaTheme="majorEastAsia" w:hAnsiTheme="majorHAnsi" w:cstheme="majorBidi"/>
      <w:color w:val="243F60" w:themeColor="accent1" w:themeShade="7F"/>
      <w:sz w:val="24"/>
      <w:szCs w:val="24"/>
    </w:rPr>
  </w:style>
  <w:style w:type="paragraph" w:customStyle="1" w:styleId="310">
    <w:name w:val="Заголовок 31"/>
    <w:basedOn w:val="a4"/>
    <w:link w:val="Heading3Char"/>
    <w:uiPriority w:val="99"/>
    <w:semiHidden/>
    <w:rsid w:val="00F2284D"/>
    <w:pPr>
      <w:ind w:firstLine="0"/>
      <w:jc w:val="left"/>
    </w:pPr>
    <w:rPr>
      <w:rFonts w:asciiTheme="majorHAnsi" w:eastAsiaTheme="majorEastAsia" w:hAnsiTheme="majorHAnsi" w:cstheme="majorBidi"/>
      <w:color w:val="243F60" w:themeColor="accent1" w:themeShade="7F"/>
      <w:szCs w:val="24"/>
    </w:rPr>
  </w:style>
  <w:style w:type="character" w:customStyle="1" w:styleId="jira-issue">
    <w:name w:val="jira-issue"/>
    <w:basedOn w:val="a5"/>
    <w:rsid w:val="001E0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5123">
      <w:bodyDiv w:val="1"/>
      <w:marLeft w:val="0"/>
      <w:marRight w:val="0"/>
      <w:marTop w:val="0"/>
      <w:marBottom w:val="0"/>
      <w:divBdr>
        <w:top w:val="none" w:sz="0" w:space="0" w:color="auto"/>
        <w:left w:val="none" w:sz="0" w:space="0" w:color="auto"/>
        <w:bottom w:val="none" w:sz="0" w:space="0" w:color="auto"/>
        <w:right w:val="none" w:sz="0" w:space="0" w:color="auto"/>
      </w:divBdr>
    </w:div>
    <w:div w:id="18750499">
      <w:bodyDiv w:val="1"/>
      <w:marLeft w:val="0"/>
      <w:marRight w:val="0"/>
      <w:marTop w:val="0"/>
      <w:marBottom w:val="0"/>
      <w:divBdr>
        <w:top w:val="none" w:sz="0" w:space="0" w:color="auto"/>
        <w:left w:val="none" w:sz="0" w:space="0" w:color="auto"/>
        <w:bottom w:val="none" w:sz="0" w:space="0" w:color="auto"/>
        <w:right w:val="none" w:sz="0" w:space="0" w:color="auto"/>
      </w:divBdr>
    </w:div>
    <w:div w:id="21827328">
      <w:bodyDiv w:val="1"/>
      <w:marLeft w:val="0"/>
      <w:marRight w:val="0"/>
      <w:marTop w:val="0"/>
      <w:marBottom w:val="0"/>
      <w:divBdr>
        <w:top w:val="none" w:sz="0" w:space="0" w:color="auto"/>
        <w:left w:val="none" w:sz="0" w:space="0" w:color="auto"/>
        <w:bottom w:val="none" w:sz="0" w:space="0" w:color="auto"/>
        <w:right w:val="none" w:sz="0" w:space="0" w:color="auto"/>
      </w:divBdr>
    </w:div>
    <w:div w:id="24647552">
      <w:bodyDiv w:val="1"/>
      <w:marLeft w:val="0"/>
      <w:marRight w:val="0"/>
      <w:marTop w:val="0"/>
      <w:marBottom w:val="0"/>
      <w:divBdr>
        <w:top w:val="none" w:sz="0" w:space="0" w:color="auto"/>
        <w:left w:val="none" w:sz="0" w:space="0" w:color="auto"/>
        <w:bottom w:val="none" w:sz="0" w:space="0" w:color="auto"/>
        <w:right w:val="none" w:sz="0" w:space="0" w:color="auto"/>
      </w:divBdr>
    </w:div>
    <w:div w:id="47926682">
      <w:bodyDiv w:val="1"/>
      <w:marLeft w:val="0"/>
      <w:marRight w:val="0"/>
      <w:marTop w:val="0"/>
      <w:marBottom w:val="0"/>
      <w:divBdr>
        <w:top w:val="none" w:sz="0" w:space="0" w:color="auto"/>
        <w:left w:val="none" w:sz="0" w:space="0" w:color="auto"/>
        <w:bottom w:val="none" w:sz="0" w:space="0" w:color="auto"/>
        <w:right w:val="none" w:sz="0" w:space="0" w:color="auto"/>
      </w:divBdr>
    </w:div>
    <w:div w:id="72512914">
      <w:bodyDiv w:val="1"/>
      <w:marLeft w:val="0"/>
      <w:marRight w:val="0"/>
      <w:marTop w:val="0"/>
      <w:marBottom w:val="0"/>
      <w:divBdr>
        <w:top w:val="none" w:sz="0" w:space="0" w:color="auto"/>
        <w:left w:val="none" w:sz="0" w:space="0" w:color="auto"/>
        <w:bottom w:val="none" w:sz="0" w:space="0" w:color="auto"/>
        <w:right w:val="none" w:sz="0" w:space="0" w:color="auto"/>
      </w:divBdr>
    </w:div>
    <w:div w:id="120848555">
      <w:bodyDiv w:val="1"/>
      <w:marLeft w:val="0"/>
      <w:marRight w:val="0"/>
      <w:marTop w:val="0"/>
      <w:marBottom w:val="0"/>
      <w:divBdr>
        <w:top w:val="none" w:sz="0" w:space="0" w:color="auto"/>
        <w:left w:val="none" w:sz="0" w:space="0" w:color="auto"/>
        <w:bottom w:val="none" w:sz="0" w:space="0" w:color="auto"/>
        <w:right w:val="none" w:sz="0" w:space="0" w:color="auto"/>
      </w:divBdr>
    </w:div>
    <w:div w:id="122038060">
      <w:bodyDiv w:val="1"/>
      <w:marLeft w:val="0"/>
      <w:marRight w:val="0"/>
      <w:marTop w:val="0"/>
      <w:marBottom w:val="0"/>
      <w:divBdr>
        <w:top w:val="none" w:sz="0" w:space="0" w:color="auto"/>
        <w:left w:val="none" w:sz="0" w:space="0" w:color="auto"/>
        <w:bottom w:val="none" w:sz="0" w:space="0" w:color="auto"/>
        <w:right w:val="none" w:sz="0" w:space="0" w:color="auto"/>
      </w:divBdr>
    </w:div>
    <w:div w:id="127171327">
      <w:bodyDiv w:val="1"/>
      <w:marLeft w:val="0"/>
      <w:marRight w:val="0"/>
      <w:marTop w:val="0"/>
      <w:marBottom w:val="0"/>
      <w:divBdr>
        <w:top w:val="none" w:sz="0" w:space="0" w:color="auto"/>
        <w:left w:val="none" w:sz="0" w:space="0" w:color="auto"/>
        <w:bottom w:val="none" w:sz="0" w:space="0" w:color="auto"/>
        <w:right w:val="none" w:sz="0" w:space="0" w:color="auto"/>
      </w:divBdr>
    </w:div>
    <w:div w:id="140661397">
      <w:bodyDiv w:val="1"/>
      <w:marLeft w:val="0"/>
      <w:marRight w:val="0"/>
      <w:marTop w:val="0"/>
      <w:marBottom w:val="0"/>
      <w:divBdr>
        <w:top w:val="none" w:sz="0" w:space="0" w:color="auto"/>
        <w:left w:val="none" w:sz="0" w:space="0" w:color="auto"/>
        <w:bottom w:val="none" w:sz="0" w:space="0" w:color="auto"/>
        <w:right w:val="none" w:sz="0" w:space="0" w:color="auto"/>
      </w:divBdr>
    </w:div>
    <w:div w:id="151993236">
      <w:bodyDiv w:val="1"/>
      <w:marLeft w:val="0"/>
      <w:marRight w:val="0"/>
      <w:marTop w:val="0"/>
      <w:marBottom w:val="0"/>
      <w:divBdr>
        <w:top w:val="none" w:sz="0" w:space="0" w:color="auto"/>
        <w:left w:val="none" w:sz="0" w:space="0" w:color="auto"/>
        <w:bottom w:val="none" w:sz="0" w:space="0" w:color="auto"/>
        <w:right w:val="none" w:sz="0" w:space="0" w:color="auto"/>
      </w:divBdr>
    </w:div>
    <w:div w:id="160702848">
      <w:bodyDiv w:val="1"/>
      <w:marLeft w:val="0"/>
      <w:marRight w:val="0"/>
      <w:marTop w:val="0"/>
      <w:marBottom w:val="0"/>
      <w:divBdr>
        <w:top w:val="none" w:sz="0" w:space="0" w:color="auto"/>
        <w:left w:val="none" w:sz="0" w:space="0" w:color="auto"/>
        <w:bottom w:val="none" w:sz="0" w:space="0" w:color="auto"/>
        <w:right w:val="none" w:sz="0" w:space="0" w:color="auto"/>
      </w:divBdr>
    </w:div>
    <w:div w:id="244846533">
      <w:bodyDiv w:val="1"/>
      <w:marLeft w:val="0"/>
      <w:marRight w:val="0"/>
      <w:marTop w:val="0"/>
      <w:marBottom w:val="0"/>
      <w:divBdr>
        <w:top w:val="none" w:sz="0" w:space="0" w:color="auto"/>
        <w:left w:val="none" w:sz="0" w:space="0" w:color="auto"/>
        <w:bottom w:val="none" w:sz="0" w:space="0" w:color="auto"/>
        <w:right w:val="none" w:sz="0" w:space="0" w:color="auto"/>
      </w:divBdr>
    </w:div>
    <w:div w:id="294873148">
      <w:bodyDiv w:val="1"/>
      <w:marLeft w:val="0"/>
      <w:marRight w:val="0"/>
      <w:marTop w:val="0"/>
      <w:marBottom w:val="0"/>
      <w:divBdr>
        <w:top w:val="none" w:sz="0" w:space="0" w:color="auto"/>
        <w:left w:val="none" w:sz="0" w:space="0" w:color="auto"/>
        <w:bottom w:val="none" w:sz="0" w:space="0" w:color="auto"/>
        <w:right w:val="none" w:sz="0" w:space="0" w:color="auto"/>
      </w:divBdr>
    </w:div>
    <w:div w:id="302974740">
      <w:bodyDiv w:val="1"/>
      <w:marLeft w:val="0"/>
      <w:marRight w:val="0"/>
      <w:marTop w:val="0"/>
      <w:marBottom w:val="0"/>
      <w:divBdr>
        <w:top w:val="none" w:sz="0" w:space="0" w:color="auto"/>
        <w:left w:val="none" w:sz="0" w:space="0" w:color="auto"/>
        <w:bottom w:val="none" w:sz="0" w:space="0" w:color="auto"/>
        <w:right w:val="none" w:sz="0" w:space="0" w:color="auto"/>
      </w:divBdr>
    </w:div>
    <w:div w:id="316031784">
      <w:bodyDiv w:val="1"/>
      <w:marLeft w:val="0"/>
      <w:marRight w:val="0"/>
      <w:marTop w:val="0"/>
      <w:marBottom w:val="0"/>
      <w:divBdr>
        <w:top w:val="none" w:sz="0" w:space="0" w:color="auto"/>
        <w:left w:val="none" w:sz="0" w:space="0" w:color="auto"/>
        <w:bottom w:val="none" w:sz="0" w:space="0" w:color="auto"/>
        <w:right w:val="none" w:sz="0" w:space="0" w:color="auto"/>
      </w:divBdr>
    </w:div>
    <w:div w:id="318655009">
      <w:bodyDiv w:val="1"/>
      <w:marLeft w:val="0"/>
      <w:marRight w:val="0"/>
      <w:marTop w:val="0"/>
      <w:marBottom w:val="0"/>
      <w:divBdr>
        <w:top w:val="none" w:sz="0" w:space="0" w:color="auto"/>
        <w:left w:val="none" w:sz="0" w:space="0" w:color="auto"/>
        <w:bottom w:val="none" w:sz="0" w:space="0" w:color="auto"/>
        <w:right w:val="none" w:sz="0" w:space="0" w:color="auto"/>
      </w:divBdr>
    </w:div>
    <w:div w:id="343821767">
      <w:bodyDiv w:val="1"/>
      <w:marLeft w:val="0"/>
      <w:marRight w:val="0"/>
      <w:marTop w:val="0"/>
      <w:marBottom w:val="0"/>
      <w:divBdr>
        <w:top w:val="none" w:sz="0" w:space="0" w:color="auto"/>
        <w:left w:val="none" w:sz="0" w:space="0" w:color="auto"/>
        <w:bottom w:val="none" w:sz="0" w:space="0" w:color="auto"/>
        <w:right w:val="none" w:sz="0" w:space="0" w:color="auto"/>
      </w:divBdr>
    </w:div>
    <w:div w:id="427694695">
      <w:bodyDiv w:val="1"/>
      <w:marLeft w:val="0"/>
      <w:marRight w:val="0"/>
      <w:marTop w:val="0"/>
      <w:marBottom w:val="0"/>
      <w:divBdr>
        <w:top w:val="none" w:sz="0" w:space="0" w:color="auto"/>
        <w:left w:val="none" w:sz="0" w:space="0" w:color="auto"/>
        <w:bottom w:val="none" w:sz="0" w:space="0" w:color="auto"/>
        <w:right w:val="none" w:sz="0" w:space="0" w:color="auto"/>
      </w:divBdr>
    </w:div>
    <w:div w:id="476191034">
      <w:bodyDiv w:val="1"/>
      <w:marLeft w:val="0"/>
      <w:marRight w:val="0"/>
      <w:marTop w:val="0"/>
      <w:marBottom w:val="0"/>
      <w:divBdr>
        <w:top w:val="none" w:sz="0" w:space="0" w:color="auto"/>
        <w:left w:val="none" w:sz="0" w:space="0" w:color="auto"/>
        <w:bottom w:val="none" w:sz="0" w:space="0" w:color="auto"/>
        <w:right w:val="none" w:sz="0" w:space="0" w:color="auto"/>
      </w:divBdr>
    </w:div>
    <w:div w:id="494491807">
      <w:bodyDiv w:val="1"/>
      <w:marLeft w:val="0"/>
      <w:marRight w:val="0"/>
      <w:marTop w:val="0"/>
      <w:marBottom w:val="0"/>
      <w:divBdr>
        <w:top w:val="none" w:sz="0" w:space="0" w:color="auto"/>
        <w:left w:val="none" w:sz="0" w:space="0" w:color="auto"/>
        <w:bottom w:val="none" w:sz="0" w:space="0" w:color="auto"/>
        <w:right w:val="none" w:sz="0" w:space="0" w:color="auto"/>
      </w:divBdr>
    </w:div>
    <w:div w:id="505249281">
      <w:bodyDiv w:val="1"/>
      <w:marLeft w:val="0"/>
      <w:marRight w:val="0"/>
      <w:marTop w:val="0"/>
      <w:marBottom w:val="0"/>
      <w:divBdr>
        <w:top w:val="none" w:sz="0" w:space="0" w:color="auto"/>
        <w:left w:val="none" w:sz="0" w:space="0" w:color="auto"/>
        <w:bottom w:val="none" w:sz="0" w:space="0" w:color="auto"/>
        <w:right w:val="none" w:sz="0" w:space="0" w:color="auto"/>
      </w:divBdr>
    </w:div>
    <w:div w:id="533470420">
      <w:bodyDiv w:val="1"/>
      <w:marLeft w:val="0"/>
      <w:marRight w:val="0"/>
      <w:marTop w:val="0"/>
      <w:marBottom w:val="0"/>
      <w:divBdr>
        <w:top w:val="none" w:sz="0" w:space="0" w:color="auto"/>
        <w:left w:val="none" w:sz="0" w:space="0" w:color="auto"/>
        <w:bottom w:val="none" w:sz="0" w:space="0" w:color="auto"/>
        <w:right w:val="none" w:sz="0" w:space="0" w:color="auto"/>
      </w:divBdr>
    </w:div>
    <w:div w:id="534536681">
      <w:bodyDiv w:val="1"/>
      <w:marLeft w:val="0"/>
      <w:marRight w:val="0"/>
      <w:marTop w:val="0"/>
      <w:marBottom w:val="0"/>
      <w:divBdr>
        <w:top w:val="none" w:sz="0" w:space="0" w:color="auto"/>
        <w:left w:val="none" w:sz="0" w:space="0" w:color="auto"/>
        <w:bottom w:val="none" w:sz="0" w:space="0" w:color="auto"/>
        <w:right w:val="none" w:sz="0" w:space="0" w:color="auto"/>
      </w:divBdr>
    </w:div>
    <w:div w:id="545530140">
      <w:bodyDiv w:val="1"/>
      <w:marLeft w:val="0"/>
      <w:marRight w:val="0"/>
      <w:marTop w:val="0"/>
      <w:marBottom w:val="0"/>
      <w:divBdr>
        <w:top w:val="none" w:sz="0" w:space="0" w:color="auto"/>
        <w:left w:val="none" w:sz="0" w:space="0" w:color="auto"/>
        <w:bottom w:val="none" w:sz="0" w:space="0" w:color="auto"/>
        <w:right w:val="none" w:sz="0" w:space="0" w:color="auto"/>
      </w:divBdr>
    </w:div>
    <w:div w:id="545876120">
      <w:bodyDiv w:val="1"/>
      <w:marLeft w:val="0"/>
      <w:marRight w:val="0"/>
      <w:marTop w:val="0"/>
      <w:marBottom w:val="0"/>
      <w:divBdr>
        <w:top w:val="none" w:sz="0" w:space="0" w:color="auto"/>
        <w:left w:val="none" w:sz="0" w:space="0" w:color="auto"/>
        <w:bottom w:val="none" w:sz="0" w:space="0" w:color="auto"/>
        <w:right w:val="none" w:sz="0" w:space="0" w:color="auto"/>
      </w:divBdr>
    </w:div>
    <w:div w:id="618337652">
      <w:bodyDiv w:val="1"/>
      <w:marLeft w:val="0"/>
      <w:marRight w:val="0"/>
      <w:marTop w:val="0"/>
      <w:marBottom w:val="0"/>
      <w:divBdr>
        <w:top w:val="none" w:sz="0" w:space="0" w:color="auto"/>
        <w:left w:val="none" w:sz="0" w:space="0" w:color="auto"/>
        <w:bottom w:val="none" w:sz="0" w:space="0" w:color="auto"/>
        <w:right w:val="none" w:sz="0" w:space="0" w:color="auto"/>
      </w:divBdr>
    </w:div>
    <w:div w:id="633564103">
      <w:bodyDiv w:val="1"/>
      <w:marLeft w:val="0"/>
      <w:marRight w:val="0"/>
      <w:marTop w:val="0"/>
      <w:marBottom w:val="0"/>
      <w:divBdr>
        <w:top w:val="none" w:sz="0" w:space="0" w:color="auto"/>
        <w:left w:val="none" w:sz="0" w:space="0" w:color="auto"/>
        <w:bottom w:val="none" w:sz="0" w:space="0" w:color="auto"/>
        <w:right w:val="none" w:sz="0" w:space="0" w:color="auto"/>
      </w:divBdr>
    </w:div>
    <w:div w:id="665785207">
      <w:bodyDiv w:val="1"/>
      <w:marLeft w:val="0"/>
      <w:marRight w:val="0"/>
      <w:marTop w:val="0"/>
      <w:marBottom w:val="0"/>
      <w:divBdr>
        <w:top w:val="none" w:sz="0" w:space="0" w:color="auto"/>
        <w:left w:val="none" w:sz="0" w:space="0" w:color="auto"/>
        <w:bottom w:val="none" w:sz="0" w:space="0" w:color="auto"/>
        <w:right w:val="none" w:sz="0" w:space="0" w:color="auto"/>
      </w:divBdr>
    </w:div>
    <w:div w:id="670257654">
      <w:bodyDiv w:val="1"/>
      <w:marLeft w:val="0"/>
      <w:marRight w:val="0"/>
      <w:marTop w:val="0"/>
      <w:marBottom w:val="0"/>
      <w:divBdr>
        <w:top w:val="none" w:sz="0" w:space="0" w:color="auto"/>
        <w:left w:val="none" w:sz="0" w:space="0" w:color="auto"/>
        <w:bottom w:val="none" w:sz="0" w:space="0" w:color="auto"/>
        <w:right w:val="none" w:sz="0" w:space="0" w:color="auto"/>
      </w:divBdr>
    </w:div>
    <w:div w:id="678699225">
      <w:bodyDiv w:val="1"/>
      <w:marLeft w:val="0"/>
      <w:marRight w:val="0"/>
      <w:marTop w:val="0"/>
      <w:marBottom w:val="0"/>
      <w:divBdr>
        <w:top w:val="none" w:sz="0" w:space="0" w:color="auto"/>
        <w:left w:val="none" w:sz="0" w:space="0" w:color="auto"/>
        <w:bottom w:val="none" w:sz="0" w:space="0" w:color="auto"/>
        <w:right w:val="none" w:sz="0" w:space="0" w:color="auto"/>
      </w:divBdr>
    </w:div>
    <w:div w:id="705328287">
      <w:bodyDiv w:val="1"/>
      <w:marLeft w:val="0"/>
      <w:marRight w:val="0"/>
      <w:marTop w:val="0"/>
      <w:marBottom w:val="0"/>
      <w:divBdr>
        <w:top w:val="none" w:sz="0" w:space="0" w:color="auto"/>
        <w:left w:val="none" w:sz="0" w:space="0" w:color="auto"/>
        <w:bottom w:val="none" w:sz="0" w:space="0" w:color="auto"/>
        <w:right w:val="none" w:sz="0" w:space="0" w:color="auto"/>
      </w:divBdr>
    </w:div>
    <w:div w:id="706417266">
      <w:bodyDiv w:val="1"/>
      <w:marLeft w:val="0"/>
      <w:marRight w:val="0"/>
      <w:marTop w:val="0"/>
      <w:marBottom w:val="0"/>
      <w:divBdr>
        <w:top w:val="none" w:sz="0" w:space="0" w:color="auto"/>
        <w:left w:val="none" w:sz="0" w:space="0" w:color="auto"/>
        <w:bottom w:val="none" w:sz="0" w:space="0" w:color="auto"/>
        <w:right w:val="none" w:sz="0" w:space="0" w:color="auto"/>
      </w:divBdr>
    </w:div>
    <w:div w:id="717703672">
      <w:bodyDiv w:val="1"/>
      <w:marLeft w:val="0"/>
      <w:marRight w:val="0"/>
      <w:marTop w:val="0"/>
      <w:marBottom w:val="0"/>
      <w:divBdr>
        <w:top w:val="none" w:sz="0" w:space="0" w:color="auto"/>
        <w:left w:val="none" w:sz="0" w:space="0" w:color="auto"/>
        <w:bottom w:val="none" w:sz="0" w:space="0" w:color="auto"/>
        <w:right w:val="none" w:sz="0" w:space="0" w:color="auto"/>
      </w:divBdr>
      <w:divsChild>
        <w:div w:id="158741582">
          <w:marLeft w:val="0"/>
          <w:marRight w:val="0"/>
          <w:marTop w:val="0"/>
          <w:marBottom w:val="0"/>
          <w:divBdr>
            <w:top w:val="none" w:sz="0" w:space="0" w:color="auto"/>
            <w:left w:val="none" w:sz="0" w:space="0" w:color="auto"/>
            <w:bottom w:val="none" w:sz="0" w:space="0" w:color="auto"/>
            <w:right w:val="none" w:sz="0" w:space="0" w:color="auto"/>
          </w:divBdr>
          <w:divsChild>
            <w:div w:id="158375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90261">
      <w:bodyDiv w:val="1"/>
      <w:marLeft w:val="0"/>
      <w:marRight w:val="0"/>
      <w:marTop w:val="0"/>
      <w:marBottom w:val="0"/>
      <w:divBdr>
        <w:top w:val="none" w:sz="0" w:space="0" w:color="auto"/>
        <w:left w:val="none" w:sz="0" w:space="0" w:color="auto"/>
        <w:bottom w:val="none" w:sz="0" w:space="0" w:color="auto"/>
        <w:right w:val="none" w:sz="0" w:space="0" w:color="auto"/>
      </w:divBdr>
    </w:div>
    <w:div w:id="742916360">
      <w:bodyDiv w:val="1"/>
      <w:marLeft w:val="0"/>
      <w:marRight w:val="0"/>
      <w:marTop w:val="0"/>
      <w:marBottom w:val="0"/>
      <w:divBdr>
        <w:top w:val="none" w:sz="0" w:space="0" w:color="auto"/>
        <w:left w:val="none" w:sz="0" w:space="0" w:color="auto"/>
        <w:bottom w:val="none" w:sz="0" w:space="0" w:color="auto"/>
        <w:right w:val="none" w:sz="0" w:space="0" w:color="auto"/>
      </w:divBdr>
    </w:div>
    <w:div w:id="803157134">
      <w:bodyDiv w:val="1"/>
      <w:marLeft w:val="0"/>
      <w:marRight w:val="0"/>
      <w:marTop w:val="0"/>
      <w:marBottom w:val="0"/>
      <w:divBdr>
        <w:top w:val="none" w:sz="0" w:space="0" w:color="auto"/>
        <w:left w:val="none" w:sz="0" w:space="0" w:color="auto"/>
        <w:bottom w:val="none" w:sz="0" w:space="0" w:color="auto"/>
        <w:right w:val="none" w:sz="0" w:space="0" w:color="auto"/>
      </w:divBdr>
    </w:div>
    <w:div w:id="813568233">
      <w:bodyDiv w:val="1"/>
      <w:marLeft w:val="0"/>
      <w:marRight w:val="0"/>
      <w:marTop w:val="0"/>
      <w:marBottom w:val="0"/>
      <w:divBdr>
        <w:top w:val="none" w:sz="0" w:space="0" w:color="auto"/>
        <w:left w:val="none" w:sz="0" w:space="0" w:color="auto"/>
        <w:bottom w:val="none" w:sz="0" w:space="0" w:color="auto"/>
        <w:right w:val="none" w:sz="0" w:space="0" w:color="auto"/>
      </w:divBdr>
    </w:div>
    <w:div w:id="822963942">
      <w:bodyDiv w:val="1"/>
      <w:marLeft w:val="0"/>
      <w:marRight w:val="0"/>
      <w:marTop w:val="0"/>
      <w:marBottom w:val="0"/>
      <w:divBdr>
        <w:top w:val="none" w:sz="0" w:space="0" w:color="auto"/>
        <w:left w:val="none" w:sz="0" w:space="0" w:color="auto"/>
        <w:bottom w:val="none" w:sz="0" w:space="0" w:color="auto"/>
        <w:right w:val="none" w:sz="0" w:space="0" w:color="auto"/>
      </w:divBdr>
    </w:div>
    <w:div w:id="863176350">
      <w:bodyDiv w:val="1"/>
      <w:marLeft w:val="0"/>
      <w:marRight w:val="0"/>
      <w:marTop w:val="0"/>
      <w:marBottom w:val="0"/>
      <w:divBdr>
        <w:top w:val="none" w:sz="0" w:space="0" w:color="auto"/>
        <w:left w:val="none" w:sz="0" w:space="0" w:color="auto"/>
        <w:bottom w:val="none" w:sz="0" w:space="0" w:color="auto"/>
        <w:right w:val="none" w:sz="0" w:space="0" w:color="auto"/>
      </w:divBdr>
    </w:div>
    <w:div w:id="863321065">
      <w:bodyDiv w:val="1"/>
      <w:marLeft w:val="0"/>
      <w:marRight w:val="0"/>
      <w:marTop w:val="0"/>
      <w:marBottom w:val="0"/>
      <w:divBdr>
        <w:top w:val="none" w:sz="0" w:space="0" w:color="auto"/>
        <w:left w:val="none" w:sz="0" w:space="0" w:color="auto"/>
        <w:bottom w:val="none" w:sz="0" w:space="0" w:color="auto"/>
        <w:right w:val="none" w:sz="0" w:space="0" w:color="auto"/>
      </w:divBdr>
    </w:div>
    <w:div w:id="876548116">
      <w:bodyDiv w:val="1"/>
      <w:marLeft w:val="0"/>
      <w:marRight w:val="0"/>
      <w:marTop w:val="0"/>
      <w:marBottom w:val="0"/>
      <w:divBdr>
        <w:top w:val="none" w:sz="0" w:space="0" w:color="auto"/>
        <w:left w:val="none" w:sz="0" w:space="0" w:color="auto"/>
        <w:bottom w:val="none" w:sz="0" w:space="0" w:color="auto"/>
        <w:right w:val="none" w:sz="0" w:space="0" w:color="auto"/>
      </w:divBdr>
    </w:div>
    <w:div w:id="878127145">
      <w:bodyDiv w:val="1"/>
      <w:marLeft w:val="0"/>
      <w:marRight w:val="0"/>
      <w:marTop w:val="0"/>
      <w:marBottom w:val="0"/>
      <w:divBdr>
        <w:top w:val="none" w:sz="0" w:space="0" w:color="auto"/>
        <w:left w:val="none" w:sz="0" w:space="0" w:color="auto"/>
        <w:bottom w:val="none" w:sz="0" w:space="0" w:color="auto"/>
        <w:right w:val="none" w:sz="0" w:space="0" w:color="auto"/>
      </w:divBdr>
    </w:div>
    <w:div w:id="882064363">
      <w:bodyDiv w:val="1"/>
      <w:marLeft w:val="0"/>
      <w:marRight w:val="0"/>
      <w:marTop w:val="0"/>
      <w:marBottom w:val="0"/>
      <w:divBdr>
        <w:top w:val="none" w:sz="0" w:space="0" w:color="auto"/>
        <w:left w:val="none" w:sz="0" w:space="0" w:color="auto"/>
        <w:bottom w:val="none" w:sz="0" w:space="0" w:color="auto"/>
        <w:right w:val="none" w:sz="0" w:space="0" w:color="auto"/>
      </w:divBdr>
    </w:div>
    <w:div w:id="885482459">
      <w:bodyDiv w:val="1"/>
      <w:marLeft w:val="0"/>
      <w:marRight w:val="0"/>
      <w:marTop w:val="0"/>
      <w:marBottom w:val="0"/>
      <w:divBdr>
        <w:top w:val="none" w:sz="0" w:space="0" w:color="auto"/>
        <w:left w:val="none" w:sz="0" w:space="0" w:color="auto"/>
        <w:bottom w:val="none" w:sz="0" w:space="0" w:color="auto"/>
        <w:right w:val="none" w:sz="0" w:space="0" w:color="auto"/>
      </w:divBdr>
    </w:div>
    <w:div w:id="888105828">
      <w:bodyDiv w:val="1"/>
      <w:marLeft w:val="0"/>
      <w:marRight w:val="0"/>
      <w:marTop w:val="0"/>
      <w:marBottom w:val="0"/>
      <w:divBdr>
        <w:top w:val="none" w:sz="0" w:space="0" w:color="auto"/>
        <w:left w:val="none" w:sz="0" w:space="0" w:color="auto"/>
        <w:bottom w:val="none" w:sz="0" w:space="0" w:color="auto"/>
        <w:right w:val="none" w:sz="0" w:space="0" w:color="auto"/>
      </w:divBdr>
    </w:div>
    <w:div w:id="909000557">
      <w:bodyDiv w:val="1"/>
      <w:marLeft w:val="0"/>
      <w:marRight w:val="0"/>
      <w:marTop w:val="0"/>
      <w:marBottom w:val="0"/>
      <w:divBdr>
        <w:top w:val="none" w:sz="0" w:space="0" w:color="auto"/>
        <w:left w:val="none" w:sz="0" w:space="0" w:color="auto"/>
        <w:bottom w:val="none" w:sz="0" w:space="0" w:color="auto"/>
        <w:right w:val="none" w:sz="0" w:space="0" w:color="auto"/>
      </w:divBdr>
    </w:div>
    <w:div w:id="974523183">
      <w:bodyDiv w:val="1"/>
      <w:marLeft w:val="0"/>
      <w:marRight w:val="0"/>
      <w:marTop w:val="0"/>
      <w:marBottom w:val="0"/>
      <w:divBdr>
        <w:top w:val="none" w:sz="0" w:space="0" w:color="auto"/>
        <w:left w:val="none" w:sz="0" w:space="0" w:color="auto"/>
        <w:bottom w:val="none" w:sz="0" w:space="0" w:color="auto"/>
        <w:right w:val="none" w:sz="0" w:space="0" w:color="auto"/>
      </w:divBdr>
    </w:div>
    <w:div w:id="979923628">
      <w:bodyDiv w:val="1"/>
      <w:marLeft w:val="0"/>
      <w:marRight w:val="0"/>
      <w:marTop w:val="0"/>
      <w:marBottom w:val="0"/>
      <w:divBdr>
        <w:top w:val="none" w:sz="0" w:space="0" w:color="auto"/>
        <w:left w:val="none" w:sz="0" w:space="0" w:color="auto"/>
        <w:bottom w:val="none" w:sz="0" w:space="0" w:color="auto"/>
        <w:right w:val="none" w:sz="0" w:space="0" w:color="auto"/>
      </w:divBdr>
    </w:div>
    <w:div w:id="980110633">
      <w:bodyDiv w:val="1"/>
      <w:marLeft w:val="0"/>
      <w:marRight w:val="0"/>
      <w:marTop w:val="0"/>
      <w:marBottom w:val="0"/>
      <w:divBdr>
        <w:top w:val="none" w:sz="0" w:space="0" w:color="auto"/>
        <w:left w:val="none" w:sz="0" w:space="0" w:color="auto"/>
        <w:bottom w:val="none" w:sz="0" w:space="0" w:color="auto"/>
        <w:right w:val="none" w:sz="0" w:space="0" w:color="auto"/>
      </w:divBdr>
    </w:div>
    <w:div w:id="982390726">
      <w:bodyDiv w:val="1"/>
      <w:marLeft w:val="0"/>
      <w:marRight w:val="0"/>
      <w:marTop w:val="0"/>
      <w:marBottom w:val="0"/>
      <w:divBdr>
        <w:top w:val="none" w:sz="0" w:space="0" w:color="auto"/>
        <w:left w:val="none" w:sz="0" w:space="0" w:color="auto"/>
        <w:bottom w:val="none" w:sz="0" w:space="0" w:color="auto"/>
        <w:right w:val="none" w:sz="0" w:space="0" w:color="auto"/>
      </w:divBdr>
    </w:div>
    <w:div w:id="1014965148">
      <w:bodyDiv w:val="1"/>
      <w:marLeft w:val="0"/>
      <w:marRight w:val="0"/>
      <w:marTop w:val="0"/>
      <w:marBottom w:val="0"/>
      <w:divBdr>
        <w:top w:val="none" w:sz="0" w:space="0" w:color="auto"/>
        <w:left w:val="none" w:sz="0" w:space="0" w:color="auto"/>
        <w:bottom w:val="none" w:sz="0" w:space="0" w:color="auto"/>
        <w:right w:val="none" w:sz="0" w:space="0" w:color="auto"/>
      </w:divBdr>
    </w:div>
    <w:div w:id="1054309435">
      <w:bodyDiv w:val="1"/>
      <w:marLeft w:val="0"/>
      <w:marRight w:val="0"/>
      <w:marTop w:val="0"/>
      <w:marBottom w:val="0"/>
      <w:divBdr>
        <w:top w:val="none" w:sz="0" w:space="0" w:color="auto"/>
        <w:left w:val="none" w:sz="0" w:space="0" w:color="auto"/>
        <w:bottom w:val="none" w:sz="0" w:space="0" w:color="auto"/>
        <w:right w:val="none" w:sz="0" w:space="0" w:color="auto"/>
      </w:divBdr>
    </w:div>
    <w:div w:id="1085421747">
      <w:bodyDiv w:val="1"/>
      <w:marLeft w:val="0"/>
      <w:marRight w:val="0"/>
      <w:marTop w:val="0"/>
      <w:marBottom w:val="0"/>
      <w:divBdr>
        <w:top w:val="none" w:sz="0" w:space="0" w:color="auto"/>
        <w:left w:val="none" w:sz="0" w:space="0" w:color="auto"/>
        <w:bottom w:val="none" w:sz="0" w:space="0" w:color="auto"/>
        <w:right w:val="none" w:sz="0" w:space="0" w:color="auto"/>
      </w:divBdr>
    </w:div>
    <w:div w:id="1104769972">
      <w:bodyDiv w:val="1"/>
      <w:marLeft w:val="0"/>
      <w:marRight w:val="0"/>
      <w:marTop w:val="0"/>
      <w:marBottom w:val="0"/>
      <w:divBdr>
        <w:top w:val="none" w:sz="0" w:space="0" w:color="auto"/>
        <w:left w:val="none" w:sz="0" w:space="0" w:color="auto"/>
        <w:bottom w:val="none" w:sz="0" w:space="0" w:color="auto"/>
        <w:right w:val="none" w:sz="0" w:space="0" w:color="auto"/>
      </w:divBdr>
    </w:div>
    <w:div w:id="1109856440">
      <w:bodyDiv w:val="1"/>
      <w:marLeft w:val="0"/>
      <w:marRight w:val="0"/>
      <w:marTop w:val="0"/>
      <w:marBottom w:val="0"/>
      <w:divBdr>
        <w:top w:val="none" w:sz="0" w:space="0" w:color="auto"/>
        <w:left w:val="none" w:sz="0" w:space="0" w:color="auto"/>
        <w:bottom w:val="none" w:sz="0" w:space="0" w:color="auto"/>
        <w:right w:val="none" w:sz="0" w:space="0" w:color="auto"/>
      </w:divBdr>
    </w:div>
    <w:div w:id="1128352624">
      <w:bodyDiv w:val="1"/>
      <w:marLeft w:val="0"/>
      <w:marRight w:val="0"/>
      <w:marTop w:val="0"/>
      <w:marBottom w:val="0"/>
      <w:divBdr>
        <w:top w:val="none" w:sz="0" w:space="0" w:color="auto"/>
        <w:left w:val="none" w:sz="0" w:space="0" w:color="auto"/>
        <w:bottom w:val="none" w:sz="0" w:space="0" w:color="auto"/>
        <w:right w:val="none" w:sz="0" w:space="0" w:color="auto"/>
      </w:divBdr>
    </w:div>
    <w:div w:id="1162886955">
      <w:bodyDiv w:val="1"/>
      <w:marLeft w:val="0"/>
      <w:marRight w:val="0"/>
      <w:marTop w:val="0"/>
      <w:marBottom w:val="0"/>
      <w:divBdr>
        <w:top w:val="none" w:sz="0" w:space="0" w:color="auto"/>
        <w:left w:val="none" w:sz="0" w:space="0" w:color="auto"/>
        <w:bottom w:val="none" w:sz="0" w:space="0" w:color="auto"/>
        <w:right w:val="none" w:sz="0" w:space="0" w:color="auto"/>
      </w:divBdr>
    </w:div>
    <w:div w:id="1181047968">
      <w:bodyDiv w:val="1"/>
      <w:marLeft w:val="0"/>
      <w:marRight w:val="0"/>
      <w:marTop w:val="0"/>
      <w:marBottom w:val="0"/>
      <w:divBdr>
        <w:top w:val="none" w:sz="0" w:space="0" w:color="auto"/>
        <w:left w:val="none" w:sz="0" w:space="0" w:color="auto"/>
        <w:bottom w:val="none" w:sz="0" w:space="0" w:color="auto"/>
        <w:right w:val="none" w:sz="0" w:space="0" w:color="auto"/>
      </w:divBdr>
    </w:div>
    <w:div w:id="1201285092">
      <w:bodyDiv w:val="1"/>
      <w:marLeft w:val="0"/>
      <w:marRight w:val="0"/>
      <w:marTop w:val="0"/>
      <w:marBottom w:val="0"/>
      <w:divBdr>
        <w:top w:val="none" w:sz="0" w:space="0" w:color="auto"/>
        <w:left w:val="none" w:sz="0" w:space="0" w:color="auto"/>
        <w:bottom w:val="none" w:sz="0" w:space="0" w:color="auto"/>
        <w:right w:val="none" w:sz="0" w:space="0" w:color="auto"/>
      </w:divBdr>
    </w:div>
    <w:div w:id="1218201205">
      <w:bodyDiv w:val="1"/>
      <w:marLeft w:val="0"/>
      <w:marRight w:val="0"/>
      <w:marTop w:val="0"/>
      <w:marBottom w:val="0"/>
      <w:divBdr>
        <w:top w:val="none" w:sz="0" w:space="0" w:color="auto"/>
        <w:left w:val="none" w:sz="0" w:space="0" w:color="auto"/>
        <w:bottom w:val="none" w:sz="0" w:space="0" w:color="auto"/>
        <w:right w:val="none" w:sz="0" w:space="0" w:color="auto"/>
      </w:divBdr>
    </w:div>
    <w:div w:id="1247114154">
      <w:bodyDiv w:val="1"/>
      <w:marLeft w:val="0"/>
      <w:marRight w:val="0"/>
      <w:marTop w:val="0"/>
      <w:marBottom w:val="0"/>
      <w:divBdr>
        <w:top w:val="none" w:sz="0" w:space="0" w:color="auto"/>
        <w:left w:val="none" w:sz="0" w:space="0" w:color="auto"/>
        <w:bottom w:val="none" w:sz="0" w:space="0" w:color="auto"/>
        <w:right w:val="none" w:sz="0" w:space="0" w:color="auto"/>
      </w:divBdr>
    </w:div>
    <w:div w:id="1253902314">
      <w:bodyDiv w:val="1"/>
      <w:marLeft w:val="0"/>
      <w:marRight w:val="0"/>
      <w:marTop w:val="0"/>
      <w:marBottom w:val="0"/>
      <w:divBdr>
        <w:top w:val="none" w:sz="0" w:space="0" w:color="auto"/>
        <w:left w:val="none" w:sz="0" w:space="0" w:color="auto"/>
        <w:bottom w:val="none" w:sz="0" w:space="0" w:color="auto"/>
        <w:right w:val="none" w:sz="0" w:space="0" w:color="auto"/>
      </w:divBdr>
    </w:div>
    <w:div w:id="1293101269">
      <w:bodyDiv w:val="1"/>
      <w:marLeft w:val="0"/>
      <w:marRight w:val="0"/>
      <w:marTop w:val="0"/>
      <w:marBottom w:val="0"/>
      <w:divBdr>
        <w:top w:val="none" w:sz="0" w:space="0" w:color="auto"/>
        <w:left w:val="none" w:sz="0" w:space="0" w:color="auto"/>
        <w:bottom w:val="none" w:sz="0" w:space="0" w:color="auto"/>
        <w:right w:val="none" w:sz="0" w:space="0" w:color="auto"/>
      </w:divBdr>
    </w:div>
    <w:div w:id="1317033679">
      <w:bodyDiv w:val="1"/>
      <w:marLeft w:val="0"/>
      <w:marRight w:val="0"/>
      <w:marTop w:val="0"/>
      <w:marBottom w:val="0"/>
      <w:divBdr>
        <w:top w:val="none" w:sz="0" w:space="0" w:color="auto"/>
        <w:left w:val="none" w:sz="0" w:space="0" w:color="auto"/>
        <w:bottom w:val="none" w:sz="0" w:space="0" w:color="auto"/>
        <w:right w:val="none" w:sz="0" w:space="0" w:color="auto"/>
      </w:divBdr>
    </w:div>
    <w:div w:id="1366565277">
      <w:bodyDiv w:val="1"/>
      <w:marLeft w:val="0"/>
      <w:marRight w:val="0"/>
      <w:marTop w:val="0"/>
      <w:marBottom w:val="0"/>
      <w:divBdr>
        <w:top w:val="none" w:sz="0" w:space="0" w:color="auto"/>
        <w:left w:val="none" w:sz="0" w:space="0" w:color="auto"/>
        <w:bottom w:val="none" w:sz="0" w:space="0" w:color="auto"/>
        <w:right w:val="none" w:sz="0" w:space="0" w:color="auto"/>
      </w:divBdr>
    </w:div>
    <w:div w:id="1415665289">
      <w:bodyDiv w:val="1"/>
      <w:marLeft w:val="0"/>
      <w:marRight w:val="0"/>
      <w:marTop w:val="0"/>
      <w:marBottom w:val="0"/>
      <w:divBdr>
        <w:top w:val="none" w:sz="0" w:space="0" w:color="auto"/>
        <w:left w:val="none" w:sz="0" w:space="0" w:color="auto"/>
        <w:bottom w:val="none" w:sz="0" w:space="0" w:color="auto"/>
        <w:right w:val="none" w:sz="0" w:space="0" w:color="auto"/>
      </w:divBdr>
    </w:div>
    <w:div w:id="1416054337">
      <w:bodyDiv w:val="1"/>
      <w:marLeft w:val="0"/>
      <w:marRight w:val="0"/>
      <w:marTop w:val="0"/>
      <w:marBottom w:val="0"/>
      <w:divBdr>
        <w:top w:val="none" w:sz="0" w:space="0" w:color="auto"/>
        <w:left w:val="none" w:sz="0" w:space="0" w:color="auto"/>
        <w:bottom w:val="none" w:sz="0" w:space="0" w:color="auto"/>
        <w:right w:val="none" w:sz="0" w:space="0" w:color="auto"/>
      </w:divBdr>
    </w:div>
    <w:div w:id="1421949551">
      <w:bodyDiv w:val="1"/>
      <w:marLeft w:val="0"/>
      <w:marRight w:val="0"/>
      <w:marTop w:val="0"/>
      <w:marBottom w:val="0"/>
      <w:divBdr>
        <w:top w:val="none" w:sz="0" w:space="0" w:color="auto"/>
        <w:left w:val="none" w:sz="0" w:space="0" w:color="auto"/>
        <w:bottom w:val="none" w:sz="0" w:space="0" w:color="auto"/>
        <w:right w:val="none" w:sz="0" w:space="0" w:color="auto"/>
      </w:divBdr>
    </w:div>
    <w:div w:id="1457019990">
      <w:bodyDiv w:val="1"/>
      <w:marLeft w:val="0"/>
      <w:marRight w:val="0"/>
      <w:marTop w:val="0"/>
      <w:marBottom w:val="0"/>
      <w:divBdr>
        <w:top w:val="none" w:sz="0" w:space="0" w:color="auto"/>
        <w:left w:val="none" w:sz="0" w:space="0" w:color="auto"/>
        <w:bottom w:val="none" w:sz="0" w:space="0" w:color="auto"/>
        <w:right w:val="none" w:sz="0" w:space="0" w:color="auto"/>
      </w:divBdr>
    </w:div>
    <w:div w:id="1482769994">
      <w:bodyDiv w:val="1"/>
      <w:marLeft w:val="0"/>
      <w:marRight w:val="0"/>
      <w:marTop w:val="0"/>
      <w:marBottom w:val="0"/>
      <w:divBdr>
        <w:top w:val="none" w:sz="0" w:space="0" w:color="auto"/>
        <w:left w:val="none" w:sz="0" w:space="0" w:color="auto"/>
        <w:bottom w:val="none" w:sz="0" w:space="0" w:color="auto"/>
        <w:right w:val="none" w:sz="0" w:space="0" w:color="auto"/>
      </w:divBdr>
    </w:div>
    <w:div w:id="1500778652">
      <w:bodyDiv w:val="1"/>
      <w:marLeft w:val="0"/>
      <w:marRight w:val="0"/>
      <w:marTop w:val="0"/>
      <w:marBottom w:val="0"/>
      <w:divBdr>
        <w:top w:val="none" w:sz="0" w:space="0" w:color="auto"/>
        <w:left w:val="none" w:sz="0" w:space="0" w:color="auto"/>
        <w:bottom w:val="none" w:sz="0" w:space="0" w:color="auto"/>
        <w:right w:val="none" w:sz="0" w:space="0" w:color="auto"/>
      </w:divBdr>
    </w:div>
    <w:div w:id="1501962386">
      <w:bodyDiv w:val="1"/>
      <w:marLeft w:val="0"/>
      <w:marRight w:val="0"/>
      <w:marTop w:val="0"/>
      <w:marBottom w:val="0"/>
      <w:divBdr>
        <w:top w:val="none" w:sz="0" w:space="0" w:color="auto"/>
        <w:left w:val="none" w:sz="0" w:space="0" w:color="auto"/>
        <w:bottom w:val="none" w:sz="0" w:space="0" w:color="auto"/>
        <w:right w:val="none" w:sz="0" w:space="0" w:color="auto"/>
      </w:divBdr>
    </w:div>
    <w:div w:id="1518693246">
      <w:bodyDiv w:val="1"/>
      <w:marLeft w:val="0"/>
      <w:marRight w:val="0"/>
      <w:marTop w:val="0"/>
      <w:marBottom w:val="0"/>
      <w:divBdr>
        <w:top w:val="none" w:sz="0" w:space="0" w:color="auto"/>
        <w:left w:val="none" w:sz="0" w:space="0" w:color="auto"/>
        <w:bottom w:val="none" w:sz="0" w:space="0" w:color="auto"/>
        <w:right w:val="none" w:sz="0" w:space="0" w:color="auto"/>
      </w:divBdr>
    </w:div>
    <w:div w:id="1522890064">
      <w:bodyDiv w:val="1"/>
      <w:marLeft w:val="0"/>
      <w:marRight w:val="0"/>
      <w:marTop w:val="0"/>
      <w:marBottom w:val="0"/>
      <w:divBdr>
        <w:top w:val="none" w:sz="0" w:space="0" w:color="auto"/>
        <w:left w:val="none" w:sz="0" w:space="0" w:color="auto"/>
        <w:bottom w:val="none" w:sz="0" w:space="0" w:color="auto"/>
        <w:right w:val="none" w:sz="0" w:space="0" w:color="auto"/>
      </w:divBdr>
    </w:div>
    <w:div w:id="1527014508">
      <w:bodyDiv w:val="1"/>
      <w:marLeft w:val="0"/>
      <w:marRight w:val="0"/>
      <w:marTop w:val="0"/>
      <w:marBottom w:val="0"/>
      <w:divBdr>
        <w:top w:val="none" w:sz="0" w:space="0" w:color="auto"/>
        <w:left w:val="none" w:sz="0" w:space="0" w:color="auto"/>
        <w:bottom w:val="none" w:sz="0" w:space="0" w:color="auto"/>
        <w:right w:val="none" w:sz="0" w:space="0" w:color="auto"/>
      </w:divBdr>
    </w:div>
    <w:div w:id="1539774933">
      <w:bodyDiv w:val="1"/>
      <w:marLeft w:val="0"/>
      <w:marRight w:val="0"/>
      <w:marTop w:val="0"/>
      <w:marBottom w:val="0"/>
      <w:divBdr>
        <w:top w:val="none" w:sz="0" w:space="0" w:color="auto"/>
        <w:left w:val="none" w:sz="0" w:space="0" w:color="auto"/>
        <w:bottom w:val="none" w:sz="0" w:space="0" w:color="auto"/>
        <w:right w:val="none" w:sz="0" w:space="0" w:color="auto"/>
      </w:divBdr>
    </w:div>
    <w:div w:id="1547911043">
      <w:bodyDiv w:val="1"/>
      <w:marLeft w:val="0"/>
      <w:marRight w:val="0"/>
      <w:marTop w:val="0"/>
      <w:marBottom w:val="0"/>
      <w:divBdr>
        <w:top w:val="none" w:sz="0" w:space="0" w:color="auto"/>
        <w:left w:val="none" w:sz="0" w:space="0" w:color="auto"/>
        <w:bottom w:val="none" w:sz="0" w:space="0" w:color="auto"/>
        <w:right w:val="none" w:sz="0" w:space="0" w:color="auto"/>
      </w:divBdr>
    </w:div>
    <w:div w:id="1553617147">
      <w:bodyDiv w:val="1"/>
      <w:marLeft w:val="0"/>
      <w:marRight w:val="0"/>
      <w:marTop w:val="0"/>
      <w:marBottom w:val="0"/>
      <w:divBdr>
        <w:top w:val="none" w:sz="0" w:space="0" w:color="auto"/>
        <w:left w:val="none" w:sz="0" w:space="0" w:color="auto"/>
        <w:bottom w:val="none" w:sz="0" w:space="0" w:color="auto"/>
        <w:right w:val="none" w:sz="0" w:space="0" w:color="auto"/>
      </w:divBdr>
    </w:div>
    <w:div w:id="1597396062">
      <w:bodyDiv w:val="1"/>
      <w:marLeft w:val="0"/>
      <w:marRight w:val="0"/>
      <w:marTop w:val="0"/>
      <w:marBottom w:val="0"/>
      <w:divBdr>
        <w:top w:val="none" w:sz="0" w:space="0" w:color="auto"/>
        <w:left w:val="none" w:sz="0" w:space="0" w:color="auto"/>
        <w:bottom w:val="none" w:sz="0" w:space="0" w:color="auto"/>
        <w:right w:val="none" w:sz="0" w:space="0" w:color="auto"/>
      </w:divBdr>
    </w:div>
    <w:div w:id="1637447988">
      <w:bodyDiv w:val="1"/>
      <w:marLeft w:val="0"/>
      <w:marRight w:val="0"/>
      <w:marTop w:val="0"/>
      <w:marBottom w:val="0"/>
      <w:divBdr>
        <w:top w:val="none" w:sz="0" w:space="0" w:color="auto"/>
        <w:left w:val="none" w:sz="0" w:space="0" w:color="auto"/>
        <w:bottom w:val="none" w:sz="0" w:space="0" w:color="auto"/>
        <w:right w:val="none" w:sz="0" w:space="0" w:color="auto"/>
      </w:divBdr>
    </w:div>
    <w:div w:id="1639720725">
      <w:bodyDiv w:val="1"/>
      <w:marLeft w:val="0"/>
      <w:marRight w:val="0"/>
      <w:marTop w:val="0"/>
      <w:marBottom w:val="0"/>
      <w:divBdr>
        <w:top w:val="none" w:sz="0" w:space="0" w:color="auto"/>
        <w:left w:val="none" w:sz="0" w:space="0" w:color="auto"/>
        <w:bottom w:val="none" w:sz="0" w:space="0" w:color="auto"/>
        <w:right w:val="none" w:sz="0" w:space="0" w:color="auto"/>
      </w:divBdr>
    </w:div>
    <w:div w:id="1672483620">
      <w:bodyDiv w:val="1"/>
      <w:marLeft w:val="0"/>
      <w:marRight w:val="0"/>
      <w:marTop w:val="0"/>
      <w:marBottom w:val="0"/>
      <w:divBdr>
        <w:top w:val="none" w:sz="0" w:space="0" w:color="auto"/>
        <w:left w:val="none" w:sz="0" w:space="0" w:color="auto"/>
        <w:bottom w:val="none" w:sz="0" w:space="0" w:color="auto"/>
        <w:right w:val="none" w:sz="0" w:space="0" w:color="auto"/>
      </w:divBdr>
    </w:div>
    <w:div w:id="1683048689">
      <w:bodyDiv w:val="1"/>
      <w:marLeft w:val="0"/>
      <w:marRight w:val="0"/>
      <w:marTop w:val="0"/>
      <w:marBottom w:val="0"/>
      <w:divBdr>
        <w:top w:val="none" w:sz="0" w:space="0" w:color="auto"/>
        <w:left w:val="none" w:sz="0" w:space="0" w:color="auto"/>
        <w:bottom w:val="none" w:sz="0" w:space="0" w:color="auto"/>
        <w:right w:val="none" w:sz="0" w:space="0" w:color="auto"/>
      </w:divBdr>
      <w:divsChild>
        <w:div w:id="370617256">
          <w:marLeft w:val="0"/>
          <w:marRight w:val="0"/>
          <w:marTop w:val="0"/>
          <w:marBottom w:val="0"/>
          <w:divBdr>
            <w:top w:val="none" w:sz="0" w:space="0" w:color="auto"/>
            <w:left w:val="none" w:sz="0" w:space="0" w:color="auto"/>
            <w:bottom w:val="none" w:sz="0" w:space="0" w:color="auto"/>
            <w:right w:val="none" w:sz="0" w:space="0" w:color="auto"/>
          </w:divBdr>
          <w:divsChild>
            <w:div w:id="98543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90989">
      <w:bodyDiv w:val="1"/>
      <w:marLeft w:val="0"/>
      <w:marRight w:val="0"/>
      <w:marTop w:val="0"/>
      <w:marBottom w:val="0"/>
      <w:divBdr>
        <w:top w:val="none" w:sz="0" w:space="0" w:color="auto"/>
        <w:left w:val="none" w:sz="0" w:space="0" w:color="auto"/>
        <w:bottom w:val="none" w:sz="0" w:space="0" w:color="auto"/>
        <w:right w:val="none" w:sz="0" w:space="0" w:color="auto"/>
      </w:divBdr>
    </w:div>
    <w:div w:id="1697579286">
      <w:bodyDiv w:val="1"/>
      <w:marLeft w:val="0"/>
      <w:marRight w:val="0"/>
      <w:marTop w:val="0"/>
      <w:marBottom w:val="0"/>
      <w:divBdr>
        <w:top w:val="none" w:sz="0" w:space="0" w:color="auto"/>
        <w:left w:val="none" w:sz="0" w:space="0" w:color="auto"/>
        <w:bottom w:val="none" w:sz="0" w:space="0" w:color="auto"/>
        <w:right w:val="none" w:sz="0" w:space="0" w:color="auto"/>
      </w:divBdr>
    </w:div>
    <w:div w:id="1713991769">
      <w:bodyDiv w:val="1"/>
      <w:marLeft w:val="0"/>
      <w:marRight w:val="0"/>
      <w:marTop w:val="0"/>
      <w:marBottom w:val="0"/>
      <w:divBdr>
        <w:top w:val="none" w:sz="0" w:space="0" w:color="auto"/>
        <w:left w:val="none" w:sz="0" w:space="0" w:color="auto"/>
        <w:bottom w:val="none" w:sz="0" w:space="0" w:color="auto"/>
        <w:right w:val="none" w:sz="0" w:space="0" w:color="auto"/>
      </w:divBdr>
    </w:div>
    <w:div w:id="1729261756">
      <w:bodyDiv w:val="1"/>
      <w:marLeft w:val="0"/>
      <w:marRight w:val="0"/>
      <w:marTop w:val="0"/>
      <w:marBottom w:val="0"/>
      <w:divBdr>
        <w:top w:val="none" w:sz="0" w:space="0" w:color="auto"/>
        <w:left w:val="none" w:sz="0" w:space="0" w:color="auto"/>
        <w:bottom w:val="none" w:sz="0" w:space="0" w:color="auto"/>
        <w:right w:val="none" w:sz="0" w:space="0" w:color="auto"/>
      </w:divBdr>
    </w:div>
    <w:div w:id="1767312741">
      <w:bodyDiv w:val="1"/>
      <w:marLeft w:val="0"/>
      <w:marRight w:val="0"/>
      <w:marTop w:val="0"/>
      <w:marBottom w:val="0"/>
      <w:divBdr>
        <w:top w:val="none" w:sz="0" w:space="0" w:color="auto"/>
        <w:left w:val="none" w:sz="0" w:space="0" w:color="auto"/>
        <w:bottom w:val="none" w:sz="0" w:space="0" w:color="auto"/>
        <w:right w:val="none" w:sz="0" w:space="0" w:color="auto"/>
      </w:divBdr>
    </w:div>
    <w:div w:id="1779330970">
      <w:bodyDiv w:val="1"/>
      <w:marLeft w:val="0"/>
      <w:marRight w:val="0"/>
      <w:marTop w:val="0"/>
      <w:marBottom w:val="0"/>
      <w:divBdr>
        <w:top w:val="none" w:sz="0" w:space="0" w:color="auto"/>
        <w:left w:val="none" w:sz="0" w:space="0" w:color="auto"/>
        <w:bottom w:val="none" w:sz="0" w:space="0" w:color="auto"/>
        <w:right w:val="none" w:sz="0" w:space="0" w:color="auto"/>
      </w:divBdr>
    </w:div>
    <w:div w:id="1822312562">
      <w:bodyDiv w:val="1"/>
      <w:marLeft w:val="0"/>
      <w:marRight w:val="0"/>
      <w:marTop w:val="0"/>
      <w:marBottom w:val="0"/>
      <w:divBdr>
        <w:top w:val="none" w:sz="0" w:space="0" w:color="auto"/>
        <w:left w:val="none" w:sz="0" w:space="0" w:color="auto"/>
        <w:bottom w:val="none" w:sz="0" w:space="0" w:color="auto"/>
        <w:right w:val="none" w:sz="0" w:space="0" w:color="auto"/>
      </w:divBdr>
    </w:div>
    <w:div w:id="1867937637">
      <w:bodyDiv w:val="1"/>
      <w:marLeft w:val="0"/>
      <w:marRight w:val="0"/>
      <w:marTop w:val="0"/>
      <w:marBottom w:val="0"/>
      <w:divBdr>
        <w:top w:val="none" w:sz="0" w:space="0" w:color="auto"/>
        <w:left w:val="none" w:sz="0" w:space="0" w:color="auto"/>
        <w:bottom w:val="none" w:sz="0" w:space="0" w:color="auto"/>
        <w:right w:val="none" w:sz="0" w:space="0" w:color="auto"/>
      </w:divBdr>
    </w:div>
    <w:div w:id="1938632755">
      <w:bodyDiv w:val="1"/>
      <w:marLeft w:val="0"/>
      <w:marRight w:val="0"/>
      <w:marTop w:val="0"/>
      <w:marBottom w:val="0"/>
      <w:divBdr>
        <w:top w:val="none" w:sz="0" w:space="0" w:color="auto"/>
        <w:left w:val="none" w:sz="0" w:space="0" w:color="auto"/>
        <w:bottom w:val="none" w:sz="0" w:space="0" w:color="auto"/>
        <w:right w:val="none" w:sz="0" w:space="0" w:color="auto"/>
      </w:divBdr>
    </w:div>
    <w:div w:id="1975865801">
      <w:bodyDiv w:val="1"/>
      <w:marLeft w:val="0"/>
      <w:marRight w:val="0"/>
      <w:marTop w:val="0"/>
      <w:marBottom w:val="0"/>
      <w:divBdr>
        <w:top w:val="none" w:sz="0" w:space="0" w:color="auto"/>
        <w:left w:val="none" w:sz="0" w:space="0" w:color="auto"/>
        <w:bottom w:val="none" w:sz="0" w:space="0" w:color="auto"/>
        <w:right w:val="none" w:sz="0" w:space="0" w:color="auto"/>
      </w:divBdr>
    </w:div>
    <w:div w:id="2038701392">
      <w:bodyDiv w:val="1"/>
      <w:marLeft w:val="0"/>
      <w:marRight w:val="0"/>
      <w:marTop w:val="0"/>
      <w:marBottom w:val="0"/>
      <w:divBdr>
        <w:top w:val="none" w:sz="0" w:space="0" w:color="auto"/>
        <w:left w:val="none" w:sz="0" w:space="0" w:color="auto"/>
        <w:bottom w:val="none" w:sz="0" w:space="0" w:color="auto"/>
        <w:right w:val="none" w:sz="0" w:space="0" w:color="auto"/>
      </w:divBdr>
    </w:div>
    <w:div w:id="2052924861">
      <w:bodyDiv w:val="1"/>
      <w:marLeft w:val="0"/>
      <w:marRight w:val="0"/>
      <w:marTop w:val="0"/>
      <w:marBottom w:val="0"/>
      <w:divBdr>
        <w:top w:val="none" w:sz="0" w:space="0" w:color="auto"/>
        <w:left w:val="none" w:sz="0" w:space="0" w:color="auto"/>
        <w:bottom w:val="none" w:sz="0" w:space="0" w:color="auto"/>
        <w:right w:val="none" w:sz="0" w:space="0" w:color="auto"/>
      </w:divBdr>
    </w:div>
    <w:div w:id="2112361127">
      <w:bodyDiv w:val="1"/>
      <w:marLeft w:val="0"/>
      <w:marRight w:val="0"/>
      <w:marTop w:val="0"/>
      <w:marBottom w:val="0"/>
      <w:divBdr>
        <w:top w:val="none" w:sz="0" w:space="0" w:color="auto"/>
        <w:left w:val="none" w:sz="0" w:space="0" w:color="auto"/>
        <w:bottom w:val="none" w:sz="0" w:space="0" w:color="auto"/>
        <w:right w:val="none" w:sz="0" w:space="0" w:color="auto"/>
      </w:divBdr>
    </w:div>
    <w:div w:id="2132358181">
      <w:bodyDiv w:val="1"/>
      <w:marLeft w:val="0"/>
      <w:marRight w:val="0"/>
      <w:marTop w:val="0"/>
      <w:marBottom w:val="0"/>
      <w:divBdr>
        <w:top w:val="none" w:sz="0" w:space="0" w:color="auto"/>
        <w:left w:val="none" w:sz="0" w:space="0" w:color="auto"/>
        <w:bottom w:val="none" w:sz="0" w:space="0" w:color="auto"/>
        <w:right w:val="none" w:sz="0" w:space="0" w:color="auto"/>
      </w:divBdr>
      <w:divsChild>
        <w:div w:id="1327976460">
          <w:marLeft w:val="0"/>
          <w:marRight w:val="0"/>
          <w:marTop w:val="0"/>
          <w:marBottom w:val="0"/>
          <w:divBdr>
            <w:top w:val="none" w:sz="0" w:space="0" w:color="auto"/>
            <w:left w:val="none" w:sz="0" w:space="0" w:color="auto"/>
            <w:bottom w:val="none" w:sz="0" w:space="0" w:color="auto"/>
            <w:right w:val="none" w:sz="0" w:space="0" w:color="auto"/>
          </w:divBdr>
          <w:divsChild>
            <w:div w:id="20063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8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cid:jira-generated-image-avatar-ed732ba2-3568-43be-bb39-a9f7d3d712c1" TargetMode="External"/><Relationship Id="rId2" Type="http://schemas.openxmlformats.org/officeDocument/2006/relationships/image" Target="media/image1.png"/><Relationship Id="rId1" Type="http://schemas.openxmlformats.org/officeDocument/2006/relationships/hyperlink" Target="https://jira.bpcbt.com/browse/OTR-866"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3.xml"/><Relationship Id="rId26" Type="http://schemas.openxmlformats.org/officeDocument/2006/relationships/image" Target="media/image6.png"/><Relationship Id="rId39" Type="http://schemas.openxmlformats.org/officeDocument/2006/relationships/theme" Target="theme/theme1.xml"/><Relationship Id="rId21" Type="http://schemas.openxmlformats.org/officeDocument/2006/relationships/hyperlink" Target="https://jira.bpcbt.com/browse/OTR-771" TargetMode="External"/><Relationship Id="rId34" Type="http://schemas.openxmlformats.org/officeDocument/2006/relationships/image" Target="media/image14.png"/><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5" Type="http://schemas.openxmlformats.org/officeDocument/2006/relationships/image" Target="media/image5.png"/><Relationship Id="rId33" Type="http://schemas.openxmlformats.org/officeDocument/2006/relationships/image" Target="media/image13.png"/><Relationship Id="rId38"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20" Type="http://schemas.microsoft.com/office/2018/08/relationships/commentsExtensible" Target="commentsExtensible.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eader" Target="header4.xm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1064;&#1072;&#1073;&#1083;&#1086;&#1085;&#1099;\Template_GOST_(&#1056;&#1055;_&#1056;&#1040;)_new.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Status xmlns="http://schemas.microsoft.com/sharepoint/v3/fields">Not Started</_Status>
    <Client xmlns="5e426cab-08c9-43f1-8647-d3f8f0abfe60">Client Name</Client>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D33E67427E7D24186E8325901170265" ma:contentTypeVersion="5" ma:contentTypeDescription="Create a new document." ma:contentTypeScope="" ma:versionID="bf9866e7f1839ef75cf440a87666b2a0">
  <xsd:schema xmlns:xsd="http://www.w3.org/2001/XMLSchema" xmlns:xs="http://www.w3.org/2001/XMLSchema" xmlns:p="http://schemas.microsoft.com/office/2006/metadata/properties" xmlns:ns2="http://schemas.microsoft.com/sharepoint/v3/fields" xmlns:ns3="5e426cab-08c9-43f1-8647-d3f8f0abfe60" xmlns:ns4="dbef1542-d588-40b1-b7af-4ed67e954938" xmlns:ns5="http://schemas.microsoft.com/sharepoint/v4" targetNamespace="http://schemas.microsoft.com/office/2006/metadata/properties" ma:root="true" ma:fieldsID="97c9284b0ca1cf48a0284a83f356bde6" ns2:_="" ns3:_="" ns4:_="" ns5:_="">
    <xsd:import namespace="http://schemas.microsoft.com/sharepoint/v3/fields"/>
    <xsd:import namespace="5e426cab-08c9-43f1-8647-d3f8f0abfe60"/>
    <xsd:import namespace="dbef1542-d588-40b1-b7af-4ed67e954938"/>
    <xsd:import namespace="http://schemas.microsoft.com/sharepoint/v4"/>
    <xsd:element name="properties">
      <xsd:complexType>
        <xsd:sequence>
          <xsd:element name="documentManagement">
            <xsd:complexType>
              <xsd:all>
                <xsd:element ref="ns2:_Status" minOccurs="0"/>
                <xsd:element ref="ns3:Client" minOccurs="0"/>
                <xsd:element ref="ns4:SharedWithUsers" minOccurs="0"/>
                <xsd:element ref="ns5:IconOverlay"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8"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e426cab-08c9-43f1-8647-d3f8f0abfe60" elementFormDefault="qualified">
    <xsd:import namespace="http://schemas.microsoft.com/office/2006/documentManagement/types"/>
    <xsd:import namespace="http://schemas.microsoft.com/office/infopath/2007/PartnerControls"/>
    <xsd:element name="Client" ma:index="9" nillable="true" ma:displayName="Client" ma:default="Client Name" ma:description="Client name for use within a document." ma:internalName="Cli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ef1542-d588-40b1-b7af-4ed67e954938"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4E478A-02E1-4D1A-BE0D-BDA25E7CE0E4}">
  <ds:schemaRefs>
    <ds:schemaRef ds:uri="http://schemas.microsoft.com/office/2006/metadata/properties"/>
    <ds:schemaRef ds:uri="http://schemas.microsoft.com/office/infopath/2007/PartnerControls"/>
    <ds:schemaRef ds:uri="http://schemas.microsoft.com/sharepoint/v3/fields"/>
    <ds:schemaRef ds:uri="5e426cab-08c9-43f1-8647-d3f8f0abfe60"/>
    <ds:schemaRef ds:uri="http://schemas.microsoft.com/sharepoint/v4"/>
  </ds:schemaRefs>
</ds:datastoreItem>
</file>

<file path=customXml/itemProps2.xml><?xml version="1.0" encoding="utf-8"?>
<ds:datastoreItem xmlns:ds="http://schemas.openxmlformats.org/officeDocument/2006/customXml" ds:itemID="{3E048208-33B8-47FC-9D15-7D1710FB0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5e426cab-08c9-43f1-8647-d3f8f0abfe60"/>
    <ds:schemaRef ds:uri="dbef1542-d588-40b1-b7af-4ed67e954938"/>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CE4923-F376-4A02-A15A-DAA2E7EDFB47}">
  <ds:schemaRefs>
    <ds:schemaRef ds:uri="http://schemas.microsoft.com/sharepoint/v3/contenttype/forms"/>
  </ds:schemaRefs>
</ds:datastoreItem>
</file>

<file path=customXml/itemProps4.xml><?xml version="1.0" encoding="utf-8"?>
<ds:datastoreItem xmlns:ds="http://schemas.openxmlformats.org/officeDocument/2006/customXml" ds:itemID="{5E067B77-C56E-4126-9F00-17D58C8A0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Template_GOST_(РП_РА)_new</Template>
  <TotalTime>20698</TotalTime>
  <Pages>104</Pages>
  <Words>20693</Words>
  <Characters>117956</Characters>
  <Application>Microsoft Office Word</Application>
  <DocSecurity>0</DocSecurity>
  <Lines>982</Lines>
  <Paragraphs>276</Paragraphs>
  <ScaleCrop>false</ScaleCrop>
  <HeadingPairs>
    <vt:vector size="2" baseType="variant">
      <vt:variant>
        <vt:lpstr>Название</vt:lpstr>
      </vt:variant>
      <vt:variant>
        <vt:i4>1</vt:i4>
      </vt:variant>
    </vt:vector>
  </HeadingPairs>
  <TitlesOfParts>
    <vt:vector size="1" baseType="lpstr">
      <vt:lpstr>РП_РА</vt:lpstr>
    </vt:vector>
  </TitlesOfParts>
  <Company/>
  <LinksUpToDate>false</LinksUpToDate>
  <CharactersWithSpaces>138373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РП_РА</dc:title>
  <dc:subject/>
  <dc:creator>User</dc:creator>
  <cp:keywords/>
  <dc:description/>
  <cp:lastModifiedBy>Сказецкая Наталья Камилевна</cp:lastModifiedBy>
  <cp:revision>639</cp:revision>
  <cp:lastPrinted>1900-12-31T21:00:00Z</cp:lastPrinted>
  <dcterms:created xsi:type="dcterms:W3CDTF">2023-05-24T20:14:00Z</dcterms:created>
  <dcterms:modified xsi:type="dcterms:W3CDTF">2026-04-15T16:49:00Z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0x0101003D33E67427E7D24186E8325901170265</vt:lpwstr>
  </property>
  <property fmtid="{D5CDD505-2E9C-101B-9397-08002B2CF9AE}" pid="3" name="DocCode">
    <vt:lpwstr>89603636.43.01,00.ДР.001-01.00 1(4,8)</vt:lpwstr>
  </property>
</Properties>
</file>